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9154C" w14:textId="77777777" w:rsidR="009303D9" w:rsidRDefault="006F603D" w:rsidP="006F603D">
      <w:pPr>
        <w:pStyle w:val="papertitle"/>
        <w:rPr>
          <w:noProof w:val="0"/>
        </w:rPr>
      </w:pPr>
      <w:bookmarkStart w:id="0" w:name="_GoBack"/>
      <w:bookmarkEnd w:id="0"/>
      <w:r>
        <w:rPr>
          <w:noProof w:val="0"/>
        </w:rPr>
        <w:t xml:space="preserve">Workspace Awareness for </w:t>
      </w:r>
      <w:r>
        <w:rPr>
          <w:noProof w:val="0"/>
        </w:rPr>
        <w:br/>
        <w:t>Distributed Version Control Systems</w:t>
      </w:r>
    </w:p>
    <w:p w14:paraId="72230C14" w14:textId="77777777" w:rsidR="006F603D" w:rsidRDefault="006F603D" w:rsidP="006F603D">
      <w:pPr>
        <w:pStyle w:val="Author"/>
        <w:rPr>
          <w:rFonts w:eastAsia="MS Mincho"/>
          <w:noProof w:val="0"/>
          <w:lang w:val="pt-BR"/>
        </w:rPr>
      </w:pPr>
      <w:r>
        <w:rPr>
          <w:rFonts w:eastAsia="MS Mincho"/>
          <w:noProof w:val="0"/>
          <w:lang w:val="pt-BR"/>
        </w:rPr>
        <w:t>Cristiano M. Cesario and Leonardo G. P. Murta</w:t>
      </w:r>
    </w:p>
    <w:p w14:paraId="459344B1" w14:textId="77777777" w:rsidR="006F603D" w:rsidRDefault="006F603D" w:rsidP="006F603D">
      <w:pPr>
        <w:pStyle w:val="Affiliation"/>
        <w:rPr>
          <w:rFonts w:eastAsia="MS Mincho"/>
          <w:lang w:val="pt-BR"/>
        </w:rPr>
      </w:pPr>
      <w:r>
        <w:rPr>
          <w:rFonts w:eastAsia="MS Mincho"/>
          <w:lang w:val="pt-BR"/>
        </w:rPr>
        <w:t>Instituto de Computação,</w:t>
      </w:r>
      <w:r w:rsidR="00A70AEA">
        <w:rPr>
          <w:rFonts w:eastAsia="MS Mincho"/>
          <w:lang w:val="pt-BR"/>
        </w:rPr>
        <w:t xml:space="preserve"> </w:t>
      </w:r>
      <w:r>
        <w:rPr>
          <w:rFonts w:eastAsia="MS Mincho"/>
          <w:lang w:val="pt-BR"/>
        </w:rPr>
        <w:t>Universidade Federal Fluminense (UFF), Niteroi, Brazil</w:t>
      </w:r>
    </w:p>
    <w:p w14:paraId="3DBF03A8" w14:textId="77777777" w:rsidR="006F603D" w:rsidRDefault="006F603D" w:rsidP="006F603D">
      <w:pPr>
        <w:pStyle w:val="Affiliation"/>
        <w:rPr>
          <w:rFonts w:eastAsia="MS Mincho"/>
        </w:rPr>
      </w:pPr>
      <w:r>
        <w:rPr>
          <w:rFonts w:eastAsia="MS Mincho"/>
        </w:rPr>
        <w:t>{</w:t>
      </w:r>
      <w:proofErr w:type="gramStart"/>
      <w:r>
        <w:rPr>
          <w:rFonts w:eastAsia="MS Mincho"/>
        </w:rPr>
        <w:t>ccesario</w:t>
      </w:r>
      <w:proofErr w:type="gramEnd"/>
      <w:r>
        <w:rPr>
          <w:rFonts w:eastAsia="MS Mincho"/>
        </w:rPr>
        <w:t>, leomurta}@ic.uff.br</w:t>
      </w:r>
    </w:p>
    <w:p w14:paraId="63FC1733" w14:textId="77777777" w:rsidR="006F603D" w:rsidRDefault="006F603D" w:rsidP="006F603D"/>
    <w:p w14:paraId="5912F131" w14:textId="77777777" w:rsidR="009303D9" w:rsidRDefault="009303D9"/>
    <w:p w14:paraId="46BBD3B2" w14:textId="77777777" w:rsidR="006F603D" w:rsidRPr="005B520E" w:rsidRDefault="006F603D">
      <w:pPr>
        <w:sectPr w:rsidR="006F603D" w:rsidRPr="005B520E" w:rsidSect="006F603D">
          <w:type w:val="continuous"/>
          <w:pgSz w:w="12240" w:h="15840" w:code="1"/>
          <w:pgMar w:top="1077" w:right="893" w:bottom="1440" w:left="893" w:header="720" w:footer="720" w:gutter="0"/>
          <w:cols w:space="720"/>
          <w:docGrid w:linePitch="360"/>
        </w:sectPr>
      </w:pPr>
    </w:p>
    <w:p w14:paraId="2EB526E9" w14:textId="77777777" w:rsidR="004D72B5" w:rsidRDefault="009303D9" w:rsidP="00123D3D">
      <w:pPr>
        <w:pStyle w:val="Abstract"/>
        <w:ind w:firstLine="0"/>
        <w:rPr>
          <w:i/>
          <w:iCs/>
        </w:rPr>
      </w:pPr>
      <w:r>
        <w:rPr>
          <w:i/>
          <w:iCs/>
        </w:rPr>
        <w:lastRenderedPageBreak/>
        <w:t>Abstract</w:t>
      </w:r>
      <w:r>
        <w:t>—</w:t>
      </w:r>
      <w:r w:rsidR="00E12EBC" w:rsidRPr="00E12EBC">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w:t>
      </w:r>
      <w:r w:rsidR="00E12EBC">
        <w:t>ce. We also ra</w:t>
      </w:r>
      <w:r w:rsidR="00E12EBC" w:rsidRPr="00E12EBC">
        <w:t xml:space="preserve">n an observational study and a benchmark over DyeVC, and the results were promising: it was considered easy to use and fast for </w:t>
      </w:r>
      <w:proofErr w:type="gramStart"/>
      <w:r w:rsidR="00E12EBC" w:rsidRPr="00E12EBC">
        <w:t>most repository history exploration operations</w:t>
      </w:r>
      <w:proofErr w:type="gramEnd"/>
      <w:r w:rsidR="00E12EBC" w:rsidRPr="00E12EBC">
        <w:t>, while providing the expected answers</w:t>
      </w:r>
      <w:r w:rsidR="006F603D">
        <w:t>.</w:t>
      </w:r>
    </w:p>
    <w:p w14:paraId="76A28AEA" w14:textId="77777777" w:rsidR="009303D9" w:rsidRPr="004D72B5" w:rsidRDefault="004D72B5" w:rsidP="00123D3D">
      <w:pPr>
        <w:pStyle w:val="Keywords"/>
        <w:ind w:firstLine="0"/>
      </w:pPr>
      <w:r w:rsidRPr="004D72B5">
        <w:t>Keywords—</w:t>
      </w:r>
      <w:r w:rsidR="006F603D">
        <w:rPr>
          <w:rFonts w:eastAsia="MS Mincho"/>
        </w:rPr>
        <w:t>Configuration management, Workspace awareness, Distributed version control, Repository evolution</w:t>
      </w:r>
    </w:p>
    <w:p w14:paraId="54B81DC8" w14:textId="77777777" w:rsidR="009303D9" w:rsidRPr="00D632BE" w:rsidRDefault="006F603D" w:rsidP="006B6B66">
      <w:pPr>
        <w:pStyle w:val="Ttulo1"/>
      </w:pPr>
      <w:r>
        <w:t>Introduction</w:t>
      </w:r>
    </w:p>
    <w:p w14:paraId="365B555A" w14:textId="52F0C074" w:rsidR="006F603D" w:rsidRDefault="006F603D" w:rsidP="006F603D">
      <w:pPr>
        <w:pStyle w:val="Corpodetexto"/>
        <w:rPr>
          <w:lang w:val="en-US" w:eastAsia="en-US"/>
        </w:rPr>
      </w:pPr>
      <w:r>
        <w:t>Version Control Systems (VCS) date back to the 70s</w:t>
      </w:r>
      <w:r w:rsidR="00510625">
        <w:t xml:space="preserve">, when SCCS emerged </w:t>
      </w:r>
      <w:r w:rsidR="00D75A98">
        <w:fldChar w:fldCharType="begin"/>
      </w:r>
      <w:r w:rsidR="00D75A98">
        <w:instrText xml:space="preserve"> ADDIN ZOTERO_ITEM CSL_CITATION {"citationID":"21n8m2cvv9","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D75A98">
        <w:fldChar w:fldCharType="separate"/>
      </w:r>
      <w:r w:rsidR="005134E4" w:rsidRPr="005134E4">
        <w:t>[1]</w:t>
      </w:r>
      <w:r w:rsidR="00D75A98">
        <w:fldChar w:fldCharType="end"/>
      </w:r>
      <w:r>
        <w:t xml:space="preserve"> Their primary purpose is to keep </w:t>
      </w:r>
      <w:r w:rsidR="00697973">
        <w:rPr>
          <w:lang w:val="en-US"/>
        </w:rPr>
        <w:t>s</w:t>
      </w:r>
      <w:r w:rsidR="00BA7662" w:rsidRPr="00BA7662">
        <w:rPr>
          <w:lang w:val="en-US"/>
        </w:rPr>
        <w:t xml:space="preserve">oftware </w:t>
      </w:r>
      <w:r w:rsidR="00697973">
        <w:rPr>
          <w:lang w:val="en-US"/>
        </w:rPr>
        <w:t>d</w:t>
      </w:r>
      <w:r w:rsidR="00BA7662" w:rsidRPr="00BA7662">
        <w:rPr>
          <w:lang w:val="en-US"/>
        </w:rPr>
        <w:t>evelopment</w:t>
      </w:r>
      <w:r w:rsidR="00510625">
        <w:t xml:space="preserve"> under control </w:t>
      </w:r>
      <w:r w:rsidR="00510625">
        <w:fldChar w:fldCharType="begin"/>
      </w:r>
      <w:r w:rsidR="00E163A5">
        <w:instrText xml:space="preserve"> ADDIN ZOTERO_ITEM CSL_CITATION {"citationID":"460sl5l0p","properties":{"formattedCitation":"[2]","plainCitation":"[2]"},"citationItems":[{"id":1168,"uris":["http://zotero.org/users/892576/items/QWIBJUD8"],"uri":["http://zotero.org/users/892576/items/QWIBJUD8"],"itemData":{"id":1168,"type":"paper-conference","title":"Software configuration management: a roadmap","publisher":"ACM","publisher-place":"Limerick,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510625">
        <w:fldChar w:fldCharType="separate"/>
      </w:r>
      <w:r w:rsidR="005134E4" w:rsidRPr="005134E4">
        <w:t>[2]</w:t>
      </w:r>
      <w:r w:rsidR="00510625">
        <w:fldChar w:fldCharType="end"/>
      </w:r>
      <w:r>
        <w:t xml:space="preserve">. Along these almost 40 years, VCSs </w:t>
      </w:r>
      <w:r w:rsidR="001B1F04">
        <w:t xml:space="preserve">has </w:t>
      </w:r>
      <w:r>
        <w:t>evolved from a centralized repository with loca</w:t>
      </w:r>
      <w:r w:rsidR="00510625">
        <w:t xml:space="preserve">l access (e.g., SCCS and RCS </w:t>
      </w:r>
      <w:r w:rsidR="00510625">
        <w:fldChar w:fldCharType="begin"/>
      </w:r>
      <w:r w:rsidR="00510625">
        <w:instrText xml:space="preserve"> ADDIN ZOTERO_ITEM CSL_CITATION {"citationID":"q6l27ik9m","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510625">
        <w:fldChar w:fldCharType="separate"/>
      </w:r>
      <w:r w:rsidR="005134E4" w:rsidRPr="005134E4">
        <w:t>[3]</w:t>
      </w:r>
      <w:r w:rsidR="00510625">
        <w:fldChar w:fldCharType="end"/>
      </w:r>
      <w:r>
        <w:t>) to a client-server architecture</w:t>
      </w:r>
      <w:r w:rsidR="00510625">
        <w:t xml:space="preserve"> (e.g., CVS </w:t>
      </w:r>
      <w:r w:rsidR="00510625">
        <w:fldChar w:fldCharType="begin"/>
      </w:r>
      <w:r w:rsidR="00510625">
        <w:instrText xml:space="preserve"> ADDIN ZOTERO_ITEM CSL_CITATION {"citationID":"1he89oc540","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510625">
        <w:fldChar w:fldCharType="separate"/>
      </w:r>
      <w:r w:rsidR="005134E4" w:rsidRPr="005134E4">
        <w:t>[4]</w:t>
      </w:r>
      <w:r w:rsidR="00510625">
        <w:fldChar w:fldCharType="end"/>
      </w:r>
      <w:r w:rsidR="00510625">
        <w:t xml:space="preserve"> and Subversion </w:t>
      </w:r>
      <w:r w:rsidR="00510625">
        <w:fldChar w:fldCharType="begin"/>
      </w:r>
      <w:r w:rsidR="00510625">
        <w:instrText xml:space="preserve"> ADDIN ZOTERO_ITEM CSL_CITATION {"citationID":"1jcl43kbd1","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510625">
        <w:fldChar w:fldCharType="separate"/>
      </w:r>
      <w:r w:rsidR="005134E4" w:rsidRPr="005134E4">
        <w:t>[5]</w:t>
      </w:r>
      <w:r w:rsidR="00510625">
        <w:fldChar w:fldCharType="end"/>
      </w:r>
      <w:r>
        <w:t xml:space="preserve">). More recently, distributed </w:t>
      </w:r>
      <w:r w:rsidR="00510625">
        <w:t xml:space="preserve">VCSs (DVCS) arose (e.g., Git </w:t>
      </w:r>
      <w:r w:rsidR="00510625">
        <w:fldChar w:fldCharType="begin"/>
      </w:r>
      <w:r w:rsidR="00510625">
        <w:instrText xml:space="preserve"> ADDIN ZOTERO_ITEM CSL_CITATION {"citationID":"2oid4icf51","properties":{"formattedCitation":"[6]","plainCitation":"[6]"},"citationItems":[{"id":1197,"uris":["http://zotero.org/users/892576/items/V63444BV"],"uri":["http://zotero.org/users/892576/items/V63444BV"],"itemData":{"id":1197,"type":"book","title":"Pro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34E4" w:rsidRPr="005134E4">
        <w:t>[6]</w:t>
      </w:r>
      <w:r w:rsidR="00510625">
        <w:fldChar w:fldCharType="end"/>
      </w:r>
      <w:r w:rsidR="00510625">
        <w:t xml:space="preserve"> and Mercurial </w:t>
      </w:r>
      <w:r w:rsidR="00510625">
        <w:fldChar w:fldCharType="begin"/>
      </w:r>
      <w:r w:rsidR="00510625">
        <w:instrText xml:space="preserve"> ADDIN ZOTERO_ITEM CSL_CITATION {"citationID":"2kc67f3pl0","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510625">
        <w:fldChar w:fldCharType="separate"/>
      </w:r>
      <w:r w:rsidR="005134E4" w:rsidRPr="005134E4">
        <w:t>[7]</w:t>
      </w:r>
      <w:r w:rsidR="00510625">
        <w:fldChar w:fldCharType="end"/>
      </w:r>
      <w:r>
        <w:t xml:space="preserve">) allowing clones of the entire repository in different locations. According to a survey conducted </w:t>
      </w:r>
      <w:r w:rsidR="00173EB5">
        <w:t>in</w:t>
      </w:r>
      <w:r w:rsidR="00510625">
        <w:t xml:space="preserve"> the Eclipse community </w:t>
      </w:r>
      <w:r w:rsidR="00510625">
        <w:fldChar w:fldCharType="begin"/>
      </w:r>
      <w:r w:rsidR="00510625">
        <w:instrText xml:space="preserve"> ADDIN ZOTERO_ITEM CSL_CITATION {"citationID":"2a5esp8mqs","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34E4" w:rsidRPr="005134E4">
        <w:t>[8]</w:t>
      </w:r>
      <w:r w:rsidR="00510625">
        <w:fldChar w:fldCharType="end"/>
      </w:r>
      <w:r>
        <w:t>, Git and Github combined usage increased from 6.8% to 42.9% between 2010 a</w:t>
      </w:r>
      <w:r w:rsidR="00515FD1">
        <w:t>nd 2014 (a growth greater than 5</w:t>
      </w:r>
      <w:r>
        <w:t xml:space="preserve">00%). During this same period, Subversion and CVS combined usage decreased from 71% in 2010 to 34.4% in 2014. This clearly shows momentum and a strong tendency in the adoption of DVCSs </w:t>
      </w:r>
      <w:r w:rsidR="00436A98">
        <w:t>in</w:t>
      </w:r>
      <w:r>
        <w:t xml:space="preserve"> the open source community.</w:t>
      </w:r>
    </w:p>
    <w:p w14:paraId="68E63369" w14:textId="5C8D02C0" w:rsidR="006F603D" w:rsidRDefault="006F603D" w:rsidP="006F603D">
      <w:pPr>
        <w:pStyle w:val="Corpodetexto"/>
      </w:pPr>
      <w:r>
        <w:t xml:space="preserve">Besides these changes from local to client-server and then to </w:t>
      </w:r>
      <w:r w:rsidR="00173EB5">
        <w:t xml:space="preserve">a </w:t>
      </w:r>
      <w:r>
        <w:t>distributed architecture, the concurrency control policy adopted by VCSs also changed from lock-based (pessimistic) to branch-based (optimistic). A</w:t>
      </w:r>
      <w:r w:rsidR="00510625">
        <w:t xml:space="preserve">ccording to Walrad and Strom </w:t>
      </w:r>
      <w:r w:rsidR="00510625">
        <w:fldChar w:fldCharType="begin"/>
      </w:r>
      <w:r w:rsidR="00510625">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510625">
        <w:fldChar w:fldCharType="separate"/>
      </w:r>
      <w:r w:rsidR="005134E4" w:rsidRPr="005134E4">
        <w:t>[9]</w:t>
      </w:r>
      <w:r w:rsidR="00510625">
        <w:fldChar w:fldCharType="end"/>
      </w:r>
      <w:r>
        <w:t xml:space="preserve">, creating branches in VCSs is essential to </w:t>
      </w:r>
      <w:r w:rsidR="00697973">
        <w:rPr>
          <w:lang w:val="en-US"/>
        </w:rPr>
        <w:t>s</w:t>
      </w:r>
      <w:r w:rsidR="004C7781">
        <w:rPr>
          <w:lang w:val="en-US"/>
        </w:rPr>
        <w:t xml:space="preserve">oftware </w:t>
      </w:r>
      <w:r w:rsidR="00697973">
        <w:rPr>
          <w:lang w:val="en-US"/>
        </w:rPr>
        <w:t>d</w:t>
      </w:r>
      <w:r w:rsidR="004C7781">
        <w:rPr>
          <w:lang w:val="en-US"/>
        </w:rPr>
        <w:t>evelopment</w:t>
      </w:r>
      <w:r>
        <w:t xml:space="preserve"> because it enables concurrent development, allowing the maintenance of different versions of a system, the customization to different platforms/customers, </w:t>
      </w:r>
      <w:r w:rsidR="001B1F04">
        <w:t>among</w:t>
      </w:r>
      <w:r>
        <w:t xml:space="preserve"> other features. DVCSs include better support for work</w:t>
      </w:r>
      <w:r w:rsidR="00633F84">
        <w:t>ing</w:t>
      </w:r>
      <w:r w:rsidR="00510625">
        <w:t xml:space="preserve"> with branches </w:t>
      </w:r>
      <w:r w:rsidR="00510625">
        <w:fldChar w:fldCharType="begin"/>
      </w:r>
      <w:r w:rsidR="00510625">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00510625">
        <w:fldChar w:fldCharType="separate"/>
      </w:r>
      <w:r w:rsidR="005134E4" w:rsidRPr="005134E4">
        <w:t>[10]</w:t>
      </w:r>
      <w:r w:rsidR="00510625">
        <w:fldChar w:fldCharType="end"/>
      </w:r>
      <w:r>
        <w:t>, turning the branch creation into a recurring pattern, no matter if this creation is explicitly done by executing a “branch” command or implicitly when a repository is cloned.</w:t>
      </w:r>
    </w:p>
    <w:p w14:paraId="624F3B8D" w14:textId="3E28A7F5" w:rsidR="006F603D" w:rsidRDefault="006F603D" w:rsidP="006F603D">
      <w:pPr>
        <w:pStyle w:val="Corpodetexto"/>
        <w:widowControl w:val="0"/>
        <w:ind w:firstLine="289"/>
      </w:pPr>
      <w:r>
        <w:lastRenderedPageBreak/>
        <w:t xml:space="preserve">However, distributed </w:t>
      </w:r>
      <w:r w:rsidR="00697973">
        <w:rPr>
          <w:lang w:val="en-US"/>
        </w:rPr>
        <w:t>s</w:t>
      </w:r>
      <w:r w:rsidR="004C7781">
        <w:rPr>
          <w:lang w:val="en-US"/>
        </w:rPr>
        <w:t xml:space="preserve">oftware </w:t>
      </w:r>
      <w:r w:rsidR="00697973">
        <w:rPr>
          <w:lang w:val="en-US"/>
        </w:rPr>
        <w:t>d</w:t>
      </w:r>
      <w:r w:rsidR="004C7781">
        <w:rPr>
          <w:lang w:val="en-US"/>
        </w:rPr>
        <w:t>evelopment</w:t>
      </w:r>
      <w:r>
        <w:t>, especially from t</w:t>
      </w:r>
      <w:r w:rsidR="006F19F9">
        <w:t xml:space="preserve">he geographical perspective </w:t>
      </w:r>
      <w:r w:rsidR="006F19F9">
        <w:fldChar w:fldCharType="begin"/>
      </w:r>
      <w:r w:rsidR="006F19F9">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6F19F9">
        <w:fldChar w:fldCharType="separate"/>
      </w:r>
      <w:r w:rsidR="005134E4" w:rsidRPr="005134E4">
        <w:t>[11]</w:t>
      </w:r>
      <w:r w:rsidR="006F19F9">
        <w:fldChar w:fldCharType="end"/>
      </w:r>
      <w:r>
        <w:t>, brings a set of risk factors, and Configuration Management (CM) is affected by them. The increasing growth of development teams and their distribution along distant locations</w:t>
      </w:r>
      <w:r w:rsidR="002979ED">
        <w:t>,</w:t>
      </w:r>
      <w:r>
        <w:t xml:space="preserve"> together with the proliferation of branches, introduce additional complexity for perceiving actions performed in parallel by different developers</w:t>
      </w:r>
      <w:r w:rsidR="006F19F9">
        <w:t xml:space="preserve">. According to Perry et al. </w:t>
      </w:r>
      <w:r w:rsidR="006F19F9">
        <w:fldChar w:fldCharType="begin"/>
      </w:r>
      <w:r w:rsidR="00E163A5">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006F19F9">
        <w:fldChar w:fldCharType="separate"/>
      </w:r>
      <w:r w:rsidR="005134E4" w:rsidRPr="005134E4">
        <w:t>[12]</w:t>
      </w:r>
      <w:r w:rsidR="006F19F9">
        <w:fldChar w:fldCharType="end"/>
      </w:r>
      <w:r>
        <w:t>, concurrent development increases the number of defects in sof</w:t>
      </w:r>
      <w:r w:rsidR="006F19F9">
        <w:t xml:space="preserve">tware. Besides, Silva et al. </w:t>
      </w:r>
      <w:r w:rsidR="006F19F9">
        <w:fldChar w:fldCharType="begin"/>
      </w:r>
      <w:r w:rsidR="00AF17D4">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5134E4" w:rsidRPr="005134E4">
        <w:t>[13]</w:t>
      </w:r>
      <w:r w:rsidR="006F19F9">
        <w:fldChar w:fldCharType="end"/>
      </w:r>
      <w:r>
        <w:t xml:space="preserve"> say that branches are frequently used for promoting isolation </w:t>
      </w:r>
      <w:r w:rsidR="001B1F04">
        <w:t>among</w:t>
      </w:r>
      <w:r>
        <w:t xml:space="preserve"> developers, postponing the perception of conflicts that result from changes made by co-workers. These conflicts are noticed only after pull</w:t>
      </w:r>
      <w:r w:rsidR="00104627">
        <w:t>ing changes</w:t>
      </w:r>
      <w:r>
        <w:t xml:space="preserve"> in the context of DVCSs. Moreover, </w:t>
      </w:r>
      <w:r w:rsidR="006F19F9">
        <w:t xml:space="preserve">Brun et al. </w:t>
      </w:r>
      <w:r w:rsidR="006F19F9">
        <w:fldChar w:fldCharType="begin"/>
      </w:r>
      <w:r w:rsidR="00437780">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5134E4" w:rsidRPr="005134E4">
        <w:t>[14]</w:t>
      </w:r>
      <w:r w:rsidR="006F19F9">
        <w:fldChar w:fldCharType="end"/>
      </w:r>
      <w:r>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4AC8C75" w14:textId="71A87D83" w:rsidR="006F603D" w:rsidRDefault="006F603D" w:rsidP="006F603D">
      <w:pPr>
        <w:pStyle w:val="Corpodetexto"/>
      </w:pPr>
      <w:r>
        <w:t>By enabling repository clones, DVCSs expand the branching possibilities d</w:t>
      </w:r>
      <w:r w:rsidR="006F19F9">
        <w:t xml:space="preserve">iscussed by Appleton et al. </w:t>
      </w:r>
      <w:r w:rsidR="006F19F9">
        <w:fldChar w:fldCharType="begin"/>
      </w:r>
      <w:r w:rsidR="007123A3">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006F19F9">
        <w:fldChar w:fldCharType="separate"/>
      </w:r>
      <w:r w:rsidR="005134E4" w:rsidRPr="005134E4">
        <w:t>[15]</w:t>
      </w:r>
      <w:r w:rsidR="006F19F9">
        <w:fldChar w:fldCharType="end"/>
      </w:r>
      <w:r>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3A951E20" w14:textId="63C195F6" w:rsidR="006F603D" w:rsidRDefault="006F603D" w:rsidP="006F603D">
      <w:pPr>
        <w:pStyle w:val="Corpodetexto"/>
      </w:pPr>
      <w:r>
        <w:t xml:space="preserve">With this diversity of topologies, managing the evolution of a complex system becomes a tough task, making it difficult to find answers to the following questions: (Q1) Which clones were created from a repository? (Q2) What are the communication paths </w:t>
      </w:r>
      <w:r w:rsidR="001B1F04">
        <w:t>among</w:t>
      </w:r>
      <w:r>
        <w:t xml:space="preserve"> different clones? (Q3) Which changes are under work in parallel (in different clones or different branches) and which of them are available to be incorporated into </w:t>
      </w:r>
      <w:r w:rsidR="00414D21">
        <w:t>others’ clones</w:t>
      </w:r>
      <w:r>
        <w:t>? Most of the exist</w:t>
      </w:r>
      <w:r w:rsidR="006F19F9">
        <w:t xml:space="preserve">ing works, such as Palantir </w:t>
      </w:r>
      <w:r w:rsidR="006F19F9">
        <w:fldChar w:fldCharType="begin"/>
      </w:r>
      <w:r w:rsidR="007123A3">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5134E4" w:rsidRPr="005134E4">
        <w:t>[16]</w:t>
      </w:r>
      <w:r w:rsidR="006F19F9">
        <w:fldChar w:fldCharType="end"/>
      </w:r>
      <w:r w:rsidR="006F19F9">
        <w:t xml:space="preserve">, FASTDash </w:t>
      </w:r>
      <w:r w:rsidR="006F19F9">
        <w:fldChar w:fldCharType="begin"/>
      </w:r>
      <w:r w:rsidR="00437780">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5134E4" w:rsidRPr="005134E4">
        <w:t>[17]</w:t>
      </w:r>
      <w:r w:rsidR="006F19F9">
        <w:fldChar w:fldCharType="end"/>
      </w:r>
      <w:r w:rsidR="006F19F9">
        <w:t xml:space="preserve">, Lighthouse </w:t>
      </w:r>
      <w:r w:rsidR="006F19F9">
        <w:fldChar w:fldCharType="begin"/>
      </w:r>
      <w:r w:rsidR="00AF17D4">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5134E4" w:rsidRPr="005134E4">
        <w:t>[13]</w:t>
      </w:r>
      <w:r w:rsidR="006F19F9">
        <w:fldChar w:fldCharType="end"/>
      </w:r>
      <w:r w:rsidR="006F19F9">
        <w:t xml:space="preserve">, CollabVS </w:t>
      </w:r>
      <w:r w:rsidR="006F19F9">
        <w:fldChar w:fldCharType="begin"/>
      </w:r>
      <w:r w:rsidR="00437780">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5134E4" w:rsidRPr="005134E4">
        <w:t>[18]</w:t>
      </w:r>
      <w:r w:rsidR="006F19F9">
        <w:fldChar w:fldCharType="end"/>
      </w:r>
      <w:r w:rsidR="006F19F9">
        <w:t xml:space="preserve">, Safe-Commit </w:t>
      </w:r>
      <w:r w:rsidR="006F19F9">
        <w:fldChar w:fldCharType="begin"/>
      </w:r>
      <w:r w:rsidR="00437780">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6F19F9">
        <w:fldChar w:fldCharType="separate"/>
      </w:r>
      <w:r w:rsidR="005134E4" w:rsidRPr="005134E4">
        <w:t>[19]</w:t>
      </w:r>
      <w:r w:rsidR="006F19F9">
        <w:fldChar w:fldCharType="end"/>
      </w:r>
      <w:r w:rsidR="006F19F9">
        <w:t xml:space="preserve">, Crystal </w:t>
      </w:r>
      <w:r w:rsidR="006F19F9">
        <w:fldChar w:fldCharType="begin"/>
      </w:r>
      <w:r w:rsidR="00437780">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5134E4" w:rsidRPr="005134E4">
        <w:t>[14]</w:t>
      </w:r>
      <w:r w:rsidR="006F19F9">
        <w:fldChar w:fldCharType="end"/>
      </w:r>
      <w:r w:rsidR="006F19F9">
        <w:t xml:space="preserve"> and WeCode </w:t>
      </w:r>
      <w:r w:rsidR="006F19F9">
        <w:fldChar w:fldCharType="begin"/>
      </w:r>
      <w:r w:rsidR="00437780">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5134E4" w:rsidRPr="005134E4">
        <w:t>[20]</w:t>
      </w:r>
      <w:r w:rsidR="006F19F9">
        <w:fldChar w:fldCharType="end"/>
      </w:r>
      <w:r>
        <w:t xml:space="preserve">, </w:t>
      </w:r>
      <w:r w:rsidR="00414D21">
        <w:t xml:space="preserve">deal with question Q3, giving to the developers awareness of concurrent changes, </w:t>
      </w:r>
      <w:r>
        <w:t xml:space="preserve">but none of them deal with multiple branches. Dealing with multiple branches is important to address semantic conflicts, which can be caused by changes in </w:t>
      </w:r>
      <w:r w:rsidR="00414D21">
        <w:t xml:space="preserve">different </w:t>
      </w:r>
      <w:r>
        <w:t>artifacts</w:t>
      </w:r>
      <w:r w:rsidR="00414D21">
        <w:t xml:space="preserve"> that depend on each other</w:t>
      </w:r>
      <w:r>
        <w:t xml:space="preserve">. </w:t>
      </w:r>
    </w:p>
    <w:p w14:paraId="05B17F41" w14:textId="77777777" w:rsidR="006F603D" w:rsidRDefault="00BA7662" w:rsidP="00904862">
      <w:pPr>
        <w:pStyle w:val="Corpodetexto"/>
        <w:widowControl w:val="0"/>
        <w:ind w:firstLine="289"/>
        <w:rPr>
          <w:lang w:val="en-US" w:eastAsia="en-US"/>
        </w:rPr>
      </w:pPr>
      <w:r w:rsidRPr="00BA7662">
        <w:rPr>
          <w:lang w:val="en-US"/>
        </w:rPr>
        <w:lastRenderedPageBreak/>
        <w:t>W</w:t>
      </w:r>
      <w:r w:rsidR="006F603D">
        <w:t>e propose an approach named DyeVC</w:t>
      </w:r>
      <w:r w:rsidR="006F603D">
        <w:rPr>
          <w:rStyle w:val="Refdenotaderodap"/>
        </w:rPr>
        <w:footnoteReference w:id="1"/>
      </w:r>
      <w:r w:rsidRPr="00BA7662">
        <w:rPr>
          <w:lang w:val="en-US"/>
        </w:rPr>
        <w:t xml:space="preserve"> in order to answer the above questions</w:t>
      </w:r>
      <w:r w:rsidR="00904862">
        <w:rPr>
          <w:lang w:val="en-US"/>
        </w:rPr>
        <w:t>. DyeVC is</w:t>
      </w:r>
      <w:r>
        <w:rPr>
          <w:lang w:val="en-US"/>
        </w:rPr>
        <w:t xml:space="preserve"> a </w:t>
      </w:r>
      <w:r w:rsidR="006F603D">
        <w:t>novel monitoring</w:t>
      </w:r>
      <w:r w:rsidRPr="00BA7662">
        <w:rPr>
          <w:lang w:val="en-US"/>
        </w:rPr>
        <w:t xml:space="preserve"> and </w:t>
      </w:r>
      <w:r w:rsidR="006F603D">
        <w:t xml:space="preserve">visualization </w:t>
      </w:r>
      <w:r w:rsidR="00E12EBC" w:rsidRPr="00E12EBC">
        <w:rPr>
          <w:lang w:val="en-US"/>
        </w:rPr>
        <w:t>approach</w:t>
      </w:r>
      <w:r w:rsidR="006F603D">
        <w:t xml:space="preserve"> for DVCS that gathers information about different </w:t>
      </w:r>
      <w:r w:rsidRPr="00BA7662">
        <w:rPr>
          <w:lang w:val="en-US"/>
        </w:rPr>
        <w:t>repositories</w:t>
      </w:r>
      <w:r w:rsidR="006F603D">
        <w:t xml:space="preserve"> and presents them visually to the user. This allows </w:t>
      </w:r>
      <w:r w:rsidR="00904862">
        <w:t xml:space="preserve">developers </w:t>
      </w:r>
      <w:r w:rsidR="006F603D">
        <w:t xml:space="preserve">to perceive how their repository evolved over time and how this evolution compares to the evolution of other repositories in the project. </w:t>
      </w:r>
      <w:r w:rsidRPr="00BA7662">
        <w:rPr>
          <w:lang w:val="en-US"/>
        </w:rPr>
        <w:t>DyeVC’s main goal</w:t>
      </w:r>
      <w:r w:rsidR="006F603D">
        <w:t xml:space="preserve"> is two-fold: increasing the </w:t>
      </w:r>
      <w:r w:rsidR="00230835">
        <w:t>developers’</w:t>
      </w:r>
      <w:r w:rsidR="006F603D">
        <w:t xml:space="preserve"> knowledge of what is going on around their repository and the repositories of their teammates</w:t>
      </w:r>
      <w:r w:rsidR="00AC0F7B">
        <w:t>,</w:t>
      </w:r>
      <w:r w:rsidR="006F603D">
        <w:t xml:space="preserve"> and enabling repository administrators to visualize </w:t>
      </w:r>
      <w:r w:rsidR="00E12EBC" w:rsidRPr="00E12EBC">
        <w:rPr>
          <w:lang w:val="en-US"/>
        </w:rPr>
        <w:t>the relationship between existing clones</w:t>
      </w:r>
      <w:r w:rsidR="006F603D">
        <w:t>.</w:t>
      </w:r>
    </w:p>
    <w:p w14:paraId="056B9AFC" w14:textId="0F3DF5DC" w:rsidR="006F603D" w:rsidRDefault="006F603D" w:rsidP="006F603D">
      <w:pPr>
        <w:pStyle w:val="Corpodetexto"/>
        <w:ind w:firstLine="289"/>
      </w:pPr>
      <w:r>
        <w:t>This paper expands the concepts presented i</w:t>
      </w:r>
      <w:r w:rsidR="00DF53B0">
        <w:t xml:space="preserve">n a previous workshop paper </w:t>
      </w:r>
      <w:r w:rsidR="00DF53B0">
        <w:fldChar w:fldCharType="begin"/>
      </w:r>
      <w:r w:rsidR="00437780">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00DF53B0">
        <w:fldChar w:fldCharType="separate"/>
      </w:r>
      <w:r w:rsidR="005134E4" w:rsidRPr="005134E4">
        <w:t>[21]</w:t>
      </w:r>
      <w:r w:rsidR="00DF53B0">
        <w:fldChar w:fldCharType="end"/>
      </w:r>
      <w:r>
        <w:t xml:space="preserve"> by including a more thoroughly discussion about our approach, such as how we depict the </w:t>
      </w:r>
      <w:r w:rsidR="00BA7662" w:rsidRPr="00BA7662">
        <w:rPr>
          <w:lang w:val="en-US"/>
        </w:rPr>
        <w:t xml:space="preserve">dependencies </w:t>
      </w:r>
      <w:r w:rsidR="001B1F04">
        <w:rPr>
          <w:lang w:val="en-US"/>
        </w:rPr>
        <w:t>among</w:t>
      </w:r>
      <w:r w:rsidR="00BA7662" w:rsidRPr="00BA7662">
        <w:rPr>
          <w:lang w:val="en-US"/>
        </w:rPr>
        <w:t xml:space="preserve"> the</w:t>
      </w:r>
      <w:r>
        <w:t xml:space="preserve"> repositories in a project. It also includes </w:t>
      </w:r>
      <w:r w:rsidR="00E12EBC" w:rsidRPr="00E12EBC">
        <w:rPr>
          <w:lang w:val="en-US"/>
        </w:rPr>
        <w:t>the</w:t>
      </w:r>
      <w:r>
        <w:t xml:space="preserve"> evaluation of DyeVC </w:t>
      </w:r>
      <w:r w:rsidR="00591505">
        <w:rPr>
          <w:lang w:val="en-US"/>
        </w:rPr>
        <w:t xml:space="preserve">over open source projects and the results of </w:t>
      </w:r>
      <w:r w:rsidR="00E12EBC">
        <w:rPr>
          <w:lang w:val="en-US"/>
        </w:rPr>
        <w:t>an observa</w:t>
      </w:r>
      <w:r w:rsidR="00E12EBC" w:rsidRPr="00E12EBC">
        <w:rPr>
          <w:lang w:val="en-US"/>
        </w:rPr>
        <w:t>tional study and a benchmark</w:t>
      </w:r>
      <w:r w:rsidR="00591505">
        <w:rPr>
          <w:lang w:val="en-US"/>
        </w:rPr>
        <w:t xml:space="preserve"> over DyeVC.</w:t>
      </w:r>
      <w:r>
        <w:t xml:space="preserve">  This paper is organized as follows: Section </w:t>
      </w:r>
      <w:r>
        <w:fldChar w:fldCharType="begin"/>
      </w:r>
      <w:r>
        <w:instrText xml:space="preserve"> REF _Ref391024598 \w \h  \* MERGEFORMAT </w:instrText>
      </w:r>
      <w:r>
        <w:fldChar w:fldCharType="separate"/>
      </w:r>
      <w:r w:rsidR="004C53CA">
        <w:t>II</w:t>
      </w:r>
      <w:r>
        <w:fldChar w:fldCharType="end"/>
      </w:r>
      <w:r>
        <w:t xml:space="preserve"> presents the DyeVC approach. Section </w:t>
      </w:r>
      <w:r>
        <w:fldChar w:fldCharType="begin"/>
      </w:r>
      <w:r>
        <w:instrText xml:space="preserve"> REF _Ref401781947 \r \h </w:instrText>
      </w:r>
      <w:r>
        <w:fldChar w:fldCharType="separate"/>
      </w:r>
      <w:r w:rsidR="004C53CA">
        <w:t>III</w:t>
      </w:r>
      <w:r>
        <w:fldChar w:fldCharType="end"/>
      </w:r>
      <w:r>
        <w:t xml:space="preserve"> presents the technologies used in our prototype implementation. Section </w:t>
      </w:r>
      <w:r>
        <w:fldChar w:fldCharType="begin"/>
      </w:r>
      <w:r>
        <w:instrText xml:space="preserve"> REF _Ref384931976 \r \h </w:instrText>
      </w:r>
      <w:r>
        <w:fldChar w:fldCharType="separate"/>
      </w:r>
      <w:r w:rsidR="004C53CA">
        <w:t>IV</w:t>
      </w:r>
      <w:r>
        <w:fldChar w:fldCharType="end"/>
      </w:r>
      <w:r>
        <w:t xml:space="preserve"> shows the evaluation of DyeVC. Section </w:t>
      </w:r>
      <w:r>
        <w:fldChar w:fldCharType="begin"/>
      </w:r>
      <w:r>
        <w:instrText xml:space="preserve"> REF _Ref392441744 \w \h </w:instrText>
      </w:r>
      <w:r>
        <w:fldChar w:fldCharType="separate"/>
      </w:r>
      <w:r w:rsidR="004C53CA">
        <w:t>V</w:t>
      </w:r>
      <w:r>
        <w:fldChar w:fldCharType="end"/>
      </w:r>
      <w:r>
        <w:t xml:space="preserve"> discusses some related work and Section </w:t>
      </w:r>
      <w:r>
        <w:fldChar w:fldCharType="begin"/>
      </w:r>
      <w:r>
        <w:instrText xml:space="preserve"> REF _Ref381298202 \w \h </w:instrText>
      </w:r>
      <w:r>
        <w:fldChar w:fldCharType="separate"/>
      </w:r>
      <w:r w:rsidR="004C53CA">
        <w:t>VI</w:t>
      </w:r>
      <w:r>
        <w:fldChar w:fldCharType="end"/>
      </w:r>
      <w:r>
        <w:t xml:space="preserve"> concludes the paper and presents some future work. </w:t>
      </w:r>
    </w:p>
    <w:p w14:paraId="0C257C22" w14:textId="77777777" w:rsidR="006F603D" w:rsidRDefault="006F603D" w:rsidP="006F603D">
      <w:pPr>
        <w:pStyle w:val="Ttulo1"/>
        <w:rPr>
          <w:noProof w:val="0"/>
        </w:rPr>
      </w:pPr>
      <w:bookmarkStart w:id="1" w:name="_Ref391024598"/>
      <w:r>
        <w:rPr>
          <w:noProof w:val="0"/>
        </w:rPr>
        <w:t>DyeVC Approach</w:t>
      </w:r>
      <w:bookmarkEnd w:id="1"/>
    </w:p>
    <w:p w14:paraId="1517DBE0" w14:textId="77777777" w:rsidR="006F603D" w:rsidRDefault="006F603D" w:rsidP="006F603D">
      <w:pPr>
        <w:pStyle w:val="Corpodetexto"/>
      </w:pPr>
      <w:r>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4F5AEAB4" w14:textId="77777777" w:rsidR="006F603D" w:rsidRDefault="006F603D" w:rsidP="006F603D">
      <w:pPr>
        <w:pStyle w:val="Ttulo2"/>
        <w:keepNext w:val="0"/>
        <w:keepLines w:val="0"/>
        <w:widowControl w:val="0"/>
        <w:ind w:left="289" w:hanging="289"/>
        <w:rPr>
          <w:noProof w:val="0"/>
        </w:rPr>
      </w:pPr>
      <w:bookmarkStart w:id="2" w:name="_Ref293045481"/>
      <w:r>
        <w:rPr>
          <w:noProof w:val="0"/>
        </w:rPr>
        <w:t>Information Gathering</w:t>
      </w:r>
      <w:bookmarkEnd w:id="2"/>
    </w:p>
    <w:p w14:paraId="6DEADC6C" w14:textId="110BE9E1" w:rsidR="006F603D" w:rsidRDefault="005828ED" w:rsidP="006F603D">
      <w:pPr>
        <w:pStyle w:val="Corpodetexto"/>
        <w:widowControl w:val="0"/>
        <w:ind w:firstLine="289"/>
      </w:pPr>
      <w:r>
        <w:rPr>
          <w:noProof/>
          <w:lang w:val="pt-BR" w:eastAsia="pt-BR"/>
        </w:rPr>
        <mc:AlternateContent>
          <mc:Choice Requires="wps">
            <w:drawing>
              <wp:anchor distT="0" distB="0" distL="114300" distR="114300" simplePos="0" relativeHeight="251651072" behindDoc="0" locked="0" layoutInCell="1" allowOverlap="0" wp14:anchorId="04820A1A" wp14:editId="2B1FAB94">
                <wp:simplePos x="0" y="0"/>
                <wp:positionH relativeFrom="margin">
                  <wp:posOffset>3420745</wp:posOffset>
                </wp:positionH>
                <wp:positionV relativeFrom="margin">
                  <wp:posOffset>-5080</wp:posOffset>
                </wp:positionV>
                <wp:extent cx="3196590" cy="1676400"/>
                <wp:effectExtent l="0" t="0" r="3810" b="0"/>
                <wp:wrapTopAndBottom/>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76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F4BD63" w14:textId="77777777" w:rsidR="00076933" w:rsidRDefault="00076933" w:rsidP="006F603D">
                            <w:pPr>
                              <w:keepNext/>
                            </w:pPr>
                            <w:r w:rsidRPr="000E44CC">
                              <w:rPr>
                                <w:rFonts w:ascii="Calibri" w:eastAsia="Times New Roman" w:hAnsi="Calibri"/>
                                <w:noProof/>
                                <w:lang w:val="pt-BR" w:eastAsia="pt-BR"/>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6ADC13D7" w:rsidR="00076933" w:rsidRDefault="00076933" w:rsidP="006F603D">
                            <w:pPr>
                              <w:pStyle w:val="Legenda"/>
                            </w:pPr>
                            <w:bookmarkStart w:id="3" w:name="_Ref401646216"/>
                            <w:r>
                              <w:t xml:space="preserve">Fig. </w:t>
                            </w:r>
                            <w:r>
                              <w:fldChar w:fldCharType="begin"/>
                            </w:r>
                            <w:r>
                              <w:instrText xml:space="preserve"> SEQ Fig. \* ARABIC </w:instrText>
                            </w:r>
                            <w:r>
                              <w:fldChar w:fldCharType="separate"/>
                            </w:r>
                            <w:r>
                              <w:rPr>
                                <w:noProof/>
                              </w:rPr>
                              <w:t>1</w:t>
                            </w:r>
                            <w:r>
                              <w:fldChar w:fldCharType="end"/>
                            </w:r>
                            <w:bookmarkEnd w:id="3"/>
                            <w:r>
                              <w:tab/>
                              <w:t>Overview of DyeVC</w:t>
                            </w:r>
                          </w:p>
                          <w:p w14:paraId="1C947E17"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820A1A" id="_x0000_t202" coordsize="21600,21600" o:spt="202" path="m,l,21600r21600,l21600,xe">
                <v:stroke joinstyle="miter"/>
                <v:path gradientshapeok="t" o:connecttype="rect"/>
              </v:shapetype>
              <v:shape id="Text Box 13" o:spid="_x0000_s1026" type="#_x0000_t202" style="position:absolute;left:0;text-align:left;margin-left:269.35pt;margin-top:-.4pt;width:251.7pt;height:132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" o:allowoverlap="f" stroked="f">
                <v:textbox>
                  <w:txbxContent>
                    <w:p w14:paraId="66F4BD63" w14:textId="77777777" w:rsidR="00076933" w:rsidRDefault="00076933" w:rsidP="006F603D">
                      <w:pPr>
                        <w:keepNext/>
                      </w:pPr>
                      <w:r w:rsidRPr="000E44CC">
                        <w:rPr>
                          <w:rFonts w:ascii="Calibri" w:eastAsia="Times New Roman" w:hAnsi="Calibri"/>
                          <w:noProof/>
                          <w:lang w:val="pt-BR" w:eastAsia="pt-BR"/>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6ADC13D7" w:rsidR="00076933" w:rsidRDefault="00076933" w:rsidP="006F603D">
                      <w:pPr>
                        <w:pStyle w:val="Legenda"/>
                      </w:pPr>
                      <w:bookmarkStart w:id="4" w:name="_Ref401646216"/>
                      <w:r>
                        <w:t xml:space="preserve">Fig. </w:t>
                      </w:r>
                      <w:r>
                        <w:fldChar w:fldCharType="begin"/>
                      </w:r>
                      <w:r>
                        <w:instrText xml:space="preserve"> SEQ Fig. \* ARABIC </w:instrText>
                      </w:r>
                      <w:r>
                        <w:fldChar w:fldCharType="separate"/>
                      </w:r>
                      <w:r>
                        <w:rPr>
                          <w:noProof/>
                        </w:rPr>
                        <w:t>1</w:t>
                      </w:r>
                      <w:r>
                        <w:fldChar w:fldCharType="end"/>
                      </w:r>
                      <w:bookmarkEnd w:id="4"/>
                      <w:r>
                        <w:tab/>
                        <w:t>Overview of DyeVC</w:t>
                      </w:r>
                    </w:p>
                    <w:p w14:paraId="1C947E17" w14:textId="77777777" w:rsidR="00076933" w:rsidRDefault="00076933" w:rsidP="006F603D"/>
                  </w:txbxContent>
                </v:textbox>
                <w10:wrap type="topAndBottom" anchorx="margin" anchory="margin"/>
              </v:shape>
            </w:pict>
          </mc:Fallback>
        </mc:AlternateContent>
      </w:r>
      <w:r w:rsidR="006F603D">
        <w:t xml:space="preserve">DyeVC continuously gathers information from interrelated clones, starting from clones registered by the user. </w:t>
      </w:r>
      <w:r w:rsidR="00FF639F">
        <w:t xml:space="preserve">For each registered clone </w:t>
      </w:r>
      <w:r w:rsidR="00FF639F">
        <w:rPr>
          <w:i/>
        </w:rPr>
        <w:t>rep</w:t>
      </w:r>
      <w:r w:rsidR="00FF639F">
        <w:t>, DyeVC</w:t>
      </w:r>
      <w:r w:rsidR="00FF639F">
        <w:rPr>
          <w:i/>
        </w:rPr>
        <w:t xml:space="preserve"> </w:t>
      </w:r>
      <w:r w:rsidR="00FF639F">
        <w:t xml:space="preserve">transparently creates a </w:t>
      </w:r>
      <w:r w:rsidR="005240C6">
        <w:t xml:space="preserve">local </w:t>
      </w:r>
      <w:r w:rsidR="00FF639F">
        <w:t xml:space="preserve">clone </w:t>
      </w:r>
      <w:r w:rsidR="00FF639F">
        <w:rPr>
          <w:i/>
        </w:rPr>
        <w:t xml:space="preserve">rep’ </w:t>
      </w:r>
      <w:r w:rsidR="00FF639F">
        <w:t xml:space="preserve">in the user’s home folder. </w:t>
      </w:r>
      <w:r w:rsidR="00FF639F">
        <w:rPr>
          <w:i/>
        </w:rPr>
        <w:t xml:space="preserve">Rep’ </w:t>
      </w:r>
      <w:r w:rsidR="00FF639F">
        <w:t xml:space="preserve">is a working copy used to perform fetches from all of the peers that </w:t>
      </w:r>
      <w:r w:rsidR="00FF639F">
        <w:rPr>
          <w:i/>
        </w:rPr>
        <w:t xml:space="preserve">rep </w:t>
      </w:r>
      <w:r w:rsidR="00FF639F">
        <w:t xml:space="preserve">communicates with. </w:t>
      </w:r>
      <w:r w:rsidR="006F603D">
        <w:t xml:space="preserve">As shown in </w:t>
      </w:r>
      <w:r w:rsidR="006F603D">
        <w:fldChar w:fldCharType="begin"/>
      </w:r>
      <w:r w:rsidR="006F603D">
        <w:instrText xml:space="preserve"> REF _Ref401646216 \h </w:instrText>
      </w:r>
      <w:r w:rsidR="006F603D">
        <w:fldChar w:fldCharType="separate"/>
      </w:r>
      <w:r w:rsidR="004C53CA">
        <w:t xml:space="preserve">Fig. </w:t>
      </w:r>
      <w:r w:rsidR="004C53CA">
        <w:rPr>
          <w:noProof/>
        </w:rPr>
        <w:t>1</w:t>
      </w:r>
      <w:r w:rsidR="006F603D">
        <w:fldChar w:fldCharType="end"/>
      </w:r>
      <w:r w:rsidR="006F603D">
        <w:t>, data is gathered by DyeVC instances running at each user machine and is stored in a central document database. This way, information from one DyeVC instance is made available to every other instance in the topology.</w:t>
      </w:r>
    </w:p>
    <w:p w14:paraId="6616FDB0" w14:textId="180229D3" w:rsidR="006F603D" w:rsidRDefault="005828ED" w:rsidP="006F603D">
      <w:pPr>
        <w:pStyle w:val="Corpodetexto"/>
        <w:widowControl w:val="0"/>
        <w:ind w:firstLine="289"/>
      </w:pPr>
      <w:r>
        <w:rPr>
          <w:noProof/>
          <w:lang w:val="pt-BR" w:eastAsia="pt-BR"/>
        </w:rPr>
        <mc:AlternateContent>
          <mc:Choice Requires="wps">
            <w:drawing>
              <wp:anchor distT="0" distB="0" distL="114300" distR="114300" simplePos="0" relativeHeight="251653120" behindDoc="1" locked="0" layoutInCell="1" allowOverlap="0" wp14:anchorId="0BCA41E5" wp14:editId="21320BFA">
                <wp:simplePos x="0" y="0"/>
                <wp:positionH relativeFrom="column">
                  <wp:posOffset>3420745</wp:posOffset>
                </wp:positionH>
                <wp:positionV relativeFrom="margin">
                  <wp:posOffset>5855970</wp:posOffset>
                </wp:positionV>
                <wp:extent cx="3197225" cy="2611120"/>
                <wp:effectExtent l="0" t="0" r="3175" b="0"/>
                <wp:wrapTopAndBottom/>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26111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D7AAA21" w14:textId="77777777" w:rsidR="00076933" w:rsidRDefault="00076933" w:rsidP="006F603D">
                            <w:pPr>
                              <w:keepNext/>
                            </w:pPr>
                            <w:r w:rsidRPr="000E44CC">
                              <w:rPr>
                                <w:rFonts w:ascii="Calibri" w:eastAsia="Times New Roman" w:hAnsi="Calibri"/>
                                <w:noProof/>
                                <w:lang w:val="pt-BR" w:eastAsia="pt-BR"/>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17F21D36" w:rsidR="00076933" w:rsidRDefault="00076933" w:rsidP="006F603D">
                            <w:pPr>
                              <w:pStyle w:val="Legenda"/>
                            </w:pPr>
                            <w:bookmarkStart w:id="5" w:name="_Ref418243705"/>
                            <w:r>
                              <w:t xml:space="preserve">Fig. </w:t>
                            </w:r>
                            <w:r>
                              <w:fldChar w:fldCharType="begin"/>
                            </w:r>
                            <w:r>
                              <w:instrText xml:space="preserve"> SEQ Fig. \* ARABIC </w:instrText>
                            </w:r>
                            <w:r>
                              <w:fldChar w:fldCharType="separate"/>
                            </w:r>
                            <w:r>
                              <w:rPr>
                                <w:noProof/>
                              </w:rPr>
                              <w:t>2</w:t>
                            </w:r>
                            <w:r>
                              <w:fldChar w:fldCharType="end"/>
                            </w:r>
                            <w:bookmarkEnd w:id="5"/>
                            <w:r>
                              <w:tab/>
                              <w:t>Model used to store DyeVC data</w:t>
                            </w:r>
                          </w:p>
                          <w:p w14:paraId="72992D1A"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A41E5" id="Text Box 15" o:spid="_x0000_s1027" type="#_x0000_t202" style="position:absolute;left:0;text-align:left;margin-left:269.35pt;margin-top:461.1pt;width:251.75pt;height:20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" o:allowoverlap="f" stroked="f">
                <v:textbox>
                  <w:txbxContent>
                    <w:p w14:paraId="6D7AAA21" w14:textId="77777777" w:rsidR="00076933" w:rsidRDefault="00076933" w:rsidP="006F603D">
                      <w:pPr>
                        <w:keepNext/>
                      </w:pPr>
                      <w:r w:rsidRPr="000E44CC">
                        <w:rPr>
                          <w:rFonts w:ascii="Calibri" w:eastAsia="Times New Roman" w:hAnsi="Calibri"/>
                          <w:noProof/>
                          <w:lang w:val="pt-BR" w:eastAsia="pt-BR"/>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17F21D36" w:rsidR="00076933" w:rsidRDefault="00076933" w:rsidP="006F603D">
                      <w:pPr>
                        <w:pStyle w:val="Legenda"/>
                      </w:pPr>
                      <w:bookmarkStart w:id="6" w:name="_Ref418243705"/>
                      <w:r>
                        <w:t xml:space="preserve">Fig. </w:t>
                      </w:r>
                      <w:r>
                        <w:fldChar w:fldCharType="begin"/>
                      </w:r>
                      <w:r>
                        <w:instrText xml:space="preserve"> SEQ Fig. \* ARABIC </w:instrText>
                      </w:r>
                      <w:r>
                        <w:fldChar w:fldCharType="separate"/>
                      </w:r>
                      <w:r>
                        <w:rPr>
                          <w:noProof/>
                        </w:rPr>
                        <w:t>2</w:t>
                      </w:r>
                      <w:r>
                        <w:fldChar w:fldCharType="end"/>
                      </w:r>
                      <w:bookmarkEnd w:id="6"/>
                      <w:r>
                        <w:tab/>
                        <w:t>Model used to store DyeVC data</w:t>
                      </w:r>
                    </w:p>
                    <w:p w14:paraId="72992D1A" w14:textId="77777777" w:rsidR="00076933" w:rsidRDefault="00076933" w:rsidP="006F603D"/>
                  </w:txbxContent>
                </v:textbox>
                <w10:wrap type="topAndBottom" anchory="margin"/>
              </v:shape>
            </w:pict>
          </mc:Fallback>
        </mc:AlternateContent>
      </w:r>
      <w:r w:rsidR="006F603D">
        <w:t xml:space="preserve">DyeVC gathers information not only from registered clones in the user’s machine, but also from </w:t>
      </w:r>
      <w:r w:rsidR="004979FB">
        <w:t xml:space="preserve">their </w:t>
      </w:r>
      <w:r w:rsidR="006F603D">
        <w:t>peers, which are clones that communicate with a given clone. Since there is a communication path between a registered clone and its peers (</w:t>
      </w:r>
      <w:r w:rsidR="00585C14" w:rsidRPr="00585C14">
        <w:rPr>
          <w:lang w:val="en-US"/>
        </w:rPr>
        <w:t xml:space="preserve">either </w:t>
      </w:r>
      <w:r w:rsidR="006F603D">
        <w:t xml:space="preserve">to push </w:t>
      </w:r>
      <w:r w:rsidR="004979FB">
        <w:t xml:space="preserve">or </w:t>
      </w:r>
      <w:r w:rsidR="006F603D">
        <w:t>pull data), we are able to analyze the commits that exist in these peers.</w:t>
      </w:r>
      <w:bookmarkStart w:id="7" w:name="_Ref384931870"/>
      <w:bookmarkEnd w:id="7"/>
      <w:r w:rsidR="006F603D">
        <w:t xml:space="preserve"> This allows us to present a broader topology visualization that contains not only registered clones, but also those that have a push or pull relationship with them. DyeVC finds out </w:t>
      </w:r>
      <w:r w:rsidR="006F603D" w:rsidRPr="00432D28">
        <w:t>related clones by look</w:t>
      </w:r>
      <w:r w:rsidR="00585C14" w:rsidRPr="00432D28">
        <w:t xml:space="preserve">ing at the remote repositories </w:t>
      </w:r>
      <w:r w:rsidR="006F603D" w:rsidRPr="00432D28">
        <w:t xml:space="preserve">registered in </w:t>
      </w:r>
      <w:r w:rsidR="00BB7B1D" w:rsidRPr="00432D28">
        <w:t>the DVCS</w:t>
      </w:r>
      <w:r w:rsidR="006F603D" w:rsidRPr="00432D28">
        <w:t xml:space="preserve"> </w:t>
      </w:r>
      <w:r w:rsidR="00BB7B1D" w:rsidRPr="00432D28">
        <w:t>configuration</w:t>
      </w:r>
      <w:r w:rsidR="006F603D" w:rsidRPr="00432D28">
        <w:t>. Details</w:t>
      </w:r>
      <w:r w:rsidR="006F603D">
        <w:t xml:space="preserve"> on how data is gathered are explained in sub-section </w:t>
      </w:r>
      <w:r w:rsidR="006F603D">
        <w:fldChar w:fldCharType="begin"/>
      </w:r>
      <w:r w:rsidR="006F603D">
        <w:instrText xml:space="preserve"> REF _Ref401617057 \r \h </w:instrText>
      </w:r>
      <w:r w:rsidR="006F603D">
        <w:fldChar w:fldCharType="separate"/>
      </w:r>
      <w:r w:rsidR="004C53CA">
        <w:t>II.C</w:t>
      </w:r>
      <w:r w:rsidR="006F603D">
        <w:fldChar w:fldCharType="end"/>
      </w:r>
      <w:r w:rsidR="006F603D">
        <w:t>.</w:t>
      </w:r>
    </w:p>
    <w:p w14:paraId="1B0F3CDB" w14:textId="4E9BAE3E" w:rsidR="006F603D" w:rsidRDefault="00585C14" w:rsidP="006F603D">
      <w:pPr>
        <w:pStyle w:val="Corpodetexto"/>
        <w:widowControl w:val="0"/>
        <w:ind w:firstLine="289"/>
      </w:pPr>
      <w:r w:rsidRPr="00585C14">
        <w:rPr>
          <w:lang w:val="en-US"/>
        </w:rPr>
        <w:t>D</w:t>
      </w:r>
      <w:r w:rsidR="006F603D">
        <w:t xml:space="preserve">ata stored at the central database follows the model presented in </w:t>
      </w:r>
      <w:r w:rsidR="006F603D">
        <w:fldChar w:fldCharType="begin"/>
      </w:r>
      <w:r w:rsidR="006F603D">
        <w:instrText xml:space="preserve"> REF _Ref418243705 \h </w:instrText>
      </w:r>
      <w:r w:rsidR="006F603D">
        <w:fldChar w:fldCharType="separate"/>
      </w:r>
      <w:r w:rsidR="004C53CA">
        <w:t xml:space="preserve">Fig. </w:t>
      </w:r>
      <w:r w:rsidR="004C53CA">
        <w:rPr>
          <w:noProof/>
        </w:rPr>
        <w:t>2</w:t>
      </w:r>
      <w:r w:rsidR="006F603D">
        <w:fldChar w:fldCharType="end"/>
      </w:r>
      <w:r w:rsidR="006F603D">
        <w:t xml:space="preserve">. A </w:t>
      </w:r>
      <w:r w:rsidR="006F603D">
        <w:rPr>
          <w:i/>
        </w:rPr>
        <w:t>Project</w:t>
      </w:r>
      <w:r w:rsidR="006F603D">
        <w:t xml:space="preserve"> groups all repository clones of the same system. Clones are stored as </w:t>
      </w:r>
      <w:r w:rsidR="006F603D">
        <w:rPr>
          <w:i/>
        </w:rPr>
        <w:t>RepositoryInfo</w:t>
      </w:r>
      <w:r w:rsidR="006F603D">
        <w:t xml:space="preserve"> and are identified by an id</w:t>
      </w:r>
      <w:r w:rsidR="006F603D">
        <w:rPr>
          <w:i/>
        </w:rPr>
        <w:t xml:space="preserve"> </w:t>
      </w:r>
      <w:r w:rsidR="006F603D">
        <w:t xml:space="preserve">and a meaningful clone name provided by the user. A </w:t>
      </w:r>
      <w:r w:rsidR="006F603D">
        <w:rPr>
          <w:i/>
        </w:rPr>
        <w:t>RepositoryInfo</w:t>
      </w:r>
      <w:r w:rsidR="006F603D">
        <w:t xml:space="preserve"> has a list of clones to which it pushes to and a list of clones from which it pulls from. These lists are represented respectively by the self-associations </w:t>
      </w:r>
      <w:r w:rsidR="006F603D">
        <w:rPr>
          <w:i/>
        </w:rPr>
        <w:t>pushesTo</w:t>
      </w:r>
      <w:r w:rsidR="006F603D">
        <w:t xml:space="preserve"> and </w:t>
      </w:r>
      <w:r w:rsidR="006F603D">
        <w:rPr>
          <w:i/>
        </w:rPr>
        <w:t>pullsFrom</w:t>
      </w:r>
      <w:r w:rsidR="006F603D">
        <w:t xml:space="preserve">. Finally, a </w:t>
      </w:r>
      <w:r w:rsidR="006F603D">
        <w:rPr>
          <w:i/>
        </w:rPr>
        <w:t>RepositoryInfo</w:t>
      </w:r>
      <w:r w:rsidR="006F603D">
        <w:t xml:space="preserve"> stores the hostname where it resides (e.g., a server name or </w:t>
      </w:r>
      <w:r w:rsidR="006F603D">
        <w:rPr>
          <w:i/>
        </w:rPr>
        <w:t>localhost</w:t>
      </w:r>
      <w:r w:rsidR="006F603D">
        <w:t>) and its path (be it an operating system path or a URL).</w:t>
      </w:r>
    </w:p>
    <w:p w14:paraId="329E50F6" w14:textId="2C6A9CC8" w:rsidR="006F603D" w:rsidRDefault="006F603D" w:rsidP="006F603D">
      <w:pPr>
        <w:pStyle w:val="Corpodetexto"/>
        <w:widowControl w:val="0"/>
        <w:ind w:firstLine="289"/>
      </w:pPr>
      <w:r>
        <w:t xml:space="preserve">Another element in </w:t>
      </w:r>
      <w:r>
        <w:fldChar w:fldCharType="begin"/>
      </w:r>
      <w:r>
        <w:instrText xml:space="preserve"> REF _Ref418243705 \h </w:instrText>
      </w:r>
      <w:r>
        <w:fldChar w:fldCharType="separate"/>
      </w:r>
      <w:r w:rsidR="004C53CA">
        <w:t xml:space="preserve">Fig. </w:t>
      </w:r>
      <w:r w:rsidR="004C53CA">
        <w:rPr>
          <w:noProof/>
        </w:rPr>
        <w:t>2</w:t>
      </w:r>
      <w:r>
        <w:fldChar w:fldCharType="end"/>
      </w:r>
      <w:r>
        <w:t xml:space="preserve"> is </w:t>
      </w:r>
      <w:r>
        <w:rPr>
          <w:i/>
        </w:rPr>
        <w:t>Branch</w:t>
      </w:r>
      <w:r>
        <w:t xml:space="preserve">. Branches are part of a </w:t>
      </w:r>
      <w:r>
        <w:rPr>
          <w:i/>
        </w:rPr>
        <w:t>RepositoryInfo</w:t>
      </w:r>
      <w:r>
        <w:t xml:space="preserve">. A </w:t>
      </w:r>
      <w:r>
        <w:rPr>
          <w:i/>
        </w:rPr>
        <w:t>Branch</w:t>
      </w:r>
      <w:r>
        <w:t xml:space="preserve"> instance has a name and a boolean attribute </w:t>
      </w:r>
      <w:r>
        <w:rPr>
          <w:i/>
        </w:rPr>
        <w:t>isTracked</w:t>
      </w:r>
      <w:r>
        <w:t xml:space="preserve">, which is true if the branch tracks a remote branch. A </w:t>
      </w:r>
      <w:r>
        <w:rPr>
          <w:i/>
        </w:rPr>
        <w:t>RepositoryInfo</w:t>
      </w:r>
      <w:r>
        <w:t xml:space="preserve"> may have one or many branches (it must have at least one branch, which is the main one). A </w:t>
      </w:r>
      <w:r>
        <w:rPr>
          <w:i/>
        </w:rPr>
        <w:t>Branch</w:t>
      </w:r>
      <w:r>
        <w:t xml:space="preserve"> has two associations with </w:t>
      </w:r>
      <w:r>
        <w:rPr>
          <w:i/>
        </w:rPr>
        <w:t>CommitInfo</w:t>
      </w:r>
      <w:r>
        <w:t xml:space="preserve">: through the first association, a </w:t>
      </w:r>
      <w:r>
        <w:rPr>
          <w:i/>
        </w:rPr>
        <w:t>Branch</w:t>
      </w:r>
      <w:r>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7E94B811" w14:textId="2AEB92E3" w:rsidR="006F603D" w:rsidRDefault="006F603D" w:rsidP="006F603D">
      <w:pPr>
        <w:pStyle w:val="Corpodetexto"/>
      </w:pPr>
      <w:r>
        <w:t xml:space="preserve">The finer grain of information is the </w:t>
      </w:r>
      <w:r>
        <w:rPr>
          <w:i/>
        </w:rPr>
        <w:t>CommitInfo</w:t>
      </w:r>
      <w:r>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Pr>
          <w:i/>
        </w:rPr>
        <w:t>foundIn</w:t>
      </w:r>
      <w:r>
        <w:t xml:space="preserve"> association). We also store the committer, the commit message, and whether the commits belongs to tracked branches or to non-tracked branches.</w:t>
      </w:r>
    </w:p>
    <w:p w14:paraId="2A66680D" w14:textId="77777777" w:rsidR="006F603D" w:rsidRDefault="006F603D" w:rsidP="006F603D">
      <w:pPr>
        <w:pStyle w:val="Ttulo2"/>
        <w:rPr>
          <w:noProof w:val="0"/>
        </w:rPr>
      </w:pPr>
      <w:bookmarkStart w:id="8" w:name="_Ref401782866"/>
      <w:r>
        <w:rPr>
          <w:noProof w:val="0"/>
        </w:rPr>
        <w:t>Information Visualization</w:t>
      </w:r>
      <w:bookmarkEnd w:id="8"/>
    </w:p>
    <w:p w14:paraId="35B28893" w14:textId="5C068254" w:rsidR="006F603D" w:rsidRDefault="005F49FD" w:rsidP="006F603D">
      <w:pPr>
        <w:pStyle w:val="Corpodetexto"/>
        <w:widowControl w:val="0"/>
        <w:ind w:firstLine="289"/>
      </w:pPr>
      <w:r>
        <w:rPr>
          <w:noProof/>
          <w:lang w:val="pt-BR" w:eastAsia="pt-BR"/>
        </w:rPr>
        <mc:AlternateContent>
          <mc:Choice Requires="wps">
            <w:drawing>
              <wp:anchor distT="0" distB="0" distL="114300" distR="114300" simplePos="0" relativeHeight="251650048" behindDoc="0" locked="0" layoutInCell="1" allowOverlap="0" wp14:anchorId="694E9560" wp14:editId="48A0A4A0">
                <wp:simplePos x="0" y="0"/>
                <wp:positionH relativeFrom="margin">
                  <wp:posOffset>3431512</wp:posOffset>
                </wp:positionH>
                <wp:positionV relativeFrom="margin">
                  <wp:posOffset>-8034</wp:posOffset>
                </wp:positionV>
                <wp:extent cx="3188970" cy="989965"/>
                <wp:effectExtent l="0" t="0" r="0" b="635"/>
                <wp:wrapTopAndBottom/>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9899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350120" w14:textId="77777777" w:rsidR="00076933" w:rsidRDefault="00076933" w:rsidP="006F603D">
                            <w:pPr>
                              <w:keepNext/>
                            </w:pPr>
                            <w:r w:rsidRPr="000E44CC">
                              <w:rPr>
                                <w:rFonts w:ascii="Calibri" w:eastAsia="Times New Roman" w:hAnsi="Calibri"/>
                                <w:noProof/>
                                <w:lang w:val="pt-BR" w:eastAsia="pt-BR"/>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3E576F11" w:rsidR="00076933" w:rsidRDefault="00076933" w:rsidP="006F603D">
                            <w:pPr>
                              <w:pStyle w:val="Legenda"/>
                            </w:pPr>
                            <w:bookmarkStart w:id="9" w:name="_Ref401646245"/>
                            <w:r>
                              <w:t xml:space="preserve">Fig. </w:t>
                            </w:r>
                            <w:r>
                              <w:fldChar w:fldCharType="begin"/>
                            </w:r>
                            <w:r>
                              <w:instrText xml:space="preserve"> SEQ Fig. \* ARABIC </w:instrText>
                            </w:r>
                            <w:r>
                              <w:fldChar w:fldCharType="separate"/>
                            </w:r>
                            <w:r>
                              <w:rPr>
                                <w:noProof/>
                              </w:rPr>
                              <w:t>3</w:t>
                            </w:r>
                            <w:r>
                              <w:fldChar w:fldCharType="end"/>
                            </w:r>
                            <w:bookmarkEnd w:id="9"/>
                            <w:r>
                              <w:tab/>
                              <w:t>DyeVC showing notifications in the notification area</w:t>
                            </w:r>
                          </w:p>
                          <w:p w14:paraId="37F68838" w14:textId="77777777" w:rsidR="00076933" w:rsidRDefault="00076933" w:rsidP="006F603D">
                            <w:pPr>
                              <w:keepNext/>
                            </w:pPr>
                          </w:p>
                          <w:p w14:paraId="07D4988D"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4E9560" id="Text Box 11" o:spid="_x0000_s1028" type="#_x0000_t202" style="position:absolute;left:0;text-align:left;margin-left:270.2pt;margin-top:-.65pt;width:251.1pt;height:77.9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" o:allowoverlap="f" stroked="f">
                <v:textbox>
                  <w:txbxContent>
                    <w:p w14:paraId="12350120" w14:textId="77777777" w:rsidR="00076933" w:rsidRDefault="00076933" w:rsidP="006F603D">
                      <w:pPr>
                        <w:keepNext/>
                      </w:pPr>
                      <w:r w:rsidRPr="000E44CC">
                        <w:rPr>
                          <w:rFonts w:ascii="Calibri" w:eastAsia="Times New Roman" w:hAnsi="Calibri"/>
                          <w:noProof/>
                          <w:lang w:val="pt-BR" w:eastAsia="pt-BR"/>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3E576F11" w:rsidR="00076933" w:rsidRDefault="00076933" w:rsidP="006F603D">
                      <w:pPr>
                        <w:pStyle w:val="Legenda"/>
                      </w:pPr>
                      <w:bookmarkStart w:id="10" w:name="_Ref401646245"/>
                      <w:r>
                        <w:t xml:space="preserve">Fig. </w:t>
                      </w:r>
                      <w:r>
                        <w:fldChar w:fldCharType="begin"/>
                      </w:r>
                      <w:r>
                        <w:instrText xml:space="preserve"> SEQ Fig. \* ARABIC </w:instrText>
                      </w:r>
                      <w:r>
                        <w:fldChar w:fldCharType="separate"/>
                      </w:r>
                      <w:r>
                        <w:rPr>
                          <w:noProof/>
                        </w:rPr>
                        <w:t>3</w:t>
                      </w:r>
                      <w:r>
                        <w:fldChar w:fldCharType="end"/>
                      </w:r>
                      <w:bookmarkEnd w:id="10"/>
                      <w:r>
                        <w:tab/>
                        <w:t>DyeVC showing notifications in the notification area</w:t>
                      </w:r>
                    </w:p>
                    <w:p w14:paraId="37F68838" w14:textId="77777777" w:rsidR="00076933" w:rsidRDefault="00076933" w:rsidP="006F603D">
                      <w:pPr>
                        <w:keepNext/>
                      </w:pPr>
                    </w:p>
                    <w:p w14:paraId="07D4988D" w14:textId="77777777" w:rsidR="00076933" w:rsidRDefault="00076933" w:rsidP="006F603D"/>
                  </w:txbxContent>
                </v:textbox>
                <w10:wrap type="topAndBottom" anchorx="margin" anchory="margin"/>
              </v:shape>
            </w:pict>
          </mc:Fallback>
        </mc:AlternateContent>
      </w:r>
      <w:r w:rsidR="006F603D">
        <w:rPr>
          <w:noProof/>
          <w:lang w:eastAsia="pt-BR"/>
        </w:rPr>
        <w:t>DyeVC presents gathered information in</w:t>
      </w:r>
      <w:r w:rsidR="006F603D">
        <w:t xml:space="preserve"> four different levels of detail: Level 1 presents high-level notifications about registered repositories; Level 2 presents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1D2E3EAE" w14:textId="00C2B4D9" w:rsidR="006F603D" w:rsidRDefault="005F49FD" w:rsidP="006F603D">
      <w:pPr>
        <w:pStyle w:val="Ttulo3"/>
        <w:keepNext/>
        <w:ind w:firstLine="289"/>
        <w:rPr>
          <w:noProof w:val="0"/>
        </w:rPr>
      </w:pPr>
      <w:r>
        <w:rPr>
          <w:lang w:val="pt-BR" w:eastAsia="pt-BR"/>
        </w:rPr>
        <mc:AlternateContent>
          <mc:Choice Requires="wps">
            <w:drawing>
              <wp:anchor distT="0" distB="0" distL="114300" distR="114300" simplePos="0" relativeHeight="251652096" behindDoc="0" locked="0" layoutInCell="1" allowOverlap="0" wp14:anchorId="06C58402" wp14:editId="345993DD">
                <wp:simplePos x="0" y="0"/>
                <wp:positionH relativeFrom="margin">
                  <wp:posOffset>3431512</wp:posOffset>
                </wp:positionH>
                <wp:positionV relativeFrom="margin">
                  <wp:posOffset>985879</wp:posOffset>
                </wp:positionV>
                <wp:extent cx="3188970" cy="2361565"/>
                <wp:effectExtent l="0" t="0" r="0" b="63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3615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7D72AC" w14:textId="77777777" w:rsidR="00076933" w:rsidRDefault="00076933" w:rsidP="006F603D">
                            <w:pPr>
                              <w:keepNext/>
                            </w:pPr>
                            <w:r w:rsidRPr="000E44CC">
                              <w:rPr>
                                <w:rFonts w:ascii="Calibri" w:eastAsia="Times New Roman" w:hAnsi="Calibri"/>
                                <w:noProof/>
                                <w:lang w:val="pt-BR" w:eastAsia="pt-BR"/>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1">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1C53F632" w:rsidR="00076933" w:rsidRDefault="00076933" w:rsidP="006F603D">
                            <w:pPr>
                              <w:pStyle w:val="Legenda"/>
                            </w:pPr>
                            <w:bookmarkStart w:id="11" w:name="_Ref401647183"/>
                            <w:r>
                              <w:t xml:space="preserve">Fig. </w:t>
                            </w:r>
                            <w:r>
                              <w:fldChar w:fldCharType="begin"/>
                            </w:r>
                            <w:r>
                              <w:instrText xml:space="preserve"> SEQ Fig. \* ARABIC </w:instrText>
                            </w:r>
                            <w:r>
                              <w:fldChar w:fldCharType="separate"/>
                            </w:r>
                            <w:r>
                              <w:rPr>
                                <w:noProof/>
                              </w:rPr>
                              <w:t>4</w:t>
                            </w:r>
                            <w:r>
                              <w:fldChar w:fldCharType="end"/>
                            </w:r>
                            <w:bookmarkEnd w:id="11"/>
                            <w:r>
                              <w:tab/>
                              <w:t>Topology view for a given project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C58402" id="Text Box 14" o:spid="_x0000_s1029" type="#_x0000_t202" style="position:absolute;left:0;text-align:left;margin-left:270.2pt;margin-top:77.65pt;width:251.1pt;height:185.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leOw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" o:allowoverlap="f" stroked="f">
                <v:textbox>
                  <w:txbxContent>
                    <w:p w14:paraId="7C7D72AC" w14:textId="77777777" w:rsidR="00076933" w:rsidRDefault="00076933" w:rsidP="006F603D">
                      <w:pPr>
                        <w:keepNext/>
                      </w:pPr>
                      <w:r w:rsidRPr="000E44CC">
                        <w:rPr>
                          <w:rFonts w:ascii="Calibri" w:eastAsia="Times New Roman" w:hAnsi="Calibri"/>
                          <w:noProof/>
                          <w:lang w:val="pt-BR" w:eastAsia="pt-BR"/>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1">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1C53F632" w:rsidR="00076933" w:rsidRDefault="00076933" w:rsidP="006F603D">
                      <w:pPr>
                        <w:pStyle w:val="Legenda"/>
                      </w:pPr>
                      <w:bookmarkStart w:id="12" w:name="_Ref401647183"/>
                      <w:r>
                        <w:t xml:space="preserve">Fig. </w:t>
                      </w:r>
                      <w:r>
                        <w:fldChar w:fldCharType="begin"/>
                      </w:r>
                      <w:r>
                        <w:instrText xml:space="preserve"> SEQ Fig. \* ARABIC </w:instrText>
                      </w:r>
                      <w:r>
                        <w:fldChar w:fldCharType="separate"/>
                      </w:r>
                      <w:r>
                        <w:rPr>
                          <w:noProof/>
                        </w:rPr>
                        <w:t>4</w:t>
                      </w:r>
                      <w:r>
                        <w:fldChar w:fldCharType="end"/>
                      </w:r>
                      <w:bookmarkEnd w:id="12"/>
                      <w:r>
                        <w:tab/>
                        <w:t>Topology view for a given project</w:t>
                      </w:r>
                    </w:p>
                  </w:txbxContent>
                </v:textbox>
                <w10:wrap type="topAndBottom" anchorx="margin" anchory="margin"/>
              </v:shape>
            </w:pict>
          </mc:Fallback>
        </mc:AlternateContent>
      </w:r>
      <w:r w:rsidR="006F603D">
        <w:rPr>
          <w:noProof w:val="0"/>
        </w:rPr>
        <w:t>Level 1: Notifications</w:t>
      </w:r>
    </w:p>
    <w:p w14:paraId="1227536F" w14:textId="2A5A701E" w:rsidR="006F603D" w:rsidRDefault="005F49FD" w:rsidP="006F603D">
      <w:pPr>
        <w:pStyle w:val="Corpodetexto"/>
      </w:pPr>
      <w:r>
        <w:rPr>
          <w:noProof/>
          <w:lang w:val="pt-BR" w:eastAsia="pt-BR"/>
        </w:rPr>
        <mc:AlternateContent>
          <mc:Choice Requires="wps">
            <w:drawing>
              <wp:anchor distT="0" distB="0" distL="114300" distR="114300" simplePos="0" relativeHeight="251649024" behindDoc="0" locked="0" layoutInCell="1" allowOverlap="0" wp14:anchorId="6265E511" wp14:editId="6071D006">
                <wp:simplePos x="0" y="0"/>
                <wp:positionH relativeFrom="margin">
                  <wp:posOffset>3413125</wp:posOffset>
                </wp:positionH>
                <wp:positionV relativeFrom="margin">
                  <wp:posOffset>3352469</wp:posOffset>
                </wp:positionV>
                <wp:extent cx="3167380" cy="1789430"/>
                <wp:effectExtent l="0" t="0" r="0" b="1270"/>
                <wp:wrapTopAndBottom/>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380" cy="1789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4F819CA" w14:textId="77777777" w:rsidR="00076933" w:rsidRDefault="00076933" w:rsidP="0012207B">
                            <w:pPr>
                              <w:keepNext/>
                            </w:pPr>
                            <w:r w:rsidRPr="000E44CC">
                              <w:rPr>
                                <w:rFonts w:ascii="Calibri" w:eastAsia="Times New Roman" w:hAnsi="Calibri"/>
                                <w:noProof/>
                                <w:lang w:val="pt-BR" w:eastAsia="pt-BR"/>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2">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5C18A7B1" w:rsidR="00076933" w:rsidRDefault="00076933" w:rsidP="006F603D">
                            <w:pPr>
                              <w:pStyle w:val="Legenda"/>
                            </w:pPr>
                            <w:bookmarkStart w:id="13" w:name="_Ref401682450"/>
                            <w:r>
                              <w:t xml:space="preserve">Fig. </w:t>
                            </w:r>
                            <w:r>
                              <w:fldChar w:fldCharType="begin"/>
                            </w:r>
                            <w:r>
                              <w:instrText xml:space="preserve"> SEQ Fig. \* ARABIC </w:instrText>
                            </w:r>
                            <w:r>
                              <w:fldChar w:fldCharType="separate"/>
                            </w:r>
                            <w:r>
                              <w:rPr>
                                <w:noProof/>
                              </w:rPr>
                              <w:t>5</w:t>
                            </w:r>
                            <w:r>
                              <w:fldChar w:fldCharType="end"/>
                            </w:r>
                            <w:bookmarkEnd w:id="13"/>
                            <w:r>
                              <w:tab/>
                              <w:t>DyeVC main screen</w:t>
                            </w:r>
                          </w:p>
                          <w:p w14:paraId="451C4899" w14:textId="77777777" w:rsidR="00076933" w:rsidRDefault="00076933"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E511" id="Text Box 10" o:spid="_x0000_s1030" type="#_x0000_t202" style="position:absolute;left:0;text-align:left;margin-left:268.75pt;margin-top:263.95pt;width:249.4pt;height:140.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" o:allowoverlap="f" stroked="f">
                <v:textbox inset="0,0,0,0">
                  <w:txbxContent>
                    <w:p w14:paraId="34F819CA" w14:textId="77777777" w:rsidR="00076933" w:rsidRDefault="00076933" w:rsidP="0012207B">
                      <w:pPr>
                        <w:keepNext/>
                      </w:pPr>
                      <w:r w:rsidRPr="000E44CC">
                        <w:rPr>
                          <w:rFonts w:ascii="Calibri" w:eastAsia="Times New Roman" w:hAnsi="Calibri"/>
                          <w:noProof/>
                          <w:lang w:val="pt-BR" w:eastAsia="pt-BR"/>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2">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5C18A7B1" w:rsidR="00076933" w:rsidRDefault="00076933" w:rsidP="006F603D">
                      <w:pPr>
                        <w:pStyle w:val="Legenda"/>
                      </w:pPr>
                      <w:bookmarkStart w:id="14" w:name="_Ref401682450"/>
                      <w:r>
                        <w:t xml:space="preserve">Fig. </w:t>
                      </w:r>
                      <w:r>
                        <w:fldChar w:fldCharType="begin"/>
                      </w:r>
                      <w:r>
                        <w:instrText xml:space="preserve"> SEQ Fig. \* ARABIC </w:instrText>
                      </w:r>
                      <w:r>
                        <w:fldChar w:fldCharType="separate"/>
                      </w:r>
                      <w:r>
                        <w:rPr>
                          <w:noProof/>
                        </w:rPr>
                        <w:t>5</w:t>
                      </w:r>
                      <w:r>
                        <w:fldChar w:fldCharType="end"/>
                      </w:r>
                      <w:bookmarkEnd w:id="14"/>
                      <w:r>
                        <w:tab/>
                        <w:t>DyeVC main screen</w:t>
                      </w:r>
                    </w:p>
                    <w:p w14:paraId="451C4899" w14:textId="77777777" w:rsidR="00076933" w:rsidRDefault="00076933" w:rsidP="006F603D"/>
                  </w:txbxContent>
                </v:textbox>
                <w10:wrap type="topAndBottom" anchorx="margin" anchory="margin"/>
              </v:shape>
            </w:pict>
          </mc:Fallback>
        </mc:AlternateContent>
      </w:r>
      <w:r w:rsidR="006F603D">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6F603D">
        <w:fldChar w:fldCharType="begin"/>
      </w:r>
      <w:r w:rsidR="006F603D">
        <w:instrText xml:space="preserve"> REF _Ref401646245 \h </w:instrText>
      </w:r>
      <w:r w:rsidR="006F603D">
        <w:fldChar w:fldCharType="separate"/>
      </w:r>
      <w:r w:rsidR="004C53CA">
        <w:t xml:space="preserve">Fig. </w:t>
      </w:r>
      <w:r w:rsidR="004C53CA">
        <w:rPr>
          <w:noProof/>
        </w:rPr>
        <w:t>3</w:t>
      </w:r>
      <w:r w:rsidR="006F603D">
        <w:fldChar w:fldCharType="end"/>
      </w:r>
      <w:r w:rsidR="006F603D">
        <w:t xml:space="preserve"> shows an example of this kind of notification, where DyeVC detected changes in two different repositories. The notification shows the repository id, followed by the </w:t>
      </w:r>
      <w:r w:rsidR="0014119A" w:rsidRPr="0014119A">
        <w:rPr>
          <w:lang w:val="en-US"/>
        </w:rPr>
        <w:t>clone</w:t>
      </w:r>
      <w:r w:rsidR="0014119A">
        <w:t xml:space="preserve"> </w:t>
      </w:r>
      <w:r w:rsidR="006F603D">
        <w:t>name given by the user</w:t>
      </w:r>
      <w:r w:rsidR="00D551D8">
        <w:t>,</w:t>
      </w:r>
      <w:r w:rsidR="006F603D">
        <w:t xml:space="preserve"> and the project name (system name). Clicking on the balloon allows the user to start investigating what changed.</w:t>
      </w:r>
    </w:p>
    <w:p w14:paraId="09B881F9" w14:textId="4D377734" w:rsidR="006F603D" w:rsidRDefault="006F603D" w:rsidP="006F603D">
      <w:pPr>
        <w:pStyle w:val="Ttulo3"/>
        <w:rPr>
          <w:noProof w:val="0"/>
        </w:rPr>
      </w:pPr>
      <w:r>
        <w:rPr>
          <w:noProof w:val="0"/>
        </w:rPr>
        <w:t>Level 2: Topology</w:t>
      </w:r>
    </w:p>
    <w:p w14:paraId="065EED3A" w14:textId="33F7E45D" w:rsidR="006F603D" w:rsidRDefault="006F603D" w:rsidP="006F603D">
      <w:pPr>
        <w:pStyle w:val="Corpodetexto"/>
      </w:pPr>
      <w:r>
        <w:t xml:space="preserve">Aiming at helping answering </w:t>
      </w:r>
      <w:r w:rsidR="007340B7">
        <w:t>questions Q1 and Q2</w:t>
      </w:r>
      <w:r>
        <w:t xml:space="preserve">, we present a topology view showing all repositories for a given project </w:t>
      </w:r>
      <w:r w:rsidR="00585C14" w:rsidRPr="00585C14">
        <w:rPr>
          <w:lang w:val="en-US"/>
        </w:rPr>
        <w:t>(</w:t>
      </w:r>
      <w:r>
        <w:fldChar w:fldCharType="begin"/>
      </w:r>
      <w:r>
        <w:instrText xml:space="preserve"> REF _Ref401647183 \h </w:instrText>
      </w:r>
      <w:r>
        <w:fldChar w:fldCharType="separate"/>
      </w:r>
      <w:r w:rsidR="004C53CA">
        <w:t xml:space="preserve">Fig. </w:t>
      </w:r>
      <w:r w:rsidR="004C53CA">
        <w:rPr>
          <w:noProof/>
        </w:rPr>
        <w:t>4</w:t>
      </w:r>
      <w:r>
        <w:fldChar w:fldCharType="end"/>
      </w:r>
      <w:r w:rsidR="00585C14" w:rsidRPr="002368CE">
        <w:rPr>
          <w:lang w:val="en-US"/>
        </w:rPr>
        <w:t>)</w:t>
      </w:r>
      <w:r>
        <w:t xml:space="preserve">, where each node represents a known clone of the project. A blue computer represents the current user clone and black computers represent other clones where DyeVC is running. Servers represent central repositories, that do not pull from nor push to any other clone, or clones where DyeVC is not running. </w:t>
      </w:r>
      <w:r w:rsidR="002368CE" w:rsidRPr="002368CE">
        <w:rPr>
          <w:lang w:val="en-US"/>
        </w:rPr>
        <w:t>B</w:t>
      </w:r>
      <w:r>
        <w:t xml:space="preserve">oth kinds of nodes </w:t>
      </w:r>
      <w:r w:rsidR="002368CE" w:rsidRPr="002368CE">
        <w:rPr>
          <w:lang w:val="en-US"/>
        </w:rPr>
        <w:t xml:space="preserve">use the same representation </w:t>
      </w:r>
      <w:r>
        <w:t>because, once DyeVC is not running at a given clone, we cannot infer if the clone pushes to or pulls from anyone else. Thus, it will have empty push and pull lists and will be understood as a server.</w:t>
      </w:r>
    </w:p>
    <w:p w14:paraId="02BF6D4A" w14:textId="46271AFD" w:rsidR="006F603D" w:rsidRDefault="006F603D" w:rsidP="00123D3D">
      <w:pPr>
        <w:pStyle w:val="Corpodetexto"/>
        <w:rPr>
          <w:lang w:eastAsia="pt-BR"/>
        </w:rPr>
      </w:pPr>
      <w:r>
        <w:t xml:space="preserve">Each edge in the graph represents a relationship between two repositories. </w:t>
      </w:r>
      <w:r w:rsidR="002368CE" w:rsidRPr="002368CE">
        <w:rPr>
          <w:lang w:val="en-US"/>
        </w:rPr>
        <w:t>Continuous</w:t>
      </w:r>
      <w:r>
        <w:t xml:space="preserve"> </w:t>
      </w:r>
      <w:r w:rsidR="009B0266">
        <w:t>edges</w:t>
      </w:r>
      <w:r w:rsidR="00102E4A">
        <w:t xml:space="preserve"> </w:t>
      </w:r>
      <w:r>
        <w:t xml:space="preserve">mean that the source clone </w:t>
      </w:r>
      <w:r w:rsidR="002368CE">
        <w:t xml:space="preserve">pushes to the destination clone, whereas dashed </w:t>
      </w:r>
      <w:r w:rsidR="009B0266">
        <w:t>edges</w:t>
      </w:r>
      <w:r w:rsidR="00102E4A">
        <w:t xml:space="preserve"> </w:t>
      </w:r>
      <w:r>
        <w:t>mean that the destination clone pulls from the</w:t>
      </w:r>
      <w:r w:rsidR="00BF4BA9">
        <w:rPr>
          <w:lang w:val="en-US"/>
        </w:rPr>
        <w:t xml:space="preserve"> </w:t>
      </w:r>
      <w:r>
        <w:t xml:space="preserve">source clone. The edge labels show two numbers separated by a dash. The first </w:t>
      </w:r>
      <w:r w:rsidR="00CD751C">
        <w:t xml:space="preserve">and second </w:t>
      </w:r>
      <w:r>
        <w:t>number</w:t>
      </w:r>
      <w:r w:rsidR="00CD751C">
        <w:t xml:space="preserve">s </w:t>
      </w:r>
      <w:r>
        <w:t>represent how many commits in tracked</w:t>
      </w:r>
      <w:r w:rsidR="00CD751C">
        <w:t xml:space="preserve"> and non-tracked</w:t>
      </w:r>
      <w:r>
        <w:t xml:space="preserve"> branches of the source clone are missing in the destination clone</w:t>
      </w:r>
      <w:r w:rsidR="00CD751C">
        <w:t>, respectivelly</w:t>
      </w:r>
      <w:r>
        <w:t xml:space="preserve">. </w:t>
      </w:r>
      <w:r>
        <w:rPr>
          <w:lang w:eastAsia="pt-BR"/>
        </w:rPr>
        <w:t>The edge colors are used to represent the synchronization status</w:t>
      </w:r>
      <w:r>
        <w:t xml:space="preserve">: </w:t>
      </w:r>
      <w:r>
        <w:rPr>
          <w:lang w:eastAsia="pt-BR"/>
        </w:rPr>
        <w:t>green edges mean that both clones are synchronized (i.e., both clones have the same set of commits), whereas red edges mean that the pair is not synchronized</w:t>
      </w:r>
      <w:r w:rsidR="003226A8">
        <w:rPr>
          <w:lang w:eastAsia="pt-BR"/>
        </w:rPr>
        <w:t xml:space="preserve"> and indicates the direction that is missing commits</w:t>
      </w:r>
      <w:r>
        <w:rPr>
          <w:lang w:eastAsia="pt-BR"/>
        </w:rPr>
        <w:t>.</w:t>
      </w:r>
      <w:r w:rsidR="003226A8">
        <w:rPr>
          <w:lang w:eastAsia="pt-BR"/>
        </w:rPr>
        <w:t xml:space="preserve"> </w:t>
      </w:r>
      <w:r>
        <w:rPr>
          <w:lang w:eastAsia="pt-BR"/>
        </w:rPr>
        <w:t xml:space="preserve">For example, it is possible to observe in </w:t>
      </w:r>
      <w:r>
        <w:rPr>
          <w:lang w:eastAsia="pt-BR"/>
        </w:rPr>
        <w:fldChar w:fldCharType="begin"/>
      </w:r>
      <w:r>
        <w:rPr>
          <w:lang w:eastAsia="pt-BR"/>
        </w:rPr>
        <w:instrText xml:space="preserve"> REF _Ref401647183 \h </w:instrText>
      </w:r>
      <w:r>
        <w:rPr>
          <w:lang w:eastAsia="pt-BR"/>
        </w:rPr>
      </w:r>
      <w:r>
        <w:rPr>
          <w:lang w:eastAsia="pt-BR"/>
        </w:rPr>
        <w:fldChar w:fldCharType="separate"/>
      </w:r>
      <w:r w:rsidR="004C53CA">
        <w:t xml:space="preserve">Fig. </w:t>
      </w:r>
      <w:r w:rsidR="004C53CA">
        <w:rPr>
          <w:noProof/>
        </w:rPr>
        <w:t>4</w:t>
      </w:r>
      <w:r>
        <w:rPr>
          <w:lang w:eastAsia="pt-BR"/>
        </w:rPr>
        <w:fldChar w:fldCharType="end"/>
      </w:r>
      <w:r>
        <w:rPr>
          <w:lang w:eastAsia="pt-BR"/>
        </w:rPr>
        <w:t xml:space="preserve"> that the current user clone (blue computer) is hosted at </w:t>
      </w:r>
      <w:r>
        <w:rPr>
          <w:i/>
          <w:lang w:eastAsia="pt-BR"/>
        </w:rPr>
        <w:t>cmcdell</w:t>
      </w:r>
      <w:r>
        <w:rPr>
          <w:lang w:eastAsia="pt-BR"/>
        </w:rPr>
        <w:t xml:space="preserve"> and is named </w:t>
      </w:r>
      <w:r>
        <w:rPr>
          <w:i/>
          <w:lang w:eastAsia="pt-BR"/>
        </w:rPr>
        <w:t>dyevc</w:t>
      </w:r>
      <w:r>
        <w:rPr>
          <w:lang w:eastAsia="pt-BR"/>
        </w:rPr>
        <w:t xml:space="preserve">. This clone pulls from </w:t>
      </w:r>
      <w:r>
        <w:rPr>
          <w:i/>
          <w:lang w:eastAsia="pt-BR"/>
        </w:rPr>
        <w:t>gems-uff/dyevc</w:t>
      </w:r>
      <w:r>
        <w:rPr>
          <w:lang w:eastAsia="pt-BR"/>
        </w:rPr>
        <w:t>, which is located at</w:t>
      </w:r>
      <w:r>
        <w:rPr>
          <w:i/>
          <w:lang w:eastAsia="pt-BR"/>
        </w:rPr>
        <w:t xml:space="preserve"> github.com</w:t>
      </w:r>
      <w:r>
        <w:rPr>
          <w:lang w:eastAsia="pt-BR"/>
        </w:rPr>
        <w:t>, and there are four tracked commits ready to be pulled. It also pushes to the same peer, having five tracked commits ready to be pushed.</w:t>
      </w:r>
    </w:p>
    <w:p w14:paraId="04D07199" w14:textId="77777777" w:rsidR="006F603D" w:rsidRDefault="006F603D" w:rsidP="00D96EE5">
      <w:pPr>
        <w:pStyle w:val="Ttulo3"/>
        <w:keepNext/>
        <w:widowControl w:val="0"/>
        <w:numPr>
          <w:ilvl w:val="2"/>
          <w:numId w:val="25"/>
        </w:numPr>
        <w:ind w:firstLine="289"/>
        <w:rPr>
          <w:noProof w:val="0"/>
        </w:rPr>
      </w:pPr>
      <w:bookmarkStart w:id="15" w:name="_Ref391295186"/>
      <w:r>
        <w:rPr>
          <w:noProof w:val="0"/>
        </w:rPr>
        <w:t>Level 3: Tracked branches</w:t>
      </w:r>
      <w:bookmarkEnd w:id="15"/>
    </w:p>
    <w:p w14:paraId="4BA2B986" w14:textId="7CDF7E98" w:rsidR="006F603D" w:rsidRDefault="00E66966" w:rsidP="006F603D">
      <w:pPr>
        <w:pStyle w:val="Corpodetexto"/>
      </w:pPr>
      <w:r>
        <w:t xml:space="preserve">Aiming at </w:t>
      </w:r>
      <w:r w:rsidR="006F603D">
        <w:t>answer</w:t>
      </w:r>
      <w:r>
        <w:t>ing</w:t>
      </w:r>
      <w:r w:rsidR="006F603D">
        <w:t xml:space="preserve"> question Q3, DyeVC’s main screen (see </w:t>
      </w:r>
      <w:r w:rsidR="006F603D">
        <w:fldChar w:fldCharType="begin"/>
      </w:r>
      <w:r w:rsidR="006F603D">
        <w:instrText xml:space="preserve"> REF _Ref401682450 \h </w:instrText>
      </w:r>
      <w:r w:rsidR="006F603D">
        <w:fldChar w:fldCharType="separate"/>
      </w:r>
      <w:r w:rsidR="004C53CA">
        <w:t xml:space="preserve">Fig. </w:t>
      </w:r>
      <w:r w:rsidR="004C53CA">
        <w:rPr>
          <w:noProof/>
        </w:rPr>
        <w:t>5</w:t>
      </w:r>
      <w:r w:rsidR="006F603D">
        <w:fldChar w:fldCharType="end"/>
      </w:r>
      <w:r w:rsidR="006F603D">
        <w:t xml:space="preserve">) shows Level 3 information, allowing one to depict the status of each tracked branch </w:t>
      </w:r>
      <w:r>
        <w:t>of</w:t>
      </w:r>
      <w:r w:rsidR="006F603D">
        <w:t xml:space="preserve"> registered repositories </w:t>
      </w:r>
      <w:r>
        <w:t xml:space="preserve">regarding </w:t>
      </w:r>
      <w:r w:rsidR="006F603D">
        <w:t>their peers. This information is complemented with that of Level 4, shown in the next section.</w:t>
      </w:r>
    </w:p>
    <w:p w14:paraId="3CB42A54" w14:textId="3897D273" w:rsidR="006F603D" w:rsidRDefault="006F603D" w:rsidP="006F603D">
      <w:pPr>
        <w:pStyle w:val="Corpodetexto"/>
      </w:pPr>
      <w:r>
        <w:t xml:space="preserve">The status evaluation considers the existing commits in each repository individually. Due to the nature of DVCS, old data is almost never deleted and commits are cumulative. Only in rare situations, such as removal of sensitive data mistakenly committed into the repository, commits are deleted. Thus, if commit </w:t>
      </w:r>
      <w:r w:rsidRPr="006F2EF9">
        <w:rPr>
          <w:i/>
        </w:rPr>
        <w:t>N</w:t>
      </w:r>
      <w:r>
        <w:t xml:space="preserve"> is created over commit </w:t>
      </w:r>
      <w:r w:rsidRPr="006F2EF9">
        <w:rPr>
          <w:i/>
        </w:rPr>
        <w:t>N – 1</w:t>
      </w:r>
      <w:r>
        <w:t xml:space="preserve">, the existence of commit </w:t>
      </w:r>
      <w:r w:rsidRPr="006F2EF9">
        <w:rPr>
          <w:i/>
        </w:rPr>
        <w:t>N</w:t>
      </w:r>
      <w:r>
        <w:t xml:space="preserve"> in a given repository implies that commit </w:t>
      </w:r>
      <w:r w:rsidRPr="006F2EF9">
        <w:rPr>
          <w:i/>
        </w:rPr>
        <w:t>N – 1</w:t>
      </w:r>
      <w:r>
        <w:t xml:space="preserve"> also exists in the repository. </w:t>
      </w:r>
      <w:r w:rsidR="00F97B2C">
        <w:t>This way</w:t>
      </w:r>
      <w:r>
        <w:t xml:space="preserve">, by </w:t>
      </w:r>
      <w:r w:rsidR="00B3000B" w:rsidRPr="006F2EF9">
        <w:rPr>
          <w:lang w:val="en-US"/>
        </w:rPr>
        <w:t xml:space="preserve">using </w:t>
      </w:r>
      <w:r w:rsidR="00FD64CD">
        <w:rPr>
          <w:lang w:val="en-US"/>
        </w:rPr>
        <w:t>s</w:t>
      </w:r>
      <w:r w:rsidR="00B3000B" w:rsidRPr="006F2EF9">
        <w:rPr>
          <w:lang w:val="en-US"/>
        </w:rPr>
        <w:t xml:space="preserve">et </w:t>
      </w:r>
      <w:r w:rsidR="00FD64CD">
        <w:rPr>
          <w:lang w:val="en-US"/>
        </w:rPr>
        <w:t>t</w:t>
      </w:r>
      <w:r w:rsidR="00B3000B" w:rsidRPr="006F2EF9">
        <w:rPr>
          <w:lang w:val="en-US"/>
        </w:rPr>
        <w:t>heory</w:t>
      </w:r>
      <w:r w:rsidR="00B3000B">
        <w:rPr>
          <w:lang w:val="en-US"/>
        </w:rPr>
        <w:t xml:space="preserve"> it is possible to </w:t>
      </w:r>
      <w:r w:rsidR="00227C57">
        <w:rPr>
          <w:lang w:val="en-US"/>
        </w:rPr>
        <w:t xml:space="preserve">subtract the set of commits in the local repository from the set of commits in </w:t>
      </w:r>
      <w:r w:rsidR="00D3245D">
        <w:rPr>
          <w:lang w:val="en-US"/>
        </w:rPr>
        <w:t>its peer</w:t>
      </w:r>
      <w:r w:rsidR="00FD64CD">
        <w:rPr>
          <w:lang w:val="en-US"/>
        </w:rPr>
        <w:t>s</w:t>
      </w:r>
      <w:r w:rsidR="00227C57">
        <w:rPr>
          <w:lang w:val="en-US"/>
        </w:rPr>
        <w:t>, resulting in the set of commits not pulled</w:t>
      </w:r>
      <w:r w:rsidR="00FD64CD" w:rsidRPr="00FD64CD">
        <w:rPr>
          <w:lang w:val="en-US"/>
        </w:rPr>
        <w:t xml:space="preserve"> </w:t>
      </w:r>
      <w:r w:rsidR="00FD64CD">
        <w:rPr>
          <w:lang w:val="en-US"/>
        </w:rPr>
        <w:t>yet</w:t>
      </w:r>
      <w:r w:rsidR="00227C57">
        <w:rPr>
          <w:lang w:val="en-US"/>
        </w:rPr>
        <w:t xml:space="preserve">. In this case, local repository will be </w:t>
      </w:r>
      <w:r w:rsidR="00227C57">
        <w:rPr>
          <w:i/>
          <w:lang w:val="en-US"/>
        </w:rPr>
        <w:t>behind</w:t>
      </w:r>
      <w:r w:rsidR="00227C57">
        <w:rPr>
          <w:lang w:val="en-US"/>
        </w:rPr>
        <w:t xml:space="preserve"> </w:t>
      </w:r>
      <w:r w:rsidR="00D3245D">
        <w:rPr>
          <w:lang w:val="en-US"/>
        </w:rPr>
        <w:t>its peer</w:t>
      </w:r>
      <w:r w:rsidR="00FD64CD">
        <w:rPr>
          <w:lang w:val="en-US"/>
        </w:rPr>
        <w:t>s</w:t>
      </w:r>
      <w:r w:rsidR="00227C57">
        <w:rPr>
          <w:lang w:val="en-US"/>
        </w:rPr>
        <w:t xml:space="preserve"> (arrow down in </w:t>
      </w:r>
      <w:r w:rsidR="00227C57">
        <w:fldChar w:fldCharType="begin"/>
      </w:r>
      <w:r w:rsidR="00227C57">
        <w:instrText xml:space="preserve"> REF _Ref401682450 \h </w:instrText>
      </w:r>
      <w:r w:rsidR="00227C57">
        <w:fldChar w:fldCharType="separate"/>
      </w:r>
      <w:r w:rsidR="004C53CA">
        <w:t xml:space="preserve">Fig. </w:t>
      </w:r>
      <w:r w:rsidR="004C53CA">
        <w:rPr>
          <w:noProof/>
        </w:rPr>
        <w:t>5</w:t>
      </w:r>
      <w:r w:rsidR="00227C57">
        <w:fldChar w:fldCharType="end"/>
      </w:r>
      <w:r w:rsidR="00227C57" w:rsidRPr="006F2EF9">
        <w:rPr>
          <w:lang w:val="en-US"/>
        </w:rPr>
        <w:t>).</w:t>
      </w:r>
      <w:r w:rsidR="00227C57">
        <w:rPr>
          <w:lang w:val="en-US"/>
        </w:rPr>
        <w:t xml:space="preserve"> Conversely, subtracting the sets in </w:t>
      </w:r>
      <w:r w:rsidR="00FD64CD">
        <w:rPr>
          <w:lang w:val="en-US"/>
        </w:rPr>
        <w:t xml:space="preserve">the </w:t>
      </w:r>
      <w:r w:rsidR="00227C57">
        <w:rPr>
          <w:lang w:val="en-US"/>
        </w:rPr>
        <w:t>inverse order will result in the set of commits not pushed</w:t>
      </w:r>
      <w:r w:rsidR="00FD64CD" w:rsidRPr="00FD64CD">
        <w:rPr>
          <w:lang w:val="en-US"/>
        </w:rPr>
        <w:t xml:space="preserve"> </w:t>
      </w:r>
      <w:r w:rsidR="00FD64CD">
        <w:rPr>
          <w:lang w:val="en-US"/>
        </w:rPr>
        <w:t>yet</w:t>
      </w:r>
      <w:r w:rsidR="00D3245D">
        <w:rPr>
          <w:lang w:val="en-US"/>
        </w:rPr>
        <w:t>, meaning that local repository is ahead its peer</w:t>
      </w:r>
      <w:r w:rsidR="00FD64CD">
        <w:rPr>
          <w:lang w:val="en-US"/>
        </w:rPr>
        <w:t>s</w:t>
      </w:r>
      <w:r w:rsidR="00D3245D">
        <w:rPr>
          <w:lang w:val="en-US"/>
        </w:rPr>
        <w:t xml:space="preserve"> (arrow up)</w:t>
      </w:r>
      <w:r>
        <w:t>.</w:t>
      </w:r>
      <w:r w:rsidR="00D3245D" w:rsidRPr="001F4BDB">
        <w:rPr>
          <w:lang w:val="en-US"/>
        </w:rPr>
        <w:t xml:space="preserve"> </w:t>
      </w:r>
      <w:r w:rsidR="00D3245D">
        <w:rPr>
          <w:lang w:val="en-US"/>
        </w:rPr>
        <w:t>When both sets are empty, local repository is synchronized (green checkmark</w:t>
      </w:r>
      <w:r w:rsidR="001F4BDB">
        <w:rPr>
          <w:lang w:val="en-US"/>
        </w:rPr>
        <w:t xml:space="preserve"> in </w:t>
      </w:r>
      <w:r w:rsidR="001F4BDB">
        <w:fldChar w:fldCharType="begin"/>
      </w:r>
      <w:r w:rsidR="001F4BDB">
        <w:instrText xml:space="preserve"> REF _Ref401682450 \h </w:instrText>
      </w:r>
      <w:r w:rsidR="001F4BDB">
        <w:fldChar w:fldCharType="separate"/>
      </w:r>
      <w:r w:rsidR="004C53CA">
        <w:t xml:space="preserve">Fig. </w:t>
      </w:r>
      <w:r w:rsidR="004C53CA">
        <w:rPr>
          <w:noProof/>
        </w:rPr>
        <w:t>5</w:t>
      </w:r>
      <w:r w:rsidR="001F4BDB">
        <w:fldChar w:fldCharType="end"/>
      </w:r>
      <w:r w:rsidR="00D3245D">
        <w:rPr>
          <w:lang w:val="en-US"/>
        </w:rPr>
        <w:t>) and when both sets have elements, it is both ahead and behind its peer</w:t>
      </w:r>
      <w:r w:rsidR="001F4BDB">
        <w:rPr>
          <w:lang w:val="en-US"/>
        </w:rPr>
        <w:t xml:space="preserve"> (arrow up and down in </w:t>
      </w:r>
      <w:r w:rsidR="001F4BDB">
        <w:fldChar w:fldCharType="begin"/>
      </w:r>
      <w:r w:rsidR="001F4BDB">
        <w:instrText xml:space="preserve"> REF _Ref401682450 \h </w:instrText>
      </w:r>
      <w:r w:rsidR="001F4BDB">
        <w:fldChar w:fldCharType="separate"/>
      </w:r>
      <w:r w:rsidR="004C53CA">
        <w:t xml:space="preserve">Fig. </w:t>
      </w:r>
      <w:r w:rsidR="004C53CA">
        <w:rPr>
          <w:noProof/>
        </w:rPr>
        <w:t>5</w:t>
      </w:r>
      <w:r w:rsidR="001F4BDB">
        <w:fldChar w:fldCharType="end"/>
      </w:r>
      <w:r w:rsidR="001F4BDB">
        <w:t>)</w:t>
      </w:r>
      <w:r w:rsidR="00D3245D">
        <w:rPr>
          <w:lang w:val="en-US"/>
        </w:rPr>
        <w:t xml:space="preserve">. </w:t>
      </w:r>
    </w:p>
    <w:p w14:paraId="66C8AF35" w14:textId="71AD1805" w:rsidR="006F603D" w:rsidRPr="00C52017" w:rsidRDefault="00FF3F71" w:rsidP="006F603D">
      <w:pPr>
        <w:pStyle w:val="Corpodetexto"/>
        <w:ind w:firstLine="289"/>
        <w:rPr>
          <w:lang w:val="en-US"/>
        </w:rPr>
      </w:pPr>
      <w:bookmarkStart w:id="16" w:name="_Ref401608784"/>
      <w:bookmarkEnd w:id="16"/>
      <w:r>
        <w:t>L</w:t>
      </w:r>
      <w:r w:rsidR="006F603D">
        <w:t>et us assume that each commit is represented by an integer number</w:t>
      </w:r>
      <w:r w:rsidRPr="00FF3F71">
        <w:t xml:space="preserve"> </w:t>
      </w:r>
      <w:r>
        <w:t>to illustrate how our approach works</w:t>
      </w:r>
      <w:r w:rsidR="006F603D">
        <w:t xml:space="preserve">. At a giving moment, the local repositories of each developer have the commits shown in </w:t>
      </w:r>
      <w:r w:rsidR="006F603D">
        <w:fldChar w:fldCharType="begin"/>
      </w:r>
      <w:r w:rsidR="006F603D">
        <w:instrText xml:space="preserve"> REF _Ref401683175 \h </w:instrText>
      </w:r>
      <w:r w:rsidR="006F603D">
        <w:fldChar w:fldCharType="separate"/>
      </w:r>
      <w:r w:rsidR="004C53CA">
        <w:t xml:space="preserve">Table </w:t>
      </w:r>
      <w:r w:rsidR="004C53CA">
        <w:rPr>
          <w:noProof/>
        </w:rPr>
        <w:t>I</w:t>
      </w:r>
      <w:r w:rsidR="006F603D">
        <w:fldChar w:fldCharType="end"/>
      </w:r>
      <w:r w:rsidR="006F603D">
        <w:t xml:space="preserve">. Considering the synchronization paths presented in </w:t>
      </w:r>
      <w:r w:rsidR="006F603D">
        <w:fldChar w:fldCharType="begin"/>
      </w:r>
      <w:r w:rsidR="006F603D">
        <w:instrText xml:space="preserve"> REF _Ref401646125 \h </w:instrText>
      </w:r>
      <w:r w:rsidR="006F603D">
        <w:fldChar w:fldCharType="separate"/>
      </w:r>
      <w:r w:rsidR="004C53CA">
        <w:t xml:space="preserve">Fig. </w:t>
      </w:r>
      <w:r w:rsidR="004C53CA">
        <w:rPr>
          <w:noProof/>
        </w:rPr>
        <w:t>6</w:t>
      </w:r>
      <w:r w:rsidR="006F603D">
        <w:fldChar w:fldCharType="end"/>
      </w:r>
      <w:r w:rsidR="006F603D">
        <w:t xml:space="preserve">, </w:t>
      </w:r>
      <w:r w:rsidR="00633AC5" w:rsidRPr="00DF5E6F">
        <w:rPr>
          <w:lang w:val="en-US"/>
        </w:rPr>
        <w:t xml:space="preserve">where </w:t>
      </w:r>
      <w:r w:rsidR="00633AC5">
        <w:t>solid lines indicate data being pushed, whereas dashed lines indicate data being pulled</w:t>
      </w:r>
      <w:r w:rsidR="00633AC5" w:rsidRPr="00C52017">
        <w:rPr>
          <w:lang w:val="en-US"/>
        </w:rPr>
        <w:t>,</w:t>
      </w:r>
      <w:r w:rsidR="00633AC5">
        <w:t xml:space="preserve"> </w:t>
      </w:r>
      <w:r w:rsidR="006F603D">
        <w:t xml:space="preserve">the perception of each developer regarding to their known peers is shown in </w:t>
      </w:r>
      <w:r w:rsidR="006F603D">
        <w:fldChar w:fldCharType="begin"/>
      </w:r>
      <w:r w:rsidR="006F603D">
        <w:instrText xml:space="preserve"> REF _Ref401683250 \h </w:instrText>
      </w:r>
      <w:r w:rsidR="006F603D">
        <w:fldChar w:fldCharType="separate"/>
      </w:r>
      <w:r w:rsidR="004C53CA">
        <w:t xml:space="preserve">Table </w:t>
      </w:r>
      <w:r w:rsidR="004C53CA">
        <w:rPr>
          <w:noProof/>
        </w:rPr>
        <w:t>II</w:t>
      </w:r>
      <w:r w:rsidR="006F603D">
        <w:fldChar w:fldCharType="end"/>
      </w:r>
      <w:r w:rsidR="006F603D">
        <w:t>. Notice that the perceptions are not symmetric. For instance, as Gambit does not pull updates from Nightcrawler, there is no sense in giving him information regarding Nightcrawler.</w:t>
      </w:r>
      <w:r w:rsidR="00633AC5" w:rsidRPr="00C52017">
        <w:rPr>
          <w:lang w:val="en-US"/>
        </w:rPr>
        <w:t xml:space="preserve"> </w:t>
      </w:r>
      <w:r w:rsidR="00633AC5">
        <w:rPr>
          <w:lang w:val="en-US"/>
        </w:rPr>
        <w:t>Furthermore, i</w:t>
      </w:r>
      <w:r w:rsidR="00633AC5">
        <w:t xml:space="preserve">t is </w:t>
      </w:r>
      <w:r w:rsidR="00633AC5" w:rsidRPr="00A7398E">
        <w:rPr>
          <w:lang w:val="en-US"/>
        </w:rPr>
        <w:t>un</w:t>
      </w:r>
      <w:r w:rsidR="00633AC5">
        <w:t xml:space="preserve">common to have a scenario where pushes are performed from a developer to another (such as the one between Beast and Gambit). Generally, what happens is that a developer pulls from another (for example, </w:t>
      </w:r>
      <w:r w:rsidR="00633AC5" w:rsidRPr="00C52017">
        <w:rPr>
          <w:lang w:val="en-US"/>
        </w:rPr>
        <w:t>between Gambit and Nightcrawler</w:t>
      </w:r>
      <w:r w:rsidR="00633AC5">
        <w:t>). This avoid</w:t>
      </w:r>
      <w:r w:rsidR="00C52017">
        <w:t>s</w:t>
      </w:r>
      <w:r w:rsidR="00633AC5">
        <w:t xml:space="preserve"> inadvertent </w:t>
      </w:r>
      <w:r w:rsidR="00C12390">
        <w:t>inclusion of</w:t>
      </w:r>
      <w:r w:rsidR="00633AC5">
        <w:t xml:space="preserve"> commits inside other</w:t>
      </w:r>
      <w:r w:rsidR="00C12390">
        <w:t>s</w:t>
      </w:r>
      <w:r w:rsidR="00633AC5">
        <w:t>’ clone</w:t>
      </w:r>
      <w:r w:rsidR="00C12390">
        <w:t>s</w:t>
      </w:r>
      <w:r w:rsidR="00633AC5">
        <w:t>. Although infrequent, this scenario helps in understanding the need to have awareness about who are the peers in a project and what are their interdependencies</w:t>
      </w:r>
    </w:p>
    <w:p w14:paraId="3BF6642A" w14:textId="07D90367" w:rsidR="006F603D" w:rsidRDefault="005F49FD" w:rsidP="006F603D">
      <w:pPr>
        <w:pStyle w:val="Ttulo3"/>
        <w:numPr>
          <w:ilvl w:val="2"/>
          <w:numId w:val="25"/>
        </w:numPr>
        <w:ind w:firstLine="288"/>
        <w:rPr>
          <w:noProof w:val="0"/>
        </w:rPr>
      </w:pPr>
      <w:r>
        <w:rPr>
          <w:lang w:val="pt-BR" w:eastAsia="pt-BR"/>
        </w:rPr>
        <mc:AlternateContent>
          <mc:Choice Requires="wps">
            <w:drawing>
              <wp:anchor distT="0" distB="0" distL="114300" distR="114300" simplePos="0" relativeHeight="251648000" behindDoc="1" locked="0" layoutInCell="1" allowOverlap="0" wp14:anchorId="7A119AAF" wp14:editId="6FFF15FB">
                <wp:simplePos x="0" y="0"/>
                <wp:positionH relativeFrom="column">
                  <wp:posOffset>3399707</wp:posOffset>
                </wp:positionH>
                <wp:positionV relativeFrom="margin">
                  <wp:posOffset>39674</wp:posOffset>
                </wp:positionV>
                <wp:extent cx="3164205" cy="2167890"/>
                <wp:effectExtent l="0" t="0" r="0" b="381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216789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4A59A8" w14:textId="77777777" w:rsidR="00076933" w:rsidRDefault="00076933" w:rsidP="006F603D">
                            <w:pPr>
                              <w:keepNext/>
                            </w:pPr>
                            <w:r w:rsidRPr="00823D5C">
                              <w:rPr>
                                <w:noProof/>
                                <w:lang w:val="pt-BR" w:eastAsia="pt-BR"/>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38E60EBD" w:rsidR="00076933" w:rsidRDefault="00076933" w:rsidP="006F603D">
                            <w:pPr>
                              <w:pStyle w:val="Legenda"/>
                            </w:pPr>
                            <w:bookmarkStart w:id="17" w:name="_Ref401646125"/>
                            <w:r>
                              <w:t xml:space="preserve">Fig. </w:t>
                            </w:r>
                            <w:r>
                              <w:fldChar w:fldCharType="begin"/>
                            </w:r>
                            <w:r>
                              <w:instrText xml:space="preserve"> SEQ Fig. \* ARABIC </w:instrText>
                            </w:r>
                            <w:r>
                              <w:fldChar w:fldCharType="separate"/>
                            </w:r>
                            <w:r>
                              <w:rPr>
                                <w:noProof/>
                              </w:rPr>
                              <w:t>6</w:t>
                            </w:r>
                            <w:r>
                              <w:fldChar w:fldCharType="end"/>
                            </w:r>
                            <w:bookmarkEnd w:id="17"/>
                            <w:r>
                              <w:tab/>
                              <w:t>A development scenario involving some developers</w:t>
                            </w:r>
                          </w:p>
                          <w:p w14:paraId="2A42E1DF" w14:textId="77777777" w:rsidR="00076933" w:rsidRDefault="00076933" w:rsidP="006F603D">
                            <w:pPr>
                              <w:pStyle w:val="Legenda"/>
                            </w:pPr>
                          </w:p>
                          <w:p w14:paraId="62E001C6" w14:textId="77777777" w:rsidR="00076933" w:rsidRDefault="00076933" w:rsidP="006F603D">
                            <w:pPr>
                              <w:keepNext/>
                            </w:pPr>
                          </w:p>
                          <w:p w14:paraId="46B0F9FF" w14:textId="77777777" w:rsidR="00076933" w:rsidRDefault="00076933" w:rsidP="006F603D"/>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A119AAF" id="Caixa de Texto 2" o:spid="_x0000_s1031" type="#_x0000_t202" style="position:absolute;left:0;text-align:left;margin-left:267.7pt;margin-top:3.1pt;width:249.15pt;height:17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" o:allowoverlap="f" stroked="f">
                <v:textbox>
                  <w:txbxContent>
                    <w:p w14:paraId="254A59A8" w14:textId="77777777" w:rsidR="00076933" w:rsidRDefault="00076933" w:rsidP="006F603D">
                      <w:pPr>
                        <w:keepNext/>
                      </w:pPr>
                      <w:r w:rsidRPr="00823D5C">
                        <w:rPr>
                          <w:noProof/>
                          <w:lang w:val="pt-BR" w:eastAsia="pt-BR"/>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38E60EBD" w:rsidR="00076933" w:rsidRDefault="00076933" w:rsidP="006F603D">
                      <w:pPr>
                        <w:pStyle w:val="Legenda"/>
                      </w:pPr>
                      <w:bookmarkStart w:id="18" w:name="_Ref401646125"/>
                      <w:r>
                        <w:t xml:space="preserve">Fig. </w:t>
                      </w:r>
                      <w:r>
                        <w:fldChar w:fldCharType="begin"/>
                      </w:r>
                      <w:r>
                        <w:instrText xml:space="preserve"> SEQ Fig. \* ARABIC </w:instrText>
                      </w:r>
                      <w:r>
                        <w:fldChar w:fldCharType="separate"/>
                      </w:r>
                      <w:r>
                        <w:rPr>
                          <w:noProof/>
                        </w:rPr>
                        <w:t>6</w:t>
                      </w:r>
                      <w:r>
                        <w:fldChar w:fldCharType="end"/>
                      </w:r>
                      <w:bookmarkEnd w:id="18"/>
                      <w:r>
                        <w:tab/>
                        <w:t>A development scenario involving some developers</w:t>
                      </w:r>
                    </w:p>
                    <w:p w14:paraId="2A42E1DF" w14:textId="77777777" w:rsidR="00076933" w:rsidRDefault="00076933" w:rsidP="006F603D">
                      <w:pPr>
                        <w:pStyle w:val="Legenda"/>
                      </w:pPr>
                    </w:p>
                    <w:p w14:paraId="62E001C6" w14:textId="77777777" w:rsidR="00076933" w:rsidRDefault="00076933" w:rsidP="006F603D">
                      <w:pPr>
                        <w:keepNext/>
                      </w:pPr>
                    </w:p>
                    <w:p w14:paraId="46B0F9FF" w14:textId="77777777" w:rsidR="00076933" w:rsidRDefault="00076933" w:rsidP="006F603D"/>
                  </w:txbxContent>
                </v:textbox>
                <w10:wrap type="topAndBottom" anchory="margin"/>
              </v:shape>
            </w:pict>
          </mc:Fallback>
        </mc:AlternateContent>
      </w:r>
      <w:r w:rsidR="006F603D">
        <w:rPr>
          <w:noProof w:val="0"/>
        </w:rPr>
        <w:t>Level 4: Commits</w:t>
      </w:r>
    </w:p>
    <w:p w14:paraId="766D65EA" w14:textId="3307A375" w:rsidR="006F603D" w:rsidRDefault="00947F19" w:rsidP="00123D3D">
      <w:pPr>
        <w:pStyle w:val="Corpodetexto"/>
        <w:widowControl w:val="0"/>
        <w:ind w:firstLine="289"/>
      </w:pPr>
      <w:r>
        <w:rPr>
          <w:noProof/>
          <w:lang w:val="pt-BR" w:eastAsia="pt-BR"/>
        </w:rPr>
        <mc:AlternateContent>
          <mc:Choice Requires="wps">
            <w:drawing>
              <wp:anchor distT="0" distB="0" distL="114300" distR="114300" simplePos="0" relativeHeight="251664384" behindDoc="0" locked="0" layoutInCell="1" allowOverlap="0" wp14:anchorId="059857BC" wp14:editId="79E3053A">
                <wp:simplePos x="0" y="0"/>
                <wp:positionH relativeFrom="margin">
                  <wp:posOffset>3399707</wp:posOffset>
                </wp:positionH>
                <wp:positionV relativeFrom="page">
                  <wp:posOffset>2902226</wp:posOffset>
                </wp:positionV>
                <wp:extent cx="3189605" cy="1979295"/>
                <wp:effectExtent l="0" t="0" r="0" b="1905"/>
                <wp:wrapTopAndBottom/>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19792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6144A9" w14:textId="77777777" w:rsidR="00076933" w:rsidRDefault="00076933" w:rsidP="007340B7">
                            <w:pPr>
                              <w:keepNext/>
                            </w:pPr>
                            <w:r w:rsidRPr="000E44CC">
                              <w:rPr>
                                <w:rFonts w:ascii="Calibri" w:eastAsia="Times New Roman" w:hAnsi="Calibri"/>
                                <w:noProof/>
                                <w:lang w:val="pt-BR" w:eastAsia="pt-BR"/>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4">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6CD02F8A" w:rsidR="00076933" w:rsidRDefault="00076933" w:rsidP="006F603D">
                            <w:pPr>
                              <w:pStyle w:val="Legenda"/>
                            </w:pPr>
                            <w:bookmarkStart w:id="19" w:name="_Ref401683947"/>
                            <w:r>
                              <w:t xml:space="preserve">Fig. </w:t>
                            </w:r>
                            <w:r>
                              <w:fldChar w:fldCharType="begin"/>
                            </w:r>
                            <w:r>
                              <w:instrText xml:space="preserve"> SEQ Fig. \* ARABIC </w:instrText>
                            </w:r>
                            <w:r>
                              <w:fldChar w:fldCharType="separate"/>
                            </w:r>
                            <w:r>
                              <w:rPr>
                                <w:noProof/>
                              </w:rPr>
                              <w:t>7</w:t>
                            </w:r>
                            <w:r>
                              <w:fldChar w:fldCharType="end"/>
                            </w:r>
                            <w:bookmarkEnd w:id="19"/>
                            <w:r>
                              <w:tab/>
                              <w:t>Collapsed commit history</w:t>
                            </w:r>
                          </w:p>
                          <w:p w14:paraId="3BDF80EC"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9857BC" id="Text Box 29" o:spid="_x0000_s1032" type="#_x0000_t202" style="position:absolute;left:0;text-align:left;margin-left:267.7pt;margin-top:228.5pt;width:251.15pt;height:155.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" o:allowoverlap="f" stroked="f">
                <v:textbox>
                  <w:txbxContent>
                    <w:p w14:paraId="016144A9" w14:textId="77777777" w:rsidR="00076933" w:rsidRDefault="00076933" w:rsidP="007340B7">
                      <w:pPr>
                        <w:keepNext/>
                      </w:pPr>
                      <w:r w:rsidRPr="000E44CC">
                        <w:rPr>
                          <w:rFonts w:ascii="Calibri" w:eastAsia="Times New Roman" w:hAnsi="Calibri"/>
                          <w:noProof/>
                          <w:lang w:val="pt-BR" w:eastAsia="pt-BR"/>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4">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6CD02F8A" w:rsidR="00076933" w:rsidRDefault="00076933" w:rsidP="006F603D">
                      <w:pPr>
                        <w:pStyle w:val="Legenda"/>
                      </w:pPr>
                      <w:bookmarkStart w:id="20" w:name="_Ref401683947"/>
                      <w:r>
                        <w:t xml:space="preserve">Fig. </w:t>
                      </w:r>
                      <w:r>
                        <w:fldChar w:fldCharType="begin"/>
                      </w:r>
                      <w:r>
                        <w:instrText xml:space="preserve"> SEQ Fig. \* ARABIC </w:instrText>
                      </w:r>
                      <w:r>
                        <w:fldChar w:fldCharType="separate"/>
                      </w:r>
                      <w:r>
                        <w:rPr>
                          <w:noProof/>
                        </w:rPr>
                        <w:t>7</w:t>
                      </w:r>
                      <w:r>
                        <w:fldChar w:fldCharType="end"/>
                      </w:r>
                      <w:bookmarkEnd w:id="20"/>
                      <w:r>
                        <w:tab/>
                        <w:t>Collapsed commit history</w:t>
                      </w:r>
                    </w:p>
                    <w:p w14:paraId="3BDF80EC" w14:textId="77777777" w:rsidR="00076933" w:rsidRDefault="00076933" w:rsidP="006F603D"/>
                  </w:txbxContent>
                </v:textbox>
                <w10:wrap type="topAndBottom" anchorx="margin" anchory="page"/>
              </v:shape>
            </w:pict>
          </mc:Fallback>
        </mc:AlternateContent>
      </w:r>
      <w:r>
        <w:rPr>
          <w:noProof/>
          <w:lang w:val="pt-BR" w:eastAsia="pt-BR"/>
        </w:rPr>
        <mc:AlternateContent>
          <mc:Choice Requires="wps">
            <w:drawing>
              <wp:anchor distT="0" distB="0" distL="114300" distR="114300" simplePos="0" relativeHeight="251661312" behindDoc="0" locked="0" layoutInCell="1" allowOverlap="0" wp14:anchorId="406A887C" wp14:editId="6EEE431F">
                <wp:simplePos x="0" y="0"/>
                <wp:positionH relativeFrom="margin">
                  <wp:posOffset>-6985</wp:posOffset>
                </wp:positionH>
                <wp:positionV relativeFrom="margin">
                  <wp:posOffset>6380176</wp:posOffset>
                </wp:positionV>
                <wp:extent cx="3196590" cy="532130"/>
                <wp:effectExtent l="0" t="0" r="3810" b="1270"/>
                <wp:wrapTopAndBottom/>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8C297B" w14:textId="09BCBAE5" w:rsidR="00076933" w:rsidRDefault="00076933" w:rsidP="006F603D">
                            <w:pPr>
                              <w:pStyle w:val="TableCaption"/>
                            </w:pPr>
                            <w:bookmarkStart w:id="21" w:name="_Ref401683175"/>
                            <w:r>
                              <w:t xml:space="preserve">Table </w:t>
                            </w:r>
                            <w:r>
                              <w:fldChar w:fldCharType="begin"/>
                            </w:r>
                            <w:r>
                              <w:instrText xml:space="preserve"> SEQ Table \* ROMAN </w:instrText>
                            </w:r>
                            <w:r>
                              <w:fldChar w:fldCharType="separate"/>
                            </w:r>
                            <w:r>
                              <w:rPr>
                                <w:noProof/>
                              </w:rPr>
                              <w:t>I</w:t>
                            </w:r>
                            <w:r>
                              <w:fldChar w:fldCharType="end"/>
                            </w:r>
                            <w:bookmarkEnd w:id="21"/>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076933"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076933" w:rsidRDefault="00076933">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076933" w:rsidRDefault="00076933">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076933" w:rsidRDefault="00076933">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076933" w:rsidRDefault="00076933">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076933" w:rsidRDefault="00076933">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076933" w:rsidRDefault="00076933">
                                  <w:pPr>
                                    <w:pStyle w:val="tablecolhead"/>
                                  </w:pPr>
                                  <w:r>
                                    <w:t>Beast</w:t>
                                  </w:r>
                                </w:p>
                              </w:tc>
                            </w:tr>
                            <w:tr w:rsidR="00076933"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076933" w:rsidRDefault="00076933">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076933" w:rsidRDefault="00076933">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076933" w:rsidRDefault="00076933">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076933" w:rsidRDefault="00076933">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076933" w:rsidRDefault="00076933">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076933" w:rsidRDefault="00076933">
                                  <w:pPr>
                                    <w:pStyle w:val="tablecopy"/>
                                    <w:jc w:val="center"/>
                                  </w:pPr>
                                  <w:r>
                                    <w:t>10</w:t>
                                  </w:r>
                                </w:p>
                              </w:tc>
                            </w:tr>
                          </w:tbl>
                          <w:p w14:paraId="1812AA2C" w14:textId="77777777" w:rsidR="00076933" w:rsidRDefault="00076933"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A887C" id="Text Box 23" o:spid="_x0000_s1033" type="#_x0000_t202" style="position:absolute;left:0;text-align:left;margin-left:-.55pt;margin-top:502.4pt;width:251.7pt;height:41.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" o:allowoverlap="f" stroked="f">
                <v:textbox inset="0,0,0,0">
                  <w:txbxContent>
                    <w:p w14:paraId="248C297B" w14:textId="09BCBAE5" w:rsidR="00076933" w:rsidRDefault="00076933" w:rsidP="006F603D">
                      <w:pPr>
                        <w:pStyle w:val="TableCaption"/>
                      </w:pPr>
                      <w:bookmarkStart w:id="22" w:name="_Ref401683175"/>
                      <w:r>
                        <w:t xml:space="preserve">Table </w:t>
                      </w:r>
                      <w:r>
                        <w:fldChar w:fldCharType="begin"/>
                      </w:r>
                      <w:r>
                        <w:instrText xml:space="preserve"> SEQ Table \* ROMAN </w:instrText>
                      </w:r>
                      <w:r>
                        <w:fldChar w:fldCharType="separate"/>
                      </w:r>
                      <w:r>
                        <w:rPr>
                          <w:noProof/>
                        </w:rPr>
                        <w:t>I</w:t>
                      </w:r>
                      <w:r>
                        <w:fldChar w:fldCharType="end"/>
                      </w:r>
                      <w:bookmarkEnd w:id="22"/>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076933"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076933" w:rsidRDefault="00076933">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076933" w:rsidRDefault="00076933">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076933" w:rsidRDefault="00076933">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076933" w:rsidRDefault="00076933">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076933" w:rsidRDefault="00076933">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076933" w:rsidRDefault="00076933">
                            <w:pPr>
                              <w:pStyle w:val="tablecolhead"/>
                            </w:pPr>
                            <w:r>
                              <w:t>Beast</w:t>
                            </w:r>
                          </w:p>
                        </w:tc>
                      </w:tr>
                      <w:tr w:rsidR="00076933"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076933" w:rsidRDefault="00076933">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076933" w:rsidRDefault="00076933">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076933" w:rsidRDefault="00076933">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076933" w:rsidRDefault="00076933">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076933" w:rsidRDefault="00076933">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076933" w:rsidRDefault="00076933">
                            <w:pPr>
                              <w:pStyle w:val="tablecopy"/>
                              <w:jc w:val="center"/>
                            </w:pPr>
                            <w:r>
                              <w:t>10</w:t>
                            </w:r>
                          </w:p>
                        </w:tc>
                      </w:tr>
                    </w:tbl>
                    <w:p w14:paraId="1812AA2C" w14:textId="77777777" w:rsidR="00076933" w:rsidRDefault="00076933" w:rsidP="006F603D"/>
                  </w:txbxContent>
                </v:textbox>
                <w10:wrap type="topAndBottom" anchorx="margin" anchory="margin"/>
              </v:shape>
            </w:pict>
          </mc:Fallback>
        </mc:AlternateContent>
      </w:r>
      <w:r>
        <w:rPr>
          <w:noProof/>
          <w:lang w:val="pt-BR" w:eastAsia="pt-BR"/>
        </w:rPr>
        <mc:AlternateContent>
          <mc:Choice Requires="wps">
            <w:drawing>
              <wp:anchor distT="0" distB="0" distL="114300" distR="114300" simplePos="0" relativeHeight="251663360" behindDoc="0" locked="0" layoutInCell="1" allowOverlap="0" wp14:anchorId="5202D7EF" wp14:editId="0A9970F0">
                <wp:simplePos x="0" y="0"/>
                <wp:positionH relativeFrom="margin">
                  <wp:posOffset>43815</wp:posOffset>
                </wp:positionH>
                <wp:positionV relativeFrom="margin">
                  <wp:posOffset>6919264</wp:posOffset>
                </wp:positionV>
                <wp:extent cx="3196590" cy="1412875"/>
                <wp:effectExtent l="0" t="0" r="3810" b="0"/>
                <wp:wrapTopAndBottom/>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8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DC28FC" w14:textId="285A9D1D" w:rsidR="00076933" w:rsidRDefault="00076933" w:rsidP="006F603D">
                            <w:pPr>
                              <w:pStyle w:val="TableCaption"/>
                            </w:pPr>
                            <w:bookmarkStart w:id="23" w:name="_Ref401683250"/>
                            <w:bookmarkStart w:id="24" w:name="_Ref401688884"/>
                            <w:r>
                              <w:t xml:space="preserve">Table </w:t>
                            </w:r>
                            <w:r>
                              <w:fldChar w:fldCharType="begin"/>
                            </w:r>
                            <w:r>
                              <w:instrText xml:space="preserve"> SEQ Table \* ROMAN </w:instrText>
                            </w:r>
                            <w:r>
                              <w:fldChar w:fldCharType="separate"/>
                            </w:r>
                            <w:r>
                              <w:rPr>
                                <w:noProof/>
                              </w:rPr>
                              <w:t>II</w:t>
                            </w:r>
                            <w:r>
                              <w:fldChar w:fldCharType="end"/>
                            </w:r>
                            <w:bookmarkEnd w:id="23"/>
                            <w:r>
                              <w:t>.</w:t>
                            </w:r>
                            <w:r>
                              <w:tab/>
                              <w:t>Status of Each Repository Based on Known Remote Repositories</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076933"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076933" w:rsidRPr="00B32B68" w:rsidRDefault="00076933">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076933" w:rsidRPr="00B32B68" w:rsidRDefault="00076933">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076933" w:rsidRPr="00B32B68" w:rsidRDefault="00076933">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076933" w:rsidRPr="00B32B68" w:rsidRDefault="00076933">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076933" w:rsidRPr="00B32B68" w:rsidRDefault="00076933">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076933" w:rsidRPr="00B32B68" w:rsidRDefault="00076933">
                                  <w:pPr>
                                    <w:pStyle w:val="tablecolhead"/>
                                    <w:rPr>
                                      <w:rFonts w:eastAsia="Times New Roman"/>
                                    </w:rPr>
                                  </w:pPr>
                                  <w:r w:rsidRPr="00B32B68">
                                    <w:rPr>
                                      <w:rFonts w:eastAsia="Times New Roman"/>
                                    </w:rPr>
                                    <w:t>Beast</w:t>
                                  </w:r>
                                </w:p>
                              </w:tc>
                            </w:tr>
                            <w:tr w:rsidR="00076933"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076933" w:rsidRPr="00B32B68" w:rsidRDefault="00076933">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076933" w:rsidRPr="00B32B68" w:rsidRDefault="00076933"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076933" w:rsidRPr="00B32B68" w:rsidRDefault="00076933"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076933" w:rsidRPr="00B32B68" w:rsidRDefault="00076933" w:rsidP="00B32B68">
                                  <w:pPr>
                                    <w:pStyle w:val="tablecopy"/>
                                    <w:jc w:val="center"/>
                                    <w:rPr>
                                      <w:rFonts w:eastAsia="Times New Roman"/>
                                    </w:rPr>
                                  </w:pPr>
                                  <w:r w:rsidRPr="00B32B68">
                                    <w:rPr>
                                      <w:rFonts w:eastAsia="Times New Roman"/>
                                    </w:rPr>
                                    <w:t>-</w:t>
                                  </w:r>
                                </w:p>
                              </w:tc>
                            </w:tr>
                            <w:tr w:rsidR="00076933"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076933" w:rsidRPr="00B32B68" w:rsidRDefault="00076933">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076933" w:rsidRPr="00B32B68" w:rsidRDefault="00076933"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076933" w:rsidRPr="00B32B68" w:rsidRDefault="00076933"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076933" w:rsidRPr="00B32B68" w:rsidRDefault="00076933" w:rsidP="00B32B68">
                                  <w:pPr>
                                    <w:pStyle w:val="tablecopy"/>
                                    <w:jc w:val="center"/>
                                    <w:rPr>
                                      <w:rFonts w:eastAsia="Times New Roman"/>
                                    </w:rPr>
                                  </w:pPr>
                                  <w:r w:rsidRPr="00B32B68">
                                    <w:rPr>
                                      <w:rFonts w:eastAsia="Times New Roman"/>
                                      <w:lang w:val="pt-BR" w:eastAsia="pt-BR"/>
                                    </w:rPr>
                                    <w:t>-</w:t>
                                  </w:r>
                                </w:p>
                              </w:tc>
                            </w:tr>
                            <w:tr w:rsidR="00076933"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076933" w:rsidRPr="00B32B68" w:rsidRDefault="00076933">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076933" w:rsidRPr="00B32B68" w:rsidRDefault="00076933"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076933" w:rsidRPr="00B32B68" w:rsidRDefault="00076933" w:rsidP="00B32B68">
                                  <w:pPr>
                                    <w:pStyle w:val="tablecopy"/>
                                    <w:jc w:val="center"/>
                                    <w:rPr>
                                      <w:rFonts w:eastAsia="Times New Roman"/>
                                    </w:rPr>
                                  </w:pPr>
                                  <w:r w:rsidRPr="00B32B68">
                                    <w:rPr>
                                      <w:rFonts w:eastAsia="Times New Roman"/>
                                    </w:rPr>
                                    <w:t>-</w:t>
                                  </w:r>
                                </w:p>
                              </w:tc>
                            </w:tr>
                            <w:tr w:rsidR="00076933"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076933" w:rsidRPr="00B32B68" w:rsidRDefault="00076933">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076933" w:rsidRPr="00B32B68" w:rsidRDefault="00076933" w:rsidP="00B32B68">
                                  <w:pPr>
                                    <w:pStyle w:val="tablecopy"/>
                                    <w:jc w:val="center"/>
                                    <w:rPr>
                                      <w:rFonts w:eastAsia="Times New Roman"/>
                                    </w:rPr>
                                  </w:pPr>
                                  <w:r w:rsidRPr="00B32B68">
                                    <w:rPr>
                                      <w:rFonts w:eastAsia="Times New Roman"/>
                                    </w:rPr>
                                    <w:t>-</w:t>
                                  </w:r>
                                </w:p>
                              </w:tc>
                            </w:tr>
                            <w:tr w:rsidR="00076933"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076933" w:rsidRPr="00B32B68" w:rsidRDefault="00076933">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076933" w:rsidRPr="00B32B68" w:rsidRDefault="00076933" w:rsidP="00B32B68">
                                  <w:pPr>
                                    <w:pStyle w:val="tablecopy"/>
                                    <w:jc w:val="center"/>
                                    <w:rPr>
                                      <w:rFonts w:eastAsia="Times New Roman"/>
                                    </w:rPr>
                                  </w:pPr>
                                  <w:r w:rsidRPr="00B32B68">
                                    <w:rPr>
                                      <w:rFonts w:eastAsia="Times New Roman"/>
                                    </w:rPr>
                                    <w:t>-</w:t>
                                  </w:r>
                                </w:p>
                              </w:tc>
                            </w:tr>
                          </w:tbl>
                          <w:p w14:paraId="433EFE0F" w14:textId="77777777" w:rsidR="00076933" w:rsidRDefault="00076933"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02D7EF" id="Text Box 26" o:spid="_x0000_s1034" type="#_x0000_t202" style="position:absolute;left:0;text-align:left;margin-left:3.45pt;margin-top:544.8pt;width:251.7pt;height:11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" o:allowoverlap="f" stroked="f">
                <v:textbox inset="0,0,0,0">
                  <w:txbxContent>
                    <w:p w14:paraId="53DC28FC" w14:textId="285A9D1D" w:rsidR="00076933" w:rsidRDefault="00076933" w:rsidP="006F603D">
                      <w:pPr>
                        <w:pStyle w:val="TableCaption"/>
                      </w:pPr>
                      <w:bookmarkStart w:id="25" w:name="_Ref401683250"/>
                      <w:bookmarkStart w:id="26" w:name="_Ref401688884"/>
                      <w:r>
                        <w:t xml:space="preserve">Table </w:t>
                      </w:r>
                      <w:r>
                        <w:fldChar w:fldCharType="begin"/>
                      </w:r>
                      <w:r>
                        <w:instrText xml:space="preserve"> SEQ Table \* ROMAN </w:instrText>
                      </w:r>
                      <w:r>
                        <w:fldChar w:fldCharType="separate"/>
                      </w:r>
                      <w:r>
                        <w:rPr>
                          <w:noProof/>
                        </w:rPr>
                        <w:t>II</w:t>
                      </w:r>
                      <w:r>
                        <w:fldChar w:fldCharType="end"/>
                      </w:r>
                      <w:bookmarkEnd w:id="25"/>
                      <w:r>
                        <w:t>.</w:t>
                      </w:r>
                      <w:r>
                        <w:tab/>
                        <w:t>Status of Each Repository Based on Known Remote Repositories</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076933"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076933" w:rsidRPr="00B32B68" w:rsidRDefault="00076933">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076933" w:rsidRPr="00B32B68" w:rsidRDefault="00076933">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076933" w:rsidRPr="00B32B68" w:rsidRDefault="00076933">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076933" w:rsidRPr="00B32B68" w:rsidRDefault="00076933">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076933" w:rsidRPr="00B32B68" w:rsidRDefault="00076933">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076933" w:rsidRPr="00B32B68" w:rsidRDefault="00076933">
                            <w:pPr>
                              <w:pStyle w:val="tablecolhead"/>
                              <w:rPr>
                                <w:rFonts w:eastAsia="Times New Roman"/>
                              </w:rPr>
                            </w:pPr>
                            <w:r w:rsidRPr="00B32B68">
                              <w:rPr>
                                <w:rFonts w:eastAsia="Times New Roman"/>
                              </w:rPr>
                              <w:t>Beast</w:t>
                            </w:r>
                          </w:p>
                        </w:tc>
                      </w:tr>
                      <w:tr w:rsidR="00076933"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076933" w:rsidRPr="00B32B68" w:rsidRDefault="00076933">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076933" w:rsidRPr="00B32B68" w:rsidRDefault="00076933"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076933" w:rsidRPr="00B32B68" w:rsidRDefault="00076933"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076933" w:rsidRPr="00B32B68" w:rsidRDefault="00076933" w:rsidP="00B32B68">
                            <w:pPr>
                              <w:pStyle w:val="tablecopy"/>
                              <w:jc w:val="center"/>
                              <w:rPr>
                                <w:rFonts w:eastAsia="Times New Roman"/>
                              </w:rPr>
                            </w:pPr>
                            <w:r w:rsidRPr="00B32B68">
                              <w:rPr>
                                <w:rFonts w:eastAsia="Times New Roman"/>
                              </w:rPr>
                              <w:t>-</w:t>
                            </w:r>
                          </w:p>
                        </w:tc>
                      </w:tr>
                      <w:tr w:rsidR="00076933"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076933" w:rsidRPr="00B32B68" w:rsidRDefault="00076933">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076933" w:rsidRPr="00B32B68" w:rsidRDefault="00076933"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076933" w:rsidRPr="00B32B68" w:rsidRDefault="00076933"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076933" w:rsidRPr="00B32B68" w:rsidRDefault="00076933" w:rsidP="00B32B68">
                            <w:pPr>
                              <w:pStyle w:val="tablecopy"/>
                              <w:jc w:val="center"/>
                              <w:rPr>
                                <w:rFonts w:eastAsia="Times New Roman"/>
                              </w:rPr>
                            </w:pPr>
                            <w:r w:rsidRPr="00B32B68">
                              <w:rPr>
                                <w:rFonts w:eastAsia="Times New Roman"/>
                                <w:lang w:val="pt-BR" w:eastAsia="pt-BR"/>
                              </w:rPr>
                              <w:t>-</w:t>
                            </w:r>
                          </w:p>
                        </w:tc>
                      </w:tr>
                      <w:tr w:rsidR="00076933"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076933" w:rsidRPr="00B32B68" w:rsidRDefault="00076933">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076933" w:rsidRPr="00B32B68" w:rsidRDefault="00076933"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076933" w:rsidRPr="00B32B68" w:rsidRDefault="00076933" w:rsidP="00B32B68">
                            <w:pPr>
                              <w:pStyle w:val="tablecopy"/>
                              <w:jc w:val="center"/>
                              <w:rPr>
                                <w:rFonts w:eastAsia="Times New Roman"/>
                              </w:rPr>
                            </w:pPr>
                            <w:r w:rsidRPr="00B32B68">
                              <w:rPr>
                                <w:rFonts w:eastAsia="Times New Roman"/>
                              </w:rPr>
                              <w:t>-</w:t>
                            </w:r>
                          </w:p>
                        </w:tc>
                      </w:tr>
                      <w:tr w:rsidR="00076933"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076933" w:rsidRPr="00B32B68" w:rsidRDefault="00076933">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076933" w:rsidRPr="00B32B68" w:rsidRDefault="00076933"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076933" w:rsidRPr="00B32B68" w:rsidRDefault="00076933" w:rsidP="00B32B68">
                            <w:pPr>
                              <w:pStyle w:val="tablecopy"/>
                              <w:jc w:val="center"/>
                              <w:rPr>
                                <w:rFonts w:eastAsia="Times New Roman"/>
                              </w:rPr>
                            </w:pPr>
                            <w:r w:rsidRPr="00B32B68">
                              <w:rPr>
                                <w:rFonts w:eastAsia="Times New Roman"/>
                              </w:rPr>
                              <w:t>-</w:t>
                            </w:r>
                          </w:p>
                        </w:tc>
                      </w:tr>
                      <w:tr w:rsidR="00076933"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076933" w:rsidRPr="00B32B68" w:rsidRDefault="00076933">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076933" w:rsidRPr="00B32B68" w:rsidRDefault="00076933"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076933" w:rsidRPr="00B32B68" w:rsidRDefault="00076933"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076933" w:rsidRPr="00B32B68" w:rsidRDefault="00076933" w:rsidP="00B32B68">
                            <w:pPr>
                              <w:pStyle w:val="tablecopy"/>
                              <w:jc w:val="center"/>
                              <w:rPr>
                                <w:rFonts w:eastAsia="Times New Roman"/>
                              </w:rPr>
                            </w:pPr>
                            <w:r w:rsidRPr="00B32B68">
                              <w:rPr>
                                <w:rFonts w:eastAsia="Times New Roman"/>
                              </w:rPr>
                              <w:t>-</w:t>
                            </w:r>
                          </w:p>
                        </w:tc>
                      </w:tr>
                    </w:tbl>
                    <w:p w14:paraId="433EFE0F" w14:textId="77777777" w:rsidR="00076933" w:rsidRDefault="00076933" w:rsidP="006F603D"/>
                  </w:txbxContent>
                </v:textbox>
                <w10:wrap type="topAndBottom" anchorx="margin" anchory="margin"/>
              </v:shape>
            </w:pict>
          </mc:Fallback>
        </mc:AlternateContent>
      </w:r>
      <w:r w:rsidR="006F603D">
        <w:t>Level 4 complements information of Level 3 in order to provide an answer to Question Q3</w:t>
      </w:r>
      <w:r w:rsidR="0044438D">
        <w:t xml:space="preserve">. </w:t>
      </w:r>
      <w:r w:rsidR="008375AB">
        <w:t>Differently from the usual repository version graph, i</w:t>
      </w:r>
      <w:r w:rsidR="0044438D">
        <w:t xml:space="preserve">t </w:t>
      </w:r>
      <w:r w:rsidR="006F603D">
        <w:t>present</w:t>
      </w:r>
      <w:r w:rsidR="0044438D">
        <w:t>s</w:t>
      </w:r>
      <w:r w:rsidR="006F603D">
        <w:t xml:space="preserve"> a </w:t>
      </w:r>
      <w:r w:rsidR="008375AB">
        <w:t>combined version graph of the whole topology</w:t>
      </w:r>
      <w:r w:rsidR="006F603D">
        <w:t xml:space="preserve"> (</w:t>
      </w:r>
      <w:r w:rsidR="00F1520A">
        <w:fldChar w:fldCharType="begin"/>
      </w:r>
      <w:r w:rsidR="00F1520A">
        <w:instrText xml:space="preserve"> REF _Ref401683947 \h </w:instrText>
      </w:r>
      <w:r w:rsidR="00F1520A">
        <w:fldChar w:fldCharType="separate"/>
      </w:r>
      <w:r w:rsidR="004C53CA">
        <w:t xml:space="preserve">Fig. </w:t>
      </w:r>
      <w:r w:rsidR="004C53CA">
        <w:rPr>
          <w:noProof/>
        </w:rPr>
        <w:t>7</w:t>
      </w:r>
      <w:r w:rsidR="00F1520A">
        <w:fldChar w:fldCharType="end"/>
      </w:r>
      <w:r w:rsidR="006F603D">
        <w:t xml:space="preserve">). Each vertex in the graph represents </w:t>
      </w:r>
      <w:r w:rsidR="00F1520A" w:rsidRPr="00C52017">
        <w:rPr>
          <w:lang w:val="en-US"/>
        </w:rPr>
        <w:t xml:space="preserve">either </w:t>
      </w:r>
      <w:r w:rsidR="006F603D">
        <w:t xml:space="preserve">a known commit </w:t>
      </w:r>
      <w:r w:rsidR="008375AB">
        <w:t>in the topology</w:t>
      </w:r>
      <w:r w:rsidR="006F603D">
        <w:t xml:space="preserve"> </w:t>
      </w:r>
      <w:r w:rsidR="00F1520A" w:rsidRPr="00E05175">
        <w:rPr>
          <w:lang w:val="en-US"/>
        </w:rPr>
        <w:t>(</w:t>
      </w:r>
      <w:r w:rsidR="006F603D">
        <w:t>which is named after its hash’s five initial characters</w:t>
      </w:r>
      <w:r w:rsidR="00F1520A" w:rsidRPr="00E05175">
        <w:rPr>
          <w:lang w:val="en-US"/>
        </w:rPr>
        <w:t xml:space="preserve">, such as the node labeled </w:t>
      </w:r>
      <w:r w:rsidR="00F1520A" w:rsidRPr="00E05175">
        <w:rPr>
          <w:i/>
          <w:lang w:val="en-US"/>
        </w:rPr>
        <w:t>2e10a</w:t>
      </w:r>
      <w:r w:rsidR="00F1520A" w:rsidRPr="00E05175">
        <w:rPr>
          <w:lang w:val="en-US"/>
        </w:rPr>
        <w:t>)</w:t>
      </w:r>
      <w:r w:rsidR="00F1520A">
        <w:rPr>
          <w:lang w:val="en-US"/>
        </w:rPr>
        <w:t xml:space="preserve"> or a collapsed node representing several commits (which is named after the number of contained nodes, such as the </w:t>
      </w:r>
      <w:r w:rsidR="00F1520A">
        <w:t>white node containing 118 commits and the green node containing 24 commits</w:t>
      </w:r>
      <w:r w:rsidR="00F1520A" w:rsidRPr="00E05175">
        <w:rPr>
          <w:lang w:val="en-US"/>
        </w:rPr>
        <w:t>)</w:t>
      </w:r>
      <w:r w:rsidR="006F603D">
        <w:t xml:space="preserve">. </w:t>
      </w:r>
      <w:r w:rsidR="00F1520A" w:rsidRPr="00E05175">
        <w:rPr>
          <w:lang w:val="en-US"/>
        </w:rPr>
        <w:t>Co</w:t>
      </w:r>
      <w:r w:rsidR="00F1520A">
        <w:rPr>
          <w:lang w:val="en-US"/>
        </w:rPr>
        <w:t xml:space="preserve">llapsing is done manually and is a way of providing a better understanding of huge amounts of data. </w:t>
      </w:r>
      <w:r w:rsidR="00C46CFE" w:rsidRPr="00C46CFE">
        <w:rPr>
          <w:lang w:val="en-US"/>
        </w:rPr>
        <w:t>Th</w:t>
      </w:r>
      <w:r w:rsidR="00C46CFE">
        <w:rPr>
          <w:lang w:val="en-US"/>
        </w:rPr>
        <w:t>icker borders</w:t>
      </w:r>
      <w:r w:rsidR="006F603D">
        <w:t xml:space="preserve"> denote that the commit is a branch’s head (e.g., commit </w:t>
      </w:r>
      <w:r w:rsidR="00F1520A" w:rsidRPr="0068723C">
        <w:rPr>
          <w:i/>
          <w:lang w:val="en-US"/>
        </w:rPr>
        <w:t>a2bd8</w:t>
      </w:r>
      <w:r w:rsidR="006F603D">
        <w:t>, for which the balloon is showing additional information).</w:t>
      </w:r>
      <w:r w:rsidR="00B8199F">
        <w:t xml:space="preserve"> </w:t>
      </w:r>
      <w:r w:rsidR="006F603D">
        <w:t xml:space="preserve">Commits are drawn according to their precedence order. Thus, if a commit </w:t>
      </w:r>
      <w:r w:rsidR="006F603D" w:rsidRPr="00C46CFE">
        <w:rPr>
          <w:i/>
        </w:rPr>
        <w:t>N</w:t>
      </w:r>
      <w:r w:rsidR="006F603D">
        <w:t xml:space="preserve"> is created over a commit </w:t>
      </w:r>
      <w:r w:rsidR="006F603D" w:rsidRPr="00C46CFE">
        <w:rPr>
          <w:i/>
        </w:rPr>
        <w:t>N – 1</w:t>
      </w:r>
      <w:r w:rsidR="006F603D">
        <w:t xml:space="preserve">, then commit </w:t>
      </w:r>
      <w:r w:rsidR="006F603D" w:rsidRPr="00C46CFE">
        <w:rPr>
          <w:i/>
        </w:rPr>
        <w:t>N</w:t>
      </w:r>
      <w:r w:rsidR="006F603D">
        <w:t xml:space="preserve"> will be located in the right hand side of commit </w:t>
      </w:r>
      <w:r w:rsidR="006F603D" w:rsidRPr="00C46CFE">
        <w:rPr>
          <w:i/>
        </w:rPr>
        <w:t>N – 1</w:t>
      </w:r>
      <w:r w:rsidR="006F603D">
        <w:t>. For each commit, DyeVC presents the information described in</w:t>
      </w:r>
      <w:r w:rsidR="00D345E1">
        <w:t xml:space="preserve"> </w:t>
      </w:r>
      <w:r w:rsidR="00D345E1">
        <w:fldChar w:fldCharType="begin"/>
      </w:r>
      <w:r w:rsidR="00D345E1">
        <w:instrText xml:space="preserve"> REF _Ref418243705 \h </w:instrText>
      </w:r>
      <w:r w:rsidR="00D345E1">
        <w:fldChar w:fldCharType="separate"/>
      </w:r>
      <w:r w:rsidR="004C53CA">
        <w:t xml:space="preserve">Fig. </w:t>
      </w:r>
      <w:r w:rsidR="004C53CA">
        <w:rPr>
          <w:noProof/>
        </w:rPr>
        <w:t>2</w:t>
      </w:r>
      <w:r w:rsidR="00D345E1">
        <w:fldChar w:fldCharType="end"/>
      </w:r>
      <w:r w:rsidR="006F603D">
        <w:t xml:space="preserve"> (gathered from the central database), along with information that is read in real time from the repository metadata, such as branches that point to that commit and files that were affected (modified, deleted, inserted).</w:t>
      </w:r>
    </w:p>
    <w:p w14:paraId="5DEBA6DC" w14:textId="57920A82" w:rsidR="006F603D" w:rsidRDefault="006F603D" w:rsidP="006F603D">
      <w:pPr>
        <w:pStyle w:val="Corpodetexto"/>
        <w:widowControl w:val="0"/>
        <w:ind w:firstLine="289"/>
      </w:pPr>
      <w:r>
        <w:t xml:space="preserve">It is important to </w:t>
      </w:r>
      <w:r w:rsidR="00B8199F">
        <w:t xml:space="preserve">highlight </w:t>
      </w:r>
      <w:r>
        <w:t>that this visualization contains all commits of all clones in an integrated graph. Each commit is painted according to its existence in the local repository and in the peers’ repositories. Ordinary commits that exist locally and in all peers are paint</w:t>
      </w:r>
      <w:r w:rsidR="00C46CFE" w:rsidRPr="00C46CFE">
        <w:rPr>
          <w:lang w:val="en-US"/>
        </w:rPr>
        <w:t>ed</w:t>
      </w:r>
      <w:r>
        <w:t xml:space="preserve"> in white. Green commits are ready to be pushed, as they exist locally but do not exist in peer</w:t>
      </w:r>
      <w:r w:rsidR="00B8199F">
        <w:t>s of</w:t>
      </w:r>
      <w:r>
        <w:t xml:space="preserve">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exist locally (either on the user’s computer or on a partner’s computer), but belong to non-tracked branches, meaning that they can neither be pushed nor pulled.</w:t>
      </w:r>
    </w:p>
    <w:p w14:paraId="346D32A5" w14:textId="4716826A" w:rsidR="006F603D" w:rsidRDefault="006F603D" w:rsidP="006F603D">
      <w:pPr>
        <w:pStyle w:val="Corpodetexto"/>
      </w:pPr>
      <w: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w:t>
      </w:r>
      <w:r w:rsidR="00C434C8">
        <w:t xml:space="preserve">. </w:t>
      </w:r>
      <w:r>
        <w:t>DyeVC positions the graph so that these commits are shown when opening the visualization</w:t>
      </w:r>
      <w:r w:rsidR="00D345E1" w:rsidRPr="00076933">
        <w:rPr>
          <w:lang w:val="en-US"/>
        </w:rPr>
        <w:t>.</w:t>
      </w:r>
    </w:p>
    <w:p w14:paraId="5C3CACEC" w14:textId="77777777" w:rsidR="006F603D" w:rsidRDefault="006F603D" w:rsidP="006F603D">
      <w:pPr>
        <w:pStyle w:val="Ttulo2"/>
        <w:numPr>
          <w:ilvl w:val="1"/>
          <w:numId w:val="25"/>
        </w:numPr>
        <w:tabs>
          <w:tab w:val="num" w:pos="288"/>
        </w:tabs>
        <w:rPr>
          <w:noProof w:val="0"/>
        </w:rPr>
      </w:pPr>
      <w:bookmarkStart w:id="27" w:name="_Ref401617057"/>
      <w:r>
        <w:rPr>
          <w:noProof w:val="0"/>
        </w:rPr>
        <w:t>Behind the Scenes</w:t>
      </w:r>
      <w:bookmarkEnd w:id="27"/>
    </w:p>
    <w:p w14:paraId="1EC2B06E" w14:textId="6C3878A0" w:rsidR="006F603D" w:rsidRDefault="006F603D" w:rsidP="006F603D">
      <w:pPr>
        <w:pStyle w:val="Corpodetexto"/>
      </w:pPr>
      <w:r>
        <w:fldChar w:fldCharType="begin"/>
      </w:r>
      <w:r>
        <w:instrText xml:space="preserve"> REF _Ref402630254 \h  \* MERGEFORMAT </w:instrText>
      </w:r>
      <w:r>
        <w:fldChar w:fldCharType="separate"/>
      </w:r>
      <w:ins w:id="28" w:author="Cristiano Cesario" w:date="2015-05-15T21:30:00Z">
        <w:r w:rsidR="004C53CA" w:rsidRPr="004C53CA">
          <w:rPr>
            <w:rPrChange w:id="29" w:author="Cristiano Cesario" w:date="2015-05-15T21:30:00Z">
              <w:rPr>
                <w:b/>
              </w:rPr>
            </w:rPrChange>
          </w:rPr>
          <w:t xml:space="preserve">Algorithm </w:t>
        </w:r>
        <w:r w:rsidR="004C53CA" w:rsidRPr="004C53CA">
          <w:rPr>
            <w:noProof/>
            <w:rPrChange w:id="30" w:author="Cristiano Cesario" w:date="2015-05-15T21:30:00Z">
              <w:rPr>
                <w:b/>
                <w:noProof/>
              </w:rPr>
            </w:rPrChange>
          </w:rPr>
          <w:t>1</w:t>
        </w:r>
      </w:ins>
      <w:del w:id="31" w:author="Cristiano Cesario" w:date="2015-05-15T21:30:00Z">
        <w:r w:rsidR="00AF17D4" w:rsidRPr="00AF17D4" w:rsidDel="004C53CA">
          <w:delText xml:space="preserve">Algorithm </w:delText>
        </w:r>
        <w:r w:rsidR="00AF17D4" w:rsidRPr="00AF17D4" w:rsidDel="004C53CA">
          <w:rPr>
            <w:noProof/>
          </w:rPr>
          <w:delText>1</w:delText>
        </w:r>
      </w:del>
      <w:r>
        <w:fldChar w:fldCharType="end"/>
      </w:r>
      <w:r>
        <w:t xml:space="preserve"> shows </w:t>
      </w:r>
      <w:r w:rsidR="00734F6C">
        <w:t>how DyeVC</w:t>
      </w:r>
      <w:r>
        <w:t xml:space="preserve"> update</w:t>
      </w:r>
      <w:r w:rsidR="00734F6C">
        <w:t>s</w:t>
      </w:r>
      <w:r>
        <w:t xml:space="preserve"> </w:t>
      </w:r>
      <w:r w:rsidR="009A4852">
        <w:t xml:space="preserve">its database with </w:t>
      </w:r>
      <w:r>
        <w:t xml:space="preserve">commits in the topology. The process is based on Set Theory and is executed for each repository </w:t>
      </w:r>
      <w:r>
        <w:rPr>
          <w:i/>
        </w:rPr>
        <w:t>rep</w:t>
      </w:r>
      <w:r>
        <w:t xml:space="preserve"> monitored by DyeVC. The algorithm receives </w:t>
      </w:r>
      <w:r w:rsidR="00734F6C">
        <w:t xml:space="preserve">as input </w:t>
      </w:r>
      <w:r>
        <w:t>the repository being monitored (</w:t>
      </w:r>
      <w:r>
        <w:rPr>
          <w:i/>
        </w:rPr>
        <w:t>rep</w:t>
      </w:r>
      <w:r>
        <w:t>), the set of existing commits in the database (</w:t>
      </w:r>
      <w:r>
        <w:rPr>
          <w:i/>
        </w:rPr>
        <w:t>db.commits</w:t>
      </w:r>
      <w:r>
        <w:t xml:space="preserve">), the set of existing commits </w:t>
      </w:r>
      <w:r w:rsidR="00734F6C">
        <w:t xml:space="preserve">in </w:t>
      </w:r>
      <w:r>
        <w:rPr>
          <w:i/>
        </w:rPr>
        <w:t>rep</w:t>
      </w:r>
      <w:r>
        <w:t xml:space="preserve"> at the previous monitoring cycle (</w:t>
      </w:r>
      <w:r>
        <w:rPr>
          <w:i/>
        </w:rPr>
        <w:t>previousSnapshot</w:t>
      </w:r>
      <w:r>
        <w:t>)</w:t>
      </w:r>
      <w:r w:rsidR="00734F6C">
        <w:t>,</w:t>
      </w:r>
      <w:r>
        <w:t xml:space="preserve"> and the set of existing commits </w:t>
      </w:r>
      <w:r w:rsidR="00734F6C">
        <w:t xml:space="preserve">in </w:t>
      </w:r>
      <w:r>
        <w:rPr>
          <w:i/>
        </w:rPr>
        <w:t>rep</w:t>
      </w:r>
      <w:r>
        <w:t xml:space="preserve"> at the current monitoring cycle (</w:t>
      </w:r>
      <w:r>
        <w:rPr>
          <w:i/>
        </w:rPr>
        <w:t>currentSnapshot</w:t>
      </w:r>
      <w:r>
        <w:t>).</w:t>
      </w:r>
    </w:p>
    <w:p w14:paraId="2DF72582" w14:textId="77777777" w:rsidR="006F603D" w:rsidRDefault="006F603D" w:rsidP="006F603D">
      <w:pPr>
        <w:pStyle w:val="Corpodetexto"/>
      </w:pPr>
      <w:r>
        <w:t xml:space="preserve">First of all, we subtract </w:t>
      </w:r>
      <w:r>
        <w:rPr>
          <w:i/>
        </w:rPr>
        <w:t>currentSnapshot</w:t>
      </w:r>
      <w:r>
        <w:t xml:space="preserve"> from </w:t>
      </w:r>
      <w:r>
        <w:rPr>
          <w:i/>
        </w:rPr>
        <w:t>previousSnapshot</w:t>
      </w:r>
      <w:r>
        <w:t xml:space="preserve"> to find </w:t>
      </w:r>
      <w:r>
        <w:rPr>
          <w:i/>
        </w:rPr>
        <w:t>commitsToDelete</w:t>
      </w:r>
      <w:r>
        <w:t xml:space="preserve">, that contains commits that were deleted since the previous monitoring cycle (line 2) and we delete them from the database, in order to cover the rare situations where a commit is deleted (line 3). Conversely, we subtract </w:t>
      </w:r>
      <w:r>
        <w:rPr>
          <w:i/>
        </w:rPr>
        <w:t>previousSnapshot</w:t>
      </w:r>
      <w:r>
        <w:t xml:space="preserve"> from </w:t>
      </w:r>
      <w:r>
        <w:rPr>
          <w:i/>
        </w:rPr>
        <w:t>currentSnapshot</w:t>
      </w:r>
      <w:r>
        <w:t xml:space="preserve"> to find </w:t>
      </w:r>
      <w:r>
        <w:rPr>
          <w:i/>
        </w:rPr>
        <w:t>newCommits</w:t>
      </w:r>
      <w:r>
        <w:t xml:space="preserve">, which contains commits that are new in </w:t>
      </w:r>
      <w:r>
        <w:rPr>
          <w:i/>
        </w:rPr>
        <w:t>rep</w:t>
      </w:r>
      <w:r>
        <w:t xml:space="preserve"> since the previous monitoring cycle (line 5).</w:t>
      </w:r>
    </w:p>
    <w:p w14:paraId="7D66B2E1" w14:textId="47A68AFA" w:rsidR="006F603D" w:rsidRDefault="005828ED" w:rsidP="006F603D">
      <w:pPr>
        <w:pStyle w:val="Corpodetexto"/>
      </w:pPr>
      <w:r>
        <w:rPr>
          <w:noProof/>
          <w:lang w:val="pt-BR" w:eastAsia="pt-BR"/>
        </w:rPr>
        <mc:AlternateContent>
          <mc:Choice Requires="wps">
            <w:drawing>
              <wp:anchor distT="0" distB="0" distL="114300" distR="114300" simplePos="0" relativeHeight="251658240" behindDoc="0" locked="0" layoutInCell="1" allowOverlap="1" wp14:anchorId="1CEBA693" wp14:editId="0A610918">
                <wp:simplePos x="0" y="0"/>
                <wp:positionH relativeFrom="margin">
                  <wp:posOffset>3415030</wp:posOffset>
                </wp:positionH>
                <wp:positionV relativeFrom="margin">
                  <wp:posOffset>635</wp:posOffset>
                </wp:positionV>
                <wp:extent cx="3206115" cy="7606665"/>
                <wp:effectExtent l="0" t="0" r="0" b="0"/>
                <wp:wrapTopAndBottom/>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76066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EC69A39" w14:textId="77777777" w:rsidR="00076933" w:rsidRDefault="00076933" w:rsidP="006F603D">
                            <w:pPr>
                              <w:pStyle w:val="Legenda"/>
                              <w:spacing w:after="0"/>
                            </w:pPr>
                            <w:bookmarkStart w:id="32" w:name="_Ref402630254"/>
                            <w:r>
                              <w:rPr>
                                <w:b/>
                              </w:rPr>
                              <w:t xml:space="preserve">Algorithm </w:t>
                            </w:r>
                            <w:r>
                              <w:fldChar w:fldCharType="begin"/>
                            </w:r>
                            <w:r>
                              <w:rPr>
                                <w:b/>
                              </w:rPr>
                              <w:instrText xml:space="preserve"> SEQ Algorithm \* ARABIC </w:instrText>
                            </w:r>
                            <w:r>
                              <w:fldChar w:fldCharType="separate"/>
                            </w:r>
                            <w:r>
                              <w:rPr>
                                <w:b/>
                                <w:noProof/>
                              </w:rPr>
                              <w:t>1</w:t>
                            </w:r>
                            <w:r>
                              <w:fldChar w:fldCharType="end"/>
                            </w:r>
                            <w:bookmarkEnd w:id="32"/>
                            <w:r>
                              <w:rPr>
                                <w:b/>
                              </w:rPr>
                              <w:t>:</w:t>
                            </w:r>
                            <w:r>
                              <w:t xml:space="preserve"> Updating commits in the topology</w:t>
                            </w:r>
                          </w:p>
                          <w:p w14:paraId="24176D54" w14:textId="77777777" w:rsidR="00076933" w:rsidRDefault="00076933" w:rsidP="006F603D">
                            <w:pPr>
                              <w:jc w:val="both"/>
                              <w:rPr>
                                <w:sz w:val="16"/>
                                <w:szCs w:val="16"/>
                              </w:rPr>
                            </w:pPr>
                            <w:proofErr w:type="gramStart"/>
                            <w:r>
                              <w:rPr>
                                <w:b/>
                                <w:sz w:val="16"/>
                                <w:szCs w:val="16"/>
                              </w:rPr>
                              <w:t>input</w:t>
                            </w:r>
                            <w:proofErr w:type="gramEnd"/>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076933" w:rsidRDefault="00076933" w:rsidP="006F603D">
                            <w:pPr>
                              <w:jc w:val="left"/>
                              <w:rPr>
                                <w:sz w:val="16"/>
                                <w:szCs w:val="16"/>
                                <w:lang w:val="pt-BR"/>
                              </w:rPr>
                            </w:pPr>
                            <w:r w:rsidRPr="000E44CC">
                              <w:rPr>
                                <w:rFonts w:ascii="Calibri" w:eastAsia="Times New Roman" w:hAnsi="Calibri"/>
                                <w:noProof/>
                                <w:lang w:val="pt-BR" w:eastAsia="pt-BR"/>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BA693" id="Text Box 20" o:spid="_x0000_s1035" type="#_x0000_t202" style="position:absolute;left:0;text-align:left;margin-left:268.9pt;margin-top:.05pt;width:252.45pt;height:598.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" stroked="f">
                <v:textbox inset="0,0,0,0">
                  <w:txbxContent>
                    <w:p w14:paraId="7EC69A39" w14:textId="77777777" w:rsidR="00076933" w:rsidRDefault="00076933" w:rsidP="006F603D">
                      <w:pPr>
                        <w:pStyle w:val="Legenda"/>
                        <w:spacing w:after="0"/>
                      </w:pPr>
                      <w:bookmarkStart w:id="33" w:name="_Ref402630254"/>
                      <w:r>
                        <w:rPr>
                          <w:b/>
                        </w:rPr>
                        <w:t xml:space="preserve">Algorithm </w:t>
                      </w:r>
                      <w:r>
                        <w:fldChar w:fldCharType="begin"/>
                      </w:r>
                      <w:r>
                        <w:rPr>
                          <w:b/>
                        </w:rPr>
                        <w:instrText xml:space="preserve"> SEQ Algorithm \* ARABIC </w:instrText>
                      </w:r>
                      <w:r>
                        <w:fldChar w:fldCharType="separate"/>
                      </w:r>
                      <w:r>
                        <w:rPr>
                          <w:b/>
                          <w:noProof/>
                        </w:rPr>
                        <w:t>1</w:t>
                      </w:r>
                      <w:r>
                        <w:fldChar w:fldCharType="end"/>
                      </w:r>
                      <w:bookmarkEnd w:id="33"/>
                      <w:r>
                        <w:rPr>
                          <w:b/>
                        </w:rPr>
                        <w:t>:</w:t>
                      </w:r>
                      <w:r>
                        <w:t xml:space="preserve"> Updating commits in the topology</w:t>
                      </w:r>
                    </w:p>
                    <w:p w14:paraId="24176D54" w14:textId="77777777" w:rsidR="00076933" w:rsidRDefault="00076933" w:rsidP="006F603D">
                      <w:pPr>
                        <w:jc w:val="both"/>
                        <w:rPr>
                          <w:sz w:val="16"/>
                          <w:szCs w:val="16"/>
                        </w:rPr>
                      </w:pPr>
                      <w:proofErr w:type="gramStart"/>
                      <w:r>
                        <w:rPr>
                          <w:b/>
                          <w:sz w:val="16"/>
                          <w:szCs w:val="16"/>
                        </w:rPr>
                        <w:t>input</w:t>
                      </w:r>
                      <w:proofErr w:type="gramEnd"/>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076933" w:rsidRDefault="00076933" w:rsidP="006F603D">
                      <w:pPr>
                        <w:jc w:val="left"/>
                        <w:rPr>
                          <w:sz w:val="16"/>
                          <w:szCs w:val="16"/>
                          <w:lang w:val="pt-BR"/>
                        </w:rPr>
                      </w:pPr>
                      <w:r w:rsidRPr="000E44CC">
                        <w:rPr>
                          <w:rFonts w:ascii="Calibri" w:eastAsia="Times New Roman" w:hAnsi="Calibri"/>
                          <w:noProof/>
                          <w:lang w:val="pt-BR" w:eastAsia="pt-BR"/>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topAndBottom" anchorx="margin" anchory="margin"/>
              </v:shape>
            </w:pict>
          </mc:Fallback>
        </mc:AlternateContent>
      </w:r>
      <w:r w:rsidR="006F603D">
        <w:t xml:space="preserve">Next, we find out which </w:t>
      </w:r>
      <w:r w:rsidR="00256ABC">
        <w:t xml:space="preserve">commits in </w:t>
      </w:r>
      <w:r w:rsidR="006F603D">
        <w:rPr>
          <w:i/>
        </w:rPr>
        <w:t>newCommits</w:t>
      </w:r>
      <w:r w:rsidR="006F603D">
        <w:t xml:space="preserve"> will have to be inserted into the database, by subtracting the existing commits in the database (db.</w:t>
      </w:r>
      <w:r w:rsidR="006F603D">
        <w:rPr>
          <w:i/>
        </w:rPr>
        <w:t>commits</w:t>
      </w:r>
      <w:r w:rsidR="006F603D">
        <w:t xml:space="preserve">) from </w:t>
      </w:r>
      <w:r w:rsidR="006F603D">
        <w:rPr>
          <w:i/>
        </w:rPr>
        <w:t>newCommits</w:t>
      </w:r>
      <w:r w:rsidR="006F603D">
        <w:t xml:space="preserve"> (line 6). This step is necessary because some of the new commits might </w:t>
      </w:r>
      <w:r w:rsidR="00324C39">
        <w:t xml:space="preserve">have </w:t>
      </w:r>
      <w:r w:rsidR="006F603D">
        <w:t xml:space="preserve">already been inserted into the database by another instance of DyeVC running elsewhere. Commits that might be updated are represented by </w:t>
      </w:r>
      <w:r w:rsidR="006F603D">
        <w:rPr>
          <w:i/>
        </w:rPr>
        <w:t>commitsToUpdate</w:t>
      </w:r>
      <w:r w:rsidR="006F603D">
        <w:t xml:space="preserve"> (line 7) and they consist of those commits that exist in the database, but were not found in at least one of the repositories related to </w:t>
      </w:r>
      <w:r w:rsidR="006F603D">
        <w:rPr>
          <w:i/>
        </w:rPr>
        <w:t>rep</w:t>
      </w:r>
      <w:r w:rsidR="006F603D">
        <w:t xml:space="preserve"> on the last monitoring cycle.</w:t>
      </w:r>
    </w:p>
    <w:p w14:paraId="67E96CF4" w14:textId="77777777" w:rsidR="006F603D" w:rsidRPr="00036FAA" w:rsidRDefault="006F603D" w:rsidP="006F603D">
      <w:pPr>
        <w:pStyle w:val="Corpodetexto"/>
        <w:rPr>
          <w:lang w:val="en-US"/>
        </w:rPr>
      </w:pPr>
      <w:r>
        <w:t xml:space="preserve">Commits to be inserted or updated must be verified to check where they exist, thus updating the </w:t>
      </w:r>
      <w:r>
        <w:rPr>
          <w:i/>
        </w:rPr>
        <w:t>c.foundIn</w:t>
      </w:r>
      <w:r>
        <w:t xml:space="preserve"> attribute. This verification is done using the procedure </w:t>
      </w:r>
      <w:r>
        <w:rPr>
          <w:i/>
        </w:rPr>
        <w:t xml:space="preserve">updateFoundIn </w:t>
      </w:r>
      <w:r>
        <w:t xml:space="preserve">(lines 23-45), which is called in lines 10 and 14. This procedure finds out where each commit </w:t>
      </w:r>
      <w:r>
        <w:rPr>
          <w:i/>
        </w:rPr>
        <w:t xml:space="preserve">c </w:t>
      </w:r>
      <w:r>
        <w:t xml:space="preserve">exists based on its </w:t>
      </w:r>
      <w:r w:rsidR="00BC6F5E">
        <w:t xml:space="preserve">local </w:t>
      </w:r>
      <w:r>
        <w:t xml:space="preserve">existence or in any repository in the push or pull </w:t>
      </w:r>
      <w:r w:rsidR="00BC6F5E">
        <w:t>lists</w:t>
      </w:r>
      <w:r>
        <w:t xml:space="preserve">. This procedure verifies if </w:t>
      </w:r>
      <w:r>
        <w:rPr>
          <w:i/>
        </w:rPr>
        <w:t>rep</w:t>
      </w:r>
      <w:r>
        <w:t xml:space="preserve"> is ahead of any repository in its push list regarding </w:t>
      </w:r>
      <w:r>
        <w:rPr>
          <w:i/>
        </w:rPr>
        <w:t xml:space="preserve">c </w:t>
      </w:r>
      <w:r>
        <w:t xml:space="preserve">(line 24), i.e., if </w:t>
      </w:r>
      <w:r>
        <w:rPr>
          <w:i/>
        </w:rPr>
        <w:t xml:space="preserve">c </w:t>
      </w:r>
      <w:r>
        <w:t xml:space="preserve">exists and if there is at least one repository that </w:t>
      </w:r>
      <w:r>
        <w:rPr>
          <w:i/>
        </w:rPr>
        <w:t>rep</w:t>
      </w:r>
      <w:r>
        <w:t xml:space="preserve"> pushes to that does not contain </w:t>
      </w:r>
      <w:r>
        <w:rPr>
          <w:i/>
        </w:rPr>
        <w:t>c</w:t>
      </w:r>
      <w:r>
        <w:t xml:space="preserve">. Likewise, it verifies if </w:t>
      </w:r>
      <w:r>
        <w:rPr>
          <w:i/>
        </w:rPr>
        <w:t>rep</w:t>
      </w:r>
      <w:r>
        <w:t xml:space="preserve"> is behind of any repository in its pull list regarding </w:t>
      </w:r>
      <w:r>
        <w:rPr>
          <w:i/>
        </w:rPr>
        <w:t xml:space="preserve">c </w:t>
      </w:r>
      <w:r>
        <w:t xml:space="preserve">(line 25), i.e., if </w:t>
      </w:r>
      <w:r>
        <w:rPr>
          <w:i/>
        </w:rPr>
        <w:t>c</w:t>
      </w:r>
      <w:r>
        <w:t xml:space="preserve"> does not exist locally and if there is at least one repository that </w:t>
      </w:r>
      <w:r>
        <w:rPr>
          <w:i/>
        </w:rPr>
        <w:t>rep</w:t>
      </w:r>
      <w:r>
        <w:t xml:space="preserve"> pulls from that contains </w:t>
      </w:r>
      <w:r>
        <w:rPr>
          <w:i/>
        </w:rPr>
        <w:t>c</w:t>
      </w:r>
      <w:r>
        <w:t xml:space="preserve">. If </w:t>
      </w:r>
      <w:r>
        <w:rPr>
          <w:i/>
        </w:rPr>
        <w:t xml:space="preserve">rep </w:t>
      </w:r>
      <w:r>
        <w:t xml:space="preserve">is behind, then all repositories in </w:t>
      </w:r>
      <w:r>
        <w:rPr>
          <w:i/>
        </w:rPr>
        <w:t>rep’s</w:t>
      </w:r>
      <w:r>
        <w:t xml:space="preserve"> pull list that contain </w:t>
      </w:r>
      <w:r>
        <w:rPr>
          <w:i/>
        </w:rPr>
        <w:t>c</w:t>
      </w:r>
      <w:r>
        <w:t xml:space="preserve"> are added to </w:t>
      </w:r>
      <w:r>
        <w:rPr>
          <w:i/>
        </w:rPr>
        <w:t>c</w:t>
      </w:r>
      <w:r>
        <w:t>.</w:t>
      </w:r>
      <w:r>
        <w:rPr>
          <w:i/>
        </w:rPr>
        <w:t>foundIn</w:t>
      </w:r>
      <w:r>
        <w:t xml:space="preserve"> (lines 27-29). If </w:t>
      </w:r>
      <w:r>
        <w:rPr>
          <w:i/>
        </w:rPr>
        <w:t>rep</w:t>
      </w:r>
      <w:r>
        <w:t xml:space="preserve"> is ahead, then </w:t>
      </w:r>
      <w:r>
        <w:rPr>
          <w:i/>
        </w:rPr>
        <w:t>rep</w:t>
      </w:r>
      <w:r>
        <w:t xml:space="preserve"> and all repositories in </w:t>
      </w:r>
      <w:r>
        <w:rPr>
          <w:i/>
        </w:rPr>
        <w:t>rep’s</w:t>
      </w:r>
      <w:r>
        <w:t xml:space="preserve"> push list that contain </w:t>
      </w:r>
      <w:r>
        <w:rPr>
          <w:i/>
        </w:rPr>
        <w:t>c</w:t>
      </w:r>
      <w:r>
        <w:t xml:space="preserve"> are added to </w:t>
      </w:r>
      <w:r>
        <w:rPr>
          <w:i/>
        </w:rPr>
        <w:t>c.foundIn</w:t>
      </w:r>
      <w:r>
        <w:t xml:space="preserve"> list (lines 30-32). It may happen that </w:t>
      </w:r>
      <w:r>
        <w:rPr>
          <w:i/>
        </w:rPr>
        <w:t>rep</w:t>
      </w:r>
      <w:r>
        <w:t xml:space="preserve"> is neither ahead nor behind any repository (line 33)</w:t>
      </w:r>
      <w:r>
        <w:rPr>
          <w:i/>
        </w:rPr>
        <w:t>.</w:t>
      </w:r>
      <w:r>
        <w:t xml:space="preserve"> In such case, one of the following three scenarios may happen: In scenario 1, </w:t>
      </w:r>
      <w:r>
        <w:rPr>
          <w:i/>
        </w:rPr>
        <w:t>c</w:t>
      </w:r>
      <w:r>
        <w:t xml:space="preserve"> does not exist in </w:t>
      </w:r>
      <w:r w:rsidR="005D74EE">
        <w:t xml:space="preserve">the </w:t>
      </w:r>
      <w:r>
        <w:t xml:space="preserve">current snapshot (line 34), meaning that it also does not exist in any of the related repositories, thus we remove </w:t>
      </w:r>
      <w:r>
        <w:rPr>
          <w:i/>
        </w:rPr>
        <w:t>rep</w:t>
      </w:r>
      <w:r>
        <w:t xml:space="preserve"> and all its related repositories from </w:t>
      </w:r>
      <w:r>
        <w:rPr>
          <w:i/>
        </w:rPr>
        <w:t>c.foundIn</w:t>
      </w:r>
      <w:r>
        <w:t xml:space="preserve"> (line 35). For scenarios 2 and 3, we first depict if </w:t>
      </w:r>
      <w:r>
        <w:rPr>
          <w:i/>
        </w:rPr>
        <w:t xml:space="preserve">c </w:t>
      </w:r>
      <w:r>
        <w:t xml:space="preserve">is reachable from a tracked branch, i.e., if at least one of </w:t>
      </w:r>
      <w:r>
        <w:rPr>
          <w:i/>
        </w:rPr>
        <w:t>rep.branches</w:t>
      </w:r>
      <w:r>
        <w:t xml:space="preserve"> is tracked and has </w:t>
      </w:r>
      <w:r>
        <w:rPr>
          <w:i/>
        </w:rPr>
        <w:t>c</w:t>
      </w:r>
      <w:r>
        <w:t xml:space="preserve"> as one of its </w:t>
      </w:r>
      <w:r w:rsidR="005D74EE">
        <w:t xml:space="preserve">commits </w:t>
      </w:r>
      <w:r>
        <w:t xml:space="preserve">(line 37). In scenario 2, </w:t>
      </w:r>
      <w:r>
        <w:rPr>
          <w:i/>
        </w:rPr>
        <w:t>c</w:t>
      </w:r>
      <w:r>
        <w:t xml:space="preserve"> is in a tracked branch, meaning that it also exists in all related repositories (remember that </w:t>
      </w:r>
      <w:r>
        <w:rPr>
          <w:i/>
        </w:rPr>
        <w:t xml:space="preserve">rep </w:t>
      </w:r>
      <w:r>
        <w:t xml:space="preserve">is neither ahead nor behind their partners), thus we include </w:t>
      </w:r>
      <w:r>
        <w:rPr>
          <w:i/>
        </w:rPr>
        <w:t>rep</w:t>
      </w:r>
      <w:r>
        <w:t xml:space="preserve"> and all its related repositories in </w:t>
      </w:r>
      <w:r>
        <w:rPr>
          <w:i/>
        </w:rPr>
        <w:t>c.foundIn</w:t>
      </w:r>
      <w:r>
        <w:t xml:space="preserve"> (line 39). Finally, in scenario 3, </w:t>
      </w:r>
      <w:r>
        <w:rPr>
          <w:i/>
        </w:rPr>
        <w:t>c</w:t>
      </w:r>
      <w:r>
        <w:t xml:space="preserve"> is not in a tracked branch, meaning that it exists only in </w:t>
      </w:r>
      <w:r>
        <w:rPr>
          <w:i/>
        </w:rPr>
        <w:t>rep</w:t>
      </w:r>
      <w:r>
        <w:t xml:space="preserve">, thus we include only </w:t>
      </w:r>
      <w:r>
        <w:rPr>
          <w:i/>
        </w:rPr>
        <w:t>rep</w:t>
      </w:r>
      <w:r>
        <w:t xml:space="preserve"> in </w:t>
      </w:r>
      <w:r>
        <w:rPr>
          <w:i/>
        </w:rPr>
        <w:t>c.foundIn</w:t>
      </w:r>
      <w:r>
        <w:t xml:space="preserve"> (lines 41).</w:t>
      </w:r>
    </w:p>
    <w:p w14:paraId="0105B95E" w14:textId="77777777" w:rsidR="006F603D" w:rsidRDefault="006F603D" w:rsidP="006F603D">
      <w:pPr>
        <w:pStyle w:val="Corpodetexto"/>
      </w:pPr>
      <w:r>
        <w:t xml:space="preserve">After updating where each commit is found, commits in </w:t>
      </w:r>
      <w:r>
        <w:rPr>
          <w:i/>
        </w:rPr>
        <w:t>commitsToInsert</w:t>
      </w:r>
      <w:r>
        <w:t xml:space="preserve"> are inserted into the database (line 17) and commits in </w:t>
      </w:r>
      <w:r>
        <w:rPr>
          <w:i/>
        </w:rPr>
        <w:t>commitsToUpdate</w:t>
      </w:r>
      <w:r>
        <w:t xml:space="preserve"> are updated in the database (line 18). Finally, it may happen that some commits end up with an empty </w:t>
      </w:r>
      <w:r>
        <w:rPr>
          <w:i/>
        </w:rPr>
        <w:t>foundIn</w:t>
      </w:r>
      <w:r>
        <w:t xml:space="preserve"> attribute, meaning that they do not exist anywhere in the topology (line 19). These so-called </w:t>
      </w:r>
      <w:r>
        <w:rPr>
          <w:i/>
        </w:rPr>
        <w:t>orphanedCommits</w:t>
      </w:r>
      <w:r>
        <w:t xml:space="preserve"> are then removed from the database (line 20) and the algorithm ends.</w:t>
      </w:r>
    </w:p>
    <w:p w14:paraId="53A4EDC4" w14:textId="483B38FA" w:rsidR="006F603D" w:rsidRDefault="006F603D" w:rsidP="006F603D">
      <w:pPr>
        <w:pStyle w:val="Corpodetexto"/>
      </w:pPr>
      <w:r>
        <w:t xml:space="preserve">At this point, it is worth mentioning two operations that do not occur very often while working with DVCSs, but exist and DyeVC supports them: </w:t>
      </w:r>
      <w:r>
        <w:rPr>
          <w:i/>
        </w:rPr>
        <w:t xml:space="preserve">rebase </w:t>
      </w:r>
      <w:r>
        <w:t xml:space="preserve">and </w:t>
      </w:r>
      <w:r>
        <w:rPr>
          <w:i/>
        </w:rPr>
        <w:t>cherry picking</w:t>
      </w:r>
      <w:r>
        <w:t xml:space="preserve">. A rebase can be used to move a branch to a new base commit, or to clean up the repository history by transforming a series of commits into a single one. In both cases, what happens in fact is that all commits involved in the rebase operation are deleted, and new commits are created, with different hashes. </w:t>
      </w:r>
      <w:r w:rsidR="000077A4">
        <w:t>T</w:t>
      </w:r>
      <w:r>
        <w:t xml:space="preserve">his kind of operation </w:t>
      </w:r>
      <w:r w:rsidR="00AA64D0">
        <w:t xml:space="preserve">should </w:t>
      </w:r>
      <w:r>
        <w:t xml:space="preserve">be executed before pushing the involved commits, because it demands replacing the old commits with new ones and would </w:t>
      </w:r>
      <w:r w:rsidR="00AA64D0">
        <w:t xml:space="preserve">abruptly vanish </w:t>
      </w:r>
      <w:r>
        <w:t xml:space="preserve">part of the repository </w:t>
      </w:r>
      <w:r w:rsidR="00510625">
        <w:t xml:space="preserve">history </w:t>
      </w:r>
      <w:r w:rsidR="00510625">
        <w:fldChar w:fldCharType="begin"/>
      </w:r>
      <w:r w:rsidR="00510625">
        <w:instrText xml:space="preserve"> ADDIN ZOTERO_ITEM CSL_CITATION {"citationID":"1ce68va7b4","properties":{"formattedCitation":"[6]","plainCitation":"[6]"},"citationItems":[{"id":1197,"uris":["http://zotero.org/users/892576/items/V63444BV"],"uri":["http://zotero.org/users/892576/items/V63444BV"],"itemData":{"id":1197,"type":"book","title":"Pro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34E4" w:rsidRPr="005134E4">
        <w:t>[6]</w:t>
      </w:r>
      <w:r w:rsidR="00510625">
        <w:fldChar w:fldCharType="end"/>
      </w:r>
      <w:r>
        <w:t xml:space="preserve">. Since the commits involved in the rebase operation are deleted, DyeVC </w:t>
      </w:r>
      <w:r w:rsidR="00AA64D0">
        <w:t xml:space="preserve">would </w:t>
      </w:r>
      <w:r>
        <w:t>detect this situation by comparing the current repository snapshot with the previous one</w:t>
      </w:r>
      <w:r w:rsidR="00AA64D0">
        <w:t>,</w:t>
      </w:r>
      <w:r>
        <w:t xml:space="preserve"> making the appropriate removals and insertions in the database.</w:t>
      </w:r>
    </w:p>
    <w:p w14:paraId="79424EE5" w14:textId="77777777" w:rsidR="006F603D" w:rsidRDefault="006F603D" w:rsidP="006F603D">
      <w:pPr>
        <w:pStyle w:val="Corpodetexto"/>
      </w:pPr>
      <w:r>
        <w:rPr>
          <w:i/>
        </w:rPr>
        <w:t>Cherry picking</w:t>
      </w:r>
      <w:r>
        <w:t xml:space="preserve"> is an operation that takes a commit from somewhere else, and “play</w:t>
      </w:r>
      <w:r w:rsidR="00AA64D0">
        <w:t>s</w:t>
      </w:r>
      <w:r>
        <w:t xml:space="preserve"> it back” after the current branch’s head. This operation introduces the same changes made at the original commit, but with a different parent, which generates a new commit, with a different hash. Thus, as a new commit is generated, DyeVC is able to register this new commit in the database.</w:t>
      </w:r>
    </w:p>
    <w:p w14:paraId="7FD9928F" w14:textId="77777777" w:rsidR="006F603D" w:rsidRDefault="006F603D" w:rsidP="006F603D">
      <w:pPr>
        <w:pStyle w:val="Ttulo1"/>
        <w:numPr>
          <w:ilvl w:val="0"/>
          <w:numId w:val="25"/>
        </w:numPr>
        <w:ind w:firstLine="0"/>
        <w:rPr>
          <w:noProof w:val="0"/>
        </w:rPr>
      </w:pPr>
      <w:bookmarkStart w:id="34" w:name="_Ref401781947"/>
      <w:bookmarkStart w:id="35" w:name="_Ref391288065"/>
      <w:r>
        <w:rPr>
          <w:noProof w:val="0"/>
        </w:rPr>
        <w:t>Implementation</w:t>
      </w:r>
      <w:bookmarkEnd w:id="34"/>
    </w:p>
    <w:p w14:paraId="58D88364" w14:textId="2A1BB8F7" w:rsidR="006768F8" w:rsidRDefault="006F603D" w:rsidP="006F603D">
      <w:pPr>
        <w:pStyle w:val="Corpodetexto"/>
        <w:widowControl w:val="0"/>
        <w:ind w:firstLine="289"/>
      </w:pPr>
      <w:r>
        <w:t xml:space="preserve">We implemented our approach as a Java application launched </w:t>
      </w:r>
      <w:r w:rsidR="003B6316">
        <w:t xml:space="preserve">via </w:t>
      </w:r>
      <w:r>
        <w:t>Java Web Start Technology. It currently monitors Git repositories, as it is</w:t>
      </w:r>
      <w:r w:rsidR="00510625">
        <w:t xml:space="preserve"> the most used DVCS nowadays </w:t>
      </w:r>
      <w:r w:rsidR="00510625">
        <w:fldChar w:fldCharType="begin"/>
      </w:r>
      <w:r w:rsidR="00510625">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34E4" w:rsidRPr="005134E4">
        <w:t>[8]</w:t>
      </w:r>
      <w:r w:rsidR="00510625">
        <w:fldChar w:fldCharType="end"/>
      </w:r>
      <w:r>
        <w:t xml:space="preserve">. The source code and the link to download the tool via Java Web Start can be found at </w:t>
      </w:r>
      <w:r w:rsidR="00D87179" w:rsidRPr="00D87179">
        <w:t>https://github.com/gems-uff/dyevc</w:t>
      </w:r>
      <w:r>
        <w:t>. The application gathers information from repositories using JGit library</w:t>
      </w:r>
      <w:r>
        <w:rPr>
          <w:rStyle w:val="Refdenotaderodap"/>
        </w:rPr>
        <w:footnoteReference w:id="2"/>
      </w:r>
      <w:r>
        <w:t xml:space="preserve">, which allows </w:t>
      </w:r>
      <w:r w:rsidR="00D87179">
        <w:t>using</w:t>
      </w:r>
      <w:r>
        <w:t xml:space="preserve"> our approach without having a Git client installed. </w:t>
      </w:r>
    </w:p>
    <w:p w14:paraId="05356E85" w14:textId="30EBBC3F" w:rsidR="006F603D" w:rsidRDefault="006768F8" w:rsidP="00123D3D">
      <w:pPr>
        <w:pStyle w:val="Corpodetexto"/>
        <w:widowControl w:val="0"/>
        <w:ind w:firstLine="289"/>
      </w:pPr>
      <w:r>
        <w:t>Gathered i</w:t>
      </w:r>
      <w:r w:rsidR="006F603D">
        <w:t>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006F603D">
        <w:rPr>
          <w:i/>
        </w:rPr>
        <w:t>Representational State Transfer</w:t>
      </w:r>
      <w:r w:rsidR="00DF53B0">
        <w:t xml:space="preserve">) API. RESTful APIs </w:t>
      </w:r>
      <w:r w:rsidR="00DF53B0">
        <w:fldChar w:fldCharType="begin"/>
      </w:r>
      <w:r w:rsidR="00DF53B0">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00DF53B0">
        <w:fldChar w:fldCharType="separate"/>
      </w:r>
      <w:r w:rsidR="005134E4" w:rsidRPr="005134E4">
        <w:t>[22]</w:t>
      </w:r>
      <w:r w:rsidR="00DF53B0">
        <w:fldChar w:fldCharType="end"/>
      </w:r>
      <w:r w:rsidR="006F603D">
        <w:t xml:space="preserve"> have the advantage of being available using standard HTTP and HTTPS protocols. This way, our approach can be used from inside corporate and academic environments, without major problems. In order to use this RESTful API, we implemented a </w:t>
      </w:r>
      <w:r w:rsidR="006F603D">
        <w:rPr>
          <w:i/>
        </w:rPr>
        <w:t>MongoLabProvider</w:t>
      </w:r>
      <w:r w:rsidR="006F603D">
        <w:t>, which translates the application methods into RESTful commands and vice-versa. It also serializes and deserializes the application objects to and from JSON (</w:t>
      </w:r>
      <w:r w:rsidR="006F603D">
        <w:rPr>
          <w:i/>
        </w:rPr>
        <w:t>JavaScript Object Notation</w:t>
      </w:r>
      <w:r w:rsidR="006F603D">
        <w:t>) representations to be sent and received through the RESTful commands.</w:t>
      </w:r>
    </w:p>
    <w:p w14:paraId="6DDD99F6" w14:textId="77777777" w:rsidR="006F603D" w:rsidRDefault="006F603D" w:rsidP="006F603D">
      <w:pPr>
        <w:pStyle w:val="Corpodetexto"/>
      </w:pPr>
      <w:r>
        <w:t xml:space="preserve"> We present the </w:t>
      </w:r>
      <w:r w:rsidR="006768F8">
        <w:t xml:space="preserve">gathered </w:t>
      </w:r>
      <w:r>
        <w:t>information as a series of graphs by using JUNG (</w:t>
      </w:r>
      <w:r>
        <w:rPr>
          <w:i/>
        </w:rPr>
        <w:t>Java Universal Network/Graph</w:t>
      </w:r>
      <w:r>
        <w:t>) library</w:t>
      </w:r>
      <w:r>
        <w:rPr>
          <w:rStyle w:val="Refdenotaderodap"/>
        </w:rPr>
        <w:footnoteReference w:id="3"/>
      </w:r>
      <w: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Pr>
          <w:i/>
        </w:rPr>
        <w:t>transforming</w:t>
      </w:r>
      <w:r>
        <w:t xml:space="preserve"> to </w:t>
      </w:r>
      <w:r>
        <w:rPr>
          <w:i/>
        </w:rPr>
        <w:t>picking</w:t>
      </w:r>
      <w:r>
        <w:t>, it is possible to select a group of nodes and collapse them into one node, or simply drag them into new positions to have a better understanding of parts with too many crossing lines.</w:t>
      </w:r>
    </w:p>
    <w:p w14:paraId="696874AA" w14:textId="77777777" w:rsidR="006F603D" w:rsidRDefault="006F603D" w:rsidP="006F603D">
      <w:pPr>
        <w:pStyle w:val="Ttulo1"/>
        <w:numPr>
          <w:ilvl w:val="0"/>
          <w:numId w:val="25"/>
        </w:numPr>
        <w:ind w:firstLine="0"/>
        <w:rPr>
          <w:noProof w:val="0"/>
        </w:rPr>
      </w:pPr>
      <w:bookmarkStart w:id="36" w:name="_Ref384931976"/>
      <w:bookmarkStart w:id="37" w:name="_Ref391285893"/>
      <w:bookmarkEnd w:id="35"/>
      <w:r>
        <w:rPr>
          <w:noProof w:val="0"/>
        </w:rPr>
        <w:t>Evaluation</w:t>
      </w:r>
      <w:bookmarkEnd w:id="36"/>
    </w:p>
    <w:p w14:paraId="6750992A" w14:textId="77777777" w:rsidR="006F603D" w:rsidRDefault="006F603D" w:rsidP="006F603D">
      <w:pPr>
        <w:pStyle w:val="Corpodetexto"/>
      </w:pPr>
      <w:r>
        <w:t xml:space="preserve">In order to evaluate our approach we performed two experiments and an observational study. First, we conducted a </w:t>
      </w:r>
      <w:r>
        <w:rPr>
          <w:i/>
        </w:rPr>
        <w:t>post-hoc</w:t>
      </w:r>
      <w:r>
        <w:t xml:space="preserve"> analysis over the JQuery project</w:t>
      </w:r>
      <w:r>
        <w:rPr>
          <w:rStyle w:val="Refdenotaderodap"/>
        </w:rPr>
        <w:footnoteReference w:id="4"/>
      </w:r>
      <w:r>
        <w:t xml:space="preserve">, an open-source project, aiming at checking if DyeVC can help answering questions Q1-Q3. Next, we conducted an observational study involving four </w:t>
      </w:r>
      <w:r w:rsidR="003F624D">
        <w:t xml:space="preserve">participants </w:t>
      </w:r>
      <w:r>
        <w:t xml:space="preserve">that used DyeVC. This study also used the JQuery project. Finally, we </w:t>
      </w:r>
      <w:r w:rsidR="003F624D">
        <w:t xml:space="preserve">run DyeVC over </w:t>
      </w:r>
      <w:r>
        <w:t>some open-source projects of different sizes and from different sources, aiming at evaluating the scalability of our approach.</w:t>
      </w:r>
    </w:p>
    <w:bookmarkEnd w:id="37"/>
    <w:p w14:paraId="1A10C052" w14:textId="77777777" w:rsidR="006F603D" w:rsidRDefault="006F603D" w:rsidP="006F603D">
      <w:pPr>
        <w:pStyle w:val="Ttulo2"/>
        <w:numPr>
          <w:ilvl w:val="1"/>
          <w:numId w:val="25"/>
        </w:numPr>
        <w:tabs>
          <w:tab w:val="num" w:pos="288"/>
        </w:tabs>
        <w:rPr>
          <w:noProof w:val="0"/>
        </w:rPr>
      </w:pPr>
      <w:r>
        <w:rPr>
          <w:noProof w:val="0"/>
        </w:rPr>
        <w:t>Analyzing JQuery project with DyeVC</w:t>
      </w:r>
    </w:p>
    <w:p w14:paraId="0FAEB806" w14:textId="77777777" w:rsidR="006F603D" w:rsidRDefault="006F603D" w:rsidP="006F603D">
      <w:pPr>
        <w:pStyle w:val="Corpodetexto"/>
      </w:pPr>
      <w:r>
        <w:t xml:space="preserve">We conducted a </w:t>
      </w:r>
      <w:r>
        <w:rPr>
          <w:i/>
        </w:rPr>
        <w:t>post-hoc</w:t>
      </w:r>
      <w:r>
        <w:t xml:space="preserve"> analysis using a real open source project to demonstrate that our approach can help answering questions Q1-Q3. </w:t>
      </w:r>
      <w:r w:rsidR="00920BBB">
        <w:t xml:space="preserve">The selected project was </w:t>
      </w:r>
      <w:r>
        <w:t>J</w:t>
      </w:r>
      <w:r w:rsidR="00920BBB">
        <w:t>q</w:t>
      </w:r>
      <w:r>
        <w:t>uery</w:t>
      </w:r>
      <w:r w:rsidR="00920BBB">
        <w:t>. It</w:t>
      </w:r>
      <w:r>
        <w:t xml:space="preserve"> began in 2006 and had 6,222 commits by the time of the evaluation. We reconstructed the repository history, simulating the actions that occurred in the past. We do not replicate the repository history here, due to its size, but it is public available at </w:t>
      </w:r>
      <w:r w:rsidR="00920BBB">
        <w:t>Github</w:t>
      </w:r>
      <w:r>
        <w:t>. Automatically generated comments helped us to depict specific flows. For example, the comment “</w:t>
      </w:r>
      <w:r>
        <w:rPr>
          <w:i/>
        </w:rPr>
        <w:t>Merge branch 'master' of https://github.com/scottjehl/jquery into scottjehl-master</w:t>
      </w:r>
      <w:r>
        <w:t>” tells us that there was a user named “</w:t>
      </w:r>
      <w:r>
        <w:rPr>
          <w:i/>
        </w:rPr>
        <w:t>scottjehl</w:t>
      </w:r>
      <w:r>
        <w:t>” and that the merge operation was done at a branch called “</w:t>
      </w:r>
      <w:r>
        <w:rPr>
          <w:i/>
        </w:rPr>
        <w:t>scottjehl-master</w:t>
      </w:r>
      <w:r>
        <w:t>”. Although one might perform a merge manually and insert a different text in the comment, this did not compromise our analysis because we had a focus on depicting some of the merge situations, and not all of them.</w:t>
      </w:r>
    </w:p>
    <w:p w14:paraId="3CD6746E" w14:textId="77777777" w:rsidR="006F603D" w:rsidRDefault="006F603D" w:rsidP="006F603D">
      <w:pPr>
        <w:pStyle w:val="Corpodetexto"/>
      </w:pPr>
      <w: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0A3D66EC" w14:textId="77777777" w:rsidR="006F603D" w:rsidRDefault="006F603D" w:rsidP="006F603D">
      <w:pPr>
        <w:pStyle w:val="Corpodetexto"/>
      </w:pPr>
      <w:r>
        <w:t xml:space="preserve">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w:t>
      </w:r>
      <w:r w:rsidR="00E0569D">
        <w:t>commit</w:t>
      </w:r>
      <w:r>
        <w:t xml:space="preserve"> </w:t>
      </w:r>
      <w:r w:rsidR="00E0569D">
        <w:t xml:space="preserve">was </w:t>
      </w:r>
      <w:r>
        <w:t>performed. This missing detail is not important, because the precedence between two commits is not depicted from their commit times, but from the pointers that Git maintains from a commit to its parents</w:t>
      </w:r>
      <w:r w:rsidR="00F264B4">
        <w:t xml:space="preserve">, as discussed in section </w:t>
      </w:r>
      <w:r w:rsidR="00F264B4">
        <w:fldChar w:fldCharType="begin"/>
      </w:r>
      <w:r w:rsidR="00F264B4">
        <w:instrText xml:space="preserve"> REF _Ref391024598 \r \h </w:instrText>
      </w:r>
      <w:r w:rsidR="00F264B4">
        <w:fldChar w:fldCharType="separate"/>
      </w:r>
      <w:r w:rsidR="004C53CA">
        <w:t>II</w:t>
      </w:r>
      <w:r w:rsidR="00F264B4">
        <w:fldChar w:fldCharType="end"/>
      </w:r>
      <w:r w:rsidR="00F264B4">
        <w:t>.</w:t>
      </w:r>
      <w:r w:rsidR="00F264B4">
        <w:fldChar w:fldCharType="begin"/>
      </w:r>
      <w:r w:rsidR="00F264B4">
        <w:instrText xml:space="preserve"> REF _Ref293045481 \r \h </w:instrText>
      </w:r>
      <w:r w:rsidR="00F264B4">
        <w:fldChar w:fldCharType="separate"/>
      </w:r>
      <w:r w:rsidR="004C53CA">
        <w:t>A</w:t>
      </w:r>
      <w:r w:rsidR="00F264B4">
        <w:fldChar w:fldCharType="end"/>
      </w:r>
      <w:r>
        <w:t>. We can use these dates, but not as an authoritative information.</w:t>
      </w:r>
    </w:p>
    <w:p w14:paraId="70A21FBB" w14:textId="5DE4C781" w:rsidR="006F603D" w:rsidRDefault="006F603D" w:rsidP="006F603D">
      <w:pPr>
        <w:pStyle w:val="Corpodetexto"/>
      </w:pPr>
      <w:r>
        <w:t xml:space="preserve">We chose a moment in time when three developers were involved, performing commits and merging changes in the repository. We created three clones for these developers, named after their </w:t>
      </w:r>
      <w:r w:rsidR="005B1EAB">
        <w:t>user names</w:t>
      </w:r>
      <w:r>
        <w:t xml:space="preserve">: </w:t>
      </w:r>
      <w:r>
        <w:rPr>
          <w:i/>
        </w:rPr>
        <w:t>jeresig</w:t>
      </w:r>
      <w:r>
        <w:t xml:space="preserve">, </w:t>
      </w:r>
      <w:r>
        <w:rPr>
          <w:i/>
        </w:rPr>
        <w:t>adam</w:t>
      </w:r>
      <w:r>
        <w:t xml:space="preserve">, and </w:t>
      </w:r>
      <w:r>
        <w:rPr>
          <w:i/>
        </w:rPr>
        <w:t>aakosh</w:t>
      </w:r>
      <w:r>
        <w:t xml:space="preserve">. </w:t>
      </w:r>
      <w:r>
        <w:fldChar w:fldCharType="begin"/>
      </w:r>
      <w:r>
        <w:instrText xml:space="preserve"> REF _Ref401684802 \h </w:instrText>
      </w:r>
      <w:r>
        <w:fldChar w:fldCharType="separate"/>
      </w:r>
      <w:r w:rsidR="004C53CA">
        <w:t xml:space="preserve">Fig. </w:t>
      </w:r>
      <w:r w:rsidR="004C53CA">
        <w:rPr>
          <w:noProof/>
        </w:rPr>
        <w:t>8</w:t>
      </w:r>
      <w:r>
        <w:fldChar w:fldCharType="end"/>
      </w:r>
      <w:r>
        <w:t xml:space="preserve"> shows the topology view on Sep 24 2010, when </w:t>
      </w:r>
      <w:r>
        <w:rPr>
          <w:i/>
        </w:rPr>
        <w:t>aakosh</w:t>
      </w:r>
      <w:r>
        <w:t xml:space="preserve"> had 121 commits pending to be pushed to the central repository (hereafter represented as </w:t>
      </w:r>
      <w:r>
        <w:rPr>
          <w:i/>
        </w:rPr>
        <w:t>central-repo</w:t>
      </w:r>
      <w:r>
        <w:t xml:space="preserve">).  </w:t>
      </w:r>
      <w:r>
        <w:fldChar w:fldCharType="begin"/>
      </w:r>
      <w:r>
        <w:instrText xml:space="preserve"> REF _Ref401684776 \h </w:instrText>
      </w:r>
      <w:r>
        <w:fldChar w:fldCharType="separate"/>
      </w:r>
      <w:r w:rsidR="004C53CA">
        <w:t xml:space="preserve">Fig. </w:t>
      </w:r>
      <w:r w:rsidR="004C53CA">
        <w:rPr>
          <w:noProof/>
        </w:rPr>
        <w:t>9</w:t>
      </w:r>
      <w:r>
        <w:fldChar w:fldCharType="end"/>
      </w:r>
      <w:r>
        <w:t xml:space="preserve"> shows part of </w:t>
      </w:r>
      <w:r>
        <w:rPr>
          <w:i/>
        </w:rPr>
        <w:t>aakosh’s</w:t>
      </w:r>
      <w:r>
        <w:t xml:space="preserve"> commit history and how DyeVC represents commits pending to be pushed (green nodes).</w:t>
      </w:r>
    </w:p>
    <w:p w14:paraId="16A84B63" w14:textId="7A42DA2D" w:rsidR="006F603D" w:rsidRDefault="006F603D" w:rsidP="006F603D">
      <w:pPr>
        <w:pStyle w:val="Corpodetexto"/>
      </w:pPr>
      <w:r>
        <w:t xml:space="preserve">Later on, </w:t>
      </w:r>
      <w:r>
        <w:rPr>
          <w:i/>
        </w:rPr>
        <w:t>aakoch</w:t>
      </w:r>
      <w:r>
        <w:t xml:space="preserve"> pushed his commits to </w:t>
      </w:r>
      <w:r>
        <w:rPr>
          <w:i/>
        </w:rPr>
        <w:t xml:space="preserve">central-repo. </w:t>
      </w:r>
      <w:r>
        <w:t xml:space="preserve">In the meantime, both </w:t>
      </w:r>
      <w:r>
        <w:rPr>
          <w:i/>
        </w:rPr>
        <w:t>adam</w:t>
      </w:r>
      <w:r>
        <w:t xml:space="preserve"> and </w:t>
      </w:r>
      <w:r>
        <w:rPr>
          <w:i/>
        </w:rPr>
        <w:t>jeresig</w:t>
      </w:r>
      <w:r>
        <w:t xml:space="preserve"> commited some changes. Before they pushed their work to </w:t>
      </w:r>
      <w:r>
        <w:rPr>
          <w:i/>
        </w:rPr>
        <w:t>central-repo</w:t>
      </w:r>
      <w:r>
        <w:t xml:space="preserve">, </w:t>
      </w:r>
      <w:r>
        <w:rPr>
          <w:i/>
        </w:rPr>
        <w:t>adam’s</w:t>
      </w:r>
      <w:r>
        <w:t xml:space="preserve"> last commit </w:t>
      </w:r>
      <w:r w:rsidR="00AA72F4">
        <w:t>was</w:t>
      </w:r>
      <w:r>
        <w:t xml:space="preserve"> on Jun 21 2010 and </w:t>
      </w:r>
      <w:r>
        <w:rPr>
          <w:i/>
        </w:rPr>
        <w:t>jeresig’s</w:t>
      </w:r>
      <w:r>
        <w:t xml:space="preserve"> on Sep 27 2010.</w:t>
      </w:r>
      <w:r>
        <w:rPr>
          <w:i/>
        </w:rPr>
        <w:t xml:space="preserve"> </w:t>
      </w:r>
      <w:r>
        <w:t xml:space="preserve">At this moment, we registered them to be monitored by DyeVC. </w:t>
      </w:r>
      <w:r>
        <w:fldChar w:fldCharType="begin"/>
      </w:r>
      <w:r>
        <w:instrText xml:space="preserve"> REF _Ref401685036 \h  \* MERGEFORMAT </w:instrText>
      </w:r>
      <w:r>
        <w:fldChar w:fldCharType="separate"/>
      </w:r>
      <w:r w:rsidR="004C53CA">
        <w:t xml:space="preserve">Fig. </w:t>
      </w:r>
      <w:r w:rsidR="004C53CA">
        <w:rPr>
          <w:noProof/>
        </w:rPr>
        <w:t>10</w:t>
      </w:r>
      <w:r>
        <w:fldChar w:fldCharType="end"/>
      </w:r>
      <w:r>
        <w:t xml:space="preserve"> shows the topology view after this registration on Sep 27 2010. Here, we can see that </w:t>
      </w:r>
      <w:r>
        <w:rPr>
          <w:i/>
        </w:rPr>
        <w:t>aakoch</w:t>
      </w:r>
      <w:r>
        <w:t xml:space="preserve"> was synchronized with </w:t>
      </w:r>
      <w:r>
        <w:rPr>
          <w:i/>
        </w:rPr>
        <w:t>central-repo</w:t>
      </w:r>
      <w:r>
        <w:t xml:space="preserve">, whereas </w:t>
      </w:r>
      <w:r>
        <w:rPr>
          <w:i/>
        </w:rPr>
        <w:t>adam</w:t>
      </w:r>
      <w:r>
        <w:t xml:space="preserve"> and </w:t>
      </w:r>
      <w:r>
        <w:rPr>
          <w:i/>
        </w:rPr>
        <w:t>jeresig</w:t>
      </w:r>
      <w:r>
        <w:t xml:space="preserve"> had pending actions. At this point, we can revisit questions Q1 and Q2:</w:t>
      </w:r>
    </w:p>
    <w:p w14:paraId="5160D195" w14:textId="565CA470" w:rsidR="006F603D" w:rsidRDefault="00947F19" w:rsidP="006F603D">
      <w:pPr>
        <w:pStyle w:val="Corpodetexto"/>
      </w:pPr>
      <w:r>
        <w:rPr>
          <w:noProof/>
          <w:lang w:val="pt-BR" w:eastAsia="pt-BR"/>
        </w:rPr>
        <mc:AlternateContent>
          <mc:Choice Requires="wps">
            <w:drawing>
              <wp:anchor distT="0" distB="0" distL="114300" distR="114300" simplePos="0" relativeHeight="251655168" behindDoc="0" locked="0" layoutInCell="1" allowOverlap="0" wp14:anchorId="176228E0" wp14:editId="2F378D8C">
                <wp:simplePos x="0" y="0"/>
                <wp:positionH relativeFrom="margin">
                  <wp:posOffset>3439464</wp:posOffset>
                </wp:positionH>
                <wp:positionV relativeFrom="margin">
                  <wp:posOffset>-83</wp:posOffset>
                </wp:positionV>
                <wp:extent cx="3185795" cy="1671320"/>
                <wp:effectExtent l="0" t="0" r="0" b="5080"/>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88F3DF" w14:textId="77777777" w:rsidR="00076933" w:rsidRDefault="00076933" w:rsidP="006F603D">
                            <w:pPr>
                              <w:keepNext/>
                            </w:pPr>
                            <w:r w:rsidRPr="000E44CC">
                              <w:rPr>
                                <w:rFonts w:ascii="Calibri" w:eastAsia="Times New Roman" w:hAnsi="Calibri"/>
                                <w:noProof/>
                                <w:lang w:val="pt-BR" w:eastAsia="pt-BR"/>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374A24AC" w:rsidR="00076933" w:rsidRDefault="00076933" w:rsidP="006F603D">
                            <w:pPr>
                              <w:pStyle w:val="Legenda"/>
                            </w:pPr>
                            <w:bookmarkStart w:id="38" w:name="_Ref401684802"/>
                            <w:r>
                              <w:t xml:space="preserve">Fig. </w:t>
                            </w:r>
                            <w:r>
                              <w:fldChar w:fldCharType="begin"/>
                            </w:r>
                            <w:r>
                              <w:instrText xml:space="preserve"> SEQ Fig. \* ARABIC </w:instrText>
                            </w:r>
                            <w:r>
                              <w:fldChar w:fldCharType="separate"/>
                            </w:r>
                            <w:r>
                              <w:rPr>
                                <w:noProof/>
                              </w:rPr>
                              <w:t>8</w:t>
                            </w:r>
                            <w:r>
                              <w:fldChar w:fldCharType="end"/>
                            </w:r>
                            <w:bookmarkEnd w:id="38"/>
                            <w:r>
                              <w:tab/>
                              <w:t>First monitored repository in Topology view (Sep 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6228E0" id="Text Box 17" o:spid="_x0000_s1036" type="#_x0000_t202" style="position:absolute;left:0;text-align:left;margin-left:270.8pt;margin-top:0;width:250.85pt;height:131.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" o:allowoverlap="f" stroked="f">
                <v:textbox>
                  <w:txbxContent>
                    <w:p w14:paraId="0488F3DF" w14:textId="77777777" w:rsidR="00076933" w:rsidRDefault="00076933" w:rsidP="006F603D">
                      <w:pPr>
                        <w:keepNext/>
                      </w:pPr>
                      <w:r w:rsidRPr="000E44CC">
                        <w:rPr>
                          <w:rFonts w:ascii="Calibri" w:eastAsia="Times New Roman" w:hAnsi="Calibri"/>
                          <w:noProof/>
                          <w:lang w:val="pt-BR" w:eastAsia="pt-BR"/>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374A24AC" w:rsidR="00076933" w:rsidRDefault="00076933" w:rsidP="006F603D">
                      <w:pPr>
                        <w:pStyle w:val="Legenda"/>
                      </w:pPr>
                      <w:bookmarkStart w:id="39" w:name="_Ref401684802"/>
                      <w:r>
                        <w:t xml:space="preserve">Fig. </w:t>
                      </w:r>
                      <w:r>
                        <w:fldChar w:fldCharType="begin"/>
                      </w:r>
                      <w:r>
                        <w:instrText xml:space="preserve"> SEQ Fig. \* ARABIC </w:instrText>
                      </w:r>
                      <w:r>
                        <w:fldChar w:fldCharType="separate"/>
                      </w:r>
                      <w:r>
                        <w:rPr>
                          <w:noProof/>
                        </w:rPr>
                        <w:t>8</w:t>
                      </w:r>
                      <w:r>
                        <w:fldChar w:fldCharType="end"/>
                      </w:r>
                      <w:bookmarkEnd w:id="39"/>
                      <w:r>
                        <w:tab/>
                        <w:t>First monitored repository in Topology view (Sep 24 2010)</w:t>
                      </w:r>
                    </w:p>
                  </w:txbxContent>
                </v:textbox>
                <w10:wrap type="topAndBottom" anchorx="margin" anchory="margin"/>
              </v:shape>
            </w:pict>
          </mc:Fallback>
        </mc:AlternateContent>
      </w:r>
      <w:r w:rsidR="005828ED">
        <w:rPr>
          <w:noProof/>
          <w:lang w:val="pt-BR" w:eastAsia="pt-BR"/>
        </w:rPr>
        <mc:AlternateContent>
          <mc:Choice Requires="wps">
            <w:drawing>
              <wp:anchor distT="0" distB="0" distL="114300" distR="114300" simplePos="0" relativeHeight="251660288" behindDoc="0" locked="0" layoutInCell="1" allowOverlap="0" wp14:anchorId="2BC6DA31" wp14:editId="3E8A6422">
                <wp:simplePos x="0" y="0"/>
                <wp:positionH relativeFrom="margin">
                  <wp:posOffset>3439795</wp:posOffset>
                </wp:positionH>
                <wp:positionV relativeFrom="page">
                  <wp:posOffset>2368219</wp:posOffset>
                </wp:positionV>
                <wp:extent cx="3192780" cy="845820"/>
                <wp:effectExtent l="0" t="0" r="7620" b="0"/>
                <wp:wrapTopAndBottom/>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32ADC8" w14:textId="77777777" w:rsidR="00076933" w:rsidRDefault="00076933" w:rsidP="006F603D">
                            <w:pPr>
                              <w:keepNext/>
                            </w:pPr>
                            <w:r w:rsidRPr="000E44CC">
                              <w:rPr>
                                <w:rFonts w:ascii="Calibri" w:eastAsia="Times New Roman" w:hAnsi="Calibri"/>
                                <w:noProof/>
                                <w:lang w:val="pt-BR" w:eastAsia="pt-BR"/>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326DAABC" w:rsidR="00076933" w:rsidRDefault="00076933" w:rsidP="006F603D">
                            <w:pPr>
                              <w:pStyle w:val="Legenda"/>
                            </w:pPr>
                            <w:bookmarkStart w:id="40" w:name="_Ref401684776"/>
                            <w:r>
                              <w:t xml:space="preserve">Fig. </w:t>
                            </w:r>
                            <w:r>
                              <w:fldChar w:fldCharType="begin"/>
                            </w:r>
                            <w:r>
                              <w:instrText xml:space="preserve"> SEQ Fig. \* ARABIC </w:instrText>
                            </w:r>
                            <w:r>
                              <w:fldChar w:fldCharType="separate"/>
                            </w:r>
                            <w:r>
                              <w:rPr>
                                <w:noProof/>
                              </w:rPr>
                              <w:t>9</w:t>
                            </w:r>
                            <w:r>
                              <w:fldChar w:fldCharType="end"/>
                            </w:r>
                            <w:bookmarkEnd w:id="40"/>
                            <w:r>
                              <w:tab/>
                              <w:t>aakoch’s commit history showing commits pending to be pushed</w:t>
                            </w:r>
                          </w:p>
                          <w:p w14:paraId="15CAE1F0"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C6DA31" id="Text Box 22" o:spid="_x0000_s1037" type="#_x0000_t202" style="position:absolute;left:0;text-align:left;margin-left:270.85pt;margin-top:186.45pt;width:251.4pt;height:66.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" o:allowoverlap="f" stroked="f">
                <v:textbox>
                  <w:txbxContent>
                    <w:p w14:paraId="2032ADC8" w14:textId="77777777" w:rsidR="00076933" w:rsidRDefault="00076933" w:rsidP="006F603D">
                      <w:pPr>
                        <w:keepNext/>
                      </w:pPr>
                      <w:r w:rsidRPr="000E44CC">
                        <w:rPr>
                          <w:rFonts w:ascii="Calibri" w:eastAsia="Times New Roman" w:hAnsi="Calibri"/>
                          <w:noProof/>
                          <w:lang w:val="pt-BR" w:eastAsia="pt-BR"/>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326DAABC" w:rsidR="00076933" w:rsidRDefault="00076933" w:rsidP="006F603D">
                      <w:pPr>
                        <w:pStyle w:val="Legenda"/>
                      </w:pPr>
                      <w:bookmarkStart w:id="41" w:name="_Ref401684776"/>
                      <w:r>
                        <w:t xml:space="preserve">Fig. </w:t>
                      </w:r>
                      <w:r>
                        <w:fldChar w:fldCharType="begin"/>
                      </w:r>
                      <w:r>
                        <w:instrText xml:space="preserve"> SEQ Fig. \* ARABIC </w:instrText>
                      </w:r>
                      <w:r>
                        <w:fldChar w:fldCharType="separate"/>
                      </w:r>
                      <w:r>
                        <w:rPr>
                          <w:noProof/>
                        </w:rPr>
                        <w:t>9</w:t>
                      </w:r>
                      <w:r>
                        <w:fldChar w:fldCharType="end"/>
                      </w:r>
                      <w:bookmarkEnd w:id="41"/>
                      <w:r>
                        <w:tab/>
                        <w:t>aakoch’s commit history showing commits pending to be pushed</w:t>
                      </w:r>
                    </w:p>
                    <w:p w14:paraId="15CAE1F0" w14:textId="77777777" w:rsidR="00076933" w:rsidRDefault="00076933" w:rsidP="006F603D"/>
                  </w:txbxContent>
                </v:textbox>
                <w10:wrap type="topAndBottom" anchorx="margin" anchory="page"/>
              </v:shape>
            </w:pict>
          </mc:Fallback>
        </mc:AlternateContent>
      </w:r>
      <w:r w:rsidR="006F603D">
        <w:t xml:space="preserve">Q1: </w:t>
      </w:r>
      <w:r w:rsidR="006F603D">
        <w:rPr>
          <w:i/>
        </w:rPr>
        <w:t>Which clones were created from a repository</w:t>
      </w:r>
      <w:r w:rsidR="006F603D">
        <w:t>? DyeVC’s topology view (</w:t>
      </w:r>
      <w:r w:rsidR="006F603D">
        <w:fldChar w:fldCharType="begin"/>
      </w:r>
      <w:r w:rsidR="006F603D">
        <w:instrText xml:space="preserve"> REF _Ref401685036 \h </w:instrText>
      </w:r>
      <w:r w:rsidR="006F603D">
        <w:fldChar w:fldCharType="separate"/>
      </w:r>
      <w:r w:rsidR="004C53CA">
        <w:t xml:space="preserve">Fig. </w:t>
      </w:r>
      <w:r w:rsidR="004C53CA">
        <w:rPr>
          <w:noProof/>
        </w:rPr>
        <w:t>10</w:t>
      </w:r>
      <w:r w:rsidR="006F603D">
        <w:fldChar w:fldCharType="end"/>
      </w:r>
      <w:r w:rsidR="006F603D">
        <w:t xml:space="preserve">) shows all the clones where </w:t>
      </w:r>
      <w:r w:rsidR="004B19E8">
        <w:t>it is</w:t>
      </w:r>
      <w:r w:rsidR="006F603D">
        <w:t xml:space="preserve"> running, and also discovers other clones connected to them, even if </w:t>
      </w:r>
      <w:r w:rsidR="004B19E8">
        <w:t>it is not running there</w:t>
      </w:r>
      <w:r w:rsidR="006F603D">
        <w:t>.</w:t>
      </w:r>
    </w:p>
    <w:p w14:paraId="0A5518F3" w14:textId="145D546D" w:rsidR="006F603D" w:rsidRDefault="00947F19" w:rsidP="006F603D">
      <w:pPr>
        <w:pStyle w:val="Corpodetexto"/>
      </w:pPr>
      <w:r>
        <w:rPr>
          <w:noProof/>
          <w:lang w:val="pt-BR" w:eastAsia="pt-BR"/>
        </w:rPr>
        <mc:AlternateContent>
          <mc:Choice Requires="wps">
            <w:drawing>
              <wp:anchor distT="0" distB="0" distL="114300" distR="114300" simplePos="0" relativeHeight="251654144" behindDoc="0" locked="0" layoutInCell="1" allowOverlap="0" wp14:anchorId="06AD41DA" wp14:editId="036F42EB">
                <wp:simplePos x="0" y="0"/>
                <wp:positionH relativeFrom="margin">
                  <wp:posOffset>3411855</wp:posOffset>
                </wp:positionH>
                <wp:positionV relativeFrom="margin">
                  <wp:posOffset>2530144</wp:posOffset>
                </wp:positionV>
                <wp:extent cx="3200400" cy="2026920"/>
                <wp:effectExtent l="0" t="0" r="0" b="0"/>
                <wp:wrapTopAndBottom/>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9522C99" w14:textId="77777777" w:rsidR="00076933" w:rsidRDefault="00076933" w:rsidP="006F603D">
                            <w:pPr>
                              <w:keepNext/>
                            </w:pPr>
                            <w:r w:rsidRPr="000E44CC">
                              <w:rPr>
                                <w:rFonts w:ascii="Calibri" w:eastAsia="Times New Roman" w:hAnsi="Calibri"/>
                                <w:noProof/>
                                <w:lang w:val="pt-BR" w:eastAsia="pt-BR"/>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343BB661" w:rsidR="00076933" w:rsidRDefault="00076933" w:rsidP="006F603D">
                            <w:pPr>
                              <w:pStyle w:val="Legenda"/>
                            </w:pPr>
                            <w:bookmarkStart w:id="42" w:name="_Ref401685036"/>
                            <w:r>
                              <w:t xml:space="preserve">Fig. </w:t>
                            </w:r>
                            <w:r>
                              <w:fldChar w:fldCharType="begin"/>
                            </w:r>
                            <w:r>
                              <w:instrText xml:space="preserve"> SEQ Fig. \* ARABIC </w:instrText>
                            </w:r>
                            <w:r>
                              <w:fldChar w:fldCharType="separate"/>
                            </w:r>
                            <w:r>
                              <w:rPr>
                                <w:noProof/>
                              </w:rPr>
                              <w:t>10</w:t>
                            </w:r>
                            <w:r>
                              <w:fldChar w:fldCharType="end"/>
                            </w:r>
                            <w:bookmarkEnd w:id="42"/>
                            <w:r>
                              <w:tab/>
                              <w:t>Three monitored repositories in Topology view (Sep 27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AD41DA" id="_x0000_s1038" type="#_x0000_t202" style="position:absolute;left:0;text-align:left;margin-left:268.65pt;margin-top:199.2pt;width:252pt;height:159.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" o:allowoverlap="f" stroked="f">
                <v:textbox>
                  <w:txbxContent>
                    <w:p w14:paraId="79522C99" w14:textId="77777777" w:rsidR="00076933" w:rsidRDefault="00076933" w:rsidP="006F603D">
                      <w:pPr>
                        <w:keepNext/>
                      </w:pPr>
                      <w:r w:rsidRPr="000E44CC">
                        <w:rPr>
                          <w:rFonts w:ascii="Calibri" w:eastAsia="Times New Roman" w:hAnsi="Calibri"/>
                          <w:noProof/>
                          <w:lang w:val="pt-BR" w:eastAsia="pt-BR"/>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343BB661" w:rsidR="00076933" w:rsidRDefault="00076933" w:rsidP="006F603D">
                      <w:pPr>
                        <w:pStyle w:val="Legenda"/>
                      </w:pPr>
                      <w:bookmarkStart w:id="43" w:name="_Ref401685036"/>
                      <w:r>
                        <w:t xml:space="preserve">Fig. </w:t>
                      </w:r>
                      <w:r>
                        <w:fldChar w:fldCharType="begin"/>
                      </w:r>
                      <w:r>
                        <w:instrText xml:space="preserve"> SEQ Fig. \* ARABIC </w:instrText>
                      </w:r>
                      <w:r>
                        <w:fldChar w:fldCharType="separate"/>
                      </w:r>
                      <w:r>
                        <w:rPr>
                          <w:noProof/>
                        </w:rPr>
                        <w:t>10</w:t>
                      </w:r>
                      <w:r>
                        <w:fldChar w:fldCharType="end"/>
                      </w:r>
                      <w:bookmarkEnd w:id="43"/>
                      <w:r>
                        <w:tab/>
                        <w:t>Three monitored repositories in Topology view (Sep 27 2010)</w:t>
                      </w:r>
                    </w:p>
                  </w:txbxContent>
                </v:textbox>
                <w10:wrap type="topAndBottom" anchorx="margin" anchory="margin"/>
              </v:shape>
            </w:pict>
          </mc:Fallback>
        </mc:AlternateContent>
      </w:r>
      <w:r w:rsidR="006F603D">
        <w:t xml:space="preserve">Q2: </w:t>
      </w:r>
      <w:r w:rsidR="006F603D">
        <w:rPr>
          <w:i/>
        </w:rPr>
        <w:t xml:space="preserve">What are the communication paths </w:t>
      </w:r>
      <w:r w:rsidR="001B1F04">
        <w:rPr>
          <w:i/>
        </w:rPr>
        <w:t>among</w:t>
      </w:r>
      <w:r w:rsidR="006F603D">
        <w:rPr>
          <w:i/>
        </w:rPr>
        <w:t xml:space="preserve"> different clones?</w:t>
      </w:r>
      <w:r w:rsidR="006F603D">
        <w:t xml:space="preserve"> DyeVC’s topology view (</w:t>
      </w:r>
      <w:r w:rsidR="006F603D">
        <w:fldChar w:fldCharType="begin"/>
      </w:r>
      <w:r w:rsidR="006F603D">
        <w:instrText xml:space="preserve"> REF _Ref401685036 \h </w:instrText>
      </w:r>
      <w:r w:rsidR="006F603D">
        <w:fldChar w:fldCharType="separate"/>
      </w:r>
      <w:r w:rsidR="004C53CA">
        <w:t xml:space="preserve">Fig. </w:t>
      </w:r>
      <w:r w:rsidR="004C53CA">
        <w:rPr>
          <w:noProof/>
        </w:rPr>
        <w:t>10</w:t>
      </w:r>
      <w:r w:rsidR="006F603D">
        <w:fldChar w:fldCharType="end"/>
      </w:r>
      <w:r w:rsidR="006F603D">
        <w:t xml:space="preserve">) shows the dependencies between the peers in the topology, as well as the number of commits ahead or behind in each of these </w:t>
      </w:r>
      <w:r w:rsidR="00E81255">
        <w:t>clones</w:t>
      </w:r>
      <w:r w:rsidR="006F603D">
        <w:t>.</w:t>
      </w:r>
    </w:p>
    <w:p w14:paraId="7DAAD141" w14:textId="4AB3031D" w:rsidR="006F603D" w:rsidRDefault="006F603D" w:rsidP="006F603D">
      <w:pPr>
        <w:pStyle w:val="Corpodetexto"/>
      </w:pPr>
      <w:r>
        <w:rPr>
          <w:i/>
        </w:rPr>
        <w:t>Adam</w:t>
      </w:r>
      <w:r>
        <w:t xml:space="preserve"> had 121 commits to pull from </w:t>
      </w:r>
      <w:r>
        <w:rPr>
          <w:i/>
        </w:rPr>
        <w:t>central-repo</w:t>
      </w:r>
      <w:r>
        <w:t xml:space="preserve">, what is corroborated by the details of his tracked branches (master branch in </w:t>
      </w:r>
      <w:r>
        <w:fldChar w:fldCharType="begin"/>
      </w:r>
      <w:r>
        <w:instrText xml:space="preserve"> REF _Ref401687241 \h </w:instrText>
      </w:r>
      <w:r>
        <w:fldChar w:fldCharType="separate"/>
      </w:r>
      <w:r w:rsidR="004C53CA">
        <w:t xml:space="preserve">Fig. </w:t>
      </w:r>
      <w:r w:rsidR="004C53CA">
        <w:rPr>
          <w:noProof/>
        </w:rPr>
        <w:t>11</w:t>
      </w:r>
      <w:r>
        <w:fldChar w:fldCharType="end"/>
      </w:r>
      <w:r>
        <w:t xml:space="preserve">). He also had a non-tracked commit pending to be pushed. Non-tracked commits are not shown in the tracked branches view, but we can see them in the commit history views, painted in gray. </w:t>
      </w:r>
      <w:r>
        <w:fldChar w:fldCharType="begin"/>
      </w:r>
      <w:r>
        <w:instrText xml:space="preserve"> REF _Ref401683947 \h </w:instrText>
      </w:r>
      <w:r>
        <w:fldChar w:fldCharType="separate"/>
      </w:r>
      <w:r w:rsidR="004C53CA">
        <w:t xml:space="preserve">Fig. </w:t>
      </w:r>
      <w:r w:rsidR="004C53CA">
        <w:rPr>
          <w:noProof/>
        </w:rPr>
        <w:t>7</w:t>
      </w:r>
      <w:r>
        <w:fldChar w:fldCharType="end"/>
      </w:r>
      <w:r>
        <w:t xml:space="preserve"> shows the collapsed commit history for </w:t>
      </w:r>
      <w:r>
        <w:rPr>
          <w:i/>
        </w:rPr>
        <w:t>jeresig</w:t>
      </w:r>
      <w:r>
        <w:t xml:space="preserve">, where we can see adam’s non tracked commit with hash </w:t>
      </w:r>
      <w:r>
        <w:rPr>
          <w:i/>
        </w:rPr>
        <w:t>a2bd8</w:t>
      </w:r>
      <w:r>
        <w:t>.</w:t>
      </w:r>
    </w:p>
    <w:p w14:paraId="1D2AA68C" w14:textId="2B837A81" w:rsidR="006F603D" w:rsidRDefault="00947F19" w:rsidP="006F603D">
      <w:pPr>
        <w:pStyle w:val="Corpodetexto"/>
      </w:pPr>
      <w:r>
        <w:rPr>
          <w:noProof/>
          <w:lang w:val="pt-BR" w:eastAsia="pt-BR"/>
        </w:rPr>
        <mc:AlternateContent>
          <mc:Choice Requires="wps">
            <w:drawing>
              <wp:anchor distT="0" distB="0" distL="114300" distR="114300" simplePos="0" relativeHeight="251656192" behindDoc="0" locked="0" layoutInCell="1" allowOverlap="0" wp14:anchorId="3FC3F694" wp14:editId="734A915E">
                <wp:simplePos x="0" y="0"/>
                <wp:positionH relativeFrom="margin">
                  <wp:posOffset>3408680</wp:posOffset>
                </wp:positionH>
                <wp:positionV relativeFrom="margin">
                  <wp:posOffset>4560239</wp:posOffset>
                </wp:positionV>
                <wp:extent cx="3206750" cy="2120900"/>
                <wp:effectExtent l="0" t="0" r="0" b="0"/>
                <wp:wrapTopAndBottom/>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CB2668" w14:textId="77777777" w:rsidR="00076933" w:rsidRDefault="00076933" w:rsidP="006F603D">
                            <w:pPr>
                              <w:keepNext/>
                            </w:pPr>
                            <w:r w:rsidRPr="000E44CC">
                              <w:rPr>
                                <w:rFonts w:ascii="Calibri" w:eastAsia="Times New Roman" w:hAnsi="Calibri"/>
                                <w:noProof/>
                                <w:lang w:val="pt-BR" w:eastAsia="pt-BR"/>
                              </w:rPr>
                              <w:drawing>
                                <wp:inline distT="0" distB="0" distL="0" distR="0" wp14:anchorId="30A86916" wp14:editId="54FCE1ED">
                                  <wp:extent cx="2876550" cy="1838325"/>
                                  <wp:effectExtent l="0" t="0" r="0" b="9525"/>
                                  <wp:docPr id="75"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1D07709" w:rsidR="00076933" w:rsidRDefault="00076933" w:rsidP="006F603D">
                            <w:pPr>
                              <w:pStyle w:val="Legenda"/>
                            </w:pPr>
                            <w:bookmarkStart w:id="44" w:name="_Ref401687241"/>
                            <w:r>
                              <w:t xml:space="preserve">Fig. </w:t>
                            </w:r>
                            <w:r>
                              <w:fldChar w:fldCharType="begin"/>
                            </w:r>
                            <w:r>
                              <w:instrText xml:space="preserve"> SEQ Fig. \* ARABIC </w:instrText>
                            </w:r>
                            <w:r>
                              <w:fldChar w:fldCharType="separate"/>
                            </w:r>
                            <w:r>
                              <w:rPr>
                                <w:noProof/>
                              </w:rPr>
                              <w:t>11</w:t>
                            </w:r>
                            <w:r>
                              <w:fldChar w:fldCharType="end"/>
                            </w:r>
                            <w:bookmarkEnd w:id="44"/>
                            <w:r>
                              <w:tab/>
                            </w:r>
                            <w:proofErr w:type="gramStart"/>
                            <w:r>
                              <w:t>Adam’s</w:t>
                            </w:r>
                            <w:proofErr w:type="gramEnd"/>
                            <w:r>
                              <w:t xml:space="preserve"> tracked branches</w:t>
                            </w:r>
                          </w:p>
                          <w:p w14:paraId="7318A3C9"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C3F694" id="Text Box 18" o:spid="_x0000_s1039" type="#_x0000_t202" style="position:absolute;left:0;text-align:left;margin-left:268.4pt;margin-top:359.05pt;width:252.5pt;height:16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5LPAIAAEQ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" o:allowoverlap="f" stroked="f">
                <v:textbox>
                  <w:txbxContent>
                    <w:p w14:paraId="11CB2668" w14:textId="77777777" w:rsidR="00076933" w:rsidRDefault="00076933" w:rsidP="006F603D">
                      <w:pPr>
                        <w:keepNext/>
                      </w:pPr>
                      <w:r w:rsidRPr="000E44CC">
                        <w:rPr>
                          <w:rFonts w:ascii="Calibri" w:eastAsia="Times New Roman" w:hAnsi="Calibri"/>
                          <w:noProof/>
                          <w:lang w:val="pt-BR" w:eastAsia="pt-BR"/>
                        </w:rPr>
                        <w:drawing>
                          <wp:inline distT="0" distB="0" distL="0" distR="0" wp14:anchorId="30A86916" wp14:editId="54FCE1ED">
                            <wp:extent cx="2876550" cy="1838325"/>
                            <wp:effectExtent l="0" t="0" r="0" b="9525"/>
                            <wp:docPr id="75"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1D07709" w:rsidR="00076933" w:rsidRDefault="00076933" w:rsidP="006F603D">
                      <w:pPr>
                        <w:pStyle w:val="Legenda"/>
                      </w:pPr>
                      <w:bookmarkStart w:id="45" w:name="_Ref401687241"/>
                      <w:r>
                        <w:t xml:space="preserve">Fig. </w:t>
                      </w:r>
                      <w:r>
                        <w:fldChar w:fldCharType="begin"/>
                      </w:r>
                      <w:r>
                        <w:instrText xml:space="preserve"> SEQ Fig. \* ARABIC </w:instrText>
                      </w:r>
                      <w:r>
                        <w:fldChar w:fldCharType="separate"/>
                      </w:r>
                      <w:r>
                        <w:rPr>
                          <w:noProof/>
                        </w:rPr>
                        <w:t>11</w:t>
                      </w:r>
                      <w:r>
                        <w:fldChar w:fldCharType="end"/>
                      </w:r>
                      <w:bookmarkEnd w:id="45"/>
                      <w:r>
                        <w:tab/>
                      </w:r>
                      <w:proofErr w:type="gramStart"/>
                      <w:r>
                        <w:t>Adam’s</w:t>
                      </w:r>
                      <w:proofErr w:type="gramEnd"/>
                      <w:r>
                        <w:t xml:space="preserve"> tracked branches</w:t>
                      </w:r>
                    </w:p>
                    <w:p w14:paraId="7318A3C9" w14:textId="77777777" w:rsidR="00076933" w:rsidRDefault="00076933" w:rsidP="006F603D"/>
                  </w:txbxContent>
                </v:textbox>
                <w10:wrap type="topAndBottom" anchorx="margin" anchory="margin"/>
              </v:shape>
            </w:pict>
          </mc:Fallback>
        </mc:AlternateContent>
      </w:r>
      <w:r w:rsidR="006F603D">
        <w:t xml:space="preserve">The repository history leads us to think that </w:t>
      </w:r>
      <w:r w:rsidR="006F603D">
        <w:rPr>
          <w:i/>
        </w:rPr>
        <w:t>jeresig</w:t>
      </w:r>
      <w:r w:rsidR="006F603D">
        <w:t xml:space="preserve"> is a core developer of this project, because he performed most of the merges to </w:t>
      </w:r>
      <w:r w:rsidR="002C7F70">
        <w:t xml:space="preserve">the </w:t>
      </w:r>
      <w:r w:rsidR="006F603D">
        <w:t xml:space="preserve">master branch. Looking at </w:t>
      </w:r>
      <w:r w:rsidR="006F603D">
        <w:fldChar w:fldCharType="begin"/>
      </w:r>
      <w:r w:rsidR="006F603D">
        <w:instrText xml:space="preserve"> REF _Ref401685036 \h </w:instrText>
      </w:r>
      <w:r w:rsidR="006F603D">
        <w:fldChar w:fldCharType="separate"/>
      </w:r>
      <w:r w:rsidR="004C53CA">
        <w:t xml:space="preserve">Fig. </w:t>
      </w:r>
      <w:r w:rsidR="004C53CA">
        <w:rPr>
          <w:noProof/>
        </w:rPr>
        <w:t>10</w:t>
      </w:r>
      <w:r w:rsidR="006F603D">
        <w:fldChar w:fldCharType="end"/>
      </w:r>
      <w:r w:rsidR="006F603D">
        <w:t xml:space="preserve">, we see that he had 26 commits pending to be pushed to </w:t>
      </w:r>
      <w:r w:rsidR="006F603D">
        <w:rPr>
          <w:i/>
        </w:rPr>
        <w:t>central-repo</w:t>
      </w:r>
      <w:r w:rsidR="006F603D">
        <w:t xml:space="preserve">. These 26 commits can be seen at </w:t>
      </w:r>
      <w:r w:rsidR="006F603D">
        <w:rPr>
          <w:i/>
        </w:rPr>
        <w:t>aakoch’s</w:t>
      </w:r>
      <w:r w:rsidR="006F603D">
        <w:t xml:space="preserve"> commit history (</w:t>
      </w:r>
      <w:r w:rsidR="006F603D">
        <w:fldChar w:fldCharType="begin"/>
      </w:r>
      <w:r w:rsidR="006F603D">
        <w:instrText xml:space="preserve"> REF _Ref401687457 \h </w:instrText>
      </w:r>
      <w:r w:rsidR="006F603D">
        <w:fldChar w:fldCharType="separate"/>
      </w:r>
      <w:r w:rsidR="004C53CA">
        <w:t xml:space="preserve">Fig. </w:t>
      </w:r>
      <w:r w:rsidR="004C53CA">
        <w:rPr>
          <w:noProof/>
        </w:rPr>
        <w:t>12</w:t>
      </w:r>
      <w:r w:rsidR="006F603D">
        <w:fldChar w:fldCharType="end"/>
      </w:r>
      <w:r w:rsidR="006F603D">
        <w:t xml:space="preserve">) as red commits, once they could not be pulled by </w:t>
      </w:r>
      <w:r w:rsidR="006F603D">
        <w:rPr>
          <w:i/>
        </w:rPr>
        <w:t>aakoch</w:t>
      </w:r>
      <w:r w:rsidR="006F603D">
        <w:t xml:space="preserve"> until </w:t>
      </w:r>
      <w:r w:rsidR="006F603D">
        <w:rPr>
          <w:i/>
        </w:rPr>
        <w:t>jeresig</w:t>
      </w:r>
      <w:r w:rsidR="006F603D">
        <w:t xml:space="preserve"> pushed them to </w:t>
      </w:r>
      <w:r w:rsidR="006F603D">
        <w:rPr>
          <w:i/>
        </w:rPr>
        <w:t>central-repo</w:t>
      </w:r>
      <w:r w:rsidR="006F603D">
        <w:t xml:space="preserve">. There was also a commit in central-repo pending to be pulled by </w:t>
      </w:r>
      <w:r w:rsidR="006F603D">
        <w:rPr>
          <w:i/>
        </w:rPr>
        <w:t>jeresig</w:t>
      </w:r>
      <w:r w:rsidR="006F603D">
        <w:t xml:space="preserve">. If we look back at </w:t>
      </w:r>
      <w:r w:rsidR="006F603D">
        <w:fldChar w:fldCharType="begin"/>
      </w:r>
      <w:r w:rsidR="006F603D">
        <w:instrText xml:space="preserve"> REF _Ref401683947 \h </w:instrText>
      </w:r>
      <w:r w:rsidR="006F603D">
        <w:fldChar w:fldCharType="separate"/>
      </w:r>
      <w:r w:rsidR="004C53CA">
        <w:t xml:space="preserve">Fig. </w:t>
      </w:r>
      <w:r w:rsidR="004C53CA">
        <w:rPr>
          <w:noProof/>
        </w:rPr>
        <w:t>7</w:t>
      </w:r>
      <w:r w:rsidR="006F603D">
        <w:fldChar w:fldCharType="end"/>
      </w:r>
      <w:r w:rsidR="006F603D">
        <w:t xml:space="preserve"> we see that the only yellow commit is a0887, made by </w:t>
      </w:r>
      <w:r w:rsidR="006F603D">
        <w:rPr>
          <w:i/>
        </w:rPr>
        <w:t>aakoch</w:t>
      </w:r>
      <w:r w:rsidR="006F603D">
        <w:t xml:space="preserve">. This tells us that </w:t>
      </w:r>
      <w:r w:rsidR="006F603D">
        <w:rPr>
          <w:i/>
        </w:rPr>
        <w:t>jeresig</w:t>
      </w:r>
      <w:r w:rsidR="006F603D">
        <w:t xml:space="preserve"> pulled changes from </w:t>
      </w:r>
      <w:r w:rsidR="006F603D">
        <w:rPr>
          <w:i/>
        </w:rPr>
        <w:t>central-repo</w:t>
      </w:r>
      <w:r w:rsidR="006F603D">
        <w:t xml:space="preserve"> </w:t>
      </w:r>
      <w:r w:rsidR="002C7F70">
        <w:t>just</w:t>
      </w:r>
      <w:r w:rsidR="006F603D">
        <w:t xml:space="preserve"> before </w:t>
      </w:r>
      <w:r w:rsidR="006F603D">
        <w:rPr>
          <w:i/>
        </w:rPr>
        <w:t>aakoch</w:t>
      </w:r>
      <w:r w:rsidR="006F603D">
        <w:t xml:space="preserve"> pushed commit a0887. If we look at </w:t>
      </w:r>
      <w:r w:rsidR="006F603D">
        <w:fldChar w:fldCharType="begin"/>
      </w:r>
      <w:r w:rsidR="006F603D">
        <w:instrText xml:space="preserve"> REF _Ref401687622 \h </w:instrText>
      </w:r>
      <w:r w:rsidR="006F603D">
        <w:fldChar w:fldCharType="separate"/>
      </w:r>
      <w:r w:rsidR="004C53CA">
        <w:t xml:space="preserve">Fig. </w:t>
      </w:r>
      <w:r w:rsidR="004C53CA">
        <w:rPr>
          <w:noProof/>
        </w:rPr>
        <w:t>13</w:t>
      </w:r>
      <w:r w:rsidR="006F603D">
        <w:fldChar w:fldCharType="end"/>
      </w:r>
      <w:r w:rsidR="006F603D">
        <w:t xml:space="preserve">, we see that all the pending commits (those that were pending to be pushed and pulled) are related to the same branch (master). This tells us that, if </w:t>
      </w:r>
      <w:r w:rsidR="006F603D">
        <w:rPr>
          <w:i/>
        </w:rPr>
        <w:t>jeresig</w:t>
      </w:r>
      <w:r w:rsidR="006F603D">
        <w:t xml:space="preserve"> wanted to push these commits to </w:t>
      </w:r>
      <w:r w:rsidR="006F603D">
        <w:rPr>
          <w:i/>
        </w:rPr>
        <w:t>central-repo</w:t>
      </w:r>
      <w:r w:rsidR="006F603D">
        <w:t>, he would have to perform a pull operation before. This analysis helps us revisit and answer Q3.</w:t>
      </w:r>
    </w:p>
    <w:p w14:paraId="08440D1F" w14:textId="7B7CD331" w:rsidR="006F603D" w:rsidRDefault="005828ED" w:rsidP="006F603D">
      <w:pPr>
        <w:pStyle w:val="Corpodetexto"/>
      </w:pPr>
      <w:r>
        <w:rPr>
          <w:noProof/>
          <w:lang w:val="pt-BR" w:eastAsia="pt-BR"/>
        </w:rPr>
        <mc:AlternateContent>
          <mc:Choice Requires="wps">
            <w:drawing>
              <wp:anchor distT="0" distB="0" distL="114300" distR="114300" simplePos="0" relativeHeight="251657216" behindDoc="0" locked="0" layoutInCell="1" allowOverlap="0" wp14:anchorId="5BD74FF3" wp14:editId="4EDF2070">
                <wp:simplePos x="0" y="0"/>
                <wp:positionH relativeFrom="margin">
                  <wp:posOffset>3435985</wp:posOffset>
                </wp:positionH>
                <wp:positionV relativeFrom="page">
                  <wp:posOffset>7368209</wp:posOffset>
                </wp:positionV>
                <wp:extent cx="3200400" cy="1460500"/>
                <wp:effectExtent l="0" t="0" r="0" b="6350"/>
                <wp:wrapTopAndBottom/>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61E1F5" w14:textId="77777777" w:rsidR="00076933" w:rsidRDefault="00076933" w:rsidP="006F603D">
                            <w:pPr>
                              <w:keepNext/>
                            </w:pPr>
                            <w:r w:rsidRPr="000E44CC">
                              <w:rPr>
                                <w:rFonts w:ascii="Calibri" w:eastAsia="Times New Roman" w:hAnsi="Calibri"/>
                                <w:noProof/>
                                <w:lang w:val="pt-BR" w:eastAsia="pt-BR"/>
                              </w:rPr>
                              <w:drawing>
                                <wp:inline distT="0" distB="0" distL="0" distR="0" wp14:anchorId="47D448F5" wp14:editId="2A0BFFE2">
                                  <wp:extent cx="2847975" cy="1181100"/>
                                  <wp:effectExtent l="0" t="0" r="9525" b="0"/>
                                  <wp:docPr id="76"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65737F44" w:rsidR="00076933" w:rsidRDefault="00076933" w:rsidP="006F603D">
                            <w:pPr>
                              <w:pStyle w:val="Legenda"/>
                            </w:pPr>
                            <w:bookmarkStart w:id="46" w:name="_Ref401687457"/>
                            <w:r>
                              <w:t xml:space="preserve">Fig. </w:t>
                            </w:r>
                            <w:r>
                              <w:fldChar w:fldCharType="begin"/>
                            </w:r>
                            <w:r>
                              <w:instrText xml:space="preserve"> SEQ Fig. \* ARABIC </w:instrText>
                            </w:r>
                            <w:r>
                              <w:fldChar w:fldCharType="separate"/>
                            </w:r>
                            <w:r>
                              <w:rPr>
                                <w:noProof/>
                              </w:rPr>
                              <w:t>12</w:t>
                            </w:r>
                            <w:r>
                              <w:fldChar w:fldCharType="end"/>
                            </w:r>
                            <w:bookmarkEnd w:id="46"/>
                            <w:r>
                              <w:tab/>
                              <w:t>Aakoch’s commit history</w:t>
                            </w:r>
                          </w:p>
                          <w:p w14:paraId="6612B0D7"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74FF3" id="Text Box 19" o:spid="_x0000_s1040" type="#_x0000_t202" style="position:absolute;left:0;text-align:left;margin-left:270.55pt;margin-top:580.15pt;width:252pt;height:1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" o:allowoverlap="f" stroked="f">
                <v:textbox>
                  <w:txbxContent>
                    <w:p w14:paraId="0B61E1F5" w14:textId="77777777" w:rsidR="00076933" w:rsidRDefault="00076933" w:rsidP="006F603D">
                      <w:pPr>
                        <w:keepNext/>
                      </w:pPr>
                      <w:r w:rsidRPr="000E44CC">
                        <w:rPr>
                          <w:rFonts w:ascii="Calibri" w:eastAsia="Times New Roman" w:hAnsi="Calibri"/>
                          <w:noProof/>
                          <w:lang w:val="pt-BR" w:eastAsia="pt-BR"/>
                        </w:rPr>
                        <w:drawing>
                          <wp:inline distT="0" distB="0" distL="0" distR="0" wp14:anchorId="47D448F5" wp14:editId="2A0BFFE2">
                            <wp:extent cx="2847975" cy="1181100"/>
                            <wp:effectExtent l="0" t="0" r="9525" b="0"/>
                            <wp:docPr id="76"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65737F44" w:rsidR="00076933" w:rsidRDefault="00076933" w:rsidP="006F603D">
                      <w:pPr>
                        <w:pStyle w:val="Legenda"/>
                      </w:pPr>
                      <w:bookmarkStart w:id="47" w:name="_Ref401687457"/>
                      <w:r>
                        <w:t xml:space="preserve">Fig. </w:t>
                      </w:r>
                      <w:r>
                        <w:fldChar w:fldCharType="begin"/>
                      </w:r>
                      <w:r>
                        <w:instrText xml:space="preserve"> SEQ Fig. \* ARABIC </w:instrText>
                      </w:r>
                      <w:r>
                        <w:fldChar w:fldCharType="separate"/>
                      </w:r>
                      <w:r>
                        <w:rPr>
                          <w:noProof/>
                        </w:rPr>
                        <w:t>12</w:t>
                      </w:r>
                      <w:r>
                        <w:fldChar w:fldCharType="end"/>
                      </w:r>
                      <w:bookmarkEnd w:id="47"/>
                      <w:r>
                        <w:tab/>
                        <w:t>Aakoch’s commit history</w:t>
                      </w:r>
                    </w:p>
                    <w:p w14:paraId="6612B0D7" w14:textId="77777777" w:rsidR="00076933" w:rsidRDefault="00076933" w:rsidP="006F603D"/>
                  </w:txbxContent>
                </v:textbox>
                <w10:wrap type="topAndBottom" anchorx="margin" anchory="page"/>
              </v:shape>
            </w:pict>
          </mc:Fallback>
        </mc:AlternateContent>
      </w:r>
      <w:r w:rsidR="006F603D">
        <w:t xml:space="preserve">Q3: </w:t>
      </w:r>
      <w:r w:rsidR="006F603D">
        <w:rPr>
          <w:i/>
        </w:rPr>
        <w:t xml:space="preserve">Which changes are under work in parallel (in different clones or different branches) and which of them are available to be incorporated into </w:t>
      </w:r>
      <w:r w:rsidR="00FE6E73">
        <w:rPr>
          <w:i/>
        </w:rPr>
        <w:t>others’ clones</w:t>
      </w:r>
      <w:r w:rsidR="006F603D">
        <w:rPr>
          <w:i/>
        </w:rPr>
        <w:t>?</w:t>
      </w:r>
      <w:r w:rsidR="006F603D">
        <w:t xml:space="preserve"> New commits in tracked branches of peers can be </w:t>
      </w:r>
      <w:r w:rsidR="005650A9">
        <w:t xml:space="preserve">easily </w:t>
      </w:r>
      <w:r w:rsidR="006F603D">
        <w:t xml:space="preserve">found </w:t>
      </w:r>
      <w:r w:rsidR="005650A9">
        <w:t xml:space="preserve">by </w:t>
      </w:r>
      <w:r w:rsidR="006F603D">
        <w:t xml:space="preserve">looking at Level 3 information (tracked branches, shown in </w:t>
      </w:r>
      <w:r w:rsidR="006F603D">
        <w:fldChar w:fldCharType="begin"/>
      </w:r>
      <w:r w:rsidR="006F603D">
        <w:instrText xml:space="preserve"> REF _Ref401687241 \h </w:instrText>
      </w:r>
      <w:r w:rsidR="006F603D">
        <w:fldChar w:fldCharType="separate"/>
      </w:r>
      <w:r w:rsidR="004C53CA">
        <w:t xml:space="preserve">Fig. </w:t>
      </w:r>
      <w:r w:rsidR="004C53CA">
        <w:rPr>
          <w:noProof/>
        </w:rPr>
        <w:t>11</w:t>
      </w:r>
      <w:r w:rsidR="006F603D">
        <w:fldChar w:fldCharType="end"/>
      </w:r>
      <w:r w:rsidR="006F603D">
        <w:t xml:space="preserve"> and </w:t>
      </w:r>
      <w:r w:rsidR="006F603D">
        <w:fldChar w:fldCharType="begin"/>
      </w:r>
      <w:r w:rsidR="006F603D">
        <w:instrText xml:space="preserve"> REF _Ref401687622 \h </w:instrText>
      </w:r>
      <w:r w:rsidR="006F603D">
        <w:fldChar w:fldCharType="separate"/>
      </w:r>
      <w:r w:rsidR="004C53CA">
        <w:t xml:space="preserve">Fig. </w:t>
      </w:r>
      <w:r w:rsidR="004C53CA">
        <w:rPr>
          <w:noProof/>
        </w:rPr>
        <w:t>13</w:t>
      </w:r>
      <w:r w:rsidR="006F603D">
        <w:fldChar w:fldCharType="end"/>
      </w:r>
      <w:r w:rsidR="006F603D">
        <w:t xml:space="preserve">). This view shows to which branch these commits are related and how many new commits exist.  If we want to look at each commit individually, we can look at Level 4 information (commit history, shown in </w:t>
      </w:r>
      <w:r w:rsidR="006F603D">
        <w:fldChar w:fldCharType="begin"/>
      </w:r>
      <w:r w:rsidR="006F603D">
        <w:instrText xml:space="preserve"> REF _Ref401684776 \h </w:instrText>
      </w:r>
      <w:r w:rsidR="006F603D">
        <w:fldChar w:fldCharType="separate"/>
      </w:r>
      <w:r w:rsidR="004C53CA">
        <w:t xml:space="preserve">Fig. </w:t>
      </w:r>
      <w:r w:rsidR="004C53CA">
        <w:rPr>
          <w:noProof/>
        </w:rPr>
        <w:t>9</w:t>
      </w:r>
      <w:r w:rsidR="006F603D">
        <w:fldChar w:fldCharType="end"/>
      </w:r>
      <w:r w:rsidR="006F603D">
        <w:t xml:space="preserve"> and </w:t>
      </w:r>
      <w:r w:rsidR="006F603D">
        <w:fldChar w:fldCharType="begin"/>
      </w:r>
      <w:r w:rsidR="006F603D">
        <w:instrText xml:space="preserve"> REF _Ref401687457 \h </w:instrText>
      </w:r>
      <w:r w:rsidR="006F603D">
        <w:fldChar w:fldCharType="separate"/>
      </w:r>
      <w:r w:rsidR="004C53CA">
        <w:t xml:space="preserve">Fig. </w:t>
      </w:r>
      <w:r w:rsidR="004C53CA">
        <w:rPr>
          <w:noProof/>
        </w:rPr>
        <w:t>12</w:t>
      </w:r>
      <w:r w:rsidR="006F603D">
        <w:fldChar w:fldCharType="end"/>
      </w:r>
      <w:r w:rsidR="006F603D">
        <w:t xml:space="preserve">) and notice the yellow nodes. Additionally, Level 4 information </w:t>
      </w:r>
      <w:r w:rsidR="005650A9">
        <w:t xml:space="preserve">can be </w:t>
      </w:r>
      <w:r w:rsidR="006F603D">
        <w:t>used to find new commits in repositories that are not peers (red nodes), or new commits in non-tracked branches (gray nodes).</w:t>
      </w:r>
    </w:p>
    <w:p w14:paraId="35B823F2" w14:textId="77777777" w:rsidR="006F603D" w:rsidRDefault="006F603D" w:rsidP="006F603D">
      <w:pPr>
        <w:pStyle w:val="Ttulo2"/>
        <w:numPr>
          <w:ilvl w:val="1"/>
          <w:numId w:val="25"/>
        </w:numPr>
        <w:tabs>
          <w:tab w:val="num" w:pos="288"/>
        </w:tabs>
        <w:rPr>
          <w:noProof w:val="0"/>
        </w:rPr>
      </w:pPr>
      <w:r>
        <w:rPr>
          <w:noProof w:val="0"/>
        </w:rPr>
        <w:t>Observational study</w:t>
      </w:r>
    </w:p>
    <w:p w14:paraId="7447D1E7" w14:textId="6E2C3734" w:rsidR="006F603D" w:rsidRDefault="006F603D" w:rsidP="006F603D">
      <w:pPr>
        <w:pStyle w:val="Text"/>
      </w:pPr>
      <w:r>
        <w:t xml:space="preserve">We conducted an observational study over the same project used in the post hoc analysis (JQuery) to </w:t>
      </w:r>
      <w:r w:rsidR="00337212">
        <w:t xml:space="preserve">assess </w:t>
      </w:r>
      <w:r>
        <w:t xml:space="preserve">the capability of the visualizations provided by DyeVC in supporting developers and repository administrators. The study was conducted with four volunteers, which had </w:t>
      </w:r>
      <w:r w:rsidR="00EE49D5">
        <w:t xml:space="preserve">previous </w:t>
      </w:r>
      <w:r>
        <w:t>experience with DVCS. They were graduate students from the Software Engineering area at Universidade Federal Fluminense (UFF). Four sessions were conducted, each of them with one subject. The study was divided in two phases</w:t>
      </w:r>
      <w:r w:rsidR="00FB74A7">
        <w:t xml:space="preserve"> (without and with DyeVC)</w:t>
      </w:r>
      <w:r>
        <w:t xml:space="preserve">, each one with two scenarios, where the subject had to answer questions related to usual work with DVCS. </w:t>
      </w:r>
      <w:r w:rsidR="00337212">
        <w:t>I</w:t>
      </w:r>
      <w:r>
        <w:t xml:space="preserve">n each </w:t>
      </w:r>
      <w:r w:rsidR="00337212">
        <w:t>scenario</w:t>
      </w:r>
      <w:r w:rsidR="003C0576">
        <w:t>,</w:t>
      </w:r>
      <w:r>
        <w:t xml:space="preserve"> the subject played a different role. In Scenario </w:t>
      </w:r>
      <w:r w:rsidR="003C0576">
        <w:t>1</w:t>
      </w:r>
      <w:r>
        <w:t xml:space="preserve">, the subject played the developer role, working in a clone named </w:t>
      </w:r>
      <w:r>
        <w:rPr>
          <w:i/>
        </w:rPr>
        <w:t>aakoch</w:t>
      </w:r>
      <w:r>
        <w:t xml:space="preserve">. In Scenario </w:t>
      </w:r>
      <w:r w:rsidR="003C0576">
        <w:t>2</w:t>
      </w:r>
      <w:r>
        <w:t xml:space="preserve">, the subject played the repository administrator role. </w:t>
      </w:r>
      <w:r w:rsidR="003C0576">
        <w:t xml:space="preserve">The following questions were posed: Q1.1 </w:t>
      </w:r>
      <w:proofErr w:type="gramStart"/>
      <w:r w:rsidR="003C0576">
        <w:t>What</w:t>
      </w:r>
      <w:proofErr w:type="gramEnd"/>
      <w:r w:rsidR="003C0576">
        <w:t xml:space="preserve"> is the status of your clone, compared to the central repository? Q1.2 </w:t>
      </w:r>
      <w:proofErr w:type="gramStart"/>
      <w:r w:rsidR="003C0576">
        <w:t>Who</w:t>
      </w:r>
      <w:proofErr w:type="gramEnd"/>
      <w:r w:rsidR="003C0576">
        <w:t xml:space="preserve"> else is working in </w:t>
      </w:r>
      <w:r w:rsidR="00AC77FC">
        <w:t xml:space="preserve">the </w:t>
      </w:r>
      <w:r w:rsidR="003C0576">
        <w:t xml:space="preserve">JQuery project (other clones)? Q1.3 </w:t>
      </w:r>
      <w:proofErr w:type="gramStart"/>
      <w:r w:rsidR="003C0576">
        <w:t>Which</w:t>
      </w:r>
      <w:proofErr w:type="gramEnd"/>
      <w:r w:rsidR="003C0576">
        <w:t xml:space="preserve"> files were modified in commit </w:t>
      </w:r>
      <w:r w:rsidR="003C0576" w:rsidRPr="003C0576">
        <w:rPr>
          <w:i/>
        </w:rPr>
        <w:t>5d454</w:t>
      </w:r>
      <w:r w:rsidR="003C0576">
        <w:t xml:space="preserve">? Q2.1 </w:t>
      </w:r>
      <w:proofErr w:type="gramStart"/>
      <w:r w:rsidR="003C0576">
        <w:t>What</w:t>
      </w:r>
      <w:proofErr w:type="gramEnd"/>
      <w:r w:rsidR="003C0576">
        <w:t xml:space="preserve"> are the existing clones for JQuery project? Q2.2 </w:t>
      </w:r>
      <w:proofErr w:type="gramStart"/>
      <w:r w:rsidR="003C0576">
        <w:t>Which</w:t>
      </w:r>
      <w:proofErr w:type="gramEnd"/>
      <w:r w:rsidR="003C0576">
        <w:t xml:space="preserve"> clones are synchronized with the central repository? Q2.3 </w:t>
      </w:r>
      <w:proofErr w:type="gramStart"/>
      <w:r w:rsidR="003C0576">
        <w:t>How</w:t>
      </w:r>
      <w:proofErr w:type="gramEnd"/>
      <w:r w:rsidR="003C0576">
        <w:t xml:space="preserve"> many commits in tracked branches are pending to be sent to the central repository? Q2.4 </w:t>
      </w:r>
      <w:proofErr w:type="gramStart"/>
      <w:r w:rsidR="003C0576">
        <w:t>Is</w:t>
      </w:r>
      <w:proofErr w:type="gramEnd"/>
      <w:r w:rsidR="003C0576">
        <w:t xml:space="preserve"> there any commit in non-tracked branches? Where?</w:t>
      </w:r>
    </w:p>
    <w:p w14:paraId="024C86B4" w14:textId="314EB28A" w:rsidR="006F603D" w:rsidRDefault="00947F19" w:rsidP="006F603D">
      <w:pPr>
        <w:pStyle w:val="Text"/>
      </w:pPr>
      <w:r>
        <w:rPr>
          <w:noProof/>
          <w:lang w:val="pt-BR" w:eastAsia="pt-BR"/>
        </w:rPr>
        <mc:AlternateContent>
          <mc:Choice Requires="wps">
            <w:drawing>
              <wp:anchor distT="0" distB="0" distL="114300" distR="114300" simplePos="0" relativeHeight="251659264" behindDoc="0" locked="0" layoutInCell="1" allowOverlap="0" wp14:anchorId="6E23025A" wp14:editId="3D00E8EE">
                <wp:simplePos x="0" y="0"/>
                <wp:positionH relativeFrom="margin">
                  <wp:posOffset>4500</wp:posOffset>
                </wp:positionH>
                <wp:positionV relativeFrom="page">
                  <wp:posOffset>675861</wp:posOffset>
                </wp:positionV>
                <wp:extent cx="3207385" cy="1898650"/>
                <wp:effectExtent l="0" t="0" r="0" b="6350"/>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415291" w14:textId="77777777" w:rsidR="00076933" w:rsidRDefault="00076933" w:rsidP="006F603D">
                            <w:pPr>
                              <w:keepNext/>
                            </w:pPr>
                            <w:r w:rsidRPr="000E44CC">
                              <w:rPr>
                                <w:rFonts w:ascii="Calibri" w:eastAsia="Times New Roman" w:hAnsi="Calibri"/>
                                <w:noProof/>
                                <w:lang w:val="pt-BR" w:eastAsia="pt-BR"/>
                              </w:rPr>
                              <w:drawing>
                                <wp:inline distT="0" distB="0" distL="0" distR="0" wp14:anchorId="35FFC249" wp14:editId="299BCA1D">
                                  <wp:extent cx="2876550" cy="1590675"/>
                                  <wp:effectExtent l="0" t="0" r="0" b="9525"/>
                                  <wp:docPr id="77"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a:blip r:embed="rId24">
                                            <a:extLst>
                                              <a:ext uri="{28A0092B-C50C-407E-A947-70E740481C1C}">
                                                <a14:useLocalDpi xmlns:a14="http://schemas.microsoft.com/office/drawing/2010/main" val="0"/>
                                              </a:ext>
                                            </a:extLst>
                                          </a:blip>
                                          <a:srcRect r="12892"/>
                                          <a:stretch>
                                            <a:fillRect/>
                                          </a:stretch>
                                        </pic:blipFill>
                                        <pic:spPr bwMode="auto">
                                          <a:xfrm>
                                            <a:off x="0" y="0"/>
                                            <a:ext cx="2876550" cy="1590675"/>
                                          </a:xfrm>
                                          <a:prstGeom prst="rect">
                                            <a:avLst/>
                                          </a:prstGeom>
                                          <a:noFill/>
                                          <a:ln>
                                            <a:noFill/>
                                          </a:ln>
                                        </pic:spPr>
                                      </pic:pic>
                                    </a:graphicData>
                                  </a:graphic>
                                </wp:inline>
                              </w:drawing>
                            </w:r>
                          </w:p>
                          <w:p w14:paraId="72097DD5" w14:textId="1AE63C3B" w:rsidR="00076933" w:rsidRDefault="00076933" w:rsidP="006F603D">
                            <w:pPr>
                              <w:pStyle w:val="Legenda"/>
                            </w:pPr>
                            <w:bookmarkStart w:id="48" w:name="_Ref401687622"/>
                            <w:r>
                              <w:t xml:space="preserve">Fig. </w:t>
                            </w:r>
                            <w:r>
                              <w:fldChar w:fldCharType="begin"/>
                            </w:r>
                            <w:r>
                              <w:instrText xml:space="preserve"> SEQ Fig. \* ARABIC </w:instrText>
                            </w:r>
                            <w:r>
                              <w:fldChar w:fldCharType="separate"/>
                            </w:r>
                            <w:r>
                              <w:rPr>
                                <w:noProof/>
                              </w:rPr>
                              <w:t>13</w:t>
                            </w:r>
                            <w:r>
                              <w:fldChar w:fldCharType="end"/>
                            </w:r>
                            <w:bookmarkEnd w:id="48"/>
                            <w:r>
                              <w:tab/>
                              <w:t>Jeresig’s tracked branches</w:t>
                            </w:r>
                          </w:p>
                          <w:p w14:paraId="712D49A4" w14:textId="77777777" w:rsidR="00076933" w:rsidRPr="00D96EE5"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23025A" id="Text Box 21" o:spid="_x0000_s1041" type="#_x0000_t202" style="position:absolute;left:0;text-align:left;margin-left:.35pt;margin-top:53.2pt;width:252.55pt;height:14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" o:allowoverlap="f" stroked="f">
                <v:textbox>
                  <w:txbxContent>
                    <w:p w14:paraId="71415291" w14:textId="77777777" w:rsidR="00076933" w:rsidRDefault="00076933" w:rsidP="006F603D">
                      <w:pPr>
                        <w:keepNext/>
                      </w:pPr>
                      <w:r w:rsidRPr="000E44CC">
                        <w:rPr>
                          <w:rFonts w:ascii="Calibri" w:eastAsia="Times New Roman" w:hAnsi="Calibri"/>
                          <w:noProof/>
                          <w:lang w:val="pt-BR" w:eastAsia="pt-BR"/>
                        </w:rPr>
                        <w:drawing>
                          <wp:inline distT="0" distB="0" distL="0" distR="0" wp14:anchorId="35FFC249" wp14:editId="299BCA1D">
                            <wp:extent cx="2876550" cy="1590675"/>
                            <wp:effectExtent l="0" t="0" r="0" b="9525"/>
                            <wp:docPr id="77"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a:blip r:embed="rId24">
                                      <a:extLst>
                                        <a:ext uri="{28A0092B-C50C-407E-A947-70E740481C1C}">
                                          <a14:useLocalDpi xmlns:a14="http://schemas.microsoft.com/office/drawing/2010/main" val="0"/>
                                        </a:ext>
                                      </a:extLst>
                                    </a:blip>
                                    <a:srcRect r="12892"/>
                                    <a:stretch>
                                      <a:fillRect/>
                                    </a:stretch>
                                  </pic:blipFill>
                                  <pic:spPr bwMode="auto">
                                    <a:xfrm>
                                      <a:off x="0" y="0"/>
                                      <a:ext cx="2876550" cy="1590675"/>
                                    </a:xfrm>
                                    <a:prstGeom prst="rect">
                                      <a:avLst/>
                                    </a:prstGeom>
                                    <a:noFill/>
                                    <a:ln>
                                      <a:noFill/>
                                    </a:ln>
                                  </pic:spPr>
                                </pic:pic>
                              </a:graphicData>
                            </a:graphic>
                          </wp:inline>
                        </w:drawing>
                      </w:r>
                    </w:p>
                    <w:p w14:paraId="72097DD5" w14:textId="1AE63C3B" w:rsidR="00076933" w:rsidRDefault="00076933" w:rsidP="006F603D">
                      <w:pPr>
                        <w:pStyle w:val="Legenda"/>
                      </w:pPr>
                      <w:bookmarkStart w:id="49" w:name="_Ref401687622"/>
                      <w:r>
                        <w:t xml:space="preserve">Fig. </w:t>
                      </w:r>
                      <w:r>
                        <w:fldChar w:fldCharType="begin"/>
                      </w:r>
                      <w:r>
                        <w:instrText xml:space="preserve"> SEQ Fig. \* ARABIC </w:instrText>
                      </w:r>
                      <w:r>
                        <w:fldChar w:fldCharType="separate"/>
                      </w:r>
                      <w:r>
                        <w:rPr>
                          <w:noProof/>
                        </w:rPr>
                        <w:t>13</w:t>
                      </w:r>
                      <w:r>
                        <w:fldChar w:fldCharType="end"/>
                      </w:r>
                      <w:bookmarkEnd w:id="49"/>
                      <w:r>
                        <w:tab/>
                        <w:t>Jeresig’s tracked branches</w:t>
                      </w:r>
                    </w:p>
                    <w:p w14:paraId="712D49A4" w14:textId="77777777" w:rsidR="00076933" w:rsidRPr="00D96EE5" w:rsidRDefault="00076933" w:rsidP="006F603D"/>
                  </w:txbxContent>
                </v:textbox>
                <w10:wrap type="topAndBottom" anchorx="margin" anchory="page"/>
              </v:shape>
            </w:pict>
          </mc:Fallback>
        </mc:AlternateContent>
      </w:r>
      <w:r w:rsidR="006F603D">
        <w:t>In Phase 1</w:t>
      </w:r>
      <w:r w:rsidR="00FB74A7">
        <w:t xml:space="preserve"> (without DyeVC)</w:t>
      </w:r>
      <w:r w:rsidR="006F603D">
        <w:t xml:space="preserve">, DyeVC was </w:t>
      </w:r>
      <w:r w:rsidR="00FB74A7">
        <w:t xml:space="preserve">not </w:t>
      </w:r>
      <w:r w:rsidR="00C003B6">
        <w:t>in place</w:t>
      </w:r>
      <w:r w:rsidR="006F603D">
        <w:t xml:space="preserve"> and the subject </w:t>
      </w:r>
      <w:r w:rsidR="003C0576">
        <w:t>answer</w:t>
      </w:r>
      <w:r w:rsidR="00C003B6">
        <w:t>ed</w:t>
      </w:r>
      <w:r w:rsidR="003C0576">
        <w:t xml:space="preserve"> the questions using</w:t>
      </w:r>
      <w:r w:rsidR="006F603D">
        <w:t xml:space="preserve"> any desired DVCS client </w:t>
      </w:r>
      <w:r w:rsidR="001B1F04">
        <w:t>among</w:t>
      </w:r>
      <w:r w:rsidR="006F603D">
        <w:t xml:space="preserve"> the ones available in the test machine: </w:t>
      </w:r>
      <w:r w:rsidR="006F603D">
        <w:rPr>
          <w:i/>
        </w:rPr>
        <w:t>gitk, Tortoise Git, Git Bash</w:t>
      </w:r>
      <w:r w:rsidR="006F603D">
        <w:t xml:space="preserve">, and </w:t>
      </w:r>
      <w:r w:rsidR="006F603D">
        <w:rPr>
          <w:i/>
        </w:rPr>
        <w:t>SourceTree</w:t>
      </w:r>
      <w:r w:rsidR="006F603D">
        <w:t>. It was also possible to access the Internet to search any other procedure or tool that could help in answering the questions. After that, the subject watched a 10-minute video presenting DyeVC and started Phase 2</w:t>
      </w:r>
      <w:r w:rsidR="00FB74A7">
        <w:t xml:space="preserve"> (with DyeVC)</w:t>
      </w:r>
      <w:r w:rsidR="006F603D">
        <w:t xml:space="preserve">, which consisted in answering the same questions with the help of DyeVC. The possible answers in Phase 2 were either “keep the answer of Phase 1”, meaning that using DyeVC did not change the subject perception, or a different answer, meaning that using DyeVC actually changed the subject perception. </w:t>
      </w:r>
    </w:p>
    <w:p w14:paraId="4CD85D90" w14:textId="11DC132A" w:rsidR="006F603D" w:rsidRDefault="00131C1F" w:rsidP="006F603D">
      <w:pPr>
        <w:pStyle w:val="Text"/>
      </w:pPr>
      <w:r>
        <w:fldChar w:fldCharType="begin"/>
      </w:r>
      <w:r>
        <w:instrText xml:space="preserve"> REF _Ref418329125 \h </w:instrText>
      </w:r>
      <w:r>
        <w:fldChar w:fldCharType="separate"/>
      </w:r>
      <w:r w:rsidR="004C53CA">
        <w:t xml:space="preserve">Table </w:t>
      </w:r>
      <w:r w:rsidR="004C53CA">
        <w:rPr>
          <w:noProof/>
        </w:rPr>
        <w:t>III</w:t>
      </w:r>
      <w:r>
        <w:fldChar w:fldCharType="end"/>
      </w:r>
      <w:r>
        <w:t xml:space="preserve"> </w:t>
      </w:r>
      <w:r w:rsidR="006F603D">
        <w:t>presents time spent for each subject to answer each question of both scenarios from phases 1 and 2. It is po</w:t>
      </w:r>
      <w:r>
        <w:t xml:space="preserve">ssible to notice, by looking at </w:t>
      </w:r>
      <w:r>
        <w:fldChar w:fldCharType="begin"/>
      </w:r>
      <w:r>
        <w:instrText xml:space="preserve"> REF _Ref418329125 \h </w:instrText>
      </w:r>
      <w:r>
        <w:fldChar w:fldCharType="separate"/>
      </w:r>
      <w:r w:rsidR="004C53CA">
        <w:t xml:space="preserve">Table </w:t>
      </w:r>
      <w:r w:rsidR="004C53CA">
        <w:rPr>
          <w:noProof/>
        </w:rPr>
        <w:t>III</w:t>
      </w:r>
      <w:r>
        <w:fldChar w:fldCharType="end"/>
      </w:r>
      <w:r w:rsidR="006F603D">
        <w:t>, that all subjects took less time to complete Scenario 1</w:t>
      </w:r>
      <w:r w:rsidR="004507F1">
        <w:t xml:space="preserve"> (developer role)</w:t>
      </w:r>
      <w:r w:rsidR="006F603D">
        <w:t xml:space="preserve"> in Phase 2 (</w:t>
      </w:r>
      <w:r w:rsidR="004507F1">
        <w:t xml:space="preserve">with </w:t>
      </w:r>
      <w:r w:rsidR="006F603D">
        <w:t>DyeVC). For Scenario 2</w:t>
      </w:r>
      <w:r w:rsidR="004507F1">
        <w:t xml:space="preserve"> (admin role)</w:t>
      </w:r>
      <w:r w:rsidR="006F603D">
        <w:t>, times for Phase 1</w:t>
      </w:r>
      <w:r w:rsidR="004507F1">
        <w:t xml:space="preserve"> (without DyeVC)</w:t>
      </w:r>
      <w:r w:rsidR="006F603D">
        <w:t xml:space="preserve"> are not shown because none of the subjects managed to answer the questions without using DyeVC.</w:t>
      </w:r>
    </w:p>
    <w:p w14:paraId="238A43AB" w14:textId="42D7F7B8" w:rsidR="006F603D" w:rsidRDefault="005828ED" w:rsidP="006F603D">
      <w:pPr>
        <w:pStyle w:val="Text"/>
      </w:pPr>
      <w:r>
        <w:rPr>
          <w:noProof/>
          <w:lang w:val="pt-BR" w:eastAsia="pt-BR"/>
        </w:rPr>
        <mc:AlternateContent>
          <mc:Choice Requires="wps">
            <w:drawing>
              <wp:anchor distT="0" distB="0" distL="114300" distR="114300" simplePos="0" relativeHeight="251665408" behindDoc="0" locked="0" layoutInCell="1" allowOverlap="0" wp14:anchorId="501E382C" wp14:editId="1768CAB2">
                <wp:simplePos x="0" y="0"/>
                <wp:positionH relativeFrom="margin">
                  <wp:posOffset>3420110</wp:posOffset>
                </wp:positionH>
                <wp:positionV relativeFrom="margin">
                  <wp:posOffset>7299325</wp:posOffset>
                </wp:positionV>
                <wp:extent cx="3196590" cy="1152525"/>
                <wp:effectExtent l="0" t="0" r="3810" b="9525"/>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1525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E372C5" w14:textId="0DA165D3" w:rsidR="00076933" w:rsidRDefault="00076933" w:rsidP="00131C1F">
                            <w:pPr>
                              <w:pStyle w:val="TableCaption"/>
                            </w:pPr>
                            <w:bookmarkStart w:id="50" w:name="_Ref418329125"/>
                            <w:r>
                              <w:t xml:space="preserve">Table </w:t>
                            </w:r>
                            <w:r>
                              <w:fldChar w:fldCharType="begin"/>
                            </w:r>
                            <w:r>
                              <w:instrText xml:space="preserve"> SEQ Table \* ROMAN </w:instrText>
                            </w:r>
                            <w:r>
                              <w:fldChar w:fldCharType="separate"/>
                            </w:r>
                            <w:r>
                              <w:rPr>
                                <w:noProof/>
                              </w:rPr>
                              <w:t>III</w:t>
                            </w:r>
                            <w:r>
                              <w:fldChar w:fldCharType="end"/>
                            </w:r>
                            <w:bookmarkEnd w:id="50"/>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076933" w:rsidRPr="00B32B68" w14:paraId="6E981811" w14:textId="77777777" w:rsidTr="00131C1F">
                              <w:trPr>
                                <w:jc w:val="center"/>
                              </w:trPr>
                              <w:tc>
                                <w:tcPr>
                                  <w:tcW w:w="0" w:type="auto"/>
                                  <w:vMerge w:val="restart"/>
                                  <w:shd w:val="clear" w:color="auto" w:fill="auto"/>
                                  <w:vAlign w:val="center"/>
                                </w:tcPr>
                                <w:p w14:paraId="35B6D6BE" w14:textId="77777777" w:rsidR="00076933" w:rsidRPr="00701266" w:rsidRDefault="00076933"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076933" w:rsidRPr="00701266" w:rsidRDefault="00076933" w:rsidP="00131C1F">
                                  <w:pPr>
                                    <w:pStyle w:val="tablecolhead"/>
                                    <w:rPr>
                                      <w:lang w:eastAsia="pt-BR"/>
                                    </w:rPr>
                                  </w:pPr>
                                  <w:r w:rsidRPr="00701266">
                                    <w:rPr>
                                      <w:lang w:eastAsia="pt-BR"/>
                                    </w:rPr>
                                    <w:t>Time spent (in minutes)</w:t>
                                  </w:r>
                                </w:p>
                              </w:tc>
                            </w:tr>
                            <w:tr w:rsidR="00076933" w:rsidRPr="00B32B68" w14:paraId="6253A2AD" w14:textId="77777777" w:rsidTr="00131C1F">
                              <w:trPr>
                                <w:jc w:val="center"/>
                              </w:trPr>
                              <w:tc>
                                <w:tcPr>
                                  <w:tcW w:w="0" w:type="auto"/>
                                  <w:vMerge/>
                                  <w:shd w:val="clear" w:color="auto" w:fill="auto"/>
                                  <w:vAlign w:val="center"/>
                                </w:tcPr>
                                <w:p w14:paraId="5BE02EB9" w14:textId="77777777" w:rsidR="00076933" w:rsidRPr="00701266" w:rsidRDefault="00076933" w:rsidP="00131C1F">
                                  <w:pPr>
                                    <w:pStyle w:val="tablecolsubhead"/>
                                    <w:rPr>
                                      <w:lang w:eastAsia="pt-BR"/>
                                    </w:rPr>
                                  </w:pPr>
                                </w:p>
                              </w:tc>
                              <w:tc>
                                <w:tcPr>
                                  <w:tcW w:w="0" w:type="auto"/>
                                  <w:gridSpan w:val="2"/>
                                  <w:shd w:val="clear" w:color="auto" w:fill="auto"/>
                                  <w:vAlign w:val="center"/>
                                </w:tcPr>
                                <w:p w14:paraId="426D546F" w14:textId="77777777" w:rsidR="00076933" w:rsidRPr="00701266" w:rsidRDefault="00076933"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076933" w:rsidRPr="00701266" w:rsidRDefault="00076933" w:rsidP="00131C1F">
                                  <w:pPr>
                                    <w:pStyle w:val="tablecolsubhead"/>
                                    <w:rPr>
                                      <w:lang w:eastAsia="pt-BR"/>
                                    </w:rPr>
                                  </w:pPr>
                                  <w:r>
                                    <w:rPr>
                                      <w:lang w:eastAsia="pt-BR"/>
                                    </w:rPr>
                                    <w:t>Sc</w:t>
                                  </w:r>
                                  <w:r w:rsidRPr="00701266">
                                    <w:rPr>
                                      <w:lang w:eastAsia="pt-BR"/>
                                    </w:rPr>
                                    <w:t xml:space="preserve">enario </w:t>
                                  </w:r>
                                  <w:r>
                                    <w:rPr>
                                      <w:lang w:eastAsia="pt-BR"/>
                                    </w:rPr>
                                    <w:t>2</w:t>
                                  </w:r>
                                </w:p>
                              </w:tc>
                            </w:tr>
                            <w:tr w:rsidR="00076933" w:rsidRPr="00B32B68" w14:paraId="03228927" w14:textId="77777777" w:rsidTr="00131C1F">
                              <w:trPr>
                                <w:jc w:val="center"/>
                              </w:trPr>
                              <w:tc>
                                <w:tcPr>
                                  <w:tcW w:w="0" w:type="auto"/>
                                  <w:vMerge/>
                                  <w:shd w:val="clear" w:color="auto" w:fill="auto"/>
                                  <w:vAlign w:val="center"/>
                                </w:tcPr>
                                <w:p w14:paraId="3D94A7BB" w14:textId="77777777" w:rsidR="00076933" w:rsidRPr="00701266" w:rsidRDefault="00076933" w:rsidP="00131C1F">
                                  <w:pPr>
                                    <w:pStyle w:val="tablecolsubhead"/>
                                    <w:rPr>
                                      <w:lang w:eastAsia="pt-BR"/>
                                    </w:rPr>
                                  </w:pPr>
                                </w:p>
                              </w:tc>
                              <w:tc>
                                <w:tcPr>
                                  <w:tcW w:w="0" w:type="auto"/>
                                  <w:shd w:val="clear" w:color="auto" w:fill="auto"/>
                                  <w:vAlign w:val="center"/>
                                </w:tcPr>
                                <w:p w14:paraId="0AF38575" w14:textId="77777777" w:rsidR="00076933" w:rsidRPr="00131C1F" w:rsidRDefault="00076933" w:rsidP="00131C1F">
                                  <w:pPr>
                                    <w:pStyle w:val="tablecolsubhead"/>
                                  </w:pPr>
                                  <w:r w:rsidRPr="00131C1F">
                                    <w:t>Phase 1</w:t>
                                  </w:r>
                                </w:p>
                              </w:tc>
                              <w:tc>
                                <w:tcPr>
                                  <w:tcW w:w="0" w:type="auto"/>
                                  <w:shd w:val="clear" w:color="auto" w:fill="auto"/>
                                  <w:vAlign w:val="center"/>
                                </w:tcPr>
                                <w:p w14:paraId="3B5388C9" w14:textId="77777777" w:rsidR="00076933" w:rsidRPr="00131C1F" w:rsidRDefault="00076933" w:rsidP="00131C1F">
                                  <w:pPr>
                                    <w:pStyle w:val="tablecolsubhead"/>
                                  </w:pPr>
                                  <w:r>
                                    <w:t>Phase 2</w:t>
                                  </w:r>
                                </w:p>
                              </w:tc>
                              <w:tc>
                                <w:tcPr>
                                  <w:tcW w:w="0" w:type="auto"/>
                                  <w:shd w:val="clear" w:color="auto" w:fill="auto"/>
                                  <w:vAlign w:val="center"/>
                                </w:tcPr>
                                <w:p w14:paraId="0EB3521A" w14:textId="77777777" w:rsidR="00076933" w:rsidRPr="00131C1F" w:rsidRDefault="00076933" w:rsidP="00131C1F">
                                  <w:pPr>
                                    <w:pStyle w:val="tablecolsubhead"/>
                                  </w:pPr>
                                  <w:r w:rsidRPr="00131C1F">
                                    <w:t>Phase 1</w:t>
                                  </w:r>
                                </w:p>
                              </w:tc>
                              <w:tc>
                                <w:tcPr>
                                  <w:tcW w:w="0" w:type="auto"/>
                                  <w:shd w:val="clear" w:color="auto" w:fill="auto"/>
                                  <w:vAlign w:val="center"/>
                                </w:tcPr>
                                <w:p w14:paraId="10616313" w14:textId="77777777" w:rsidR="00076933" w:rsidRPr="00131C1F" w:rsidRDefault="00076933" w:rsidP="00131C1F">
                                  <w:pPr>
                                    <w:pStyle w:val="tablecolsubhead"/>
                                  </w:pPr>
                                  <w:r>
                                    <w:t>Phase 2</w:t>
                                  </w:r>
                                </w:p>
                              </w:tc>
                            </w:tr>
                            <w:tr w:rsidR="00076933" w:rsidRPr="00B32B68" w14:paraId="0C17A6DD" w14:textId="77777777" w:rsidTr="00131C1F">
                              <w:trPr>
                                <w:jc w:val="center"/>
                              </w:trPr>
                              <w:tc>
                                <w:tcPr>
                                  <w:tcW w:w="0" w:type="auto"/>
                                  <w:shd w:val="clear" w:color="auto" w:fill="auto"/>
                                  <w:vAlign w:val="center"/>
                                </w:tcPr>
                                <w:p w14:paraId="5EF447F3" w14:textId="77777777" w:rsidR="00076933" w:rsidRPr="00701266" w:rsidRDefault="00076933"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076933" w:rsidRPr="00701266" w:rsidRDefault="00076933"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076933" w:rsidRPr="00701266" w:rsidRDefault="00076933"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076933" w:rsidRPr="00701266" w:rsidRDefault="00076933" w:rsidP="00131C1F">
                                  <w:pPr>
                                    <w:pStyle w:val="tablecopy"/>
                                    <w:rPr>
                                      <w:lang w:eastAsia="pt-BR"/>
                                    </w:rPr>
                                  </w:pPr>
                                  <w:r w:rsidRPr="00701266">
                                    <w:rPr>
                                      <w:lang w:eastAsia="pt-BR"/>
                                    </w:rPr>
                                    <w:t>6</w:t>
                                  </w:r>
                                </w:p>
                              </w:tc>
                            </w:tr>
                            <w:tr w:rsidR="00076933" w:rsidRPr="00B32B68" w14:paraId="1117C3C8" w14:textId="77777777" w:rsidTr="00131C1F">
                              <w:trPr>
                                <w:jc w:val="center"/>
                              </w:trPr>
                              <w:tc>
                                <w:tcPr>
                                  <w:tcW w:w="0" w:type="auto"/>
                                  <w:shd w:val="clear" w:color="auto" w:fill="auto"/>
                                  <w:vAlign w:val="center"/>
                                </w:tcPr>
                                <w:p w14:paraId="02692CBA" w14:textId="77777777" w:rsidR="00076933" w:rsidRPr="00701266" w:rsidRDefault="00076933"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076933" w:rsidRPr="00701266" w:rsidRDefault="00076933"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076933" w:rsidRPr="00701266" w:rsidRDefault="00076933"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076933" w:rsidRPr="00701266" w:rsidRDefault="00076933" w:rsidP="00131C1F">
                                  <w:pPr>
                                    <w:pStyle w:val="tablecopy"/>
                                    <w:rPr>
                                      <w:lang w:eastAsia="pt-BR"/>
                                    </w:rPr>
                                  </w:pPr>
                                  <w:r w:rsidRPr="00701266">
                                    <w:rPr>
                                      <w:lang w:eastAsia="pt-BR"/>
                                    </w:rPr>
                                    <w:t>5</w:t>
                                  </w:r>
                                </w:p>
                              </w:tc>
                            </w:tr>
                            <w:tr w:rsidR="00076933" w:rsidRPr="00B32B68" w14:paraId="54C47B5B" w14:textId="77777777" w:rsidTr="00131C1F">
                              <w:trPr>
                                <w:jc w:val="center"/>
                              </w:trPr>
                              <w:tc>
                                <w:tcPr>
                                  <w:tcW w:w="0" w:type="auto"/>
                                  <w:shd w:val="clear" w:color="auto" w:fill="auto"/>
                                  <w:vAlign w:val="center"/>
                                </w:tcPr>
                                <w:p w14:paraId="57BE9B42" w14:textId="77777777" w:rsidR="00076933" w:rsidRPr="00701266" w:rsidRDefault="00076933"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076933" w:rsidRPr="00701266" w:rsidRDefault="00076933"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076933" w:rsidRPr="00701266" w:rsidRDefault="00076933"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076933" w:rsidRPr="00701266" w:rsidRDefault="00076933" w:rsidP="00131C1F">
                                  <w:pPr>
                                    <w:pStyle w:val="tablecopy"/>
                                    <w:rPr>
                                      <w:lang w:eastAsia="pt-BR"/>
                                    </w:rPr>
                                  </w:pPr>
                                  <w:r w:rsidRPr="00701266">
                                    <w:rPr>
                                      <w:lang w:eastAsia="pt-BR"/>
                                    </w:rPr>
                                    <w:t>4</w:t>
                                  </w:r>
                                </w:p>
                              </w:tc>
                            </w:tr>
                            <w:tr w:rsidR="00076933" w:rsidRPr="00B32B68" w14:paraId="71E1F56C" w14:textId="77777777" w:rsidTr="00131C1F">
                              <w:trPr>
                                <w:jc w:val="center"/>
                              </w:trPr>
                              <w:tc>
                                <w:tcPr>
                                  <w:tcW w:w="0" w:type="auto"/>
                                  <w:shd w:val="clear" w:color="auto" w:fill="auto"/>
                                  <w:vAlign w:val="center"/>
                                </w:tcPr>
                                <w:p w14:paraId="10BD284E" w14:textId="77777777" w:rsidR="00076933" w:rsidRPr="00701266" w:rsidRDefault="00076933"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076933" w:rsidRPr="00701266" w:rsidRDefault="00076933"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076933" w:rsidRPr="00701266" w:rsidRDefault="00076933"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076933" w:rsidRPr="00701266" w:rsidRDefault="00076933" w:rsidP="00131C1F">
                                  <w:pPr>
                                    <w:pStyle w:val="tablecopy"/>
                                    <w:rPr>
                                      <w:lang w:eastAsia="pt-BR"/>
                                    </w:rPr>
                                  </w:pPr>
                                  <w:r w:rsidRPr="00701266">
                                    <w:rPr>
                                      <w:lang w:eastAsia="pt-BR"/>
                                    </w:rPr>
                                    <w:t>10</w:t>
                                  </w:r>
                                </w:p>
                              </w:tc>
                            </w:tr>
                          </w:tbl>
                          <w:p w14:paraId="04912A4C" w14:textId="77777777" w:rsidR="00076933" w:rsidRDefault="00076933" w:rsidP="00131C1F"/>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1E382C" id="Text Box 31" o:spid="_x0000_s1042" type="#_x0000_t202" style="position:absolute;left:0;text-align:left;margin-left:269.3pt;margin-top:574.75pt;width:251.7pt;height:9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" o:allowoverlap="f" stroked="f">
                <v:textbox inset="0,0,0,0">
                  <w:txbxContent>
                    <w:p w14:paraId="49E372C5" w14:textId="0DA165D3" w:rsidR="00076933" w:rsidRDefault="00076933" w:rsidP="00131C1F">
                      <w:pPr>
                        <w:pStyle w:val="TableCaption"/>
                      </w:pPr>
                      <w:bookmarkStart w:id="51" w:name="_Ref418329125"/>
                      <w:r>
                        <w:t xml:space="preserve">Table </w:t>
                      </w:r>
                      <w:r>
                        <w:fldChar w:fldCharType="begin"/>
                      </w:r>
                      <w:r>
                        <w:instrText xml:space="preserve"> SEQ Table \* ROMAN </w:instrText>
                      </w:r>
                      <w:r>
                        <w:fldChar w:fldCharType="separate"/>
                      </w:r>
                      <w:r>
                        <w:rPr>
                          <w:noProof/>
                        </w:rPr>
                        <w:t>III</w:t>
                      </w:r>
                      <w:r>
                        <w:fldChar w:fldCharType="end"/>
                      </w:r>
                      <w:bookmarkEnd w:id="51"/>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076933" w:rsidRPr="00B32B68" w14:paraId="6E981811" w14:textId="77777777" w:rsidTr="00131C1F">
                        <w:trPr>
                          <w:jc w:val="center"/>
                        </w:trPr>
                        <w:tc>
                          <w:tcPr>
                            <w:tcW w:w="0" w:type="auto"/>
                            <w:vMerge w:val="restart"/>
                            <w:shd w:val="clear" w:color="auto" w:fill="auto"/>
                            <w:vAlign w:val="center"/>
                          </w:tcPr>
                          <w:p w14:paraId="35B6D6BE" w14:textId="77777777" w:rsidR="00076933" w:rsidRPr="00701266" w:rsidRDefault="00076933"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076933" w:rsidRPr="00701266" w:rsidRDefault="00076933" w:rsidP="00131C1F">
                            <w:pPr>
                              <w:pStyle w:val="tablecolhead"/>
                              <w:rPr>
                                <w:lang w:eastAsia="pt-BR"/>
                              </w:rPr>
                            </w:pPr>
                            <w:r w:rsidRPr="00701266">
                              <w:rPr>
                                <w:lang w:eastAsia="pt-BR"/>
                              </w:rPr>
                              <w:t>Time spent (in minutes)</w:t>
                            </w:r>
                          </w:p>
                        </w:tc>
                      </w:tr>
                      <w:tr w:rsidR="00076933" w:rsidRPr="00B32B68" w14:paraId="6253A2AD" w14:textId="77777777" w:rsidTr="00131C1F">
                        <w:trPr>
                          <w:jc w:val="center"/>
                        </w:trPr>
                        <w:tc>
                          <w:tcPr>
                            <w:tcW w:w="0" w:type="auto"/>
                            <w:vMerge/>
                            <w:shd w:val="clear" w:color="auto" w:fill="auto"/>
                            <w:vAlign w:val="center"/>
                          </w:tcPr>
                          <w:p w14:paraId="5BE02EB9" w14:textId="77777777" w:rsidR="00076933" w:rsidRPr="00701266" w:rsidRDefault="00076933" w:rsidP="00131C1F">
                            <w:pPr>
                              <w:pStyle w:val="tablecolsubhead"/>
                              <w:rPr>
                                <w:lang w:eastAsia="pt-BR"/>
                              </w:rPr>
                            </w:pPr>
                          </w:p>
                        </w:tc>
                        <w:tc>
                          <w:tcPr>
                            <w:tcW w:w="0" w:type="auto"/>
                            <w:gridSpan w:val="2"/>
                            <w:shd w:val="clear" w:color="auto" w:fill="auto"/>
                            <w:vAlign w:val="center"/>
                          </w:tcPr>
                          <w:p w14:paraId="426D546F" w14:textId="77777777" w:rsidR="00076933" w:rsidRPr="00701266" w:rsidRDefault="00076933"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076933" w:rsidRPr="00701266" w:rsidRDefault="00076933" w:rsidP="00131C1F">
                            <w:pPr>
                              <w:pStyle w:val="tablecolsubhead"/>
                              <w:rPr>
                                <w:lang w:eastAsia="pt-BR"/>
                              </w:rPr>
                            </w:pPr>
                            <w:r>
                              <w:rPr>
                                <w:lang w:eastAsia="pt-BR"/>
                              </w:rPr>
                              <w:t>Sc</w:t>
                            </w:r>
                            <w:r w:rsidRPr="00701266">
                              <w:rPr>
                                <w:lang w:eastAsia="pt-BR"/>
                              </w:rPr>
                              <w:t xml:space="preserve">enario </w:t>
                            </w:r>
                            <w:r>
                              <w:rPr>
                                <w:lang w:eastAsia="pt-BR"/>
                              </w:rPr>
                              <w:t>2</w:t>
                            </w:r>
                          </w:p>
                        </w:tc>
                      </w:tr>
                      <w:tr w:rsidR="00076933" w:rsidRPr="00B32B68" w14:paraId="03228927" w14:textId="77777777" w:rsidTr="00131C1F">
                        <w:trPr>
                          <w:jc w:val="center"/>
                        </w:trPr>
                        <w:tc>
                          <w:tcPr>
                            <w:tcW w:w="0" w:type="auto"/>
                            <w:vMerge/>
                            <w:shd w:val="clear" w:color="auto" w:fill="auto"/>
                            <w:vAlign w:val="center"/>
                          </w:tcPr>
                          <w:p w14:paraId="3D94A7BB" w14:textId="77777777" w:rsidR="00076933" w:rsidRPr="00701266" w:rsidRDefault="00076933" w:rsidP="00131C1F">
                            <w:pPr>
                              <w:pStyle w:val="tablecolsubhead"/>
                              <w:rPr>
                                <w:lang w:eastAsia="pt-BR"/>
                              </w:rPr>
                            </w:pPr>
                          </w:p>
                        </w:tc>
                        <w:tc>
                          <w:tcPr>
                            <w:tcW w:w="0" w:type="auto"/>
                            <w:shd w:val="clear" w:color="auto" w:fill="auto"/>
                            <w:vAlign w:val="center"/>
                          </w:tcPr>
                          <w:p w14:paraId="0AF38575" w14:textId="77777777" w:rsidR="00076933" w:rsidRPr="00131C1F" w:rsidRDefault="00076933" w:rsidP="00131C1F">
                            <w:pPr>
                              <w:pStyle w:val="tablecolsubhead"/>
                            </w:pPr>
                            <w:r w:rsidRPr="00131C1F">
                              <w:t>Phase 1</w:t>
                            </w:r>
                          </w:p>
                        </w:tc>
                        <w:tc>
                          <w:tcPr>
                            <w:tcW w:w="0" w:type="auto"/>
                            <w:shd w:val="clear" w:color="auto" w:fill="auto"/>
                            <w:vAlign w:val="center"/>
                          </w:tcPr>
                          <w:p w14:paraId="3B5388C9" w14:textId="77777777" w:rsidR="00076933" w:rsidRPr="00131C1F" w:rsidRDefault="00076933" w:rsidP="00131C1F">
                            <w:pPr>
                              <w:pStyle w:val="tablecolsubhead"/>
                            </w:pPr>
                            <w:r>
                              <w:t>Phase 2</w:t>
                            </w:r>
                          </w:p>
                        </w:tc>
                        <w:tc>
                          <w:tcPr>
                            <w:tcW w:w="0" w:type="auto"/>
                            <w:shd w:val="clear" w:color="auto" w:fill="auto"/>
                            <w:vAlign w:val="center"/>
                          </w:tcPr>
                          <w:p w14:paraId="0EB3521A" w14:textId="77777777" w:rsidR="00076933" w:rsidRPr="00131C1F" w:rsidRDefault="00076933" w:rsidP="00131C1F">
                            <w:pPr>
                              <w:pStyle w:val="tablecolsubhead"/>
                            </w:pPr>
                            <w:r w:rsidRPr="00131C1F">
                              <w:t>Phase 1</w:t>
                            </w:r>
                          </w:p>
                        </w:tc>
                        <w:tc>
                          <w:tcPr>
                            <w:tcW w:w="0" w:type="auto"/>
                            <w:shd w:val="clear" w:color="auto" w:fill="auto"/>
                            <w:vAlign w:val="center"/>
                          </w:tcPr>
                          <w:p w14:paraId="10616313" w14:textId="77777777" w:rsidR="00076933" w:rsidRPr="00131C1F" w:rsidRDefault="00076933" w:rsidP="00131C1F">
                            <w:pPr>
                              <w:pStyle w:val="tablecolsubhead"/>
                            </w:pPr>
                            <w:r>
                              <w:t>Phase 2</w:t>
                            </w:r>
                          </w:p>
                        </w:tc>
                      </w:tr>
                      <w:tr w:rsidR="00076933" w:rsidRPr="00B32B68" w14:paraId="0C17A6DD" w14:textId="77777777" w:rsidTr="00131C1F">
                        <w:trPr>
                          <w:jc w:val="center"/>
                        </w:trPr>
                        <w:tc>
                          <w:tcPr>
                            <w:tcW w:w="0" w:type="auto"/>
                            <w:shd w:val="clear" w:color="auto" w:fill="auto"/>
                            <w:vAlign w:val="center"/>
                          </w:tcPr>
                          <w:p w14:paraId="5EF447F3" w14:textId="77777777" w:rsidR="00076933" w:rsidRPr="00701266" w:rsidRDefault="00076933"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076933" w:rsidRPr="00701266" w:rsidRDefault="00076933"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076933" w:rsidRPr="00701266" w:rsidRDefault="00076933"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076933" w:rsidRPr="00701266" w:rsidRDefault="00076933" w:rsidP="00131C1F">
                            <w:pPr>
                              <w:pStyle w:val="tablecopy"/>
                              <w:rPr>
                                <w:lang w:eastAsia="pt-BR"/>
                              </w:rPr>
                            </w:pPr>
                            <w:r w:rsidRPr="00701266">
                              <w:rPr>
                                <w:lang w:eastAsia="pt-BR"/>
                              </w:rPr>
                              <w:t>6</w:t>
                            </w:r>
                          </w:p>
                        </w:tc>
                      </w:tr>
                      <w:tr w:rsidR="00076933" w:rsidRPr="00B32B68" w14:paraId="1117C3C8" w14:textId="77777777" w:rsidTr="00131C1F">
                        <w:trPr>
                          <w:jc w:val="center"/>
                        </w:trPr>
                        <w:tc>
                          <w:tcPr>
                            <w:tcW w:w="0" w:type="auto"/>
                            <w:shd w:val="clear" w:color="auto" w:fill="auto"/>
                            <w:vAlign w:val="center"/>
                          </w:tcPr>
                          <w:p w14:paraId="02692CBA" w14:textId="77777777" w:rsidR="00076933" w:rsidRPr="00701266" w:rsidRDefault="00076933"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076933" w:rsidRPr="00701266" w:rsidRDefault="00076933"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076933" w:rsidRPr="00701266" w:rsidRDefault="00076933"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076933" w:rsidRPr="00701266" w:rsidRDefault="00076933" w:rsidP="00131C1F">
                            <w:pPr>
                              <w:pStyle w:val="tablecopy"/>
                              <w:rPr>
                                <w:lang w:eastAsia="pt-BR"/>
                              </w:rPr>
                            </w:pPr>
                            <w:r w:rsidRPr="00701266">
                              <w:rPr>
                                <w:lang w:eastAsia="pt-BR"/>
                              </w:rPr>
                              <w:t>5</w:t>
                            </w:r>
                          </w:p>
                        </w:tc>
                      </w:tr>
                      <w:tr w:rsidR="00076933" w:rsidRPr="00B32B68" w14:paraId="54C47B5B" w14:textId="77777777" w:rsidTr="00131C1F">
                        <w:trPr>
                          <w:jc w:val="center"/>
                        </w:trPr>
                        <w:tc>
                          <w:tcPr>
                            <w:tcW w:w="0" w:type="auto"/>
                            <w:shd w:val="clear" w:color="auto" w:fill="auto"/>
                            <w:vAlign w:val="center"/>
                          </w:tcPr>
                          <w:p w14:paraId="57BE9B42" w14:textId="77777777" w:rsidR="00076933" w:rsidRPr="00701266" w:rsidRDefault="00076933"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076933" w:rsidRPr="00701266" w:rsidRDefault="00076933"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076933" w:rsidRPr="00701266" w:rsidRDefault="00076933"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076933" w:rsidRPr="00701266" w:rsidRDefault="00076933" w:rsidP="00131C1F">
                            <w:pPr>
                              <w:pStyle w:val="tablecopy"/>
                              <w:rPr>
                                <w:lang w:eastAsia="pt-BR"/>
                              </w:rPr>
                            </w:pPr>
                            <w:r w:rsidRPr="00701266">
                              <w:rPr>
                                <w:lang w:eastAsia="pt-BR"/>
                              </w:rPr>
                              <w:t>4</w:t>
                            </w:r>
                          </w:p>
                        </w:tc>
                      </w:tr>
                      <w:tr w:rsidR="00076933" w:rsidRPr="00B32B68" w14:paraId="71E1F56C" w14:textId="77777777" w:rsidTr="00131C1F">
                        <w:trPr>
                          <w:jc w:val="center"/>
                        </w:trPr>
                        <w:tc>
                          <w:tcPr>
                            <w:tcW w:w="0" w:type="auto"/>
                            <w:shd w:val="clear" w:color="auto" w:fill="auto"/>
                            <w:vAlign w:val="center"/>
                          </w:tcPr>
                          <w:p w14:paraId="10BD284E" w14:textId="77777777" w:rsidR="00076933" w:rsidRPr="00701266" w:rsidRDefault="00076933"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076933" w:rsidRPr="00701266" w:rsidRDefault="00076933"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076933" w:rsidRPr="00701266" w:rsidRDefault="00076933"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076933" w:rsidRPr="00701266" w:rsidRDefault="00076933"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076933" w:rsidRPr="00701266" w:rsidRDefault="00076933" w:rsidP="00131C1F">
                            <w:pPr>
                              <w:pStyle w:val="tablecopy"/>
                              <w:rPr>
                                <w:lang w:eastAsia="pt-BR"/>
                              </w:rPr>
                            </w:pPr>
                            <w:r w:rsidRPr="00701266">
                              <w:rPr>
                                <w:lang w:eastAsia="pt-BR"/>
                              </w:rPr>
                              <w:t>10</w:t>
                            </w:r>
                          </w:p>
                        </w:tc>
                      </w:tr>
                    </w:tbl>
                    <w:p w14:paraId="04912A4C" w14:textId="77777777" w:rsidR="00076933" w:rsidRDefault="00076933" w:rsidP="00131C1F"/>
                  </w:txbxContent>
                </v:textbox>
                <w10:wrap type="topAndBottom" anchorx="margin" anchory="margin"/>
              </v:shape>
            </w:pict>
          </mc:Fallback>
        </mc:AlternateContent>
      </w:r>
      <w:r w:rsidR="006F603D">
        <w:t>The overall results of this study were positive. In Phase 1</w:t>
      </w:r>
      <w:r w:rsidR="001703F9">
        <w:t xml:space="preserve"> (without DyeVC)</w:t>
      </w:r>
      <w:r w:rsidR="006F603D">
        <w:t xml:space="preserve">, each subject used a different tool and followed a different procedure to find answers regarding DVCS usage. Subjects were able to answer correctly questions Q1.1 and Q1.3 whether using DyeVC or not. </w:t>
      </w:r>
      <w:r w:rsidR="00D345E1">
        <w:t>In addition</w:t>
      </w:r>
      <w:r w:rsidR="006F603D">
        <w:t xml:space="preserve">, further questions were answered correctly </w:t>
      </w:r>
      <w:r w:rsidR="002B051F">
        <w:t xml:space="preserve">only </w:t>
      </w:r>
      <w:r w:rsidR="006F603D">
        <w:t xml:space="preserve">by using </w:t>
      </w:r>
      <w:r w:rsidR="002B051F">
        <w:t>DyeVC</w:t>
      </w:r>
      <w:r w:rsidR="006F603D">
        <w:t>.</w:t>
      </w:r>
    </w:p>
    <w:p w14:paraId="0A52C640" w14:textId="78932A11" w:rsidR="006F603D" w:rsidRDefault="006F603D" w:rsidP="006F603D">
      <w:pPr>
        <w:pStyle w:val="Text"/>
      </w:pPr>
      <w:r>
        <w:t xml:space="preserve">The subjects </w:t>
      </w:r>
      <w:r w:rsidR="003C0576">
        <w:t>also filled</w:t>
      </w:r>
      <w:r>
        <w:t xml:space="preserve"> an evaluation form. All subjects found easy to interact with DyeVC, to identify related repositories, and to use the operations the approach provides. </w:t>
      </w:r>
      <w:commentRangeStart w:id="52"/>
      <w:commentRangeStart w:id="53"/>
      <w:r>
        <w:t xml:space="preserve">They </w:t>
      </w:r>
      <w:r w:rsidR="002B051F">
        <w:t xml:space="preserve">consensually </w:t>
      </w:r>
      <w:r>
        <w:t xml:space="preserve">elected </w:t>
      </w:r>
      <w:r w:rsidR="002B051F">
        <w:t xml:space="preserve">the </w:t>
      </w:r>
      <w:r>
        <w:t>topology visualization as the most helpful visualization in DyeVC.</w:t>
      </w:r>
      <w:commentRangeEnd w:id="52"/>
      <w:r w:rsidR="002B051F">
        <w:rPr>
          <w:rStyle w:val="Refdecomentrio"/>
          <w:rFonts w:eastAsia="Calibri"/>
          <w:lang w:val="pt-BR"/>
        </w:rPr>
        <w:commentReference w:id="52"/>
      </w:r>
      <w:commentRangeEnd w:id="53"/>
      <w:r w:rsidR="00D75A98">
        <w:rPr>
          <w:rStyle w:val="Refdecomentrio"/>
          <w:rFonts w:eastAsia="Calibri"/>
          <w:lang w:val="pt-BR"/>
        </w:rPr>
        <w:commentReference w:id="53"/>
      </w:r>
      <w:ins w:id="54" w:author="Cristiano Cesario" w:date="2015-05-15T20:12:00Z">
        <w:r w:rsidR="00967BAA">
          <w:t xml:space="preserve"> In addition, </w:t>
        </w:r>
      </w:ins>
      <w:ins w:id="55" w:author="Cristiano Cesario" w:date="2015-05-15T20:21:00Z">
        <w:r w:rsidR="00D75A98">
          <w:t xml:space="preserve">by using Product Reaction Cards </w:t>
        </w:r>
      </w:ins>
      <w:ins w:id="56" w:author="Cristiano Cesario" w:date="2015-05-15T20:22:00Z">
        <w:r w:rsidR="00D75A98">
          <w:fldChar w:fldCharType="begin"/>
        </w:r>
        <w:r w:rsidR="00D75A98">
          <w:instrText xml:space="preserve"> ADDIN ZOTERO_ITEM CSL_CITATION {"citationID":"1gl36lc8l7","properties":{"formattedCitation":"[23]","plainCitation":"[23]"},"citationItems":[{"id":3109,"uris":["http://zotero.org/users/892576/items/TQCHX5II"],"uri":["http://zotero.org/users/892576/items/TQCHX5II"],"itemData":{"id":3109,"type":"paper-conference","title":"Measuring Desirability: New methods for evaluating desirability in a usability lab setting","container-title":"Proceedings of Usability Professionals Association (UPA)","publisher-place":"Orlando, FL, USA","page":"8-12","event-place":"Orlando, FL, USA","author":[{"family":"Benedek","given":"Joey"},{"family":"Miner","given":"Trish"}],"issued":{"date-parts":[["2002"]]}}}],"schema":"https://github.com/citation-style-language/schema/raw/master/csl-citation.json"} </w:instrText>
        </w:r>
      </w:ins>
      <w:r w:rsidR="00D75A98">
        <w:fldChar w:fldCharType="separate"/>
      </w:r>
      <w:r w:rsidR="005134E4" w:rsidRPr="005134E4">
        <w:t>[23]</w:t>
      </w:r>
      <w:ins w:id="57" w:author="Cristiano Cesario" w:date="2015-05-15T20:22:00Z">
        <w:r w:rsidR="00D75A98">
          <w:fldChar w:fldCharType="end"/>
        </w:r>
        <w:r w:rsidR="00D75A98">
          <w:t>, 3 out of the 4 subjects stated that DyeVC is helpful and easy to use.</w:t>
        </w:r>
      </w:ins>
    </w:p>
    <w:p w14:paraId="248C3189" w14:textId="77777777" w:rsidR="006F603D" w:rsidRDefault="006F603D" w:rsidP="006F603D">
      <w:pPr>
        <w:pStyle w:val="Ttulo2"/>
        <w:numPr>
          <w:ilvl w:val="1"/>
          <w:numId w:val="25"/>
        </w:numPr>
        <w:tabs>
          <w:tab w:val="num" w:pos="288"/>
        </w:tabs>
        <w:rPr>
          <w:noProof w:val="0"/>
        </w:rPr>
      </w:pPr>
      <w:r>
        <w:rPr>
          <w:noProof w:val="0"/>
        </w:rPr>
        <w:t>Performance evaluation</w:t>
      </w:r>
    </w:p>
    <w:p w14:paraId="315515A9" w14:textId="59D7A7F6" w:rsidR="006F603D" w:rsidRDefault="006F603D" w:rsidP="006F603D">
      <w:pPr>
        <w:pStyle w:val="Corpodetexto"/>
      </w:pPr>
      <w:r>
        <w:t>In order to evaluate the scalability of our approach, we measured the time spent to perform the most common DyeVC operations</w:t>
      </w:r>
      <w:r w:rsidR="00E4743D">
        <w:t xml:space="preserve">. We used a corpus </w:t>
      </w:r>
      <w:r w:rsidR="00511922">
        <w:t xml:space="preserve">with projects </w:t>
      </w:r>
      <w:r>
        <w:t xml:space="preserve">of different sizes and hosted in different Git servers. </w:t>
      </w:r>
      <w:r>
        <w:fldChar w:fldCharType="begin"/>
      </w:r>
      <w:r>
        <w:instrText xml:space="preserve"> REF _Ref401688977 \h </w:instrText>
      </w:r>
      <w:r>
        <w:fldChar w:fldCharType="separate"/>
      </w:r>
      <w:r w:rsidR="004C53CA">
        <w:t xml:space="preserve">Table </w:t>
      </w:r>
      <w:r w:rsidR="004C53CA">
        <w:rPr>
          <w:noProof/>
        </w:rPr>
        <w:t>IV</w:t>
      </w:r>
      <w:r>
        <w:fldChar w:fldCharType="end"/>
      </w:r>
      <w:r>
        <w:t xml:space="preserve"> shows the monitored projects (name and hosting service), the repository metrics –</w:t>
      </w:r>
      <w:r w:rsidR="00511922">
        <w:t xml:space="preserve"> </w:t>
      </w:r>
      <w:r>
        <w:t>number of commits, disk usage, and number of files – and the time spent to run some background and foreground operations</w:t>
      </w:r>
      <w:r w:rsidR="00511922">
        <w:t xml:space="preserve"> in DyeVC</w:t>
      </w:r>
      <w:r>
        <w:t xml:space="preserve">. All measurements were taken in the same period of the day and from the same machine, a Core Duo CPU at 2.53 GHz, with 4GB RAM running Windows 8.1 Professional 64 bits, connected to the internet at 35 Mbit/s. </w:t>
      </w:r>
    </w:p>
    <w:p w14:paraId="282CB369" w14:textId="6E645E2E" w:rsidR="006F603D" w:rsidRDefault="006F603D" w:rsidP="006F603D">
      <w:pPr>
        <w:pStyle w:val="Corpodetexto"/>
      </w:pPr>
      <w:r>
        <w:t>We measured the main operations of our approach: “Insert 1st”, invoked when the user includes the first repository of a given system to be monitored</w:t>
      </w:r>
      <w:r w:rsidR="00282636">
        <w:t>;</w:t>
      </w:r>
      <w:r>
        <w:t xml:space="preserve"> “Insert 2nd”, invoked when the user includes a repository to be monitored in a system that already have registered repositories</w:t>
      </w:r>
      <w:r w:rsidR="00282636">
        <w:t>;</w:t>
      </w:r>
      <w:r>
        <w:t xml:space="preserve"> “Commit History”, invoked when the user requests to see the commit history of a given repository</w:t>
      </w:r>
      <w:r w:rsidR="00282636">
        <w:t>;</w:t>
      </w:r>
      <w:r>
        <w:t xml:space="preserve"> “Topology”, invoked when the user wants to see the topology of repositories of a given system</w:t>
      </w:r>
      <w:r w:rsidR="00282636">
        <w:t>;</w:t>
      </w:r>
      <w:r>
        <w:t xml:space="preserve"> “Check Branches”, invoked periodically to check all the monitored repositories, searching for ahead or behind commits</w:t>
      </w:r>
      <w:r w:rsidR="00282636">
        <w:t>;</w:t>
      </w:r>
      <w:r>
        <w:t xml:space="preserve"> </w:t>
      </w:r>
      <w:r w:rsidR="00282636">
        <w:t xml:space="preserve">and </w:t>
      </w:r>
      <w:r>
        <w:t>“Update Topology”, invoked periodically to update the topology information in the central database. This last operation updates the existing repositories, their peers, and the existing commits, marking in which repositories each commit is found.</w:t>
      </w:r>
    </w:p>
    <w:p w14:paraId="55EB93C4" w14:textId="4AF48D0F" w:rsidR="006F603D" w:rsidRDefault="006F603D" w:rsidP="006F603D">
      <w:pPr>
        <w:pStyle w:val="Corpodetexto"/>
      </w:pPr>
      <w:r>
        <w:t xml:space="preserve">It is possible to notice that the “Commit History” operation has no values for the last three repositories. This occurs because, as the number of commits increases, more memory is used to calculate the commit history graph. The current algorithm has an </w:t>
      </w:r>
      <w:r>
        <w:rPr>
          <w:i/>
        </w:rPr>
        <w:t>O(x</w:t>
      </w:r>
      <w:r>
        <w:rPr>
          <w:i/>
          <w:vertAlign w:val="superscript"/>
        </w:rPr>
        <w:t>2</w:t>
      </w:r>
      <w:r>
        <w:t>) space complexity (</w:t>
      </w:r>
      <w:r w:rsidR="00047C17">
        <w:t xml:space="preserve">being </w:t>
      </w:r>
      <w:r>
        <w:rPr>
          <w:i/>
        </w:rPr>
        <w:t>x</w:t>
      </w:r>
      <w:r>
        <w:t xml:space="preserve"> the number of commits). Our test machine was configured with a 2 GB maximum Java Heap Size, which let us analyze repositories with up to 6K commits. This is </w:t>
      </w:r>
      <w:r w:rsidR="00047C17">
        <w:t>a side effect of using JUNG and subject to</w:t>
      </w:r>
      <w:r>
        <w:t xml:space="preserve"> future improvements.</w:t>
      </w:r>
    </w:p>
    <w:p w14:paraId="4990B120" w14:textId="5BA8C5E1" w:rsidR="006F603D" w:rsidRDefault="006F603D" w:rsidP="006F603D">
      <w:pPr>
        <w:pStyle w:val="Corpodetexto"/>
      </w:pPr>
      <w:del w:id="58" w:author="Cristiano Cesario" w:date="2015-05-15T21:29:00Z">
        <w:r w:rsidDel="004C53CA">
          <w:fldChar w:fldCharType="begin"/>
        </w:r>
        <w:r w:rsidDel="004C53CA">
          <w:delInstrText xml:space="preserve"> REF _Ref401781681 \h </w:delInstrText>
        </w:r>
        <w:r w:rsidDel="004C53CA">
          <w:fldChar w:fldCharType="separate"/>
        </w:r>
        <w:r w:rsidR="00AF17D4" w:rsidRPr="004C53CA" w:rsidDel="004C53CA">
          <w:rPr>
            <w:b/>
            <w:bCs/>
            <w:lang w:val="en-US"/>
            <w:rPrChange w:id="59" w:author="Cristiano Cesario" w:date="2015-05-15T21:29:00Z">
              <w:rPr>
                <w:b/>
                <w:bCs/>
                <w:lang w:val="pt-BR"/>
              </w:rPr>
            </w:rPrChange>
          </w:rPr>
          <w:delText>Erro! Fonte de referência não encontrada.</w:delText>
        </w:r>
        <w:r w:rsidDel="004C53CA">
          <w:fldChar w:fldCharType="end"/>
        </w:r>
        <w:r w:rsidDel="004C53CA">
          <w:delText xml:space="preserve"> </w:delText>
        </w:r>
      </w:del>
      <w:ins w:id="60" w:author="Cristiano Cesario" w:date="2015-05-15T21:30:00Z">
        <w:r w:rsidR="004C53CA">
          <w:fldChar w:fldCharType="begin"/>
        </w:r>
        <w:r w:rsidR="004C53CA">
          <w:instrText xml:space="preserve"> REF _Ref401781681 \h </w:instrText>
        </w:r>
      </w:ins>
      <w:r w:rsidR="004C53CA">
        <w:fldChar w:fldCharType="separate"/>
      </w:r>
      <w:ins w:id="61" w:author="Cristiano Cesario" w:date="2015-05-15T21:30:00Z">
        <w:r w:rsidR="004C53CA">
          <w:t xml:space="preserve">Table </w:t>
        </w:r>
        <w:r w:rsidR="004C53CA">
          <w:rPr>
            <w:noProof/>
          </w:rPr>
          <w:t>V</w:t>
        </w:r>
        <w:r w:rsidR="004C53CA">
          <w:fldChar w:fldCharType="end"/>
        </w:r>
        <w:r w:rsidR="004C53CA" w:rsidRPr="004C53CA">
          <w:rPr>
            <w:lang w:val="en-US"/>
            <w:rPrChange w:id="62" w:author="Cristiano Cesario" w:date="2015-05-15T21:30:00Z">
              <w:rPr>
                <w:lang w:val="pt-BR"/>
              </w:rPr>
            </w:rPrChange>
          </w:rPr>
          <w:t xml:space="preserve"> </w:t>
        </w:r>
      </w:ins>
      <w:r>
        <w:t>shows the correlation between each repository metric and the measured operations, according</w:t>
      </w:r>
      <w:r w:rsidR="00DF53B0">
        <w:t xml:space="preserve"> to the Pearson coefficient </w:t>
      </w:r>
      <w:r w:rsidR="00DF53B0">
        <w:fldChar w:fldCharType="begin"/>
      </w:r>
      <w:ins w:id="63" w:author="Cristiano Cesario" w:date="2015-05-15T20:22:00Z">
        <w:r w:rsidR="00D75A98">
          <w:instrText xml:space="preserve"> ADDIN ZOTERO_ITEM CSL_CITATION {"citationID":"vqck332s5","properties":{"formattedCitation":"[24]","plainCitation":"[24]"},"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instrText>
        </w:r>
      </w:ins>
      <w:del w:id="64" w:author="Cristiano Cesario" w:date="2015-05-15T20:22:00Z">
        <w:r w:rsidR="00DF53B0" w:rsidDel="00D75A98">
          <w:delInstrText xml:space="preserve"> ADDIN ZOTERO_ITEM CSL_CITATION {"citationID":"vqck332s5","properties":{"formattedCitation":"[23]","plainCitation":"[23]"},"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delInstrText>
        </w:r>
      </w:del>
      <w:r w:rsidR="00DF53B0">
        <w:fldChar w:fldCharType="separate"/>
      </w:r>
      <w:r w:rsidR="005134E4" w:rsidRPr="005134E4">
        <w:t>[24]</w:t>
      </w:r>
      <w:r w:rsidR="00DF53B0">
        <w:fldChar w:fldCharType="end"/>
      </w:r>
      <w:r>
        <w:t xml:space="preserve">. This correlation coefficient measures the linear correlation between two variables </w:t>
      </w:r>
      <w:r>
        <w:rPr>
          <w:i/>
        </w:rPr>
        <w:t>x</w:t>
      </w:r>
      <w:r>
        <w:t xml:space="preserve"> and </w:t>
      </w:r>
      <w:r>
        <w:rPr>
          <w:i/>
        </w:rPr>
        <w:t>y</w:t>
      </w:r>
      <w:r>
        <w:t xml:space="preserve"> and ranges from </w:t>
      </w:r>
      <w:r w:rsidR="00D345E1" w:rsidRPr="00076933">
        <w:rPr>
          <w:i/>
          <w:lang w:val="en-US"/>
        </w:rPr>
        <w:t>-</w:t>
      </w:r>
      <w:r w:rsidRPr="00076933">
        <w:rPr>
          <w:i/>
        </w:rPr>
        <w:t>1</w:t>
      </w:r>
      <w:r>
        <w:t xml:space="preserve"> to </w:t>
      </w:r>
      <w:r w:rsidRPr="00076933">
        <w:rPr>
          <w:i/>
        </w:rPr>
        <w:t>1</w:t>
      </w:r>
      <w:r>
        <w:t xml:space="preserve">. Values of </w:t>
      </w:r>
      <w:r w:rsidRPr="00076933">
        <w:rPr>
          <w:i/>
        </w:rPr>
        <w:t>1</w:t>
      </w:r>
      <w:r>
        <w:t xml:space="preserve"> or </w:t>
      </w:r>
      <w:r w:rsidRPr="00076933">
        <w:rPr>
          <w:i/>
        </w:rPr>
        <w:t>-1</w:t>
      </w:r>
      <w:r>
        <w:t xml:space="preserve"> mean that a linear equation can describe the correlation between </w:t>
      </w:r>
      <w:r>
        <w:rPr>
          <w:i/>
        </w:rPr>
        <w:t>x</w:t>
      </w:r>
      <w:r>
        <w:t xml:space="preserve"> and </w:t>
      </w:r>
      <w:r>
        <w:rPr>
          <w:i/>
        </w:rPr>
        <w:t>y</w:t>
      </w:r>
      <w:r>
        <w:t xml:space="preserve"> perfectly (either </w:t>
      </w:r>
      <w:r w:rsidR="005D7F71">
        <w:t>direct or inverse</w:t>
      </w:r>
      <w:r>
        <w:t xml:space="preserve">, respectively). A value of </w:t>
      </w:r>
      <w:r w:rsidRPr="00076933">
        <w:rPr>
          <w:i/>
        </w:rPr>
        <w:t>0</w:t>
      </w:r>
      <w:r>
        <w:t xml:space="preserve"> means that there is no linear correlation between </w:t>
      </w:r>
      <w:r>
        <w:rPr>
          <w:i/>
        </w:rPr>
        <w:t>x</w:t>
      </w:r>
      <w:r>
        <w:t xml:space="preserve"> and </w:t>
      </w:r>
      <w:r>
        <w:rPr>
          <w:i/>
        </w:rPr>
        <w:t>y</w:t>
      </w:r>
      <w:r>
        <w:t>.</w:t>
      </w:r>
    </w:p>
    <w:p w14:paraId="4EE7FA2E" w14:textId="71F8FF8D" w:rsidR="006F603D" w:rsidRDefault="004C53CA" w:rsidP="006F603D">
      <w:pPr>
        <w:pStyle w:val="Corpodetexto"/>
      </w:pPr>
      <w:ins w:id="65" w:author="Cristiano Cesario" w:date="2015-05-15T21:29:00Z">
        <w:r>
          <w:rPr>
            <w:noProof/>
            <w:lang w:val="pt-BR" w:eastAsia="pt-BR"/>
          </w:rPr>
          <mc:AlternateContent>
            <mc:Choice Requires="wps">
              <w:drawing>
                <wp:anchor distT="0" distB="0" distL="114300" distR="114300" simplePos="0" relativeHeight="251667456" behindDoc="0" locked="0" layoutInCell="1" allowOverlap="0" wp14:anchorId="5E2082D0" wp14:editId="20476056">
                  <wp:simplePos x="0" y="0"/>
                  <wp:positionH relativeFrom="column">
                    <wp:posOffset>-3175</wp:posOffset>
                  </wp:positionH>
                  <wp:positionV relativeFrom="page">
                    <wp:posOffset>3051810</wp:posOffset>
                  </wp:positionV>
                  <wp:extent cx="3200400" cy="1331595"/>
                  <wp:effectExtent l="0" t="0" r="0" b="190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331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DC2E" w14:textId="77777777" w:rsidR="004C53CA" w:rsidRDefault="004C53CA" w:rsidP="004C53CA">
                              <w:pPr>
                                <w:pStyle w:val="TableCaption"/>
                              </w:pPr>
                              <w:bookmarkStart w:id="66" w:name="_Ref401781681"/>
                              <w:r>
                                <w:t xml:space="preserve">Table </w:t>
                              </w:r>
                              <w:r>
                                <w:fldChar w:fldCharType="begin"/>
                              </w:r>
                              <w:r>
                                <w:instrText xml:space="preserve"> SEQ Table \* ROMAN </w:instrText>
                              </w:r>
                              <w:r>
                                <w:fldChar w:fldCharType="separate"/>
                              </w:r>
                              <w:ins w:id="67" w:author="Cristiano Cesario" w:date="2015-05-15T10:00:00Z">
                                <w:r>
                                  <w:rPr>
                                    <w:noProof/>
                                  </w:rPr>
                                  <w:t>V</w:t>
                                </w:r>
                              </w:ins>
                              <w:del w:id="68" w:author="Cristiano Cesario" w:date="2015-05-15T10:00:00Z">
                                <w:r w:rsidDel="00947F19">
                                  <w:rPr>
                                    <w:noProof/>
                                  </w:rPr>
                                  <w:delText>VII</w:delText>
                                </w:r>
                              </w:del>
                              <w:r>
                                <w:fldChar w:fldCharType="end"/>
                              </w:r>
                              <w:bookmarkEnd w:id="66"/>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4C53CA" w14:paraId="04B99700"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76AF8C93" w14:textId="77777777" w:rsidR="004C53CA" w:rsidRDefault="004C53CA">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47B0E8A0" w14:textId="77777777" w:rsidR="004C53CA" w:rsidRDefault="004C53CA">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68D91A77" w14:textId="77777777" w:rsidR="004C53CA" w:rsidRDefault="004C53CA">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BD926FD" w14:textId="77777777" w:rsidR="004C53CA" w:rsidRDefault="004C53CA">
                                    <w:pPr>
                                      <w:pStyle w:val="tablecolhead"/>
                                      <w:rPr>
                                        <w:lang w:val="pt-BR" w:eastAsia="pt-BR"/>
                                      </w:rPr>
                                    </w:pPr>
                                    <w:r>
                                      <w:rPr>
                                        <w:lang w:val="pt-BR" w:eastAsia="pt-BR"/>
                                      </w:rPr>
                                      <w:t># files</w:t>
                                    </w:r>
                                  </w:p>
                                </w:tc>
                              </w:tr>
                              <w:tr w:rsidR="004C53CA" w14:paraId="27480694"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5EE27B71" w14:textId="77777777" w:rsidR="004C53CA" w:rsidRDefault="004C53CA">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1A690D8" w14:textId="77777777" w:rsidR="004C53CA" w:rsidRDefault="004C53CA">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E0F6C6F" w14:textId="77777777" w:rsidR="004C53CA" w:rsidRDefault="004C53C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0BFC07C" w14:textId="77777777" w:rsidR="004C53CA" w:rsidRDefault="004C53CA">
                                    <w:pPr>
                                      <w:rPr>
                                        <w:color w:val="000000"/>
                                        <w:sz w:val="16"/>
                                        <w:szCs w:val="16"/>
                                        <w:lang w:val="pt-BR" w:eastAsia="pt-BR"/>
                                      </w:rPr>
                                    </w:pPr>
                                    <w:r>
                                      <w:rPr>
                                        <w:color w:val="000000"/>
                                        <w:sz w:val="16"/>
                                        <w:szCs w:val="16"/>
                                        <w:lang w:val="pt-BR" w:eastAsia="pt-BR"/>
                                      </w:rPr>
                                      <w:t>0.30</w:t>
                                    </w:r>
                                  </w:p>
                                </w:tc>
                              </w:tr>
                              <w:tr w:rsidR="004C53CA" w14:paraId="17FF757F"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113111B8" w14:textId="77777777" w:rsidR="004C53CA" w:rsidRDefault="004C53CA">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22816AEE" w14:textId="77777777" w:rsidR="004C53CA" w:rsidRDefault="004C53CA">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9EFF0F2" w14:textId="77777777" w:rsidR="004C53CA" w:rsidRDefault="004C53C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4FB4E80" w14:textId="77777777" w:rsidR="004C53CA" w:rsidRDefault="004C53CA">
                                    <w:pPr>
                                      <w:rPr>
                                        <w:color w:val="000000"/>
                                        <w:sz w:val="16"/>
                                        <w:szCs w:val="16"/>
                                        <w:lang w:val="pt-BR" w:eastAsia="pt-BR"/>
                                      </w:rPr>
                                    </w:pPr>
                                    <w:r>
                                      <w:rPr>
                                        <w:color w:val="000000"/>
                                        <w:sz w:val="16"/>
                                        <w:szCs w:val="16"/>
                                        <w:lang w:val="pt-BR" w:eastAsia="pt-BR"/>
                                      </w:rPr>
                                      <w:t>0.36</w:t>
                                    </w:r>
                                  </w:p>
                                </w:tc>
                              </w:tr>
                              <w:tr w:rsidR="004C53CA" w14:paraId="379EF1A3"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3E4B3951" w14:textId="77777777" w:rsidR="004C53CA" w:rsidRDefault="004C53CA">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66E2AA65" w14:textId="77777777" w:rsidR="004C53CA" w:rsidRDefault="004C53CA">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AFD9F5" w14:textId="77777777" w:rsidR="004C53CA" w:rsidRDefault="004C53CA">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54949BF" w14:textId="77777777" w:rsidR="004C53CA" w:rsidRDefault="004C53CA">
                                    <w:pPr>
                                      <w:rPr>
                                        <w:color w:val="000000"/>
                                        <w:sz w:val="16"/>
                                        <w:szCs w:val="16"/>
                                        <w:lang w:val="pt-BR" w:eastAsia="pt-BR"/>
                                      </w:rPr>
                                    </w:pPr>
                                    <w:r>
                                      <w:rPr>
                                        <w:color w:val="000000"/>
                                        <w:sz w:val="16"/>
                                        <w:szCs w:val="16"/>
                                        <w:lang w:val="pt-BR" w:eastAsia="pt-BR"/>
                                      </w:rPr>
                                      <w:t>-0.13</w:t>
                                    </w:r>
                                  </w:p>
                                </w:tc>
                              </w:tr>
                              <w:tr w:rsidR="004C53CA" w14:paraId="2090006C"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7A8DE78" w14:textId="77777777" w:rsidR="004C53CA" w:rsidRDefault="004C53CA">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46B7CC8" w14:textId="77777777" w:rsidR="004C53CA" w:rsidRDefault="004C53CA">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3A9EE0AB" w14:textId="77777777" w:rsidR="004C53CA" w:rsidRDefault="004C53CA">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C1DDC0E" w14:textId="77777777" w:rsidR="004C53CA" w:rsidRDefault="004C53CA">
                                    <w:pPr>
                                      <w:rPr>
                                        <w:color w:val="000000"/>
                                        <w:sz w:val="16"/>
                                        <w:szCs w:val="16"/>
                                        <w:lang w:val="pt-BR" w:eastAsia="pt-BR"/>
                                      </w:rPr>
                                    </w:pPr>
                                    <w:r>
                                      <w:rPr>
                                        <w:color w:val="000000"/>
                                        <w:sz w:val="16"/>
                                        <w:szCs w:val="16"/>
                                        <w:lang w:val="pt-BR" w:eastAsia="pt-BR"/>
                                      </w:rPr>
                                      <w:t>0.33</w:t>
                                    </w:r>
                                  </w:p>
                                </w:tc>
                              </w:tr>
                              <w:tr w:rsidR="004C53CA" w14:paraId="5429E455"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F6CE21C" w14:textId="77777777" w:rsidR="004C53CA" w:rsidRDefault="004C53CA">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1F2B32D3" w14:textId="77777777" w:rsidR="004C53CA" w:rsidRDefault="004C53CA">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7499CA5" w14:textId="77777777" w:rsidR="004C53CA" w:rsidRDefault="004C53CA">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3E0B5788" w14:textId="77777777" w:rsidR="004C53CA" w:rsidRDefault="004C53CA">
                                    <w:pPr>
                                      <w:rPr>
                                        <w:color w:val="000000"/>
                                        <w:sz w:val="16"/>
                                        <w:szCs w:val="16"/>
                                        <w:lang w:val="pt-BR" w:eastAsia="pt-BR"/>
                                      </w:rPr>
                                    </w:pPr>
                                    <w:r>
                                      <w:rPr>
                                        <w:color w:val="000000"/>
                                        <w:sz w:val="16"/>
                                        <w:szCs w:val="16"/>
                                        <w:lang w:val="pt-BR" w:eastAsia="pt-BR"/>
                                      </w:rPr>
                                      <w:t>0.41</w:t>
                                    </w:r>
                                  </w:p>
                                </w:tc>
                              </w:tr>
                              <w:tr w:rsidR="004C53CA" w14:paraId="4A58B3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629683E" w14:textId="77777777" w:rsidR="004C53CA" w:rsidRDefault="004C53CA">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D910AC8" w14:textId="77777777" w:rsidR="004C53CA" w:rsidRDefault="004C53CA">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5788F4" w14:textId="77777777" w:rsidR="004C53CA" w:rsidRDefault="004C53CA">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592DBA80" w14:textId="77777777" w:rsidR="004C53CA" w:rsidRDefault="004C53CA">
                                    <w:pPr>
                                      <w:rPr>
                                        <w:color w:val="000000"/>
                                        <w:sz w:val="16"/>
                                        <w:szCs w:val="16"/>
                                        <w:lang w:val="pt-BR" w:eastAsia="pt-BR"/>
                                      </w:rPr>
                                    </w:pPr>
                                    <w:r>
                                      <w:rPr>
                                        <w:color w:val="000000"/>
                                        <w:sz w:val="16"/>
                                        <w:szCs w:val="16"/>
                                        <w:lang w:val="pt-BR" w:eastAsia="pt-BR"/>
                                      </w:rPr>
                                      <w:t>0.59</w:t>
                                    </w:r>
                                  </w:p>
                                </w:tc>
                              </w:tr>
                            </w:tbl>
                            <w:p w14:paraId="47F44170" w14:textId="77777777" w:rsidR="004C53CA" w:rsidRDefault="004C53CA" w:rsidP="004C53CA"/>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E2082D0" id="Caixa de texto 14" o:spid="_x0000_s1043" type="#_x0000_t202" style="position:absolute;left:0;text-align:left;margin-left:-.25pt;margin-top:240.3pt;width:252pt;height:10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" o:allowoverlap="f" stroked="f">
                  <v:textbox inset="0,0,0,0">
                    <w:txbxContent>
                      <w:p w14:paraId="32F4DC2E" w14:textId="77777777" w:rsidR="004C53CA" w:rsidRDefault="004C53CA" w:rsidP="004C53CA">
                        <w:pPr>
                          <w:pStyle w:val="TableCaption"/>
                        </w:pPr>
                        <w:bookmarkStart w:id="69" w:name="_Ref401781681"/>
                        <w:r>
                          <w:t xml:space="preserve">Table </w:t>
                        </w:r>
                        <w:r>
                          <w:fldChar w:fldCharType="begin"/>
                        </w:r>
                        <w:r>
                          <w:instrText xml:space="preserve"> SEQ Table \* ROMAN </w:instrText>
                        </w:r>
                        <w:r>
                          <w:fldChar w:fldCharType="separate"/>
                        </w:r>
                        <w:ins w:id="70" w:author="Cristiano Cesario" w:date="2015-05-15T10:00:00Z">
                          <w:r>
                            <w:rPr>
                              <w:noProof/>
                            </w:rPr>
                            <w:t>V</w:t>
                          </w:r>
                        </w:ins>
                        <w:del w:id="71" w:author="Cristiano Cesario" w:date="2015-05-15T10:00:00Z">
                          <w:r w:rsidDel="00947F19">
                            <w:rPr>
                              <w:noProof/>
                            </w:rPr>
                            <w:delText>VII</w:delText>
                          </w:r>
                        </w:del>
                        <w:r>
                          <w:fldChar w:fldCharType="end"/>
                        </w:r>
                        <w:bookmarkEnd w:id="69"/>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4C53CA" w14:paraId="04B99700"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76AF8C93" w14:textId="77777777" w:rsidR="004C53CA" w:rsidRDefault="004C53CA">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47B0E8A0" w14:textId="77777777" w:rsidR="004C53CA" w:rsidRDefault="004C53CA">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68D91A77" w14:textId="77777777" w:rsidR="004C53CA" w:rsidRDefault="004C53CA">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BD926FD" w14:textId="77777777" w:rsidR="004C53CA" w:rsidRDefault="004C53CA">
                              <w:pPr>
                                <w:pStyle w:val="tablecolhead"/>
                                <w:rPr>
                                  <w:lang w:val="pt-BR" w:eastAsia="pt-BR"/>
                                </w:rPr>
                              </w:pPr>
                              <w:r>
                                <w:rPr>
                                  <w:lang w:val="pt-BR" w:eastAsia="pt-BR"/>
                                </w:rPr>
                                <w:t># files</w:t>
                              </w:r>
                            </w:p>
                          </w:tc>
                        </w:tr>
                        <w:tr w:rsidR="004C53CA" w14:paraId="27480694"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5EE27B71" w14:textId="77777777" w:rsidR="004C53CA" w:rsidRDefault="004C53CA">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1A690D8" w14:textId="77777777" w:rsidR="004C53CA" w:rsidRDefault="004C53CA">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E0F6C6F" w14:textId="77777777" w:rsidR="004C53CA" w:rsidRDefault="004C53C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0BFC07C" w14:textId="77777777" w:rsidR="004C53CA" w:rsidRDefault="004C53CA">
                              <w:pPr>
                                <w:rPr>
                                  <w:color w:val="000000"/>
                                  <w:sz w:val="16"/>
                                  <w:szCs w:val="16"/>
                                  <w:lang w:val="pt-BR" w:eastAsia="pt-BR"/>
                                </w:rPr>
                              </w:pPr>
                              <w:r>
                                <w:rPr>
                                  <w:color w:val="000000"/>
                                  <w:sz w:val="16"/>
                                  <w:szCs w:val="16"/>
                                  <w:lang w:val="pt-BR" w:eastAsia="pt-BR"/>
                                </w:rPr>
                                <w:t>0.30</w:t>
                              </w:r>
                            </w:p>
                          </w:tc>
                        </w:tr>
                        <w:tr w:rsidR="004C53CA" w14:paraId="17FF757F"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113111B8" w14:textId="77777777" w:rsidR="004C53CA" w:rsidRDefault="004C53CA">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22816AEE" w14:textId="77777777" w:rsidR="004C53CA" w:rsidRDefault="004C53CA">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9EFF0F2" w14:textId="77777777" w:rsidR="004C53CA" w:rsidRDefault="004C53C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4FB4E80" w14:textId="77777777" w:rsidR="004C53CA" w:rsidRDefault="004C53CA">
                              <w:pPr>
                                <w:rPr>
                                  <w:color w:val="000000"/>
                                  <w:sz w:val="16"/>
                                  <w:szCs w:val="16"/>
                                  <w:lang w:val="pt-BR" w:eastAsia="pt-BR"/>
                                </w:rPr>
                              </w:pPr>
                              <w:r>
                                <w:rPr>
                                  <w:color w:val="000000"/>
                                  <w:sz w:val="16"/>
                                  <w:szCs w:val="16"/>
                                  <w:lang w:val="pt-BR" w:eastAsia="pt-BR"/>
                                </w:rPr>
                                <w:t>0.36</w:t>
                              </w:r>
                            </w:p>
                          </w:tc>
                        </w:tr>
                        <w:tr w:rsidR="004C53CA" w14:paraId="379EF1A3"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3E4B3951" w14:textId="77777777" w:rsidR="004C53CA" w:rsidRDefault="004C53CA">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66E2AA65" w14:textId="77777777" w:rsidR="004C53CA" w:rsidRDefault="004C53CA">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AFD9F5" w14:textId="77777777" w:rsidR="004C53CA" w:rsidRDefault="004C53CA">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54949BF" w14:textId="77777777" w:rsidR="004C53CA" w:rsidRDefault="004C53CA">
                              <w:pPr>
                                <w:rPr>
                                  <w:color w:val="000000"/>
                                  <w:sz w:val="16"/>
                                  <w:szCs w:val="16"/>
                                  <w:lang w:val="pt-BR" w:eastAsia="pt-BR"/>
                                </w:rPr>
                              </w:pPr>
                              <w:r>
                                <w:rPr>
                                  <w:color w:val="000000"/>
                                  <w:sz w:val="16"/>
                                  <w:szCs w:val="16"/>
                                  <w:lang w:val="pt-BR" w:eastAsia="pt-BR"/>
                                </w:rPr>
                                <w:t>-0.13</w:t>
                              </w:r>
                            </w:p>
                          </w:tc>
                        </w:tr>
                        <w:tr w:rsidR="004C53CA" w14:paraId="2090006C"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7A8DE78" w14:textId="77777777" w:rsidR="004C53CA" w:rsidRDefault="004C53CA">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46B7CC8" w14:textId="77777777" w:rsidR="004C53CA" w:rsidRDefault="004C53CA">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3A9EE0AB" w14:textId="77777777" w:rsidR="004C53CA" w:rsidRDefault="004C53CA">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C1DDC0E" w14:textId="77777777" w:rsidR="004C53CA" w:rsidRDefault="004C53CA">
                              <w:pPr>
                                <w:rPr>
                                  <w:color w:val="000000"/>
                                  <w:sz w:val="16"/>
                                  <w:szCs w:val="16"/>
                                  <w:lang w:val="pt-BR" w:eastAsia="pt-BR"/>
                                </w:rPr>
                              </w:pPr>
                              <w:r>
                                <w:rPr>
                                  <w:color w:val="000000"/>
                                  <w:sz w:val="16"/>
                                  <w:szCs w:val="16"/>
                                  <w:lang w:val="pt-BR" w:eastAsia="pt-BR"/>
                                </w:rPr>
                                <w:t>0.33</w:t>
                              </w:r>
                            </w:p>
                          </w:tc>
                        </w:tr>
                        <w:tr w:rsidR="004C53CA" w14:paraId="5429E455"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F6CE21C" w14:textId="77777777" w:rsidR="004C53CA" w:rsidRDefault="004C53CA">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1F2B32D3" w14:textId="77777777" w:rsidR="004C53CA" w:rsidRDefault="004C53CA">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7499CA5" w14:textId="77777777" w:rsidR="004C53CA" w:rsidRDefault="004C53CA">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3E0B5788" w14:textId="77777777" w:rsidR="004C53CA" w:rsidRDefault="004C53CA">
                              <w:pPr>
                                <w:rPr>
                                  <w:color w:val="000000"/>
                                  <w:sz w:val="16"/>
                                  <w:szCs w:val="16"/>
                                  <w:lang w:val="pt-BR" w:eastAsia="pt-BR"/>
                                </w:rPr>
                              </w:pPr>
                              <w:r>
                                <w:rPr>
                                  <w:color w:val="000000"/>
                                  <w:sz w:val="16"/>
                                  <w:szCs w:val="16"/>
                                  <w:lang w:val="pt-BR" w:eastAsia="pt-BR"/>
                                </w:rPr>
                                <w:t>0.41</w:t>
                              </w:r>
                            </w:p>
                          </w:tc>
                        </w:tr>
                        <w:tr w:rsidR="004C53CA" w14:paraId="4A58B3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629683E" w14:textId="77777777" w:rsidR="004C53CA" w:rsidRDefault="004C53CA">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D910AC8" w14:textId="77777777" w:rsidR="004C53CA" w:rsidRDefault="004C53CA">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5788F4" w14:textId="77777777" w:rsidR="004C53CA" w:rsidRDefault="004C53CA">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592DBA80" w14:textId="77777777" w:rsidR="004C53CA" w:rsidRDefault="004C53CA">
                              <w:pPr>
                                <w:rPr>
                                  <w:color w:val="000000"/>
                                  <w:sz w:val="16"/>
                                  <w:szCs w:val="16"/>
                                  <w:lang w:val="pt-BR" w:eastAsia="pt-BR"/>
                                </w:rPr>
                              </w:pPr>
                              <w:r>
                                <w:rPr>
                                  <w:color w:val="000000"/>
                                  <w:sz w:val="16"/>
                                  <w:szCs w:val="16"/>
                                  <w:lang w:val="pt-BR" w:eastAsia="pt-BR"/>
                                </w:rPr>
                                <w:t>0.59</w:t>
                              </w:r>
                            </w:p>
                          </w:tc>
                        </w:tr>
                      </w:tbl>
                      <w:p w14:paraId="47F44170" w14:textId="77777777" w:rsidR="004C53CA" w:rsidRDefault="004C53CA" w:rsidP="004C53CA"/>
                    </w:txbxContent>
                  </v:textbox>
                  <w10:wrap type="topAndBottom" anchory="page"/>
                </v:shape>
              </w:pict>
            </mc:Fallback>
          </mc:AlternateContent>
        </w:r>
      </w:ins>
      <w:r w:rsidR="006F603D">
        <w:t>Looking at</w:t>
      </w:r>
      <w:del w:id="72" w:author="Cristiano Cesario" w:date="2015-05-15T21:30:00Z">
        <w:r w:rsidR="006F603D" w:rsidDel="004C53CA">
          <w:delText xml:space="preserve"> </w:delText>
        </w:r>
        <w:r w:rsidR="006F603D" w:rsidDel="004C53CA">
          <w:fldChar w:fldCharType="begin"/>
        </w:r>
        <w:r w:rsidR="006F603D" w:rsidDel="004C53CA">
          <w:delInstrText xml:space="preserve"> REF _Ref401781681 \h </w:delInstrText>
        </w:r>
        <w:r w:rsidR="006F603D" w:rsidDel="004C53CA">
          <w:fldChar w:fldCharType="separate"/>
        </w:r>
        <w:r w:rsidR="00AF17D4" w:rsidRPr="00AF17D4" w:rsidDel="004C53CA">
          <w:rPr>
            <w:b/>
            <w:bCs/>
            <w:lang w:val="en-US"/>
          </w:rPr>
          <w:delText>Erro! Fonte de referência não encontrada.</w:delText>
        </w:r>
        <w:r w:rsidR="006F603D" w:rsidDel="004C53CA">
          <w:fldChar w:fldCharType="end"/>
        </w:r>
      </w:del>
      <w:ins w:id="73" w:author="Cristiano Cesario" w:date="2015-05-15T21:30:00Z">
        <w:r w:rsidRPr="004C53CA">
          <w:rPr>
            <w:lang w:val="en-US"/>
            <w:rPrChange w:id="74" w:author="Cristiano Cesario" w:date="2015-05-15T21:30:00Z">
              <w:rPr>
                <w:lang w:val="pt-BR"/>
              </w:rPr>
            </w:rPrChange>
          </w:rPr>
          <w:t xml:space="preserve"> </w:t>
        </w:r>
        <w:r>
          <w:rPr>
            <w:lang w:val="en-US"/>
          </w:rPr>
          <w:fldChar w:fldCharType="begin"/>
        </w:r>
        <w:r>
          <w:rPr>
            <w:lang w:val="en-US"/>
          </w:rPr>
          <w:instrText xml:space="preserve"> REF _Ref401781681 \h </w:instrText>
        </w:r>
        <w:r>
          <w:rPr>
            <w:lang w:val="en-US"/>
          </w:rPr>
        </w:r>
      </w:ins>
      <w:r>
        <w:rPr>
          <w:lang w:val="en-US"/>
        </w:rPr>
        <w:fldChar w:fldCharType="separate"/>
      </w:r>
      <w:ins w:id="75" w:author="Cristiano Cesario" w:date="2015-05-15T21:30:00Z">
        <w:r>
          <w:t xml:space="preserve">Table </w:t>
        </w:r>
        <w:r>
          <w:rPr>
            <w:noProof/>
          </w:rPr>
          <w:t>V</w:t>
        </w:r>
        <w:r>
          <w:rPr>
            <w:lang w:val="en-US"/>
          </w:rPr>
          <w:fldChar w:fldCharType="end"/>
        </w:r>
      </w:ins>
      <w:r w:rsidR="006F603D">
        <w:t>, it is possible to notice that, except for the “Check Branches” operation, all other operation times are strongly dependent on the number of commits. This is due to the nature of these operations, which update or show information about all commits in the repository.</w:t>
      </w:r>
    </w:p>
    <w:p w14:paraId="3475A395" w14:textId="33621189" w:rsidR="006F603D" w:rsidRDefault="005828ED" w:rsidP="006F603D">
      <w:pPr>
        <w:pStyle w:val="Ttulo2"/>
        <w:numPr>
          <w:ilvl w:val="1"/>
          <w:numId w:val="25"/>
        </w:numPr>
        <w:tabs>
          <w:tab w:val="num" w:pos="288"/>
        </w:tabs>
      </w:pPr>
      <w:r>
        <w:rPr>
          <w:lang w:val="pt-BR" w:eastAsia="pt-BR"/>
        </w:rPr>
        <mc:AlternateContent>
          <mc:Choice Requires="wps">
            <w:drawing>
              <wp:anchor distT="0" distB="0" distL="114300" distR="114300" simplePos="0" relativeHeight="251662336" behindDoc="0" locked="0" layoutInCell="1" allowOverlap="0" wp14:anchorId="325DC507" wp14:editId="67F8159D">
                <wp:simplePos x="0" y="0"/>
                <wp:positionH relativeFrom="margin">
                  <wp:posOffset>-3175</wp:posOffset>
                </wp:positionH>
                <wp:positionV relativeFrom="margin">
                  <wp:posOffset>-3175</wp:posOffset>
                </wp:positionV>
                <wp:extent cx="6623685" cy="2367280"/>
                <wp:effectExtent l="0" t="0" r="5715" b="0"/>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9B39A6" w14:textId="443F1F0F" w:rsidR="00076933" w:rsidRDefault="00076933" w:rsidP="006F603D">
                            <w:pPr>
                              <w:pStyle w:val="TableCaption"/>
                            </w:pPr>
                            <w:bookmarkStart w:id="76" w:name="_Ref401688977"/>
                            <w:r>
                              <w:t xml:space="preserve">Table </w:t>
                            </w:r>
                            <w:r>
                              <w:fldChar w:fldCharType="begin"/>
                            </w:r>
                            <w:r>
                              <w:instrText xml:space="preserve"> SEQ Table \* ROMAN </w:instrText>
                            </w:r>
                            <w:r>
                              <w:fldChar w:fldCharType="separate"/>
                            </w:r>
                            <w:r>
                              <w:rPr>
                                <w:noProof/>
                              </w:rPr>
                              <w:t>IV</w:t>
                            </w:r>
                            <w:r>
                              <w:fldChar w:fldCharType="end"/>
                            </w:r>
                            <w:bookmarkEnd w:id="76"/>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076933"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076933" w:rsidRPr="00B32B68" w:rsidRDefault="00076933">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076933" w:rsidRPr="00B32B68" w:rsidRDefault="00076933">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076933" w:rsidRPr="00B32B68" w:rsidRDefault="00076933">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076933" w:rsidRPr="00B32B68" w:rsidRDefault="00076933">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076933" w:rsidRPr="00B32B68" w:rsidRDefault="00076933">
                                  <w:pPr>
                                    <w:pStyle w:val="tablecolhead"/>
                                    <w:rPr>
                                      <w:rFonts w:eastAsia="Times New Roman"/>
                                    </w:rPr>
                                  </w:pPr>
                                  <w:r w:rsidRPr="00B32B68">
                                    <w:rPr>
                                      <w:rFonts w:eastAsia="Times New Roman"/>
                                    </w:rPr>
                                    <w:t>Background operations times (s)</w:t>
                                  </w:r>
                                </w:p>
                              </w:tc>
                            </w:tr>
                            <w:tr w:rsidR="00076933"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076933" w:rsidRPr="00B32B68" w:rsidRDefault="00076933"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076933" w:rsidRPr="00B32B68" w:rsidRDefault="00076933"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076933" w:rsidRPr="00B32B68" w:rsidRDefault="00076933">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076933" w:rsidRPr="00B32B68" w:rsidRDefault="00076933">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076933" w:rsidRPr="00B32B68" w:rsidRDefault="00076933">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076933" w:rsidRPr="00B32B68" w:rsidRDefault="00076933">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076933" w:rsidRPr="00B32B68" w:rsidRDefault="00076933">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076933" w:rsidRPr="00B32B68" w:rsidRDefault="00076933">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076933" w:rsidRPr="00B32B68" w:rsidRDefault="00076933">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076933" w:rsidRPr="00B32B68" w:rsidRDefault="00076933">
                                  <w:pPr>
                                    <w:pStyle w:val="tablecolsubhead"/>
                                    <w:rPr>
                                      <w:rFonts w:eastAsia="Times New Roman"/>
                                    </w:rPr>
                                  </w:pPr>
                                  <w:r w:rsidRPr="00B32B68">
                                    <w:rPr>
                                      <w:rFonts w:eastAsia="Times New Roman"/>
                                    </w:rPr>
                                    <w:t>Check</w:t>
                                  </w:r>
                                </w:p>
                                <w:p w14:paraId="7B4C123C" w14:textId="77777777" w:rsidR="00076933" w:rsidRPr="00B32B68" w:rsidRDefault="00076933">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076933" w:rsidRPr="00B32B68" w:rsidRDefault="00076933">
                                  <w:pPr>
                                    <w:pStyle w:val="tablecolsubhead"/>
                                    <w:rPr>
                                      <w:rFonts w:eastAsia="Times New Roman"/>
                                    </w:rPr>
                                  </w:pPr>
                                  <w:r w:rsidRPr="00B32B68">
                                    <w:rPr>
                                      <w:rFonts w:eastAsia="Times New Roman"/>
                                    </w:rPr>
                                    <w:t>Update</w:t>
                                  </w:r>
                                </w:p>
                                <w:p w14:paraId="1B01A257" w14:textId="77777777" w:rsidR="00076933" w:rsidRPr="00B32B68" w:rsidRDefault="00076933">
                                  <w:pPr>
                                    <w:pStyle w:val="tablecolsubhead"/>
                                    <w:rPr>
                                      <w:rFonts w:eastAsia="Times New Roman"/>
                                    </w:rPr>
                                  </w:pPr>
                                  <w:r w:rsidRPr="00B32B68">
                                    <w:rPr>
                                      <w:rFonts w:eastAsia="Times New Roman"/>
                                    </w:rPr>
                                    <w:t>Topology</w:t>
                                  </w:r>
                                </w:p>
                              </w:tc>
                            </w:tr>
                            <w:tr w:rsidR="00076933"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076933" w:rsidRPr="00B32B68" w:rsidRDefault="00076933"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076933" w:rsidRPr="00B32B68" w:rsidRDefault="00076933"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076933" w:rsidRPr="00B32B68" w:rsidRDefault="00076933"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076933" w:rsidRPr="00B32B68" w:rsidRDefault="00076933">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076933" w:rsidRPr="00B32B68" w:rsidRDefault="00076933">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076933" w:rsidRPr="00B32B68" w:rsidRDefault="00076933">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076933" w:rsidRPr="00B32B68" w:rsidRDefault="00076933" w:rsidP="00B32B68">
                                  <w:pPr>
                                    <w:jc w:val="left"/>
                                    <w:rPr>
                                      <w:rFonts w:eastAsia="Times New Roman"/>
                                      <w:b/>
                                      <w:bCs/>
                                      <w:i/>
                                      <w:iCs/>
                                      <w:sz w:val="15"/>
                                      <w:szCs w:val="15"/>
                                    </w:rPr>
                                  </w:pPr>
                                </w:p>
                              </w:tc>
                            </w:tr>
                            <w:tr w:rsidR="00076933"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076933" w:rsidRPr="00B32B68" w:rsidRDefault="00076933">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076933" w:rsidRPr="00B32B68" w:rsidRDefault="00076933">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076933" w:rsidRPr="00B32B68" w:rsidRDefault="00076933">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076933" w:rsidRPr="00B32B68" w:rsidRDefault="00076933">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076933" w:rsidRPr="00B32B68" w:rsidRDefault="00076933">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076933" w:rsidRPr="00B32B68" w:rsidRDefault="00076933">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076933" w:rsidRPr="00B32B68" w:rsidRDefault="00076933">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076933" w:rsidRPr="00B32B68" w:rsidRDefault="00076933">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076933" w:rsidRPr="00B32B68" w:rsidRDefault="00076933">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076933" w:rsidRPr="00B32B68" w:rsidRDefault="00076933">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076933" w:rsidRPr="00B32B68" w:rsidRDefault="00076933">
                                  <w:pPr>
                                    <w:rPr>
                                      <w:rFonts w:eastAsia="Times New Roman"/>
                                      <w:sz w:val="16"/>
                                      <w:szCs w:val="16"/>
                                    </w:rPr>
                                  </w:pPr>
                                  <w:r w:rsidRPr="00B32B68">
                                    <w:rPr>
                                      <w:rFonts w:eastAsia="Times New Roman"/>
                                      <w:sz w:val="16"/>
                                      <w:szCs w:val="16"/>
                                    </w:rPr>
                                    <w:t>4.4</w:t>
                                  </w:r>
                                </w:p>
                              </w:tc>
                            </w:tr>
                            <w:tr w:rsidR="00076933"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076933" w:rsidRPr="00B32B68" w:rsidRDefault="00076933">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076933" w:rsidRPr="00B32B68" w:rsidRDefault="00076933">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076933" w:rsidRPr="00B32B68" w:rsidRDefault="00076933">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076933" w:rsidRPr="00B32B68" w:rsidRDefault="00076933">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076933" w:rsidRPr="00B32B68" w:rsidRDefault="00076933">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076933" w:rsidRPr="00B32B68" w:rsidRDefault="00076933">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076933" w:rsidRPr="00B32B68" w:rsidRDefault="00076933">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076933" w:rsidRPr="00B32B68" w:rsidRDefault="00076933">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076933" w:rsidRPr="00B32B68" w:rsidRDefault="00076933">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076933" w:rsidRPr="00B32B68" w:rsidRDefault="00076933">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076933" w:rsidRPr="00B32B68" w:rsidRDefault="00076933">
                                  <w:pPr>
                                    <w:rPr>
                                      <w:rFonts w:eastAsia="Times New Roman"/>
                                      <w:sz w:val="16"/>
                                      <w:szCs w:val="16"/>
                                    </w:rPr>
                                  </w:pPr>
                                  <w:r w:rsidRPr="00B32B68">
                                    <w:rPr>
                                      <w:rFonts w:eastAsia="Times New Roman"/>
                                      <w:sz w:val="16"/>
                                      <w:szCs w:val="16"/>
                                    </w:rPr>
                                    <w:t>5.2</w:t>
                                  </w:r>
                                </w:p>
                              </w:tc>
                            </w:tr>
                            <w:tr w:rsidR="00076933"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076933" w:rsidRPr="00B32B68" w:rsidRDefault="00076933">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076933" w:rsidRPr="00B32B68" w:rsidRDefault="00076933">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076933" w:rsidRPr="00B32B68" w:rsidRDefault="00076933">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076933" w:rsidRPr="00B32B68" w:rsidRDefault="00076933">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076933" w:rsidRPr="00B32B68" w:rsidRDefault="00076933">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076933" w:rsidRPr="00B32B68" w:rsidRDefault="00076933">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076933" w:rsidRPr="00B32B68" w:rsidRDefault="00076933">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076933" w:rsidRPr="00B32B68" w:rsidRDefault="00076933">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076933" w:rsidRPr="00B32B68" w:rsidRDefault="00076933">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076933" w:rsidRPr="00B32B68" w:rsidRDefault="00076933">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076933" w:rsidRPr="00B32B68" w:rsidRDefault="00076933">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076933" w:rsidRPr="00B32B68" w:rsidRDefault="00076933">
                                  <w:pPr>
                                    <w:rPr>
                                      <w:rFonts w:eastAsia="Times New Roman"/>
                                      <w:sz w:val="16"/>
                                      <w:szCs w:val="16"/>
                                    </w:rPr>
                                  </w:pPr>
                                  <w:r w:rsidRPr="00B32B68">
                                    <w:rPr>
                                      <w:rFonts w:eastAsia="Times New Roman"/>
                                      <w:sz w:val="16"/>
                                      <w:szCs w:val="16"/>
                                    </w:rPr>
                                    <w:t>6.8</w:t>
                                  </w:r>
                                </w:p>
                              </w:tc>
                            </w:tr>
                            <w:tr w:rsidR="00076933"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076933" w:rsidRPr="00B32B68" w:rsidRDefault="00076933">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076933" w:rsidRPr="00B32B68" w:rsidRDefault="00076933">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076933" w:rsidRPr="00B32B68" w:rsidRDefault="00076933">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076933" w:rsidRPr="00B32B68" w:rsidRDefault="00076933">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076933" w:rsidRPr="00B32B68" w:rsidRDefault="00076933">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076933" w:rsidRPr="00B32B68" w:rsidRDefault="00076933">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076933" w:rsidRPr="00B32B68" w:rsidRDefault="00076933">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076933" w:rsidRPr="00B32B68" w:rsidRDefault="00076933">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076933" w:rsidRPr="00B32B68" w:rsidRDefault="00076933">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076933" w:rsidRPr="00B32B68" w:rsidRDefault="00076933">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076933" w:rsidRPr="00B32B68" w:rsidRDefault="00076933">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076933" w:rsidRPr="00B32B68" w:rsidRDefault="00076933">
                                  <w:pPr>
                                    <w:rPr>
                                      <w:rFonts w:eastAsia="Times New Roman"/>
                                      <w:sz w:val="16"/>
                                      <w:szCs w:val="16"/>
                                    </w:rPr>
                                  </w:pPr>
                                  <w:r w:rsidRPr="00B32B68">
                                    <w:rPr>
                                      <w:rFonts w:eastAsia="Times New Roman"/>
                                      <w:sz w:val="16"/>
                                      <w:szCs w:val="16"/>
                                    </w:rPr>
                                    <w:t>7.3</w:t>
                                  </w:r>
                                </w:p>
                              </w:tc>
                            </w:tr>
                            <w:tr w:rsidR="00076933"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076933" w:rsidRPr="00B32B68" w:rsidRDefault="00076933">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076933" w:rsidRPr="00B32B68" w:rsidRDefault="00076933">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076933" w:rsidRPr="00B32B68" w:rsidRDefault="00076933">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076933" w:rsidRPr="00B32B68" w:rsidRDefault="00076933">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076933" w:rsidRPr="00B32B68" w:rsidRDefault="00076933">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076933" w:rsidRPr="00B32B68" w:rsidRDefault="00076933">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076933" w:rsidRPr="00B32B68" w:rsidRDefault="00076933">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076933" w:rsidRPr="00B32B68" w:rsidRDefault="00076933">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076933" w:rsidRPr="00B32B68" w:rsidRDefault="00076933">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076933" w:rsidRPr="00B32B68" w:rsidRDefault="00076933">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076933" w:rsidRPr="00B32B68" w:rsidRDefault="00076933">
                                  <w:pPr>
                                    <w:rPr>
                                      <w:rFonts w:eastAsia="Times New Roman"/>
                                      <w:sz w:val="16"/>
                                      <w:szCs w:val="16"/>
                                    </w:rPr>
                                  </w:pPr>
                                  <w:r w:rsidRPr="00B32B68">
                                    <w:rPr>
                                      <w:rFonts w:eastAsia="Times New Roman"/>
                                      <w:sz w:val="16"/>
                                      <w:szCs w:val="16"/>
                                    </w:rPr>
                                    <w:t>9.4</w:t>
                                  </w:r>
                                </w:p>
                              </w:tc>
                            </w:tr>
                            <w:tr w:rsidR="00076933"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076933" w:rsidRPr="00B32B68" w:rsidRDefault="00076933">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076933" w:rsidRPr="00B32B68" w:rsidRDefault="00076933">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076933" w:rsidRPr="00B32B68" w:rsidRDefault="00076933">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076933" w:rsidRPr="00B32B68" w:rsidRDefault="00076933">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076933" w:rsidRPr="00B32B68" w:rsidRDefault="00076933">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076933" w:rsidRPr="00B32B68" w:rsidRDefault="00076933">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076933" w:rsidRPr="00B32B68" w:rsidRDefault="00076933">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076933" w:rsidRPr="00B32B68" w:rsidRDefault="00076933">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076933" w:rsidRPr="00B32B68" w:rsidRDefault="00076933">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076933" w:rsidRPr="00B32B68" w:rsidRDefault="00076933">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076933" w:rsidRPr="00B32B68" w:rsidRDefault="00076933">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076933" w:rsidRPr="00B32B68" w:rsidRDefault="00076933">
                                  <w:pPr>
                                    <w:rPr>
                                      <w:rFonts w:eastAsia="Times New Roman"/>
                                      <w:sz w:val="16"/>
                                      <w:szCs w:val="16"/>
                                    </w:rPr>
                                  </w:pPr>
                                  <w:r w:rsidRPr="00B32B68">
                                    <w:rPr>
                                      <w:rFonts w:eastAsia="Times New Roman"/>
                                      <w:sz w:val="16"/>
                                      <w:szCs w:val="16"/>
                                    </w:rPr>
                                    <w:t>9.6</w:t>
                                  </w:r>
                                </w:p>
                              </w:tc>
                            </w:tr>
                            <w:tr w:rsidR="00076933"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076933" w:rsidRPr="00B32B68" w:rsidRDefault="00076933">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076933" w:rsidRPr="00B32B68" w:rsidRDefault="00076933">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076933" w:rsidRPr="00B32B68" w:rsidRDefault="00076933">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076933" w:rsidRPr="00B32B68" w:rsidRDefault="00076933">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076933" w:rsidRPr="00B32B68" w:rsidRDefault="00076933">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076933" w:rsidRPr="00B32B68" w:rsidRDefault="00076933">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076933" w:rsidRPr="00B32B68" w:rsidRDefault="00076933">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076933" w:rsidRPr="00B32B68" w:rsidRDefault="00076933">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076933" w:rsidRPr="00B32B68" w:rsidRDefault="00076933">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076933" w:rsidRPr="00B32B68" w:rsidRDefault="00076933">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076933" w:rsidRPr="00B32B68" w:rsidRDefault="00076933">
                                  <w:pPr>
                                    <w:rPr>
                                      <w:rFonts w:eastAsia="Times New Roman"/>
                                      <w:sz w:val="16"/>
                                      <w:szCs w:val="16"/>
                                    </w:rPr>
                                  </w:pPr>
                                  <w:r w:rsidRPr="00B32B68">
                                    <w:rPr>
                                      <w:rFonts w:eastAsia="Times New Roman"/>
                                      <w:sz w:val="16"/>
                                      <w:szCs w:val="16"/>
                                    </w:rPr>
                                    <w:t>10.6</w:t>
                                  </w:r>
                                </w:p>
                              </w:tc>
                            </w:tr>
                            <w:tr w:rsidR="00076933"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076933" w:rsidRPr="00B32B68" w:rsidRDefault="00076933">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076933" w:rsidRPr="00B32B68" w:rsidRDefault="00076933">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076933" w:rsidRPr="00B32B68" w:rsidRDefault="00076933">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076933" w:rsidRPr="00B32B68" w:rsidRDefault="00076933">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076933" w:rsidRPr="00B32B68" w:rsidRDefault="00076933">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076933" w:rsidRPr="00B32B68" w:rsidRDefault="00076933">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076933" w:rsidRPr="00B32B68" w:rsidRDefault="00076933">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076933" w:rsidRPr="00B32B68" w:rsidRDefault="00076933">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076933" w:rsidRPr="00B32B68" w:rsidRDefault="00076933">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076933" w:rsidRPr="00B32B68" w:rsidRDefault="00076933">
                                  <w:pPr>
                                    <w:rPr>
                                      <w:rFonts w:eastAsia="Times New Roman"/>
                                      <w:sz w:val="16"/>
                                      <w:szCs w:val="16"/>
                                    </w:rPr>
                                  </w:pPr>
                                  <w:r w:rsidRPr="00B32B68">
                                    <w:rPr>
                                      <w:rFonts w:eastAsia="Times New Roman"/>
                                      <w:sz w:val="16"/>
                                      <w:szCs w:val="16"/>
                                    </w:rPr>
                                    <w:t>18.0</w:t>
                                  </w:r>
                                </w:p>
                              </w:tc>
                            </w:tr>
                            <w:tr w:rsidR="00076933"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076933" w:rsidRPr="00B32B68" w:rsidRDefault="00076933">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076933" w:rsidRPr="00B32B68" w:rsidRDefault="00076933">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076933" w:rsidRPr="00B32B68" w:rsidRDefault="00076933">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076933" w:rsidRPr="00B32B68" w:rsidRDefault="00076933">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076933" w:rsidRPr="00B32B68" w:rsidRDefault="00076933">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076933" w:rsidRPr="00B32B68" w:rsidRDefault="00076933">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076933" w:rsidRPr="00B32B68" w:rsidRDefault="00076933">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076933" w:rsidRPr="00B32B68" w:rsidRDefault="00076933">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076933" w:rsidRPr="00B32B68" w:rsidRDefault="00076933">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076933" w:rsidRPr="00B32B68" w:rsidRDefault="00076933">
                                  <w:pPr>
                                    <w:rPr>
                                      <w:rFonts w:eastAsia="Times New Roman"/>
                                      <w:sz w:val="16"/>
                                      <w:szCs w:val="16"/>
                                    </w:rPr>
                                  </w:pPr>
                                  <w:r w:rsidRPr="00B32B68">
                                    <w:rPr>
                                      <w:rFonts w:eastAsia="Times New Roman"/>
                                      <w:sz w:val="16"/>
                                      <w:szCs w:val="16"/>
                                    </w:rPr>
                                    <w:t>19.3</w:t>
                                  </w:r>
                                </w:p>
                              </w:tc>
                            </w:tr>
                            <w:tr w:rsidR="00076933"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076933" w:rsidRPr="00B32B68" w:rsidRDefault="00076933">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076933" w:rsidRPr="00B32B68" w:rsidRDefault="00076933">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076933" w:rsidRPr="00B32B68" w:rsidRDefault="00076933">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076933" w:rsidRPr="00B32B68" w:rsidRDefault="00076933">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076933" w:rsidRPr="00B32B68" w:rsidRDefault="00076933">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076933" w:rsidRPr="00B32B68" w:rsidRDefault="00076933">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076933" w:rsidRPr="00B32B68" w:rsidRDefault="00076933">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076933" w:rsidRPr="00B32B68" w:rsidRDefault="00076933">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076933" w:rsidRPr="00B32B68" w:rsidRDefault="00076933">
                                  <w:pPr>
                                    <w:rPr>
                                      <w:rFonts w:eastAsia="Times New Roman"/>
                                      <w:sz w:val="16"/>
                                      <w:szCs w:val="16"/>
                                    </w:rPr>
                                  </w:pPr>
                                  <w:r w:rsidRPr="00B32B68">
                                    <w:rPr>
                                      <w:rFonts w:eastAsia="Times New Roman"/>
                                      <w:sz w:val="16"/>
                                      <w:szCs w:val="16"/>
                                    </w:rPr>
                                    <w:t>40.0</w:t>
                                  </w:r>
                                </w:p>
                              </w:tc>
                            </w:tr>
                          </w:tbl>
                          <w:p w14:paraId="768FD7B0" w14:textId="77777777" w:rsidR="00076933" w:rsidRDefault="00076933" w:rsidP="006F603D">
                            <w:pPr>
                              <w:pStyle w:val="tablefootnote"/>
                              <w:numPr>
                                <w:ilvl w:val="0"/>
                                <w:numId w:val="26"/>
                              </w:numPr>
                              <w:tabs>
                                <w:tab w:val="left" w:pos="29"/>
                              </w:tabs>
                              <w:ind w:left="360"/>
                              <w:rPr>
                                <w:i/>
                                <w:iCs/>
                              </w:rPr>
                            </w:pPr>
                            <w:r>
                              <w:t>Memory usage was measured in MB during the execution of “Commit History” operation.</w:t>
                            </w:r>
                          </w:p>
                          <w:p w14:paraId="07526EDB" w14:textId="77777777" w:rsidR="00076933" w:rsidRDefault="00076933"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5DC507" id="Text Box 24" o:spid="_x0000_s1044" type="#_x0000_t202" style="position:absolute;left:0;text-align:left;margin-left:-.25pt;margin-top:-.25pt;width:521.55pt;height:186.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" o:allowoverlap="f" stroked="f">
                <v:textbox>
                  <w:txbxContent>
                    <w:p w14:paraId="1D9B39A6" w14:textId="443F1F0F" w:rsidR="00076933" w:rsidRDefault="00076933" w:rsidP="006F603D">
                      <w:pPr>
                        <w:pStyle w:val="TableCaption"/>
                      </w:pPr>
                      <w:bookmarkStart w:id="77" w:name="_Ref401688977"/>
                      <w:r>
                        <w:t xml:space="preserve">Table </w:t>
                      </w:r>
                      <w:r>
                        <w:fldChar w:fldCharType="begin"/>
                      </w:r>
                      <w:r>
                        <w:instrText xml:space="preserve"> SEQ Table \* ROMAN </w:instrText>
                      </w:r>
                      <w:r>
                        <w:fldChar w:fldCharType="separate"/>
                      </w:r>
                      <w:r>
                        <w:rPr>
                          <w:noProof/>
                        </w:rPr>
                        <w:t>IV</w:t>
                      </w:r>
                      <w:r>
                        <w:fldChar w:fldCharType="end"/>
                      </w:r>
                      <w:bookmarkEnd w:id="77"/>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076933"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076933" w:rsidRPr="00B32B68" w:rsidRDefault="00076933">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076933" w:rsidRPr="00B32B68" w:rsidRDefault="00076933">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076933" w:rsidRPr="00B32B68" w:rsidRDefault="00076933">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076933" w:rsidRPr="00B32B68" w:rsidRDefault="00076933">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076933" w:rsidRPr="00B32B68" w:rsidRDefault="00076933">
                            <w:pPr>
                              <w:pStyle w:val="tablecolhead"/>
                              <w:rPr>
                                <w:rFonts w:eastAsia="Times New Roman"/>
                              </w:rPr>
                            </w:pPr>
                            <w:r w:rsidRPr="00B32B68">
                              <w:rPr>
                                <w:rFonts w:eastAsia="Times New Roman"/>
                              </w:rPr>
                              <w:t>Background operations times (s)</w:t>
                            </w:r>
                          </w:p>
                        </w:tc>
                      </w:tr>
                      <w:tr w:rsidR="00076933"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076933" w:rsidRPr="00B32B68" w:rsidRDefault="00076933"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076933" w:rsidRPr="00B32B68" w:rsidRDefault="00076933"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076933" w:rsidRPr="00B32B68" w:rsidRDefault="00076933">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076933" w:rsidRPr="00B32B68" w:rsidRDefault="00076933">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076933" w:rsidRPr="00B32B68" w:rsidRDefault="00076933">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076933" w:rsidRPr="00B32B68" w:rsidRDefault="00076933">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076933" w:rsidRPr="00B32B68" w:rsidRDefault="00076933">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076933" w:rsidRPr="00B32B68" w:rsidRDefault="00076933">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076933" w:rsidRPr="00B32B68" w:rsidRDefault="00076933">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076933" w:rsidRPr="00B32B68" w:rsidRDefault="00076933">
                            <w:pPr>
                              <w:pStyle w:val="tablecolsubhead"/>
                              <w:rPr>
                                <w:rFonts w:eastAsia="Times New Roman"/>
                              </w:rPr>
                            </w:pPr>
                            <w:r w:rsidRPr="00B32B68">
                              <w:rPr>
                                <w:rFonts w:eastAsia="Times New Roman"/>
                              </w:rPr>
                              <w:t>Check</w:t>
                            </w:r>
                          </w:p>
                          <w:p w14:paraId="7B4C123C" w14:textId="77777777" w:rsidR="00076933" w:rsidRPr="00B32B68" w:rsidRDefault="00076933">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076933" w:rsidRPr="00B32B68" w:rsidRDefault="00076933">
                            <w:pPr>
                              <w:pStyle w:val="tablecolsubhead"/>
                              <w:rPr>
                                <w:rFonts w:eastAsia="Times New Roman"/>
                              </w:rPr>
                            </w:pPr>
                            <w:r w:rsidRPr="00B32B68">
                              <w:rPr>
                                <w:rFonts w:eastAsia="Times New Roman"/>
                              </w:rPr>
                              <w:t>Update</w:t>
                            </w:r>
                          </w:p>
                          <w:p w14:paraId="1B01A257" w14:textId="77777777" w:rsidR="00076933" w:rsidRPr="00B32B68" w:rsidRDefault="00076933">
                            <w:pPr>
                              <w:pStyle w:val="tablecolsubhead"/>
                              <w:rPr>
                                <w:rFonts w:eastAsia="Times New Roman"/>
                              </w:rPr>
                            </w:pPr>
                            <w:r w:rsidRPr="00B32B68">
                              <w:rPr>
                                <w:rFonts w:eastAsia="Times New Roman"/>
                              </w:rPr>
                              <w:t>Topology</w:t>
                            </w:r>
                          </w:p>
                        </w:tc>
                      </w:tr>
                      <w:tr w:rsidR="00076933"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076933" w:rsidRPr="00B32B68" w:rsidRDefault="00076933"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076933" w:rsidRPr="00B32B68" w:rsidRDefault="00076933"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076933" w:rsidRPr="00B32B68" w:rsidRDefault="00076933"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076933" w:rsidRPr="00B32B68" w:rsidRDefault="00076933">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076933" w:rsidRPr="00B32B68" w:rsidRDefault="00076933">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076933" w:rsidRPr="00B32B68" w:rsidRDefault="00076933">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076933" w:rsidRPr="00B32B68" w:rsidRDefault="00076933"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076933" w:rsidRPr="00B32B68" w:rsidRDefault="00076933" w:rsidP="00B32B68">
                            <w:pPr>
                              <w:jc w:val="left"/>
                              <w:rPr>
                                <w:rFonts w:eastAsia="Times New Roman"/>
                                <w:b/>
                                <w:bCs/>
                                <w:i/>
                                <w:iCs/>
                                <w:sz w:val="15"/>
                                <w:szCs w:val="15"/>
                              </w:rPr>
                            </w:pPr>
                          </w:p>
                        </w:tc>
                      </w:tr>
                      <w:tr w:rsidR="00076933"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076933" w:rsidRPr="00B32B68" w:rsidRDefault="00076933">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076933" w:rsidRPr="00B32B68" w:rsidRDefault="00076933">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076933" w:rsidRPr="00B32B68" w:rsidRDefault="00076933">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076933" w:rsidRPr="00B32B68" w:rsidRDefault="00076933">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076933" w:rsidRPr="00B32B68" w:rsidRDefault="00076933">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076933" w:rsidRPr="00B32B68" w:rsidRDefault="00076933">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076933" w:rsidRPr="00B32B68" w:rsidRDefault="00076933">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076933" w:rsidRPr="00B32B68" w:rsidRDefault="00076933">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076933" w:rsidRPr="00B32B68" w:rsidRDefault="00076933">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076933" w:rsidRPr="00B32B68" w:rsidRDefault="00076933">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076933" w:rsidRPr="00B32B68" w:rsidRDefault="00076933">
                            <w:pPr>
                              <w:rPr>
                                <w:rFonts w:eastAsia="Times New Roman"/>
                                <w:sz w:val="16"/>
                                <w:szCs w:val="16"/>
                              </w:rPr>
                            </w:pPr>
                            <w:r w:rsidRPr="00B32B68">
                              <w:rPr>
                                <w:rFonts w:eastAsia="Times New Roman"/>
                                <w:sz w:val="16"/>
                                <w:szCs w:val="16"/>
                              </w:rPr>
                              <w:t>4.4</w:t>
                            </w:r>
                          </w:p>
                        </w:tc>
                      </w:tr>
                      <w:tr w:rsidR="00076933"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076933" w:rsidRPr="00B32B68" w:rsidRDefault="00076933">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076933" w:rsidRPr="00B32B68" w:rsidRDefault="00076933">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076933" w:rsidRPr="00B32B68" w:rsidRDefault="00076933">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076933" w:rsidRPr="00B32B68" w:rsidRDefault="00076933">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076933" w:rsidRPr="00B32B68" w:rsidRDefault="00076933">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076933" w:rsidRPr="00B32B68" w:rsidRDefault="00076933">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076933" w:rsidRPr="00B32B68" w:rsidRDefault="00076933">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076933" w:rsidRPr="00B32B68" w:rsidRDefault="00076933">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076933" w:rsidRPr="00B32B68" w:rsidRDefault="00076933">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076933" w:rsidRPr="00B32B68" w:rsidRDefault="00076933">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076933" w:rsidRPr="00B32B68" w:rsidRDefault="00076933">
                            <w:pPr>
                              <w:rPr>
                                <w:rFonts w:eastAsia="Times New Roman"/>
                                <w:sz w:val="16"/>
                                <w:szCs w:val="16"/>
                              </w:rPr>
                            </w:pPr>
                            <w:r w:rsidRPr="00B32B68">
                              <w:rPr>
                                <w:rFonts w:eastAsia="Times New Roman"/>
                                <w:sz w:val="16"/>
                                <w:szCs w:val="16"/>
                              </w:rPr>
                              <w:t>5.2</w:t>
                            </w:r>
                          </w:p>
                        </w:tc>
                      </w:tr>
                      <w:tr w:rsidR="00076933"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076933" w:rsidRPr="00B32B68" w:rsidRDefault="00076933">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076933" w:rsidRPr="00B32B68" w:rsidRDefault="00076933">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076933" w:rsidRPr="00B32B68" w:rsidRDefault="00076933">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076933" w:rsidRPr="00B32B68" w:rsidRDefault="00076933">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076933" w:rsidRPr="00B32B68" w:rsidRDefault="00076933">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076933" w:rsidRPr="00B32B68" w:rsidRDefault="00076933">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076933" w:rsidRPr="00B32B68" w:rsidRDefault="00076933">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076933" w:rsidRPr="00B32B68" w:rsidRDefault="00076933">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076933" w:rsidRPr="00B32B68" w:rsidRDefault="00076933">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076933" w:rsidRPr="00B32B68" w:rsidRDefault="00076933">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076933" w:rsidRPr="00B32B68" w:rsidRDefault="00076933">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076933" w:rsidRPr="00B32B68" w:rsidRDefault="00076933">
                            <w:pPr>
                              <w:rPr>
                                <w:rFonts w:eastAsia="Times New Roman"/>
                                <w:sz w:val="16"/>
                                <w:szCs w:val="16"/>
                              </w:rPr>
                            </w:pPr>
                            <w:r w:rsidRPr="00B32B68">
                              <w:rPr>
                                <w:rFonts w:eastAsia="Times New Roman"/>
                                <w:sz w:val="16"/>
                                <w:szCs w:val="16"/>
                              </w:rPr>
                              <w:t>6.8</w:t>
                            </w:r>
                          </w:p>
                        </w:tc>
                      </w:tr>
                      <w:tr w:rsidR="00076933"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076933" w:rsidRPr="00B32B68" w:rsidRDefault="00076933">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076933" w:rsidRPr="00B32B68" w:rsidRDefault="00076933">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076933" w:rsidRPr="00B32B68" w:rsidRDefault="00076933">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076933" w:rsidRPr="00B32B68" w:rsidRDefault="00076933">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076933" w:rsidRPr="00B32B68" w:rsidRDefault="00076933">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076933" w:rsidRPr="00B32B68" w:rsidRDefault="00076933">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076933" w:rsidRPr="00B32B68" w:rsidRDefault="00076933">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076933" w:rsidRPr="00B32B68" w:rsidRDefault="00076933">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076933" w:rsidRPr="00B32B68" w:rsidRDefault="00076933">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076933" w:rsidRPr="00B32B68" w:rsidRDefault="00076933">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076933" w:rsidRPr="00B32B68" w:rsidRDefault="00076933">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076933" w:rsidRPr="00B32B68" w:rsidRDefault="00076933">
                            <w:pPr>
                              <w:rPr>
                                <w:rFonts w:eastAsia="Times New Roman"/>
                                <w:sz w:val="16"/>
                                <w:szCs w:val="16"/>
                              </w:rPr>
                            </w:pPr>
                            <w:r w:rsidRPr="00B32B68">
                              <w:rPr>
                                <w:rFonts w:eastAsia="Times New Roman"/>
                                <w:sz w:val="16"/>
                                <w:szCs w:val="16"/>
                              </w:rPr>
                              <w:t>7.3</w:t>
                            </w:r>
                          </w:p>
                        </w:tc>
                      </w:tr>
                      <w:tr w:rsidR="00076933"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076933" w:rsidRPr="00B32B68" w:rsidRDefault="00076933">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076933" w:rsidRPr="00B32B68" w:rsidRDefault="00076933">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076933" w:rsidRPr="00B32B68" w:rsidRDefault="00076933">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076933" w:rsidRPr="00B32B68" w:rsidRDefault="00076933">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076933" w:rsidRPr="00B32B68" w:rsidRDefault="00076933">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076933" w:rsidRPr="00B32B68" w:rsidRDefault="00076933">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076933" w:rsidRPr="00B32B68" w:rsidRDefault="00076933">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076933" w:rsidRPr="00B32B68" w:rsidRDefault="00076933">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076933" w:rsidRPr="00B32B68" w:rsidRDefault="00076933">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076933" w:rsidRPr="00B32B68" w:rsidRDefault="00076933">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076933" w:rsidRPr="00B32B68" w:rsidRDefault="00076933">
                            <w:pPr>
                              <w:rPr>
                                <w:rFonts w:eastAsia="Times New Roman"/>
                                <w:sz w:val="16"/>
                                <w:szCs w:val="16"/>
                              </w:rPr>
                            </w:pPr>
                            <w:r w:rsidRPr="00B32B68">
                              <w:rPr>
                                <w:rFonts w:eastAsia="Times New Roman"/>
                                <w:sz w:val="16"/>
                                <w:szCs w:val="16"/>
                              </w:rPr>
                              <w:t>9.4</w:t>
                            </w:r>
                          </w:p>
                        </w:tc>
                      </w:tr>
                      <w:tr w:rsidR="00076933"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076933" w:rsidRPr="00B32B68" w:rsidRDefault="00076933">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076933" w:rsidRPr="00B32B68" w:rsidRDefault="00076933">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076933" w:rsidRPr="00B32B68" w:rsidRDefault="00076933">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076933" w:rsidRPr="00B32B68" w:rsidRDefault="00076933">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076933" w:rsidRPr="00B32B68" w:rsidRDefault="00076933">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076933" w:rsidRPr="00B32B68" w:rsidRDefault="00076933">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076933" w:rsidRPr="00B32B68" w:rsidRDefault="00076933">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076933" w:rsidRPr="00B32B68" w:rsidRDefault="00076933">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076933" w:rsidRPr="00B32B68" w:rsidRDefault="00076933">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076933" w:rsidRPr="00B32B68" w:rsidRDefault="00076933">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076933" w:rsidRPr="00B32B68" w:rsidRDefault="00076933">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076933" w:rsidRPr="00B32B68" w:rsidRDefault="00076933">
                            <w:pPr>
                              <w:rPr>
                                <w:rFonts w:eastAsia="Times New Roman"/>
                                <w:sz w:val="16"/>
                                <w:szCs w:val="16"/>
                              </w:rPr>
                            </w:pPr>
                            <w:r w:rsidRPr="00B32B68">
                              <w:rPr>
                                <w:rFonts w:eastAsia="Times New Roman"/>
                                <w:sz w:val="16"/>
                                <w:szCs w:val="16"/>
                              </w:rPr>
                              <w:t>9.6</w:t>
                            </w:r>
                          </w:p>
                        </w:tc>
                      </w:tr>
                      <w:tr w:rsidR="00076933"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076933" w:rsidRPr="00B32B68" w:rsidRDefault="00076933">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076933" w:rsidRPr="00B32B68" w:rsidRDefault="00076933">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076933" w:rsidRPr="00B32B68" w:rsidRDefault="00076933">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076933" w:rsidRPr="00B32B68" w:rsidRDefault="00076933">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076933" w:rsidRPr="00B32B68" w:rsidRDefault="00076933">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076933" w:rsidRPr="00B32B68" w:rsidRDefault="00076933">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076933" w:rsidRPr="00B32B68" w:rsidRDefault="00076933">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076933" w:rsidRPr="00B32B68" w:rsidRDefault="00076933">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076933" w:rsidRPr="00B32B68" w:rsidRDefault="00076933">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076933" w:rsidRPr="00B32B68" w:rsidRDefault="00076933">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076933" w:rsidRPr="00B32B68" w:rsidRDefault="00076933">
                            <w:pPr>
                              <w:rPr>
                                <w:rFonts w:eastAsia="Times New Roman"/>
                                <w:sz w:val="16"/>
                                <w:szCs w:val="16"/>
                              </w:rPr>
                            </w:pPr>
                            <w:r w:rsidRPr="00B32B68">
                              <w:rPr>
                                <w:rFonts w:eastAsia="Times New Roman"/>
                                <w:sz w:val="16"/>
                                <w:szCs w:val="16"/>
                              </w:rPr>
                              <w:t>10.6</w:t>
                            </w:r>
                          </w:p>
                        </w:tc>
                      </w:tr>
                      <w:tr w:rsidR="00076933"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076933" w:rsidRPr="00B32B68" w:rsidRDefault="00076933">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076933" w:rsidRPr="00B32B68" w:rsidRDefault="00076933">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076933" w:rsidRPr="00B32B68" w:rsidRDefault="00076933">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076933" w:rsidRPr="00B32B68" w:rsidRDefault="00076933">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076933" w:rsidRPr="00B32B68" w:rsidRDefault="00076933">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076933" w:rsidRPr="00B32B68" w:rsidRDefault="00076933">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076933" w:rsidRPr="00B32B68" w:rsidRDefault="00076933">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076933" w:rsidRPr="00B32B68" w:rsidRDefault="00076933">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076933" w:rsidRPr="00B32B68" w:rsidRDefault="00076933">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076933" w:rsidRPr="00B32B68" w:rsidRDefault="00076933">
                            <w:pPr>
                              <w:rPr>
                                <w:rFonts w:eastAsia="Times New Roman"/>
                                <w:sz w:val="16"/>
                                <w:szCs w:val="16"/>
                              </w:rPr>
                            </w:pPr>
                            <w:r w:rsidRPr="00B32B68">
                              <w:rPr>
                                <w:rFonts w:eastAsia="Times New Roman"/>
                                <w:sz w:val="16"/>
                                <w:szCs w:val="16"/>
                              </w:rPr>
                              <w:t>18.0</w:t>
                            </w:r>
                          </w:p>
                        </w:tc>
                      </w:tr>
                      <w:tr w:rsidR="00076933"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076933" w:rsidRPr="00B32B68" w:rsidRDefault="00076933">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076933" w:rsidRPr="00B32B68" w:rsidRDefault="00076933">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076933" w:rsidRPr="00B32B68" w:rsidRDefault="00076933">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076933" w:rsidRPr="00B32B68" w:rsidRDefault="00076933">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076933" w:rsidRPr="00B32B68" w:rsidRDefault="00076933">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076933" w:rsidRPr="00B32B68" w:rsidRDefault="00076933">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076933" w:rsidRPr="00B32B68" w:rsidRDefault="00076933">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076933" w:rsidRPr="00B32B68" w:rsidRDefault="00076933">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076933" w:rsidRPr="00B32B68" w:rsidRDefault="00076933">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076933" w:rsidRPr="00B32B68" w:rsidRDefault="00076933">
                            <w:pPr>
                              <w:rPr>
                                <w:rFonts w:eastAsia="Times New Roman"/>
                                <w:sz w:val="16"/>
                                <w:szCs w:val="16"/>
                              </w:rPr>
                            </w:pPr>
                            <w:r w:rsidRPr="00B32B68">
                              <w:rPr>
                                <w:rFonts w:eastAsia="Times New Roman"/>
                                <w:sz w:val="16"/>
                                <w:szCs w:val="16"/>
                              </w:rPr>
                              <w:t>19.3</w:t>
                            </w:r>
                          </w:p>
                        </w:tc>
                      </w:tr>
                      <w:tr w:rsidR="00076933"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076933" w:rsidRPr="00B32B68" w:rsidRDefault="00076933">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076933" w:rsidRPr="00B32B68" w:rsidRDefault="00076933">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076933" w:rsidRPr="00B32B68" w:rsidRDefault="00076933">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076933" w:rsidRPr="00B32B68" w:rsidRDefault="00076933">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076933" w:rsidRPr="00B32B68" w:rsidRDefault="00076933">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076933" w:rsidRPr="00B32B68" w:rsidRDefault="00076933">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076933" w:rsidRPr="00B32B68" w:rsidRDefault="00076933">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076933" w:rsidRPr="00B32B68" w:rsidRDefault="00076933">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076933" w:rsidRPr="00B32B68" w:rsidRDefault="00076933">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076933" w:rsidRPr="00B32B68" w:rsidRDefault="00076933">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076933" w:rsidRPr="00B32B68" w:rsidRDefault="00076933">
                            <w:pPr>
                              <w:rPr>
                                <w:rFonts w:eastAsia="Times New Roman"/>
                                <w:sz w:val="16"/>
                                <w:szCs w:val="16"/>
                              </w:rPr>
                            </w:pPr>
                            <w:r w:rsidRPr="00B32B68">
                              <w:rPr>
                                <w:rFonts w:eastAsia="Times New Roman"/>
                                <w:sz w:val="16"/>
                                <w:szCs w:val="16"/>
                              </w:rPr>
                              <w:t>40.0</w:t>
                            </w:r>
                          </w:p>
                        </w:tc>
                      </w:tr>
                    </w:tbl>
                    <w:p w14:paraId="768FD7B0" w14:textId="77777777" w:rsidR="00076933" w:rsidRDefault="00076933" w:rsidP="006F603D">
                      <w:pPr>
                        <w:pStyle w:val="tablefootnote"/>
                        <w:numPr>
                          <w:ilvl w:val="0"/>
                          <w:numId w:val="26"/>
                        </w:numPr>
                        <w:tabs>
                          <w:tab w:val="left" w:pos="29"/>
                        </w:tabs>
                        <w:ind w:left="360"/>
                        <w:rPr>
                          <w:i/>
                          <w:iCs/>
                        </w:rPr>
                      </w:pPr>
                      <w:r>
                        <w:t>Memory usage was measured in MB during the execution of “Commit History” operation.</w:t>
                      </w:r>
                    </w:p>
                    <w:p w14:paraId="07526EDB" w14:textId="77777777" w:rsidR="00076933" w:rsidRDefault="00076933" w:rsidP="006F603D"/>
                  </w:txbxContent>
                </v:textbox>
                <w10:wrap type="topAndBottom" anchorx="margin" anchory="margin"/>
              </v:shape>
            </w:pict>
          </mc:Fallback>
        </mc:AlternateContent>
      </w:r>
      <w:r w:rsidR="006F603D">
        <w:t>Threats to validity</w:t>
      </w:r>
    </w:p>
    <w:p w14:paraId="3B55C9DB" w14:textId="1E14E564" w:rsidR="006F603D" w:rsidRDefault="006F603D" w:rsidP="00FC0AC9">
      <w:pPr>
        <w:pStyle w:val="Corpodetexto"/>
      </w:pPr>
      <w:r>
        <w:t xml:space="preserve">While we have taken care to minimize threats to the validity of the experiment, some factors can influence the results. The usage of a </w:t>
      </w:r>
      <w:r>
        <w:rPr>
          <w:i/>
        </w:rPr>
        <w:t>post-hoc</w:t>
      </w:r>
      <w:r>
        <w:t xml:space="preserve"> analysis to evaluate a real project may not reflect the exact sequence of events that occurred, although the outcome did not change. For example, when we say that </w:t>
      </w:r>
      <w:r>
        <w:rPr>
          <w:i/>
        </w:rPr>
        <w:t>aakosh</w:t>
      </w:r>
      <w:r>
        <w:t xml:space="preserve">, at some moment, had 121 commits pending to be pushed to the central repository, these commits could have been pushed at once or by a series of smaller pushes. </w:t>
      </w:r>
      <w:r w:rsidR="003675B9">
        <w:t>Moreover, only one project was selected to perform the analysis, what imposes limitations from a statistical standpoint.</w:t>
      </w:r>
      <w:r w:rsidR="003675B9" w:rsidRPr="003675B9">
        <w:rPr>
          <w:lang w:val="en-US"/>
        </w:rPr>
        <w:t xml:space="preserve"> </w:t>
      </w:r>
      <w:r w:rsidR="003675B9">
        <w:rPr>
          <w:lang w:val="en-US"/>
        </w:rPr>
        <w:t>Furthermor</w:t>
      </w:r>
      <w:r w:rsidR="003675B9">
        <w:t>e</w:t>
      </w:r>
      <w:r w:rsidR="003675B9" w:rsidRPr="00076933">
        <w:rPr>
          <w:lang w:val="en-US"/>
        </w:rPr>
        <w:t xml:space="preserve">, we </w:t>
      </w:r>
      <w:r w:rsidR="003675B9">
        <w:t xml:space="preserve">used an open source project to perform the </w:t>
      </w:r>
      <w:r w:rsidR="003675B9">
        <w:rPr>
          <w:i/>
        </w:rPr>
        <w:t>post-hoc</w:t>
      </w:r>
      <w:r w:rsidR="003675B9">
        <w:t xml:space="preserve"> analysis</w:t>
      </w:r>
      <w:r w:rsidR="003675B9" w:rsidRPr="00076933">
        <w:rPr>
          <w:lang w:val="en-US"/>
        </w:rPr>
        <w:t>, but</w:t>
      </w:r>
      <w:r w:rsidR="003675B9">
        <w:t xml:space="preserve"> the </w:t>
      </w:r>
      <w:r w:rsidR="003675B9">
        <w:rPr>
          <w:i/>
        </w:rPr>
        <w:t>modus operandi</w:t>
      </w:r>
      <w:r w:rsidR="003675B9">
        <w:t xml:space="preserve"> of peers in this context may be different from that of peers in academic or industrial contexts. </w:t>
      </w:r>
    </w:p>
    <w:p w14:paraId="26A6B5C7" w14:textId="523CA94D" w:rsidR="003C0576" w:rsidRPr="00076933" w:rsidRDefault="003675B9" w:rsidP="003C0576">
      <w:pPr>
        <w:pStyle w:val="Corpodetexto"/>
        <w:rPr>
          <w:lang w:val="en-US"/>
        </w:rPr>
      </w:pPr>
      <w:r w:rsidRPr="00076933">
        <w:rPr>
          <w:lang w:val="en-US"/>
        </w:rPr>
        <w:t>In the observation study, t</w:t>
      </w:r>
      <w:r w:rsidR="003C0576">
        <w:t xml:space="preserve">he selection of subjects was done by asking for volunteers from students in the same research group of the </w:t>
      </w:r>
      <w:r w:rsidR="005E427E">
        <w:t>author</w:t>
      </w:r>
      <w:r w:rsidR="003C0576">
        <w:t>. This was necessary due to time and people restrictions. Therefore, this group might not be representative and can be biased. Moreover, there were few subjects in this study. Thus, the results may have been influenced by the size and by specific characteristics of the group.</w:t>
      </w:r>
      <w:r w:rsidR="005A7973" w:rsidRPr="00076933">
        <w:rPr>
          <w:lang w:val="en-US"/>
        </w:rPr>
        <w:t xml:space="preserve"> Furthermore</w:t>
      </w:r>
      <w:r w:rsidR="003C0576">
        <w:t xml:space="preserve">, </w:t>
      </w:r>
      <w:r w:rsidR="00D345E1" w:rsidRPr="00076933">
        <w:rPr>
          <w:lang w:val="en-US"/>
        </w:rPr>
        <w:t xml:space="preserve">subjects performed </w:t>
      </w:r>
      <w:r w:rsidR="003C0576">
        <w:t xml:space="preserve">tasks involving DyeVC right after </w:t>
      </w:r>
      <w:r w:rsidR="00D345E1" w:rsidRPr="00076933">
        <w:rPr>
          <w:lang w:val="en-US"/>
        </w:rPr>
        <w:t>knowing</w:t>
      </w:r>
      <w:r w:rsidR="00D345E1">
        <w:t xml:space="preserve"> </w:t>
      </w:r>
      <w:r w:rsidR="003C0576">
        <w:t>the approach, giving no time to subjects to assimilate the tool. Results may have been influenced by this lack of time to mature the necessary knowledge to use the approach efficiently</w:t>
      </w:r>
      <w:r w:rsidR="005E427E">
        <w:t>.</w:t>
      </w:r>
      <w:r w:rsidR="005A7973">
        <w:rPr>
          <w:lang w:val="en-US"/>
        </w:rPr>
        <w:t xml:space="preserve"> In addition, subjects could have answered questions in Phase 2 faster than in Phase 1 due to their learning regarding the scenario.</w:t>
      </w:r>
    </w:p>
    <w:p w14:paraId="4C87E7E5" w14:textId="7C37C07E" w:rsidR="003675B9" w:rsidRDefault="003675B9" w:rsidP="003C0576">
      <w:pPr>
        <w:pStyle w:val="Corpodetexto"/>
      </w:pPr>
      <w:r w:rsidRPr="00076933">
        <w:rPr>
          <w:lang w:val="en-US"/>
        </w:rPr>
        <w:t>Finally</w:t>
      </w:r>
      <w:r>
        <w:t xml:space="preserve">, there is a risk regarding the instrumentation used to measure the response times during the performance evaluation. As we used a database stored over the Internet, the response times may have been negatively affected by connectivity issues and network instability. </w:t>
      </w:r>
    </w:p>
    <w:p w14:paraId="64985D3F" w14:textId="77777777" w:rsidR="006F603D" w:rsidRDefault="006F603D" w:rsidP="006F603D">
      <w:pPr>
        <w:pStyle w:val="Ttulo1"/>
        <w:numPr>
          <w:ilvl w:val="0"/>
          <w:numId w:val="25"/>
        </w:numPr>
        <w:ind w:firstLine="0"/>
        <w:rPr>
          <w:noProof w:val="0"/>
        </w:rPr>
      </w:pPr>
      <w:bookmarkStart w:id="78" w:name="_Ref392441744"/>
      <w:r>
        <w:rPr>
          <w:noProof w:val="0"/>
        </w:rPr>
        <w:t>Related Work</w:t>
      </w:r>
      <w:bookmarkEnd w:id="78"/>
    </w:p>
    <w:p w14:paraId="443E1E71" w14:textId="4E05DA09" w:rsidR="006F603D" w:rsidRDefault="00DF53B0" w:rsidP="006F603D">
      <w:pPr>
        <w:pStyle w:val="Corpodetexto"/>
      </w:pPr>
      <w:r>
        <w:t xml:space="preserve">According to Diehl </w:t>
      </w:r>
      <w:r>
        <w:fldChar w:fldCharType="begin"/>
      </w:r>
      <w:ins w:id="79" w:author="Cristiano Cesario" w:date="2015-05-15T20:22:00Z">
        <w:r w:rsidR="00D75A98">
          <w:instrText xml:space="preserve"> ADDIN ZOTERO_ITEM CSL_CITATION {"citationID":"1td7o9dip","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ins>
      <w:del w:id="80" w:author="Cristiano Cesario" w:date="2015-05-15T20:22:00Z">
        <w:r w:rsidDel="00D75A98">
          <w:delInstrText xml:space="preserve"> ADDIN ZOTERO_ITEM CSL_CITATION {"citationID":"1td7o9dip","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delInstrText>
        </w:r>
      </w:del>
      <w:r>
        <w:fldChar w:fldCharType="separate"/>
      </w:r>
      <w:r w:rsidR="005134E4" w:rsidRPr="005134E4">
        <w:t>[25]</w:t>
      </w:r>
      <w:r>
        <w:fldChar w:fldCharType="end"/>
      </w:r>
      <w:r w:rsidR="006F603D">
        <w:t xml:space="preserve">, software visualization can be separated into three aspects: structure, behavior, and evolution. DyeVC relates primarily with the evolution aspect, more specifically with studies that aim at improving the awareness of developers that work with distributed </w:t>
      </w:r>
      <w:r w:rsidR="00D74A21">
        <w:rPr>
          <w:lang w:val="en-US"/>
        </w:rPr>
        <w:t>s</w:t>
      </w:r>
      <w:r w:rsidR="004C7781">
        <w:rPr>
          <w:lang w:val="en-US"/>
        </w:rPr>
        <w:t xml:space="preserve">oftware </w:t>
      </w:r>
      <w:r w:rsidR="00D74A21">
        <w:rPr>
          <w:lang w:val="en-US"/>
        </w:rPr>
        <w:t>d</w:t>
      </w:r>
      <w:r w:rsidR="004C7781">
        <w:rPr>
          <w:lang w:val="en-US"/>
        </w:rPr>
        <w:t>evelopment</w:t>
      </w:r>
      <w:r w:rsidR="006F603D">
        <w:t>. A</w:t>
      </w:r>
      <w:r>
        <w:t xml:space="preserve"> recent work by Steinmacher </w:t>
      </w:r>
      <w:r>
        <w:fldChar w:fldCharType="begin"/>
      </w:r>
      <w:r w:rsidR="007123A3">
        <w:instrText xml:space="preserve"> ADDIN ZOTERO_ITEM CSL_CITATION {"citationID":"1dqi88d306","properties":{"formattedCitation":"[26]","plainCitation":"[26]"},"citationItems":[{"id":1050,"uris":["http://zotero.org/users/892576/items/32WJXCFE"],"uri":["http://zotero.org/users/892576/items/32WJXCFE"],"itemData":{"id":1050,"type":"paper-conference","title":"Awareness Support in Distributed Software Development: A Systematic Review and Mapping of the Literature","publisher":"ACM","publisher-place":"Seattle,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fldChar w:fldCharType="separate"/>
      </w:r>
      <w:r w:rsidR="005134E4" w:rsidRPr="005134E4">
        <w:t>[26]</w:t>
      </w:r>
      <w:r>
        <w:fldChar w:fldCharType="end"/>
      </w:r>
      <w:r w:rsidR="006F603D">
        <w:t xml:space="preserve"> presents a systematic review of awareness studies, which we used to perform a</w:t>
      </w:r>
      <w:r w:rsidR="006F603D">
        <w:rPr>
          <w:szCs w:val="24"/>
        </w:rPr>
        <w:t xml:space="preserve"> </w:t>
      </w:r>
      <w:r w:rsidR="00B2005D">
        <w:rPr>
          <w:szCs w:val="24"/>
        </w:rPr>
        <w:t xml:space="preserve">forward and backward </w:t>
      </w:r>
      <w:r w:rsidR="006F603D">
        <w:rPr>
          <w:szCs w:val="24"/>
        </w:rPr>
        <w:t>snowball</w:t>
      </w:r>
      <w:r w:rsidR="00B2005D">
        <w:rPr>
          <w:szCs w:val="24"/>
        </w:rPr>
        <w:t>ing</w:t>
      </w:r>
      <w:r w:rsidR="006F603D">
        <w:t xml:space="preserve">. The studies </w:t>
      </w:r>
      <w:r w:rsidR="00B2005D">
        <w:t xml:space="preserve">obtained after the snowballing </w:t>
      </w:r>
      <w:r w:rsidR="006F603D">
        <w:t xml:space="preserve">were divided into four groups. The first group includes tools that notify commit activities. The second group comprises approaches that not only give the developer awareness of concurrent changes, but also inform them about conflicts. The third group includes approaches that visualize repository information. </w:t>
      </w:r>
      <w:r w:rsidR="006F603D">
        <w:rPr>
          <w:szCs w:val="24"/>
        </w:rPr>
        <w:t>Finally, the fourth group contains commercial and open source DVCS clients</w:t>
      </w:r>
      <w:r w:rsidR="00B2005D">
        <w:rPr>
          <w:szCs w:val="24"/>
        </w:rPr>
        <w:t>.</w:t>
      </w:r>
    </w:p>
    <w:p w14:paraId="1E22A5C0" w14:textId="3660E354" w:rsidR="006F603D" w:rsidRDefault="006F603D" w:rsidP="006F603D">
      <w:pPr>
        <w:pStyle w:val="Corpodetexto"/>
      </w:pPr>
      <w:r>
        <w:t>The first group contains tools such as SVN Notifier</w:t>
      </w:r>
      <w:r>
        <w:rPr>
          <w:rStyle w:val="Refdenotaderodap"/>
        </w:rPr>
        <w:footnoteReference w:id="5"/>
      </w:r>
      <w:r>
        <w:t>, SCM Notifier</w:t>
      </w:r>
      <w:r>
        <w:rPr>
          <w:rStyle w:val="Refdenotaderodap"/>
        </w:rPr>
        <w:footnoteReference w:id="6"/>
      </w:r>
      <w:r>
        <w:t>, Commit Monitor</w:t>
      </w:r>
      <w:r>
        <w:rPr>
          <w:rStyle w:val="Refdenotaderodap"/>
        </w:rPr>
        <w:footnoteReference w:id="7"/>
      </w:r>
      <w:r>
        <w:t>, SVN Radar</w:t>
      </w:r>
      <w:r>
        <w:rPr>
          <w:rStyle w:val="Refdenotaderodap"/>
        </w:rPr>
        <w:footnoteReference w:id="8"/>
      </w:r>
      <w:r>
        <w:t>, Hg Commit Monitor</w:t>
      </w:r>
      <w:r>
        <w:rPr>
          <w:rStyle w:val="Refdenotaderodap"/>
        </w:rPr>
        <w:footnoteReference w:id="9"/>
      </w:r>
      <w:r w:rsidR="00DF53B0">
        <w:t xml:space="preserve"> and Elvin </w:t>
      </w:r>
      <w:r w:rsidR="00DF53B0">
        <w:fldChar w:fldCharType="begin"/>
      </w:r>
      <w:r w:rsidR="007123A3">
        <w:instrText xml:space="preserve"> ADDIN ZOTERO_ITEM CSL_CITATION {"citationID":"16et9oq1ua","properties":{"formattedCitation":"[27]","plainCitation":"[27]"},"citationItems":[{"id":2536,"uris":["http://zotero.org/users/892576/items/2VBQH2CD"],"uri":["http://zotero.org/users/892576/items/2VBQH2CD"],"itemData":{"id":2536,"type":"paper-conference","title":"CVS Integration with Notification and Chat: Lightweight Software Team Collaboration","publisher":"ACM","publisher-place":"Banff,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00DF53B0">
        <w:fldChar w:fldCharType="separate"/>
      </w:r>
      <w:r w:rsidR="005134E4" w:rsidRPr="005134E4">
        <w:t>[27]</w:t>
      </w:r>
      <w:r w:rsidR="00DF53B0">
        <w:fldChar w:fldCharType="end"/>
      </w:r>
      <w: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fldChar w:fldCharType="begin"/>
      </w:r>
      <w:r>
        <w:instrText xml:space="preserve"> REF _Ref401782866 \w \h </w:instrText>
      </w:r>
      <w:r>
        <w:fldChar w:fldCharType="separate"/>
      </w:r>
      <w:r w:rsidR="004C53CA">
        <w:t>II.B</w:t>
      </w:r>
      <w:r>
        <w:fldChar w:fldCharType="end"/>
      </w:r>
      <w:r>
        <w:t>.</w:t>
      </w:r>
    </w:p>
    <w:p w14:paraId="323D8247" w14:textId="623F01A3" w:rsidR="006F603D" w:rsidRDefault="006F603D" w:rsidP="006F603D">
      <w:pPr>
        <w:pStyle w:val="Corpodetexto"/>
      </w:pPr>
      <w:r>
        <w:t xml:space="preserve">The second group </w:t>
      </w:r>
      <w:r>
        <w:rPr>
          <w:szCs w:val="24"/>
        </w:rPr>
        <w:t>comprises approaches that give the developer awareness of concurrent changes, sometimes informing them if conflicts were detected</w:t>
      </w:r>
      <w:r>
        <w:t>. This group inclu</w:t>
      </w:r>
      <w:r w:rsidR="006F19F9">
        <w:t xml:space="preserve">des tools such as Palantir, </w:t>
      </w:r>
      <w:r w:rsidR="006F19F9">
        <w:fldChar w:fldCharType="begin"/>
      </w:r>
      <w:r w:rsidR="007123A3">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5134E4" w:rsidRPr="005134E4">
        <w:t>[16]</w:t>
      </w:r>
      <w:r w:rsidR="006F19F9">
        <w:fldChar w:fldCharType="end"/>
      </w:r>
      <w:r w:rsidR="006F19F9">
        <w:t xml:space="preserve">, CollabVS </w:t>
      </w:r>
      <w:r w:rsidR="006F19F9">
        <w:fldChar w:fldCharType="begin"/>
      </w:r>
      <w:r w:rsidR="00437780">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5134E4" w:rsidRPr="005134E4">
        <w:t>[18]</w:t>
      </w:r>
      <w:r w:rsidR="006F19F9">
        <w:fldChar w:fldCharType="end"/>
      </w:r>
      <w:r w:rsidR="006F19F9">
        <w:t xml:space="preserve">, Crystal </w:t>
      </w:r>
      <w:r w:rsidR="006F19F9">
        <w:fldChar w:fldCharType="begin"/>
      </w:r>
      <w:r w:rsidR="00437780">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5134E4" w:rsidRPr="005134E4">
        <w:t>[14]</w:t>
      </w:r>
      <w:r w:rsidR="006F19F9">
        <w:fldChar w:fldCharType="end"/>
      </w:r>
      <w:r w:rsidR="006F19F9">
        <w:t xml:space="preserve">,  Lighthouse </w:t>
      </w:r>
      <w:r w:rsidR="006F19F9">
        <w:fldChar w:fldCharType="begin"/>
      </w:r>
      <w:r w:rsidR="00AF17D4">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5134E4" w:rsidRPr="005134E4">
        <w:t>[13]</w:t>
      </w:r>
      <w:r w:rsidR="006F19F9">
        <w:fldChar w:fldCharType="end"/>
      </w:r>
      <w:r w:rsidR="006F19F9">
        <w:t xml:space="preserve">, FASTDash </w:t>
      </w:r>
      <w:r w:rsidR="006F19F9">
        <w:fldChar w:fldCharType="begin"/>
      </w:r>
      <w:r w:rsidR="00437780">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5134E4" w:rsidRPr="005134E4">
        <w:t>[17]</w:t>
      </w:r>
      <w:r w:rsidR="006F19F9">
        <w:fldChar w:fldCharType="end"/>
      </w:r>
      <w:r w:rsidR="006F19F9">
        <w:t xml:space="preserve">, and WeCode </w:t>
      </w:r>
      <w:r w:rsidR="006F19F9">
        <w:fldChar w:fldCharType="begin"/>
      </w:r>
      <w:r w:rsidR="00437780">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5134E4" w:rsidRPr="005134E4">
        <w:t>[20]</w:t>
      </w:r>
      <w:r w:rsidR="006F19F9">
        <w:fldChar w:fldCharType="end"/>
      </w:r>
      <w:r>
        <w:t xml:space="preserve">. </w:t>
      </w:r>
      <w:r w:rsidR="001B1F04">
        <w:t>Among</w:t>
      </w:r>
      <w:r>
        <w:t xml:space="preserve"> these studies, only Crystal and FASTDash work with DVCSs. Crystal detects physical, syntactic, and semantic conflicts in Git repositories (provided that the user informs the compiling and testing commands), but does not 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seen as a supporting infrastructure that can be combined with such approaches to allow conflicts and metrics analysis over DVCS.</w:t>
      </w:r>
    </w:p>
    <w:p w14:paraId="7CBBBB3A" w14:textId="3756130B" w:rsidR="006F603D" w:rsidRDefault="006F603D" w:rsidP="006F603D">
      <w:pPr>
        <w:pStyle w:val="Corpodetexto"/>
      </w:pPr>
      <w:r>
        <w:rPr>
          <w:szCs w:val="24"/>
        </w:rPr>
        <w:t xml:space="preserve">The third group includes approaches that visualize repository information. </w:t>
      </w:r>
      <w:r>
        <w:t>Each approach has a different visualization focus,</w:t>
      </w:r>
      <w:r w:rsidR="00DF53B0">
        <w:t xml:space="preserve"> such as program structures </w:t>
      </w:r>
      <w:r w:rsidR="00DF53B0">
        <w:fldChar w:fldCharType="begin"/>
      </w:r>
      <w:r w:rsidR="00AF17D4">
        <w:instrText xml:space="preserve"> ADDIN ZOTERO_ITEM CSL_CITATION {"citationID":"1ceprk8u9n","properties":{"formattedCitation":"[28]","plainCitation":"[28]"},"citationItems":[{"id":2597,"uris":["http://zotero.org/users/892576/items/SX46BAMS"],"uri":["http://zotero.org/users/892576/items/SX46BAMS"],"itemData":{"id":2597,"type":"paper-conference","title":"A System for Graph-based Visualization of the Evolution of Software","publisher":"ACM","publisher-place":"San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00DF53B0">
        <w:fldChar w:fldCharType="separate"/>
      </w:r>
      <w:r w:rsidR="005134E4" w:rsidRPr="005134E4">
        <w:t>[28]</w:t>
      </w:r>
      <w:r w:rsidR="00DF53B0">
        <w:fldChar w:fldCharType="end"/>
      </w:r>
      <w:r w:rsidR="00DF53B0">
        <w:t>, classes</w:t>
      </w:r>
      <w:r w:rsidR="00DF53B0" w:rsidRPr="00DF53B0">
        <w:rPr>
          <w:lang w:val="en-US"/>
        </w:rPr>
        <w:t xml:space="preserve"> </w:t>
      </w:r>
      <w:r w:rsidR="00DF53B0">
        <w:rPr>
          <w:lang w:val="en-US"/>
        </w:rPr>
        <w:fldChar w:fldCharType="begin"/>
      </w:r>
      <w:r w:rsidR="00AF17D4">
        <w:rPr>
          <w:lang w:val="en-US"/>
        </w:rPr>
        <w:instrText xml:space="preserve"> ADDIN ZOTERO_ITEM CSL_CITATION {"citationID":"nll3q2k2p","properties":{"formattedCitation":"[29]","plainCitation":"[29]"},"citationItems":[{"id":2438,"uris":["http://zotero.org/users/892576/items/QW8F9EIH"],"uri":["http://zotero.org/users/892576/items/QW8F9EIH"],"itemData":{"id":2438,"type":"paper-conference","title":"The Evolution Matrix: Recovering Software Evolution Using Software Visualization Techniques","publisher":"ACM","publisher-place":"Tokyo,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00DF53B0">
        <w:rPr>
          <w:lang w:val="en-US"/>
        </w:rPr>
        <w:fldChar w:fldCharType="separate"/>
      </w:r>
      <w:r w:rsidR="005134E4" w:rsidRPr="005134E4">
        <w:t>[29]</w:t>
      </w:r>
      <w:r w:rsidR="00DF53B0">
        <w:rPr>
          <w:lang w:val="en-US"/>
        </w:rPr>
        <w:fldChar w:fldCharType="end"/>
      </w:r>
      <w:r w:rsidR="00DF53B0">
        <w:t xml:space="preserve">, lines </w:t>
      </w:r>
      <w:r w:rsidR="00DF53B0">
        <w:fldChar w:fldCharType="begin"/>
      </w:r>
      <w:r w:rsidR="00AF17D4">
        <w:instrText xml:space="preserve"> ADDIN ZOTERO_ITEM CSL_CITATION {"citationID":"2b2f6kktq9","properties":{"formattedCitation":"[30]","plainCitation":"[30]"},"citationItems":[{"id":2581,"uris":["http://zotero.org/users/892576/items/RKTD9QFR"],"uri":["http://zotero.org/users/892576/items/RKTD9QFR"],"itemData":{"id":2581,"type":"paper-conference","title":"CVSscan: Visualization of Code Evolution","publisher":"ACM","publisher-place":"Saint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J."}],"issued":{"date-parts":[["2005",5]]}}}],"schema":"https://github.com/citation-style-language/schema/raw/master/csl-citation.json"} </w:instrText>
      </w:r>
      <w:r w:rsidR="00DF53B0">
        <w:fldChar w:fldCharType="separate"/>
      </w:r>
      <w:r w:rsidR="005134E4" w:rsidRPr="005134E4">
        <w:t>[30]</w:t>
      </w:r>
      <w:r w:rsidR="00DF53B0">
        <w:fldChar w:fldCharType="end"/>
      </w:r>
      <w:r w:rsidR="00DF53B0">
        <w:t xml:space="preserve">, authors </w:t>
      </w:r>
      <w:r w:rsidR="00DF53B0">
        <w:fldChar w:fldCharType="begin"/>
      </w:r>
      <w:r w:rsidR="00AF17D4">
        <w:instrText xml:space="preserve"> ADDIN ZOTERO_ITEM CSL_CITATION {"citationID":"12gro0ajs8","properties":{"formattedCitation":"[31]","plainCitation":"[31]"},"citationItems":[{"id":2588,"uris":["http://zotero.org/users/892576/items/3T9VPQ3Z"],"uri":["http://zotero.org/users/892576/items/3T9VPQ3Z"],"itemData":{"id":2588,"type":"paper-conference","title":"LifeSource: Two CVS Visualizations","publisher":"ACM","publisher-place":"Montreal,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00DF53B0">
        <w:fldChar w:fldCharType="separate"/>
      </w:r>
      <w:r w:rsidR="005134E4" w:rsidRPr="005134E4">
        <w:t>[31]</w:t>
      </w:r>
      <w:r w:rsidR="00DF53B0">
        <w:fldChar w:fldCharType="end"/>
      </w:r>
      <w:r>
        <w:t>, and branch history</w:t>
      </w:r>
      <w:r w:rsidR="00E163A5" w:rsidRPr="004C53CA">
        <w:rPr>
          <w:lang w:val="en-US"/>
        </w:rPr>
        <w:t xml:space="preserve"> </w:t>
      </w:r>
      <w:r w:rsidR="00E163A5">
        <w:rPr>
          <w:lang w:val="pt-BR"/>
        </w:rPr>
        <w:fldChar w:fldCharType="begin"/>
      </w:r>
      <w:r w:rsidR="00AF17D4" w:rsidRPr="004C53CA">
        <w:rPr>
          <w:lang w:val="en-US"/>
        </w:rPr>
        <w:instrText xml:space="preserve"> ADDIN ZOTERO_ITEM CSL_CITATION {"citationID":"g09cpc53h","properties":{"formattedCitation":"[32]","plainCitation":"[32]"},"citationItems":[{"id":2531,"uris":["http://zotero.org/users/892576/items/B89AB8Q5"],"uri":["http://zotero.org/users/892576/items/B89AB8Q5"],"itemData":{"id":2531,"type":"paper-conference","title":"VisGi: Visualizing Git branches","publisher":"IEEE","publisher-place":"Eindhoven,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00E163A5">
        <w:rPr>
          <w:lang w:val="pt-BR"/>
        </w:rPr>
        <w:fldChar w:fldCharType="separate"/>
      </w:r>
      <w:r w:rsidR="00E163A5" w:rsidRPr="00E163A5">
        <w:t>[32]</w:t>
      </w:r>
      <w:r w:rsidR="00E163A5">
        <w:rPr>
          <w:lang w:val="pt-BR"/>
        </w:rPr>
        <w:fldChar w:fldCharType="end"/>
      </w:r>
      <w:r w:rsidR="00E163A5">
        <w:rPr>
          <w:rStyle w:val="Refdenotaderodap"/>
          <w:lang w:val="pt-BR"/>
        </w:rPr>
        <w:footnoteReference w:id="10"/>
      </w:r>
      <w:r w:rsidR="00E163A5" w:rsidRPr="004C53CA">
        <w:rPr>
          <w:vertAlign w:val="superscript"/>
          <w:lang w:val="en-US"/>
        </w:rPr>
        <w:t>,</w:t>
      </w:r>
      <w:r w:rsidR="00AF17D4" w:rsidRPr="004C53CA">
        <w:rPr>
          <w:vertAlign w:val="superscript"/>
          <w:lang w:val="en-US"/>
        </w:rPr>
        <w:t xml:space="preserve"> </w:t>
      </w:r>
      <w:r w:rsidR="00E163A5">
        <w:rPr>
          <w:rStyle w:val="Refdenotaderodap"/>
          <w:lang w:val="pt-BR"/>
        </w:rPr>
        <w:footnoteReference w:id="11"/>
      </w:r>
      <w:r>
        <w:t xml:space="preserve">. The latter </w:t>
      </w:r>
      <w:r w:rsidR="003659B9">
        <w:t>have the same</w:t>
      </w:r>
      <w:r>
        <w:t xml:space="preserve"> focus of DyeVC’s Commit History visualization</w:t>
      </w:r>
      <w:r w:rsidR="003659B9">
        <w:t xml:space="preserve">, </w:t>
      </w:r>
      <w:r>
        <w:t xml:space="preserve">but </w:t>
      </w:r>
      <w:r w:rsidR="003659B9">
        <w:t xml:space="preserve">dealing </w:t>
      </w:r>
      <w:r>
        <w:t xml:space="preserve">only </w:t>
      </w:r>
      <w:r w:rsidR="003659B9">
        <w:t>with</w:t>
      </w:r>
      <w:r>
        <w:t xml:space="preserve"> the local repository, not showing, for example, where a given commit can be found</w:t>
      </w:r>
      <w:r w:rsidR="003659B9">
        <w:t xml:space="preserve"> in related repositories</w:t>
      </w:r>
      <w:r>
        <w:t>.</w:t>
      </w:r>
    </w:p>
    <w:p w14:paraId="490A8D51" w14:textId="677984C7" w:rsidR="006F603D" w:rsidRDefault="006F603D" w:rsidP="006F603D">
      <w:pPr>
        <w:pStyle w:val="Corpodetexto"/>
      </w:pPr>
      <w: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w:t>
      </w:r>
      <w:r w:rsidR="00E51DA3">
        <w:t xml:space="preserve">Git </w:t>
      </w:r>
      <w:r>
        <w:t xml:space="preserve">clients include </w:t>
      </w:r>
      <w:r>
        <w:rPr>
          <w:i/>
        </w:rPr>
        <w:t>gitk</w:t>
      </w:r>
      <w:r>
        <w:rPr>
          <w:vertAlign w:val="superscript"/>
        </w:rPr>
        <w:footnoteReference w:id="12"/>
      </w:r>
      <w:r>
        <w:rPr>
          <w:i/>
        </w:rPr>
        <w:t>,</w:t>
      </w:r>
      <w:r>
        <w:t xml:space="preserve"> </w:t>
      </w:r>
      <w:r>
        <w:rPr>
          <w:i/>
        </w:rPr>
        <w:t>TortoiseGit</w:t>
      </w:r>
      <w:r>
        <w:rPr>
          <w:vertAlign w:val="superscript"/>
        </w:rPr>
        <w:footnoteReference w:id="13"/>
      </w:r>
      <w:r>
        <w:t xml:space="preserve">, </w:t>
      </w:r>
      <w:r>
        <w:rPr>
          <w:i/>
        </w:rPr>
        <w:t>EGit for Eclipse</w:t>
      </w:r>
      <w:r>
        <w:rPr>
          <w:vertAlign w:val="superscript"/>
        </w:rPr>
        <w:footnoteReference w:id="14"/>
      </w:r>
      <w:r>
        <w:rPr>
          <w:i/>
        </w:rPr>
        <w:t>,</w:t>
      </w:r>
      <w:r>
        <w:t xml:space="preserve"> and </w:t>
      </w:r>
      <w:r>
        <w:rPr>
          <w:i/>
        </w:rPr>
        <w:t>SourceTree</w:t>
      </w:r>
      <w:r>
        <w:rPr>
          <w:vertAlign w:val="superscript"/>
        </w:rPr>
        <w:footnoteReference w:id="15"/>
      </w:r>
      <w:r>
        <w:t xml:space="preserve">.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w:t>
      </w:r>
      <w:r w:rsidR="001B1F04">
        <w:t>among</w:t>
      </w:r>
      <w:r>
        <w:t xml:space="preserve"> several clones of a DVCS.</w:t>
      </w:r>
    </w:p>
    <w:p w14:paraId="34DC2FF9" w14:textId="06FEAB8B" w:rsidR="006F603D" w:rsidRDefault="00E51DA3" w:rsidP="006F603D">
      <w:pPr>
        <w:pStyle w:val="Corpodetexto"/>
        <w:rPr>
          <w:b/>
        </w:rPr>
      </w:pPr>
      <w:r>
        <w:t xml:space="preserve">All in all, among </w:t>
      </w:r>
      <w:r w:rsidR="006F603D">
        <w:t xml:space="preserve">related work, </w:t>
      </w:r>
      <w:r w:rsidR="006F603D">
        <w:rPr>
          <w:i/>
        </w:rPr>
        <w:t>Crystal</w:t>
      </w:r>
      <w:r w:rsidR="006F603D">
        <w:t xml:space="preserve"> </w:t>
      </w:r>
      <w:r>
        <w:t xml:space="preserve">is the most </w:t>
      </w:r>
      <w:r w:rsidR="006F603D">
        <w:t>similar</w:t>
      </w:r>
      <w:r>
        <w:t xml:space="preserve"> to</w:t>
      </w:r>
      <w:r w:rsidR="006F603D">
        <w:t xml:space="preserve"> DyeVC, </w:t>
      </w:r>
      <w:r>
        <w:t>and deserve a deeper comparison</w:t>
      </w:r>
      <w:r w:rsidR="006F603D">
        <w:t xml:space="preserve">. Both approaches work with DVCSs (besides Git, </w:t>
      </w:r>
      <w:r w:rsidR="006F603D">
        <w:rPr>
          <w:i/>
        </w:rPr>
        <w:t xml:space="preserve">Crystal </w:t>
      </w:r>
      <w:r w:rsidR="006F603D">
        <w:t>also supports Mercurial) and use working copies to perform analys</w:t>
      </w:r>
      <w:r w:rsidR="00366430">
        <w:t>e</w:t>
      </w:r>
      <w:r w:rsidR="006F603D">
        <w:t xml:space="preserve">s. Apart from these similarities, there are major differences between them. The </w:t>
      </w:r>
      <w:r w:rsidR="006F603D">
        <w:rPr>
          <w:b/>
        </w:rPr>
        <w:t>goal</w:t>
      </w:r>
      <w:r w:rsidR="006F603D">
        <w:t xml:space="preserve"> of </w:t>
      </w:r>
      <w:r w:rsidR="006F603D">
        <w:rPr>
          <w:i/>
        </w:rPr>
        <w:t>Crystal’s</w:t>
      </w:r>
      <w:r w:rsidR="006F603D">
        <w:t xml:space="preserve"> is to identify conflicts </w:t>
      </w:r>
      <w:r w:rsidR="001B1F04">
        <w:t>among</w:t>
      </w:r>
      <w:r w:rsidR="006F603D">
        <w:t xml:space="preserve"> pairs of repositories, whereas </w:t>
      </w:r>
      <w:r w:rsidR="006F603D">
        <w:rPr>
          <w:i/>
        </w:rPr>
        <w:t>DyeVC’s</w:t>
      </w:r>
      <w:r w:rsidR="006F603D">
        <w:t xml:space="preserve"> goal is to provide awareness regarding the existing peers and their synchronization, in different levels. To </w:t>
      </w:r>
      <w:r w:rsidR="006F603D">
        <w:rPr>
          <w:b/>
        </w:rPr>
        <w:t>identify repositories</w:t>
      </w:r>
      <w:r w:rsidR="006F603D">
        <w:t xml:space="preserve">, </w:t>
      </w:r>
      <w:r w:rsidR="006F603D">
        <w:rPr>
          <w:i/>
        </w:rPr>
        <w:t xml:space="preserve">Crystal </w:t>
      </w:r>
      <w:r w:rsidR="006F603D">
        <w:t xml:space="preserve">demands the user to point out every repository they want to compare, whereas </w:t>
      </w:r>
      <w:r w:rsidR="006F603D">
        <w:rPr>
          <w:i/>
        </w:rPr>
        <w:t>DyeVC</w:t>
      </w:r>
      <w:r w:rsidR="006F603D">
        <w:t xml:space="preserve"> requires that some of the repositories be registered and it automatically looks at configuration files to discover all the repositories that one pushes to or pulls from. The </w:t>
      </w:r>
      <w:r w:rsidR="006F603D" w:rsidRPr="000560C6">
        <w:rPr>
          <w:b/>
        </w:rPr>
        <w:t>r</w:t>
      </w:r>
      <w:r w:rsidR="006F603D">
        <w:rPr>
          <w:b/>
        </w:rPr>
        <w:t>epository comparison</w:t>
      </w:r>
      <w:r w:rsidR="006F603D">
        <w:t xml:space="preserve"> in </w:t>
      </w:r>
      <w:r w:rsidR="006F603D">
        <w:rPr>
          <w:i/>
        </w:rPr>
        <w:t xml:space="preserve">Crystal </w:t>
      </w:r>
      <w:r w:rsidR="006F603D">
        <w:t xml:space="preserve">is from one repository against several peers, on a pair basis, whereas </w:t>
      </w:r>
      <w:r w:rsidR="006F603D">
        <w:rPr>
          <w:i/>
        </w:rPr>
        <w:t>DyeVC</w:t>
      </w:r>
      <w:r w:rsidR="006F603D">
        <w:t xml:space="preserve"> analyzes all repositories against each other</w:t>
      </w:r>
      <w:r w:rsidR="00AC33DE">
        <w:t xml:space="preserve"> at once, providing an integrated view of the system</w:t>
      </w:r>
      <w:r w:rsidR="006F603D">
        <w:t xml:space="preserve">. </w:t>
      </w:r>
      <w:r w:rsidR="006F603D">
        <w:rPr>
          <w:i/>
        </w:rPr>
        <w:t>Crystal</w:t>
      </w:r>
      <w:r w:rsidR="006F603D">
        <w:t xml:space="preserve"> does not deal with </w:t>
      </w:r>
      <w:r w:rsidR="006F603D">
        <w:rPr>
          <w:b/>
        </w:rPr>
        <w:t>multiple branches</w:t>
      </w:r>
      <w:r w:rsidR="006F603D">
        <w:t xml:space="preserve">, whereas </w:t>
      </w:r>
      <w:r w:rsidR="006F603D">
        <w:rPr>
          <w:i/>
        </w:rPr>
        <w:t>DyeVC</w:t>
      </w:r>
      <w:r w:rsidR="006F603D">
        <w:t xml:space="preserve"> automatically checks all tracked branches in all registered repositories.</w:t>
      </w:r>
      <w:r w:rsidR="00380189">
        <w:t xml:space="preserve"> Finally, the</w:t>
      </w:r>
      <w:r w:rsidR="006F603D">
        <w:t xml:space="preserve"> </w:t>
      </w:r>
      <w:r w:rsidR="00380189">
        <w:rPr>
          <w:b/>
        </w:rPr>
        <w:t xml:space="preserve">allowed </w:t>
      </w:r>
      <w:r w:rsidR="006F603D">
        <w:rPr>
          <w:b/>
        </w:rPr>
        <w:t>actions</w:t>
      </w:r>
      <w:r w:rsidR="006F603D">
        <w:t xml:space="preserve"> in </w:t>
      </w:r>
      <w:r w:rsidR="006F603D">
        <w:rPr>
          <w:i/>
        </w:rPr>
        <w:t xml:space="preserve">Crystal </w:t>
      </w:r>
      <w:r w:rsidR="006F603D">
        <w:t xml:space="preserve">include the ability to </w:t>
      </w:r>
      <w:r w:rsidR="006F603D">
        <w:rPr>
          <w:i/>
        </w:rPr>
        <w:t>push</w:t>
      </w:r>
      <w:r w:rsidR="006F603D">
        <w:t xml:space="preserve">, </w:t>
      </w:r>
      <w:r w:rsidR="006F603D">
        <w:rPr>
          <w:i/>
        </w:rPr>
        <w:t>pull</w:t>
      </w:r>
      <w:r w:rsidR="006F603D">
        <w:t xml:space="preserve">, </w:t>
      </w:r>
      <w:r w:rsidR="006F603D">
        <w:rPr>
          <w:i/>
        </w:rPr>
        <w:t>compile</w:t>
      </w:r>
      <w:r w:rsidR="006F603D">
        <w:t xml:space="preserve">, and </w:t>
      </w:r>
      <w:r w:rsidR="006F603D">
        <w:rPr>
          <w:i/>
        </w:rPr>
        <w:t>test</w:t>
      </w:r>
      <w:r w:rsidR="006F603D">
        <w:t xml:space="preserve"> a repository, whereas </w:t>
      </w:r>
      <w:r w:rsidR="006F603D">
        <w:rPr>
          <w:i/>
        </w:rPr>
        <w:t>DyeVC</w:t>
      </w:r>
      <w:r w:rsidR="006F603D">
        <w:t xml:space="preserve"> allows one to visualize branches status, topology, and history.</w:t>
      </w:r>
      <w:r w:rsidR="00380189">
        <w:t xml:space="preserve"> This way, we see potential to have both tools working together to better provide awareness and safety when working with DVCS.</w:t>
      </w:r>
    </w:p>
    <w:p w14:paraId="7E292B3C" w14:textId="77777777" w:rsidR="006F603D" w:rsidRDefault="006F603D" w:rsidP="006F603D">
      <w:pPr>
        <w:pStyle w:val="Ttulo1"/>
        <w:numPr>
          <w:ilvl w:val="0"/>
          <w:numId w:val="25"/>
        </w:numPr>
        <w:ind w:firstLine="0"/>
        <w:rPr>
          <w:noProof w:val="0"/>
        </w:rPr>
      </w:pPr>
      <w:bookmarkStart w:id="81" w:name="_Ref381298202"/>
      <w:r>
        <w:rPr>
          <w:noProof w:val="0"/>
        </w:rPr>
        <w:t>Conclusions and Future Work</w:t>
      </w:r>
      <w:bookmarkEnd w:id="81"/>
    </w:p>
    <w:p w14:paraId="0C6C9D74" w14:textId="013DE172" w:rsidR="006F603D" w:rsidRDefault="006F603D" w:rsidP="006F603D">
      <w:pPr>
        <w:pStyle w:val="Corpodetexto"/>
      </w:pPr>
      <w:r>
        <w:t>In this paper we presented DyeVC</w:t>
      </w:r>
      <w:r w:rsidR="00561D2A">
        <w:t>,</w:t>
      </w:r>
      <w:r>
        <w:t xml:space="preserve"> an approach that identifies the status of a repository in contrast with its peers, which are dynamically found in an unobtrusive way. We have evaluated DyeVC on a real project, showing that it can be used to answer questions that arise when working with DVCSs. </w:t>
      </w:r>
      <w:r w:rsidR="003C0576">
        <w:rPr>
          <w:lang w:val="en-US"/>
        </w:rPr>
        <w:t>The observation</w:t>
      </w:r>
      <w:r w:rsidR="00591505">
        <w:rPr>
          <w:lang w:val="en-US"/>
        </w:rPr>
        <w:t>al</w:t>
      </w:r>
      <w:r w:rsidR="003C0576">
        <w:rPr>
          <w:lang w:val="en-US"/>
        </w:rPr>
        <w:t xml:space="preserve"> study </w:t>
      </w:r>
      <w:r w:rsidR="00591505">
        <w:rPr>
          <w:lang w:val="en-US"/>
        </w:rPr>
        <w:t xml:space="preserve">results </w:t>
      </w:r>
      <w:r w:rsidR="00591505" w:rsidRPr="00591505">
        <w:rPr>
          <w:lang w:val="en-US"/>
        </w:rPr>
        <w:t xml:space="preserve">were promising: </w:t>
      </w:r>
      <w:r w:rsidR="00591505">
        <w:rPr>
          <w:lang w:val="en-US"/>
        </w:rPr>
        <w:t>DyeVC</w:t>
      </w:r>
      <w:r w:rsidR="00591505" w:rsidRPr="00591505">
        <w:rPr>
          <w:lang w:val="en-US"/>
        </w:rPr>
        <w:t xml:space="preserve"> was considered easy to use and fast for </w:t>
      </w:r>
      <w:proofErr w:type="gramStart"/>
      <w:r w:rsidR="00591505" w:rsidRPr="00591505">
        <w:rPr>
          <w:lang w:val="en-US"/>
        </w:rPr>
        <w:t>most repository history exploration operations</w:t>
      </w:r>
      <w:proofErr w:type="gramEnd"/>
      <w:r w:rsidR="00591505" w:rsidRPr="00591505">
        <w:rPr>
          <w:lang w:val="en-US"/>
        </w:rPr>
        <w:t>, while providing the expected answers</w:t>
      </w:r>
      <w:r w:rsidR="00007EDF">
        <w:rPr>
          <w:lang w:val="en-US"/>
        </w:rPr>
        <w:t>. This provides initial evidence</w:t>
      </w:r>
      <w:r w:rsidR="00591505">
        <w:rPr>
          <w:lang w:val="en-US"/>
        </w:rPr>
        <w:t xml:space="preserve"> </w:t>
      </w:r>
      <w:r w:rsidR="003C0576">
        <w:rPr>
          <w:lang w:val="en-US"/>
        </w:rPr>
        <w:t xml:space="preserve">that DyeVC could effectively help developers and repository administrators by saving time </w:t>
      </w:r>
      <w:r w:rsidR="00D345E1">
        <w:rPr>
          <w:lang w:val="en-US"/>
        </w:rPr>
        <w:t>and</w:t>
      </w:r>
      <w:r w:rsidR="00007EDF">
        <w:rPr>
          <w:lang w:val="en-US"/>
        </w:rPr>
        <w:t xml:space="preserve"> by supporting answering</w:t>
      </w:r>
      <w:r w:rsidR="003C0576">
        <w:rPr>
          <w:lang w:val="en-US"/>
        </w:rPr>
        <w:t xml:space="preserve"> questions regarding DVCS usage that could not be answered before. </w:t>
      </w:r>
      <w:r>
        <w:t>We have also evaluated DyeVC’s performance when used with repositories of different sizes, and we found out that the time and space complexity of the approach are directly related to the number of commits in the repository under analysis, especially in the view levels with finer granularity.</w:t>
      </w:r>
    </w:p>
    <w:p w14:paraId="3DE119F9" w14:textId="6E37B9B4" w:rsidR="006F603D" w:rsidRDefault="006F603D" w:rsidP="00036FAA">
      <w:pPr>
        <w:pStyle w:val="Corpodetexto"/>
        <w:widowControl w:val="0"/>
        <w:ind w:firstLine="289"/>
      </w:pPr>
      <w:r>
        <w:t xml:space="preserve">A number of future researches arise from this work. Different visualizations can be developed to show commit history, compacting it, for example, by automatically collapsing contiguous nodes that represent commits with the same level of accessibility. </w:t>
      </w:r>
      <w:r w:rsidR="009A18F9" w:rsidRPr="00076933">
        <w:rPr>
          <w:lang w:val="en-US"/>
        </w:rPr>
        <w:t>D</w:t>
      </w:r>
      <w:r w:rsidR="009A18F9">
        <w:rPr>
          <w:lang w:val="en-US"/>
        </w:rPr>
        <w:t>yeVC could gather a</w:t>
      </w:r>
      <w:r w:rsidR="00B71D69" w:rsidRPr="00076933">
        <w:rPr>
          <w:lang w:val="en-US"/>
        </w:rPr>
        <w:t xml:space="preserve">dditional </w:t>
      </w:r>
      <w:r w:rsidR="00B71D69">
        <w:rPr>
          <w:lang w:val="en-US"/>
        </w:rPr>
        <w:t xml:space="preserve">metadata, for example, to </w:t>
      </w:r>
      <w:r w:rsidR="00B71D69" w:rsidRPr="00B71D69">
        <w:rPr>
          <w:lang w:val="en-US"/>
        </w:rPr>
        <w:t xml:space="preserve">create a visualization </w:t>
      </w:r>
      <w:r w:rsidR="009A18F9">
        <w:rPr>
          <w:lang w:val="en-US"/>
        </w:rPr>
        <w:t>showing</w:t>
      </w:r>
      <w:r w:rsidR="00B71D69" w:rsidRPr="00B71D69">
        <w:rPr>
          <w:lang w:val="en-US"/>
        </w:rPr>
        <w:t xml:space="preserve"> conflicts that </w:t>
      </w:r>
      <w:r w:rsidR="00B71D69">
        <w:rPr>
          <w:lang w:val="en-US"/>
        </w:rPr>
        <w:t>would</w:t>
      </w:r>
      <w:r w:rsidR="00B71D69" w:rsidRPr="00B71D69">
        <w:rPr>
          <w:lang w:val="en-US"/>
        </w:rPr>
        <w:t xml:space="preserve"> happen when merging two or more branches</w:t>
      </w:r>
      <w:r w:rsidR="00B71D69">
        <w:rPr>
          <w:lang w:val="en-US"/>
        </w:rPr>
        <w:t xml:space="preserve">. </w:t>
      </w:r>
      <w:r w:rsidR="00B71D69" w:rsidRPr="00B71D69">
        <w:rPr>
          <w:lang w:val="en-US"/>
        </w:rPr>
        <w:t xml:space="preserve">This additional data could also be used to mine information in the repositories, </w:t>
      </w:r>
      <w:r w:rsidR="00BE48BF">
        <w:rPr>
          <w:lang w:val="en-US"/>
        </w:rPr>
        <w:t>reveiling</w:t>
      </w:r>
      <w:r w:rsidR="00B71D69" w:rsidRPr="00B71D69">
        <w:rPr>
          <w:lang w:val="en-US"/>
        </w:rPr>
        <w:t xml:space="preserve"> usage patterns or presenting metrics</w:t>
      </w:r>
      <w:r w:rsidR="00B71D69">
        <w:rPr>
          <w:lang w:val="en-US"/>
        </w:rPr>
        <w:t xml:space="preserve">. </w:t>
      </w:r>
      <w:r>
        <w:t>Finally, some optimization should be done to allow DyeVC work with larger repositories.</w:t>
      </w:r>
    </w:p>
    <w:p w14:paraId="7FAE2D16" w14:textId="77777777" w:rsidR="006F603D" w:rsidRDefault="006F603D" w:rsidP="006F603D">
      <w:pPr>
        <w:pStyle w:val="Ttulo5"/>
        <w:rPr>
          <w:rFonts w:eastAsia="MS Mincho"/>
          <w:noProof w:val="0"/>
        </w:rPr>
      </w:pPr>
      <w:r>
        <w:rPr>
          <w:rFonts w:eastAsia="MS Mincho"/>
          <w:noProof w:val="0"/>
        </w:rPr>
        <w:t>Acknowledgement</w:t>
      </w:r>
    </w:p>
    <w:p w14:paraId="580497B5" w14:textId="77777777" w:rsidR="006F603D" w:rsidRDefault="006F603D" w:rsidP="006F603D">
      <w:pPr>
        <w:pStyle w:val="Corpodetexto"/>
        <w:rPr>
          <w:rFonts w:eastAsia="MS Mincho"/>
        </w:rPr>
      </w:pPr>
      <w:r>
        <w:t>We thank CNPq and FAPERJ for the financial support.</w:t>
      </w:r>
    </w:p>
    <w:p w14:paraId="433CD831" w14:textId="77777777" w:rsidR="006F603D" w:rsidRDefault="006F603D" w:rsidP="006F603D">
      <w:pPr>
        <w:pStyle w:val="Ttulo5"/>
        <w:rPr>
          <w:rFonts w:eastAsia="MS Mincho"/>
          <w:noProof w:val="0"/>
        </w:rPr>
      </w:pPr>
      <w:commentRangeStart w:id="82"/>
      <w:commentRangeStart w:id="83"/>
      <w:commentRangeStart w:id="84"/>
      <w:commentRangeStart w:id="85"/>
      <w:r>
        <w:rPr>
          <w:rFonts w:eastAsia="MS Mincho"/>
          <w:noProof w:val="0"/>
        </w:rPr>
        <w:t>References</w:t>
      </w:r>
      <w:commentRangeEnd w:id="82"/>
      <w:r w:rsidR="00A0127F">
        <w:rPr>
          <w:rStyle w:val="Refdecomentrio"/>
          <w:rFonts w:eastAsia="Calibri"/>
          <w:smallCaps w:val="0"/>
          <w:noProof w:val="0"/>
          <w:lang w:val="pt-BR"/>
        </w:rPr>
        <w:commentReference w:id="82"/>
      </w:r>
      <w:commentRangeEnd w:id="83"/>
      <w:r w:rsidR="009A18F9">
        <w:rPr>
          <w:rStyle w:val="Refdecomentrio"/>
          <w:rFonts w:eastAsia="Calibri"/>
          <w:smallCaps w:val="0"/>
          <w:noProof w:val="0"/>
          <w:lang w:val="pt-BR"/>
        </w:rPr>
        <w:commentReference w:id="83"/>
      </w:r>
      <w:commentRangeEnd w:id="84"/>
      <w:r w:rsidR="00F33840">
        <w:rPr>
          <w:rStyle w:val="Refdecomentrio"/>
          <w:rFonts w:eastAsia="Calibri"/>
          <w:smallCaps w:val="0"/>
          <w:noProof w:val="0"/>
          <w:lang w:val="pt-BR"/>
        </w:rPr>
        <w:commentReference w:id="84"/>
      </w:r>
      <w:commentRangeEnd w:id="85"/>
      <w:r w:rsidR="00D75A98">
        <w:rPr>
          <w:rStyle w:val="Refdecomentrio"/>
          <w:rFonts w:eastAsia="Calibri"/>
          <w:smallCaps w:val="0"/>
          <w:noProof w:val="0"/>
          <w:lang w:val="pt-BR"/>
        </w:rPr>
        <w:commentReference w:id="85"/>
      </w:r>
    </w:p>
    <w:p w14:paraId="7A777C34" w14:textId="77777777" w:rsidR="00AF17D4" w:rsidRPr="00AF17D4" w:rsidRDefault="00DF53B0" w:rsidP="00AF17D4">
      <w:pPr>
        <w:pStyle w:val="references"/>
      </w:pPr>
      <w:r w:rsidRPr="00D75A98">
        <w:fldChar w:fldCharType="begin"/>
      </w:r>
      <w:r w:rsidR="00AF17D4">
        <w:instrText xml:space="preserve"> ADDIN ZOTERO_BIBL {"custom":[]} CSL_BIBLIOGRAPHY </w:instrText>
      </w:r>
      <w:r w:rsidRPr="00D75A98">
        <w:fldChar w:fldCharType="separate"/>
      </w:r>
      <w:r w:rsidR="00AF17D4" w:rsidRPr="00AF17D4">
        <w:t>[1]</w:t>
      </w:r>
      <w:r w:rsidR="00AF17D4" w:rsidRPr="00AF17D4">
        <w:tab/>
        <w:t xml:space="preserve">M. J. Rochkind, “The source code control system,” </w:t>
      </w:r>
      <w:r w:rsidR="00AF17D4" w:rsidRPr="00AF17D4">
        <w:rPr>
          <w:i/>
          <w:iCs/>
        </w:rPr>
        <w:t>IEEE Trans. Softw. Eng. TSE</w:t>
      </w:r>
      <w:r w:rsidR="00AF17D4" w:rsidRPr="00AF17D4">
        <w:t>, vol. 1, no. 4, pp. 364–470, Dec. 1975.</w:t>
      </w:r>
    </w:p>
    <w:p w14:paraId="54E4BF1D" w14:textId="77777777" w:rsidR="00AF17D4" w:rsidRPr="00AF17D4" w:rsidRDefault="00AF17D4" w:rsidP="00AF17D4">
      <w:pPr>
        <w:pStyle w:val="references"/>
      </w:pPr>
      <w:r w:rsidRPr="00AF17D4">
        <w:t>[2]</w:t>
      </w:r>
      <w:r w:rsidRPr="00AF17D4">
        <w:tab/>
        <w:t>J. Estublier, “Software configuration management: a roadmap,” presented at the Internation Conference on Software Engineering (ICSE), Limerick, Ireland, 2000, pp. 279–289.</w:t>
      </w:r>
    </w:p>
    <w:p w14:paraId="6684AED9" w14:textId="77777777" w:rsidR="00AF17D4" w:rsidRPr="00AF17D4" w:rsidRDefault="00AF17D4" w:rsidP="00AF17D4">
      <w:pPr>
        <w:pStyle w:val="references"/>
      </w:pPr>
      <w:r w:rsidRPr="00AF17D4">
        <w:t>[3]</w:t>
      </w:r>
      <w:r w:rsidRPr="00AF17D4">
        <w:tab/>
        <w:t xml:space="preserve">W. Tichy, “RCS: A system for version control,” </w:t>
      </w:r>
      <w:r w:rsidRPr="00AF17D4">
        <w:rPr>
          <w:i/>
          <w:iCs/>
        </w:rPr>
        <w:t>Softw. - Pract. Exp.</w:t>
      </w:r>
      <w:r w:rsidRPr="00AF17D4">
        <w:t>, vol. 15, no. 7, pp. 637–654, 1985.</w:t>
      </w:r>
    </w:p>
    <w:p w14:paraId="0B34A994" w14:textId="77777777" w:rsidR="00AF17D4" w:rsidRPr="00AF17D4" w:rsidRDefault="00AF17D4" w:rsidP="00AF17D4">
      <w:pPr>
        <w:pStyle w:val="references"/>
      </w:pPr>
      <w:r w:rsidRPr="00AF17D4">
        <w:t>[4]</w:t>
      </w:r>
      <w:r w:rsidRPr="00AF17D4">
        <w:tab/>
        <w:t xml:space="preserve">P. Cederqvist, </w:t>
      </w:r>
      <w:r w:rsidRPr="00AF17D4">
        <w:rPr>
          <w:i/>
          <w:iCs/>
        </w:rPr>
        <w:t>Version Management with CVS</w:t>
      </w:r>
      <w:r w:rsidRPr="00AF17D4">
        <w:t>. Free Software Foundation, 2005.</w:t>
      </w:r>
    </w:p>
    <w:p w14:paraId="7E5A5812" w14:textId="77777777" w:rsidR="00AF17D4" w:rsidRPr="00AF17D4" w:rsidRDefault="00AF17D4" w:rsidP="00AF17D4">
      <w:pPr>
        <w:pStyle w:val="references"/>
      </w:pPr>
      <w:r w:rsidRPr="00AF17D4">
        <w:t>[5]</w:t>
      </w:r>
      <w:r w:rsidRPr="00AF17D4">
        <w:tab/>
        <w:t xml:space="preserve">B. Collins-Sussman, B. W. Fitzpatrick, and C. M. Pilato, </w:t>
      </w:r>
      <w:r w:rsidRPr="00AF17D4">
        <w:rPr>
          <w:i/>
          <w:iCs/>
        </w:rPr>
        <w:t>Version Control with Subversion</w:t>
      </w:r>
      <w:r w:rsidRPr="00AF17D4">
        <w:t>. Stanford, CA, USA: Compiled from r4849, 2011.</w:t>
      </w:r>
    </w:p>
    <w:p w14:paraId="6AF1AB6A" w14:textId="77777777" w:rsidR="00AF17D4" w:rsidRPr="00AF17D4" w:rsidRDefault="00AF17D4" w:rsidP="00AF17D4">
      <w:pPr>
        <w:pStyle w:val="references"/>
      </w:pPr>
      <w:r w:rsidRPr="00AF17D4">
        <w:t>[6]</w:t>
      </w:r>
      <w:r w:rsidRPr="00AF17D4">
        <w:tab/>
        <w:t xml:space="preserve">S. Chacon, </w:t>
      </w:r>
      <w:r w:rsidRPr="00AF17D4">
        <w:rPr>
          <w:i/>
          <w:iCs/>
        </w:rPr>
        <w:t>Pro Git</w:t>
      </w:r>
      <w:r w:rsidRPr="00AF17D4">
        <w:t>, 1st ed. Berkeley, CA, USA: Apress, 2009.</w:t>
      </w:r>
    </w:p>
    <w:p w14:paraId="5449EB88" w14:textId="77777777" w:rsidR="00AF17D4" w:rsidRPr="00AF17D4" w:rsidRDefault="00AF17D4" w:rsidP="00AF17D4">
      <w:pPr>
        <w:pStyle w:val="references"/>
        <w:rPr>
          <w:lang w:val="pt-BR"/>
        </w:rPr>
      </w:pPr>
      <w:r w:rsidRPr="00AF17D4">
        <w:t>[7]</w:t>
      </w:r>
      <w:r w:rsidRPr="00AF17D4">
        <w:tab/>
        <w:t xml:space="preserve">B. O’Sullivan, </w:t>
      </w:r>
      <w:r w:rsidRPr="00AF17D4">
        <w:rPr>
          <w:i/>
          <w:iCs/>
        </w:rPr>
        <w:t>Mercurial: The Definitive Guide</w:t>
      </w:r>
      <w:r w:rsidRPr="00AF17D4">
        <w:t xml:space="preserve">, 1st ed. </w:t>
      </w:r>
      <w:r w:rsidRPr="00AF17D4">
        <w:rPr>
          <w:lang w:val="pt-BR"/>
        </w:rPr>
        <w:t>Sebastopol, CA, USA: O’Reilly Media, 2009.</w:t>
      </w:r>
    </w:p>
    <w:p w14:paraId="32DD9B25" w14:textId="77777777" w:rsidR="00AF17D4" w:rsidRPr="00AF17D4" w:rsidRDefault="00AF17D4" w:rsidP="00AF17D4">
      <w:pPr>
        <w:pStyle w:val="references"/>
      </w:pPr>
      <w:r w:rsidRPr="00AF17D4">
        <w:t>[8]</w:t>
      </w:r>
      <w:r w:rsidRPr="00AF17D4">
        <w:tab/>
        <w:t>Eclipse Foundation, “2014 Annual Eclipse Community Report,” Eclipse Foundation, San Francisco, CA, USA, Survey, Jun. 2014.</w:t>
      </w:r>
    </w:p>
    <w:p w14:paraId="7A95B301" w14:textId="77777777" w:rsidR="00AF17D4" w:rsidRPr="00AF17D4" w:rsidRDefault="00AF17D4" w:rsidP="00AF17D4">
      <w:pPr>
        <w:pStyle w:val="references"/>
      </w:pPr>
      <w:r w:rsidRPr="00AF17D4">
        <w:t>[9]</w:t>
      </w:r>
      <w:r w:rsidRPr="00AF17D4">
        <w:tab/>
        <w:t xml:space="preserve">C. Walrad and D. Strom, “The importance of branching models in SCM,” </w:t>
      </w:r>
      <w:r w:rsidRPr="00AF17D4">
        <w:rPr>
          <w:i/>
          <w:iCs/>
        </w:rPr>
        <w:t>IEEE Comput.</w:t>
      </w:r>
      <w:r w:rsidRPr="00AF17D4">
        <w:t>, vol. 35, no. 9, pp. 31 – 38, Sep. 2002.</w:t>
      </w:r>
    </w:p>
    <w:p w14:paraId="5C012206" w14:textId="77777777" w:rsidR="00AF17D4" w:rsidRPr="00AF17D4" w:rsidRDefault="00AF17D4" w:rsidP="00AF17D4">
      <w:pPr>
        <w:pStyle w:val="references"/>
      </w:pPr>
      <w:r w:rsidRPr="00AF17D4">
        <w:t>[10]</w:t>
      </w:r>
      <w:r w:rsidRPr="00AF17D4">
        <w:tab/>
        <w:t xml:space="preserve">B. O’Sullivan, “Making sense of revision-control systems,” </w:t>
      </w:r>
      <w:r w:rsidRPr="00AF17D4">
        <w:rPr>
          <w:i/>
          <w:iCs/>
        </w:rPr>
        <w:t>Commun. ACM</w:t>
      </w:r>
      <w:r w:rsidRPr="00AF17D4">
        <w:t>, vol. 52, no. 9, pp. 56–62, Sep. 2009.</w:t>
      </w:r>
    </w:p>
    <w:p w14:paraId="32833957" w14:textId="77777777" w:rsidR="00AF17D4" w:rsidRPr="00AF17D4" w:rsidRDefault="00AF17D4" w:rsidP="00AF17D4">
      <w:pPr>
        <w:pStyle w:val="references"/>
      </w:pPr>
      <w:r w:rsidRPr="00AF17D4">
        <w:t>[11]</w:t>
      </w:r>
      <w:r w:rsidRPr="00AF17D4">
        <w:tab/>
        <w:t xml:space="preserve">D.-C. Gumm, “Distribution Dimensions in Software Development Projects: A Taxonomy,” </w:t>
      </w:r>
      <w:r w:rsidRPr="00AF17D4">
        <w:rPr>
          <w:i/>
          <w:iCs/>
        </w:rPr>
        <w:t>IEEE Softw.</w:t>
      </w:r>
      <w:r w:rsidRPr="00AF17D4">
        <w:t>, vol. 23, no. 5, pp. 45–51, Sep. 2006.</w:t>
      </w:r>
    </w:p>
    <w:p w14:paraId="6F3B8D6D" w14:textId="77777777" w:rsidR="00AF17D4" w:rsidRPr="00AF17D4" w:rsidRDefault="00AF17D4" w:rsidP="00AF17D4">
      <w:pPr>
        <w:pStyle w:val="references"/>
      </w:pPr>
      <w:r w:rsidRPr="00AF17D4">
        <w:t>[12]</w:t>
      </w:r>
      <w:r w:rsidRPr="00AF17D4">
        <w:tab/>
        <w:t>D. E. Perry, H. P. Siy, and L. G. Votta, “Parallel changes in large scale software development: an observational case study,” presented at the International Conference on Software engineering (ICSE), Kyoto, Japan, 1998, pp. 251–260.</w:t>
      </w:r>
    </w:p>
    <w:p w14:paraId="5AAD9218" w14:textId="77777777" w:rsidR="00AF17D4" w:rsidRPr="00AF17D4" w:rsidRDefault="00AF17D4" w:rsidP="00AF17D4">
      <w:pPr>
        <w:pStyle w:val="references"/>
      </w:pPr>
      <w:r w:rsidRPr="00AF17D4">
        <w:t>[13]</w:t>
      </w:r>
      <w:r w:rsidRPr="00AF17D4">
        <w:tab/>
        <w:t>I. A. da Silva, P. H. Chen, C. Van der Westhuizen, R. M. Ripley, and A. van der Hoek, “Lighthouse: coordination through emerging design,” presented at the Workshop on Eclipse Technology eXchange (ETX), Portland, Oregon, USA, 2006, pp. 11–15.</w:t>
      </w:r>
    </w:p>
    <w:p w14:paraId="4FCA9A87" w14:textId="77777777" w:rsidR="00AF17D4" w:rsidRPr="00AF17D4" w:rsidRDefault="00AF17D4" w:rsidP="00AF17D4">
      <w:pPr>
        <w:pStyle w:val="references"/>
      </w:pPr>
      <w:r w:rsidRPr="00AF17D4">
        <w:t>[14]</w:t>
      </w:r>
      <w:r w:rsidRPr="00AF17D4">
        <w:tab/>
        <w:t>Y. Brun, R. Holmes, M. D. Ernst, and D. Notkin, “Proactive detection of collaboration conflicts,” presented at the ACM SIGSOFT Symposium and European Conference on Foundations of Software Engineering (ESEC/FSE), Szeged, Hungary, 2011, pp. 168–178.</w:t>
      </w:r>
    </w:p>
    <w:p w14:paraId="2A9717E4" w14:textId="77777777" w:rsidR="00AF17D4" w:rsidRPr="00AF17D4" w:rsidRDefault="00AF17D4" w:rsidP="00AF17D4">
      <w:pPr>
        <w:pStyle w:val="references"/>
      </w:pPr>
      <w:r w:rsidRPr="00AF17D4">
        <w:t>[15]</w:t>
      </w:r>
      <w:r w:rsidRPr="00AF17D4">
        <w:tab/>
        <w:t>B. Appleton, S. Berczuk, R. Cabrera, and R. Orenstein, “Streamed lines: Branching patterns for parallel software development,” presented at the Pattern Languages of Programs Conference (PLoP), Monticello, Illinois, USA, 1998, vol. 98.</w:t>
      </w:r>
    </w:p>
    <w:p w14:paraId="017C606C" w14:textId="77777777" w:rsidR="00AF17D4" w:rsidRPr="00AF17D4" w:rsidRDefault="00AF17D4" w:rsidP="00AF17D4">
      <w:pPr>
        <w:pStyle w:val="references"/>
      </w:pPr>
      <w:r w:rsidRPr="00AF17D4">
        <w:t>[16]</w:t>
      </w:r>
      <w:r w:rsidRPr="00AF17D4">
        <w:tab/>
        <w:t>A. Sarma and A. van der Hoek, “Palantir: coordinating distributed workspaces,” presented at the 26th Computer Software and Applications Conference (COMPSAC), Oxford, United Kingdom, 2002, pp. 1093 – 1097.</w:t>
      </w:r>
    </w:p>
    <w:p w14:paraId="1B8BB381" w14:textId="77777777" w:rsidR="00AF17D4" w:rsidRPr="00AF17D4" w:rsidRDefault="00AF17D4" w:rsidP="00AF17D4">
      <w:pPr>
        <w:pStyle w:val="references"/>
      </w:pPr>
      <w:r w:rsidRPr="00AF17D4">
        <w:t>[17]</w:t>
      </w:r>
      <w:r w:rsidRPr="00AF17D4">
        <w:tab/>
        <w:t>J. T. Biehl, M. Czerwinski, G. Smith, and G. G. Robertson, “FASTDash: A Visual Dashboard for Fostering Awareness in Software Teams,” presented at the ACM Conference on Human Factors in Computing Systems (CHI), San Jose, California, USA, 2007, pp. 1313–1322.</w:t>
      </w:r>
    </w:p>
    <w:p w14:paraId="59720C0B" w14:textId="77777777" w:rsidR="00AF17D4" w:rsidRPr="00AF17D4" w:rsidRDefault="00AF17D4" w:rsidP="00AF17D4">
      <w:pPr>
        <w:pStyle w:val="references"/>
      </w:pPr>
      <w:r w:rsidRPr="00AF17D4">
        <w:t>[18]</w:t>
      </w:r>
      <w:r w:rsidRPr="00AF17D4">
        <w:tab/>
        <w:t>P. Dewan and R. Hegde, “Semi-synchronous conflict detection and resolution in asynchronous software development,” presented at the European Conference on Computer-Supported Cooperative Work (ECSCW), Limerick, Ireland, 2007, pp. 159–178.</w:t>
      </w:r>
    </w:p>
    <w:p w14:paraId="0744DF79" w14:textId="77777777" w:rsidR="00AF17D4" w:rsidRPr="00AF17D4" w:rsidRDefault="00AF17D4" w:rsidP="00AF17D4">
      <w:pPr>
        <w:pStyle w:val="references"/>
      </w:pPr>
      <w:r w:rsidRPr="00AF17D4">
        <w:t>[19]</w:t>
      </w:r>
      <w:r w:rsidRPr="00AF17D4">
        <w:tab/>
        <w:t>J. Wloka, B. Ryder, F. Tip, and X. Ren, “Safe-commit analysis to facilitate team software development,” presented at the International Conference on Software Engineering (ICSE), Vancouver, British Columbia, Canada, 2009, pp. 507–517.</w:t>
      </w:r>
    </w:p>
    <w:p w14:paraId="783DDC1A" w14:textId="77777777" w:rsidR="00AF17D4" w:rsidRPr="00AF17D4" w:rsidRDefault="00AF17D4" w:rsidP="00AF17D4">
      <w:pPr>
        <w:pStyle w:val="references"/>
      </w:pPr>
      <w:r w:rsidRPr="00AF17D4">
        <w:t>[20]</w:t>
      </w:r>
      <w:r w:rsidRPr="00AF17D4">
        <w:tab/>
        <w:t>M. L. Guimarães and A. R. Silva, “Improving early detection of software merge conflicts,” presented at the Internation Conference on Software Engineering (ICSE), Zürich, Switzerland, 2012, pp. 342–352.</w:t>
      </w:r>
    </w:p>
    <w:p w14:paraId="7831C5A8" w14:textId="77777777" w:rsidR="00AF17D4" w:rsidRPr="00AF17D4" w:rsidRDefault="00AF17D4" w:rsidP="00AF17D4">
      <w:pPr>
        <w:pStyle w:val="references"/>
      </w:pPr>
      <w:r w:rsidRPr="00AF17D4">
        <w:t>[21]</w:t>
      </w:r>
      <w:r w:rsidRPr="00AF17D4">
        <w:tab/>
        <w:t>C. M. Cesario and L. G. P. Murta, “What is going on around my repository?,” presented at the Brazilian Workshop on Software Visualization, Evolution and Maintenance (VEM), Brasilia, Brazil, 2013, pp. 14–21.</w:t>
      </w:r>
    </w:p>
    <w:p w14:paraId="2878B3BF" w14:textId="77777777" w:rsidR="00AF17D4" w:rsidRPr="00AF17D4" w:rsidRDefault="00AF17D4" w:rsidP="00AF17D4">
      <w:pPr>
        <w:pStyle w:val="references"/>
      </w:pPr>
      <w:r w:rsidRPr="00AF17D4">
        <w:t>[22]</w:t>
      </w:r>
      <w:r w:rsidRPr="00AF17D4">
        <w:tab/>
        <w:t>R. T. Fielding, “Architectural Styles and the Design of Network-based Software Architectures,” Thesis, University of California, Irvine, CA, USA, 2000.</w:t>
      </w:r>
    </w:p>
    <w:p w14:paraId="399467A6" w14:textId="77777777" w:rsidR="00AF17D4" w:rsidRPr="00AF17D4" w:rsidRDefault="00AF17D4" w:rsidP="00AF17D4">
      <w:pPr>
        <w:pStyle w:val="references"/>
      </w:pPr>
      <w:r w:rsidRPr="00AF17D4">
        <w:t>[23]</w:t>
      </w:r>
      <w:r w:rsidRPr="00AF17D4">
        <w:tab/>
        <w:t xml:space="preserve">J. Benedek and T. Miner, “Measuring Desirability: New methods for evaluating desirability in a usability lab setting,” in </w:t>
      </w:r>
      <w:r w:rsidRPr="00AF17D4">
        <w:rPr>
          <w:i/>
          <w:iCs/>
        </w:rPr>
        <w:t>Proceedings of Usability Professionals Association (UPA)</w:t>
      </w:r>
      <w:r w:rsidRPr="00AF17D4">
        <w:t>, Orlando, FL, USA, 2002, pp. 8–12.</w:t>
      </w:r>
    </w:p>
    <w:p w14:paraId="0D592D2A" w14:textId="77777777" w:rsidR="00AF17D4" w:rsidRPr="00AF17D4" w:rsidRDefault="00AF17D4" w:rsidP="00AF17D4">
      <w:pPr>
        <w:pStyle w:val="references"/>
      </w:pPr>
      <w:r w:rsidRPr="00AF17D4">
        <w:t>[24]</w:t>
      </w:r>
      <w:r w:rsidRPr="00AF17D4">
        <w:tab/>
        <w:t xml:space="preserve">K. Pearson, “Note on Regression and Inheritance in the Case of Two Parents,” </w:t>
      </w:r>
      <w:r w:rsidRPr="00AF17D4">
        <w:rPr>
          <w:i/>
          <w:iCs/>
        </w:rPr>
        <w:t>Proc. R. Soc. Lond.</w:t>
      </w:r>
      <w:r w:rsidRPr="00AF17D4">
        <w:t>, vol. 58, no. 347–352, pp. 240–242, Jan. 1895.</w:t>
      </w:r>
    </w:p>
    <w:p w14:paraId="31266047" w14:textId="77777777" w:rsidR="00AF17D4" w:rsidRPr="00AF17D4" w:rsidRDefault="00AF17D4" w:rsidP="00AF17D4">
      <w:pPr>
        <w:pStyle w:val="references"/>
      </w:pPr>
      <w:r w:rsidRPr="00AF17D4">
        <w:t>[25]</w:t>
      </w:r>
      <w:r w:rsidRPr="00AF17D4">
        <w:tab/>
        <w:t xml:space="preserve">S. Diehl, </w:t>
      </w:r>
      <w:r w:rsidRPr="00AF17D4">
        <w:rPr>
          <w:i/>
          <w:iCs/>
        </w:rPr>
        <w:t>Software Visualization: Visualizing the Structure, Behaviour, and Evolution of Software</w:t>
      </w:r>
      <w:r w:rsidRPr="00AF17D4">
        <w:t>. Berlin; New York: Springer, 2007.</w:t>
      </w:r>
    </w:p>
    <w:p w14:paraId="28484A3A" w14:textId="77777777" w:rsidR="00AF17D4" w:rsidRPr="00AF17D4" w:rsidRDefault="00AF17D4" w:rsidP="00AF17D4">
      <w:pPr>
        <w:pStyle w:val="references"/>
      </w:pPr>
      <w:r w:rsidRPr="00AF17D4">
        <w:t>[26]</w:t>
      </w:r>
      <w:r w:rsidRPr="00AF17D4">
        <w:tab/>
        <w:t>I. Steinmacher, A. Chaves, and M. Gerosa, “Awareness Support in Distributed Software Development: A Systematic Review and Mapping of the Literature,” presented at the ACM Conference on Computer-supported Cooperative Work (CSCW), Seattle, WA, USA, 2012, pp. 1–46.</w:t>
      </w:r>
    </w:p>
    <w:p w14:paraId="78546304" w14:textId="77777777" w:rsidR="00AF17D4" w:rsidRPr="00AF17D4" w:rsidRDefault="00AF17D4" w:rsidP="00AF17D4">
      <w:pPr>
        <w:pStyle w:val="references"/>
      </w:pPr>
      <w:r w:rsidRPr="00AF17D4">
        <w:t>[27]</w:t>
      </w:r>
      <w:r w:rsidRPr="00AF17D4">
        <w:tab/>
        <w:t>G. Fitzpatrick, P. Marshall, and A. Phillips, “CVS Integration with Notification and Chat: Lightweight Software Team Collaboration,” presented at the ACM Conference on Computer-supported Cooperative Work (CSCW), Banff, Alberta, Canada, 2006, pp. 49–58.</w:t>
      </w:r>
    </w:p>
    <w:p w14:paraId="58678963" w14:textId="77777777" w:rsidR="00AF17D4" w:rsidRPr="00AF17D4" w:rsidRDefault="00AF17D4" w:rsidP="00AF17D4">
      <w:pPr>
        <w:pStyle w:val="references"/>
      </w:pPr>
      <w:r w:rsidRPr="00AF17D4">
        <w:t>[28]</w:t>
      </w:r>
      <w:r w:rsidRPr="00AF17D4">
        <w:tab/>
        <w:t>C. Collberg, S. Kobourov, J. Nagra, J. Pitts, and K. Wampler, “A System for Graph-based Visualization of the Evolution of Software,” presented at the ACM Symposium on Software Visualization (SOFTVIS), San Diego, CA, USA, 2003, p. 77–ff.</w:t>
      </w:r>
    </w:p>
    <w:p w14:paraId="170E7B66" w14:textId="77777777" w:rsidR="00AF17D4" w:rsidRPr="00AF17D4" w:rsidRDefault="00AF17D4" w:rsidP="00AF17D4">
      <w:pPr>
        <w:pStyle w:val="references"/>
      </w:pPr>
      <w:r w:rsidRPr="00AF17D4">
        <w:t>[29]</w:t>
      </w:r>
      <w:r w:rsidRPr="00AF17D4">
        <w:tab/>
        <w:t>M. Lanza, “The Evolution Matrix: Recovering Software Evolution Using Software Visualization Techniques,” presented at the International Workshop on Principles of Software Evolution (IWPSE), Tokyo, Japan, 2001, pp. 37–42.</w:t>
      </w:r>
    </w:p>
    <w:p w14:paraId="21A0C921" w14:textId="77777777" w:rsidR="00AF17D4" w:rsidRPr="00AF17D4" w:rsidRDefault="00AF17D4" w:rsidP="00AF17D4">
      <w:pPr>
        <w:pStyle w:val="references"/>
      </w:pPr>
      <w:r w:rsidRPr="00AF17D4">
        <w:t>[30]</w:t>
      </w:r>
      <w:r w:rsidRPr="00AF17D4">
        <w:tab/>
        <w:t>L. Voinea, A. Telea, and J. J. van Wijk, “CVSscan: Visualization of Code Evolution,” presented at the ACM Symposium on Software Visualization (SOFTVIS), Saint Louis, MO, USA, 2005, pp. 47–56.</w:t>
      </w:r>
    </w:p>
    <w:p w14:paraId="3050BEFF" w14:textId="77777777" w:rsidR="00AF17D4" w:rsidRPr="00AF17D4" w:rsidRDefault="00AF17D4" w:rsidP="00AF17D4">
      <w:pPr>
        <w:pStyle w:val="references"/>
      </w:pPr>
      <w:r w:rsidRPr="00AF17D4">
        <w:t>[31]</w:t>
      </w:r>
      <w:r w:rsidRPr="00AF17D4">
        <w:tab/>
        <w:t>E. Gilbert and K. Karahalios, “LifeSource: Two CVS Visualizations,” presented at the ACM Conference on Human Factors in Computing Systems (CHI), Montreal, Canada, 2006, pp. 791–796.</w:t>
      </w:r>
    </w:p>
    <w:p w14:paraId="24BC0578" w14:textId="77777777" w:rsidR="00AF17D4" w:rsidRPr="00AF17D4" w:rsidRDefault="00AF17D4" w:rsidP="00AF17D4">
      <w:pPr>
        <w:pStyle w:val="references"/>
      </w:pPr>
      <w:r w:rsidRPr="00AF17D4">
        <w:t>[32]</w:t>
      </w:r>
      <w:r w:rsidRPr="00AF17D4">
        <w:tab/>
        <w:t>S. Elsen, “VisGi: Visualizing Git branches,” presented at the IEEE Working Conference on Software Visualization (VISSOFT), Eindhoven, Netherlands, 2013, pp. 1–4.</w:t>
      </w:r>
    </w:p>
    <w:p w14:paraId="26EA45BC" w14:textId="5C2A9559" w:rsidR="00DF53B0" w:rsidRDefault="00DF53B0" w:rsidP="00AF17D4">
      <w:pPr>
        <w:pStyle w:val="references"/>
      </w:pPr>
      <w:r w:rsidRPr="00D75A98">
        <w:fldChar w:fldCharType="end"/>
      </w:r>
    </w:p>
    <w:sectPr w:rsidR="00DF53B0" w:rsidSect="006F603D">
      <w:type w:val="continuous"/>
      <w:pgSz w:w="12240" w:h="15840" w:code="1"/>
      <w:pgMar w:top="1077" w:right="907" w:bottom="1440" w:left="907" w:header="720" w:footer="720" w:gutter="0"/>
      <w:cols w:num="2"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Leonardo Murta" w:date="2015-05-15T07:54:00Z" w:initials="LM">
    <w:p w14:paraId="506A8A13" w14:textId="77777777" w:rsidR="00076933" w:rsidRDefault="00076933">
      <w:pPr>
        <w:pStyle w:val="Textodecomentrio"/>
      </w:pPr>
      <w:r>
        <w:rPr>
          <w:rStyle w:val="Refdecomentrio"/>
        </w:rPr>
        <w:annotationRef/>
      </w:r>
      <w:r>
        <w:t>Será que não daria para fazer uma contagem das palavras escolhidas naquele form da Microsoft e indicar quais foram os termos mais consensuais que caracteresam o DyeVC?</w:t>
      </w:r>
    </w:p>
  </w:comment>
  <w:comment w:id="53" w:author="Cristiano Cesario" w:date="2015-05-15T20:23:00Z" w:initials="CC">
    <w:p w14:paraId="62B97087" w14:textId="5D9B9F6E" w:rsidR="00D75A98" w:rsidRDefault="00D75A98">
      <w:pPr>
        <w:pStyle w:val="Textodecomentrio"/>
      </w:pPr>
      <w:r>
        <w:rPr>
          <w:rStyle w:val="Refdecomentrio"/>
        </w:rPr>
        <w:annotationRef/>
      </w:r>
      <w:r>
        <w:t>Feito</w:t>
      </w:r>
    </w:p>
  </w:comment>
  <w:comment w:id="82" w:author="Leonardo Murta" w:date="2015-05-15T08:39:00Z" w:initials="LM">
    <w:p w14:paraId="0FBD424D" w14:textId="77777777" w:rsidR="00076933" w:rsidRDefault="00076933">
      <w:pPr>
        <w:pStyle w:val="Textodecomentrio"/>
      </w:pPr>
      <w:r>
        <w:rPr>
          <w:rStyle w:val="Refdecomentrio"/>
        </w:rPr>
        <w:annotationRef/>
      </w:r>
      <w:r>
        <w:t>A fonte da refeência é essa mesma, menor que o texto? Podemos ter até 2 páginas de refs.</w:t>
      </w:r>
    </w:p>
    <w:p w14:paraId="6AA53AF8" w14:textId="77777777" w:rsidR="00076933" w:rsidRDefault="00076933">
      <w:pPr>
        <w:pStyle w:val="Textodecomentrio"/>
      </w:pPr>
    </w:p>
    <w:p w14:paraId="5FD4225F" w14:textId="77777777" w:rsidR="00076933" w:rsidRDefault="00076933">
      <w:pPr>
        <w:pStyle w:val="Textodecomentrio"/>
      </w:pPr>
      <w:r>
        <w:t>Algumas refs. estão erradas:</w:t>
      </w:r>
    </w:p>
    <w:p w14:paraId="68376E07" w14:textId="77777777" w:rsidR="00076933" w:rsidRDefault="00076933">
      <w:pPr>
        <w:pStyle w:val="Textodecomentrio"/>
      </w:pPr>
    </w:p>
    <w:p w14:paraId="3184E261" w14:textId="77777777" w:rsidR="00076933" w:rsidRDefault="00076933">
      <w:pPr>
        <w:pStyle w:val="Textodecomentrio"/>
      </w:pPr>
      <w:r>
        <w:t>- [2] é uma trilha do ICSE. Além disso, tem certeza que o ICSE de 2000 foi em NY? Pelo que me lembro, foi na Irlanda!</w:t>
      </w:r>
    </w:p>
    <w:p w14:paraId="51ED62ED" w14:textId="77777777" w:rsidR="00076933" w:rsidRDefault="00076933">
      <w:pPr>
        <w:pStyle w:val="Textodecomentrio"/>
      </w:pPr>
      <w:r>
        <w:t>- No nome da conferênia, coloqueo somente o nome e a sigla, sem ano ou outros adornos. Ex.: International Conference on Software Engineering (ICSE)</w:t>
      </w:r>
    </w:p>
    <w:p w14:paraId="1AF90713" w14:textId="77777777" w:rsidR="00076933" w:rsidRDefault="00076933">
      <w:pPr>
        <w:pStyle w:val="Textodecomentrio"/>
      </w:pPr>
      <w:r>
        <w:t>- [13] vc coloca o nome do workshop e a sigla da conferência.</w:t>
      </w:r>
    </w:p>
    <w:p w14:paraId="5E9129BC" w14:textId="77777777" w:rsidR="00076933" w:rsidRDefault="00076933">
      <w:pPr>
        <w:pStyle w:val="Textodecomentrio"/>
      </w:pPr>
      <w:r>
        <w:t>- [14] tem palavra começando em minúscula no nome da conferência. Além disso, o ESEC/FSE é sempre na europa, e vc colocou NY. Ou o local está errado ou é só o FSE, sem o ESEC.</w:t>
      </w:r>
    </w:p>
    <w:p w14:paraId="01FAF63B" w14:textId="77777777" w:rsidR="00076933" w:rsidRDefault="00076933">
      <w:pPr>
        <w:pStyle w:val="Textodecomentrio"/>
      </w:pPr>
      <w:r>
        <w:t>- [19] O ICSE 2009 foi em Vancouver e não em Washington. Tem que revisar todos esses locais.</w:t>
      </w:r>
    </w:p>
    <w:p w14:paraId="13C4DC40" w14:textId="77777777" w:rsidR="00076933" w:rsidRDefault="00076933">
      <w:pPr>
        <w:pStyle w:val="Textodecomentrio"/>
      </w:pPr>
      <w:r>
        <w:t>- [20] O ICSE 2012 foi em Zurich.</w:t>
      </w:r>
    </w:p>
    <w:p w14:paraId="02423A2E" w14:textId="77777777" w:rsidR="00076933" w:rsidRDefault="00076933">
      <w:pPr>
        <w:pStyle w:val="Textodecomentrio"/>
      </w:pPr>
      <w:r>
        <w:t>- Tem algumas, como a [25], que não tem o local.</w:t>
      </w:r>
    </w:p>
    <w:p w14:paraId="41BEA04C" w14:textId="77777777" w:rsidR="00076933" w:rsidRDefault="00076933">
      <w:pPr>
        <w:pStyle w:val="Textodecomentrio"/>
      </w:pPr>
      <w:r>
        <w:t>- Nas que tem o local, 90% é NY, o que não deve ser verdade.</w:t>
      </w:r>
    </w:p>
    <w:p w14:paraId="4918562F" w14:textId="77777777" w:rsidR="00076933" w:rsidRDefault="00076933">
      <w:pPr>
        <w:pStyle w:val="Textodecomentrio"/>
      </w:pPr>
      <w:r>
        <w:t>- As citações [32] e [33] são online. Nesses casos vc estava usando nota de rodapé. Pq essas ficaram aqui? Não seria melhor passar para lá ou passar as de lá para cá, ganhando espaço de paper, já que temos 2 páginas extras para refs?</w:t>
      </w:r>
    </w:p>
  </w:comment>
  <w:comment w:id="83" w:author="Cristiano Cesario" w:date="2015-05-15T09:16:00Z" w:initials="CC">
    <w:p w14:paraId="0BD18640" w14:textId="77777777" w:rsidR="00076933" w:rsidRDefault="00076933">
      <w:pPr>
        <w:pStyle w:val="Textodecomentrio"/>
      </w:pPr>
      <w:r>
        <w:rPr>
          <w:rStyle w:val="Refdecomentrio"/>
        </w:rPr>
        <w:annotationRef/>
      </w:r>
      <w:r>
        <w:t xml:space="preserve">Sim, a fonte é corpo 8 mesmo. </w:t>
      </w:r>
    </w:p>
    <w:p w14:paraId="330F84D9" w14:textId="77777777" w:rsidR="00076933" w:rsidRDefault="00076933">
      <w:pPr>
        <w:pStyle w:val="Textodecomentrio"/>
      </w:pPr>
    </w:p>
    <w:p w14:paraId="75683932" w14:textId="77777777" w:rsidR="00076933" w:rsidRDefault="00076933">
      <w:pPr>
        <w:pStyle w:val="Textodecomentrio"/>
      </w:pPr>
      <w:r>
        <w:t xml:space="preserve">Quantos aos locais, eles vieram automaticamente da ACM e do IEEE. Não alterei manualmente nenhum deles. Devo então desconsiderar a informação que está registrada lá? </w:t>
      </w:r>
    </w:p>
    <w:p w14:paraId="20A0F78F" w14:textId="77777777" w:rsidR="00076933" w:rsidRDefault="00076933">
      <w:pPr>
        <w:pStyle w:val="Textodecomentrio"/>
      </w:pPr>
    </w:p>
    <w:p w14:paraId="66F7077F" w14:textId="3A671BC4" w:rsidR="00076933" w:rsidRDefault="00076933">
      <w:pPr>
        <w:pStyle w:val="Textodecomentrio"/>
      </w:pPr>
      <w:r>
        <w:t xml:space="preserve">Em relação aos nomes, vou ajustá-los logo mais, pois minha base do zotero está no hd externo, que ficou em casa.  </w:t>
      </w:r>
    </w:p>
  </w:comment>
  <w:comment w:id="84" w:author="Leonardo Murta" w:date="2015-05-15T11:18:00Z" w:initials="LM">
    <w:p w14:paraId="398CF2E2" w14:textId="6F4E8FE1" w:rsidR="00076933" w:rsidRDefault="00076933">
      <w:pPr>
        <w:pStyle w:val="Textodecomentrio"/>
      </w:pPr>
      <w:r>
        <w:rPr>
          <w:rStyle w:val="Refdecomentrio"/>
        </w:rPr>
        <w:annotationRef/>
      </w:r>
      <w:r>
        <w:t>Ele deve ter pego o local da editora e não o local da conferência. É necessario conferir sempre.</w:t>
      </w:r>
    </w:p>
  </w:comment>
  <w:comment w:id="85" w:author="Cristiano Cesario" w:date="2015-05-15T20:24:00Z" w:initials="CC">
    <w:p w14:paraId="265BA786" w14:textId="64B6D2EC" w:rsidR="00D75A98" w:rsidRDefault="00D75A98">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6A8A13" w15:done="0"/>
  <w15:commentEx w15:paraId="62B97087" w15:paraIdParent="506A8A13" w15:done="0"/>
  <w15:commentEx w15:paraId="4918562F" w15:done="0"/>
  <w15:commentEx w15:paraId="66F7077F" w15:paraIdParent="4918562F" w15:done="0"/>
  <w15:commentEx w15:paraId="398CF2E2" w15:done="0"/>
  <w15:commentEx w15:paraId="265BA786" w15:paraIdParent="398CF2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0AA61" w14:textId="77777777" w:rsidR="00FE155F" w:rsidRDefault="00FE155F" w:rsidP="006F603D">
      <w:r>
        <w:separator/>
      </w:r>
    </w:p>
  </w:endnote>
  <w:endnote w:type="continuationSeparator" w:id="0">
    <w:p w14:paraId="45344A37" w14:textId="77777777" w:rsidR="00FE155F" w:rsidRDefault="00FE155F" w:rsidP="006F6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6E2FE" w14:textId="77777777" w:rsidR="00FE155F" w:rsidRDefault="00FE155F" w:rsidP="006F603D">
      <w:r>
        <w:separator/>
      </w:r>
    </w:p>
  </w:footnote>
  <w:footnote w:type="continuationSeparator" w:id="0">
    <w:p w14:paraId="21BA2701" w14:textId="77777777" w:rsidR="00FE155F" w:rsidRDefault="00FE155F" w:rsidP="006F603D">
      <w:r>
        <w:continuationSeparator/>
      </w:r>
    </w:p>
  </w:footnote>
  <w:footnote w:id="1">
    <w:p w14:paraId="7E46FB7C" w14:textId="77777777" w:rsidR="00076933" w:rsidRDefault="00076933" w:rsidP="006F603D">
      <w:pPr>
        <w:pStyle w:val="Textodenotaderodap"/>
      </w:pPr>
      <w:r>
        <w:rPr>
          <w:rStyle w:val="Refdenotaderodap"/>
        </w:rPr>
        <w:footnoteRef/>
      </w:r>
      <w:r>
        <w:t xml:space="preserve"> Dye is commonly used in cells to observe the cell division process. As an analogy, DyeVC allows developers to observe how a Version Control repository evolved over time.</w:t>
      </w:r>
    </w:p>
  </w:footnote>
  <w:footnote w:id="2">
    <w:p w14:paraId="042ABF28" w14:textId="77777777" w:rsidR="00076933" w:rsidRDefault="00076933" w:rsidP="006F603D">
      <w:pPr>
        <w:pStyle w:val="Textodenotaderodap"/>
      </w:pPr>
      <w:r>
        <w:rPr>
          <w:rStyle w:val="Refdenotaderodap"/>
        </w:rPr>
        <w:footnoteRef/>
      </w:r>
      <w:r>
        <w:t xml:space="preserve"> http://www.eclipse.org/jgit/</w:t>
      </w:r>
    </w:p>
  </w:footnote>
  <w:footnote w:id="3">
    <w:p w14:paraId="76F425CA" w14:textId="77777777" w:rsidR="00076933" w:rsidRDefault="00076933" w:rsidP="006F603D">
      <w:pPr>
        <w:pStyle w:val="Textodenotaderodap"/>
      </w:pPr>
      <w:r>
        <w:rPr>
          <w:rStyle w:val="Refdenotaderodap"/>
        </w:rPr>
        <w:footnoteRef/>
      </w:r>
      <w:r>
        <w:t xml:space="preserve"> http://jung.sourceforge.net/</w:t>
      </w:r>
    </w:p>
  </w:footnote>
  <w:footnote w:id="4">
    <w:p w14:paraId="0F5AA26F" w14:textId="77777777" w:rsidR="00076933" w:rsidRDefault="00076933" w:rsidP="006F603D">
      <w:pPr>
        <w:pStyle w:val="Textodenotaderodap"/>
      </w:pPr>
      <w:r>
        <w:rPr>
          <w:rStyle w:val="Refdenotaderodap"/>
        </w:rPr>
        <w:footnoteRef/>
      </w:r>
      <w:r>
        <w:t xml:space="preserve"> </w:t>
      </w:r>
      <w:r w:rsidRPr="00920BBB">
        <w:t>https://github.com/jquery/jquery</w:t>
      </w:r>
    </w:p>
  </w:footnote>
  <w:footnote w:id="5">
    <w:p w14:paraId="23162D1B" w14:textId="77777777" w:rsidR="00076933" w:rsidRDefault="00076933" w:rsidP="006F603D">
      <w:pPr>
        <w:pStyle w:val="Textodenotaderodap"/>
      </w:pPr>
      <w:r>
        <w:rPr>
          <w:rStyle w:val="Refdenotaderodap"/>
        </w:rPr>
        <w:footnoteRef/>
      </w:r>
      <w:r>
        <w:t xml:space="preserve"> http://svnnotifier.tigris.org/ (2012)</w:t>
      </w:r>
    </w:p>
  </w:footnote>
  <w:footnote w:id="6">
    <w:p w14:paraId="24CD21CD" w14:textId="77777777" w:rsidR="00076933" w:rsidRDefault="00076933" w:rsidP="006F603D">
      <w:pPr>
        <w:pStyle w:val="Textodenotaderodap"/>
      </w:pPr>
      <w:r>
        <w:rPr>
          <w:rStyle w:val="Refdenotaderodap"/>
        </w:rPr>
        <w:footnoteRef/>
      </w:r>
      <w:r>
        <w:t xml:space="preserve"> https://github.com/pocorall/scm-notifier (2012)</w:t>
      </w:r>
    </w:p>
  </w:footnote>
  <w:footnote w:id="7">
    <w:p w14:paraId="6C9689C4" w14:textId="77777777" w:rsidR="00076933" w:rsidRDefault="00076933" w:rsidP="006F603D">
      <w:pPr>
        <w:pStyle w:val="Textodenotaderodap"/>
      </w:pPr>
      <w:r>
        <w:rPr>
          <w:rStyle w:val="Refdenotaderodap"/>
        </w:rPr>
        <w:footnoteRef/>
      </w:r>
      <w:r>
        <w:t xml:space="preserve"> http://tools.tortoisesvn.net/CommitMonitor.html (2013)</w:t>
      </w:r>
    </w:p>
  </w:footnote>
  <w:footnote w:id="8">
    <w:p w14:paraId="66300B4D" w14:textId="77777777" w:rsidR="00076933" w:rsidRDefault="00076933" w:rsidP="006F603D">
      <w:pPr>
        <w:pStyle w:val="Textodenotaderodap"/>
      </w:pPr>
      <w:r>
        <w:rPr>
          <w:rStyle w:val="Refdenotaderodap"/>
        </w:rPr>
        <w:footnoteRef/>
      </w:r>
      <w:r>
        <w:t xml:space="preserve"> http://code.google.com/p/svnradar/ (2011)</w:t>
      </w:r>
    </w:p>
  </w:footnote>
  <w:footnote w:id="9">
    <w:p w14:paraId="5C2E86C7" w14:textId="77777777" w:rsidR="00076933" w:rsidRDefault="00076933" w:rsidP="006F603D">
      <w:pPr>
        <w:pStyle w:val="Textodenotaderodap"/>
      </w:pPr>
      <w:r>
        <w:rPr>
          <w:rStyle w:val="Refdenotaderodap"/>
        </w:rPr>
        <w:footnoteRef/>
      </w:r>
      <w:r>
        <w:t xml:space="preserve"> http://www.fsmpi.uni-bayreuth.de/~dun3/hg-commit-monitor (2009)</w:t>
      </w:r>
    </w:p>
  </w:footnote>
  <w:footnote w:id="10">
    <w:p w14:paraId="408E76DB" w14:textId="05C3348F" w:rsidR="00E163A5" w:rsidRPr="00E163A5" w:rsidRDefault="00E163A5">
      <w:pPr>
        <w:pStyle w:val="Textodenotaderodap"/>
        <w:rPr>
          <w:lang w:val="pt-BR"/>
        </w:rPr>
      </w:pPr>
      <w:r>
        <w:rPr>
          <w:rStyle w:val="Refdenotaderodap"/>
        </w:rPr>
        <w:footnoteRef/>
      </w:r>
      <w:r w:rsidRPr="00E163A5">
        <w:rPr>
          <w:lang w:val="pt-BR"/>
        </w:rPr>
        <w:t xml:space="preserve"> Visugit: https://github.com/hozumi/visugit</w:t>
      </w:r>
    </w:p>
  </w:footnote>
  <w:footnote w:id="11">
    <w:p w14:paraId="0A32F67C" w14:textId="03A508DB" w:rsidR="00E163A5" w:rsidRPr="00E163A5" w:rsidRDefault="00E163A5">
      <w:pPr>
        <w:pStyle w:val="Textodenotaderodap"/>
      </w:pPr>
      <w:r>
        <w:rPr>
          <w:rStyle w:val="Refdenotaderodap"/>
        </w:rPr>
        <w:footnoteRef/>
      </w:r>
      <w:r w:rsidRPr="00E163A5">
        <w:t xml:space="preserve"> </w:t>
      </w:r>
      <w:r>
        <w:t>GitHub’s Network Graph: https://github.com/blog/39-say-hello-to-the-network-graph-visualizer</w:t>
      </w:r>
    </w:p>
  </w:footnote>
  <w:footnote w:id="12">
    <w:p w14:paraId="7FF55928" w14:textId="77777777" w:rsidR="00076933" w:rsidRPr="00E163A5" w:rsidRDefault="00076933" w:rsidP="006F603D">
      <w:pPr>
        <w:pStyle w:val="Textodenotaderodap"/>
      </w:pPr>
      <w:r>
        <w:rPr>
          <w:rStyle w:val="Refdenotaderodap"/>
        </w:rPr>
        <w:footnoteRef/>
      </w:r>
      <w:r w:rsidRPr="00E163A5">
        <w:t xml:space="preserve"> http://git-scm.com/docs/gitk</w:t>
      </w:r>
    </w:p>
  </w:footnote>
  <w:footnote w:id="13">
    <w:p w14:paraId="026A3DB5" w14:textId="77777777" w:rsidR="00076933" w:rsidRDefault="00076933" w:rsidP="006F603D">
      <w:pPr>
        <w:pStyle w:val="Textodenotaderodap"/>
      </w:pPr>
      <w:r>
        <w:rPr>
          <w:rStyle w:val="Refdenotaderodap"/>
        </w:rPr>
        <w:footnoteRef/>
      </w:r>
      <w:r>
        <w:t xml:space="preserve"> https://code.google.com/p/tortoisegit/</w:t>
      </w:r>
    </w:p>
  </w:footnote>
  <w:footnote w:id="14">
    <w:p w14:paraId="40CE0B11" w14:textId="77777777" w:rsidR="00076933" w:rsidRDefault="00076933" w:rsidP="006F603D">
      <w:pPr>
        <w:pStyle w:val="Textodenotaderodap"/>
      </w:pPr>
      <w:r>
        <w:rPr>
          <w:rStyle w:val="Refdenotaderodap"/>
        </w:rPr>
        <w:footnoteRef/>
      </w:r>
      <w:r>
        <w:t xml:space="preserve"> http://eclipse.org/egit/</w:t>
      </w:r>
    </w:p>
  </w:footnote>
  <w:footnote w:id="15">
    <w:p w14:paraId="3B8B5B80" w14:textId="77777777" w:rsidR="00076933" w:rsidRDefault="00076933" w:rsidP="006F603D">
      <w:pPr>
        <w:pStyle w:val="Textodenotaderodap"/>
      </w:pPr>
      <w:r>
        <w:rPr>
          <w:rStyle w:val="Refdenotaderodap"/>
        </w:rPr>
        <w:footnoteRef/>
      </w:r>
      <w:r>
        <w:t xml:space="preserve"> http://www.sourcetreeapp.com/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B34F4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F04A696"/>
    <w:lvl w:ilvl="0">
      <w:start w:val="1"/>
      <w:numFmt w:val="decimal"/>
      <w:lvlText w:val="%1."/>
      <w:lvlJc w:val="left"/>
      <w:pPr>
        <w:tabs>
          <w:tab w:val="num" w:pos="1492"/>
        </w:tabs>
        <w:ind w:left="1492" w:hanging="360"/>
      </w:pPr>
    </w:lvl>
  </w:abstractNum>
  <w:abstractNum w:abstractNumId="2">
    <w:nsid w:val="FFFFFF7D"/>
    <w:multiLevelType w:val="singleLevel"/>
    <w:tmpl w:val="478A024C"/>
    <w:lvl w:ilvl="0">
      <w:start w:val="1"/>
      <w:numFmt w:val="decimal"/>
      <w:lvlText w:val="%1."/>
      <w:lvlJc w:val="left"/>
      <w:pPr>
        <w:tabs>
          <w:tab w:val="num" w:pos="1209"/>
        </w:tabs>
        <w:ind w:left="1209" w:hanging="360"/>
      </w:pPr>
    </w:lvl>
  </w:abstractNum>
  <w:abstractNum w:abstractNumId="3">
    <w:nsid w:val="FFFFFF7E"/>
    <w:multiLevelType w:val="singleLevel"/>
    <w:tmpl w:val="83EC889C"/>
    <w:lvl w:ilvl="0">
      <w:start w:val="1"/>
      <w:numFmt w:val="decimal"/>
      <w:lvlText w:val="%1."/>
      <w:lvlJc w:val="left"/>
      <w:pPr>
        <w:tabs>
          <w:tab w:val="num" w:pos="926"/>
        </w:tabs>
        <w:ind w:left="926" w:hanging="360"/>
      </w:pPr>
    </w:lvl>
  </w:abstractNum>
  <w:abstractNum w:abstractNumId="4">
    <w:nsid w:val="FFFFFF7F"/>
    <w:multiLevelType w:val="singleLevel"/>
    <w:tmpl w:val="56BCF0E8"/>
    <w:lvl w:ilvl="0">
      <w:start w:val="1"/>
      <w:numFmt w:val="decimal"/>
      <w:lvlText w:val="%1."/>
      <w:lvlJc w:val="left"/>
      <w:pPr>
        <w:tabs>
          <w:tab w:val="num" w:pos="643"/>
        </w:tabs>
        <w:ind w:left="643" w:hanging="360"/>
      </w:pPr>
    </w:lvl>
  </w:abstractNum>
  <w:abstractNum w:abstractNumId="5">
    <w:nsid w:val="FFFFFF80"/>
    <w:multiLevelType w:val="singleLevel"/>
    <w:tmpl w:val="978C5C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CA491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05C7BF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7A0467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B2ABBCC"/>
    <w:lvl w:ilvl="0">
      <w:start w:val="1"/>
      <w:numFmt w:val="decimal"/>
      <w:lvlText w:val="%1."/>
      <w:lvlJc w:val="left"/>
      <w:pPr>
        <w:tabs>
          <w:tab w:val="num" w:pos="360"/>
        </w:tabs>
        <w:ind w:left="360" w:hanging="360"/>
      </w:pPr>
    </w:lvl>
  </w:abstractNum>
  <w:abstractNum w:abstractNumId="10">
    <w:nsid w:val="FFFFFF89"/>
    <w:multiLevelType w:val="singleLevel"/>
    <w:tmpl w:val="B9683CA0"/>
    <w:lvl w:ilvl="0">
      <w:start w:val="1"/>
      <w:numFmt w:val="bullet"/>
      <w:lvlText w:val=""/>
      <w:lvlJc w:val="left"/>
      <w:pPr>
        <w:tabs>
          <w:tab w:val="num" w:pos="360"/>
        </w:tabs>
        <w:ind w:left="360" w:hanging="360"/>
      </w:pPr>
      <w:rPr>
        <w:rFonts w:ascii="Symbol" w:hAnsi="Symbol" w:hint="default"/>
      </w:rPr>
    </w:lvl>
  </w:abstractNum>
  <w:abstractNum w:abstractNumId="11">
    <w:nsid w:val="0E155CF6"/>
    <w:multiLevelType w:val="hybridMultilevel"/>
    <w:tmpl w:val="3CEA67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26B7A0A"/>
    <w:multiLevelType w:val="hybridMultilevel"/>
    <w:tmpl w:val="6444F2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36C7835"/>
    <w:multiLevelType w:val="hybridMultilevel"/>
    <w:tmpl w:val="C4E417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nsid w:val="7CD255F0"/>
    <w:multiLevelType w:val="hybridMultilevel"/>
    <w:tmpl w:val="1BBC66D6"/>
    <w:lvl w:ilvl="0" w:tplc="BB425798">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15"/>
  </w:num>
  <w:num w:numId="2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hideSpellingErrors/>
  <w:proofState w:grammar="clean"/>
  <w:trackRevisions/>
  <w:defaultTabStop w:val="720"/>
  <w:hyphenationZone w:val="425"/>
  <w:doNotHyphenateCaps/>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77A4"/>
    <w:rsid w:val="00007EDF"/>
    <w:rsid w:val="000143A4"/>
    <w:rsid w:val="00020E26"/>
    <w:rsid w:val="00036FAA"/>
    <w:rsid w:val="0004781E"/>
    <w:rsid w:val="00047C17"/>
    <w:rsid w:val="000560C6"/>
    <w:rsid w:val="00064CB3"/>
    <w:rsid w:val="00076933"/>
    <w:rsid w:val="000C1E68"/>
    <w:rsid w:val="000D1572"/>
    <w:rsid w:val="000E44CC"/>
    <w:rsid w:val="000F1594"/>
    <w:rsid w:val="00102E4A"/>
    <w:rsid w:val="00104627"/>
    <w:rsid w:val="00114048"/>
    <w:rsid w:val="0012207B"/>
    <w:rsid w:val="00123D3D"/>
    <w:rsid w:val="00131C1F"/>
    <w:rsid w:val="0014119A"/>
    <w:rsid w:val="001703F9"/>
    <w:rsid w:val="00173EB5"/>
    <w:rsid w:val="00185A6F"/>
    <w:rsid w:val="001A2EFD"/>
    <w:rsid w:val="001A5A74"/>
    <w:rsid w:val="001B1F04"/>
    <w:rsid w:val="001B62AD"/>
    <w:rsid w:val="001B67DC"/>
    <w:rsid w:val="001C43EE"/>
    <w:rsid w:val="001D4B8A"/>
    <w:rsid w:val="001F4BDB"/>
    <w:rsid w:val="002254A9"/>
    <w:rsid w:val="00227C57"/>
    <w:rsid w:val="00230835"/>
    <w:rsid w:val="002368CE"/>
    <w:rsid w:val="0024006A"/>
    <w:rsid w:val="00256ABC"/>
    <w:rsid w:val="00262B18"/>
    <w:rsid w:val="00276809"/>
    <w:rsid w:val="00277593"/>
    <w:rsid w:val="00282636"/>
    <w:rsid w:val="002979ED"/>
    <w:rsid w:val="002B051F"/>
    <w:rsid w:val="002C596B"/>
    <w:rsid w:val="002C7F70"/>
    <w:rsid w:val="002D4940"/>
    <w:rsid w:val="002F21F5"/>
    <w:rsid w:val="00304A45"/>
    <w:rsid w:val="003053F4"/>
    <w:rsid w:val="00320613"/>
    <w:rsid w:val="003226A8"/>
    <w:rsid w:val="00324C39"/>
    <w:rsid w:val="00337212"/>
    <w:rsid w:val="00346471"/>
    <w:rsid w:val="003659B9"/>
    <w:rsid w:val="00366430"/>
    <w:rsid w:val="003675B9"/>
    <w:rsid w:val="00373E41"/>
    <w:rsid w:val="00380189"/>
    <w:rsid w:val="003A19E2"/>
    <w:rsid w:val="003B6316"/>
    <w:rsid w:val="003C0576"/>
    <w:rsid w:val="003F1470"/>
    <w:rsid w:val="003F624D"/>
    <w:rsid w:val="00414D21"/>
    <w:rsid w:val="00432D28"/>
    <w:rsid w:val="00436A98"/>
    <w:rsid w:val="00437780"/>
    <w:rsid w:val="0044438D"/>
    <w:rsid w:val="004448CE"/>
    <w:rsid w:val="004507F1"/>
    <w:rsid w:val="004979FB"/>
    <w:rsid w:val="004B19E8"/>
    <w:rsid w:val="004C53CA"/>
    <w:rsid w:val="004C7781"/>
    <w:rsid w:val="004D35F5"/>
    <w:rsid w:val="004D72B5"/>
    <w:rsid w:val="00504FCD"/>
    <w:rsid w:val="00510625"/>
    <w:rsid w:val="00511922"/>
    <w:rsid w:val="005134E4"/>
    <w:rsid w:val="00515FD1"/>
    <w:rsid w:val="005240C6"/>
    <w:rsid w:val="00551AB2"/>
    <w:rsid w:val="00551B7F"/>
    <w:rsid w:val="00561D2A"/>
    <w:rsid w:val="005650A9"/>
    <w:rsid w:val="00575BCA"/>
    <w:rsid w:val="005828ED"/>
    <w:rsid w:val="00585C14"/>
    <w:rsid w:val="00591505"/>
    <w:rsid w:val="005A6B48"/>
    <w:rsid w:val="005A7973"/>
    <w:rsid w:val="005B0344"/>
    <w:rsid w:val="005B1EAB"/>
    <w:rsid w:val="005B520E"/>
    <w:rsid w:val="005D4D7F"/>
    <w:rsid w:val="005D74EE"/>
    <w:rsid w:val="005D7F71"/>
    <w:rsid w:val="005E2800"/>
    <w:rsid w:val="005E427E"/>
    <w:rsid w:val="005F49FD"/>
    <w:rsid w:val="006164D5"/>
    <w:rsid w:val="00633AC5"/>
    <w:rsid w:val="00633F84"/>
    <w:rsid w:val="00651A08"/>
    <w:rsid w:val="00670434"/>
    <w:rsid w:val="006768F8"/>
    <w:rsid w:val="0068723C"/>
    <w:rsid w:val="00697973"/>
    <w:rsid w:val="006B6B66"/>
    <w:rsid w:val="006E2AA4"/>
    <w:rsid w:val="006F19F9"/>
    <w:rsid w:val="006F2EF9"/>
    <w:rsid w:val="006F603D"/>
    <w:rsid w:val="007043F3"/>
    <w:rsid w:val="007123A3"/>
    <w:rsid w:val="007340B7"/>
    <w:rsid w:val="00734F6C"/>
    <w:rsid w:val="00740EEA"/>
    <w:rsid w:val="00742691"/>
    <w:rsid w:val="007464E1"/>
    <w:rsid w:val="00794804"/>
    <w:rsid w:val="007B33F1"/>
    <w:rsid w:val="007C0308"/>
    <w:rsid w:val="007C2FF2"/>
    <w:rsid w:val="007E5E9E"/>
    <w:rsid w:val="007F1F99"/>
    <w:rsid w:val="007F768F"/>
    <w:rsid w:val="0080791D"/>
    <w:rsid w:val="0082355B"/>
    <w:rsid w:val="00823D5C"/>
    <w:rsid w:val="0083205C"/>
    <w:rsid w:val="008375AB"/>
    <w:rsid w:val="00873603"/>
    <w:rsid w:val="008A2C7D"/>
    <w:rsid w:val="008C4B23"/>
    <w:rsid w:val="008E2C96"/>
    <w:rsid w:val="00904862"/>
    <w:rsid w:val="00904FF5"/>
    <w:rsid w:val="00920BBB"/>
    <w:rsid w:val="009303D9"/>
    <w:rsid w:val="00933C64"/>
    <w:rsid w:val="00935C2A"/>
    <w:rsid w:val="00947F19"/>
    <w:rsid w:val="00954C65"/>
    <w:rsid w:val="00956657"/>
    <w:rsid w:val="00967BAA"/>
    <w:rsid w:val="00972203"/>
    <w:rsid w:val="009A0341"/>
    <w:rsid w:val="009A18F9"/>
    <w:rsid w:val="009A4852"/>
    <w:rsid w:val="009B0266"/>
    <w:rsid w:val="009B2C2F"/>
    <w:rsid w:val="009C43C3"/>
    <w:rsid w:val="009E0112"/>
    <w:rsid w:val="009F737C"/>
    <w:rsid w:val="00A0127F"/>
    <w:rsid w:val="00A059B3"/>
    <w:rsid w:val="00A0624E"/>
    <w:rsid w:val="00A337D8"/>
    <w:rsid w:val="00A6171E"/>
    <w:rsid w:val="00A70AEA"/>
    <w:rsid w:val="00A7398E"/>
    <w:rsid w:val="00AA64D0"/>
    <w:rsid w:val="00AA70C9"/>
    <w:rsid w:val="00AA72F4"/>
    <w:rsid w:val="00AB5008"/>
    <w:rsid w:val="00AC0F7B"/>
    <w:rsid w:val="00AC33DE"/>
    <w:rsid w:val="00AC77FC"/>
    <w:rsid w:val="00AE3409"/>
    <w:rsid w:val="00AF17D4"/>
    <w:rsid w:val="00B11A60"/>
    <w:rsid w:val="00B2005D"/>
    <w:rsid w:val="00B22613"/>
    <w:rsid w:val="00B3000B"/>
    <w:rsid w:val="00B32B68"/>
    <w:rsid w:val="00B71D69"/>
    <w:rsid w:val="00B81500"/>
    <w:rsid w:val="00B8199F"/>
    <w:rsid w:val="00BA1025"/>
    <w:rsid w:val="00BA7662"/>
    <w:rsid w:val="00BB7B1D"/>
    <w:rsid w:val="00BC3420"/>
    <w:rsid w:val="00BC6F5E"/>
    <w:rsid w:val="00BE48BF"/>
    <w:rsid w:val="00BE7D3C"/>
    <w:rsid w:val="00BF3966"/>
    <w:rsid w:val="00BF4BA9"/>
    <w:rsid w:val="00BF5FF6"/>
    <w:rsid w:val="00C003B6"/>
    <w:rsid w:val="00C0207F"/>
    <w:rsid w:val="00C12390"/>
    <w:rsid w:val="00C16117"/>
    <w:rsid w:val="00C434C8"/>
    <w:rsid w:val="00C46CFE"/>
    <w:rsid w:val="00C47FA5"/>
    <w:rsid w:val="00C52017"/>
    <w:rsid w:val="00C919A4"/>
    <w:rsid w:val="00CC393F"/>
    <w:rsid w:val="00CD751C"/>
    <w:rsid w:val="00D03453"/>
    <w:rsid w:val="00D3245D"/>
    <w:rsid w:val="00D345E1"/>
    <w:rsid w:val="00D47AC4"/>
    <w:rsid w:val="00D551D8"/>
    <w:rsid w:val="00D632BE"/>
    <w:rsid w:val="00D74A21"/>
    <w:rsid w:val="00D7536F"/>
    <w:rsid w:val="00D75A98"/>
    <w:rsid w:val="00D87179"/>
    <w:rsid w:val="00D96EE5"/>
    <w:rsid w:val="00DA2CCC"/>
    <w:rsid w:val="00DF53B0"/>
    <w:rsid w:val="00DF5E6F"/>
    <w:rsid w:val="00E05175"/>
    <w:rsid w:val="00E0569D"/>
    <w:rsid w:val="00E12EBC"/>
    <w:rsid w:val="00E1349C"/>
    <w:rsid w:val="00E163A5"/>
    <w:rsid w:val="00E33286"/>
    <w:rsid w:val="00E409E3"/>
    <w:rsid w:val="00E44429"/>
    <w:rsid w:val="00E459BA"/>
    <w:rsid w:val="00E4743D"/>
    <w:rsid w:val="00E47692"/>
    <w:rsid w:val="00E51DA3"/>
    <w:rsid w:val="00E61E12"/>
    <w:rsid w:val="00E66966"/>
    <w:rsid w:val="00E7034A"/>
    <w:rsid w:val="00E7596C"/>
    <w:rsid w:val="00E81255"/>
    <w:rsid w:val="00E878F2"/>
    <w:rsid w:val="00EA70EA"/>
    <w:rsid w:val="00EC62CD"/>
    <w:rsid w:val="00ED0149"/>
    <w:rsid w:val="00EE141D"/>
    <w:rsid w:val="00EE49D5"/>
    <w:rsid w:val="00F03103"/>
    <w:rsid w:val="00F1520A"/>
    <w:rsid w:val="00F249CC"/>
    <w:rsid w:val="00F264B4"/>
    <w:rsid w:val="00F271DE"/>
    <w:rsid w:val="00F33840"/>
    <w:rsid w:val="00F627DA"/>
    <w:rsid w:val="00F7288F"/>
    <w:rsid w:val="00F9441B"/>
    <w:rsid w:val="00F97B2C"/>
    <w:rsid w:val="00FA4C32"/>
    <w:rsid w:val="00FB2B92"/>
    <w:rsid w:val="00FB74A7"/>
    <w:rsid w:val="00FC0AC9"/>
    <w:rsid w:val="00FD64CD"/>
    <w:rsid w:val="00FE155F"/>
    <w:rsid w:val="00FE208C"/>
    <w:rsid w:val="00FE2AD1"/>
    <w:rsid w:val="00FE6E73"/>
    <w:rsid w:val="00FE7114"/>
    <w:rsid w:val="00FF2AA5"/>
    <w:rsid w:val="00FF3F71"/>
    <w:rsid w:val="00FF639F"/>
    <w:rsid w:val="00FF6D2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DDCFB9"/>
  <w15:docId w15:val="{3D8D3D50-8144-4E38-AF1C-582FCB9EB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Ttulo1">
    <w:name w:val="heading 1"/>
    <w:basedOn w:val="Normal"/>
    <w:next w:val="Normal"/>
    <w:uiPriority w:val="99"/>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uiPriority w:val="9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uiPriority w:val="99"/>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uiPriority w:val="99"/>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uiPriority w:val="99"/>
    <w:pPr>
      <w:jc w:val="center"/>
    </w:pPr>
    <w:rPr>
      <w:lang w:val="en-US" w:eastAsia="en-US"/>
    </w:rPr>
  </w:style>
  <w:style w:type="paragraph" w:customStyle="1" w:styleId="Author">
    <w:name w:val="Author"/>
    <w:uiPriority w:val="99"/>
    <w:pPr>
      <w:spacing w:before="360" w:after="40"/>
      <w:jc w:val="center"/>
    </w:pPr>
    <w:rPr>
      <w:noProof/>
      <w:sz w:val="22"/>
      <w:szCs w:val="22"/>
      <w:lang w:val="en-US" w:eastAsia="en-US"/>
    </w:rPr>
  </w:style>
  <w:style w:type="paragraph" w:styleId="Corpodetexto">
    <w:name w:val="Body Text"/>
    <w:basedOn w:val="Normal"/>
    <w:link w:val="CorpodetextoChar"/>
    <w:rsid w:val="00E7596C"/>
    <w:pPr>
      <w:tabs>
        <w:tab w:val="left" w:pos="288"/>
      </w:tabs>
      <w:spacing w:after="120" w:line="228" w:lineRule="auto"/>
      <w:ind w:firstLine="288"/>
      <w:jc w:val="both"/>
    </w:pPr>
    <w:rPr>
      <w:spacing w:val="-1"/>
      <w:lang w:val="x-none" w:eastAsia="x-none"/>
    </w:rPr>
  </w:style>
  <w:style w:type="character" w:customStyle="1" w:styleId="CorpodetextoChar">
    <w:name w:val="Corpo de texto Char"/>
    <w:link w:val="Corpodetexto"/>
    <w:rsid w:val="00E7596C"/>
    <w:rPr>
      <w:spacing w:val="-1"/>
      <w:lang w:val="x-none" w:eastAsia="x-none"/>
    </w:rPr>
  </w:style>
  <w:style w:type="paragraph" w:customStyle="1" w:styleId="bulletlist">
    <w:name w:val="bullet list"/>
    <w:basedOn w:val="Corpodetexto"/>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uiPriority w:val="99"/>
    <w:pPr>
      <w:spacing w:after="120"/>
      <w:jc w:val="center"/>
    </w:pPr>
    <w:rPr>
      <w:rFonts w:eastAsia="MS Mincho"/>
      <w:noProof/>
      <w:sz w:val="48"/>
      <w:szCs w:val="48"/>
      <w:lang w:val="en-US" w:eastAsia="en-US"/>
    </w:rPr>
  </w:style>
  <w:style w:type="paragraph" w:customStyle="1" w:styleId="references">
    <w:name w:val="references"/>
    <w:uiPriority w:val="99"/>
    <w:rsid w:val="00D75A98"/>
    <w:pPr>
      <w:spacing w:after="50" w:line="180" w:lineRule="exact"/>
      <w:ind w:left="360" w:hanging="360"/>
      <w:jc w:val="both"/>
    </w:pPr>
    <w:rPr>
      <w:rFonts w:eastAsia="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noProof/>
      <w:sz w:val="16"/>
      <w:szCs w:val="16"/>
      <w:lang w:val="en-US" w:eastAsia="en-US"/>
    </w:rPr>
  </w:style>
  <w:style w:type="paragraph" w:customStyle="1" w:styleId="tablefootnote">
    <w:name w:val="table footnote"/>
    <w:uiPriority w:val="99"/>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Textodecomentrio">
    <w:name w:val="annotation text"/>
    <w:basedOn w:val="Normal"/>
    <w:link w:val="TextodecomentrioChar"/>
    <w:uiPriority w:val="99"/>
    <w:unhideWhenUsed/>
    <w:rsid w:val="006F603D"/>
    <w:pPr>
      <w:ind w:firstLine="709"/>
      <w:jc w:val="both"/>
    </w:pPr>
    <w:rPr>
      <w:rFonts w:eastAsia="Calibri"/>
      <w:lang w:val="pt-BR"/>
    </w:rPr>
  </w:style>
  <w:style w:type="character" w:customStyle="1" w:styleId="TextodecomentrioChar">
    <w:name w:val="Texto de comentário Char"/>
    <w:link w:val="Textodecomentrio"/>
    <w:uiPriority w:val="99"/>
    <w:rsid w:val="006F603D"/>
    <w:rPr>
      <w:rFonts w:eastAsia="Calibri"/>
      <w:lang w:eastAsia="en-US"/>
    </w:rPr>
  </w:style>
  <w:style w:type="character" w:styleId="Refdecomentrio">
    <w:name w:val="annotation reference"/>
    <w:uiPriority w:val="99"/>
    <w:unhideWhenUsed/>
    <w:rsid w:val="006F603D"/>
    <w:rPr>
      <w:sz w:val="16"/>
      <w:szCs w:val="16"/>
    </w:rPr>
  </w:style>
  <w:style w:type="paragraph" w:styleId="Textodebalo">
    <w:name w:val="Balloon Text"/>
    <w:basedOn w:val="Normal"/>
    <w:link w:val="TextodebaloChar"/>
    <w:rsid w:val="006F603D"/>
    <w:rPr>
      <w:rFonts w:ascii="Segoe UI" w:hAnsi="Segoe UI" w:cs="Segoe UI"/>
      <w:sz w:val="18"/>
      <w:szCs w:val="18"/>
    </w:rPr>
  </w:style>
  <w:style w:type="character" w:customStyle="1" w:styleId="TextodebaloChar">
    <w:name w:val="Texto de balão Char"/>
    <w:link w:val="Textodebalo"/>
    <w:rsid w:val="006F603D"/>
    <w:rPr>
      <w:rFonts w:ascii="Segoe UI" w:hAnsi="Segoe UI" w:cs="Segoe UI"/>
      <w:sz w:val="18"/>
      <w:szCs w:val="18"/>
      <w:lang w:val="en-US" w:eastAsia="en-US"/>
    </w:rPr>
  </w:style>
  <w:style w:type="paragraph" w:styleId="Textodenotaderodap">
    <w:name w:val="footnote text"/>
    <w:basedOn w:val="Normal"/>
    <w:link w:val="TextodenotaderodapChar"/>
    <w:unhideWhenUsed/>
    <w:rsid w:val="006F603D"/>
    <w:pPr>
      <w:ind w:firstLine="202"/>
      <w:jc w:val="both"/>
    </w:pPr>
    <w:rPr>
      <w:rFonts w:eastAsia="Times New Roman"/>
      <w:sz w:val="16"/>
      <w:szCs w:val="16"/>
    </w:rPr>
  </w:style>
  <w:style w:type="character" w:customStyle="1" w:styleId="TextodenotaderodapChar">
    <w:name w:val="Texto de nota de rodapé Char"/>
    <w:link w:val="Textodenotaderodap"/>
    <w:rsid w:val="006F603D"/>
    <w:rPr>
      <w:rFonts w:eastAsia="Times New Roman"/>
      <w:sz w:val="16"/>
      <w:szCs w:val="16"/>
      <w:lang w:val="en-US" w:eastAsia="en-US"/>
    </w:rPr>
  </w:style>
  <w:style w:type="character" w:styleId="Refdenotaderodap">
    <w:name w:val="footnote reference"/>
    <w:unhideWhenUsed/>
    <w:rsid w:val="006F603D"/>
    <w:rPr>
      <w:vertAlign w:val="superscript"/>
    </w:rPr>
  </w:style>
  <w:style w:type="character" w:customStyle="1" w:styleId="LegendaChar">
    <w:name w:val="Legenda Char"/>
    <w:link w:val="Legenda"/>
    <w:semiHidden/>
    <w:locked/>
    <w:rsid w:val="006F603D"/>
    <w:rPr>
      <w:sz w:val="16"/>
      <w:szCs w:val="16"/>
      <w:lang w:val="en-US" w:eastAsia="en-US"/>
    </w:rPr>
  </w:style>
  <w:style w:type="paragraph" w:styleId="Legenda">
    <w:name w:val="caption"/>
    <w:basedOn w:val="Textodenotaderodap"/>
    <w:next w:val="Normal"/>
    <w:link w:val="LegendaChar"/>
    <w:qFormat/>
    <w:rsid w:val="006F603D"/>
    <w:pPr>
      <w:tabs>
        <w:tab w:val="left" w:pos="533"/>
      </w:tabs>
      <w:spacing w:before="80" w:after="160"/>
      <w:ind w:firstLine="0"/>
      <w:jc w:val="left"/>
    </w:pPr>
    <w:rPr>
      <w:rFonts w:eastAsia="SimSun"/>
    </w:rPr>
  </w:style>
  <w:style w:type="table" w:styleId="Tabelacomgrade">
    <w:name w:val="Table Grid"/>
    <w:basedOn w:val="Tabelanormal"/>
    <w:uiPriority w:val="59"/>
    <w:rsid w:val="006F603D"/>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deGrade21">
    <w:name w:val="Tabela de Grade 21"/>
    <w:basedOn w:val="Normal"/>
    <w:next w:val="Normal"/>
    <w:uiPriority w:val="37"/>
    <w:unhideWhenUsed/>
    <w:rsid w:val="006F603D"/>
    <w:rPr>
      <w:rFonts w:eastAsia="Times New Roman"/>
    </w:rPr>
  </w:style>
  <w:style w:type="paragraph" w:customStyle="1" w:styleId="Text">
    <w:name w:val="Text"/>
    <w:basedOn w:val="Normal"/>
    <w:qFormat/>
    <w:rsid w:val="006F603D"/>
    <w:pPr>
      <w:widowControl w:val="0"/>
      <w:spacing w:line="252" w:lineRule="auto"/>
      <w:ind w:firstLine="202"/>
      <w:jc w:val="both"/>
    </w:pPr>
    <w:rPr>
      <w:rFonts w:eastAsia="Times New Roman"/>
    </w:rPr>
  </w:style>
  <w:style w:type="character" w:customStyle="1" w:styleId="TableCaptionChar">
    <w:name w:val="Table Caption Char"/>
    <w:link w:val="TableCaption"/>
    <w:locked/>
    <w:rsid w:val="006F603D"/>
    <w:rPr>
      <w:rFonts w:eastAsia="Times New Roman"/>
      <w:smallCaps/>
      <w:sz w:val="16"/>
      <w:szCs w:val="16"/>
      <w:lang w:val="en-US" w:eastAsia="en-US"/>
    </w:rPr>
  </w:style>
  <w:style w:type="paragraph" w:customStyle="1" w:styleId="TableCaption">
    <w:name w:val="Table Caption"/>
    <w:basedOn w:val="Legenda"/>
    <w:link w:val="TableCaptionChar"/>
    <w:qFormat/>
    <w:rsid w:val="006F603D"/>
    <w:pPr>
      <w:jc w:val="center"/>
    </w:pPr>
    <w:rPr>
      <w:rFonts w:eastAsia="Times New Roman"/>
      <w:smallCaps/>
    </w:rPr>
  </w:style>
  <w:style w:type="table" w:customStyle="1" w:styleId="IEEETable">
    <w:name w:val="IEEE Table"/>
    <w:basedOn w:val="Tabelanormal"/>
    <w:uiPriority w:val="99"/>
    <w:rsid w:val="006F603D"/>
    <w:rPr>
      <w:rFonts w:eastAsia="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Assuntodocomentrio">
    <w:name w:val="annotation subject"/>
    <w:basedOn w:val="Textodecomentrio"/>
    <w:next w:val="Textodecomentrio"/>
    <w:link w:val="AssuntodocomentrioChar"/>
    <w:rsid w:val="00346471"/>
    <w:pPr>
      <w:ind w:firstLine="0"/>
      <w:jc w:val="center"/>
    </w:pPr>
    <w:rPr>
      <w:rFonts w:eastAsia="SimSun"/>
      <w:b/>
      <w:bCs/>
      <w:lang w:val="en-US"/>
    </w:rPr>
  </w:style>
  <w:style w:type="character" w:customStyle="1" w:styleId="AssuntodocomentrioChar">
    <w:name w:val="Assunto do comentário Char"/>
    <w:link w:val="Assuntodocomentrio"/>
    <w:rsid w:val="00346471"/>
    <w:rPr>
      <w:rFonts w:eastAsia="Calibri"/>
      <w:b/>
      <w:bCs/>
      <w:lang w:val="en-US" w:eastAsia="en-US"/>
    </w:rPr>
  </w:style>
  <w:style w:type="paragraph" w:customStyle="1" w:styleId="ListaMdia2-nfase21">
    <w:name w:val="Lista Média 2 - Ênfase 21"/>
    <w:hidden/>
    <w:uiPriority w:val="71"/>
    <w:unhideWhenUsed/>
    <w:rsid w:val="00E1349C"/>
    <w:rPr>
      <w:lang w:val="en-US" w:eastAsia="en-US"/>
    </w:rPr>
  </w:style>
  <w:style w:type="paragraph" w:customStyle="1" w:styleId="TabeladeGrade22">
    <w:name w:val="Tabela de Grade 22"/>
    <w:basedOn w:val="Normal"/>
    <w:next w:val="Normal"/>
    <w:uiPriority w:val="37"/>
    <w:unhideWhenUsed/>
    <w:rsid w:val="00DF53B0"/>
    <w:pPr>
      <w:tabs>
        <w:tab w:val="left" w:pos="504"/>
      </w:tabs>
      <w:ind w:left="504" w:hanging="504"/>
    </w:pPr>
  </w:style>
  <w:style w:type="paragraph" w:customStyle="1" w:styleId="SombreamentoEscuro-nfase11">
    <w:name w:val="Sombreamento Escuro - Ênfase 11"/>
    <w:hidden/>
    <w:uiPriority w:val="99"/>
    <w:semiHidden/>
    <w:rsid w:val="00633AC5"/>
    <w:rPr>
      <w:lang w:val="en-US" w:eastAsia="en-US"/>
    </w:rPr>
  </w:style>
  <w:style w:type="paragraph" w:styleId="Reviso">
    <w:name w:val="Revision"/>
    <w:hidden/>
    <w:uiPriority w:val="99"/>
    <w:semiHidden/>
    <w:rsid w:val="00BE48BF"/>
    <w:rPr>
      <w:lang w:val="en-US" w:eastAsia="en-US"/>
    </w:rPr>
  </w:style>
  <w:style w:type="paragraph" w:styleId="Bibliografia">
    <w:name w:val="Bibliography"/>
    <w:basedOn w:val="Normal"/>
    <w:next w:val="Normal"/>
    <w:uiPriority w:val="37"/>
    <w:unhideWhenUsed/>
    <w:rsid w:val="00D75A98"/>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77892">
      <w:bodyDiv w:val="1"/>
      <w:marLeft w:val="0"/>
      <w:marRight w:val="0"/>
      <w:marTop w:val="0"/>
      <w:marBottom w:val="0"/>
      <w:divBdr>
        <w:top w:val="none" w:sz="0" w:space="0" w:color="auto"/>
        <w:left w:val="none" w:sz="0" w:space="0" w:color="auto"/>
        <w:bottom w:val="none" w:sz="0" w:space="0" w:color="auto"/>
        <w:right w:val="none" w:sz="0" w:space="0" w:color="auto"/>
      </w:divBdr>
    </w:div>
    <w:div w:id="157305652">
      <w:bodyDiv w:val="1"/>
      <w:marLeft w:val="0"/>
      <w:marRight w:val="0"/>
      <w:marTop w:val="0"/>
      <w:marBottom w:val="0"/>
      <w:divBdr>
        <w:top w:val="none" w:sz="0" w:space="0" w:color="auto"/>
        <w:left w:val="none" w:sz="0" w:space="0" w:color="auto"/>
        <w:bottom w:val="none" w:sz="0" w:space="0" w:color="auto"/>
        <w:right w:val="none" w:sz="0" w:space="0" w:color="auto"/>
      </w:divBdr>
    </w:div>
    <w:div w:id="250163909">
      <w:bodyDiv w:val="1"/>
      <w:marLeft w:val="0"/>
      <w:marRight w:val="0"/>
      <w:marTop w:val="0"/>
      <w:marBottom w:val="0"/>
      <w:divBdr>
        <w:top w:val="none" w:sz="0" w:space="0" w:color="auto"/>
        <w:left w:val="none" w:sz="0" w:space="0" w:color="auto"/>
        <w:bottom w:val="none" w:sz="0" w:space="0" w:color="auto"/>
        <w:right w:val="none" w:sz="0" w:space="0" w:color="auto"/>
      </w:divBdr>
    </w:div>
    <w:div w:id="1624192275">
      <w:bodyDiv w:val="1"/>
      <w:marLeft w:val="0"/>
      <w:marRight w:val="0"/>
      <w:marTop w:val="0"/>
      <w:marBottom w:val="0"/>
      <w:divBdr>
        <w:top w:val="none" w:sz="0" w:space="0" w:color="auto"/>
        <w:left w:val="none" w:sz="0" w:space="0" w:color="auto"/>
        <w:bottom w:val="none" w:sz="0" w:space="0" w:color="auto"/>
        <w:right w:val="none" w:sz="0" w:space="0" w:color="auto"/>
      </w:divBdr>
    </w:div>
    <w:div w:id="1684018685">
      <w:bodyDiv w:val="1"/>
      <w:marLeft w:val="0"/>
      <w:marRight w:val="0"/>
      <w:marTop w:val="0"/>
      <w:marBottom w:val="0"/>
      <w:divBdr>
        <w:top w:val="none" w:sz="0" w:space="0" w:color="auto"/>
        <w:left w:val="none" w:sz="0" w:space="0" w:color="auto"/>
        <w:bottom w:val="none" w:sz="0" w:space="0" w:color="auto"/>
        <w:right w:val="none" w:sz="0" w:space="0" w:color="auto"/>
      </w:divBdr>
    </w:div>
    <w:div w:id="1720857171">
      <w:bodyDiv w:val="1"/>
      <w:marLeft w:val="0"/>
      <w:marRight w:val="0"/>
      <w:marTop w:val="0"/>
      <w:marBottom w:val="0"/>
      <w:divBdr>
        <w:top w:val="none" w:sz="0" w:space="0" w:color="auto"/>
        <w:left w:val="none" w:sz="0" w:space="0" w:color="auto"/>
        <w:bottom w:val="none" w:sz="0" w:space="0" w:color="auto"/>
        <w:right w:val="none" w:sz="0" w:space="0" w:color="auto"/>
      </w:divBdr>
    </w:div>
    <w:div w:id="1767846080">
      <w:bodyDiv w:val="1"/>
      <w:marLeft w:val="0"/>
      <w:marRight w:val="0"/>
      <w:marTop w:val="0"/>
      <w:marBottom w:val="0"/>
      <w:divBdr>
        <w:top w:val="none" w:sz="0" w:space="0" w:color="auto"/>
        <w:left w:val="none" w:sz="0" w:space="0" w:color="auto"/>
        <w:bottom w:val="none" w:sz="0" w:space="0" w:color="auto"/>
        <w:right w:val="none" w:sz="0" w:space="0" w:color="auto"/>
      </w:divBdr>
    </w:div>
    <w:div w:id="1773893114">
      <w:bodyDiv w:val="1"/>
      <w:marLeft w:val="0"/>
      <w:marRight w:val="0"/>
      <w:marTop w:val="0"/>
      <w:marBottom w:val="0"/>
      <w:divBdr>
        <w:top w:val="none" w:sz="0" w:space="0" w:color="auto"/>
        <w:left w:val="none" w:sz="0" w:space="0" w:color="auto"/>
        <w:bottom w:val="none" w:sz="0" w:space="0" w:color="auto"/>
        <w:right w:val="none" w:sz="0" w:space="0" w:color="auto"/>
      </w:divBdr>
    </w:div>
    <w:div w:id="183155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95173-FC38-468A-82BA-501946AB2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11</Pages>
  <Words>18261</Words>
  <Characters>98610</Characters>
  <Application>Microsoft Office Word</Application>
  <DocSecurity>0</DocSecurity>
  <Lines>821</Lines>
  <Paragraphs>233</Paragraphs>
  <ScaleCrop>false</ScaleCrop>
  <HeadingPairs>
    <vt:vector size="6" baseType="variant">
      <vt:variant>
        <vt:lpstr>Título</vt:lpstr>
      </vt:variant>
      <vt:variant>
        <vt:i4>1</vt:i4>
      </vt:variant>
      <vt:variant>
        <vt:lpstr>Title</vt:lpstr>
      </vt:variant>
      <vt:variant>
        <vt:i4>1</vt:i4>
      </vt:variant>
      <vt:variant>
        <vt:lpstr>Headings</vt:lpstr>
      </vt:variant>
      <vt:variant>
        <vt:i4>16</vt:i4>
      </vt:variant>
    </vt:vector>
  </HeadingPairs>
  <TitlesOfParts>
    <vt:vector size="18" baseType="lpstr">
      <vt:lpstr>Paper Title (use style: paper title)</vt:lpstr>
      <vt:lpstr>Paper Title (use style: paper title)</vt:lpstr>
      <vt:lpstr>Introduction</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JQuery project with DyeVC</vt:lpstr>
      <vt:lpstr>    Observational study</vt:lpstr>
      <vt:lpstr>    Performance evaluation</vt:lpstr>
      <vt:lpstr>    Threats to validity</vt:lpstr>
      <vt:lpstr>Related Work</vt:lpstr>
    </vt:vector>
  </TitlesOfParts>
  <Company>IEEE</Company>
  <LinksUpToDate>false</LinksUpToDate>
  <CharactersWithSpaces>116638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Cristiano Cesario</cp:lastModifiedBy>
  <cp:revision>9</cp:revision>
  <cp:lastPrinted>2015-05-13T17:43:00Z</cp:lastPrinted>
  <dcterms:created xsi:type="dcterms:W3CDTF">2015-05-15T11:55:00Z</dcterms:created>
  <dcterms:modified xsi:type="dcterms:W3CDTF">2015-05-16T00:31:00Z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id="CdBv9Wyg"/&gt;&lt;style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