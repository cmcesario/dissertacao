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77052D" w14:textId="77777777" w:rsidR="00967F72" w:rsidRPr="009373EF" w:rsidRDefault="00967F72" w:rsidP="00967F72">
      <w:pPr>
        <w:pStyle w:val="Paper-Title"/>
        <w:ind w:firstLine="0"/>
        <w:jc w:val="left"/>
        <w:rPr>
          <w:rFonts w:ascii="Myriad Pro" w:hAnsi="Myriad Pro"/>
          <w:sz w:val="32"/>
        </w:rPr>
      </w:pPr>
      <w:r w:rsidRPr="009373EF">
        <w:rPr>
          <w:rFonts w:ascii="Myriad Pro" w:hAnsi="Myriad Pro"/>
          <w:sz w:val="32"/>
        </w:rPr>
        <w:t xml:space="preserve">Topology </w:t>
      </w:r>
      <w:r w:rsidRPr="009373EF">
        <w:rPr>
          <w:rStyle w:val="TtulodoLivro"/>
          <w:rFonts w:ascii="Myriad Pro" w:hAnsi="Myriad Pro"/>
          <w:b/>
          <w:i w:val="0"/>
          <w:sz w:val="32"/>
        </w:rPr>
        <w:t>Awareness</w:t>
      </w:r>
      <w:r w:rsidRPr="009373EF">
        <w:rPr>
          <w:rFonts w:ascii="Myriad Pro" w:hAnsi="Myriad Pro"/>
          <w:sz w:val="32"/>
        </w:rPr>
        <w:t xml:space="preserve"> for Distributed Version Control Systems</w:t>
      </w:r>
    </w:p>
    <w:p w14:paraId="5B0E82A9" w14:textId="77777777" w:rsidR="00967F72" w:rsidRPr="009373EF" w:rsidRDefault="00E02D98" w:rsidP="00391301">
      <w:pPr>
        <w:ind w:firstLine="0"/>
      </w:pPr>
      <w:r w:rsidRPr="009373EF">
        <w:t>Cristiano M. Cesario</w:t>
      </w:r>
    </w:p>
    <w:p w14:paraId="56B77C36" w14:textId="77777777" w:rsidR="00967F72" w:rsidRPr="009373EF" w:rsidRDefault="00E02D98" w:rsidP="00391301">
      <w:pPr>
        <w:ind w:firstLine="0"/>
      </w:pPr>
      <w:r w:rsidRPr="009373EF">
        <w:t xml:space="preserve">Instituto de </w:t>
      </w:r>
      <w:proofErr w:type="spellStart"/>
      <w:r w:rsidRPr="009373EF">
        <w:t>Computação</w:t>
      </w:r>
      <w:proofErr w:type="spellEnd"/>
      <w:r w:rsidRPr="009373EF">
        <w:t xml:space="preserve">, </w:t>
      </w:r>
      <w:proofErr w:type="spellStart"/>
      <w:r w:rsidRPr="009373EF">
        <w:t>Universidade</w:t>
      </w:r>
      <w:proofErr w:type="spellEnd"/>
      <w:r w:rsidRPr="009373EF">
        <w:t xml:space="preserve"> Federal </w:t>
      </w:r>
      <w:proofErr w:type="spellStart"/>
      <w:r w:rsidRPr="009373EF">
        <w:t>Fluminense</w:t>
      </w:r>
      <w:proofErr w:type="spellEnd"/>
      <w:r w:rsidRPr="009373EF">
        <w:t xml:space="preserve"> (UFF), Niteroi, RJ, Brazil</w:t>
      </w:r>
    </w:p>
    <w:p w14:paraId="58251642" w14:textId="56128997" w:rsidR="00967F72" w:rsidRPr="009373EF" w:rsidRDefault="00E02D98" w:rsidP="00391301">
      <w:pPr>
        <w:ind w:firstLine="0"/>
      </w:pPr>
      <w:r w:rsidRPr="009373EF">
        <w:t xml:space="preserve">Email: </w:t>
      </w:r>
      <w:ins w:id="0" w:author="Cristiano Cesario" w:date="2016-12-13T18:34:00Z">
        <w:r w:rsidR="00304D19">
          <w:fldChar w:fldCharType="begin"/>
        </w:r>
        <w:r w:rsidR="00304D19">
          <w:instrText xml:space="preserve"> HYPERLINK "mailto:</w:instrText>
        </w:r>
      </w:ins>
      <w:r w:rsidR="00304D19" w:rsidRPr="00304D19">
        <w:rPr>
          <w:rPrChange w:id="1" w:author="Cristiano Cesario" w:date="2016-12-13T18:34:00Z">
            <w:rPr>
              <w:rStyle w:val="Hyperlink"/>
            </w:rPr>
          </w:rPrChange>
        </w:rPr>
        <w:instrText>c</w:instrText>
      </w:r>
      <w:ins w:id="2" w:author="Cristiano Cesario" w:date="2016-12-13T18:34:00Z">
        <w:r w:rsidR="00304D19" w:rsidRPr="00304D19">
          <w:rPr>
            <w:rPrChange w:id="3" w:author="Cristiano Cesario" w:date="2016-12-13T18:34:00Z">
              <w:rPr>
                <w:rStyle w:val="Hyperlink"/>
              </w:rPr>
            </w:rPrChange>
          </w:rPr>
          <w:instrText>cesario@ic.uff.br</w:instrText>
        </w:r>
        <w:r w:rsidR="00304D19">
          <w:instrText xml:space="preserve">" </w:instrText>
        </w:r>
        <w:r w:rsidR="00304D19">
          <w:fldChar w:fldCharType="separate"/>
        </w:r>
      </w:ins>
      <w:commentRangeStart w:id="4"/>
      <w:r w:rsidR="00304D19" w:rsidRPr="00304D19">
        <w:rPr>
          <w:rStyle w:val="Hyperlink"/>
        </w:rPr>
        <w:t>ccesario@ic.uff.br</w:t>
      </w:r>
      <w:r w:rsidR="00304D19" w:rsidRPr="00304D19" w:rsidDel="00304D19">
        <w:rPr>
          <w:rStyle w:val="Hyperlink"/>
        </w:rPr>
        <w:t>esario.cristiano@gmail.com</w:t>
      </w:r>
      <w:commentRangeEnd w:id="4"/>
      <w:ins w:id="5" w:author="Cristiano Cesario" w:date="2016-12-13T18:34:00Z">
        <w:r w:rsidR="00304D19">
          <w:fldChar w:fldCharType="end"/>
        </w:r>
      </w:ins>
      <w:r w:rsidR="004A3E38" w:rsidRPr="009373EF">
        <w:rPr>
          <w:rStyle w:val="Refdecomentrio"/>
        </w:rPr>
        <w:commentReference w:id="4"/>
      </w:r>
    </w:p>
    <w:p w14:paraId="21D3B85F" w14:textId="77777777" w:rsidR="00967F72" w:rsidRPr="009373EF" w:rsidRDefault="00E02D98" w:rsidP="00391301">
      <w:pPr>
        <w:ind w:firstLine="0"/>
      </w:pPr>
      <w:r w:rsidRPr="009373EF">
        <w:rPr>
          <w:rPrChange w:id="6" w:author="Leonardo Murta" w:date="2016-12-13T10:32:00Z">
            <w:rPr>
              <w:color w:val="0563C1" w:themeColor="hyperlink"/>
              <w:u w:val="single"/>
            </w:rPr>
          </w:rPrChange>
        </w:rPr>
        <w:t xml:space="preserve">Leonardo </w:t>
      </w:r>
      <w:proofErr w:type="spellStart"/>
      <w:r w:rsidRPr="009373EF">
        <w:rPr>
          <w:rPrChange w:id="7" w:author="Leonardo Murta" w:date="2016-12-13T10:32:00Z">
            <w:rPr>
              <w:color w:val="0563C1" w:themeColor="hyperlink"/>
              <w:u w:val="single"/>
            </w:rPr>
          </w:rPrChange>
        </w:rPr>
        <w:t>GrestaPaulino</w:t>
      </w:r>
      <w:proofErr w:type="spellEnd"/>
      <w:r w:rsidRPr="009373EF">
        <w:rPr>
          <w:rPrChange w:id="8" w:author="Leonardo Murta" w:date="2016-12-13T10:32:00Z">
            <w:rPr>
              <w:color w:val="0563C1" w:themeColor="hyperlink"/>
              <w:u w:val="single"/>
            </w:rPr>
          </w:rPrChange>
        </w:rPr>
        <w:t xml:space="preserve"> Murta</w:t>
      </w:r>
    </w:p>
    <w:p w14:paraId="5254D88C" w14:textId="77777777" w:rsidR="00967F72" w:rsidRPr="009373EF" w:rsidRDefault="00E02D98" w:rsidP="00391301">
      <w:pPr>
        <w:ind w:firstLine="0"/>
      </w:pPr>
      <w:r w:rsidRPr="009373EF">
        <w:rPr>
          <w:rPrChange w:id="9" w:author="Leonardo Murta" w:date="2016-12-13T10:32:00Z">
            <w:rPr>
              <w:color w:val="0563C1" w:themeColor="hyperlink"/>
              <w:u w:val="single"/>
            </w:rPr>
          </w:rPrChange>
        </w:rPr>
        <w:t xml:space="preserve">Instituto de </w:t>
      </w:r>
      <w:proofErr w:type="spellStart"/>
      <w:r w:rsidRPr="009373EF">
        <w:rPr>
          <w:rPrChange w:id="10" w:author="Leonardo Murta" w:date="2016-12-13T10:32:00Z">
            <w:rPr>
              <w:color w:val="0563C1" w:themeColor="hyperlink"/>
              <w:u w:val="single"/>
            </w:rPr>
          </w:rPrChange>
        </w:rPr>
        <w:t>Computação</w:t>
      </w:r>
      <w:proofErr w:type="spellEnd"/>
      <w:r w:rsidRPr="009373EF">
        <w:rPr>
          <w:rPrChange w:id="11" w:author="Leonardo Murta" w:date="2016-12-13T10:32:00Z">
            <w:rPr>
              <w:color w:val="0563C1" w:themeColor="hyperlink"/>
              <w:u w:val="single"/>
            </w:rPr>
          </w:rPrChange>
        </w:rPr>
        <w:t xml:space="preserve">, </w:t>
      </w:r>
      <w:proofErr w:type="spellStart"/>
      <w:r w:rsidRPr="009373EF">
        <w:rPr>
          <w:rPrChange w:id="12" w:author="Leonardo Murta" w:date="2016-12-13T10:32:00Z">
            <w:rPr>
              <w:color w:val="0563C1" w:themeColor="hyperlink"/>
              <w:u w:val="single"/>
            </w:rPr>
          </w:rPrChange>
        </w:rPr>
        <w:t>Universidade</w:t>
      </w:r>
      <w:proofErr w:type="spellEnd"/>
      <w:r w:rsidRPr="009373EF">
        <w:rPr>
          <w:rPrChange w:id="13" w:author="Leonardo Murta" w:date="2016-12-13T10:32:00Z">
            <w:rPr>
              <w:color w:val="0563C1" w:themeColor="hyperlink"/>
              <w:u w:val="single"/>
            </w:rPr>
          </w:rPrChange>
        </w:rPr>
        <w:t xml:space="preserve"> Federal </w:t>
      </w:r>
      <w:proofErr w:type="spellStart"/>
      <w:r w:rsidRPr="009373EF">
        <w:rPr>
          <w:rPrChange w:id="14" w:author="Leonardo Murta" w:date="2016-12-13T10:32:00Z">
            <w:rPr>
              <w:color w:val="0563C1" w:themeColor="hyperlink"/>
              <w:u w:val="single"/>
            </w:rPr>
          </w:rPrChange>
        </w:rPr>
        <w:t>Fluminense</w:t>
      </w:r>
      <w:proofErr w:type="spellEnd"/>
      <w:r w:rsidRPr="009373EF">
        <w:rPr>
          <w:rPrChange w:id="15" w:author="Leonardo Murta" w:date="2016-12-13T10:32:00Z">
            <w:rPr>
              <w:color w:val="0563C1" w:themeColor="hyperlink"/>
              <w:u w:val="single"/>
            </w:rPr>
          </w:rPrChange>
        </w:rPr>
        <w:t xml:space="preserve"> (UFF), Niteroi, RJ, Brazil</w:t>
      </w:r>
    </w:p>
    <w:p w14:paraId="1C044A01" w14:textId="77777777" w:rsidR="00967F72" w:rsidRPr="009373EF" w:rsidRDefault="00967F72" w:rsidP="00391301">
      <w:pPr>
        <w:ind w:firstLine="0"/>
        <w:rPr>
          <w:ins w:id="16" w:author="Cristiano Cesario" w:date="2016-12-12T21:09:00Z"/>
          <w:rStyle w:val="Hyperlink"/>
        </w:rPr>
      </w:pPr>
      <w:r w:rsidRPr="009373EF">
        <w:t xml:space="preserve">email: </w:t>
      </w:r>
      <w:r w:rsidR="004A3E38" w:rsidRPr="004A7129">
        <w:fldChar w:fldCharType="begin"/>
      </w:r>
      <w:r w:rsidR="004A3E38" w:rsidRPr="009373EF">
        <w:instrText xml:space="preserve"> HYPERLINK "mailto:leomurta@ic.uff.br" </w:instrText>
      </w:r>
      <w:r w:rsidR="004A3E38" w:rsidRPr="004A7129">
        <w:rPr>
          <w:rPrChange w:id="17" w:author="Leonardo Murta" w:date="2016-12-13T10:32:00Z">
            <w:rPr>
              <w:rStyle w:val="Hyperlink"/>
            </w:rPr>
          </w:rPrChange>
        </w:rPr>
        <w:fldChar w:fldCharType="separate"/>
      </w:r>
      <w:r w:rsidRPr="004A7129">
        <w:rPr>
          <w:rStyle w:val="Hyperlink"/>
        </w:rPr>
        <w:t>leomurta@ic.uff.br</w:t>
      </w:r>
      <w:r w:rsidR="004A3E38" w:rsidRPr="004A7129">
        <w:rPr>
          <w:rStyle w:val="Hyperlink"/>
        </w:rPr>
        <w:fldChar w:fldCharType="end"/>
      </w:r>
    </w:p>
    <w:p w14:paraId="6B97C55A" w14:textId="77777777" w:rsidR="00DF244E" w:rsidRPr="004A7129" w:rsidRDefault="00DF244E" w:rsidP="00391301">
      <w:pPr>
        <w:ind w:firstLine="0"/>
        <w:rPr>
          <w:ins w:id="18" w:author="Cristiano Cesario" w:date="2016-12-12T21:09:00Z"/>
          <w:rStyle w:val="Hyperlink"/>
        </w:rPr>
      </w:pPr>
      <w:ins w:id="19" w:author="Cristiano Cesario" w:date="2016-12-12T21:09:00Z">
        <w:r w:rsidRPr="004A7129">
          <w:rPr>
            <w:rStyle w:val="Hyperlink"/>
          </w:rPr>
          <w:t xml:space="preserve">Rubén </w:t>
        </w:r>
        <w:proofErr w:type="spellStart"/>
        <w:r w:rsidRPr="004A7129">
          <w:rPr>
            <w:rStyle w:val="Hyperlink"/>
          </w:rPr>
          <w:t>Interian</w:t>
        </w:r>
        <w:proofErr w:type="spellEnd"/>
      </w:ins>
    </w:p>
    <w:p w14:paraId="387B085B" w14:textId="77777777" w:rsidR="00DF244E" w:rsidRPr="009373EF" w:rsidRDefault="00DF244E" w:rsidP="00DF244E">
      <w:pPr>
        <w:ind w:firstLine="0"/>
        <w:rPr>
          <w:ins w:id="20" w:author="Cristiano Cesario" w:date="2016-12-12T21:09:00Z"/>
          <w:rPrChange w:id="21" w:author="Leonardo Murta" w:date="2016-12-13T10:32:00Z">
            <w:rPr>
              <w:ins w:id="22" w:author="Cristiano Cesario" w:date="2016-12-12T21:09:00Z"/>
              <w:lang w:val="pt-BR"/>
            </w:rPr>
          </w:rPrChange>
        </w:rPr>
      </w:pPr>
      <w:ins w:id="23" w:author="Cristiano Cesario" w:date="2016-12-12T21:09:00Z">
        <w:r w:rsidRPr="009373EF">
          <w:rPr>
            <w:rPrChange w:id="24" w:author="Leonardo Murta" w:date="2016-12-13T10:32:00Z">
              <w:rPr>
                <w:lang w:val="pt-BR"/>
              </w:rPr>
            </w:rPrChange>
          </w:rPr>
          <w:t xml:space="preserve">Instituto de </w:t>
        </w:r>
        <w:proofErr w:type="spellStart"/>
        <w:r w:rsidRPr="009373EF">
          <w:rPr>
            <w:rPrChange w:id="25" w:author="Leonardo Murta" w:date="2016-12-13T10:32:00Z">
              <w:rPr>
                <w:lang w:val="pt-BR"/>
              </w:rPr>
            </w:rPrChange>
          </w:rPr>
          <w:t>Computação</w:t>
        </w:r>
        <w:proofErr w:type="spellEnd"/>
        <w:r w:rsidRPr="009373EF">
          <w:rPr>
            <w:rPrChange w:id="26" w:author="Leonardo Murta" w:date="2016-12-13T10:32:00Z">
              <w:rPr>
                <w:lang w:val="pt-BR"/>
              </w:rPr>
            </w:rPrChange>
          </w:rPr>
          <w:t xml:space="preserve">, </w:t>
        </w:r>
        <w:proofErr w:type="spellStart"/>
        <w:r w:rsidRPr="009373EF">
          <w:rPr>
            <w:rPrChange w:id="27" w:author="Leonardo Murta" w:date="2016-12-13T10:32:00Z">
              <w:rPr>
                <w:lang w:val="pt-BR"/>
              </w:rPr>
            </w:rPrChange>
          </w:rPr>
          <w:t>Universidade</w:t>
        </w:r>
        <w:proofErr w:type="spellEnd"/>
        <w:r w:rsidRPr="009373EF">
          <w:rPr>
            <w:rPrChange w:id="28" w:author="Leonardo Murta" w:date="2016-12-13T10:32:00Z">
              <w:rPr>
                <w:lang w:val="pt-BR"/>
              </w:rPr>
            </w:rPrChange>
          </w:rPr>
          <w:t xml:space="preserve"> Federal </w:t>
        </w:r>
        <w:proofErr w:type="spellStart"/>
        <w:r w:rsidRPr="009373EF">
          <w:rPr>
            <w:rPrChange w:id="29" w:author="Leonardo Murta" w:date="2016-12-13T10:32:00Z">
              <w:rPr>
                <w:lang w:val="pt-BR"/>
              </w:rPr>
            </w:rPrChange>
          </w:rPr>
          <w:t>Fluminense</w:t>
        </w:r>
        <w:proofErr w:type="spellEnd"/>
        <w:r w:rsidRPr="009373EF">
          <w:rPr>
            <w:rPrChange w:id="30" w:author="Leonardo Murta" w:date="2016-12-13T10:32:00Z">
              <w:rPr>
                <w:lang w:val="pt-BR"/>
              </w:rPr>
            </w:rPrChange>
          </w:rPr>
          <w:t xml:space="preserve"> (UFF), Niteroi, RJ, Brazil</w:t>
        </w:r>
      </w:ins>
    </w:p>
    <w:p w14:paraId="62FC4BDF" w14:textId="77777777" w:rsidR="00DF244E" w:rsidRPr="009373EF" w:rsidRDefault="00DF244E" w:rsidP="00391301">
      <w:pPr>
        <w:ind w:firstLine="0"/>
        <w:rPr>
          <w:color w:val="0563C1" w:themeColor="hyperlink"/>
          <w:u w:val="single"/>
          <w:rPrChange w:id="31" w:author="Leonardo Murta" w:date="2016-12-13T10:32:00Z">
            <w:rPr/>
          </w:rPrChange>
        </w:rPr>
      </w:pPr>
      <w:ins w:id="32" w:author="Cristiano Cesario" w:date="2016-12-12T21:09:00Z">
        <w:r w:rsidRPr="009373EF">
          <w:t xml:space="preserve">email: </w:t>
        </w:r>
      </w:ins>
      <w:ins w:id="33" w:author="Cristiano Cesario" w:date="2016-12-12T21:10:00Z">
        <w:r w:rsidRPr="009373EF">
          <w:t>rinterian@ic.uff.br</w:t>
        </w:r>
      </w:ins>
      <w:ins w:id="34" w:author="Cristiano Cesario" w:date="2016-12-12T21:09:00Z">
        <w:r w:rsidRPr="009373EF">
          <w:fldChar w:fldCharType="begin"/>
        </w:r>
        <w:r w:rsidRPr="009373EF">
          <w:instrText xml:space="preserve"> HYPERLINK "mailto:leomurta@ic.uff.br" </w:instrText>
        </w:r>
        <w:r w:rsidRPr="009373EF">
          <w:rPr>
            <w:rPrChange w:id="35" w:author="Leonardo Murta" w:date="2016-12-13T10:32:00Z">
              <w:rPr/>
            </w:rPrChange>
          </w:rPr>
          <w:fldChar w:fldCharType="end"/>
        </w:r>
      </w:ins>
    </w:p>
    <w:p w14:paraId="03F7886D" w14:textId="77777777" w:rsidR="00967F72" w:rsidRPr="00876FD4" w:rsidRDefault="00967F72" w:rsidP="006E6751">
      <w:r w:rsidRPr="009373EF">
        <w:rPr>
          <w:b/>
        </w:rPr>
        <w:t xml:space="preserve">Abstract: </w:t>
      </w:r>
      <w:r w:rsidRPr="009373EF">
        <w:t>Software development using distributed version control systems has become more frequent recently. Such systems bring more flexibility, but also greater complexit</w:t>
      </w:r>
      <w:r w:rsidRPr="004A7129">
        <w:t>y to manage and monitor the multiple existing repositories as well as their myriad of branches. In this paper, we propose DyeVC, an approach to assist developers and repository administrators in identifying dependencies among clones of distributed reposito</w:t>
      </w:r>
      <w:r w:rsidRPr="00712F63">
        <w:t>ries. It allows understanding what is going on around one’s clone and depicting the relationship between existing clones. DyeVC was evaluated over open source projects, showing how they could benefit from having such kind of tool in place. We also ran an o</w:t>
      </w:r>
      <w:r w:rsidRPr="00876FD4">
        <w:t>bservational study and a benchmark over DyeVC, and the results were promising: it was considered easy to use and fast for most repository history exploration operations, while providing the expected answers.</w:t>
      </w:r>
    </w:p>
    <w:p w14:paraId="4A396BFA" w14:textId="77777777" w:rsidR="00BC1A45" w:rsidRPr="0029320D" w:rsidRDefault="00BC1A45" w:rsidP="006E6751">
      <w:r w:rsidRPr="002C33DA">
        <w:rPr>
          <w:b/>
        </w:rPr>
        <w:t>Keywords:</w:t>
      </w:r>
      <w:r w:rsidRPr="004C46C6">
        <w:t xml:space="preserve"> Topology Awareness, Distributed Versio</w:t>
      </w:r>
      <w:r w:rsidRPr="0029320D">
        <w:t>n Control</w:t>
      </w:r>
    </w:p>
    <w:p w14:paraId="17F0405F" w14:textId="77777777" w:rsidR="00967F72" w:rsidRPr="00EF1D5B" w:rsidRDefault="00967F72" w:rsidP="006E6751">
      <w:pPr>
        <w:pStyle w:val="Ttulo1"/>
      </w:pPr>
      <w:r w:rsidRPr="00232F17">
        <w:t>I</w:t>
      </w:r>
      <w:r w:rsidR="006E6751" w:rsidRPr="001A25BE">
        <w:t>ntroduction</w:t>
      </w:r>
    </w:p>
    <w:p w14:paraId="76E23B39" w14:textId="24A2ECDF" w:rsidR="00967F72" w:rsidRPr="004A7129" w:rsidRDefault="00967F72" w:rsidP="006E6751">
      <w:r w:rsidRPr="00CB6143">
        <w:t xml:space="preserve">Version Control Systems (VCS) date back to the 70s, when SCCS emerged </w:t>
      </w:r>
      <w:r w:rsidR="00E02D98" w:rsidRPr="004A7129">
        <w:fldChar w:fldCharType="begin"/>
      </w:r>
      <w:r w:rsidR="00370586">
        <w:instrText xml:space="preserve"> ADDIN ZOTERO_ITEM CSL_CITATION {"citationID":"1ngj49ksnh","properties":{"formattedCitation":"[1]","plainCitation":"[1]"},"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implemented.","author":[{"family":"Rochkind","given":"Marc J."}],"issued":{"date-parts":[["1975",12]]}}}],"schema":"https://github.com/citation-style-language/schema/raw/master/csl-citation.json"} </w:instrText>
      </w:r>
      <w:r w:rsidR="00E02D98" w:rsidRPr="004A7129">
        <w:rPr>
          <w:rPrChange w:id="36" w:author="Leonardo Murta" w:date="2016-12-13T10:32:00Z">
            <w:rPr/>
          </w:rPrChange>
        </w:rPr>
        <w:fldChar w:fldCharType="separate"/>
      </w:r>
      <w:r w:rsidR="00370586" w:rsidRPr="00370586">
        <w:t>[1]</w:t>
      </w:r>
      <w:r w:rsidR="00E02D98" w:rsidRPr="004A7129">
        <w:fldChar w:fldCharType="end"/>
      </w:r>
      <w:r w:rsidRPr="009373EF">
        <w:t xml:space="preserve">. Their primary purpose is to keep software development under control </w:t>
      </w:r>
      <w:r w:rsidR="00E02D98" w:rsidRPr="004A7129">
        <w:fldChar w:fldCharType="begin"/>
      </w:r>
      <w:r w:rsidR="00370586">
        <w:instrText xml:space="preserve"> ADDIN ZOTERO_ITEM CSL_CITATION {"citationID":"111rephjh9","properties":{"formattedCitation":"[2]","plainCitation":"[2]"},"citationItems":[{"id":1168,"uris":["http://zotero.org/users/892576/items/QWIBJUD8"],"uri":["http://zotero.org/users/892576/items/QWIBJUD8"],"itemData":{"id":1168,"type":"paper-conference","title":"Software configuration management: a roadmap","container-title":"International Conference on Software Engineering (ICSE)","publisher":"ACM","publisher-place":"Limerick, Ireland","page":"279–289","source":"ACM Digital Library","event":"Internation Conference on Software Engineering (ICSE)","event-place":"Limerick, Ireland","DOI":"10.1145/336512.336576","ISBN":"1-58113-253-0","shortTitle":"Software configuration management","author":[{"family":"Estublier","given":"Jacky"}],"issued":{"date-parts":[["2000",5]]}}}],"schema":"https://github.com/citation-style-language/schema/raw/master/csl-citation.json"} </w:instrText>
      </w:r>
      <w:r w:rsidR="00E02D98" w:rsidRPr="004A7129">
        <w:rPr>
          <w:rPrChange w:id="37" w:author="Leonardo Murta" w:date="2016-12-13T10:32:00Z">
            <w:rPr/>
          </w:rPrChange>
        </w:rPr>
        <w:fldChar w:fldCharType="separate"/>
      </w:r>
      <w:r w:rsidR="00370586" w:rsidRPr="00370586">
        <w:t>[2]</w:t>
      </w:r>
      <w:r w:rsidR="00E02D98" w:rsidRPr="004A7129">
        <w:fldChar w:fldCharType="end"/>
      </w:r>
      <w:r w:rsidRPr="009373EF">
        <w:t xml:space="preserve">. Along these almost 40 years, VCSs have evolved from a centralized repository with local access (e.g., SCCS and RCS </w:t>
      </w:r>
      <w:r w:rsidR="00E02D98" w:rsidRPr="004A7129">
        <w:fldChar w:fldCharType="begin"/>
      </w:r>
      <w:r w:rsidRPr="009373EF">
        <w:instrText xml:space="preserve"> ADDIN ZOTERO_ITEM CSL_CITATION {"citationID":"2hot0aj4eo","properties":{"formattedCitation":"[3]","plainCitation":"[3]"},"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00E02D98" w:rsidRPr="004A7129">
        <w:rPr>
          <w:rPrChange w:id="38" w:author="Leonardo Murta" w:date="2016-12-13T10:32:00Z">
            <w:rPr/>
          </w:rPrChange>
        </w:rPr>
        <w:fldChar w:fldCharType="separate"/>
      </w:r>
      <w:r w:rsidR="00370586" w:rsidRPr="00370586">
        <w:t>[3]</w:t>
      </w:r>
      <w:r w:rsidR="00E02D98" w:rsidRPr="004A7129">
        <w:fldChar w:fldCharType="end"/>
      </w:r>
      <w:r w:rsidRPr="009373EF">
        <w:t xml:space="preserve">) to a client-server architecture (e.g., CVS </w:t>
      </w:r>
      <w:r w:rsidR="00E02D98" w:rsidRPr="004A7129">
        <w:fldChar w:fldCharType="begin"/>
      </w:r>
      <w:r w:rsidRPr="009373EF">
        <w:instrText xml:space="preserve"> ADDIN ZOTERO_ITEM CSL_CITATION {"citationID":"497s0n7ca","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00E02D98" w:rsidRPr="004A7129">
        <w:rPr>
          <w:rPrChange w:id="39" w:author="Leonardo Murta" w:date="2016-12-13T10:32:00Z">
            <w:rPr/>
          </w:rPrChange>
        </w:rPr>
        <w:fldChar w:fldCharType="separate"/>
      </w:r>
      <w:r w:rsidR="00370586" w:rsidRPr="00370586">
        <w:t>[4]</w:t>
      </w:r>
      <w:r w:rsidR="00E02D98" w:rsidRPr="004A7129">
        <w:fldChar w:fldCharType="end"/>
      </w:r>
      <w:r w:rsidRPr="009373EF">
        <w:t xml:space="preserve"> and Subversion </w:t>
      </w:r>
      <w:r w:rsidR="00E02D98" w:rsidRPr="004A7129">
        <w:fldChar w:fldCharType="begin"/>
      </w:r>
      <w:r w:rsidRPr="009373EF">
        <w:instrText xml:space="preserve"> ADDIN ZOTERO_ITEM CSL_CITATION {"citationID":"pct7ssu23","properties":{"formattedCitation":"[5]","plainCitation":"[5]"},"citationItems":[{"id":1172,"uris":["http://zotero.org/users/892576/items/RJ3RJR85"],"uri":["http://zotero.org/users/892576/items/RJ3RJR85"],"itemData":{"id":1172,"type":"book","title":"Version Control with Subversion","publisher":"Compiled from r4849","publisher-place":"Stanford, CA, USA","number-of-pages":"462","event-place":"Stanford, CA, USA","author":[{"family":"Collins-Sussman","given":"Ben"},{"family":"Fitzpatrick","given":"Brian W."},{"family":"Pilato","given":"C. Michael"}],"issued":{"date-parts":[["2011"]]}}}],"schema":"https://github.com/citation-style-language/schema/raw/master/csl-citation.json"} </w:instrText>
      </w:r>
      <w:r w:rsidR="00E02D98" w:rsidRPr="004A7129">
        <w:rPr>
          <w:rPrChange w:id="40" w:author="Leonardo Murta" w:date="2016-12-13T10:32:00Z">
            <w:rPr/>
          </w:rPrChange>
        </w:rPr>
        <w:fldChar w:fldCharType="separate"/>
      </w:r>
      <w:r w:rsidR="00370586" w:rsidRPr="00370586">
        <w:t>[5]</w:t>
      </w:r>
      <w:r w:rsidR="00E02D98" w:rsidRPr="004A7129">
        <w:fldChar w:fldCharType="end"/>
      </w:r>
      <w:r w:rsidRPr="009373EF">
        <w:t xml:space="preserve">). More recently, distributed VCSs (DVCS) arose (e.g., Git </w:t>
      </w:r>
      <w:r w:rsidR="00E02D98" w:rsidRPr="004A7129">
        <w:fldChar w:fldCharType="begin"/>
      </w:r>
      <w:r w:rsidRPr="009373EF">
        <w:instrText xml:space="preserve"> ADDIN ZOTERO_ITEM CSL_CITATION {"citationID":"1gdvtg4s1l","properties":{"formattedCitation":"[6]","plainCitation":"[6]"},"citationItems":[{"id":1197,"uris":["http://zotero.org/users/892576/items/V63444BV"],"uri":["http://zotero.org/users/892576/items/V63444BV"],"itemData":{"id":1197,"type":"book","title":"Pro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00E02D98" w:rsidRPr="004A7129">
        <w:rPr>
          <w:rPrChange w:id="41" w:author="Leonardo Murta" w:date="2016-12-13T10:32:00Z">
            <w:rPr/>
          </w:rPrChange>
        </w:rPr>
        <w:fldChar w:fldCharType="separate"/>
      </w:r>
      <w:r w:rsidR="00370586" w:rsidRPr="00370586">
        <w:t>[6]</w:t>
      </w:r>
      <w:r w:rsidR="00E02D98" w:rsidRPr="004A7129">
        <w:fldChar w:fldCharType="end"/>
      </w:r>
      <w:r w:rsidRPr="009373EF">
        <w:t xml:space="preserve"> and Mercurial </w:t>
      </w:r>
      <w:r w:rsidR="00E02D98" w:rsidRPr="004A7129">
        <w:fldChar w:fldCharType="begin"/>
      </w:r>
      <w:r w:rsidRPr="009373EF">
        <w:instrText xml:space="preserve"> ADDIN ZOTERO_ITEM CSL_CITATION {"citationID":"2g6km397o","properties":{"formattedCitation":"[7]","plainCitation":"[7]"},"citationItems":[{"id":1149,"uris":["http://zotero.org/users/892576/items/MIWZSQG5"],"uri":["http://zotero.org/users/892576/items/MIWZSQG5"],"itemData":{"id":1149,"type":"book","title":"Mercurial: The Definitive Guide","publisher":"O'Reilly Media","publisher-place":"Sebastopol, CA, USA","number-of-pages":"284","edition":"1","source":"Amazon.com","event-place":"Sebastopol, CA, USA","ISBN":"0-596-80067-3","shortTitle":"Mercurial","author":[{"family":"O'Sullivan","given":"Bryan"}],"issued":{"date-parts":[["2009",7,1]]}}}],"schema":"https://github.com/citation-style-language/schema/raw/master/csl-citation.json"} </w:instrText>
      </w:r>
      <w:r w:rsidR="00E02D98" w:rsidRPr="004A7129">
        <w:rPr>
          <w:rPrChange w:id="42" w:author="Leonardo Murta" w:date="2016-12-13T10:32:00Z">
            <w:rPr/>
          </w:rPrChange>
        </w:rPr>
        <w:fldChar w:fldCharType="separate"/>
      </w:r>
      <w:r w:rsidR="00370586" w:rsidRPr="00370586">
        <w:t>[7]</w:t>
      </w:r>
      <w:r w:rsidR="00E02D98" w:rsidRPr="004A7129">
        <w:fldChar w:fldCharType="end"/>
      </w:r>
      <w:r w:rsidRPr="009373EF">
        <w:t xml:space="preserve">) allowing clones of </w:t>
      </w:r>
      <w:r w:rsidRPr="009373EF">
        <w:lastRenderedPageBreak/>
        <w:t xml:space="preserve">the entire repository in different locations. According to a survey conducted by the Eclipse community </w:t>
      </w:r>
      <w:r w:rsidR="00E02D98" w:rsidRPr="009373EF">
        <w:fldChar w:fldCharType="begin"/>
      </w:r>
      <w:r w:rsidRPr="009373EF">
        <w:instrText xml:space="preserve"> ADDIN ZOTERO_ITEM CSL_CITATION {"citationID":"2qaudsv9ut","properties":{"formattedCitation":"[8]","plainCitation":"[8]"},"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00E02D98" w:rsidRPr="009373EF">
        <w:rPr>
          <w:rPrChange w:id="43" w:author="Leonardo Murta" w:date="2016-12-13T10:32:00Z">
            <w:rPr/>
          </w:rPrChange>
        </w:rPr>
        <w:fldChar w:fldCharType="separate"/>
      </w:r>
      <w:r w:rsidR="00370586" w:rsidRPr="00370586">
        <w:t>[8]</w:t>
      </w:r>
      <w:r w:rsidR="00E02D98" w:rsidRPr="009373EF">
        <w:fldChar w:fldCharType="end"/>
      </w:r>
      <w:r w:rsidRPr="009373EF">
        <w:t xml:space="preserve">, Git and </w:t>
      </w:r>
      <w:proofErr w:type="spellStart"/>
      <w:r w:rsidRPr="009373EF">
        <w:t>Github</w:t>
      </w:r>
      <w:proofErr w:type="spellEnd"/>
      <w:r w:rsidRPr="009373EF">
        <w:t xml:space="preserve"> combined usage increased from 6.8% to 42.9% between 2010 and 2014 (a growth greater than 500%). Durin</w:t>
      </w:r>
      <w:r w:rsidRPr="004A7129">
        <w:t>g this same period, Subversion and CVS combined usage decreased from 71% to 34.4%. This clearly shows momentum and a strong tendency in the adoption of DVCSs in the open source community.</w:t>
      </w:r>
    </w:p>
    <w:p w14:paraId="6006FB2E" w14:textId="6EB97EA7" w:rsidR="00967F72" w:rsidRPr="009373EF" w:rsidRDefault="00967F72" w:rsidP="006E6751">
      <w:r w:rsidRPr="00712F63">
        <w:t xml:space="preserve">Besides these changes from local to client-server and then to a distributed architecture, the concurrency control policy adopted by VCSs also changed from lock-based (pessimistic) to branch-based (optimistic). According to </w:t>
      </w:r>
      <w:proofErr w:type="spellStart"/>
      <w:r w:rsidRPr="00712F63">
        <w:t>Walrad</w:t>
      </w:r>
      <w:proofErr w:type="spellEnd"/>
      <w:r w:rsidRPr="00712F63">
        <w:t xml:space="preserve"> and Strom </w:t>
      </w:r>
      <w:r w:rsidR="00E02D98" w:rsidRPr="009373EF">
        <w:fldChar w:fldCharType="begin"/>
      </w:r>
      <w:r w:rsidR="00370586">
        <w:instrText xml:space="preserve"> ADDIN ZOTERO_ITEM CSL_CITATION {"citationID":"2idotcuovi","properties":{"formattedCitation":"[9]","plainCitation":"[9]"},"citationItems":[{"id":1099,"uris":["http://zotero.org/users/892576/items/CXTDDJDT"],"uri":["http://zotero.org/users/892576/items/CXTDDJDT"],"itemData":{"id":1099,"type":"article-journal","title":"The importance of branching models in SCM","container-title":"IEEE 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performance.","ISSN":"0018-9162","author":[{"family":"Walrad","given":"C."},{"family":"Strom","given":"D."}],"issued":{"date-parts":[["2002",9]]}}}],"schema":"https://github.com/citation-style-language/schema/raw/master/csl-citation.json"} </w:instrText>
      </w:r>
      <w:r w:rsidR="00E02D98" w:rsidRPr="009373EF">
        <w:rPr>
          <w:rPrChange w:id="44" w:author="Leonardo Murta" w:date="2016-12-13T10:32:00Z">
            <w:rPr/>
          </w:rPrChange>
        </w:rPr>
        <w:fldChar w:fldCharType="separate"/>
      </w:r>
      <w:r w:rsidR="00370586" w:rsidRPr="00370586">
        <w:t>[9]</w:t>
      </w:r>
      <w:r w:rsidR="00E02D98" w:rsidRPr="009373EF">
        <w:fldChar w:fldCharType="end"/>
      </w:r>
      <w:r w:rsidRPr="009373EF">
        <w:t>, creating branches in VCSs is essential to software development because it enables concurrent development, allowing the maintenance of different versions of a system, the customization to di</w:t>
      </w:r>
      <w:r w:rsidRPr="004A7129">
        <w:t xml:space="preserve">fferent platforms/customers, among other features. DVCSs include better support for working with branches </w:t>
      </w:r>
      <w:r w:rsidR="00E02D98" w:rsidRPr="009373EF">
        <w:fldChar w:fldCharType="begin"/>
      </w:r>
      <w:r w:rsidR="00370586">
        <w:instrText xml:space="preserve"> ADDIN ZOTERO_ITEM CSL_CITATION {"citationID":"1eigv6576o","properties":{"formattedCitation":"[10]","plainCitation":"[10]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team?","ISSN":"0001-0782","journalAbbreviation":"CACM","author":[{"family":"O'Sullivan","given":"Bryan"}],"issued":{"date-parts":[["2009",9]]}}}],"schema":"https://github.com/citation-style-language/schema/raw/master/csl-citation.json"} </w:instrText>
      </w:r>
      <w:r w:rsidR="00E02D98" w:rsidRPr="009373EF">
        <w:rPr>
          <w:rPrChange w:id="45" w:author="Leonardo Murta" w:date="2016-12-13T10:32:00Z">
            <w:rPr/>
          </w:rPrChange>
        </w:rPr>
        <w:fldChar w:fldCharType="separate"/>
      </w:r>
      <w:r w:rsidR="00370586" w:rsidRPr="00370586">
        <w:t>[10]</w:t>
      </w:r>
      <w:r w:rsidR="00E02D98" w:rsidRPr="009373EF">
        <w:fldChar w:fldCharType="end"/>
      </w:r>
      <w:r w:rsidRPr="009373EF">
        <w:t>, turning the branch creation into a recurring pattern, no matter if this creation is explicitly done by executing a “branch” command or implicitly when a repository is cloned.</w:t>
      </w:r>
    </w:p>
    <w:p w14:paraId="06DF0F1F" w14:textId="472F6747" w:rsidR="00967F72" w:rsidRPr="004A7129" w:rsidRDefault="00967F72" w:rsidP="006E6751">
      <w:r w:rsidRPr="004A7129">
        <w:t xml:space="preserve">However, distributed software development, especially from the geographical perspective </w:t>
      </w:r>
      <w:r w:rsidR="00E02D98" w:rsidRPr="009373EF">
        <w:fldChar w:fldCharType="begin"/>
      </w:r>
      <w:r w:rsidR="00370586">
        <w:instrText xml:space="preserve"> ADDIN ZOTERO_ITEM CSL_CITATION {"citationID":"hnp3mrmha","properties":{"formattedCitation":"[11]","plainCitation":"[11]"},"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project","ISSN":"0740-7459","shortTitle":"Distribution Dimensions in Software Development Projects","author":[{"family":"Gumm","given":"D.-C."}],"issued":{"date-parts":[["2006",9]]}}}],"schema":"https://github.com/citation-style-language/schema/raw/master/csl-citation.json"} </w:instrText>
      </w:r>
      <w:r w:rsidR="00E02D98" w:rsidRPr="009373EF">
        <w:rPr>
          <w:rPrChange w:id="46" w:author="Leonardo Murta" w:date="2016-12-13T10:32:00Z">
            <w:rPr/>
          </w:rPrChange>
        </w:rPr>
        <w:fldChar w:fldCharType="separate"/>
      </w:r>
      <w:r w:rsidR="00370586" w:rsidRPr="00370586">
        <w:t>[11]</w:t>
      </w:r>
      <w:r w:rsidR="00E02D98" w:rsidRPr="009373EF">
        <w:fldChar w:fldCharType="end"/>
      </w:r>
      <w:r w:rsidRPr="009373EF">
        <w:t>, brings a set of risk facto</w:t>
      </w:r>
      <w:r w:rsidRPr="004A7129">
        <w:t>rs, and Configuration Management (CM) is affected by them. The increasing growth of development teams and their distribution along distant locations, together with the proliferation of branches, introduce additional complexity for perceiving actions perfor</w:t>
      </w:r>
      <w:r w:rsidRPr="00712F63">
        <w:t xml:space="preserve">med in parallel by different developers. According to Perry et al. </w:t>
      </w:r>
      <w:r w:rsidR="00E02D98" w:rsidRPr="009373EF">
        <w:fldChar w:fldCharType="begin"/>
      </w:r>
      <w:r w:rsidRPr="009373EF">
        <w:instrText xml:space="preserve"> ADDIN ZOTERO_ITEM CSL_CITATION {"citationID":"2ekv0t8s2f","properties":{"formattedCitation":"[12]","plainCitation":"[12]"},"citationItems":[{"id":1071,"uris":["http://zotero.org/users/892576/items/72T7GIFR"],"uri":["http://zotero.org/users/892576/items/72T7GIFR"],"itemData":{"id":1071,"type":"paper-conference","title":"Parallel changes in large scale software development: an observational case study","container-title":"International Conference on Software engineering (ICSE)","publisher":"IEEE Computer Society","publisher-place":"Kyoto, Japan","page":"251–260","event":"International Conference on Software engineering (ICSE)","event-place":"Kyoto, Japan","ISBN":"0-8186-8368-6","shortTitle":"Parallel changes in large scale software development","author":[{"family":"Perry","given":"Dewayne E."},{"family":"Siy","given":"Harvey P."},{"family":"Votta","given":"Lawrence G"}],"issued":{"date-parts":[["1998",4]]}}}],"schema":"https://github.com/citation-style-language/schema/raw/master/csl-citation.json"} </w:instrText>
      </w:r>
      <w:r w:rsidR="00E02D98" w:rsidRPr="009373EF">
        <w:rPr>
          <w:rPrChange w:id="47" w:author="Leonardo Murta" w:date="2016-12-13T10:32:00Z">
            <w:rPr/>
          </w:rPrChange>
        </w:rPr>
        <w:fldChar w:fldCharType="separate"/>
      </w:r>
      <w:r w:rsidR="00370586" w:rsidRPr="00370586">
        <w:t>[12]</w:t>
      </w:r>
      <w:r w:rsidR="00E02D98" w:rsidRPr="009373EF">
        <w:fldChar w:fldCharType="end"/>
      </w:r>
      <w:r w:rsidRPr="009373EF">
        <w:t xml:space="preserve">, concurrent development increases the number of defects in software. Besides, Silva et al. </w:t>
      </w:r>
      <w:r w:rsidR="00E02D98" w:rsidRPr="009373EF">
        <w:fldChar w:fldCharType="begin"/>
      </w:r>
      <w:r w:rsidRPr="009373EF">
        <w:instrText xml:space="preserve"> ADDIN ZOTERO_ITEM CSL_CITATION {"citationID":"9c6s89nqv","properties":{"formattedCitation":"[13]","plainCitation":"[13]"},"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00E02D98" w:rsidRPr="009373EF">
        <w:rPr>
          <w:rPrChange w:id="48" w:author="Leonardo Murta" w:date="2016-12-13T10:32:00Z">
            <w:rPr/>
          </w:rPrChange>
        </w:rPr>
        <w:fldChar w:fldCharType="separate"/>
      </w:r>
      <w:r w:rsidR="00370586" w:rsidRPr="00370586">
        <w:t>[13]</w:t>
      </w:r>
      <w:r w:rsidR="00E02D98" w:rsidRPr="009373EF">
        <w:fldChar w:fldCharType="end"/>
      </w:r>
      <w:r w:rsidRPr="009373EF">
        <w:t xml:space="preserve"> say that branches are frequently used for promoting isolation among developers, postponing the perception of conflicts that result from changes made by co-workers. These conflicts are noticed only after pulling changes in the context of DVCSs. Moreover, Brun et al. </w:t>
      </w:r>
      <w:r w:rsidR="00E02D98" w:rsidRPr="009373EF">
        <w:fldChar w:fldCharType="begin"/>
      </w:r>
      <w:r w:rsidRPr="009373EF">
        <w:instrText xml:space="preserve"> ADDIN ZOTERO_ITEM CSL_CITATION {"citationID":"vh649e4a6","properties":{"formattedCitation":"[14]","plainCitation":"[14]"},"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E02D98" w:rsidRPr="009373EF">
        <w:rPr>
          <w:rPrChange w:id="49" w:author="Leonardo Murta" w:date="2016-12-13T10:32:00Z">
            <w:rPr/>
          </w:rPrChange>
        </w:rPr>
        <w:fldChar w:fldCharType="separate"/>
      </w:r>
      <w:r w:rsidR="00370586" w:rsidRPr="00370586">
        <w:t>[14]</w:t>
      </w:r>
      <w:r w:rsidR="00E02D98" w:rsidRPr="009373EF">
        <w:fldChar w:fldCharType="end"/>
      </w:r>
      <w:r w:rsidRPr="009373EF">
        <w:t xml:space="preserve"> show that, even using modern DVCSs, conflicts during merges are frequent, persistent, and appear not only as overlapping textual edits (i.e., physical conflicts) but also as subsequent build (i.e.</w:t>
      </w:r>
      <w:r w:rsidRPr="004A7129">
        <w:t>, syntactic conflicts) and test failures (i.e., semantic conflicts).</w:t>
      </w:r>
    </w:p>
    <w:p w14:paraId="3653D1F5" w14:textId="519B14DE" w:rsidR="00967F72" w:rsidRPr="004A7129" w:rsidRDefault="00967F72" w:rsidP="006E6751">
      <w:r w:rsidRPr="00712F63">
        <w:t xml:space="preserve">By enabling repository clones, DVCSs expand the branching possibilities discussed by Appleton et al. </w:t>
      </w:r>
      <w:r w:rsidR="00E02D98" w:rsidRPr="009373EF">
        <w:fldChar w:fldCharType="begin"/>
      </w:r>
      <w:r w:rsidRPr="009373EF">
        <w:instrText xml:space="preserve"> ADDIN ZOTERO_ITEM CSL_CITATION {"citationID":"29rlr5iagg","properties":{"formattedCitation":"[15]","plainCitation":"[15]"},"citationItems":[{"id":1062,"uris":["http://zotero.org/users/892576/items/64TVAQ57"],"uri":["http://zotero.org/users/892576/items/64TVAQ57"],"itemData":{"id":1062,"type":"paper-conference","title":"Streamed lines: Branching patterns for parallel software development","container-title":"Pattern Languages of Programs Conference (PLoP)","publisher":"ACM","publisher-place":"Monticello, Illinois, USA","volume":"98","event":"Pattern Languages of Programs Conference (PLoP)","event-place":"Monticello, Illinois, USA","author":[{"family":"Appleton","given":"B."},{"family":"Berczuk","given":"S."},{"family":"Cabrera","given":"R."},{"family":"Orenstein","given":"R."}],"issued":{"date-parts":[["1998",8]]}}}],"schema":"https://github.com/citation-style-language/schema/raw/master/csl-citation.json"} </w:instrText>
      </w:r>
      <w:r w:rsidR="00E02D98" w:rsidRPr="009373EF">
        <w:rPr>
          <w:rPrChange w:id="50" w:author="Leonardo Murta" w:date="2016-12-13T10:32:00Z">
            <w:rPr/>
          </w:rPrChange>
        </w:rPr>
        <w:fldChar w:fldCharType="separate"/>
      </w:r>
      <w:r w:rsidR="00370586" w:rsidRPr="00370586">
        <w:t>[15]</w:t>
      </w:r>
      <w:r w:rsidR="00E02D98" w:rsidRPr="009373EF">
        <w:fldChar w:fldCharType="end"/>
      </w:r>
      <w:r w:rsidRPr="009373EF">
        <w:t>, allowing several repositories to coexist with fragments of the project history. This may lead to complex topologies where changes can be sent to or received from any clone. This scen</w:t>
      </w:r>
      <w:r w:rsidRPr="004A7129">
        <w:t xml:space="preserve">ario generates traffic similar to </w:t>
      </w:r>
      <w:r w:rsidRPr="004A7129">
        <w:lastRenderedPageBreak/>
        <w:t xml:space="preserve">that of peer-to-peer applications. In practice, projects impose some restrictions over this topology freedom. However, it can be still much more complex than the traditional client-server topology found in centralized VCS. </w:t>
      </w:r>
    </w:p>
    <w:p w14:paraId="48AA7899" w14:textId="73EEB15D" w:rsidR="00967F72" w:rsidRPr="004A7129" w:rsidRDefault="00967F72" w:rsidP="006E6751">
      <w:r w:rsidRPr="00712F63">
        <w:t>With this diversity of topologies, managing the evolution of a complex system becomes a tough task, making it difficult to find answers to the following questions: (Q1) Which clones were created from a repository? (Q2) What are the communication paths am</w:t>
      </w:r>
      <w:r w:rsidRPr="00876FD4">
        <w:t xml:space="preserve">ong different clones? (Q3) Which changes are under work in parallel (in different clones or different branches) and which of them are available to be incorporated into others’ clones? Most of the existing works, such as </w:t>
      </w:r>
      <w:proofErr w:type="spellStart"/>
      <w:r w:rsidRPr="00876FD4">
        <w:t>Palantir</w:t>
      </w:r>
      <w:proofErr w:type="spellEnd"/>
      <w:ins w:id="51" w:author="Leonardo Murta" w:date="2016-12-13T10:32:00Z">
        <w:r w:rsidR="009373EF" w:rsidRPr="002C33DA">
          <w:t xml:space="preserve"> </w:t>
        </w:r>
      </w:ins>
      <w:r w:rsidR="00E02D98" w:rsidRPr="004A7129">
        <w:fldChar w:fldCharType="begin"/>
      </w:r>
      <w:r w:rsidRPr="009373EF">
        <w:instrText xml:space="preserve"> ADDIN ZOTERO_ITEM CSL_CITATION {"citationID":"2gc61d813p","properties":{"formattedCitation":"[16]","plainCitation":"[16]"},"citationItems":[{"id":1121,"uris":["http://zotero.org/users/892576/items/GQ9AT32A"],"uri":["http://zotero.org/users/892576/items/GQ9AT32A"],"itemData":{"id":1121,"type":"paper-conference","title":"Palantir: coordinating distributed workspaces","container-title":"26th Computer Software and Applications Conference (COMPSAC)","publisher":"IEEE","publisher-place":"Oxford,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00E02D98" w:rsidRPr="004A7129">
        <w:rPr>
          <w:rPrChange w:id="52" w:author="Leonardo Murta" w:date="2016-12-13T10:32:00Z">
            <w:rPr/>
          </w:rPrChange>
        </w:rPr>
        <w:fldChar w:fldCharType="separate"/>
      </w:r>
      <w:r w:rsidR="00370586" w:rsidRPr="00370586">
        <w:t>[16]</w:t>
      </w:r>
      <w:r w:rsidR="00E02D98" w:rsidRPr="004A7129">
        <w:fldChar w:fldCharType="end"/>
      </w:r>
      <w:r w:rsidRPr="009373EF">
        <w:t xml:space="preserve">, </w:t>
      </w:r>
      <w:proofErr w:type="spellStart"/>
      <w:r w:rsidRPr="009373EF">
        <w:t>FASTDash</w:t>
      </w:r>
      <w:proofErr w:type="spellEnd"/>
      <w:ins w:id="53" w:author="Leonardo Murta" w:date="2016-12-13T10:32:00Z">
        <w:r w:rsidR="009373EF" w:rsidRPr="004A7129">
          <w:t xml:space="preserve"> </w:t>
        </w:r>
      </w:ins>
      <w:r w:rsidR="00E02D98" w:rsidRPr="004A7129">
        <w:fldChar w:fldCharType="begin"/>
      </w:r>
      <w:r w:rsidRPr="009373EF">
        <w:instrText xml:space="preserve"> ADDIN ZOTERO_ITEM CSL_CITATION {"citationID":"26c2ni7fli","properties":{"formattedCitation":"[17]","plainCitation":"[17]"},"citationItems":[{"id":2582,"uris":["http://zotero.org/users/892576/items/ZZTKKVCG"],"uri":["http://zotero.org/users/892576/items/ZZTKKVCG"],"itemData":{"id":2582,"type":"paper-conference","title":"FASTDash: A Visual Dashboard for Fostering Awareness in Software Teams","container-title":"ACM Conference on Human Factors in Computing Systems (CHI)","publisher":"ACM","publisher-place":"San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00E02D98" w:rsidRPr="004A7129">
        <w:rPr>
          <w:rPrChange w:id="54" w:author="Leonardo Murta" w:date="2016-12-13T10:32:00Z">
            <w:rPr/>
          </w:rPrChange>
        </w:rPr>
        <w:fldChar w:fldCharType="separate"/>
      </w:r>
      <w:r w:rsidR="00370586" w:rsidRPr="00370586">
        <w:t>[17]</w:t>
      </w:r>
      <w:r w:rsidR="00E02D98" w:rsidRPr="004A7129">
        <w:fldChar w:fldCharType="end"/>
      </w:r>
      <w:r w:rsidRPr="009373EF">
        <w:t xml:space="preserve">, Lighthouse </w:t>
      </w:r>
      <w:r w:rsidR="00E02D98" w:rsidRPr="004A7129">
        <w:fldChar w:fldCharType="begin"/>
      </w:r>
      <w:r w:rsidRPr="009373EF">
        <w:instrText xml:space="preserve"> ADDIN ZOTERO_ITEM CSL_CITATION {"citationID":"1hbthtrifm","properties":{"formattedCitation":"[13]","plainCitation":"[13]"},"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00E02D98" w:rsidRPr="004A7129">
        <w:rPr>
          <w:rPrChange w:id="55" w:author="Leonardo Murta" w:date="2016-12-13T10:32:00Z">
            <w:rPr/>
          </w:rPrChange>
        </w:rPr>
        <w:fldChar w:fldCharType="separate"/>
      </w:r>
      <w:r w:rsidR="00370586" w:rsidRPr="00370586">
        <w:t>[13]</w:t>
      </w:r>
      <w:r w:rsidR="00E02D98" w:rsidRPr="004A7129">
        <w:fldChar w:fldCharType="end"/>
      </w:r>
      <w:r w:rsidRPr="009373EF">
        <w:t xml:space="preserve">, </w:t>
      </w:r>
      <w:proofErr w:type="spellStart"/>
      <w:r w:rsidRPr="009373EF">
        <w:t>CollabVS</w:t>
      </w:r>
      <w:proofErr w:type="spellEnd"/>
      <w:ins w:id="56" w:author="Leonardo Murta" w:date="2016-12-13T10:32:00Z">
        <w:r w:rsidR="009373EF" w:rsidRPr="004A7129">
          <w:t xml:space="preserve"> </w:t>
        </w:r>
      </w:ins>
      <w:r w:rsidR="00E02D98" w:rsidRPr="004A7129">
        <w:fldChar w:fldCharType="begin"/>
      </w:r>
      <w:r w:rsidRPr="009373EF">
        <w:instrText xml:space="preserve"> ADDIN ZOTERO_ITEM CSL_CITATION {"citationID":"1691o8d309","properties":{"formattedCitation":"[18]","plainCitation":"[18]"},"citationItems":[{"id":1216,"uris":["http://zotero.org/users/892576/items/ZA8958NJ"],"uri":["http://zotero.org/users/892576/items/ZA8958NJ"],"itemData":{"id":1216,"type":"paper-conference","title":"Semi-synchronous conflict detection and resolution in asynchronous software development","container-title":"European Conference on Computer-Supported Cooperative Work (ECSCW)","publisher":"Springer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00E02D98" w:rsidRPr="004A7129">
        <w:rPr>
          <w:rPrChange w:id="57" w:author="Leonardo Murta" w:date="2016-12-13T10:32:00Z">
            <w:rPr/>
          </w:rPrChange>
        </w:rPr>
        <w:fldChar w:fldCharType="separate"/>
      </w:r>
      <w:r w:rsidR="00370586" w:rsidRPr="00370586">
        <w:t>[18]</w:t>
      </w:r>
      <w:r w:rsidR="00E02D98" w:rsidRPr="004A7129">
        <w:fldChar w:fldCharType="end"/>
      </w:r>
      <w:r w:rsidRPr="009373EF">
        <w:t xml:space="preserve">, Safe-Commit </w:t>
      </w:r>
      <w:r w:rsidR="00E02D98" w:rsidRPr="004A7129">
        <w:fldChar w:fldCharType="begin"/>
      </w:r>
      <w:r w:rsidRPr="009373EF">
        <w:instrText xml:space="preserve"> ADDIN ZOTERO_ITEM CSL_CITATION {"citationID":"sm9shrmgm","properties":{"formattedCitation":"[19]","plainCitation":"[19]"},"citationItems":[{"id":1119,"uris":["http://zotero.org/users/892576/items/GGPFIC3M"],"uri":["http://zotero.org/users/892576/items/GGPFIC3M"],"itemData":{"id":1119,"type":"paper-conference","title":"Safe-commit analysis to facilitate team software development","container-title":"International Conference on Software Engineering (ICSE)","publisher":"IEEE Computer Society","publisher-place":"Vancouver, British Columbia, Canada","page":"507–517","source":"ACM Digital Library","event":"International Conference on Software Engineering (ICSE)","event-place":"Vancouver, British Columbia, Canada","abstract":"Software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00E02D98" w:rsidRPr="004A7129">
        <w:rPr>
          <w:rPrChange w:id="58" w:author="Leonardo Murta" w:date="2016-12-13T10:32:00Z">
            <w:rPr/>
          </w:rPrChange>
        </w:rPr>
        <w:fldChar w:fldCharType="separate"/>
      </w:r>
      <w:r w:rsidR="00370586" w:rsidRPr="00370586">
        <w:t>[19]</w:t>
      </w:r>
      <w:r w:rsidR="00E02D98" w:rsidRPr="004A7129">
        <w:fldChar w:fldCharType="end"/>
      </w:r>
      <w:r w:rsidRPr="009373EF">
        <w:t xml:space="preserve">, Crystal </w:t>
      </w:r>
      <w:r w:rsidR="00E02D98" w:rsidRPr="004A7129">
        <w:fldChar w:fldCharType="begin"/>
      </w:r>
      <w:r w:rsidRPr="009373EF">
        <w:instrText xml:space="preserve"> ADDIN ZOTERO_ITEM CSL_CITATION {"citationID":"kqhaapb1u","properties":{"formattedCitation":"[14]","plainCitation":"[14]"},"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E02D98" w:rsidRPr="004A7129">
        <w:rPr>
          <w:rPrChange w:id="59" w:author="Leonardo Murta" w:date="2016-12-13T10:32:00Z">
            <w:rPr/>
          </w:rPrChange>
        </w:rPr>
        <w:fldChar w:fldCharType="separate"/>
      </w:r>
      <w:r w:rsidR="00370586" w:rsidRPr="00370586">
        <w:t>[14]</w:t>
      </w:r>
      <w:r w:rsidR="00E02D98" w:rsidRPr="004A7129">
        <w:fldChar w:fldCharType="end"/>
      </w:r>
      <w:r w:rsidRPr="009373EF">
        <w:t xml:space="preserve">, and </w:t>
      </w:r>
      <w:proofErr w:type="spellStart"/>
      <w:r w:rsidRPr="009373EF">
        <w:t>WeCode</w:t>
      </w:r>
      <w:proofErr w:type="spellEnd"/>
      <w:ins w:id="60" w:author="Leonardo Murta" w:date="2016-12-13T10:32:00Z">
        <w:r w:rsidR="009373EF" w:rsidRPr="004A7129">
          <w:t xml:space="preserve"> </w:t>
        </w:r>
      </w:ins>
      <w:r w:rsidR="00E02D98" w:rsidRPr="004A7129">
        <w:fldChar w:fldCharType="begin"/>
      </w:r>
      <w:r w:rsidRPr="009373EF">
        <w:instrText xml:space="preserve"> ADDIN ZOTERO_ITEM CSL_CITATION {"citationID":"1vbubtrkmf","properties":{"formattedCitation":"[20]","plainCitation":"[20]"},"citationItems":[{"id":1161,"uris":["http://zotero.org/users/892576/items/PRJ46ETX"],"uri":["http://zotero.org/users/892576/items/PRJ46ETX"],"itemData":{"id":1161,"type":"paper-conference","title":"Improving early detection of software merge conflicts","container-title":"Internation Conference on Software Engineering (ICSE)","publisher":"IEEE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00E02D98" w:rsidRPr="004A7129">
        <w:rPr>
          <w:rPrChange w:id="61" w:author="Leonardo Murta" w:date="2016-12-13T10:32:00Z">
            <w:rPr/>
          </w:rPrChange>
        </w:rPr>
        <w:fldChar w:fldCharType="separate"/>
      </w:r>
      <w:r w:rsidR="00370586" w:rsidRPr="00370586">
        <w:t>[20]</w:t>
      </w:r>
      <w:r w:rsidR="00E02D98" w:rsidRPr="004A7129">
        <w:fldChar w:fldCharType="end"/>
      </w:r>
      <w:r w:rsidRPr="009373EF">
        <w:t>, deal with question Q3, giving to the developers awareness of concurrent changes. However, they do not provide an overview of the topology of repositories, indicating which commits belong to which clones. This overview is essential to understand</w:t>
      </w:r>
      <w:r w:rsidRPr="004A7129">
        <w:t xml:space="preserve"> the distributed evolution of the project.</w:t>
      </w:r>
    </w:p>
    <w:p w14:paraId="4EE16231" w14:textId="77777777" w:rsidR="00967F72" w:rsidRPr="00712F63" w:rsidRDefault="00967F72" w:rsidP="006E6751">
      <w:r w:rsidRPr="00712F63">
        <w:t>In order to answer the aforementioned questions, we propose DyeVC</w:t>
      </w:r>
      <w:r w:rsidRPr="009373EF">
        <w:rPr>
          <w:vertAlign w:val="superscript"/>
        </w:rPr>
        <w:footnoteReference w:id="1"/>
      </w:r>
      <w:r w:rsidRPr="009373EF">
        <w:t>, a novel monitoring and visualization approach for DVCS that gathers information about different repositories and presents them visually to the us</w:t>
      </w:r>
      <w:r w:rsidRPr="004A7129">
        <w:t>er. DyeVC allows developers to perceive how their repository evolved over time and how this evolution compares to the evolution of other repositories in the project. DyeVC’s main goal is two-fold: increasing the developers’ knowledge of what is going o</w:t>
      </w:r>
      <w:r w:rsidRPr="00712F63">
        <w:t>n around their repository and the repositories of their teammates, and enabling repository administrators to visualize the relationship between existing clones.</w:t>
      </w:r>
    </w:p>
    <w:p w14:paraId="3780DF1F" w14:textId="7B9B9452" w:rsidR="00967F72" w:rsidRPr="009373EF" w:rsidRDefault="00967F72" w:rsidP="006E6751">
      <w:commentRangeStart w:id="62"/>
      <w:r w:rsidRPr="00712F63">
        <w:t xml:space="preserve">This paper expands the concepts presented in a previous </w:t>
      </w:r>
      <w:ins w:id="63" w:author="Cristiano Cesario" w:date="2016-12-13T18:53:00Z">
        <w:r w:rsidR="00A728CF">
          <w:t>conference</w:t>
        </w:r>
      </w:ins>
      <w:del w:id="64" w:author="Cristiano Cesario" w:date="2016-12-13T18:53:00Z">
        <w:r w:rsidRPr="00712F63" w:rsidDel="00A728CF">
          <w:delText>workshop</w:delText>
        </w:r>
      </w:del>
      <w:r w:rsidRPr="00712F63">
        <w:t xml:space="preserve"> paper </w:t>
      </w:r>
      <w:r w:rsidR="00370586">
        <w:fldChar w:fldCharType="begin"/>
      </w:r>
      <w:r w:rsidR="00370586">
        <w:instrText xml:space="preserve"> ADDIN ZOTERO_ITEM CSL_CITATION {"citationID":"f8tn4kgi7","properties":{"formattedCitation":"[21]","plainCitation":"[21]"},"citationItems":[{"id":3946,"uris":["http://zotero.org/users/892576/items/BE66H3RD"],"uri":["http://zotero.org/users/892576/items/BE66H3RD"],"itemData":{"id":3946,"type":"paper-conference","title":"Topology Awareness for Distributed Version Control Systems","container-title":"Proceedings of the 30th Brazilian Symposium on Software Engineering (SBES)","collection-title":"SBES '16","publisher":"ACM","publisher-place":"Maringá, Brazil","page":"143–152","source":"ACM Digital Library","event-place":"Maringá, Brazil","abstract":"Software development using distributed version control systems has become more frequent recently. Such systems bring more flexibility, but also greater complexity to manage and monitor the multiple existing repositories as well as their myriad of branches. In this paper, we propose DyeVC, an approach to assist developers and repository administrators in identifying dependencies among clones of distributed repositories. It allows understanding what is going on around one's clone and depicting the relationship between existing clones. DyeVC was evaluated over open source projects, showing how they could benefit from having such kind of tool in place. We also ran an observational study and a benchmark over DyeVC, and the results were promising: it was considered easy to use and fast for most repository history exploration operations, while providing the expected answers.","URL":"http://doi.acm.org/10.1145/2973839.2973854","ISBN":"978-1-4503-4201-8","author":[{"family":"Cesario","given":"Cristiano M."},{"family":"Murta","given":"Leonardo G. P."}],"issued":{"date-parts":[["2016",9,19]]},"accessed":{"date-parts":[["2016",12,13]]}}}],"schema":"https://github.com/citation-style-language/schema/raw/master/csl-citation.json"} </w:instrText>
      </w:r>
      <w:r w:rsidR="00370586">
        <w:fldChar w:fldCharType="separate"/>
      </w:r>
      <w:r w:rsidR="00370586" w:rsidRPr="00370586">
        <w:t>[21]</w:t>
      </w:r>
      <w:r w:rsidR="00370586">
        <w:fldChar w:fldCharType="end"/>
      </w:r>
      <w:r w:rsidRPr="009373EF">
        <w:t xml:space="preserve"> by including a more thorough discussion about our approach, such as how </w:t>
      </w:r>
      <w:ins w:id="65" w:author="Cristiano Cesario" w:date="2016-12-13T18:54:00Z">
        <w:r w:rsidR="00A728CF">
          <w:t>DyeVC discovers the topology</w:t>
        </w:r>
      </w:ins>
      <w:ins w:id="66" w:author="Cristiano Cesario" w:date="2016-12-13T18:56:00Z">
        <w:r w:rsidR="00D9503B">
          <w:t>,</w:t>
        </w:r>
      </w:ins>
      <w:ins w:id="67" w:author="Cristiano Cesario" w:date="2016-12-13T18:55:00Z">
        <w:r w:rsidR="00A728CF">
          <w:t xml:space="preserve"> the implementation of automatic  collapsing</w:t>
        </w:r>
      </w:ins>
      <w:ins w:id="68" w:author="Cristiano Cesario" w:date="2016-12-13T18:56:00Z">
        <w:r w:rsidR="00D9503B">
          <w:t xml:space="preserve"> and a formal definition of the process underneath DyeVC</w:t>
        </w:r>
      </w:ins>
      <w:del w:id="69" w:author="Cristiano Cesario" w:date="2016-12-13T18:55:00Z">
        <w:r w:rsidRPr="004A7129" w:rsidDel="00A728CF">
          <w:delText>we depict the dependencies among the repositories in a project</w:delText>
        </w:r>
      </w:del>
      <w:r w:rsidRPr="004A7129">
        <w:t xml:space="preserve">. </w:t>
      </w:r>
      <w:del w:id="70" w:author="Cristiano Cesario" w:date="2016-12-13T18:57:00Z">
        <w:r w:rsidRPr="004A7129" w:rsidDel="00D9503B">
          <w:delText>It also includes the evaluation of DyeVC over open source projects and the results of an observational study and a benchmark over DyeVC</w:delText>
        </w:r>
      </w:del>
      <w:ins w:id="71" w:author="Cristiano Cesario" w:date="2016-12-13T18:57:00Z">
        <w:r w:rsidR="00D9503B">
          <w:t>The performance study was also expanded to present the evaluation after implementing automatic collapsing</w:t>
        </w:r>
      </w:ins>
      <w:r w:rsidRPr="004A7129">
        <w:t>.</w:t>
      </w:r>
      <w:commentRangeEnd w:id="62"/>
      <w:r w:rsidR="004A3E38" w:rsidRPr="009373EF">
        <w:rPr>
          <w:rStyle w:val="Refdecomentrio"/>
        </w:rPr>
        <w:commentReference w:id="62"/>
      </w:r>
      <w:r w:rsidRPr="009373EF">
        <w:t xml:space="preserve"> </w:t>
      </w:r>
      <w:ins w:id="73" w:author="Cristiano Cesario" w:date="2016-12-13T18:58:00Z">
        <w:r w:rsidR="00D9503B">
          <w:t xml:space="preserve"> Finally, we also included </w:t>
        </w:r>
      </w:ins>
      <w:ins w:id="74" w:author="Cristiano Cesario" w:date="2016-12-13T18:59:00Z">
        <w:r w:rsidR="00D9503B">
          <w:t xml:space="preserve">a table in related </w:t>
        </w:r>
        <w:r w:rsidR="00D9503B">
          <w:lastRenderedPageBreak/>
          <w:t xml:space="preserve">work to compare features among DyeVC and related work. </w:t>
        </w:r>
      </w:ins>
      <w:r w:rsidRPr="009373EF">
        <w:t xml:space="preserve">This paper is organized as follows: Section </w:t>
      </w:r>
      <w:r w:rsidR="00985CF7" w:rsidRPr="004A7129">
        <w:fldChar w:fldCharType="begin"/>
      </w:r>
      <w:r w:rsidR="00985CF7" w:rsidRPr="009373EF">
        <w:instrText xml:space="preserve"> REF _Ref447919075 \r \h  \* MERGEFORMAT </w:instrText>
      </w:r>
      <w:r w:rsidR="00985CF7" w:rsidRPr="004A7129">
        <w:rPr>
          <w:rPrChange w:id="75" w:author="Leonardo Murta" w:date="2016-12-13T10:32:00Z">
            <w:rPr/>
          </w:rPrChange>
        </w:rPr>
        <w:fldChar w:fldCharType="separate"/>
      </w:r>
      <w:r w:rsidR="00885AFE" w:rsidRPr="004A7129">
        <w:t>3</w:t>
      </w:r>
      <w:r w:rsidR="00985CF7" w:rsidRPr="004A7129">
        <w:fldChar w:fldCharType="end"/>
      </w:r>
      <w:r w:rsidRPr="009373EF">
        <w:t xml:space="preserve"> presents the DyeVC approach. Section </w:t>
      </w:r>
      <w:r w:rsidR="00985CF7" w:rsidRPr="004A7129">
        <w:fldChar w:fldCharType="begin"/>
      </w:r>
      <w:r w:rsidR="00985CF7" w:rsidRPr="009373EF">
        <w:instrText xml:space="preserve"> REF _Ref454701044 \r \h  \* MERGEFORMAT </w:instrText>
      </w:r>
      <w:r w:rsidR="00985CF7" w:rsidRPr="004A7129">
        <w:rPr>
          <w:rPrChange w:id="76" w:author="Leonardo Murta" w:date="2016-12-13T10:32:00Z">
            <w:rPr/>
          </w:rPrChange>
        </w:rPr>
        <w:fldChar w:fldCharType="separate"/>
      </w:r>
      <w:r w:rsidR="00885AFE" w:rsidRPr="004A7129">
        <w:t>4</w:t>
      </w:r>
      <w:r w:rsidR="00985CF7" w:rsidRPr="004A7129">
        <w:fldChar w:fldCharType="end"/>
      </w:r>
      <w:r w:rsidRPr="009373EF">
        <w:t xml:space="preserve"> presents the technologies used in our prototype implementation. Section </w:t>
      </w:r>
      <w:r w:rsidR="00985CF7" w:rsidRPr="004A7129">
        <w:fldChar w:fldCharType="begin"/>
      </w:r>
      <w:r w:rsidR="00985CF7" w:rsidRPr="009373EF">
        <w:instrText xml:space="preserve"> REF _Ref454701058 \r \h  \* MERGEFORMAT </w:instrText>
      </w:r>
      <w:r w:rsidR="00985CF7" w:rsidRPr="004A7129">
        <w:rPr>
          <w:rPrChange w:id="77" w:author="Leonardo Murta" w:date="2016-12-13T10:32:00Z">
            <w:rPr/>
          </w:rPrChange>
        </w:rPr>
        <w:fldChar w:fldCharType="separate"/>
      </w:r>
      <w:r w:rsidR="00885AFE" w:rsidRPr="004A7129">
        <w:t>5</w:t>
      </w:r>
      <w:r w:rsidR="00985CF7" w:rsidRPr="004A7129">
        <w:fldChar w:fldCharType="end"/>
      </w:r>
      <w:r w:rsidRPr="009373EF">
        <w:t xml:space="preserve"> describes the ev</w:t>
      </w:r>
      <w:r w:rsidRPr="004A7129">
        <w:t xml:space="preserve">aluation of DyeVC. Section </w:t>
      </w:r>
      <w:r w:rsidR="00985CF7" w:rsidRPr="004A7129">
        <w:fldChar w:fldCharType="begin"/>
      </w:r>
      <w:r w:rsidR="00985CF7" w:rsidRPr="009373EF">
        <w:instrText xml:space="preserve"> REF _Ref447919115 \r \h  \* MERGEFORMAT </w:instrText>
      </w:r>
      <w:r w:rsidR="00985CF7" w:rsidRPr="004A7129">
        <w:rPr>
          <w:rPrChange w:id="78" w:author="Leonardo Murta" w:date="2016-12-13T10:32:00Z">
            <w:rPr/>
          </w:rPrChange>
        </w:rPr>
        <w:fldChar w:fldCharType="separate"/>
      </w:r>
      <w:r w:rsidR="00885AFE" w:rsidRPr="004A7129">
        <w:t>6</w:t>
      </w:r>
      <w:r w:rsidR="00985CF7" w:rsidRPr="004A7129">
        <w:fldChar w:fldCharType="end"/>
      </w:r>
      <w:r w:rsidRPr="009373EF">
        <w:t xml:space="preserve"> discusses related work and Section </w:t>
      </w:r>
      <w:r w:rsidR="00985CF7" w:rsidRPr="004A7129">
        <w:fldChar w:fldCharType="begin"/>
      </w:r>
      <w:r w:rsidR="00985CF7" w:rsidRPr="009373EF">
        <w:instrText xml:space="preserve"> REF _Ref447919130 \r \h  \* MERGEFORMAT </w:instrText>
      </w:r>
      <w:r w:rsidR="00985CF7" w:rsidRPr="004A7129">
        <w:rPr>
          <w:rPrChange w:id="79" w:author="Leonardo Murta" w:date="2016-12-13T10:32:00Z">
            <w:rPr/>
          </w:rPrChange>
        </w:rPr>
        <w:fldChar w:fldCharType="separate"/>
      </w:r>
      <w:r w:rsidR="00885AFE" w:rsidRPr="004A7129">
        <w:t>7</w:t>
      </w:r>
      <w:r w:rsidR="00985CF7" w:rsidRPr="004A7129">
        <w:fldChar w:fldCharType="end"/>
      </w:r>
      <w:r w:rsidRPr="009373EF">
        <w:t xml:space="preserve"> concludes the paper and presents some future work. </w:t>
      </w:r>
    </w:p>
    <w:p w14:paraId="65FC82A0" w14:textId="77777777" w:rsidR="00967F72" w:rsidRPr="004A7129" w:rsidRDefault="00967F72" w:rsidP="006E6751">
      <w:pPr>
        <w:pStyle w:val="Ttulo1"/>
      </w:pPr>
      <w:r w:rsidRPr="009373EF">
        <w:t>M</w:t>
      </w:r>
      <w:r w:rsidR="006E6751" w:rsidRPr="009373EF">
        <w:t>otivational Example</w:t>
      </w:r>
    </w:p>
    <w:p w14:paraId="232C1037" w14:textId="77777777" w:rsidR="00967F72" w:rsidRPr="004A7129" w:rsidRDefault="00985CF7" w:rsidP="006E6751">
      <w:r w:rsidRPr="004A7129">
        <w:fldChar w:fldCharType="begin"/>
      </w:r>
      <w:r w:rsidRPr="009373EF">
        <w:instrText xml:space="preserve"> REF _Ref454704368 \h  \* MERGEFORMAT </w:instrText>
      </w:r>
      <w:r w:rsidRPr="004A7129">
        <w:rPr>
          <w:rPrChange w:id="80" w:author="Leonardo Murta" w:date="2016-12-13T10:32:00Z">
            <w:rPr/>
          </w:rPrChange>
        </w:rPr>
        <w:fldChar w:fldCharType="separate"/>
      </w:r>
      <w:ins w:id="81" w:author="Cristiano Cesario" w:date="2016-12-10T08:37:00Z">
        <w:r w:rsidR="00885AFE" w:rsidRPr="004A7129">
          <w:t>Figure 1</w:t>
        </w:r>
      </w:ins>
      <w:del w:id="82" w:author="Cristiano Cesario" w:date="2016-12-10T08:37:00Z">
        <w:r w:rsidR="00F131DB" w:rsidRPr="00712F63" w:rsidDel="00885AFE">
          <w:delText>Figure 1</w:delText>
        </w:r>
      </w:del>
      <w:r w:rsidRPr="004A7129">
        <w:fldChar w:fldCharType="end"/>
      </w:r>
      <w:r w:rsidR="00967F72" w:rsidRPr="009373EF">
        <w:t xml:space="preserve"> shows a scenario with some developers, each one owning a clone of the repository originally created at Xavier Institute. Xavier Institute acts like a central repository, where code developed by all teams is integrated, teste</w:t>
      </w:r>
      <w:r w:rsidR="00967F72" w:rsidRPr="004A7129">
        <w:t>d, and released to production. There is a team working at Xavier Institute, led by Professor Xavier, and a remote developer (Storm) that periodically receives updates from the Institute. Outside the Institute, Wolverine leads a remote team located in a</w:t>
      </w:r>
      <w:r w:rsidR="00967F72" w:rsidRPr="00712F63">
        <w:t xml:space="preserve"> different site, which is constantly synchronized with the Institute. Solid lines in </w:t>
      </w:r>
      <w:r w:rsidRPr="004A7129">
        <w:fldChar w:fldCharType="begin"/>
      </w:r>
      <w:r w:rsidRPr="009373EF">
        <w:instrText xml:space="preserve"> REF _Ref454704368 \h  \* MERGEFORMAT </w:instrText>
      </w:r>
      <w:r w:rsidRPr="004A7129">
        <w:rPr>
          <w:rPrChange w:id="83" w:author="Leonardo Murta" w:date="2016-12-13T10:32:00Z">
            <w:rPr/>
          </w:rPrChange>
        </w:rPr>
        <w:fldChar w:fldCharType="separate"/>
      </w:r>
      <w:ins w:id="84" w:author="Cristiano Cesario" w:date="2016-12-10T08:37:00Z">
        <w:r w:rsidR="00885AFE" w:rsidRPr="004A7129">
          <w:t>Figure 1</w:t>
        </w:r>
      </w:ins>
      <w:del w:id="85" w:author="Cristiano Cesario" w:date="2016-12-10T08:37:00Z">
        <w:r w:rsidR="00F131DB" w:rsidRPr="00712F63" w:rsidDel="00885AFE">
          <w:delText>Figure 1</w:delText>
        </w:r>
      </w:del>
      <w:r w:rsidRPr="004A7129">
        <w:fldChar w:fldCharType="end"/>
      </w:r>
      <w:r w:rsidR="00967F72" w:rsidRPr="009373EF">
        <w:t xml:space="preserve"> indicate data being pushed, whereas dotted lines indicate data being pulled. Thus, for example, Rogue can both pull </w:t>
      </w:r>
      <w:r w:rsidR="00967F72" w:rsidRPr="004A7129">
        <w:t>updates from Gambit and push updates to him, and Beast can pull updates from Rogue, but cannot push updates to her.</w:t>
      </w:r>
    </w:p>
    <w:p w14:paraId="6C76CA85" w14:textId="77777777" w:rsidR="003E4F33" w:rsidRPr="009373EF" w:rsidRDefault="003E4F33" w:rsidP="003E4F33">
      <w:pPr>
        <w:ind w:firstLine="0"/>
      </w:pPr>
      <w:r w:rsidRPr="00307F34">
        <w:rPr>
          <w:noProof/>
        </w:rPr>
        <w:drawing>
          <wp:inline distT="0" distB="0" distL="0" distR="0" wp14:anchorId="0C348552" wp14:editId="55EB4D37">
            <wp:extent cx="3060000" cy="2309917"/>
            <wp:effectExtent l="0" t="0" r="0" b="0"/>
            <wp:docPr id="64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0000" cy="2309917"/>
                    </a:xfrm>
                    <a:prstGeom prst="rect">
                      <a:avLst/>
                    </a:prstGeom>
                    <a:noFill/>
                    <a:ln>
                      <a:noFill/>
                    </a:ln>
                  </pic:spPr>
                </pic:pic>
              </a:graphicData>
            </a:graphic>
          </wp:inline>
        </w:drawing>
      </w:r>
    </w:p>
    <w:p w14:paraId="24444788" w14:textId="77777777" w:rsidR="00AC2DA9" w:rsidRPr="009373EF" w:rsidRDefault="00AC2DA9" w:rsidP="00AC2DA9">
      <w:pPr>
        <w:pStyle w:val="Legenda"/>
      </w:pPr>
      <w:bookmarkStart w:id="86" w:name="_Ref454704368"/>
      <w:r w:rsidRPr="004A7129">
        <w:t xml:space="preserve">Figure </w:t>
      </w:r>
      <w:r w:rsidR="00E02D98" w:rsidRPr="009373EF">
        <w:fldChar w:fldCharType="begin"/>
      </w:r>
      <w:r w:rsidR="000C66C2" w:rsidRPr="009373EF">
        <w:instrText xml:space="preserve"> SEQ Figure \* ARABIC </w:instrText>
      </w:r>
      <w:r w:rsidR="00E02D98" w:rsidRPr="009373EF">
        <w:rPr>
          <w:rPrChange w:id="87" w:author="Leonardo Murta" w:date="2016-12-13T10:32:00Z">
            <w:rPr/>
          </w:rPrChange>
        </w:rPr>
        <w:fldChar w:fldCharType="separate"/>
      </w:r>
      <w:r w:rsidR="00AD7EB7" w:rsidRPr="009373EF">
        <w:rPr>
          <w:rPrChange w:id="88" w:author="Leonardo Murta" w:date="2016-12-13T10:32:00Z">
            <w:rPr>
              <w:noProof/>
            </w:rPr>
          </w:rPrChange>
        </w:rPr>
        <w:t>1</w:t>
      </w:r>
      <w:r w:rsidR="00E02D98" w:rsidRPr="0060536E">
        <w:fldChar w:fldCharType="end"/>
      </w:r>
      <w:bookmarkEnd w:id="86"/>
      <w:r w:rsidRPr="009373EF">
        <w:t xml:space="preserve">. </w:t>
      </w:r>
      <w:r w:rsidRPr="009373EF">
        <w:rPr>
          <w:b w:val="0"/>
        </w:rPr>
        <w:t>Development scenario involving some developers</w:t>
      </w:r>
    </w:p>
    <w:p w14:paraId="6A78DF94" w14:textId="77777777" w:rsidR="00967F72" w:rsidRPr="009373EF" w:rsidRDefault="00967F72" w:rsidP="006E6751">
      <w:r w:rsidRPr="009373EF">
        <w:t xml:space="preserve">Each one of the developers has a complete copy of the repository. Luckily, this scenario has a CM Plan in action, otherwise each one would be able to send and receive updates to and from any other, leading to a total of </w:t>
      </w:r>
      <m:oMath>
        <m:r>
          <w:rPr>
            <w:rFonts w:ascii="Cambria Math" w:hAnsi="Cambria Math"/>
          </w:rPr>
          <m:t>n×(n</m:t>
        </m:r>
        <m:r>
          <w:rPr>
            <w:rFonts w:ascii="Cambria Math" w:hAnsi="Cambria Math"/>
          </w:rPr>
          <m:t>-</m:t>
        </m:r>
        <m:r>
          <w:rPr>
            <w:rFonts w:ascii="Cambria Math" w:hAnsi="Cambria Math"/>
          </w:rPr>
          <m:t>1)</m:t>
        </m:r>
      </m:oMath>
      <w:r w:rsidRPr="009373EF">
        <w:t xml:space="preserve"> different possibilities of communication (where n is the number of developers in the topology). In practice, however, this limit is not reached: while interaction amongst some developers is frequent, it may </w:t>
      </w:r>
      <w:r w:rsidRPr="009373EF">
        <w:lastRenderedPageBreak/>
        <w:t>happen that others have no idea about the existence of some coworkers. It occurs with Mystique and Nightcrawler, for example, where there is no direct communication.</w:t>
      </w:r>
    </w:p>
    <w:p w14:paraId="3A26334B" w14:textId="77777777" w:rsidR="00967F72" w:rsidRPr="009373EF" w:rsidRDefault="00967F72" w:rsidP="006E6751">
      <w:r w:rsidRPr="009373EF">
        <w:t>As an example, from a developer’s point of view, like Beast, how can he know at a given moment if there are commits in Rogue, in Gambit, or in Nightcrawler clones that were not pulled yet? Alternatively, would be the case that there are local commits pending to be pushed to Gambit? Beast could certainly periodically pull changes from his peers, checking if there were updates available, but this would be a manual procedure, prone to be forgotten. It would be more practical if Beast could have an up to date knowledge of his peers, warning him about any local or remote updates that had not been synchronized yet. On the other hand, from an administrator’s point of view, how can she know which are the existing clones of a project and how they relate among each other? How can she know if there are pending commits to be sent from a staging repository to a production one?</w:t>
      </w:r>
    </w:p>
    <w:p w14:paraId="668A87C1" w14:textId="77777777" w:rsidR="00967F72" w:rsidRPr="009373EF" w:rsidRDefault="00967F72" w:rsidP="006E6751">
      <w:pPr>
        <w:pStyle w:val="Ttulo1"/>
      </w:pPr>
      <w:bookmarkStart w:id="89" w:name="_Ref447919075"/>
      <w:r w:rsidRPr="009373EF">
        <w:t>DYEVC APPROACH</w:t>
      </w:r>
      <w:bookmarkEnd w:id="89"/>
    </w:p>
    <w:p w14:paraId="6B86EA33" w14:textId="77777777" w:rsidR="00967F72" w:rsidRPr="009373EF" w:rsidRDefault="00967F72" w:rsidP="006E6751">
      <w:r w:rsidRPr="009373EF">
        <w:t>Aiming at supporting both developers and repository administrators in understanding the interaction of repository clones, the main features of DyeVC include: (1) a mechanism to gather information from a set of clones and (2) a set of extensible views with different levels of detail, which let DyeVC users visualize this information. We detail in the following sub-section how DyeVC gathers information from DVCSs. Next, we discuss how this information is presented using different levels of detail. Finally, we show what happens behind the scenes, discussing the algorithm involved in the data synchronization process.</w:t>
      </w:r>
    </w:p>
    <w:p w14:paraId="31D3A6BB" w14:textId="77777777" w:rsidR="00967F72" w:rsidRPr="009373EF" w:rsidRDefault="00967F72" w:rsidP="006E6751">
      <w:pPr>
        <w:pStyle w:val="Ttulo2"/>
      </w:pPr>
      <w:bookmarkStart w:id="90" w:name="_Ref447914299"/>
      <w:r w:rsidRPr="009373EF">
        <w:t>Information Gathering</w:t>
      </w:r>
      <w:bookmarkEnd w:id="90"/>
    </w:p>
    <w:p w14:paraId="1FB025AF" w14:textId="77777777" w:rsidR="00967F72" w:rsidRPr="00232F17" w:rsidRDefault="00967F72" w:rsidP="006E6751">
      <w:pPr>
        <w:rPr>
          <w:ins w:id="91" w:author="Cristiano Cesario" w:date="2016-09-29T07:40:00Z"/>
        </w:rPr>
      </w:pPr>
      <w:r w:rsidRPr="009373EF">
        <w:t xml:space="preserve">DyeVC continuously gathers information from interrelated clones, starting from clones registered by the user. </w:t>
      </w:r>
      <w:ins w:id="92" w:author="Cristiano Cesario" w:date="2016-09-29T07:41:00Z">
        <w:r w:rsidR="00A01FA8" w:rsidRPr="009373EF">
          <w:t xml:space="preserve">As shown in </w:t>
        </w:r>
        <w:r w:rsidR="00E02D98" w:rsidRPr="009373EF">
          <w:fldChar w:fldCharType="begin"/>
        </w:r>
        <w:r w:rsidR="00A01FA8" w:rsidRPr="009373EF">
          <w:instrText xml:space="preserve"> REF _Ref462898199 \h </w:instrText>
        </w:r>
      </w:ins>
      <w:r w:rsidR="00E02D98" w:rsidRPr="009373EF">
        <w:rPr>
          <w:rPrChange w:id="93" w:author="Leonardo Murta" w:date="2016-12-13T10:32:00Z">
            <w:rPr/>
          </w:rPrChange>
        </w:rPr>
        <w:fldChar w:fldCharType="separate"/>
      </w:r>
      <w:ins w:id="94" w:author="Cristiano Cesario" w:date="2016-12-10T08:37:00Z">
        <w:r w:rsidR="00885AFE" w:rsidRPr="009373EF">
          <w:t xml:space="preserve">Figure </w:t>
        </w:r>
        <w:r w:rsidR="00885AFE" w:rsidRPr="009373EF">
          <w:rPr>
            <w:rPrChange w:id="95" w:author="Leonardo Murta" w:date="2016-12-13T10:32:00Z">
              <w:rPr>
                <w:noProof/>
              </w:rPr>
            </w:rPrChange>
          </w:rPr>
          <w:t>2</w:t>
        </w:r>
      </w:ins>
      <w:del w:id="96" w:author="Cristiano Cesario" w:date="2016-09-29T08:11:00Z">
        <w:r w:rsidR="00BD1781" w:rsidRPr="009373EF" w:rsidDel="005C50D0">
          <w:rPr>
            <w:rPrChange w:id="97" w:author="Leonardo Murta" w:date="2016-12-13T10:32:00Z">
              <w:rPr>
                <w:noProof/>
              </w:rPr>
            </w:rPrChange>
          </w:rPr>
          <w:delText>2</w:delText>
        </w:r>
      </w:del>
      <w:ins w:id="98" w:author="Cristiano Cesario" w:date="2016-09-29T07:41:00Z">
        <w:r w:rsidR="00E02D98" w:rsidRPr="009373EF">
          <w:fldChar w:fldCharType="end"/>
        </w:r>
        <w:r w:rsidR="00A01FA8" w:rsidRPr="009373EF">
          <w:t>, f</w:t>
        </w:r>
      </w:ins>
      <w:del w:id="99" w:author="Cristiano Cesario" w:date="2016-09-29T07:41:00Z">
        <w:r w:rsidRPr="009373EF" w:rsidDel="00A01FA8">
          <w:delText>F</w:delText>
        </w:r>
      </w:del>
      <w:r w:rsidRPr="004A7129">
        <w:t xml:space="preserve">or each registered clone </w:t>
      </w:r>
      <w:r w:rsidRPr="00712F63">
        <w:rPr>
          <w:bCs/>
          <w:i/>
        </w:rPr>
        <w:t>rep</w:t>
      </w:r>
      <w:r w:rsidRPr="00712F63">
        <w:t xml:space="preserve">, DyeVC transparently creates a local clone </w:t>
      </w:r>
      <w:r w:rsidRPr="00712F63">
        <w:rPr>
          <w:bCs/>
          <w:i/>
        </w:rPr>
        <w:t>rep’</w:t>
      </w:r>
      <w:r w:rsidRPr="00876FD4">
        <w:t xml:space="preserve"> in the user’s home folder to fetch data from all of the peers that </w:t>
      </w:r>
      <w:r w:rsidRPr="002C33DA">
        <w:rPr>
          <w:bCs/>
          <w:i/>
        </w:rPr>
        <w:t>rep</w:t>
      </w:r>
      <w:r w:rsidRPr="004C46C6">
        <w:t xml:space="preserve"> communicates with. Data is gathered by DyeVC instances running at each user machine and is stored in a central document database. In this way, information from one Dy</w:t>
      </w:r>
      <w:r w:rsidRPr="0029320D">
        <w:t>eVC instance is made available to every other instance in the topology.</w:t>
      </w:r>
    </w:p>
    <w:p w14:paraId="43A26492" w14:textId="77777777" w:rsidR="003F7D1B" w:rsidRPr="009373EF" w:rsidRDefault="004A5787">
      <w:pPr>
        <w:pStyle w:val="Legenda"/>
        <w:rPr>
          <w:ins w:id="100" w:author="Cristiano Cesario" w:date="2016-09-29T07:40:00Z"/>
        </w:rPr>
        <w:pPrChange w:id="101" w:author="Cristiano Cesario" w:date="2016-09-29T07:40:00Z">
          <w:pPr/>
        </w:pPrChange>
      </w:pPr>
      <w:ins w:id="102" w:author="Cristiano Cesario" w:date="2016-09-29T07:40:00Z">
        <w:r w:rsidRPr="009373EF">
          <w:rPr>
            <w:noProof/>
            <w:lang w:eastAsia="en-US"/>
            <w:rPrChange w:id="103" w:author="Unknown">
              <w:rPr>
                <w:b/>
                <w:bCs/>
                <w:noProof/>
                <w:color w:val="0563C1" w:themeColor="hyperlink"/>
                <w:u w:val="single"/>
              </w:rPr>
            </w:rPrChange>
          </w:rPr>
          <w:lastRenderedPageBreak/>
          <w:drawing>
            <wp:inline distT="0" distB="0" distL="0" distR="0" wp14:anchorId="3EFE1A30" wp14:editId="353F69CC">
              <wp:extent cx="3060000" cy="2662597"/>
              <wp:effectExtent l="0" t="0" r="7620" b="0"/>
              <wp:docPr id="34" name="Imagem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0000" cy="2662597"/>
                      </a:xfrm>
                      <a:prstGeom prst="rect">
                        <a:avLst/>
                      </a:prstGeom>
                      <a:noFill/>
                      <a:ln>
                        <a:noFill/>
                      </a:ln>
                    </pic:spPr>
                  </pic:pic>
                </a:graphicData>
              </a:graphic>
            </wp:inline>
          </w:drawing>
        </w:r>
      </w:ins>
    </w:p>
    <w:p w14:paraId="47F8FF25" w14:textId="77777777" w:rsidR="00A01FA8" w:rsidRPr="009373EF" w:rsidRDefault="00A01FA8" w:rsidP="002D07D6">
      <w:pPr>
        <w:pStyle w:val="Legenda"/>
        <w:rPr>
          <w:b w:val="0"/>
          <w:rPrChange w:id="104" w:author="Leonardo Murta" w:date="2016-12-13T10:32:00Z">
            <w:rPr/>
          </w:rPrChange>
        </w:rPr>
      </w:pPr>
      <w:bookmarkStart w:id="105" w:name="_Ref462898199"/>
      <w:ins w:id="106" w:author="Cristiano Cesario" w:date="2016-09-29T07:40:00Z">
        <w:r w:rsidRPr="009373EF">
          <w:t xml:space="preserve">Figure </w:t>
        </w:r>
        <w:r w:rsidR="00E02D98" w:rsidRPr="009373EF">
          <w:fldChar w:fldCharType="begin"/>
        </w:r>
        <w:r w:rsidRPr="009373EF">
          <w:instrText xml:space="preserve"> SEQ Figure \* ARABIC </w:instrText>
        </w:r>
      </w:ins>
      <w:r w:rsidR="00E02D98" w:rsidRPr="009373EF">
        <w:rPr>
          <w:rPrChange w:id="107" w:author="Leonardo Murta" w:date="2016-12-13T10:32:00Z">
            <w:rPr/>
          </w:rPrChange>
        </w:rPr>
        <w:fldChar w:fldCharType="separate"/>
      </w:r>
      <w:r w:rsidR="00AD7EB7" w:rsidRPr="009373EF">
        <w:rPr>
          <w:rPrChange w:id="108" w:author="Leonardo Murta" w:date="2016-12-13T10:32:00Z">
            <w:rPr>
              <w:noProof/>
            </w:rPr>
          </w:rPrChange>
        </w:rPr>
        <w:t>2</w:t>
      </w:r>
      <w:ins w:id="109" w:author="Cristiano Cesario" w:date="2016-09-29T07:40:00Z">
        <w:r w:rsidR="00E02D98" w:rsidRPr="0060536E">
          <w:fldChar w:fldCharType="end"/>
        </w:r>
        <w:bookmarkEnd w:id="105"/>
        <w:r w:rsidRPr="009373EF">
          <w:t xml:space="preserve">. </w:t>
        </w:r>
        <w:r w:rsidRPr="009373EF">
          <w:rPr>
            <w:b w:val="0"/>
          </w:rPr>
          <w:t>How DyeVC gathers information</w:t>
        </w:r>
      </w:ins>
    </w:p>
    <w:p w14:paraId="3660FA92" w14:textId="77777777" w:rsidR="00967F72" w:rsidRPr="009373EF" w:rsidRDefault="00967F72" w:rsidP="006E6751">
      <w:pPr>
        <w:rPr>
          <w:ins w:id="110" w:author="Cristiano Cesario" w:date="2016-09-29T08:00:00Z"/>
        </w:rPr>
      </w:pPr>
      <w:r w:rsidRPr="009373EF">
        <w:t>DyeVC gathers information from registered clones in the user’s machine and also from their peers, which are clones that c</w:t>
      </w:r>
      <w:r w:rsidRPr="004A7129">
        <w:t>ommunicate with them. Since there is a communication path between a registered clone and its peers (either to push or pull data), we are able to analyze the commits that exist in these peers.</w:t>
      </w:r>
      <w:bookmarkStart w:id="111" w:name="_Ref384931870"/>
      <w:bookmarkEnd w:id="111"/>
      <w:r w:rsidRPr="004A7129">
        <w:t xml:space="preserve"> This allows us to present a broader topology visualization t</w:t>
      </w:r>
      <w:r w:rsidRPr="00712F63">
        <w:t>hat contains not only registered clones, but also those that have a push or pull relationship with them. DyeVC finds out related clones by looking at the remote repositories registered in the DVCS configuration. More details on how data is gathered are exp</w:t>
      </w:r>
      <w:r w:rsidRPr="00876FD4">
        <w:t xml:space="preserve">lained in section </w:t>
      </w:r>
      <w:r w:rsidR="00985CF7" w:rsidRPr="009373EF">
        <w:fldChar w:fldCharType="begin"/>
      </w:r>
      <w:r w:rsidR="00985CF7" w:rsidRPr="009373EF">
        <w:instrText xml:space="preserve"> REF _Ref448229062 \r \h  \* MERGEFORMAT </w:instrText>
      </w:r>
      <w:r w:rsidR="00985CF7" w:rsidRPr="009373EF">
        <w:rPr>
          <w:rPrChange w:id="112" w:author="Leonardo Murta" w:date="2016-12-13T10:32:00Z">
            <w:rPr/>
          </w:rPrChange>
        </w:rPr>
        <w:fldChar w:fldCharType="separate"/>
      </w:r>
      <w:r w:rsidR="00885AFE" w:rsidRPr="009373EF">
        <w:t>3.3</w:t>
      </w:r>
      <w:r w:rsidR="00985CF7" w:rsidRPr="009373EF">
        <w:fldChar w:fldCharType="end"/>
      </w:r>
      <w:r w:rsidRPr="009373EF">
        <w:t>.</w:t>
      </w:r>
    </w:p>
    <w:p w14:paraId="41797B7F" w14:textId="3E6CEA14" w:rsidR="002D07D6" w:rsidRPr="004A7129" w:rsidRDefault="00E02D98" w:rsidP="006E6751">
      <w:pPr>
        <w:rPr>
          <w:ins w:id="113" w:author="Cristiano Cesario" w:date="2016-09-29T08:00:00Z"/>
        </w:rPr>
      </w:pPr>
      <w:ins w:id="114" w:author="Cristiano Cesario" w:date="2016-09-29T08:01:00Z">
        <w:r w:rsidRPr="009373EF">
          <w:fldChar w:fldCharType="begin"/>
        </w:r>
        <w:r w:rsidR="002D07D6" w:rsidRPr="009373EF">
          <w:instrText xml:space="preserve"> REF _Ref462899404 \h </w:instrText>
        </w:r>
      </w:ins>
      <w:r w:rsidRPr="009373EF">
        <w:rPr>
          <w:rPrChange w:id="115" w:author="Leonardo Murta" w:date="2016-12-13T10:32:00Z">
            <w:rPr/>
          </w:rPrChange>
        </w:rPr>
        <w:fldChar w:fldCharType="separate"/>
      </w:r>
      <w:ins w:id="116" w:author="Cristiano Cesario" w:date="2016-12-10T08:37:00Z">
        <w:r w:rsidR="00885AFE" w:rsidRPr="009373EF">
          <w:t xml:space="preserve">Figure </w:t>
        </w:r>
        <w:r w:rsidR="00885AFE" w:rsidRPr="009373EF">
          <w:rPr>
            <w:rPrChange w:id="117" w:author="Leonardo Murta" w:date="2016-12-13T10:32:00Z">
              <w:rPr>
                <w:noProof/>
              </w:rPr>
            </w:rPrChange>
          </w:rPr>
          <w:t>3</w:t>
        </w:r>
      </w:ins>
      <w:ins w:id="118" w:author="Cristiano Cesario" w:date="2016-09-29T08:01:00Z">
        <w:r w:rsidRPr="009373EF">
          <w:fldChar w:fldCharType="end"/>
        </w:r>
      </w:ins>
      <w:ins w:id="119" w:author="Cristiano Cesario" w:date="2016-12-12T21:10:00Z">
        <w:r w:rsidR="00DF244E" w:rsidRPr="009373EF">
          <w:t xml:space="preserve"> </w:t>
        </w:r>
      </w:ins>
      <w:ins w:id="120" w:author="Cristiano Cesario" w:date="2016-09-29T08:01:00Z">
        <w:r w:rsidR="002D07D6" w:rsidRPr="009373EF">
          <w:t xml:space="preserve">shows how DyeVC discovers the topology from the nodes where it is running and the registered clones. </w:t>
        </w:r>
        <w:del w:id="121" w:author="Leonardo Murta" w:date="2016-12-13T10:33:00Z">
          <w:r w:rsidR="002D07D6" w:rsidRPr="009373EF" w:rsidDel="009373EF">
            <w:delText>Here, b</w:delText>
          </w:r>
        </w:del>
      </w:ins>
      <w:ins w:id="122" w:author="Leonardo Murta" w:date="2016-12-13T10:33:00Z">
        <w:r w:rsidR="009373EF">
          <w:t>B</w:t>
        </w:r>
      </w:ins>
      <w:ins w:id="123" w:author="Cristiano Cesario" w:date="2016-09-29T08:01:00Z">
        <w:r w:rsidR="002D07D6" w:rsidRPr="009373EF">
          <w:t>lue nodes represent registered clones, where DyeVC is running, yellow nodes represent known clones located at nodes where DyeVC is not running, dashed nodes and dashed</w:t>
        </w:r>
        <w:r w:rsidR="002D07D6" w:rsidRPr="004A7129">
          <w:t xml:space="preserve"> lines represent clones and communication paths that are not </w:t>
        </w:r>
        <w:del w:id="124" w:author="Leonardo Murta" w:date="2016-12-13T10:33:00Z">
          <w:r w:rsidR="002D07D6" w:rsidRPr="004A7129" w:rsidDel="009373EF">
            <w:delText xml:space="preserve">yet </w:delText>
          </w:r>
        </w:del>
        <w:r w:rsidR="002D07D6" w:rsidRPr="004A7129">
          <w:t>known</w:t>
        </w:r>
      </w:ins>
      <w:ins w:id="125" w:author="Leonardo Murta" w:date="2016-12-13T10:33:00Z">
        <w:r w:rsidR="009373EF" w:rsidRPr="009373EF">
          <w:t xml:space="preserve"> </w:t>
        </w:r>
        <w:r w:rsidR="009373EF" w:rsidRPr="007D4803">
          <w:t>yet</w:t>
        </w:r>
      </w:ins>
      <w:ins w:id="126" w:author="Cristiano Cesario" w:date="2016-09-29T08:01:00Z">
        <w:r w:rsidR="002D07D6" w:rsidRPr="009373EF">
          <w:t>. Suppose a scenario where the existing clones and interdependencies are shown in</w:t>
        </w:r>
      </w:ins>
      <w:ins w:id="127" w:author="Cristiano Cesario" w:date="2016-12-12T21:10:00Z">
        <w:r w:rsidR="00DF244E" w:rsidRPr="009373EF">
          <w:t xml:space="preserve"> </w:t>
        </w:r>
      </w:ins>
      <w:ins w:id="128" w:author="Cristiano Cesario" w:date="2016-09-29T08:01:00Z">
        <w:r w:rsidRPr="009373EF">
          <w:fldChar w:fldCharType="begin"/>
        </w:r>
        <w:r w:rsidR="002D07D6" w:rsidRPr="009373EF">
          <w:instrText xml:space="preserve"> REF _Ref462899404 \h </w:instrText>
        </w:r>
      </w:ins>
      <w:ins w:id="129" w:author="Cristiano Cesario" w:date="2016-09-29T08:01:00Z">
        <w:r w:rsidRPr="009373EF">
          <w:rPr>
            <w:rPrChange w:id="130" w:author="Leonardo Murta" w:date="2016-12-13T10:32:00Z">
              <w:rPr/>
            </w:rPrChange>
          </w:rPr>
          <w:fldChar w:fldCharType="separate"/>
        </w:r>
      </w:ins>
      <w:ins w:id="131" w:author="Cristiano Cesario" w:date="2016-12-10T08:37:00Z">
        <w:r w:rsidR="00885AFE" w:rsidRPr="009373EF">
          <w:t xml:space="preserve">Figure </w:t>
        </w:r>
        <w:r w:rsidR="00885AFE" w:rsidRPr="009373EF">
          <w:rPr>
            <w:rPrChange w:id="132" w:author="Leonardo Murta" w:date="2016-12-13T10:32:00Z">
              <w:rPr>
                <w:noProof/>
              </w:rPr>
            </w:rPrChange>
          </w:rPr>
          <w:t>3</w:t>
        </w:r>
      </w:ins>
      <w:ins w:id="133" w:author="Cristiano Cesario" w:date="2016-09-29T08:01:00Z">
        <w:r w:rsidRPr="009373EF">
          <w:fldChar w:fldCharType="end"/>
        </w:r>
        <w:r w:rsidR="002D07D6" w:rsidRPr="009373EF">
          <w:t xml:space="preserve">.a. After installing DyeVC and registering clone 3, DyeVC finds out that this clone communicates with clones 1, 2, and 4 (either by pushing to or pulling from them), </w:t>
        </w:r>
        <w:del w:id="134" w:author="Leonardo Murta" w:date="2016-12-13T10:34:00Z">
          <w:r w:rsidR="002D07D6" w:rsidRPr="009373EF" w:rsidDel="009373EF">
            <w:delText xml:space="preserve">which is </w:delText>
          </w:r>
        </w:del>
      </w:ins>
      <w:ins w:id="135" w:author="Leonardo Murta" w:date="2016-12-13T10:34:00Z">
        <w:r w:rsidR="009373EF">
          <w:t xml:space="preserve">as </w:t>
        </w:r>
      </w:ins>
      <w:ins w:id="136" w:author="Cristiano Cesario" w:date="2016-09-29T08:01:00Z">
        <w:r w:rsidR="002D07D6" w:rsidRPr="009373EF">
          <w:t xml:space="preserve">shown </w:t>
        </w:r>
        <w:del w:id="137" w:author="Leonardo Murta" w:date="2016-12-13T10:34:00Z">
          <w:r w:rsidR="002D07D6" w:rsidRPr="009373EF" w:rsidDel="009373EF">
            <w:delText>on</w:delText>
          </w:r>
        </w:del>
      </w:ins>
      <w:ins w:id="138" w:author="Leonardo Murta" w:date="2016-12-13T10:34:00Z">
        <w:r w:rsidR="009373EF">
          <w:t>in</w:t>
        </w:r>
      </w:ins>
      <w:ins w:id="139" w:author="Cristiano Cesario" w:date="2016-12-12T21:10:00Z">
        <w:r w:rsidR="00DF244E" w:rsidRPr="009373EF">
          <w:t xml:space="preserve"> </w:t>
        </w:r>
      </w:ins>
      <w:ins w:id="140" w:author="Cristiano Cesario" w:date="2016-09-29T08:01:00Z">
        <w:r w:rsidRPr="009373EF">
          <w:fldChar w:fldCharType="begin"/>
        </w:r>
        <w:r w:rsidR="002D07D6" w:rsidRPr="009373EF">
          <w:instrText xml:space="preserve"> REF _Ref462899404 \h </w:instrText>
        </w:r>
      </w:ins>
      <w:ins w:id="141" w:author="Cristiano Cesario" w:date="2016-09-29T08:01:00Z">
        <w:r w:rsidRPr="009373EF">
          <w:rPr>
            <w:rPrChange w:id="142" w:author="Leonardo Murta" w:date="2016-12-13T10:32:00Z">
              <w:rPr/>
            </w:rPrChange>
          </w:rPr>
          <w:fldChar w:fldCharType="separate"/>
        </w:r>
      </w:ins>
      <w:ins w:id="143" w:author="Cristiano Cesario" w:date="2016-12-10T08:37:00Z">
        <w:r w:rsidR="00885AFE" w:rsidRPr="009373EF">
          <w:t xml:space="preserve">Figure </w:t>
        </w:r>
        <w:r w:rsidR="00885AFE" w:rsidRPr="009373EF">
          <w:rPr>
            <w:rPrChange w:id="144" w:author="Leonardo Murta" w:date="2016-12-13T10:32:00Z">
              <w:rPr>
                <w:noProof/>
              </w:rPr>
            </w:rPrChange>
          </w:rPr>
          <w:t>3</w:t>
        </w:r>
      </w:ins>
      <w:ins w:id="145" w:author="Cristiano Cesario" w:date="2016-09-29T08:01:00Z">
        <w:r w:rsidRPr="009373EF">
          <w:fldChar w:fldCharType="end"/>
        </w:r>
        <w:r w:rsidR="002D07D6" w:rsidRPr="009373EF">
          <w:t>.b. Later on, clone 4 is registered and clone 5 is included as a known clone in the topology (</w:t>
        </w:r>
        <w:r w:rsidRPr="009373EF">
          <w:fldChar w:fldCharType="begin"/>
        </w:r>
        <w:r w:rsidR="002D07D6" w:rsidRPr="009373EF">
          <w:instrText xml:space="preserve"> REF _Ref462899404 \h </w:instrText>
        </w:r>
      </w:ins>
      <w:ins w:id="146" w:author="Cristiano Cesario" w:date="2016-09-29T08:01:00Z">
        <w:r w:rsidRPr="009373EF">
          <w:rPr>
            <w:rPrChange w:id="147" w:author="Leonardo Murta" w:date="2016-12-13T10:32:00Z">
              <w:rPr/>
            </w:rPrChange>
          </w:rPr>
          <w:fldChar w:fldCharType="separate"/>
        </w:r>
      </w:ins>
      <w:ins w:id="148" w:author="Cristiano Cesario" w:date="2016-12-10T08:37:00Z">
        <w:r w:rsidR="00885AFE" w:rsidRPr="009373EF">
          <w:t xml:space="preserve">Figure </w:t>
        </w:r>
        <w:r w:rsidR="00885AFE" w:rsidRPr="009373EF">
          <w:rPr>
            <w:rPrChange w:id="149" w:author="Leonardo Murta" w:date="2016-12-13T10:32:00Z">
              <w:rPr>
                <w:noProof/>
              </w:rPr>
            </w:rPrChange>
          </w:rPr>
          <w:t>3</w:t>
        </w:r>
      </w:ins>
      <w:ins w:id="150" w:author="Cristiano Cesario" w:date="2016-09-29T08:01:00Z">
        <w:r w:rsidRPr="009373EF">
          <w:fldChar w:fldCharType="end"/>
        </w:r>
        <w:r w:rsidR="002D07D6" w:rsidRPr="009373EF">
          <w:t>.c). Clone 6 is the next to be registered, allowing DyeVC to discover that clone 7 also exists, as well as the communication between clone 6 and clone 1, which was already a known clone (</w:t>
        </w:r>
      </w:ins>
      <w:ins w:id="151" w:author="Cristiano Cesario" w:date="2016-09-29T08:02:00Z">
        <w:r w:rsidRPr="009373EF">
          <w:fldChar w:fldCharType="begin"/>
        </w:r>
        <w:r w:rsidR="002D07D6" w:rsidRPr="009373EF">
          <w:instrText xml:space="preserve"> REF _Ref462899404 \h </w:instrText>
        </w:r>
      </w:ins>
      <w:ins w:id="152" w:author="Cristiano Cesario" w:date="2016-09-29T08:02:00Z">
        <w:r w:rsidRPr="009373EF">
          <w:rPr>
            <w:rPrChange w:id="153" w:author="Leonardo Murta" w:date="2016-12-13T10:32:00Z">
              <w:rPr/>
            </w:rPrChange>
          </w:rPr>
          <w:fldChar w:fldCharType="separate"/>
        </w:r>
      </w:ins>
      <w:ins w:id="154" w:author="Cristiano Cesario" w:date="2016-12-10T08:37:00Z">
        <w:r w:rsidR="00885AFE" w:rsidRPr="009373EF">
          <w:t xml:space="preserve">Figure </w:t>
        </w:r>
        <w:r w:rsidR="00885AFE" w:rsidRPr="009373EF">
          <w:rPr>
            <w:rPrChange w:id="155" w:author="Leonardo Murta" w:date="2016-12-13T10:32:00Z">
              <w:rPr>
                <w:noProof/>
              </w:rPr>
            </w:rPrChange>
          </w:rPr>
          <w:t>3</w:t>
        </w:r>
      </w:ins>
      <w:ins w:id="156" w:author="Cristiano Cesario" w:date="2016-09-29T08:02:00Z">
        <w:r w:rsidRPr="009373EF">
          <w:fldChar w:fldCharType="end"/>
        </w:r>
      </w:ins>
      <w:ins w:id="157" w:author="Cristiano Cesario" w:date="2016-09-29T08:01:00Z">
        <w:r w:rsidR="002D07D6" w:rsidRPr="009373EF">
          <w:t xml:space="preserve">.d). </w:t>
        </w:r>
        <w:del w:id="158" w:author="Leonardo Murta" w:date="2016-12-13T10:35:00Z">
          <w:r w:rsidR="002D07D6" w:rsidRPr="009373EF" w:rsidDel="004A7129">
            <w:delText>Suppose</w:delText>
          </w:r>
        </w:del>
      </w:ins>
      <w:ins w:id="159" w:author="Leonardo Murta" w:date="2016-12-13T10:35:00Z">
        <w:r w:rsidR="004A7129">
          <w:t>Assuming</w:t>
        </w:r>
      </w:ins>
      <w:ins w:id="160" w:author="Cristiano Cesario" w:date="2016-09-29T08:01:00Z">
        <w:r w:rsidR="002D07D6" w:rsidRPr="009373EF">
          <w:t xml:space="preserve"> that no </w:t>
        </w:r>
        <w:del w:id="161" w:author="Leonardo Murta" w:date="2016-12-13T10:35:00Z">
          <w:r w:rsidR="002D07D6" w:rsidRPr="009373EF" w:rsidDel="004A7129">
            <w:delText>more</w:delText>
          </w:r>
        </w:del>
      </w:ins>
      <w:ins w:id="162" w:author="Leonardo Murta" w:date="2016-12-13T10:35:00Z">
        <w:r w:rsidR="004A7129">
          <w:t>other</w:t>
        </w:r>
      </w:ins>
      <w:ins w:id="163" w:author="Cristiano Cesario" w:date="2016-09-29T08:01:00Z">
        <w:r w:rsidR="002D07D6" w:rsidRPr="009373EF">
          <w:t xml:space="preserve"> clones are registered</w:t>
        </w:r>
      </w:ins>
      <w:ins w:id="164" w:author="Leonardo Murta" w:date="2016-12-13T10:35:00Z">
        <w:r w:rsidR="004A7129">
          <w:t xml:space="preserve">, </w:t>
        </w:r>
      </w:ins>
      <w:ins w:id="165" w:author="Cristiano Cesario" w:date="2016-09-29T08:01:00Z">
        <w:del w:id="166" w:author="Leonardo Murta" w:date="2016-12-13T10:35:00Z">
          <w:r w:rsidR="002D07D6" w:rsidRPr="009373EF" w:rsidDel="004A7129">
            <w:delText>. T</w:delText>
          </w:r>
        </w:del>
      </w:ins>
      <w:ins w:id="167" w:author="Leonardo Murta" w:date="2016-12-13T10:35:00Z">
        <w:r w:rsidR="004A7129">
          <w:t>t</w:t>
        </w:r>
      </w:ins>
      <w:ins w:id="168" w:author="Cristiano Cesario" w:date="2016-09-29T08:01:00Z">
        <w:r w:rsidR="002D07D6" w:rsidRPr="009373EF">
          <w:t xml:space="preserve">he known topology </w:t>
        </w:r>
        <w:del w:id="169" w:author="Leonardo Murta" w:date="2016-12-13T10:35:00Z">
          <w:r w:rsidR="002D07D6" w:rsidRPr="009373EF" w:rsidDel="004A7129">
            <w:delText>that will be</w:delText>
          </w:r>
        </w:del>
      </w:ins>
      <w:ins w:id="170" w:author="Leonardo Murta" w:date="2016-12-13T10:35:00Z">
        <w:r w:rsidR="004A7129">
          <w:t>is</w:t>
        </w:r>
      </w:ins>
      <w:ins w:id="171" w:author="Cristiano Cesario" w:date="2016-09-29T08:01:00Z">
        <w:r w:rsidR="002D07D6" w:rsidRPr="009373EF">
          <w:t xml:space="preserve"> shown </w:t>
        </w:r>
        <w:del w:id="172" w:author="Leonardo Murta" w:date="2016-12-13T10:35:00Z">
          <w:r w:rsidR="002D07D6" w:rsidRPr="009373EF" w:rsidDel="004A7129">
            <w:delText>will be that of</w:delText>
          </w:r>
        </w:del>
      </w:ins>
      <w:ins w:id="173" w:author="Leonardo Murta" w:date="2016-12-13T10:35:00Z">
        <w:r w:rsidR="004A7129">
          <w:t>in</w:t>
        </w:r>
      </w:ins>
      <w:ins w:id="174" w:author="Cristiano Cesario" w:date="2016-12-12T21:11:00Z">
        <w:r w:rsidR="00DF244E" w:rsidRPr="009373EF">
          <w:t xml:space="preserve"> </w:t>
        </w:r>
      </w:ins>
      <w:ins w:id="175" w:author="Cristiano Cesario" w:date="2016-09-29T08:02:00Z">
        <w:r w:rsidRPr="009373EF">
          <w:fldChar w:fldCharType="begin"/>
        </w:r>
        <w:r w:rsidR="002D07D6" w:rsidRPr="009373EF">
          <w:instrText xml:space="preserve"> REF _Ref462899404 \h </w:instrText>
        </w:r>
      </w:ins>
      <w:ins w:id="176" w:author="Cristiano Cesario" w:date="2016-09-29T08:02:00Z">
        <w:r w:rsidRPr="009373EF">
          <w:rPr>
            <w:rPrChange w:id="177" w:author="Leonardo Murta" w:date="2016-12-13T10:32:00Z">
              <w:rPr/>
            </w:rPrChange>
          </w:rPr>
          <w:fldChar w:fldCharType="separate"/>
        </w:r>
      </w:ins>
      <w:ins w:id="178" w:author="Cristiano Cesario" w:date="2016-12-10T08:37:00Z">
        <w:r w:rsidR="00885AFE" w:rsidRPr="009373EF">
          <w:t xml:space="preserve">Figure </w:t>
        </w:r>
        <w:r w:rsidR="00885AFE" w:rsidRPr="009373EF">
          <w:rPr>
            <w:rPrChange w:id="179" w:author="Leonardo Murta" w:date="2016-12-13T10:32:00Z">
              <w:rPr>
                <w:noProof/>
              </w:rPr>
            </w:rPrChange>
          </w:rPr>
          <w:t>3</w:t>
        </w:r>
      </w:ins>
      <w:ins w:id="180" w:author="Cristiano Cesario" w:date="2016-09-29T08:02:00Z">
        <w:r w:rsidRPr="009373EF">
          <w:fldChar w:fldCharType="end"/>
        </w:r>
      </w:ins>
      <w:ins w:id="181" w:author="Cristiano Cesario" w:date="2016-09-29T08:01:00Z">
        <w:r w:rsidR="002D07D6" w:rsidRPr="009373EF">
          <w:t xml:space="preserve">.e. </w:t>
        </w:r>
        <w:r w:rsidR="002D07D6" w:rsidRPr="009373EF">
          <w:lastRenderedPageBreak/>
          <w:t>Notice that, although only clones 3, 4</w:t>
        </w:r>
        <w:r w:rsidR="002D07D6" w:rsidRPr="004A7129">
          <w:t>, and 6 were registered, DyeVC is also aware of the existence of clones 1, 2, 5, and 7. Only clone 8 will not be known, as well as some communication paths between clones that were not registered (1-2, 1-5, 1-8, and 7-8).</w:t>
        </w:r>
      </w:ins>
    </w:p>
    <w:p w14:paraId="6C838369" w14:textId="77777777" w:rsidR="002D07D6" w:rsidRPr="009373EF" w:rsidRDefault="004A5787" w:rsidP="006E6751">
      <w:pPr>
        <w:rPr>
          <w:ins w:id="182" w:author="Cristiano Cesario" w:date="2016-09-29T08:00:00Z"/>
        </w:rPr>
      </w:pPr>
      <w:ins w:id="183" w:author="Cristiano Cesario" w:date="2016-09-29T08:00:00Z">
        <w:r w:rsidRPr="009373EF">
          <w:rPr>
            <w:noProof/>
            <w:rPrChange w:id="184" w:author="Unknown">
              <w:rPr>
                <w:noProof/>
                <w:color w:val="0563C1" w:themeColor="hyperlink"/>
                <w:u w:val="single"/>
              </w:rPr>
            </w:rPrChange>
          </w:rPr>
          <w:drawing>
            <wp:inline distT="0" distB="0" distL="0" distR="0" wp14:anchorId="5CCA8017" wp14:editId="5FA0C90C">
              <wp:extent cx="6120000" cy="4998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000" cy="4998000"/>
                      </a:xfrm>
                      <a:prstGeom prst="rect">
                        <a:avLst/>
                      </a:prstGeom>
                    </pic:spPr>
                  </pic:pic>
                </a:graphicData>
              </a:graphic>
            </wp:inline>
          </w:drawing>
        </w:r>
      </w:ins>
    </w:p>
    <w:p w14:paraId="0C554FE7" w14:textId="77777777" w:rsidR="003F7D1B" w:rsidRPr="009373EF" w:rsidRDefault="002D07D6">
      <w:pPr>
        <w:pStyle w:val="Legenda"/>
        <w:rPr>
          <w:ins w:id="185" w:author="Cristiano Cesario" w:date="2016-09-29T08:06:00Z"/>
        </w:rPr>
        <w:pPrChange w:id="186" w:author="Cristiano Cesario" w:date="2016-09-29T08:00:00Z">
          <w:pPr/>
        </w:pPrChange>
      </w:pPr>
      <w:bookmarkStart w:id="187" w:name="_Ref462899404"/>
      <w:ins w:id="188" w:author="Cristiano Cesario" w:date="2016-09-29T08:00:00Z">
        <w:r w:rsidRPr="009373EF">
          <w:t xml:space="preserve">Figure </w:t>
        </w:r>
        <w:r w:rsidR="00E02D98" w:rsidRPr="009373EF">
          <w:fldChar w:fldCharType="begin"/>
        </w:r>
        <w:r w:rsidRPr="009373EF">
          <w:rPr>
            <w:rPrChange w:id="189" w:author="Leonardo Murta" w:date="2016-12-13T10:32:00Z">
              <w:rPr/>
            </w:rPrChange>
          </w:rPr>
          <w:instrText xml:space="preserve"> SEQ Figure \* ARABIC </w:instrText>
        </w:r>
      </w:ins>
      <w:r w:rsidR="00E02D98" w:rsidRPr="009373EF">
        <w:rPr>
          <w:rPrChange w:id="190" w:author="Leonardo Murta" w:date="2016-12-13T10:32:00Z">
            <w:rPr/>
          </w:rPrChange>
        </w:rPr>
        <w:fldChar w:fldCharType="separate"/>
      </w:r>
      <w:ins w:id="191" w:author="Cristiano Cesario" w:date="2016-12-12T21:39:00Z">
        <w:r w:rsidR="00AD7EB7" w:rsidRPr="009373EF">
          <w:rPr>
            <w:rPrChange w:id="192" w:author="Leonardo Murta" w:date="2016-12-13T10:32:00Z">
              <w:rPr>
                <w:noProof/>
              </w:rPr>
            </w:rPrChange>
          </w:rPr>
          <w:t>3</w:t>
        </w:r>
      </w:ins>
      <w:ins w:id="193" w:author="Cristiano Cesario" w:date="2016-09-29T08:00:00Z">
        <w:r w:rsidR="00E02D98" w:rsidRPr="009373EF">
          <w:rPr>
            <w:rPrChange w:id="194" w:author="Leonardo Murta" w:date="2016-12-13T10:32:00Z">
              <w:rPr/>
            </w:rPrChange>
          </w:rPr>
          <w:fldChar w:fldCharType="end"/>
        </w:r>
        <w:bookmarkEnd w:id="187"/>
        <w:r w:rsidRPr="009373EF">
          <w:rPr>
            <w:rPrChange w:id="195" w:author="Leonardo Murta" w:date="2016-12-13T10:32:00Z">
              <w:rPr/>
            </w:rPrChange>
          </w:rPr>
          <w:t xml:space="preserve">. </w:t>
        </w:r>
        <w:r w:rsidRPr="009373EF">
          <w:rPr>
            <w:b w:val="0"/>
            <w:rPrChange w:id="196" w:author="Leonardo Murta" w:date="2016-12-13T10:32:00Z">
              <w:rPr>
                <w:b/>
              </w:rPr>
            </w:rPrChange>
          </w:rPr>
          <w:t>DyeVC discovering the topology</w:t>
        </w:r>
      </w:ins>
    </w:p>
    <w:p w14:paraId="3FE71507" w14:textId="77777777" w:rsidR="00006A53" w:rsidRPr="004A7129" w:rsidRDefault="00006A53" w:rsidP="00006A53">
      <w:pPr>
        <w:rPr>
          <w:ins w:id="197" w:author="Cristiano Cesario" w:date="2016-09-29T08:06:00Z"/>
          <w:i/>
        </w:rPr>
      </w:pPr>
      <w:ins w:id="198" w:author="Cristiano Cesario" w:date="2016-09-29T08:06:00Z">
        <w:r w:rsidRPr="004A7129">
          <w:t xml:space="preserve">DyeVC finds out related clones by looking at the remote repositories, which are registered in </w:t>
        </w:r>
        <w:proofErr w:type="spellStart"/>
        <w:r w:rsidRPr="004A7129">
          <w:t>Git’s</w:t>
        </w:r>
        <w:r w:rsidRPr="004A7129">
          <w:rPr>
            <w:i/>
          </w:rPr>
          <w:t>config</w:t>
        </w:r>
        <w:proofErr w:type="spellEnd"/>
        <w:r w:rsidRPr="004A7129">
          <w:t xml:space="preserve"> file of each clone. </w:t>
        </w:r>
      </w:ins>
      <w:ins w:id="199" w:author="Cristiano Cesario" w:date="2016-09-29T08:08:00Z">
        <w:r w:rsidR="00E02D98" w:rsidRPr="009373EF">
          <w:fldChar w:fldCharType="begin"/>
        </w:r>
        <w:r w:rsidRPr="009373EF">
          <w:instrText xml:space="preserve"> REF _Ref462899837 \h </w:instrText>
        </w:r>
      </w:ins>
      <w:r w:rsidR="00E02D98" w:rsidRPr="009373EF">
        <w:rPr>
          <w:rPrChange w:id="200" w:author="Leonardo Murta" w:date="2016-12-13T10:32:00Z">
            <w:rPr/>
          </w:rPrChange>
        </w:rPr>
        <w:fldChar w:fldCharType="separate"/>
      </w:r>
      <w:ins w:id="201" w:author="Cristiano Cesario" w:date="2016-12-10T08:37:00Z">
        <w:r w:rsidR="00885AFE" w:rsidRPr="009373EF">
          <w:t xml:space="preserve">Figure </w:t>
        </w:r>
        <w:r w:rsidR="00885AFE" w:rsidRPr="009373EF">
          <w:rPr>
            <w:rPrChange w:id="202" w:author="Leonardo Murta" w:date="2016-12-13T10:32:00Z">
              <w:rPr>
                <w:noProof/>
              </w:rPr>
            </w:rPrChange>
          </w:rPr>
          <w:t>4</w:t>
        </w:r>
      </w:ins>
      <w:ins w:id="203" w:author="Cristiano Cesario" w:date="2016-09-29T08:08:00Z">
        <w:r w:rsidR="00E02D98" w:rsidRPr="009373EF">
          <w:fldChar w:fldCharType="end"/>
        </w:r>
      </w:ins>
      <w:ins w:id="204" w:author="Cristiano Cesario" w:date="2016-12-12T21:11:00Z">
        <w:r w:rsidR="00DF244E" w:rsidRPr="009373EF">
          <w:t xml:space="preserve"> </w:t>
        </w:r>
      </w:ins>
      <w:ins w:id="205" w:author="Cristiano Cesario" w:date="2016-09-29T08:06:00Z">
        <w:r w:rsidRPr="009373EF">
          <w:t xml:space="preserve">shows an example of this configuration, taken from a local clone of the </w:t>
        </w:r>
        <w:r w:rsidRPr="009373EF">
          <w:rPr>
            <w:i/>
          </w:rPr>
          <w:t>dyevc</w:t>
        </w:r>
        <w:r w:rsidRPr="009373EF">
          <w:t xml:space="preserve"> project, where there is a remote named </w:t>
        </w:r>
        <w:r w:rsidRPr="004A7129">
          <w:rPr>
            <w:i/>
          </w:rPr>
          <w:t>origin</w:t>
        </w:r>
        <w:r w:rsidRPr="004A7129">
          <w:t xml:space="preserve">, which is located at </w:t>
        </w:r>
        <w:r w:rsidRPr="004A7129">
          <w:rPr>
            <w:i/>
          </w:rPr>
          <w:t>github.com/gems-uff/dyevc</w:t>
        </w:r>
        <w:r w:rsidRPr="004A7129">
          <w:t>.</w:t>
        </w:r>
      </w:ins>
    </w:p>
    <w:p w14:paraId="1F1E8BA8" w14:textId="77777777" w:rsidR="003F7D1B" w:rsidRPr="009373EF" w:rsidRDefault="004A5787">
      <w:pPr>
        <w:pStyle w:val="Legenda"/>
        <w:rPr>
          <w:ins w:id="206" w:author="Cristiano Cesario" w:date="2016-09-29T08:08:00Z"/>
        </w:rPr>
        <w:pPrChange w:id="207" w:author="Cristiano Cesario" w:date="2016-09-29T08:07:00Z">
          <w:pPr/>
        </w:pPrChange>
      </w:pPr>
      <w:ins w:id="208" w:author="Cristiano Cesario" w:date="2016-09-29T08:07:00Z">
        <w:r w:rsidRPr="009373EF">
          <w:rPr>
            <w:noProof/>
            <w:lang w:eastAsia="en-US"/>
            <w:rPrChange w:id="209" w:author="Unknown">
              <w:rPr>
                <w:b/>
                <w:bCs/>
                <w:noProof/>
                <w:color w:val="0563C1" w:themeColor="hyperlink"/>
                <w:u w:val="single"/>
              </w:rPr>
            </w:rPrChange>
          </w:rPr>
          <w:drawing>
            <wp:inline distT="0" distB="0" distL="0" distR="0" wp14:anchorId="364DB145" wp14:editId="5D966AB9">
              <wp:extent cx="3060000" cy="697895"/>
              <wp:effectExtent l="0" t="0" r="762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0000" cy="697895"/>
                      </a:xfrm>
                      <a:prstGeom prst="rect">
                        <a:avLst/>
                      </a:prstGeom>
                    </pic:spPr>
                  </pic:pic>
                </a:graphicData>
              </a:graphic>
            </wp:inline>
          </w:drawing>
        </w:r>
      </w:ins>
    </w:p>
    <w:p w14:paraId="71E064E6" w14:textId="77777777" w:rsidR="003F7D1B" w:rsidRPr="009373EF" w:rsidRDefault="00006A53">
      <w:pPr>
        <w:pStyle w:val="Legenda"/>
        <w:pPrChange w:id="210" w:author="Cristiano Cesario" w:date="2016-09-29T08:07:00Z">
          <w:pPr/>
        </w:pPrChange>
      </w:pPr>
      <w:bookmarkStart w:id="211" w:name="_Ref462899837"/>
      <w:ins w:id="212" w:author="Cristiano Cesario" w:date="2016-09-29T08:07:00Z">
        <w:r w:rsidRPr="004A7129">
          <w:t xml:space="preserve">Figure </w:t>
        </w:r>
        <w:r w:rsidR="00E02D98" w:rsidRPr="009373EF">
          <w:fldChar w:fldCharType="begin"/>
        </w:r>
        <w:r w:rsidRPr="009373EF">
          <w:rPr>
            <w:rPrChange w:id="213" w:author="Leonardo Murta" w:date="2016-12-13T10:32:00Z">
              <w:rPr/>
            </w:rPrChange>
          </w:rPr>
          <w:instrText xml:space="preserve"> SEQ Figure \* ARABIC </w:instrText>
        </w:r>
      </w:ins>
      <w:r w:rsidR="00E02D98" w:rsidRPr="009373EF">
        <w:rPr>
          <w:rPrChange w:id="214" w:author="Leonardo Murta" w:date="2016-12-13T10:32:00Z">
            <w:rPr/>
          </w:rPrChange>
        </w:rPr>
        <w:fldChar w:fldCharType="separate"/>
      </w:r>
      <w:ins w:id="215" w:author="Cristiano Cesario" w:date="2016-12-12T21:39:00Z">
        <w:r w:rsidR="00AD7EB7" w:rsidRPr="009373EF">
          <w:rPr>
            <w:rPrChange w:id="216" w:author="Leonardo Murta" w:date="2016-12-13T10:32:00Z">
              <w:rPr>
                <w:noProof/>
              </w:rPr>
            </w:rPrChange>
          </w:rPr>
          <w:t>4</w:t>
        </w:r>
      </w:ins>
      <w:ins w:id="217" w:author="Cristiano Cesario" w:date="2016-09-29T08:07:00Z">
        <w:r w:rsidR="00E02D98" w:rsidRPr="009373EF">
          <w:rPr>
            <w:rPrChange w:id="218" w:author="Leonardo Murta" w:date="2016-12-13T10:32:00Z">
              <w:rPr/>
            </w:rPrChange>
          </w:rPr>
          <w:fldChar w:fldCharType="end"/>
        </w:r>
      </w:ins>
      <w:bookmarkEnd w:id="211"/>
      <w:ins w:id="219" w:author="Cristiano Cesario" w:date="2016-09-29T08:08:00Z">
        <w:r w:rsidRPr="009373EF">
          <w:rPr>
            <w:rPrChange w:id="220" w:author="Leonardo Murta" w:date="2016-12-13T10:32:00Z">
              <w:rPr/>
            </w:rPrChange>
          </w:rPr>
          <w:t xml:space="preserve">. </w:t>
        </w:r>
        <w:r w:rsidRPr="009373EF">
          <w:rPr>
            <w:b w:val="0"/>
            <w:rPrChange w:id="221" w:author="Leonardo Murta" w:date="2016-12-13T10:32:00Z">
              <w:rPr>
                <w:b/>
              </w:rPr>
            </w:rPrChange>
          </w:rPr>
          <w:t xml:space="preserve">Remote repository configuration in </w:t>
        </w:r>
        <w:proofErr w:type="spellStart"/>
        <w:r w:rsidRPr="009373EF">
          <w:rPr>
            <w:b w:val="0"/>
            <w:rPrChange w:id="222" w:author="Leonardo Murta" w:date="2016-12-13T10:32:00Z">
              <w:rPr>
                <w:b/>
              </w:rPr>
            </w:rPrChange>
          </w:rPr>
          <w:t>Git’s</w:t>
        </w:r>
        <w:r w:rsidRPr="009373EF">
          <w:rPr>
            <w:b w:val="0"/>
            <w:i/>
            <w:rPrChange w:id="223" w:author="Leonardo Murta" w:date="2016-12-13T10:32:00Z">
              <w:rPr>
                <w:b/>
                <w:i/>
              </w:rPr>
            </w:rPrChange>
          </w:rPr>
          <w:t>config</w:t>
        </w:r>
        <w:proofErr w:type="spellEnd"/>
        <w:r w:rsidRPr="009373EF">
          <w:rPr>
            <w:b w:val="0"/>
            <w:rPrChange w:id="224" w:author="Leonardo Murta" w:date="2016-12-13T10:32:00Z">
              <w:rPr>
                <w:b/>
              </w:rPr>
            </w:rPrChange>
          </w:rPr>
          <w:t xml:space="preserve"> file</w:t>
        </w:r>
      </w:ins>
    </w:p>
    <w:p w14:paraId="488BC696" w14:textId="77777777" w:rsidR="003E4F33" w:rsidRPr="009373EF" w:rsidRDefault="003E4F33" w:rsidP="003E4F33">
      <w:pPr>
        <w:ind w:firstLine="0"/>
      </w:pPr>
      <w:r w:rsidRPr="00307F34">
        <w:rPr>
          <w:rFonts w:ascii="Calibri" w:hAnsi="Calibri"/>
          <w:noProof/>
        </w:rPr>
        <w:lastRenderedPageBreak/>
        <w:drawing>
          <wp:inline distT="0" distB="0" distL="0" distR="0" wp14:anchorId="6E89200F" wp14:editId="1D9FCC06">
            <wp:extent cx="6120000" cy="4988482"/>
            <wp:effectExtent l="0" t="0" r="0" b="3175"/>
            <wp:docPr id="64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000" cy="4988482"/>
                    </a:xfrm>
                    <a:prstGeom prst="rect">
                      <a:avLst/>
                    </a:prstGeom>
                    <a:noFill/>
                    <a:ln>
                      <a:noFill/>
                    </a:ln>
                  </pic:spPr>
                </pic:pic>
              </a:graphicData>
            </a:graphic>
          </wp:inline>
        </w:drawing>
      </w:r>
    </w:p>
    <w:p w14:paraId="354E4C39" w14:textId="77777777" w:rsidR="000C66C2" w:rsidRPr="009373EF" w:rsidRDefault="000C66C2" w:rsidP="000C66C2">
      <w:pPr>
        <w:pStyle w:val="Legenda"/>
      </w:pPr>
      <w:bookmarkStart w:id="225" w:name="_Ref447910457"/>
      <w:r w:rsidRPr="004A7129">
        <w:t xml:space="preserve">Figure </w:t>
      </w:r>
      <w:r w:rsidR="00E02D98" w:rsidRPr="009373EF">
        <w:fldChar w:fldCharType="begin"/>
      </w:r>
      <w:r w:rsidRPr="009373EF">
        <w:instrText xml:space="preserve"> SEQ Figure \* ARABIC </w:instrText>
      </w:r>
      <w:r w:rsidR="00E02D98" w:rsidRPr="009373EF">
        <w:rPr>
          <w:rPrChange w:id="226" w:author="Leonardo Murta" w:date="2016-12-13T10:32:00Z">
            <w:rPr>
              <w:noProof/>
            </w:rPr>
          </w:rPrChange>
        </w:rPr>
        <w:fldChar w:fldCharType="separate"/>
      </w:r>
      <w:r w:rsidR="00AD7EB7" w:rsidRPr="009373EF">
        <w:rPr>
          <w:rPrChange w:id="227" w:author="Leonardo Murta" w:date="2016-12-13T10:32:00Z">
            <w:rPr>
              <w:noProof/>
            </w:rPr>
          </w:rPrChange>
        </w:rPr>
        <w:t>5</w:t>
      </w:r>
      <w:r w:rsidR="00E02D98" w:rsidRPr="009373EF">
        <w:rPr>
          <w:rPrChange w:id="228" w:author="Leonardo Murta" w:date="2016-12-13T10:32:00Z">
            <w:rPr>
              <w:noProof/>
            </w:rPr>
          </w:rPrChange>
        </w:rPr>
        <w:fldChar w:fldCharType="end"/>
      </w:r>
      <w:bookmarkEnd w:id="225"/>
      <w:r w:rsidRPr="009373EF">
        <w:t xml:space="preserve">. </w:t>
      </w:r>
      <w:r w:rsidRPr="009373EF">
        <w:rPr>
          <w:b w:val="0"/>
        </w:rPr>
        <w:t>Metamodel used to store DyeVC data</w:t>
      </w:r>
    </w:p>
    <w:p w14:paraId="17CEF77C" w14:textId="77777777" w:rsidR="00967F72" w:rsidRPr="00E16339" w:rsidRDefault="00967F72" w:rsidP="006E6751">
      <w:r w:rsidRPr="009373EF">
        <w:t xml:space="preserve">Data stored at the central database follows the metamodel presented in </w:t>
      </w:r>
      <w:r w:rsidR="00985CF7" w:rsidRPr="004A7129">
        <w:fldChar w:fldCharType="begin"/>
      </w:r>
      <w:r w:rsidR="00985CF7" w:rsidRPr="009373EF">
        <w:instrText xml:space="preserve"> REF _Ref447910457 \h  \* MERGEFORMAT </w:instrText>
      </w:r>
      <w:r w:rsidR="00985CF7" w:rsidRPr="004A7129">
        <w:rPr>
          <w:rPrChange w:id="229" w:author="Leonardo Murta" w:date="2016-12-13T10:32:00Z">
            <w:rPr/>
          </w:rPrChange>
        </w:rPr>
        <w:fldChar w:fldCharType="separate"/>
      </w:r>
      <w:ins w:id="230" w:author="Cristiano Cesario" w:date="2016-12-10T08:37:00Z">
        <w:r w:rsidR="00885AFE" w:rsidRPr="004A7129">
          <w:t>Figure 5</w:t>
        </w:r>
      </w:ins>
      <w:del w:id="231" w:author="Cristiano Cesario" w:date="2016-12-10T08:37:00Z">
        <w:r w:rsidR="00F131DB" w:rsidRPr="004A7129" w:rsidDel="00885AFE">
          <w:delText xml:space="preserve">Figure </w:delText>
        </w:r>
        <w:r w:rsidR="00E02D98" w:rsidRPr="009373EF">
          <w:rPr>
            <w:rPrChange w:id="232" w:author="Leonardo Murta" w:date="2016-12-13T10:32:00Z">
              <w:rPr>
                <w:noProof/>
                <w:color w:val="0563C1" w:themeColor="hyperlink"/>
                <w:u w:val="single"/>
              </w:rPr>
            </w:rPrChange>
          </w:rPr>
          <w:delText>5</w:delText>
        </w:r>
      </w:del>
      <w:r w:rsidR="00985CF7" w:rsidRPr="004A7129">
        <w:fldChar w:fldCharType="end"/>
      </w:r>
      <w:r w:rsidRPr="009373EF">
        <w:t xml:space="preserve">. A </w:t>
      </w:r>
      <w:r w:rsidRPr="004A7129">
        <w:rPr>
          <w:bCs/>
          <w:i/>
        </w:rPr>
        <w:t>Project</w:t>
      </w:r>
      <w:r w:rsidRPr="004A7129">
        <w:t xml:space="preserve"> groups repository clones of the same system. Clones are sto</w:t>
      </w:r>
      <w:r w:rsidRPr="00712F63">
        <w:t xml:space="preserve">red as </w:t>
      </w:r>
      <w:proofErr w:type="spellStart"/>
      <w:r w:rsidRPr="00712F63">
        <w:rPr>
          <w:bCs/>
          <w:i/>
        </w:rPr>
        <w:t>RepositoryInfo</w:t>
      </w:r>
      <w:proofErr w:type="spellEnd"/>
      <w:r w:rsidRPr="00712F63">
        <w:t xml:space="preserve"> and are identified by an id and a meaningful clone name provided by the user. A </w:t>
      </w:r>
      <w:proofErr w:type="spellStart"/>
      <w:r w:rsidRPr="00876FD4">
        <w:rPr>
          <w:bCs/>
          <w:i/>
        </w:rPr>
        <w:t>RepositoryInfo</w:t>
      </w:r>
      <w:proofErr w:type="spellEnd"/>
      <w:r w:rsidRPr="002C33DA">
        <w:t xml:space="preserve"> has a list of clones to which it pushes data and a list of clones from which it pulls data. These lists are represented</w:t>
      </w:r>
      <w:r w:rsidRPr="004C46C6">
        <w:t xml:space="preserve"> respectively by the self-associations </w:t>
      </w:r>
      <w:proofErr w:type="spellStart"/>
      <w:r w:rsidRPr="0029320D">
        <w:rPr>
          <w:bCs/>
          <w:i/>
        </w:rPr>
        <w:t>pushesTo</w:t>
      </w:r>
      <w:proofErr w:type="spellEnd"/>
      <w:r w:rsidRPr="00232F17">
        <w:t xml:space="preserve"> and </w:t>
      </w:r>
      <w:proofErr w:type="spellStart"/>
      <w:r w:rsidRPr="001A25BE">
        <w:rPr>
          <w:bCs/>
          <w:i/>
        </w:rPr>
        <w:t>pullsFrom</w:t>
      </w:r>
      <w:proofErr w:type="spellEnd"/>
      <w:r w:rsidRPr="00EF1D5B">
        <w:t xml:space="preserve">. Finally, a </w:t>
      </w:r>
      <w:proofErr w:type="spellStart"/>
      <w:r w:rsidRPr="00CB6143">
        <w:rPr>
          <w:bCs/>
          <w:i/>
        </w:rPr>
        <w:t>RepositoryInfo</w:t>
      </w:r>
      <w:proofErr w:type="spellEnd"/>
      <w:r w:rsidRPr="00B96FAC">
        <w:t xml:space="preserve"> stores the hostname where it resides (e.g., a server name or </w:t>
      </w:r>
      <w:r w:rsidRPr="002F44A9">
        <w:rPr>
          <w:b/>
          <w:bCs/>
        </w:rPr>
        <w:t>localhost</w:t>
      </w:r>
      <w:r w:rsidRPr="00E16339">
        <w:t>) and its path (be it an operating system path or a URL).</w:t>
      </w:r>
    </w:p>
    <w:p w14:paraId="79F8FC2D" w14:textId="77777777" w:rsidR="00967F72" w:rsidRPr="009373EF" w:rsidRDefault="00967F72" w:rsidP="006E6751">
      <w:r w:rsidRPr="004416DF">
        <w:t xml:space="preserve">Branches are part of a </w:t>
      </w:r>
      <w:proofErr w:type="spellStart"/>
      <w:r w:rsidRPr="009373EF">
        <w:rPr>
          <w:bCs/>
          <w:i/>
        </w:rPr>
        <w:t>RepositoryInfo</w:t>
      </w:r>
      <w:proofErr w:type="spellEnd"/>
      <w:r w:rsidRPr="009373EF">
        <w:t xml:space="preserve">. A </w:t>
      </w:r>
      <w:r w:rsidRPr="009373EF">
        <w:rPr>
          <w:bCs/>
          <w:i/>
        </w:rPr>
        <w:t>Branch</w:t>
      </w:r>
      <w:r w:rsidRPr="009373EF">
        <w:t xml:space="preserve"> has a name and a </w:t>
      </w:r>
      <w:proofErr w:type="spellStart"/>
      <w:r w:rsidRPr="009373EF">
        <w:t>boolean</w:t>
      </w:r>
      <w:proofErr w:type="spellEnd"/>
      <w:r w:rsidRPr="009373EF">
        <w:t xml:space="preserve"> attribute </w:t>
      </w:r>
      <w:proofErr w:type="spellStart"/>
      <w:r w:rsidRPr="009373EF">
        <w:rPr>
          <w:bCs/>
          <w:i/>
        </w:rPr>
        <w:t>isTracked</w:t>
      </w:r>
      <w:proofErr w:type="spellEnd"/>
      <w:r w:rsidRPr="009373EF">
        <w:t xml:space="preserve">, which is true if the branch tracks a remote branch. A </w:t>
      </w:r>
      <w:proofErr w:type="spellStart"/>
      <w:r w:rsidRPr="009373EF">
        <w:rPr>
          <w:bCs/>
          <w:i/>
        </w:rPr>
        <w:t>RepositoryInfo</w:t>
      </w:r>
      <w:proofErr w:type="spellEnd"/>
      <w:r w:rsidRPr="009373EF">
        <w:t xml:space="preserve"> may have one or many branches (it must have at least one branch, which is the main one). A </w:t>
      </w:r>
      <w:r w:rsidRPr="009373EF">
        <w:rPr>
          <w:bCs/>
          <w:i/>
        </w:rPr>
        <w:t>Branch</w:t>
      </w:r>
      <w:r w:rsidRPr="009373EF">
        <w:t xml:space="preserve"> has two associations with </w:t>
      </w:r>
      <w:proofErr w:type="spellStart"/>
      <w:r w:rsidRPr="009373EF">
        <w:rPr>
          <w:bCs/>
          <w:i/>
        </w:rPr>
        <w:t>CommitInfo</w:t>
      </w:r>
      <w:proofErr w:type="spellEnd"/>
      <w:r w:rsidRPr="009373EF">
        <w:t xml:space="preserve">: through the first </w:t>
      </w:r>
      <w:r w:rsidRPr="009373EF">
        <w:lastRenderedPageBreak/>
        <w:t xml:space="preserve">association, a </w:t>
      </w:r>
      <w:r w:rsidRPr="009373EF">
        <w:rPr>
          <w:bCs/>
          <w:i/>
        </w:rPr>
        <w:t>Branch</w:t>
      </w:r>
      <w:r w:rsidRPr="009373EF">
        <w:t xml:space="preserve"> knows which commit is its head and, conversely, a commit knows which branches point to it as a head. The second association represents which commits are reachable from a given branch and, conversely, the branches from which the commit is reachable.</w:t>
      </w:r>
    </w:p>
    <w:p w14:paraId="5FEF4A06" w14:textId="77777777" w:rsidR="00967F72" w:rsidRPr="009373EF" w:rsidRDefault="00967F72" w:rsidP="006E6751">
      <w:r w:rsidRPr="009373EF">
        <w:t xml:space="preserve">The finer grain of information is the </w:t>
      </w:r>
      <w:proofErr w:type="spellStart"/>
      <w:r w:rsidRPr="009373EF">
        <w:rPr>
          <w:bCs/>
          <w:i/>
        </w:rPr>
        <w:t>CommitInfo</w:t>
      </w:r>
      <w:proofErr w:type="spellEnd"/>
      <w:r w:rsidRPr="009373EF">
        <w:t>, which represents each commit in the topology. A commit is identified by a hash code and it refers to its parents (except for the first commit in the repository, which does not have any parent). As each commit may not exist in all clones of the topology, we store the list of clones where each commit can be found (</w:t>
      </w:r>
      <w:proofErr w:type="spellStart"/>
      <w:r w:rsidRPr="009373EF">
        <w:rPr>
          <w:bCs/>
          <w:i/>
        </w:rPr>
        <w:t>foundIn</w:t>
      </w:r>
      <w:proofErr w:type="spellEnd"/>
      <w:r w:rsidRPr="009373EF">
        <w:t xml:space="preserve"> association). We also store the committer, the commit message, and whether the commits belong to tracked branches or to non-tracked branches.</w:t>
      </w:r>
    </w:p>
    <w:p w14:paraId="79F7B5CC" w14:textId="77777777" w:rsidR="00967F72" w:rsidRPr="009373EF" w:rsidRDefault="00967F72" w:rsidP="006E6751">
      <w:pPr>
        <w:pStyle w:val="Ttulo2"/>
      </w:pPr>
      <w:bookmarkStart w:id="233" w:name="_Ref448231558"/>
      <w:r w:rsidRPr="009373EF">
        <w:t>Information Visualization</w:t>
      </w:r>
      <w:bookmarkEnd w:id="233"/>
    </w:p>
    <w:p w14:paraId="2F064959" w14:textId="77777777" w:rsidR="00967F72" w:rsidRPr="009373EF" w:rsidRDefault="00967F72" w:rsidP="006E6751">
      <w:r w:rsidRPr="009373EF">
        <w:rPr>
          <w:lang w:eastAsia="pt-BR"/>
        </w:rPr>
        <w:t>DyeVC presents information in</w:t>
      </w:r>
      <w:r w:rsidRPr="009373EF">
        <w:t xml:space="preserve"> four different levels of detail: Level 1 shows high-level notifications about registered repositories; Level 2 shows the whole topology of a given project. Level 3 zooms into the branches of the repository, showing the status of each tracked branch. Lastly, Level 4 zooms into the commits of the repository, showing a visual log with information about each commit. The following sections discuss these levels.</w:t>
      </w:r>
    </w:p>
    <w:p w14:paraId="1F38A716" w14:textId="77777777" w:rsidR="00967F72" w:rsidRPr="009373EF" w:rsidRDefault="00967F72" w:rsidP="000C66C2">
      <w:pPr>
        <w:pStyle w:val="Ttulo3"/>
      </w:pPr>
      <w:r w:rsidRPr="009373EF">
        <w:t>Level 1: Notifications</w:t>
      </w:r>
    </w:p>
    <w:p w14:paraId="5B6EC2F8" w14:textId="77777777" w:rsidR="00967F72" w:rsidRPr="004A7129" w:rsidRDefault="00967F72" w:rsidP="006E6751">
      <w:pPr>
        <w:rPr>
          <w:lang w:eastAsia="pt-BR"/>
        </w:rPr>
      </w:pPr>
      <w:r w:rsidRPr="009373EF">
        <w:rPr>
          <w:lang w:eastAsia="pt-BR"/>
        </w:rPr>
        <w:t xml:space="preserve">In Level 1, our approach periodically monitors registered repositories and presents notifications whenever a change is detected in any known peer. The period between subsequent runs is configurable, and notifications are presented in the system notification area, in a non-obtrusive way. </w:t>
      </w:r>
      <w:r w:rsidR="00985CF7" w:rsidRPr="004A7129">
        <w:fldChar w:fldCharType="begin"/>
      </w:r>
      <w:r w:rsidR="00985CF7" w:rsidRPr="009373EF">
        <w:instrText xml:space="preserve"> REF _Ref447911056 \h  \* MERGEFORMAT </w:instrText>
      </w:r>
      <w:r w:rsidR="00985CF7" w:rsidRPr="004A7129">
        <w:rPr>
          <w:rPrChange w:id="234" w:author="Leonardo Murta" w:date="2016-12-13T10:32:00Z">
            <w:rPr/>
          </w:rPrChange>
        </w:rPr>
        <w:fldChar w:fldCharType="separate"/>
      </w:r>
      <w:r w:rsidR="00885AFE" w:rsidRPr="004A7129">
        <w:t>Figure 6</w:t>
      </w:r>
      <w:r w:rsidR="00985CF7" w:rsidRPr="004A7129">
        <w:fldChar w:fldCharType="end"/>
      </w:r>
      <w:r w:rsidRPr="009373EF">
        <w:rPr>
          <w:lang w:eastAsia="pt-BR"/>
        </w:rPr>
        <w:t xml:space="preserve"> shows an example of this kind of notification, where DyeVC detected changes in two different repositories. The notification shows the repository id, the clone name, and the project (system) n</w:t>
      </w:r>
      <w:r w:rsidRPr="004A7129">
        <w:rPr>
          <w:lang w:eastAsia="pt-BR"/>
        </w:rPr>
        <w:t>ame. Clicking on the balloon opens DyeVC main screen.</w:t>
      </w:r>
    </w:p>
    <w:p w14:paraId="433A84FA" w14:textId="77777777" w:rsidR="003E4F33" w:rsidRPr="009373EF" w:rsidRDefault="003E4F33" w:rsidP="003E4F33">
      <w:pPr>
        <w:ind w:firstLine="0"/>
        <w:rPr>
          <w:lang w:eastAsia="pt-BR"/>
        </w:rPr>
      </w:pPr>
      <w:r w:rsidRPr="00307F34">
        <w:rPr>
          <w:rFonts w:ascii="Calibri" w:hAnsi="Calibri"/>
          <w:noProof/>
        </w:rPr>
        <w:drawing>
          <wp:inline distT="0" distB="0" distL="0" distR="0" wp14:anchorId="1662BD4D" wp14:editId="6504F283">
            <wp:extent cx="3060000" cy="1462642"/>
            <wp:effectExtent l="0" t="0" r="7620" b="4445"/>
            <wp:docPr id="649"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0000" cy="1462642"/>
                    </a:xfrm>
                    <a:prstGeom prst="rect">
                      <a:avLst/>
                    </a:prstGeom>
                    <a:noFill/>
                    <a:ln>
                      <a:noFill/>
                    </a:ln>
                  </pic:spPr>
                </pic:pic>
              </a:graphicData>
            </a:graphic>
          </wp:inline>
        </w:drawing>
      </w:r>
    </w:p>
    <w:p w14:paraId="370C3F57" w14:textId="77777777" w:rsidR="000C66C2" w:rsidRPr="009373EF" w:rsidRDefault="000C66C2" w:rsidP="000C66C2">
      <w:pPr>
        <w:pStyle w:val="Legenda"/>
        <w:rPr>
          <w:rFonts w:cs="Times New Roman"/>
          <w:b w:val="0"/>
          <w:szCs w:val="20"/>
          <w:lang w:eastAsia="en-US"/>
        </w:rPr>
      </w:pPr>
      <w:bookmarkStart w:id="235" w:name="_Ref447911056"/>
      <w:r w:rsidRPr="004A7129">
        <w:lastRenderedPageBreak/>
        <w:t xml:space="preserve">Figure </w:t>
      </w:r>
      <w:r w:rsidR="00E02D98" w:rsidRPr="009373EF">
        <w:fldChar w:fldCharType="begin"/>
      </w:r>
      <w:r w:rsidRPr="009373EF">
        <w:instrText xml:space="preserve"> SEQ Figure \* ARABIC </w:instrText>
      </w:r>
      <w:r w:rsidR="00E02D98" w:rsidRPr="009373EF">
        <w:rPr>
          <w:rPrChange w:id="236" w:author="Leonardo Murta" w:date="2016-12-13T10:32:00Z">
            <w:rPr>
              <w:noProof/>
            </w:rPr>
          </w:rPrChange>
        </w:rPr>
        <w:fldChar w:fldCharType="separate"/>
      </w:r>
      <w:r w:rsidR="00AD7EB7" w:rsidRPr="009373EF">
        <w:rPr>
          <w:rPrChange w:id="237" w:author="Leonardo Murta" w:date="2016-12-13T10:32:00Z">
            <w:rPr>
              <w:noProof/>
            </w:rPr>
          </w:rPrChange>
        </w:rPr>
        <w:t>6</w:t>
      </w:r>
      <w:r w:rsidR="00E02D98" w:rsidRPr="009373EF">
        <w:rPr>
          <w:rPrChange w:id="238" w:author="Leonardo Murta" w:date="2016-12-13T10:32:00Z">
            <w:rPr>
              <w:noProof/>
            </w:rPr>
          </w:rPrChange>
        </w:rPr>
        <w:fldChar w:fldCharType="end"/>
      </w:r>
      <w:bookmarkEnd w:id="235"/>
      <w:r w:rsidRPr="009373EF">
        <w:t xml:space="preserve">. </w:t>
      </w:r>
      <w:r w:rsidRPr="009373EF">
        <w:rPr>
          <w:b w:val="0"/>
        </w:rPr>
        <w:t>DyeVC showing notifications in notification area</w:t>
      </w:r>
    </w:p>
    <w:p w14:paraId="6BE6C23F" w14:textId="77777777" w:rsidR="00967F72" w:rsidRPr="009373EF" w:rsidRDefault="00967F72" w:rsidP="000C66C2">
      <w:pPr>
        <w:pStyle w:val="Ttulo3"/>
        <w:rPr>
          <w:lang w:eastAsia="pt-BR"/>
        </w:rPr>
      </w:pPr>
      <w:r w:rsidRPr="009373EF">
        <w:rPr>
          <w:lang w:eastAsia="pt-BR"/>
        </w:rPr>
        <w:t>Level 2: Topology</w:t>
      </w:r>
    </w:p>
    <w:p w14:paraId="0EB6DC55" w14:textId="77777777" w:rsidR="00967F72" w:rsidRPr="002C33DA" w:rsidRDefault="00967F72" w:rsidP="006E6751">
      <w:pPr>
        <w:rPr>
          <w:lang w:eastAsia="pt-BR"/>
        </w:rPr>
      </w:pPr>
      <w:r w:rsidRPr="009373EF">
        <w:rPr>
          <w:lang w:eastAsia="pt-BR"/>
        </w:rPr>
        <w:t>Aiming at helping answering questions Q1 and Q2, we present a topology view showing all repositories for a given project (</w:t>
      </w:r>
      <w:r w:rsidR="00985CF7" w:rsidRPr="004A7129">
        <w:fldChar w:fldCharType="begin"/>
      </w:r>
      <w:r w:rsidR="00985CF7" w:rsidRPr="009373EF">
        <w:instrText xml:space="preserve"> REF _Ref447912303 \h  \* MERGEFORMAT </w:instrText>
      </w:r>
      <w:r w:rsidR="00985CF7" w:rsidRPr="004A7129">
        <w:rPr>
          <w:rPrChange w:id="239" w:author="Leonardo Murta" w:date="2016-12-13T10:32:00Z">
            <w:rPr/>
          </w:rPrChange>
        </w:rPr>
        <w:fldChar w:fldCharType="separate"/>
      </w:r>
      <w:r w:rsidR="00885AFE" w:rsidRPr="004A7129">
        <w:t>Figure 7</w:t>
      </w:r>
      <w:r w:rsidR="00985CF7" w:rsidRPr="004A7129">
        <w:fldChar w:fldCharType="end"/>
      </w:r>
      <w:r w:rsidRPr="009373EF">
        <w:rPr>
          <w:lang w:eastAsia="pt-BR"/>
        </w:rPr>
        <w:t>), where each node represents a known clone. A blue computer represents the current user clone and black computers represent other clones where DyeVC is running. Servers represent ce</w:t>
      </w:r>
      <w:r w:rsidRPr="004A7129">
        <w:rPr>
          <w:lang w:eastAsia="pt-BR"/>
        </w:rPr>
        <w:t xml:space="preserve">ntral repositories, that do not pull from nor push to any other clone, or clones where DyeVC is not running. Both kinds of nodes use the same representation because, once DyeVC is not running at a given clone, we cannot infer the </w:t>
      </w:r>
      <w:proofErr w:type="spellStart"/>
      <w:r w:rsidRPr="00712F63">
        <w:rPr>
          <w:bCs/>
          <w:i/>
        </w:rPr>
        <w:t>pushesTo</w:t>
      </w:r>
      <w:proofErr w:type="spellEnd"/>
      <w:r w:rsidRPr="00712F63">
        <w:rPr>
          <w:lang w:eastAsia="pt-BR"/>
        </w:rPr>
        <w:t xml:space="preserve"> and </w:t>
      </w:r>
      <w:proofErr w:type="spellStart"/>
      <w:r w:rsidRPr="00876FD4">
        <w:rPr>
          <w:bCs/>
          <w:i/>
        </w:rPr>
        <w:t>pullsFrom</w:t>
      </w:r>
      <w:proofErr w:type="spellEnd"/>
      <w:r w:rsidRPr="002C33DA">
        <w:rPr>
          <w:lang w:eastAsia="pt-BR"/>
        </w:rPr>
        <w:t xml:space="preserve"> lists, which will thus be empty as in a server.</w:t>
      </w:r>
    </w:p>
    <w:p w14:paraId="182F5CA8" w14:textId="77777777" w:rsidR="003E4F33" w:rsidRPr="009373EF" w:rsidRDefault="003E4F33" w:rsidP="003E4F33">
      <w:pPr>
        <w:ind w:firstLine="0"/>
        <w:rPr>
          <w:lang w:eastAsia="pt-BR"/>
        </w:rPr>
      </w:pPr>
      <w:r w:rsidRPr="00307F34">
        <w:rPr>
          <w:rFonts w:ascii="Calibri" w:hAnsi="Calibri"/>
          <w:noProof/>
        </w:rPr>
        <w:drawing>
          <wp:inline distT="0" distB="0" distL="0" distR="0" wp14:anchorId="09D866A2" wp14:editId="4DE5FC90">
            <wp:extent cx="6120000" cy="4505521"/>
            <wp:effectExtent l="0" t="0" r="0" b="0"/>
            <wp:docPr id="650"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6">
                      <a:extLst>
                        <a:ext uri="{28A0092B-C50C-407E-A947-70E740481C1C}">
                          <a14:useLocalDpi xmlns:a14="http://schemas.microsoft.com/office/drawing/2010/main" val="0"/>
                        </a:ext>
                      </a:extLst>
                    </a:blip>
                    <a:srcRect t="9387"/>
                    <a:stretch>
                      <a:fillRect/>
                    </a:stretch>
                  </pic:blipFill>
                  <pic:spPr bwMode="auto">
                    <a:xfrm>
                      <a:off x="0" y="0"/>
                      <a:ext cx="6120000" cy="4505521"/>
                    </a:xfrm>
                    <a:prstGeom prst="rect">
                      <a:avLst/>
                    </a:prstGeom>
                    <a:noFill/>
                    <a:ln>
                      <a:noFill/>
                    </a:ln>
                  </pic:spPr>
                </pic:pic>
              </a:graphicData>
            </a:graphic>
          </wp:inline>
        </w:drawing>
      </w:r>
    </w:p>
    <w:p w14:paraId="6C026036" w14:textId="77777777" w:rsidR="000C66C2" w:rsidRPr="009373EF" w:rsidRDefault="000C66C2" w:rsidP="000C66C2">
      <w:pPr>
        <w:pStyle w:val="Legenda"/>
        <w:rPr>
          <w:rFonts w:cs="Times New Roman"/>
          <w:szCs w:val="20"/>
        </w:rPr>
      </w:pPr>
      <w:bookmarkStart w:id="240" w:name="_Ref447912303"/>
      <w:r w:rsidRPr="004A7129">
        <w:t xml:space="preserve">Figure </w:t>
      </w:r>
      <w:r w:rsidR="00E02D98" w:rsidRPr="009373EF">
        <w:fldChar w:fldCharType="begin"/>
      </w:r>
      <w:r w:rsidRPr="009373EF">
        <w:instrText xml:space="preserve"> SEQ Figure \* ARABIC </w:instrText>
      </w:r>
      <w:r w:rsidR="00E02D98" w:rsidRPr="009373EF">
        <w:rPr>
          <w:rPrChange w:id="241" w:author="Leonardo Murta" w:date="2016-12-13T10:32:00Z">
            <w:rPr>
              <w:noProof/>
            </w:rPr>
          </w:rPrChange>
        </w:rPr>
        <w:fldChar w:fldCharType="separate"/>
      </w:r>
      <w:r w:rsidR="00AD7EB7" w:rsidRPr="009373EF">
        <w:rPr>
          <w:rPrChange w:id="242" w:author="Leonardo Murta" w:date="2016-12-13T10:32:00Z">
            <w:rPr>
              <w:noProof/>
            </w:rPr>
          </w:rPrChange>
        </w:rPr>
        <w:t>7</w:t>
      </w:r>
      <w:r w:rsidR="00E02D98" w:rsidRPr="009373EF">
        <w:rPr>
          <w:rPrChange w:id="243" w:author="Leonardo Murta" w:date="2016-12-13T10:32:00Z">
            <w:rPr>
              <w:noProof/>
            </w:rPr>
          </w:rPrChange>
        </w:rPr>
        <w:fldChar w:fldCharType="end"/>
      </w:r>
      <w:bookmarkEnd w:id="240"/>
      <w:r w:rsidRPr="009373EF">
        <w:t xml:space="preserve">. </w:t>
      </w:r>
      <w:r w:rsidRPr="009373EF">
        <w:rPr>
          <w:b w:val="0"/>
        </w:rPr>
        <w:t>Topology view for a given project</w:t>
      </w:r>
    </w:p>
    <w:p w14:paraId="3231E6E3" w14:textId="77777777" w:rsidR="00967F72" w:rsidRPr="00876FD4" w:rsidRDefault="00967F72" w:rsidP="006E6751">
      <w:pPr>
        <w:rPr>
          <w:lang w:eastAsia="pt-BR"/>
        </w:rPr>
      </w:pPr>
      <w:r w:rsidRPr="009373EF">
        <w:rPr>
          <w:lang w:eastAsia="pt-BR"/>
        </w:rPr>
        <w:t xml:space="preserve">Each edge in the graph represents a relationship between two repositories. Continuous edges mean that the source clone pushes to the destination clone, whereas dashed edges mean that the destination clone pulls from the source clone. The edge labels show two numbers separated by a dash. The first and second numbers </w:t>
      </w:r>
      <w:r w:rsidRPr="009373EF">
        <w:rPr>
          <w:lang w:eastAsia="pt-BR"/>
        </w:rPr>
        <w:lastRenderedPageBreak/>
        <w:t>represent how many commits in tracked and non-tracked branches of the source clone are missing in th</w:t>
      </w:r>
      <w:r w:rsidR="002D774F" w:rsidRPr="009373EF">
        <w:rPr>
          <w:lang w:eastAsia="pt-BR"/>
        </w:rPr>
        <w:t>e destination clone, respective</w:t>
      </w:r>
      <w:r w:rsidRPr="009373EF">
        <w:rPr>
          <w:lang w:eastAsia="pt-BR"/>
        </w:rPr>
        <w:t xml:space="preserve">ly. The edge colors are used to represent the synchronization status: green edges mean that both clones are synchronized (i.e., the destination clone has all commits in the source clone), whereas red edges mean that the pair is not synchronized and indicates the direction that is missing commits. For example, it is possible to observe in </w:t>
      </w:r>
      <w:r w:rsidR="00985CF7" w:rsidRPr="004A7129">
        <w:fldChar w:fldCharType="begin"/>
      </w:r>
      <w:r w:rsidR="00985CF7" w:rsidRPr="009373EF">
        <w:instrText xml:space="preserve"> REF _Ref447912303 \h  \* MERGEFORMAT </w:instrText>
      </w:r>
      <w:r w:rsidR="00985CF7" w:rsidRPr="004A7129">
        <w:rPr>
          <w:rPrChange w:id="244" w:author="Leonardo Murta" w:date="2016-12-13T10:32:00Z">
            <w:rPr/>
          </w:rPrChange>
        </w:rPr>
        <w:fldChar w:fldCharType="separate"/>
      </w:r>
      <w:ins w:id="245" w:author="Cristiano Cesario" w:date="2016-12-10T08:37:00Z">
        <w:r w:rsidR="00E02D98" w:rsidRPr="009373EF">
          <w:rPr>
            <w:b/>
            <w:rPrChange w:id="246" w:author="Leonardo Murta" w:date="2016-12-13T10:32:00Z">
              <w:rPr>
                <w:color w:val="0563C1" w:themeColor="hyperlink"/>
                <w:u w:val="single"/>
              </w:rPr>
            </w:rPrChange>
          </w:rPr>
          <w:t>Figure 7</w:t>
        </w:r>
      </w:ins>
      <w:del w:id="247" w:author="Cristiano Cesario" w:date="2016-12-10T08:37:00Z">
        <w:r w:rsidR="00F131DB" w:rsidRPr="004A7129" w:rsidDel="00885AFE">
          <w:rPr>
            <w:b/>
          </w:rPr>
          <w:delText>Figure7</w:delText>
        </w:r>
      </w:del>
      <w:r w:rsidR="00985CF7" w:rsidRPr="004A7129">
        <w:fldChar w:fldCharType="end"/>
      </w:r>
      <w:r w:rsidRPr="009373EF">
        <w:rPr>
          <w:lang w:eastAsia="pt-BR"/>
        </w:rPr>
        <w:t xml:space="preserve"> that the current user clone (blue computer) is hosted at </w:t>
      </w:r>
      <w:proofErr w:type="spellStart"/>
      <w:r w:rsidRPr="004A7129">
        <w:rPr>
          <w:bCs/>
          <w:i/>
        </w:rPr>
        <w:t>cmcdell</w:t>
      </w:r>
      <w:proofErr w:type="spellEnd"/>
      <w:r w:rsidRPr="004A7129">
        <w:rPr>
          <w:lang w:eastAsia="pt-BR"/>
        </w:rPr>
        <w:t xml:space="preserve"> and is named dyevc. This clone pulls from </w:t>
      </w:r>
      <w:r w:rsidRPr="00712F63">
        <w:rPr>
          <w:bCs/>
          <w:i/>
        </w:rPr>
        <w:t>gems-uff/dyevc</w:t>
      </w:r>
      <w:r w:rsidRPr="00712F63">
        <w:rPr>
          <w:lang w:eastAsia="pt-BR"/>
        </w:rPr>
        <w:t>, which is located at github.com, and there are four tracked commits ready to be pulled (i.e., commits that exist in the remote repository and do not exist locally). It also pushes to</w:t>
      </w:r>
      <w:r w:rsidRPr="00876FD4">
        <w:rPr>
          <w:lang w:eastAsia="pt-BR"/>
        </w:rPr>
        <w:t xml:space="preserve"> the same peer, having five tracked commits ready to be pushed.</w:t>
      </w:r>
    </w:p>
    <w:p w14:paraId="3F736244" w14:textId="77777777" w:rsidR="00967F72" w:rsidRPr="00876FD4" w:rsidRDefault="00967F72" w:rsidP="000C66C2">
      <w:pPr>
        <w:pStyle w:val="Ttulo3"/>
        <w:rPr>
          <w:lang w:eastAsia="pt-BR"/>
        </w:rPr>
      </w:pPr>
      <w:r w:rsidRPr="00876FD4">
        <w:rPr>
          <w:lang w:eastAsia="pt-BR"/>
        </w:rPr>
        <w:t>Level3: Tracked branches</w:t>
      </w:r>
    </w:p>
    <w:p w14:paraId="488D8F56" w14:textId="77777777" w:rsidR="00967F72" w:rsidRPr="004A7129" w:rsidRDefault="00967F72" w:rsidP="006E6751">
      <w:pPr>
        <w:rPr>
          <w:lang w:eastAsia="pt-BR"/>
        </w:rPr>
      </w:pPr>
      <w:r w:rsidRPr="002C33DA">
        <w:rPr>
          <w:lang w:eastAsia="pt-BR"/>
        </w:rPr>
        <w:t xml:space="preserve">Aiming at answering question Q3, DyeVC’s main screen (see </w:t>
      </w:r>
      <w:r w:rsidR="00985CF7" w:rsidRPr="004A7129">
        <w:fldChar w:fldCharType="begin"/>
      </w:r>
      <w:r w:rsidR="00985CF7" w:rsidRPr="009373EF">
        <w:instrText xml:space="preserve"> REF _Ref447912439 \h  \* MERGEFORMAT </w:instrText>
      </w:r>
      <w:r w:rsidR="00985CF7" w:rsidRPr="004A7129">
        <w:rPr>
          <w:rPrChange w:id="248" w:author="Leonardo Murta" w:date="2016-12-13T10:32:00Z">
            <w:rPr/>
          </w:rPrChange>
        </w:rPr>
        <w:fldChar w:fldCharType="separate"/>
      </w:r>
      <w:r w:rsidR="00885AFE" w:rsidRPr="004A7129">
        <w:t>Figure 8</w:t>
      </w:r>
      <w:r w:rsidR="00985CF7" w:rsidRPr="004A7129">
        <w:fldChar w:fldCharType="end"/>
      </w:r>
      <w:r w:rsidRPr="009373EF">
        <w:rPr>
          <w:lang w:eastAsia="pt-BR"/>
        </w:rPr>
        <w:t>) shows Level 3 information, allowing one to depict the status of each tr</w:t>
      </w:r>
      <w:r w:rsidRPr="004A7129">
        <w:rPr>
          <w:lang w:eastAsia="pt-BR"/>
        </w:rPr>
        <w:t>acked branch of registered repositories regarding their peers. This information is complemented with that of Level 4, shown in the next section.</w:t>
      </w:r>
    </w:p>
    <w:p w14:paraId="79C0BEC4" w14:textId="77777777" w:rsidR="003E4F33" w:rsidRPr="009373EF" w:rsidRDefault="003E4F33" w:rsidP="003E4F33">
      <w:pPr>
        <w:ind w:firstLine="0"/>
        <w:rPr>
          <w:lang w:eastAsia="pt-BR"/>
        </w:rPr>
      </w:pPr>
      <w:r w:rsidRPr="00307F34">
        <w:rPr>
          <w:rFonts w:ascii="Calibri" w:hAnsi="Calibri"/>
          <w:noProof/>
        </w:rPr>
        <w:drawing>
          <wp:inline distT="0" distB="0" distL="0" distR="0" wp14:anchorId="0B17047F" wp14:editId="0D1429FF">
            <wp:extent cx="6120000" cy="3143202"/>
            <wp:effectExtent l="0" t="0" r="0" b="635"/>
            <wp:docPr id="651"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7">
                      <a:extLst>
                        <a:ext uri="{28A0092B-C50C-407E-A947-70E740481C1C}">
                          <a14:useLocalDpi xmlns:a14="http://schemas.microsoft.com/office/drawing/2010/main" val="0"/>
                        </a:ext>
                      </a:extLst>
                    </a:blip>
                    <a:srcRect t="9795" b="30302"/>
                    <a:stretch>
                      <a:fillRect/>
                    </a:stretch>
                  </pic:blipFill>
                  <pic:spPr bwMode="auto">
                    <a:xfrm>
                      <a:off x="0" y="0"/>
                      <a:ext cx="6120000" cy="3143202"/>
                    </a:xfrm>
                    <a:prstGeom prst="rect">
                      <a:avLst/>
                    </a:prstGeom>
                    <a:noFill/>
                    <a:ln>
                      <a:noFill/>
                    </a:ln>
                  </pic:spPr>
                </pic:pic>
              </a:graphicData>
            </a:graphic>
          </wp:inline>
        </w:drawing>
      </w:r>
    </w:p>
    <w:p w14:paraId="72634DF3" w14:textId="77777777" w:rsidR="000C66C2" w:rsidRPr="009373EF" w:rsidRDefault="000C66C2" w:rsidP="000C66C2">
      <w:pPr>
        <w:pStyle w:val="Legenda"/>
        <w:rPr>
          <w:rFonts w:cs="Times New Roman"/>
          <w:szCs w:val="20"/>
          <w:rPrChange w:id="249" w:author="Leonardo Murta" w:date="2016-12-13T10:32:00Z">
            <w:rPr>
              <w:rFonts w:cs="Times New Roman"/>
              <w:noProof/>
              <w:szCs w:val="20"/>
            </w:rPr>
          </w:rPrChange>
        </w:rPr>
      </w:pPr>
      <w:bookmarkStart w:id="250" w:name="_Ref447912439"/>
      <w:r w:rsidRPr="004A7129">
        <w:t xml:space="preserve">Figure </w:t>
      </w:r>
      <w:r w:rsidR="00E02D98" w:rsidRPr="009373EF">
        <w:fldChar w:fldCharType="begin"/>
      </w:r>
      <w:r w:rsidRPr="009373EF">
        <w:instrText xml:space="preserve"> SEQ Figure \* ARABIC </w:instrText>
      </w:r>
      <w:r w:rsidR="00E02D98" w:rsidRPr="009373EF">
        <w:rPr>
          <w:rPrChange w:id="251" w:author="Leonardo Murta" w:date="2016-12-13T10:32:00Z">
            <w:rPr>
              <w:noProof/>
            </w:rPr>
          </w:rPrChange>
        </w:rPr>
        <w:fldChar w:fldCharType="separate"/>
      </w:r>
      <w:r w:rsidR="00AD7EB7" w:rsidRPr="009373EF">
        <w:rPr>
          <w:rPrChange w:id="252" w:author="Leonardo Murta" w:date="2016-12-13T10:32:00Z">
            <w:rPr>
              <w:noProof/>
            </w:rPr>
          </w:rPrChange>
        </w:rPr>
        <w:t>8</w:t>
      </w:r>
      <w:r w:rsidR="00E02D98" w:rsidRPr="009373EF">
        <w:rPr>
          <w:rPrChange w:id="253" w:author="Leonardo Murta" w:date="2016-12-13T10:32:00Z">
            <w:rPr>
              <w:noProof/>
            </w:rPr>
          </w:rPrChange>
        </w:rPr>
        <w:fldChar w:fldCharType="end"/>
      </w:r>
      <w:bookmarkEnd w:id="250"/>
      <w:r w:rsidRPr="009373EF">
        <w:t xml:space="preserve">. </w:t>
      </w:r>
      <w:r w:rsidRPr="009373EF">
        <w:rPr>
          <w:b w:val="0"/>
        </w:rPr>
        <w:t>DyeVC main screen</w:t>
      </w:r>
    </w:p>
    <w:p w14:paraId="66B26114" w14:textId="77777777" w:rsidR="00967F72" w:rsidRPr="004A7129" w:rsidRDefault="00967F72" w:rsidP="006E6751">
      <w:pPr>
        <w:rPr>
          <w:lang w:eastAsia="pt-BR"/>
        </w:rPr>
      </w:pPr>
      <w:r w:rsidRPr="009373EF">
        <w:rPr>
          <w:lang w:eastAsia="pt-BR"/>
        </w:rPr>
        <w:t xml:space="preserve">The status evaluation considers the existing commits in each repository individually. Due to the nature of DVCS, old data is almost never deleted and commits are cumulative. Thus, if commit </w:t>
      </w:r>
      <w:r w:rsidRPr="009373EF">
        <w:rPr>
          <w:i/>
          <w:lang w:eastAsia="pt-BR"/>
        </w:rPr>
        <w:t>N</w:t>
      </w:r>
      <w:r w:rsidRPr="009373EF">
        <w:rPr>
          <w:lang w:eastAsia="pt-BR"/>
        </w:rPr>
        <w:t xml:space="preserve">is created over commit </w:t>
      </w:r>
      <w:r w:rsidRPr="009373EF">
        <w:rPr>
          <w:i/>
          <w:lang w:eastAsia="pt-BR"/>
        </w:rPr>
        <w:t>N – 1</w:t>
      </w:r>
      <w:r w:rsidRPr="009373EF">
        <w:rPr>
          <w:lang w:eastAsia="pt-BR"/>
        </w:rPr>
        <w:t xml:space="preserve">, the existence of commit </w:t>
      </w:r>
      <w:r w:rsidRPr="009373EF">
        <w:rPr>
          <w:i/>
          <w:lang w:eastAsia="pt-BR"/>
        </w:rPr>
        <w:t>N</w:t>
      </w:r>
      <w:r w:rsidRPr="009373EF">
        <w:rPr>
          <w:lang w:eastAsia="pt-BR"/>
        </w:rPr>
        <w:t xml:space="preserve"> in a given repository implies that commit </w:t>
      </w:r>
      <w:r w:rsidRPr="009373EF">
        <w:rPr>
          <w:i/>
          <w:lang w:eastAsia="pt-BR"/>
        </w:rPr>
        <w:t>N – 1</w:t>
      </w:r>
      <w:r w:rsidRPr="009373EF">
        <w:rPr>
          <w:lang w:eastAsia="pt-BR"/>
        </w:rPr>
        <w:t xml:space="preserve"> also exists in the repository. In </w:t>
      </w:r>
      <w:r w:rsidRPr="009373EF">
        <w:rPr>
          <w:lang w:eastAsia="pt-BR"/>
        </w:rPr>
        <w:lastRenderedPageBreak/>
        <w:t xml:space="preserve">this way, by using set theory it is possible to subtract the set of commits in the local repository from the set of commits in its peers, resulting in the set of commits not pulled yet. In this case, local repository will be </w:t>
      </w:r>
      <w:r w:rsidRPr="009373EF">
        <w:rPr>
          <w:i/>
          <w:lang w:eastAsia="pt-BR"/>
        </w:rPr>
        <w:t>behind</w:t>
      </w:r>
      <w:r w:rsidRPr="009373EF">
        <w:rPr>
          <w:lang w:eastAsia="pt-BR"/>
        </w:rPr>
        <w:t xml:space="preserve"> its peers (arrow down in </w:t>
      </w:r>
      <w:r w:rsidR="00985CF7" w:rsidRPr="004A7129">
        <w:fldChar w:fldCharType="begin"/>
      </w:r>
      <w:r w:rsidR="00985CF7" w:rsidRPr="009373EF">
        <w:instrText xml:space="preserve"> REF _Ref447912439 \h  \* MERGEFORMAT </w:instrText>
      </w:r>
      <w:r w:rsidR="00985CF7" w:rsidRPr="004A7129">
        <w:rPr>
          <w:rPrChange w:id="254" w:author="Leonardo Murta" w:date="2016-12-13T10:32:00Z">
            <w:rPr/>
          </w:rPrChange>
        </w:rPr>
        <w:fldChar w:fldCharType="separate"/>
      </w:r>
      <w:r w:rsidR="00885AFE" w:rsidRPr="004A7129">
        <w:t>Figure 8</w:t>
      </w:r>
      <w:r w:rsidR="00985CF7" w:rsidRPr="004A7129">
        <w:fldChar w:fldCharType="end"/>
      </w:r>
      <w:r w:rsidRPr="009373EF">
        <w:rPr>
          <w:lang w:eastAsia="pt-BR"/>
        </w:rPr>
        <w:t>). Conversely, subtracting the sets in the inverse order will result in the set of commits not pushed yet, meaning that local repository is ahead its peers (arrow up). When both sets are e</w:t>
      </w:r>
      <w:r w:rsidRPr="004A7129">
        <w:rPr>
          <w:lang w:eastAsia="pt-BR"/>
        </w:rPr>
        <w:t xml:space="preserve">mpty, local repository is synchronized (green checkmark in </w:t>
      </w:r>
      <w:r w:rsidR="00985CF7" w:rsidRPr="004A7129">
        <w:fldChar w:fldCharType="begin"/>
      </w:r>
      <w:r w:rsidR="00985CF7" w:rsidRPr="009373EF">
        <w:instrText xml:space="preserve"> REF _Ref447912439 \h  \* MERGEFORMAT </w:instrText>
      </w:r>
      <w:r w:rsidR="00985CF7" w:rsidRPr="004A7129">
        <w:rPr>
          <w:rPrChange w:id="255" w:author="Leonardo Murta" w:date="2016-12-13T10:32:00Z">
            <w:rPr/>
          </w:rPrChange>
        </w:rPr>
        <w:fldChar w:fldCharType="separate"/>
      </w:r>
      <w:r w:rsidR="00885AFE" w:rsidRPr="004A7129">
        <w:t>Figure 8</w:t>
      </w:r>
      <w:r w:rsidR="00985CF7" w:rsidRPr="004A7129">
        <w:fldChar w:fldCharType="end"/>
      </w:r>
      <w:r w:rsidRPr="009373EF">
        <w:rPr>
          <w:lang w:eastAsia="pt-BR"/>
        </w:rPr>
        <w:t xml:space="preserve">) and when both sets have elements, it is both ahead and behind its peer (arrow up and down in </w:t>
      </w:r>
      <w:r w:rsidR="00985CF7" w:rsidRPr="004A7129">
        <w:fldChar w:fldCharType="begin"/>
      </w:r>
      <w:r w:rsidR="00985CF7" w:rsidRPr="009373EF">
        <w:instrText xml:space="preserve"> REF _Ref447912439 \h  \* MERGEFORMAT </w:instrText>
      </w:r>
      <w:r w:rsidR="00985CF7" w:rsidRPr="004A7129">
        <w:rPr>
          <w:rPrChange w:id="256" w:author="Leonardo Murta" w:date="2016-12-13T10:32:00Z">
            <w:rPr/>
          </w:rPrChange>
        </w:rPr>
        <w:fldChar w:fldCharType="separate"/>
      </w:r>
      <w:r w:rsidR="00885AFE" w:rsidRPr="004A7129">
        <w:t>Figure 8</w:t>
      </w:r>
      <w:r w:rsidR="00985CF7" w:rsidRPr="004A7129">
        <w:fldChar w:fldCharType="end"/>
      </w:r>
      <w:r w:rsidRPr="009373EF">
        <w:rPr>
          <w:lang w:eastAsia="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1085"/>
        <w:gridCol w:w="822"/>
        <w:gridCol w:w="730"/>
        <w:gridCol w:w="1354"/>
        <w:gridCol w:w="632"/>
      </w:tblGrid>
      <w:tr w:rsidR="00E47950" w:rsidRPr="009373EF" w14:paraId="099BD470" w14:textId="77777777" w:rsidTr="00E47950">
        <w:trPr>
          <w:tblHeader/>
        </w:trPr>
        <w:tc>
          <w:tcPr>
            <w:tcW w:w="0" w:type="auto"/>
            <w:tcMar>
              <w:left w:w="57" w:type="dxa"/>
              <w:right w:w="57" w:type="dxa"/>
            </w:tcMar>
            <w:vAlign w:val="center"/>
            <w:hideMark/>
          </w:tcPr>
          <w:p w14:paraId="64433B91" w14:textId="77777777" w:rsidR="00E47950" w:rsidRPr="00712F63" w:rsidRDefault="00E47950" w:rsidP="006C72F2">
            <w:pPr>
              <w:ind w:firstLine="0"/>
              <w:jc w:val="center"/>
              <w:rPr>
                <w:b/>
              </w:rPr>
            </w:pPr>
            <w:r w:rsidRPr="00712F63">
              <w:rPr>
                <w:b/>
              </w:rPr>
              <w:t>Repository</w:t>
            </w:r>
          </w:p>
        </w:tc>
        <w:tc>
          <w:tcPr>
            <w:tcW w:w="0" w:type="auto"/>
            <w:tcMar>
              <w:left w:w="57" w:type="dxa"/>
              <w:right w:w="57" w:type="dxa"/>
            </w:tcMar>
            <w:vAlign w:val="center"/>
            <w:hideMark/>
          </w:tcPr>
          <w:p w14:paraId="02511AD2" w14:textId="77777777" w:rsidR="00E47950" w:rsidRPr="00876FD4" w:rsidRDefault="00E47950" w:rsidP="006C72F2">
            <w:pPr>
              <w:ind w:firstLine="0"/>
              <w:jc w:val="center"/>
              <w:rPr>
                <w:b/>
              </w:rPr>
            </w:pPr>
            <w:r w:rsidRPr="00876FD4">
              <w:rPr>
                <w:b/>
              </w:rPr>
              <w:t>Wolverine</w:t>
            </w:r>
          </w:p>
        </w:tc>
        <w:tc>
          <w:tcPr>
            <w:tcW w:w="0" w:type="auto"/>
            <w:tcMar>
              <w:left w:w="57" w:type="dxa"/>
              <w:right w:w="57" w:type="dxa"/>
            </w:tcMar>
            <w:vAlign w:val="center"/>
            <w:hideMark/>
          </w:tcPr>
          <w:p w14:paraId="7C7EA867" w14:textId="77777777" w:rsidR="00E47950" w:rsidRPr="002C33DA" w:rsidRDefault="00E47950" w:rsidP="006C72F2">
            <w:pPr>
              <w:ind w:firstLine="0"/>
              <w:jc w:val="center"/>
              <w:rPr>
                <w:b/>
              </w:rPr>
            </w:pPr>
            <w:r w:rsidRPr="002C33DA">
              <w:rPr>
                <w:b/>
              </w:rPr>
              <w:t>Gambit</w:t>
            </w:r>
          </w:p>
        </w:tc>
        <w:tc>
          <w:tcPr>
            <w:tcW w:w="0" w:type="auto"/>
            <w:tcMar>
              <w:left w:w="57" w:type="dxa"/>
              <w:right w:w="57" w:type="dxa"/>
            </w:tcMar>
            <w:vAlign w:val="center"/>
            <w:hideMark/>
          </w:tcPr>
          <w:p w14:paraId="220F6784" w14:textId="77777777" w:rsidR="00E47950" w:rsidRPr="004C46C6" w:rsidRDefault="00E47950" w:rsidP="006C72F2">
            <w:pPr>
              <w:ind w:firstLine="0"/>
              <w:jc w:val="center"/>
              <w:rPr>
                <w:b/>
              </w:rPr>
            </w:pPr>
            <w:r w:rsidRPr="004C46C6">
              <w:rPr>
                <w:b/>
              </w:rPr>
              <w:t>Rogue</w:t>
            </w:r>
          </w:p>
        </w:tc>
        <w:tc>
          <w:tcPr>
            <w:tcW w:w="0" w:type="auto"/>
            <w:tcMar>
              <w:left w:w="57" w:type="dxa"/>
              <w:right w:w="57" w:type="dxa"/>
            </w:tcMar>
            <w:vAlign w:val="center"/>
            <w:hideMark/>
          </w:tcPr>
          <w:p w14:paraId="4402F351" w14:textId="77777777" w:rsidR="00E47950" w:rsidRPr="0029320D" w:rsidRDefault="00E47950" w:rsidP="006C72F2">
            <w:pPr>
              <w:ind w:firstLine="0"/>
              <w:jc w:val="center"/>
              <w:rPr>
                <w:b/>
              </w:rPr>
            </w:pPr>
            <w:r w:rsidRPr="0029320D">
              <w:rPr>
                <w:b/>
              </w:rPr>
              <w:t>Nightcrawler</w:t>
            </w:r>
          </w:p>
        </w:tc>
        <w:tc>
          <w:tcPr>
            <w:tcW w:w="0" w:type="auto"/>
            <w:tcMar>
              <w:left w:w="57" w:type="dxa"/>
              <w:right w:w="57" w:type="dxa"/>
            </w:tcMar>
            <w:vAlign w:val="center"/>
            <w:hideMark/>
          </w:tcPr>
          <w:p w14:paraId="403D4564" w14:textId="77777777" w:rsidR="00E47950" w:rsidRPr="00232F17" w:rsidRDefault="00E47950" w:rsidP="006C72F2">
            <w:pPr>
              <w:ind w:firstLine="0"/>
              <w:jc w:val="center"/>
              <w:rPr>
                <w:b/>
              </w:rPr>
            </w:pPr>
            <w:r w:rsidRPr="00232F17">
              <w:rPr>
                <w:b/>
              </w:rPr>
              <w:t>Beast</w:t>
            </w:r>
          </w:p>
        </w:tc>
      </w:tr>
      <w:tr w:rsidR="00E47950" w:rsidRPr="009373EF" w14:paraId="6B418A28" w14:textId="77777777" w:rsidTr="00E47950">
        <w:tc>
          <w:tcPr>
            <w:tcW w:w="0" w:type="auto"/>
            <w:tcMar>
              <w:left w:w="57" w:type="dxa"/>
              <w:right w:w="57" w:type="dxa"/>
            </w:tcMar>
            <w:vAlign w:val="center"/>
            <w:hideMark/>
          </w:tcPr>
          <w:p w14:paraId="3A318EA0" w14:textId="77777777" w:rsidR="00E47950" w:rsidRPr="009373EF" w:rsidRDefault="00E47950" w:rsidP="006C72F2">
            <w:pPr>
              <w:ind w:firstLine="28"/>
              <w:jc w:val="center"/>
              <w:rPr>
                <w:sz w:val="20"/>
                <w:szCs w:val="20"/>
              </w:rPr>
            </w:pPr>
            <w:r w:rsidRPr="009373EF">
              <w:rPr>
                <w:sz w:val="20"/>
                <w:szCs w:val="20"/>
              </w:rPr>
              <w:t>Commits</w:t>
            </w:r>
          </w:p>
        </w:tc>
        <w:tc>
          <w:tcPr>
            <w:tcW w:w="0" w:type="auto"/>
            <w:tcMar>
              <w:left w:w="57" w:type="dxa"/>
              <w:right w:w="57" w:type="dxa"/>
            </w:tcMar>
            <w:vAlign w:val="center"/>
            <w:hideMark/>
          </w:tcPr>
          <w:p w14:paraId="1A3963F9" w14:textId="77777777" w:rsidR="00E47950" w:rsidRPr="009373EF" w:rsidRDefault="00E47950" w:rsidP="006C72F2">
            <w:pPr>
              <w:ind w:firstLine="28"/>
              <w:jc w:val="center"/>
              <w:rPr>
                <w:sz w:val="20"/>
                <w:szCs w:val="20"/>
              </w:rPr>
            </w:pPr>
            <w:r w:rsidRPr="009373EF">
              <w:rPr>
                <w:sz w:val="20"/>
                <w:szCs w:val="20"/>
              </w:rPr>
              <w:t>10; 11</w:t>
            </w:r>
          </w:p>
        </w:tc>
        <w:tc>
          <w:tcPr>
            <w:tcW w:w="0" w:type="auto"/>
            <w:tcMar>
              <w:left w:w="57" w:type="dxa"/>
              <w:right w:w="57" w:type="dxa"/>
            </w:tcMar>
            <w:vAlign w:val="center"/>
            <w:hideMark/>
          </w:tcPr>
          <w:p w14:paraId="26BD04C0" w14:textId="77777777" w:rsidR="00E47950" w:rsidRPr="009373EF" w:rsidRDefault="00E47950" w:rsidP="006C72F2">
            <w:pPr>
              <w:ind w:firstLine="28"/>
              <w:jc w:val="center"/>
              <w:rPr>
                <w:sz w:val="20"/>
                <w:szCs w:val="20"/>
              </w:rPr>
            </w:pPr>
            <w:r w:rsidRPr="009373EF">
              <w:rPr>
                <w:sz w:val="20"/>
                <w:szCs w:val="20"/>
              </w:rPr>
              <w:t>10; 11</w:t>
            </w:r>
          </w:p>
        </w:tc>
        <w:tc>
          <w:tcPr>
            <w:tcW w:w="0" w:type="auto"/>
            <w:tcMar>
              <w:left w:w="57" w:type="dxa"/>
              <w:right w:w="57" w:type="dxa"/>
            </w:tcMar>
            <w:vAlign w:val="center"/>
            <w:hideMark/>
          </w:tcPr>
          <w:p w14:paraId="3C6C038E" w14:textId="77777777" w:rsidR="00E47950" w:rsidRPr="009373EF" w:rsidRDefault="00E47950" w:rsidP="006C72F2">
            <w:pPr>
              <w:ind w:firstLine="28"/>
              <w:jc w:val="center"/>
              <w:rPr>
                <w:sz w:val="20"/>
                <w:szCs w:val="20"/>
              </w:rPr>
            </w:pPr>
            <w:r w:rsidRPr="009373EF">
              <w:rPr>
                <w:sz w:val="20"/>
                <w:szCs w:val="20"/>
              </w:rPr>
              <w:t>10; 12</w:t>
            </w:r>
          </w:p>
        </w:tc>
        <w:tc>
          <w:tcPr>
            <w:tcW w:w="0" w:type="auto"/>
            <w:tcMar>
              <w:left w:w="57" w:type="dxa"/>
              <w:right w:w="57" w:type="dxa"/>
            </w:tcMar>
            <w:vAlign w:val="center"/>
            <w:hideMark/>
          </w:tcPr>
          <w:p w14:paraId="16D13535" w14:textId="77777777" w:rsidR="00E47950" w:rsidRPr="009373EF" w:rsidRDefault="00E47950" w:rsidP="006C72F2">
            <w:pPr>
              <w:ind w:firstLine="28"/>
              <w:jc w:val="center"/>
              <w:rPr>
                <w:sz w:val="20"/>
                <w:szCs w:val="20"/>
              </w:rPr>
            </w:pPr>
            <w:r w:rsidRPr="009373EF">
              <w:rPr>
                <w:sz w:val="20"/>
                <w:szCs w:val="20"/>
              </w:rPr>
              <w:t>10; 11; 13</w:t>
            </w:r>
          </w:p>
        </w:tc>
        <w:tc>
          <w:tcPr>
            <w:tcW w:w="0" w:type="auto"/>
            <w:tcMar>
              <w:left w:w="57" w:type="dxa"/>
              <w:right w:w="57" w:type="dxa"/>
            </w:tcMar>
            <w:vAlign w:val="center"/>
            <w:hideMark/>
          </w:tcPr>
          <w:p w14:paraId="72F2E4D4" w14:textId="77777777" w:rsidR="00E47950" w:rsidRPr="009373EF" w:rsidRDefault="00E47950" w:rsidP="006C72F2">
            <w:pPr>
              <w:ind w:firstLine="28"/>
              <w:jc w:val="center"/>
              <w:rPr>
                <w:sz w:val="20"/>
                <w:szCs w:val="20"/>
              </w:rPr>
            </w:pPr>
            <w:r w:rsidRPr="009373EF">
              <w:rPr>
                <w:sz w:val="20"/>
                <w:szCs w:val="20"/>
              </w:rPr>
              <w:t>10</w:t>
            </w:r>
          </w:p>
        </w:tc>
      </w:tr>
    </w:tbl>
    <w:p w14:paraId="4C5E0529" w14:textId="77777777" w:rsidR="00E47950" w:rsidRPr="004A7129" w:rsidRDefault="00E47950" w:rsidP="00E47950">
      <w:pPr>
        <w:ind w:firstLine="0"/>
        <w:jc w:val="left"/>
      </w:pPr>
      <w:bookmarkStart w:id="257" w:name="_Ref447913380"/>
      <w:r w:rsidRPr="00712F63">
        <w:rPr>
          <w:b/>
        </w:rPr>
        <w:t xml:space="preserve">Table </w:t>
      </w:r>
      <w:r w:rsidR="00E02D98" w:rsidRPr="009373EF">
        <w:rPr>
          <w:b/>
        </w:rPr>
        <w:fldChar w:fldCharType="begin"/>
      </w:r>
      <w:r w:rsidRPr="009373EF">
        <w:rPr>
          <w:b/>
        </w:rPr>
        <w:instrText xml:space="preserve"> SEQ Table \* ARABIC </w:instrText>
      </w:r>
      <w:r w:rsidR="00E02D98" w:rsidRPr="009373EF">
        <w:rPr>
          <w:b/>
          <w:rPrChange w:id="258" w:author="Leonardo Murta" w:date="2016-12-13T10:32:00Z">
            <w:rPr>
              <w:b/>
              <w:noProof/>
            </w:rPr>
          </w:rPrChange>
        </w:rPr>
        <w:fldChar w:fldCharType="separate"/>
      </w:r>
      <w:r w:rsidR="00AD7EB7" w:rsidRPr="009373EF">
        <w:rPr>
          <w:b/>
          <w:rPrChange w:id="259" w:author="Leonardo Murta" w:date="2016-12-13T10:32:00Z">
            <w:rPr>
              <w:b/>
              <w:noProof/>
            </w:rPr>
          </w:rPrChange>
        </w:rPr>
        <w:t>1</w:t>
      </w:r>
      <w:r w:rsidR="00E02D98" w:rsidRPr="009373EF">
        <w:rPr>
          <w:b/>
          <w:rPrChange w:id="260" w:author="Leonardo Murta" w:date="2016-12-13T10:32:00Z">
            <w:rPr>
              <w:b/>
              <w:noProof/>
            </w:rPr>
          </w:rPrChange>
        </w:rPr>
        <w:fldChar w:fldCharType="end"/>
      </w:r>
      <w:bookmarkEnd w:id="257"/>
      <w:r w:rsidRPr="009373EF">
        <w:rPr>
          <w:b/>
        </w:rPr>
        <w:t>.</w:t>
      </w:r>
      <w:r w:rsidRPr="004A7129">
        <w:t xml:space="preserve"> Existing Commits in Each Repository</w:t>
      </w:r>
    </w:p>
    <w:p w14:paraId="4DF8CDA3" w14:textId="77777777" w:rsidR="00967F72" w:rsidRPr="00876FD4" w:rsidRDefault="00967F72" w:rsidP="006E6751">
      <w:pPr>
        <w:rPr>
          <w:lang w:eastAsia="pt-BR"/>
        </w:rPr>
      </w:pPr>
      <w:r w:rsidRPr="00712F63">
        <w:rPr>
          <w:lang w:eastAsia="pt-BR"/>
        </w:rPr>
        <w:t xml:space="preserve">Let us assume that each commit is represented by an integer number to illustrate how our approach works. At a giving moment, the local repositories of each developer have the commits shown in </w:t>
      </w:r>
      <w:r w:rsidR="00985CF7" w:rsidRPr="004A7129">
        <w:fldChar w:fldCharType="begin"/>
      </w:r>
      <w:r w:rsidR="00985CF7" w:rsidRPr="009373EF">
        <w:instrText xml:space="preserve"> REF _Ref447913380 \h  \* MERGEFORMAT </w:instrText>
      </w:r>
      <w:r w:rsidR="00985CF7" w:rsidRPr="004A7129">
        <w:rPr>
          <w:rPrChange w:id="261" w:author="Leonardo Murta" w:date="2016-12-13T10:32:00Z">
            <w:rPr/>
          </w:rPrChange>
        </w:rPr>
        <w:fldChar w:fldCharType="separate"/>
      </w:r>
      <w:ins w:id="262" w:author="Cristiano Cesario" w:date="2016-12-10T08:37:00Z">
        <w:r w:rsidR="00E02D98" w:rsidRPr="009373EF">
          <w:rPr>
            <w:rPrChange w:id="263" w:author="Leonardo Murta" w:date="2016-12-13T10:32:00Z">
              <w:rPr>
                <w:b/>
                <w:color w:val="0563C1" w:themeColor="hyperlink"/>
                <w:u w:val="single"/>
              </w:rPr>
            </w:rPrChange>
          </w:rPr>
          <w:t>Table 1</w:t>
        </w:r>
      </w:ins>
      <w:del w:id="264" w:author="Cristiano Cesario" w:date="2016-12-10T08:37:00Z">
        <w:r w:rsidR="00F131DB" w:rsidRPr="004A7129" w:rsidDel="00885AFE">
          <w:delText>Table 1</w:delText>
        </w:r>
      </w:del>
      <w:r w:rsidR="00985CF7" w:rsidRPr="004A7129">
        <w:fldChar w:fldCharType="end"/>
      </w:r>
      <w:r w:rsidRPr="009373EF">
        <w:rPr>
          <w:lang w:eastAsia="pt-BR"/>
        </w:rPr>
        <w:t xml:space="preserve">. Considering the synchronization paths presented in the right-hand-side of </w:t>
      </w:r>
      <w:r w:rsidR="00985CF7" w:rsidRPr="004A7129">
        <w:fldChar w:fldCharType="begin"/>
      </w:r>
      <w:r w:rsidR="00985CF7" w:rsidRPr="009373EF">
        <w:instrText xml:space="preserve"> REF _Ref454704368 \h  \* MERGEFORMAT </w:instrText>
      </w:r>
      <w:r w:rsidR="00985CF7" w:rsidRPr="004A7129">
        <w:rPr>
          <w:rPrChange w:id="265" w:author="Leonardo Murta" w:date="2016-12-13T10:32:00Z">
            <w:rPr/>
          </w:rPrChange>
        </w:rPr>
        <w:fldChar w:fldCharType="separate"/>
      </w:r>
      <w:ins w:id="266" w:author="Cristiano Cesario" w:date="2016-12-10T08:37:00Z">
        <w:r w:rsidR="00885AFE" w:rsidRPr="004A7129">
          <w:t>Figure 1</w:t>
        </w:r>
      </w:ins>
      <w:del w:id="267" w:author="Cristiano Cesario" w:date="2016-12-10T08:37:00Z">
        <w:r w:rsidR="00F131DB" w:rsidRPr="004A7129" w:rsidDel="00885AFE">
          <w:delText>Figure 1</w:delText>
        </w:r>
      </w:del>
      <w:r w:rsidR="00985CF7" w:rsidRPr="004A7129">
        <w:fldChar w:fldCharType="end"/>
      </w:r>
      <w:r w:rsidRPr="009373EF">
        <w:rPr>
          <w:lang w:eastAsia="pt-BR"/>
        </w:rPr>
        <w:t xml:space="preserve">, the perception of each developer regarding to their known peers is shown in </w:t>
      </w:r>
      <w:r w:rsidR="00985CF7" w:rsidRPr="004A7129">
        <w:fldChar w:fldCharType="begin"/>
      </w:r>
      <w:r w:rsidR="00985CF7" w:rsidRPr="009373EF">
        <w:instrText xml:space="preserve"> REF _Ref322814498 \h  \* MERGEFORMAT </w:instrText>
      </w:r>
      <w:r w:rsidR="00985CF7" w:rsidRPr="004A7129">
        <w:rPr>
          <w:rPrChange w:id="268" w:author="Leonardo Murta" w:date="2016-12-13T10:32:00Z">
            <w:rPr/>
          </w:rPrChange>
        </w:rPr>
        <w:fldChar w:fldCharType="separate"/>
      </w:r>
      <w:r w:rsidR="00885AFE" w:rsidRPr="004A7129">
        <w:t>Table 2</w:t>
      </w:r>
      <w:r w:rsidR="00985CF7" w:rsidRPr="004A7129">
        <w:fldChar w:fldCharType="end"/>
      </w:r>
      <w:r w:rsidRPr="009373EF">
        <w:rPr>
          <w:lang w:eastAsia="pt-BR"/>
        </w:rPr>
        <w:t>. Notice that the perceptions are not symmetric. For instance, as Gambit does not pull upda</w:t>
      </w:r>
      <w:r w:rsidRPr="004A7129">
        <w:rPr>
          <w:lang w:eastAsia="pt-BR"/>
        </w:rPr>
        <w:t>tes from Nightcrawler, there is no sense in giving him information regarding Nightcrawler. Furthermore, it is uncommon to have a scenario where pushes are performed from a developer to another (such as the one between Beast and Gambit). Gener</w:t>
      </w:r>
      <w:r w:rsidRPr="00712F63">
        <w:rPr>
          <w:lang w:eastAsia="pt-BR"/>
        </w:rPr>
        <w:t>ally, what happens is that a developer pulls from another (for example, between Gambit and Nightcrawler). This avoids inadvertent inclusion of commits inside others’ clones. Although infrequent, this scenario helps in understanding the need to have awarene</w:t>
      </w:r>
      <w:r w:rsidRPr="00876FD4">
        <w:rPr>
          <w:lang w:eastAsia="pt-BR"/>
        </w:rPr>
        <w:t>ss about who are the peers in a project and what are their interdependencies.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354"/>
        <w:gridCol w:w="1085"/>
        <w:gridCol w:w="822"/>
        <w:gridCol w:w="730"/>
        <w:gridCol w:w="1354"/>
        <w:gridCol w:w="632"/>
      </w:tblGrid>
      <w:tr w:rsidR="00E47950" w:rsidRPr="009373EF" w14:paraId="4BBD51FB" w14:textId="77777777" w:rsidTr="006C72F2">
        <w:trPr>
          <w:tblHeader/>
        </w:trPr>
        <w:tc>
          <w:tcPr>
            <w:tcW w:w="0" w:type="auto"/>
            <w:shd w:val="clear" w:color="auto" w:fill="auto"/>
            <w:vAlign w:val="center"/>
            <w:hideMark/>
          </w:tcPr>
          <w:p w14:paraId="5CF5B497" w14:textId="77777777" w:rsidR="00E47950" w:rsidRPr="002C33DA" w:rsidRDefault="00E47950" w:rsidP="006C72F2">
            <w:pPr>
              <w:ind w:firstLine="0"/>
              <w:jc w:val="center"/>
              <w:rPr>
                <w:rFonts w:eastAsia="Times New Roman"/>
                <w:b/>
              </w:rPr>
            </w:pPr>
            <w:r w:rsidRPr="002C33DA">
              <w:rPr>
                <w:rFonts w:eastAsia="Times New Roman"/>
                <w:b/>
              </w:rPr>
              <w:t>Repository</w:t>
            </w:r>
          </w:p>
        </w:tc>
        <w:tc>
          <w:tcPr>
            <w:tcW w:w="0" w:type="auto"/>
            <w:shd w:val="clear" w:color="auto" w:fill="auto"/>
            <w:vAlign w:val="center"/>
            <w:hideMark/>
          </w:tcPr>
          <w:p w14:paraId="591DDE8B" w14:textId="77777777" w:rsidR="00E47950" w:rsidRPr="004C46C6" w:rsidRDefault="00E47950" w:rsidP="006C72F2">
            <w:pPr>
              <w:ind w:firstLine="0"/>
              <w:jc w:val="center"/>
              <w:rPr>
                <w:rFonts w:eastAsia="Times New Roman"/>
                <w:b/>
              </w:rPr>
            </w:pPr>
            <w:r w:rsidRPr="004C46C6">
              <w:rPr>
                <w:rFonts w:eastAsia="Times New Roman"/>
                <w:b/>
              </w:rPr>
              <w:t>Wolverine</w:t>
            </w:r>
          </w:p>
        </w:tc>
        <w:tc>
          <w:tcPr>
            <w:tcW w:w="0" w:type="auto"/>
            <w:shd w:val="clear" w:color="auto" w:fill="auto"/>
            <w:vAlign w:val="center"/>
            <w:hideMark/>
          </w:tcPr>
          <w:p w14:paraId="69EF6498" w14:textId="77777777" w:rsidR="00E47950" w:rsidRPr="0029320D" w:rsidRDefault="00E47950" w:rsidP="006C72F2">
            <w:pPr>
              <w:ind w:firstLine="0"/>
              <w:jc w:val="center"/>
              <w:rPr>
                <w:rFonts w:eastAsia="Times New Roman"/>
                <w:b/>
              </w:rPr>
            </w:pPr>
            <w:r w:rsidRPr="0029320D">
              <w:rPr>
                <w:rFonts w:eastAsia="Times New Roman"/>
                <w:b/>
              </w:rPr>
              <w:t>Gambit</w:t>
            </w:r>
          </w:p>
        </w:tc>
        <w:tc>
          <w:tcPr>
            <w:tcW w:w="0" w:type="auto"/>
            <w:shd w:val="clear" w:color="auto" w:fill="auto"/>
            <w:vAlign w:val="center"/>
            <w:hideMark/>
          </w:tcPr>
          <w:p w14:paraId="1FF2FCDA" w14:textId="77777777" w:rsidR="00E47950" w:rsidRPr="00232F17" w:rsidRDefault="00E47950" w:rsidP="006C72F2">
            <w:pPr>
              <w:ind w:firstLine="0"/>
              <w:jc w:val="center"/>
              <w:rPr>
                <w:rFonts w:eastAsia="Times New Roman"/>
                <w:b/>
              </w:rPr>
            </w:pPr>
            <w:r w:rsidRPr="00232F17">
              <w:rPr>
                <w:rFonts w:eastAsia="Times New Roman"/>
                <w:b/>
              </w:rPr>
              <w:t>Rogue</w:t>
            </w:r>
          </w:p>
        </w:tc>
        <w:tc>
          <w:tcPr>
            <w:tcW w:w="0" w:type="auto"/>
            <w:shd w:val="clear" w:color="auto" w:fill="auto"/>
            <w:vAlign w:val="center"/>
            <w:hideMark/>
          </w:tcPr>
          <w:p w14:paraId="47DB04AC" w14:textId="77777777" w:rsidR="00E47950" w:rsidRPr="001A25BE" w:rsidRDefault="00E47950" w:rsidP="006C72F2">
            <w:pPr>
              <w:ind w:firstLine="0"/>
              <w:jc w:val="center"/>
              <w:rPr>
                <w:rFonts w:eastAsia="Times New Roman"/>
                <w:b/>
              </w:rPr>
            </w:pPr>
            <w:r w:rsidRPr="001A25BE">
              <w:rPr>
                <w:rFonts w:eastAsia="Times New Roman"/>
                <w:b/>
              </w:rPr>
              <w:t>Nightcrawler</w:t>
            </w:r>
          </w:p>
        </w:tc>
        <w:tc>
          <w:tcPr>
            <w:tcW w:w="0" w:type="auto"/>
            <w:shd w:val="clear" w:color="auto" w:fill="auto"/>
            <w:vAlign w:val="center"/>
            <w:hideMark/>
          </w:tcPr>
          <w:p w14:paraId="384F0D48" w14:textId="77777777" w:rsidR="00E47950" w:rsidRPr="00EF1D5B" w:rsidRDefault="00E47950" w:rsidP="006C72F2">
            <w:pPr>
              <w:ind w:firstLine="0"/>
              <w:jc w:val="center"/>
              <w:rPr>
                <w:rFonts w:eastAsia="Times New Roman"/>
                <w:b/>
              </w:rPr>
            </w:pPr>
            <w:r w:rsidRPr="00EF1D5B">
              <w:rPr>
                <w:rFonts w:eastAsia="Times New Roman"/>
                <w:b/>
              </w:rPr>
              <w:t>Beast</w:t>
            </w:r>
          </w:p>
        </w:tc>
      </w:tr>
      <w:tr w:rsidR="00E47950" w:rsidRPr="009373EF" w14:paraId="3CAB33C7" w14:textId="77777777" w:rsidTr="006C72F2">
        <w:tc>
          <w:tcPr>
            <w:tcW w:w="0" w:type="auto"/>
            <w:shd w:val="clear" w:color="auto" w:fill="auto"/>
            <w:vAlign w:val="center"/>
            <w:hideMark/>
          </w:tcPr>
          <w:p w14:paraId="38FEE752" w14:textId="77777777" w:rsidR="00E47950" w:rsidRPr="009373EF" w:rsidRDefault="00E47950" w:rsidP="006C72F2">
            <w:pPr>
              <w:ind w:firstLine="0"/>
              <w:jc w:val="center"/>
              <w:rPr>
                <w:rFonts w:eastAsia="Times New Roman"/>
                <w:b/>
              </w:rPr>
            </w:pPr>
            <w:r w:rsidRPr="009373EF">
              <w:rPr>
                <w:rFonts w:eastAsia="Times New Roman"/>
                <w:b/>
              </w:rPr>
              <w:t>Wolverine</w:t>
            </w:r>
          </w:p>
        </w:tc>
        <w:tc>
          <w:tcPr>
            <w:tcW w:w="0" w:type="auto"/>
            <w:shd w:val="clear" w:color="auto" w:fill="auto"/>
            <w:vAlign w:val="center"/>
            <w:hideMark/>
          </w:tcPr>
          <w:p w14:paraId="25FD062A" w14:textId="77777777" w:rsidR="00E47950" w:rsidRPr="009373EF" w:rsidRDefault="00E47950" w:rsidP="006C72F2">
            <w:pPr>
              <w:ind w:firstLine="0"/>
              <w:jc w:val="center"/>
              <w:rPr>
                <w:rFonts w:eastAsia="Times New Roman"/>
              </w:rPr>
            </w:pPr>
            <w:r w:rsidRPr="009373EF">
              <w:rPr>
                <w:rFonts w:eastAsia="Times New Roman"/>
              </w:rPr>
              <w:t>-</w:t>
            </w:r>
          </w:p>
        </w:tc>
        <w:tc>
          <w:tcPr>
            <w:tcW w:w="0" w:type="auto"/>
            <w:shd w:val="clear" w:color="auto" w:fill="auto"/>
            <w:vAlign w:val="center"/>
            <w:hideMark/>
          </w:tcPr>
          <w:p w14:paraId="76E236C5" w14:textId="77777777" w:rsidR="00E47950" w:rsidRPr="009373EF" w:rsidRDefault="00E47950" w:rsidP="006C72F2">
            <w:pPr>
              <w:ind w:firstLine="0"/>
              <w:jc w:val="center"/>
              <w:rPr>
                <w:rFonts w:eastAsia="Times New Roman"/>
              </w:rPr>
            </w:pPr>
            <w:r w:rsidRPr="009373EF">
              <w:rPr>
                <w:rFonts w:eastAsia="Times New Roman"/>
                <w:lang w:eastAsia="pt-BR"/>
                <w:rPrChange w:id="269" w:author="Leonardo Murta" w:date="2016-12-13T10:32:00Z">
                  <w:rPr>
                    <w:rFonts w:eastAsia="Times New Roman"/>
                    <w:lang w:val="pt-BR" w:eastAsia="pt-BR"/>
                  </w:rPr>
                </w:rPrChange>
              </w:rPr>
              <w:t>-</w:t>
            </w:r>
          </w:p>
        </w:tc>
        <w:tc>
          <w:tcPr>
            <w:tcW w:w="0" w:type="auto"/>
            <w:shd w:val="clear" w:color="auto" w:fill="auto"/>
            <w:vAlign w:val="center"/>
            <w:hideMark/>
          </w:tcPr>
          <w:p w14:paraId="5F5C28A3" w14:textId="77777777" w:rsidR="00E47950" w:rsidRPr="004A7129" w:rsidRDefault="00E47950" w:rsidP="006C72F2">
            <w:pPr>
              <w:ind w:firstLine="0"/>
              <w:jc w:val="center"/>
              <w:rPr>
                <w:rFonts w:eastAsia="Times New Roman"/>
              </w:rPr>
            </w:pPr>
            <w:r w:rsidRPr="004A7129">
              <w:rPr>
                <w:rFonts w:eastAsia="Times New Roman"/>
              </w:rPr>
              <w:t>-</w:t>
            </w:r>
          </w:p>
        </w:tc>
        <w:tc>
          <w:tcPr>
            <w:tcW w:w="0" w:type="auto"/>
            <w:shd w:val="clear" w:color="auto" w:fill="auto"/>
            <w:vAlign w:val="center"/>
            <w:hideMark/>
          </w:tcPr>
          <w:p w14:paraId="6D8FE5D4" w14:textId="77777777" w:rsidR="00E47950" w:rsidRPr="00712F63" w:rsidRDefault="00E47950" w:rsidP="006C72F2">
            <w:pPr>
              <w:ind w:firstLine="0"/>
              <w:jc w:val="center"/>
              <w:rPr>
                <w:rFonts w:eastAsia="Times New Roman"/>
              </w:rPr>
            </w:pPr>
            <w:r w:rsidRPr="00712F63">
              <w:rPr>
                <w:rFonts w:eastAsia="Times New Roman"/>
              </w:rPr>
              <w:t>-</w:t>
            </w:r>
          </w:p>
        </w:tc>
        <w:tc>
          <w:tcPr>
            <w:tcW w:w="0" w:type="auto"/>
            <w:shd w:val="clear" w:color="auto" w:fill="auto"/>
            <w:vAlign w:val="center"/>
            <w:hideMark/>
          </w:tcPr>
          <w:p w14:paraId="4470F671" w14:textId="77777777" w:rsidR="00E47950" w:rsidRPr="00876FD4" w:rsidRDefault="00E47950" w:rsidP="006C72F2">
            <w:pPr>
              <w:ind w:firstLine="0"/>
              <w:jc w:val="center"/>
              <w:rPr>
                <w:rFonts w:eastAsia="Times New Roman"/>
              </w:rPr>
            </w:pPr>
            <w:r w:rsidRPr="00876FD4">
              <w:rPr>
                <w:rFonts w:eastAsia="Times New Roman"/>
              </w:rPr>
              <w:t>-</w:t>
            </w:r>
          </w:p>
        </w:tc>
      </w:tr>
      <w:tr w:rsidR="00E47950" w:rsidRPr="009373EF" w14:paraId="0982E8E3" w14:textId="77777777" w:rsidTr="006C72F2">
        <w:tc>
          <w:tcPr>
            <w:tcW w:w="0" w:type="auto"/>
            <w:shd w:val="clear" w:color="auto" w:fill="auto"/>
            <w:vAlign w:val="center"/>
            <w:hideMark/>
          </w:tcPr>
          <w:p w14:paraId="0EEE3442" w14:textId="77777777" w:rsidR="00E47950" w:rsidRPr="009373EF" w:rsidRDefault="00E47950" w:rsidP="006C72F2">
            <w:pPr>
              <w:ind w:firstLine="0"/>
              <w:jc w:val="center"/>
              <w:rPr>
                <w:rFonts w:eastAsia="Times New Roman"/>
                <w:b/>
              </w:rPr>
            </w:pPr>
            <w:r w:rsidRPr="009373EF">
              <w:rPr>
                <w:rFonts w:eastAsia="Times New Roman"/>
                <w:b/>
              </w:rPr>
              <w:t>Gambit</w:t>
            </w:r>
          </w:p>
        </w:tc>
        <w:tc>
          <w:tcPr>
            <w:tcW w:w="0" w:type="auto"/>
            <w:shd w:val="clear" w:color="auto" w:fill="auto"/>
            <w:vAlign w:val="center"/>
            <w:hideMark/>
          </w:tcPr>
          <w:p w14:paraId="63578F15" w14:textId="77777777" w:rsidR="00E47950" w:rsidRPr="009373EF" w:rsidRDefault="00E47950" w:rsidP="006C72F2">
            <w:pPr>
              <w:ind w:firstLine="0"/>
              <w:jc w:val="center"/>
              <w:rPr>
                <w:rFonts w:eastAsia="Times New Roman"/>
              </w:rPr>
            </w:pPr>
            <w:r w:rsidRPr="00307F34">
              <w:rPr>
                <w:rFonts w:ascii="Calibri" w:eastAsia="Times New Roman" w:hAnsi="Calibri"/>
                <w:noProof/>
              </w:rPr>
              <w:drawing>
                <wp:inline distT="0" distB="0" distL="0" distR="0" wp14:anchorId="599BD568" wp14:editId="4A56D258">
                  <wp:extent cx="180000" cy="180000"/>
                  <wp:effectExtent l="0" t="0" r="0" b="0"/>
                  <wp:docPr id="652"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14:paraId="311900EE" w14:textId="77777777" w:rsidR="00E47950" w:rsidRPr="004A7129" w:rsidRDefault="00E47950" w:rsidP="006C72F2">
            <w:pPr>
              <w:ind w:firstLine="0"/>
              <w:jc w:val="center"/>
              <w:rPr>
                <w:rFonts w:eastAsia="Times New Roman"/>
              </w:rPr>
            </w:pPr>
            <w:r w:rsidRPr="004A7129">
              <w:rPr>
                <w:rFonts w:eastAsia="Times New Roman"/>
              </w:rPr>
              <w:t>-</w:t>
            </w:r>
          </w:p>
        </w:tc>
        <w:tc>
          <w:tcPr>
            <w:tcW w:w="0" w:type="auto"/>
            <w:shd w:val="clear" w:color="auto" w:fill="auto"/>
            <w:vAlign w:val="center"/>
            <w:hideMark/>
          </w:tcPr>
          <w:p w14:paraId="27457E4F" w14:textId="77777777" w:rsidR="00E47950" w:rsidRPr="009373EF" w:rsidRDefault="00E47950" w:rsidP="006C72F2">
            <w:pPr>
              <w:ind w:firstLine="0"/>
              <w:jc w:val="center"/>
              <w:rPr>
                <w:rFonts w:eastAsia="Times New Roman"/>
              </w:rPr>
            </w:pPr>
            <w:r w:rsidRPr="009373EF">
              <w:rPr>
                <w:rFonts w:eastAsia="Times New Roman"/>
                <w:lang w:eastAsia="pt-BR"/>
                <w:rPrChange w:id="270" w:author="Leonardo Murta" w:date="2016-12-13T10:32:00Z">
                  <w:rPr>
                    <w:rFonts w:eastAsia="Times New Roman"/>
                    <w:lang w:val="pt-BR" w:eastAsia="pt-BR"/>
                  </w:rPr>
                </w:rPrChange>
              </w:rPr>
              <w:t>-</w:t>
            </w:r>
          </w:p>
        </w:tc>
        <w:tc>
          <w:tcPr>
            <w:tcW w:w="0" w:type="auto"/>
            <w:shd w:val="clear" w:color="auto" w:fill="auto"/>
            <w:vAlign w:val="center"/>
            <w:hideMark/>
          </w:tcPr>
          <w:p w14:paraId="300B59FE" w14:textId="77777777" w:rsidR="00E47950" w:rsidRPr="004A7129" w:rsidRDefault="00E47950" w:rsidP="006C72F2">
            <w:pPr>
              <w:ind w:firstLine="0"/>
              <w:jc w:val="center"/>
              <w:rPr>
                <w:rFonts w:eastAsia="Times New Roman"/>
              </w:rPr>
            </w:pPr>
            <w:r w:rsidRPr="004A7129">
              <w:rPr>
                <w:rFonts w:eastAsia="Times New Roman"/>
              </w:rPr>
              <w:t>-</w:t>
            </w:r>
          </w:p>
        </w:tc>
        <w:tc>
          <w:tcPr>
            <w:tcW w:w="0" w:type="auto"/>
            <w:shd w:val="clear" w:color="auto" w:fill="auto"/>
            <w:vAlign w:val="center"/>
            <w:hideMark/>
          </w:tcPr>
          <w:p w14:paraId="3E882F14" w14:textId="77777777" w:rsidR="00E47950" w:rsidRPr="009373EF" w:rsidRDefault="00E47950" w:rsidP="006C72F2">
            <w:pPr>
              <w:ind w:firstLine="0"/>
              <w:jc w:val="center"/>
              <w:rPr>
                <w:rFonts w:eastAsia="Times New Roman"/>
              </w:rPr>
            </w:pPr>
            <w:r w:rsidRPr="009373EF">
              <w:rPr>
                <w:rFonts w:eastAsia="Times New Roman"/>
                <w:lang w:eastAsia="pt-BR"/>
                <w:rPrChange w:id="271" w:author="Leonardo Murta" w:date="2016-12-13T10:32:00Z">
                  <w:rPr>
                    <w:rFonts w:eastAsia="Times New Roman"/>
                    <w:lang w:val="pt-BR" w:eastAsia="pt-BR"/>
                  </w:rPr>
                </w:rPrChange>
              </w:rPr>
              <w:t>-</w:t>
            </w:r>
          </w:p>
        </w:tc>
      </w:tr>
      <w:tr w:rsidR="00E47950" w:rsidRPr="009373EF" w14:paraId="5AA983AA" w14:textId="77777777" w:rsidTr="006C72F2">
        <w:tc>
          <w:tcPr>
            <w:tcW w:w="0" w:type="auto"/>
            <w:shd w:val="clear" w:color="auto" w:fill="auto"/>
            <w:vAlign w:val="center"/>
            <w:hideMark/>
          </w:tcPr>
          <w:p w14:paraId="7E2CFF0A" w14:textId="77777777" w:rsidR="00E47950" w:rsidRPr="009373EF" w:rsidRDefault="00E47950" w:rsidP="006C72F2">
            <w:pPr>
              <w:ind w:firstLine="0"/>
              <w:jc w:val="center"/>
              <w:rPr>
                <w:rFonts w:eastAsia="Times New Roman"/>
                <w:b/>
              </w:rPr>
            </w:pPr>
            <w:r w:rsidRPr="009373EF">
              <w:rPr>
                <w:rFonts w:eastAsia="Times New Roman"/>
                <w:b/>
              </w:rPr>
              <w:t>Rogue</w:t>
            </w:r>
          </w:p>
        </w:tc>
        <w:tc>
          <w:tcPr>
            <w:tcW w:w="0" w:type="auto"/>
            <w:shd w:val="clear" w:color="auto" w:fill="auto"/>
            <w:vAlign w:val="center"/>
            <w:hideMark/>
          </w:tcPr>
          <w:p w14:paraId="1F4113C7" w14:textId="77777777" w:rsidR="00E47950" w:rsidRPr="009373EF" w:rsidRDefault="00E47950" w:rsidP="006C72F2">
            <w:pPr>
              <w:ind w:firstLine="0"/>
              <w:jc w:val="center"/>
              <w:rPr>
                <w:rFonts w:eastAsia="Times New Roman"/>
              </w:rPr>
            </w:pPr>
            <w:r w:rsidRPr="009373EF">
              <w:rPr>
                <w:rFonts w:eastAsia="Times New Roman"/>
              </w:rPr>
              <w:t>-</w:t>
            </w:r>
          </w:p>
        </w:tc>
        <w:tc>
          <w:tcPr>
            <w:tcW w:w="0" w:type="auto"/>
            <w:shd w:val="clear" w:color="auto" w:fill="auto"/>
            <w:vAlign w:val="center"/>
            <w:hideMark/>
          </w:tcPr>
          <w:p w14:paraId="1EA07790" w14:textId="77777777" w:rsidR="00E47950" w:rsidRPr="009373EF" w:rsidRDefault="00E47950" w:rsidP="006C72F2">
            <w:pPr>
              <w:ind w:firstLine="0"/>
              <w:jc w:val="center"/>
              <w:rPr>
                <w:rFonts w:eastAsia="Times New Roman"/>
              </w:rPr>
            </w:pPr>
            <w:r w:rsidRPr="00307F34">
              <w:rPr>
                <w:rFonts w:ascii="Calibri" w:eastAsia="Times New Roman" w:hAnsi="Calibri"/>
                <w:noProof/>
              </w:rPr>
              <w:drawing>
                <wp:inline distT="0" distB="0" distL="0" distR="0" wp14:anchorId="7FD05275" wp14:editId="75F84032">
                  <wp:extent cx="180000" cy="180000"/>
                  <wp:effectExtent l="0" t="0" r="0" b="0"/>
                  <wp:docPr id="653"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14:paraId="0D17809E" w14:textId="77777777" w:rsidR="00E47950" w:rsidRPr="004A7129" w:rsidRDefault="00E47950" w:rsidP="006C72F2">
            <w:pPr>
              <w:ind w:firstLine="0"/>
              <w:jc w:val="center"/>
              <w:rPr>
                <w:rFonts w:eastAsia="Times New Roman"/>
              </w:rPr>
            </w:pPr>
            <w:r w:rsidRPr="004A7129">
              <w:rPr>
                <w:rFonts w:eastAsia="Times New Roman"/>
              </w:rPr>
              <w:t>-</w:t>
            </w:r>
          </w:p>
        </w:tc>
        <w:tc>
          <w:tcPr>
            <w:tcW w:w="0" w:type="auto"/>
            <w:shd w:val="clear" w:color="auto" w:fill="auto"/>
            <w:vAlign w:val="center"/>
            <w:hideMark/>
          </w:tcPr>
          <w:p w14:paraId="59ADF4CE" w14:textId="77777777" w:rsidR="00E47950" w:rsidRPr="00712F63" w:rsidRDefault="00E47950" w:rsidP="006C72F2">
            <w:pPr>
              <w:ind w:firstLine="0"/>
              <w:jc w:val="center"/>
              <w:rPr>
                <w:rFonts w:eastAsia="Times New Roman"/>
              </w:rPr>
            </w:pPr>
            <w:r w:rsidRPr="00712F63">
              <w:rPr>
                <w:rFonts w:eastAsia="Times New Roman"/>
              </w:rPr>
              <w:t>-</w:t>
            </w:r>
          </w:p>
        </w:tc>
        <w:tc>
          <w:tcPr>
            <w:tcW w:w="0" w:type="auto"/>
            <w:shd w:val="clear" w:color="auto" w:fill="auto"/>
            <w:vAlign w:val="center"/>
            <w:hideMark/>
          </w:tcPr>
          <w:p w14:paraId="019560A6" w14:textId="77777777" w:rsidR="00E47950" w:rsidRPr="00876FD4" w:rsidRDefault="00E47950" w:rsidP="006C72F2">
            <w:pPr>
              <w:ind w:firstLine="0"/>
              <w:jc w:val="center"/>
              <w:rPr>
                <w:rFonts w:eastAsia="Times New Roman"/>
              </w:rPr>
            </w:pPr>
            <w:r w:rsidRPr="00876FD4">
              <w:rPr>
                <w:rFonts w:eastAsia="Times New Roman"/>
              </w:rPr>
              <w:t>-</w:t>
            </w:r>
          </w:p>
        </w:tc>
      </w:tr>
      <w:tr w:rsidR="00E47950" w:rsidRPr="009373EF" w14:paraId="6EAA9531" w14:textId="77777777" w:rsidTr="006C72F2">
        <w:tc>
          <w:tcPr>
            <w:tcW w:w="0" w:type="auto"/>
            <w:shd w:val="clear" w:color="auto" w:fill="auto"/>
            <w:vAlign w:val="center"/>
            <w:hideMark/>
          </w:tcPr>
          <w:p w14:paraId="342CF5EA" w14:textId="77777777" w:rsidR="00E47950" w:rsidRPr="009373EF" w:rsidRDefault="00E47950" w:rsidP="006C72F2">
            <w:pPr>
              <w:ind w:firstLine="0"/>
              <w:jc w:val="center"/>
              <w:rPr>
                <w:rFonts w:eastAsia="Times New Roman"/>
                <w:b/>
              </w:rPr>
            </w:pPr>
            <w:r w:rsidRPr="009373EF">
              <w:rPr>
                <w:rFonts w:eastAsia="Times New Roman"/>
                <w:b/>
              </w:rPr>
              <w:t>Nightcrawler</w:t>
            </w:r>
          </w:p>
        </w:tc>
        <w:tc>
          <w:tcPr>
            <w:tcW w:w="0" w:type="auto"/>
            <w:shd w:val="clear" w:color="auto" w:fill="auto"/>
            <w:vAlign w:val="center"/>
            <w:hideMark/>
          </w:tcPr>
          <w:p w14:paraId="3BE2D931" w14:textId="77777777" w:rsidR="00E47950" w:rsidRPr="009373EF" w:rsidRDefault="00E47950" w:rsidP="006C72F2">
            <w:pPr>
              <w:ind w:firstLine="0"/>
              <w:jc w:val="center"/>
              <w:rPr>
                <w:rFonts w:eastAsia="Times New Roman"/>
              </w:rPr>
            </w:pPr>
            <w:r w:rsidRPr="009373EF">
              <w:rPr>
                <w:rFonts w:eastAsia="Times New Roman"/>
              </w:rPr>
              <w:t>-</w:t>
            </w:r>
          </w:p>
        </w:tc>
        <w:tc>
          <w:tcPr>
            <w:tcW w:w="0" w:type="auto"/>
            <w:shd w:val="clear" w:color="auto" w:fill="auto"/>
            <w:vAlign w:val="center"/>
            <w:hideMark/>
          </w:tcPr>
          <w:p w14:paraId="08B2F5B6" w14:textId="77777777" w:rsidR="00E47950" w:rsidRPr="009373EF" w:rsidRDefault="00E47950" w:rsidP="006C72F2">
            <w:pPr>
              <w:ind w:firstLine="0"/>
              <w:jc w:val="center"/>
              <w:rPr>
                <w:rFonts w:eastAsia="Times New Roman"/>
              </w:rPr>
            </w:pPr>
            <w:r w:rsidRPr="00307F34">
              <w:rPr>
                <w:rFonts w:ascii="Calibri" w:eastAsia="Times New Roman" w:hAnsi="Calibri"/>
                <w:noProof/>
              </w:rPr>
              <w:drawing>
                <wp:inline distT="0" distB="0" distL="0" distR="0" wp14:anchorId="4FC3BB5E" wp14:editId="22F7F312">
                  <wp:extent cx="180000" cy="180000"/>
                  <wp:effectExtent l="0" t="0" r="0" b="0"/>
                  <wp:docPr id="654"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14:paraId="5488F07A" w14:textId="77777777" w:rsidR="00E47950" w:rsidRPr="009373EF" w:rsidRDefault="00E47950" w:rsidP="006C72F2">
            <w:pPr>
              <w:ind w:firstLine="0"/>
              <w:jc w:val="center"/>
              <w:rPr>
                <w:rFonts w:eastAsia="Times New Roman"/>
              </w:rPr>
            </w:pPr>
            <w:r w:rsidRPr="00307F34">
              <w:rPr>
                <w:rFonts w:ascii="Calibri" w:eastAsia="Times New Roman" w:hAnsi="Calibri"/>
                <w:noProof/>
              </w:rPr>
              <w:drawing>
                <wp:inline distT="0" distB="0" distL="0" distR="0" wp14:anchorId="1D34BEED" wp14:editId="0B8D4538">
                  <wp:extent cx="180000" cy="180000"/>
                  <wp:effectExtent l="0" t="0" r="0" b="0"/>
                  <wp:docPr id="655"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14:paraId="247E5C5A" w14:textId="77777777" w:rsidR="00E47950" w:rsidRPr="004A7129" w:rsidRDefault="00E47950" w:rsidP="006C72F2">
            <w:pPr>
              <w:ind w:firstLine="0"/>
              <w:jc w:val="center"/>
              <w:rPr>
                <w:rFonts w:eastAsia="Times New Roman"/>
              </w:rPr>
            </w:pPr>
            <w:r w:rsidRPr="004A7129">
              <w:rPr>
                <w:rFonts w:eastAsia="Times New Roman"/>
              </w:rPr>
              <w:t>-</w:t>
            </w:r>
          </w:p>
        </w:tc>
        <w:tc>
          <w:tcPr>
            <w:tcW w:w="0" w:type="auto"/>
            <w:shd w:val="clear" w:color="auto" w:fill="auto"/>
            <w:vAlign w:val="center"/>
            <w:hideMark/>
          </w:tcPr>
          <w:p w14:paraId="1EA9AEFB" w14:textId="77777777" w:rsidR="00E47950" w:rsidRPr="00712F63" w:rsidRDefault="00E47950" w:rsidP="006C72F2">
            <w:pPr>
              <w:ind w:firstLine="0"/>
              <w:jc w:val="center"/>
              <w:rPr>
                <w:rFonts w:eastAsia="Times New Roman"/>
              </w:rPr>
            </w:pPr>
            <w:r w:rsidRPr="00712F63">
              <w:rPr>
                <w:rFonts w:eastAsia="Times New Roman"/>
              </w:rPr>
              <w:t>-</w:t>
            </w:r>
          </w:p>
        </w:tc>
      </w:tr>
      <w:tr w:rsidR="00E47950" w:rsidRPr="009373EF" w14:paraId="5B750BC1" w14:textId="77777777" w:rsidTr="006C72F2">
        <w:tc>
          <w:tcPr>
            <w:tcW w:w="0" w:type="auto"/>
            <w:shd w:val="clear" w:color="auto" w:fill="auto"/>
            <w:vAlign w:val="center"/>
            <w:hideMark/>
          </w:tcPr>
          <w:p w14:paraId="212A79FB" w14:textId="77777777" w:rsidR="00E47950" w:rsidRPr="009373EF" w:rsidRDefault="00E47950" w:rsidP="006C72F2">
            <w:pPr>
              <w:ind w:firstLine="0"/>
              <w:jc w:val="center"/>
              <w:rPr>
                <w:rFonts w:eastAsia="Times New Roman"/>
                <w:b/>
              </w:rPr>
            </w:pPr>
            <w:r w:rsidRPr="009373EF">
              <w:rPr>
                <w:rFonts w:eastAsia="Times New Roman"/>
                <w:b/>
              </w:rPr>
              <w:lastRenderedPageBreak/>
              <w:t>Beast</w:t>
            </w:r>
          </w:p>
        </w:tc>
        <w:tc>
          <w:tcPr>
            <w:tcW w:w="0" w:type="auto"/>
            <w:shd w:val="clear" w:color="auto" w:fill="auto"/>
            <w:vAlign w:val="center"/>
            <w:hideMark/>
          </w:tcPr>
          <w:p w14:paraId="75964B5A" w14:textId="77777777" w:rsidR="00E47950" w:rsidRPr="009373EF" w:rsidRDefault="00E47950" w:rsidP="006C72F2">
            <w:pPr>
              <w:ind w:firstLine="0"/>
              <w:jc w:val="center"/>
              <w:rPr>
                <w:rFonts w:eastAsia="Times New Roman"/>
              </w:rPr>
            </w:pPr>
            <w:r w:rsidRPr="009373EF">
              <w:rPr>
                <w:rFonts w:eastAsia="Times New Roman"/>
              </w:rPr>
              <w:t>-</w:t>
            </w:r>
          </w:p>
        </w:tc>
        <w:tc>
          <w:tcPr>
            <w:tcW w:w="0" w:type="auto"/>
            <w:shd w:val="clear" w:color="auto" w:fill="auto"/>
            <w:vAlign w:val="center"/>
            <w:hideMark/>
          </w:tcPr>
          <w:p w14:paraId="21D5AC3D" w14:textId="77777777" w:rsidR="00E47950" w:rsidRPr="009373EF" w:rsidRDefault="00E47950" w:rsidP="006C72F2">
            <w:pPr>
              <w:ind w:firstLine="0"/>
              <w:jc w:val="center"/>
              <w:rPr>
                <w:rFonts w:eastAsia="Times New Roman"/>
              </w:rPr>
            </w:pPr>
            <w:r w:rsidRPr="00307F34">
              <w:rPr>
                <w:rFonts w:ascii="Calibri" w:eastAsia="Times New Roman" w:hAnsi="Calibri"/>
                <w:noProof/>
              </w:rPr>
              <w:drawing>
                <wp:inline distT="0" distB="0" distL="0" distR="0" wp14:anchorId="45A534E2" wp14:editId="6DEA9D23">
                  <wp:extent cx="180000" cy="180000"/>
                  <wp:effectExtent l="0" t="0" r="0" b="0"/>
                  <wp:docPr id="656"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14:paraId="1D3D7368" w14:textId="77777777" w:rsidR="00E47950" w:rsidRPr="009373EF" w:rsidRDefault="00E47950" w:rsidP="006C72F2">
            <w:pPr>
              <w:ind w:firstLine="0"/>
              <w:jc w:val="center"/>
              <w:rPr>
                <w:rFonts w:eastAsia="Times New Roman"/>
              </w:rPr>
            </w:pPr>
            <w:r w:rsidRPr="00307F34">
              <w:rPr>
                <w:rFonts w:ascii="Calibri" w:eastAsia="Times New Roman" w:hAnsi="Calibri"/>
                <w:noProof/>
              </w:rPr>
              <w:drawing>
                <wp:inline distT="0" distB="0" distL="0" distR="0" wp14:anchorId="5C9B3C27" wp14:editId="4A5F887F">
                  <wp:extent cx="180000" cy="180000"/>
                  <wp:effectExtent l="0" t="0" r="0" b="0"/>
                  <wp:docPr id="657"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14:paraId="59812F0D" w14:textId="77777777" w:rsidR="00E47950" w:rsidRPr="009373EF" w:rsidRDefault="00E47950" w:rsidP="006C72F2">
            <w:pPr>
              <w:ind w:firstLine="0"/>
              <w:jc w:val="center"/>
              <w:rPr>
                <w:rFonts w:eastAsia="Times New Roman"/>
              </w:rPr>
            </w:pPr>
            <w:r w:rsidRPr="00307F34">
              <w:rPr>
                <w:rFonts w:ascii="Calibri" w:eastAsia="Times New Roman" w:hAnsi="Calibri"/>
                <w:noProof/>
              </w:rPr>
              <w:drawing>
                <wp:inline distT="0" distB="0" distL="0" distR="0" wp14:anchorId="4E04524B" wp14:editId="16D5DF24">
                  <wp:extent cx="180000" cy="180000"/>
                  <wp:effectExtent l="0" t="0" r="0" b="0"/>
                  <wp:docPr id="658"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14:paraId="4BF6F07F" w14:textId="77777777" w:rsidR="00E47950" w:rsidRPr="004A7129" w:rsidRDefault="00E47950" w:rsidP="006C72F2">
            <w:pPr>
              <w:ind w:firstLine="0"/>
              <w:jc w:val="center"/>
              <w:rPr>
                <w:rFonts w:eastAsia="Times New Roman"/>
              </w:rPr>
            </w:pPr>
            <w:r w:rsidRPr="004A7129">
              <w:rPr>
                <w:rFonts w:eastAsia="Times New Roman"/>
              </w:rPr>
              <w:t>-</w:t>
            </w:r>
          </w:p>
        </w:tc>
      </w:tr>
    </w:tbl>
    <w:p w14:paraId="3450E03A" w14:textId="77777777" w:rsidR="00E47950" w:rsidRPr="009373EF" w:rsidRDefault="00E47950" w:rsidP="00E47950">
      <w:pPr>
        <w:pStyle w:val="Legenda"/>
        <w:rPr>
          <w:rFonts w:cs="Times New Roman"/>
          <w:b w:val="0"/>
          <w:szCs w:val="20"/>
          <w:rPrChange w:id="272" w:author="Leonardo Murta" w:date="2016-12-13T10:32:00Z">
            <w:rPr>
              <w:rFonts w:cs="Times New Roman"/>
              <w:b w:val="0"/>
              <w:noProof/>
              <w:szCs w:val="20"/>
            </w:rPr>
          </w:rPrChange>
        </w:rPr>
      </w:pPr>
      <w:bookmarkStart w:id="273" w:name="_Ref322814498"/>
      <w:r w:rsidRPr="009373EF">
        <w:t xml:space="preserve">Table </w:t>
      </w:r>
      <w:r w:rsidR="00E02D98" w:rsidRPr="009373EF">
        <w:rPr>
          <w:rPrChange w:id="274" w:author="Leonardo Murta" w:date="2016-12-13T10:32:00Z">
            <w:rPr>
              <w:noProof/>
            </w:rPr>
          </w:rPrChange>
        </w:rPr>
        <w:fldChar w:fldCharType="begin"/>
      </w:r>
      <w:r w:rsidRPr="009373EF">
        <w:instrText xml:space="preserve"> SEQ Table \* ARABIC </w:instrText>
      </w:r>
      <w:r w:rsidR="00E02D98" w:rsidRPr="009373EF">
        <w:rPr>
          <w:rPrChange w:id="275" w:author="Leonardo Murta" w:date="2016-12-13T10:32:00Z">
            <w:rPr>
              <w:noProof/>
            </w:rPr>
          </w:rPrChange>
        </w:rPr>
        <w:fldChar w:fldCharType="separate"/>
      </w:r>
      <w:r w:rsidR="00AD7EB7" w:rsidRPr="009373EF">
        <w:rPr>
          <w:rPrChange w:id="276" w:author="Leonardo Murta" w:date="2016-12-13T10:32:00Z">
            <w:rPr>
              <w:noProof/>
            </w:rPr>
          </w:rPrChange>
        </w:rPr>
        <w:t>2</w:t>
      </w:r>
      <w:r w:rsidR="00E02D98" w:rsidRPr="009373EF">
        <w:rPr>
          <w:rPrChange w:id="277" w:author="Leonardo Murta" w:date="2016-12-13T10:32:00Z">
            <w:rPr>
              <w:noProof/>
            </w:rPr>
          </w:rPrChange>
        </w:rPr>
        <w:fldChar w:fldCharType="end"/>
      </w:r>
      <w:bookmarkEnd w:id="273"/>
      <w:r w:rsidRPr="009373EF">
        <w:t xml:space="preserve">. </w:t>
      </w:r>
      <w:r w:rsidRPr="009373EF">
        <w:rPr>
          <w:b w:val="0"/>
        </w:rPr>
        <w:t>Status of Each Repository Based on Known Remote Repositories</w:t>
      </w:r>
    </w:p>
    <w:p w14:paraId="1DB6E73E" w14:textId="77777777" w:rsidR="00967F72" w:rsidRPr="009373EF" w:rsidRDefault="00967F72" w:rsidP="000C66C2">
      <w:pPr>
        <w:pStyle w:val="Ttulo3"/>
        <w:rPr>
          <w:lang w:eastAsia="pt-BR"/>
        </w:rPr>
      </w:pPr>
      <w:bookmarkStart w:id="278" w:name="_Ref343248071"/>
      <w:r w:rsidRPr="009373EF">
        <w:rPr>
          <w:lang w:eastAsia="pt-BR"/>
        </w:rPr>
        <w:t>Level 4: Commits</w:t>
      </w:r>
      <w:bookmarkEnd w:id="278"/>
    </w:p>
    <w:p w14:paraId="0CD1E4A8" w14:textId="175395EF" w:rsidR="002121B7" w:rsidRPr="00712F63" w:rsidDel="0029320D" w:rsidRDefault="00967F72" w:rsidP="0029320D">
      <w:pPr>
        <w:rPr>
          <w:ins w:id="279" w:author="Ruben" w:date="2016-12-11T23:49:00Z"/>
          <w:del w:id="280" w:author="Leonardo Murta" w:date="2016-12-13T10:55:00Z"/>
          <w:lang w:eastAsia="pt-BR"/>
        </w:rPr>
      </w:pPr>
      <w:r w:rsidRPr="009373EF">
        <w:rPr>
          <w:lang w:eastAsia="pt-BR"/>
        </w:rPr>
        <w:t xml:space="preserve">Level 4 complements information of Level 3 </w:t>
      </w:r>
      <w:del w:id="281" w:author="Cristiano Cesario" w:date="2016-12-12T21:11:00Z">
        <w:r w:rsidRPr="009373EF" w:rsidDel="00DF244E">
          <w:rPr>
            <w:lang w:eastAsia="pt-BR"/>
          </w:rPr>
          <w:delText>in order to</w:delText>
        </w:r>
      </w:del>
      <w:ins w:id="282" w:author="Cristiano Cesario" w:date="2016-12-12T21:11:00Z">
        <w:r w:rsidR="00DF244E" w:rsidRPr="009373EF">
          <w:rPr>
            <w:lang w:eastAsia="pt-BR"/>
          </w:rPr>
          <w:t>to</w:t>
        </w:r>
      </w:ins>
      <w:r w:rsidRPr="009373EF">
        <w:rPr>
          <w:lang w:eastAsia="pt-BR"/>
        </w:rPr>
        <w:t xml:space="preserve"> provide an answer to Question Q3. Differently from the usual repository version graph, it presents a combined version graph of the whole topology (</w:t>
      </w:r>
      <w:r w:rsidR="00985CF7" w:rsidRPr="004A7129">
        <w:fldChar w:fldCharType="begin"/>
      </w:r>
      <w:r w:rsidR="00985CF7" w:rsidRPr="009373EF">
        <w:instrText xml:space="preserve"> REF _Ref447913488 \h  \* MERGEFORMAT </w:instrText>
      </w:r>
      <w:r w:rsidR="00985CF7" w:rsidRPr="004A7129">
        <w:rPr>
          <w:rPrChange w:id="283" w:author="Leonardo Murta" w:date="2016-12-13T10:32:00Z">
            <w:rPr/>
          </w:rPrChange>
        </w:rPr>
        <w:fldChar w:fldCharType="separate"/>
      </w:r>
      <w:r w:rsidR="00885AFE" w:rsidRPr="004A7129">
        <w:t>Figure 9</w:t>
      </w:r>
      <w:r w:rsidR="00985CF7" w:rsidRPr="004A7129">
        <w:fldChar w:fldCharType="end"/>
      </w:r>
      <w:r w:rsidRPr="009373EF">
        <w:rPr>
          <w:lang w:eastAsia="pt-BR"/>
        </w:rPr>
        <w:t>). Each vertex in the graph represents either a known commit in the topology</w:t>
      </w:r>
      <w:ins w:id="284" w:author="Leonardo Murta" w:date="2016-12-13T10:56:00Z">
        <w:r w:rsidR="00232F17">
          <w:rPr>
            <w:lang w:eastAsia="pt-BR"/>
          </w:rPr>
          <w:t xml:space="preserve">, </w:t>
        </w:r>
      </w:ins>
      <w:del w:id="285" w:author="Leonardo Murta" w:date="2016-12-13T10:56:00Z">
        <w:r w:rsidRPr="009373EF" w:rsidDel="00232F17">
          <w:rPr>
            <w:lang w:eastAsia="pt-BR"/>
          </w:rPr>
          <w:delText xml:space="preserve"> (</w:delText>
        </w:r>
      </w:del>
      <w:r w:rsidRPr="009373EF">
        <w:rPr>
          <w:lang w:eastAsia="pt-BR"/>
        </w:rPr>
        <w:t>which is named after its hash’s five initial characters</w:t>
      </w:r>
      <w:ins w:id="286" w:author="Leonardo Murta" w:date="2016-12-13T10:56:00Z">
        <w:r w:rsidR="00232F17">
          <w:rPr>
            <w:lang w:eastAsia="pt-BR"/>
          </w:rPr>
          <w:t xml:space="preserve"> (e.g., </w:t>
        </w:r>
      </w:ins>
      <w:del w:id="287" w:author="Leonardo Murta" w:date="2016-12-13T10:56:00Z">
        <w:r w:rsidRPr="009373EF" w:rsidDel="00232F17">
          <w:rPr>
            <w:lang w:eastAsia="pt-BR"/>
          </w:rPr>
          <w:delText xml:space="preserve">, such as </w:delText>
        </w:r>
      </w:del>
      <w:r w:rsidRPr="009373EF">
        <w:rPr>
          <w:lang w:eastAsia="pt-BR"/>
        </w:rPr>
        <w:t xml:space="preserve">the node labeled </w:t>
      </w:r>
      <w:r w:rsidRPr="004A7129">
        <w:rPr>
          <w:bCs/>
          <w:i/>
        </w:rPr>
        <w:t>2e10a</w:t>
      </w:r>
      <w:ins w:id="288" w:author="Leonardo Murta" w:date="2016-12-13T10:56:00Z">
        <w:r w:rsidR="00232F17">
          <w:rPr>
            <w:bCs/>
            <w:i/>
          </w:rPr>
          <w:t xml:space="preserve"> </w:t>
        </w:r>
        <w:r w:rsidR="00232F17">
          <w:rPr>
            <w:bCs/>
          </w:rPr>
          <w:t xml:space="preserve">in </w:t>
        </w:r>
        <w:r w:rsidR="00232F17" w:rsidRPr="004A7129">
          <w:fldChar w:fldCharType="begin"/>
        </w:r>
        <w:r w:rsidR="00232F17" w:rsidRPr="007D4803">
          <w:instrText xml:space="preserve"> REF _Ref447913488 \h  \* MERGEFORMAT </w:instrText>
        </w:r>
      </w:ins>
      <w:ins w:id="289" w:author="Leonardo Murta" w:date="2016-12-13T10:56:00Z">
        <w:r w:rsidR="00232F17" w:rsidRPr="004A7129">
          <w:fldChar w:fldCharType="separate"/>
        </w:r>
      </w:ins>
      <w:r w:rsidR="00232F17" w:rsidRPr="004A7129">
        <w:t xml:space="preserve">Figure </w:t>
      </w:r>
      <w:r w:rsidR="00232F17" w:rsidRPr="009373EF">
        <w:rPr>
          <w:rPrChange w:id="290" w:author="Leonardo Murta" w:date="2016-12-13T10:32:00Z">
            <w:rPr>
              <w:noProof/>
            </w:rPr>
          </w:rPrChange>
        </w:rPr>
        <w:t>9</w:t>
      </w:r>
      <w:ins w:id="291" w:author="Leonardo Murta" w:date="2016-12-13T10:56:00Z">
        <w:r w:rsidR="00232F17" w:rsidRPr="004A7129">
          <w:fldChar w:fldCharType="end"/>
        </w:r>
      </w:ins>
      <w:r w:rsidRPr="004A7129">
        <w:rPr>
          <w:lang w:eastAsia="pt-BR"/>
        </w:rPr>
        <w:t>)</w:t>
      </w:r>
      <w:ins w:id="292" w:author="Leonardo Murta" w:date="2016-12-13T10:57:00Z">
        <w:r w:rsidR="00232F17">
          <w:rPr>
            <w:lang w:eastAsia="pt-BR"/>
          </w:rPr>
          <w:t>,</w:t>
        </w:r>
      </w:ins>
      <w:r w:rsidRPr="004A7129">
        <w:rPr>
          <w:lang w:eastAsia="pt-BR"/>
        </w:rPr>
        <w:t xml:space="preserve"> or a co</w:t>
      </w:r>
      <w:r w:rsidRPr="00712F63">
        <w:rPr>
          <w:lang w:eastAsia="pt-BR"/>
        </w:rPr>
        <w:t>llapsed node</w:t>
      </w:r>
      <w:ins w:id="293" w:author="Leonardo Murta" w:date="2016-12-13T10:58:00Z">
        <w:r w:rsidR="00232F17">
          <w:rPr>
            <w:lang w:eastAsia="pt-BR"/>
          </w:rPr>
          <w:t>,</w:t>
        </w:r>
      </w:ins>
      <w:r w:rsidRPr="00712F63">
        <w:rPr>
          <w:lang w:eastAsia="pt-BR"/>
        </w:rPr>
        <w:t xml:space="preserve"> representing several commits</w:t>
      </w:r>
      <w:ins w:id="294" w:author="Leonardo Murta" w:date="2016-12-13T10:57:00Z">
        <w:r w:rsidR="00232F17">
          <w:rPr>
            <w:lang w:eastAsia="pt-BR"/>
          </w:rPr>
          <w:t xml:space="preserve"> </w:t>
        </w:r>
      </w:ins>
      <w:ins w:id="295" w:author="Leonardo Murta" w:date="2016-12-13T10:58:00Z">
        <w:r w:rsidR="001A25BE">
          <w:rPr>
            <w:lang w:eastAsia="pt-BR"/>
          </w:rPr>
          <w:t xml:space="preserve">blended </w:t>
        </w:r>
      </w:ins>
      <w:ins w:id="296" w:author="Leonardo Murta" w:date="2016-12-13T10:57:00Z">
        <w:r w:rsidR="00232F17">
          <w:rPr>
            <w:lang w:eastAsia="pt-BR"/>
          </w:rPr>
          <w:t>together</w:t>
        </w:r>
      </w:ins>
      <w:ins w:id="297" w:author="Leonardo Murta" w:date="2016-12-13T10:48:00Z">
        <w:r w:rsidR="00876FD4">
          <w:rPr>
            <w:lang w:eastAsia="pt-BR"/>
          </w:rPr>
          <w:t xml:space="preserve">. </w:t>
        </w:r>
      </w:ins>
      <w:ins w:id="298" w:author="Leonardo Murta" w:date="2016-12-13T10:49:00Z">
        <w:r w:rsidR="00876FD4" w:rsidRPr="00712F63">
          <w:rPr>
            <w:lang w:eastAsia="pt-BR"/>
          </w:rPr>
          <w:t>We implement two ways of collapsing nodes in order to provide a better understanding over huge amounts of data</w:t>
        </w:r>
        <w:r w:rsidR="002C33DA">
          <w:rPr>
            <w:lang w:eastAsia="pt-BR"/>
          </w:rPr>
          <w:t>: manual and automatic</w:t>
        </w:r>
        <w:r w:rsidR="00876FD4" w:rsidRPr="00712F63">
          <w:rPr>
            <w:lang w:eastAsia="pt-BR"/>
          </w:rPr>
          <w:t>.</w:t>
        </w:r>
      </w:ins>
      <w:ins w:id="299" w:author="Leonardo Murta" w:date="2016-12-13T10:50:00Z">
        <w:r w:rsidR="002C33DA">
          <w:rPr>
            <w:lang w:eastAsia="pt-BR"/>
          </w:rPr>
          <w:t xml:space="preserve"> Manual</w:t>
        </w:r>
      </w:ins>
      <w:ins w:id="300" w:author="Leonardo Murta" w:date="2016-12-13T10:51:00Z">
        <w:r w:rsidR="002C33DA">
          <w:rPr>
            <w:lang w:eastAsia="pt-BR"/>
          </w:rPr>
          <w:t>l</w:t>
        </w:r>
      </w:ins>
      <w:ins w:id="301" w:author="Leonardo Murta" w:date="2016-12-13T10:50:00Z">
        <w:r w:rsidR="002C33DA">
          <w:rPr>
            <w:lang w:eastAsia="pt-BR"/>
          </w:rPr>
          <w:t>y collapsed nodes are</w:t>
        </w:r>
        <w:r w:rsidR="002C33DA" w:rsidRPr="00712F63">
          <w:rPr>
            <w:lang w:eastAsia="pt-BR"/>
          </w:rPr>
          <w:t xml:space="preserve"> named after the number of contained nodes, such as the white node containing 118 commits and the green node containing 24 commits</w:t>
        </w:r>
      </w:ins>
      <w:ins w:id="302" w:author="Leonardo Murta" w:date="2016-12-13T10:51:00Z">
        <w:r w:rsidR="002C33DA">
          <w:rPr>
            <w:lang w:eastAsia="pt-BR"/>
          </w:rPr>
          <w:t xml:space="preserve"> in </w:t>
        </w:r>
        <w:r w:rsidR="002C33DA" w:rsidRPr="004A7129">
          <w:fldChar w:fldCharType="begin"/>
        </w:r>
        <w:r w:rsidR="002C33DA" w:rsidRPr="007D4803">
          <w:instrText xml:space="preserve"> REF _Ref447913488 \h  \* MERGEFORMAT </w:instrText>
        </w:r>
      </w:ins>
      <w:ins w:id="303" w:author="Leonardo Murta" w:date="2016-12-13T10:51:00Z">
        <w:r w:rsidR="002C33DA" w:rsidRPr="004A7129">
          <w:fldChar w:fldCharType="separate"/>
        </w:r>
      </w:ins>
      <w:r w:rsidR="002C33DA" w:rsidRPr="004A7129">
        <w:t xml:space="preserve">Figure </w:t>
      </w:r>
      <w:r w:rsidR="002C33DA" w:rsidRPr="009373EF">
        <w:rPr>
          <w:rPrChange w:id="304" w:author="Leonardo Murta" w:date="2016-12-13T10:32:00Z">
            <w:rPr>
              <w:noProof/>
            </w:rPr>
          </w:rPrChange>
        </w:rPr>
        <w:t>9</w:t>
      </w:r>
      <w:ins w:id="305" w:author="Leonardo Murta" w:date="2016-12-13T10:51:00Z">
        <w:r w:rsidR="002C33DA" w:rsidRPr="004A7129">
          <w:fldChar w:fldCharType="end"/>
        </w:r>
      </w:ins>
      <w:ins w:id="306" w:author="Leonardo Murta" w:date="2016-12-13T10:50:00Z">
        <w:r w:rsidR="002C33DA" w:rsidRPr="00712F63">
          <w:rPr>
            <w:lang w:eastAsia="pt-BR"/>
          </w:rPr>
          <w:t xml:space="preserve">). </w:t>
        </w:r>
      </w:ins>
      <w:ins w:id="307" w:author="Leonardo Murta" w:date="2016-12-13T10:51:00Z">
        <w:r w:rsidR="002C33DA">
          <w:rPr>
            <w:lang w:eastAsia="pt-BR"/>
          </w:rPr>
          <w:t xml:space="preserve">Automatically collapsed nodes </w:t>
        </w:r>
      </w:ins>
      <w:ins w:id="308" w:author="Leonardo Murta" w:date="2016-12-13T10:50:00Z">
        <w:r w:rsidR="002C33DA" w:rsidRPr="00712F63">
          <w:rPr>
            <w:lang w:eastAsia="pt-BR"/>
          </w:rPr>
          <w:t>have ellipses before and after the number of contained</w:t>
        </w:r>
        <w:r w:rsidR="002C33DA" w:rsidRPr="00876FD4">
          <w:rPr>
            <w:lang w:eastAsia="pt-BR"/>
          </w:rPr>
          <w:t xml:space="preserve"> nodes</w:t>
        </w:r>
      </w:ins>
      <w:ins w:id="309" w:author="Leonardo Murta" w:date="2016-12-13T10:54:00Z">
        <w:r w:rsidR="0029320D">
          <w:rPr>
            <w:lang w:eastAsia="pt-BR"/>
          </w:rPr>
          <w:t xml:space="preserve"> in their names </w:t>
        </w:r>
      </w:ins>
      <w:ins w:id="310" w:author="Leonardo Murta" w:date="2016-12-13T10:50:00Z">
        <w:r w:rsidR="002C33DA" w:rsidRPr="00876FD4">
          <w:rPr>
            <w:lang w:eastAsia="pt-BR"/>
          </w:rPr>
          <w:t>(</w:t>
        </w:r>
      </w:ins>
      <w:ins w:id="311" w:author="Leonardo Murta" w:date="2016-12-13T10:55:00Z">
        <w:r w:rsidR="0029320D">
          <w:rPr>
            <w:lang w:eastAsia="pt-BR"/>
          </w:rPr>
          <w:t xml:space="preserve">if </w:t>
        </w:r>
      </w:ins>
      <w:ins w:id="312" w:author="Leonardo Murta" w:date="2016-12-13T10:54:00Z">
        <w:r w:rsidR="0029320D">
          <w:rPr>
            <w:lang w:eastAsia="pt-BR"/>
          </w:rPr>
          <w:t xml:space="preserve">the first </w:t>
        </w:r>
      </w:ins>
      <w:ins w:id="313" w:author="Leonardo Murta" w:date="2016-12-13T10:55:00Z">
        <w:r w:rsidR="0029320D">
          <w:rPr>
            <w:lang w:eastAsia="pt-BR"/>
          </w:rPr>
          <w:t>collapse</w:t>
        </w:r>
      </w:ins>
      <w:ins w:id="314" w:author="Leonardo Murta" w:date="2016-12-13T10:54:00Z">
        <w:r w:rsidR="0029320D">
          <w:rPr>
            <w:lang w:eastAsia="pt-BR"/>
          </w:rPr>
          <w:t xml:space="preserve"> of </w:t>
        </w:r>
      </w:ins>
      <w:ins w:id="315" w:author="Leonardo Murta" w:date="2016-12-13T10:55:00Z">
        <w:r w:rsidR="0029320D" w:rsidRPr="004A7129">
          <w:fldChar w:fldCharType="begin"/>
        </w:r>
        <w:r w:rsidR="0029320D" w:rsidRPr="007D4803">
          <w:instrText xml:space="preserve"> REF _Ref447913488 \h  \* MERGEFORMAT </w:instrText>
        </w:r>
      </w:ins>
      <w:ins w:id="316" w:author="Leonardo Murta" w:date="2016-12-13T10:55:00Z">
        <w:r w:rsidR="0029320D" w:rsidRPr="004A7129">
          <w:fldChar w:fldCharType="separate"/>
        </w:r>
      </w:ins>
      <w:r w:rsidR="0029320D" w:rsidRPr="004A7129">
        <w:t xml:space="preserve">Figure </w:t>
      </w:r>
      <w:r w:rsidR="0029320D" w:rsidRPr="009373EF">
        <w:rPr>
          <w:rPrChange w:id="317" w:author="Leonardo Murta" w:date="2016-12-13T10:32:00Z">
            <w:rPr>
              <w:noProof/>
            </w:rPr>
          </w:rPrChange>
        </w:rPr>
        <w:t>9</w:t>
      </w:r>
      <w:ins w:id="318" w:author="Leonardo Murta" w:date="2016-12-13T10:55:00Z">
        <w:r w:rsidR="0029320D" w:rsidRPr="004A7129">
          <w:fldChar w:fldCharType="end"/>
        </w:r>
        <w:r w:rsidR="0029320D">
          <w:t xml:space="preserve"> were automatic, its name would be “…118…”</w:t>
        </w:r>
      </w:ins>
      <w:ins w:id="319" w:author="Leonardo Murta" w:date="2016-12-13T10:50:00Z">
        <w:r w:rsidR="002C33DA" w:rsidRPr="009373EF">
          <w:rPr>
            <w:lang w:eastAsia="pt-BR"/>
          </w:rPr>
          <w:t>)</w:t>
        </w:r>
        <w:r w:rsidR="002C33DA" w:rsidRPr="004A7129">
          <w:rPr>
            <w:lang w:eastAsia="pt-BR"/>
          </w:rPr>
          <w:t>.</w:t>
        </w:r>
      </w:ins>
      <w:ins w:id="320" w:author="Leonardo Murta" w:date="2016-12-13T10:55:00Z">
        <w:r w:rsidR="0029320D">
          <w:rPr>
            <w:lang w:eastAsia="pt-BR"/>
          </w:rPr>
          <w:t xml:space="preserve"> </w:t>
        </w:r>
      </w:ins>
      <w:ins w:id="321" w:author="Leonardo Murta" w:date="2016-12-13T10:49:00Z">
        <w:r w:rsidR="00876FD4" w:rsidRPr="00712F63">
          <w:rPr>
            <w:lang w:eastAsia="pt-BR"/>
          </w:rPr>
          <w:t>A</w:t>
        </w:r>
        <w:r w:rsidR="00876FD4" w:rsidRPr="00876FD4">
          <w:rPr>
            <w:lang w:eastAsia="pt-BR"/>
          </w:rPr>
          <w:t xml:space="preserve">utomatic collapse </w:t>
        </w:r>
      </w:ins>
      <w:ins w:id="322" w:author="Leonardo Murta" w:date="2016-12-13T10:55:00Z">
        <w:r w:rsidR="0029320D">
          <w:rPr>
            <w:lang w:eastAsia="pt-BR"/>
          </w:rPr>
          <w:t xml:space="preserve">are detailed </w:t>
        </w:r>
      </w:ins>
      <w:ins w:id="323" w:author="Leonardo Murta" w:date="2016-12-13T10:49:00Z">
        <w:r w:rsidR="00876FD4" w:rsidRPr="00876FD4">
          <w:rPr>
            <w:lang w:eastAsia="pt-BR"/>
          </w:rPr>
          <w:t xml:space="preserve">in Section </w:t>
        </w:r>
        <w:r w:rsidR="00876FD4" w:rsidRPr="004A7129">
          <w:rPr>
            <w:lang w:eastAsia="pt-BR"/>
          </w:rPr>
          <w:fldChar w:fldCharType="begin"/>
        </w:r>
        <w:r w:rsidR="00876FD4" w:rsidRPr="007D4803">
          <w:rPr>
            <w:lang w:eastAsia="pt-BR"/>
          </w:rPr>
          <w:instrText xml:space="preserve"> REF _Ref469340669 \r \h </w:instrText>
        </w:r>
      </w:ins>
      <w:r w:rsidR="00876FD4" w:rsidRPr="004A7129">
        <w:rPr>
          <w:lang w:eastAsia="pt-BR"/>
        </w:rPr>
      </w:r>
      <w:ins w:id="324" w:author="Leonardo Murta" w:date="2016-12-13T10:49:00Z">
        <w:r w:rsidR="00876FD4" w:rsidRPr="004A7129">
          <w:rPr>
            <w:lang w:eastAsia="pt-BR"/>
          </w:rPr>
          <w:fldChar w:fldCharType="separate"/>
        </w:r>
      </w:ins>
      <w:r w:rsidR="00876FD4">
        <w:rPr>
          <w:lang w:eastAsia="pt-BR"/>
        </w:rPr>
        <w:t>3.2.5</w:t>
      </w:r>
      <w:ins w:id="325" w:author="Leonardo Murta" w:date="2016-12-13T10:49:00Z">
        <w:r w:rsidR="00876FD4" w:rsidRPr="004A7129">
          <w:rPr>
            <w:lang w:eastAsia="pt-BR"/>
          </w:rPr>
          <w:fldChar w:fldCharType="end"/>
        </w:r>
        <w:r w:rsidR="00876FD4" w:rsidRPr="009373EF">
          <w:rPr>
            <w:lang w:eastAsia="pt-BR"/>
          </w:rPr>
          <w:t>.</w:t>
        </w:r>
        <w:r w:rsidR="00876FD4" w:rsidRPr="004A7129" w:rsidDel="004C7D52">
          <w:rPr>
            <w:lang w:eastAsia="pt-BR"/>
          </w:rPr>
          <w:t xml:space="preserve"> </w:t>
        </w:r>
      </w:ins>
      <w:r w:rsidRPr="00712F63">
        <w:rPr>
          <w:lang w:eastAsia="pt-BR"/>
        </w:rPr>
        <w:t xml:space="preserve"> </w:t>
      </w:r>
      <w:del w:id="326" w:author="Leonardo Murta" w:date="2016-12-13T10:50:00Z">
        <w:r w:rsidRPr="00712F63" w:rsidDel="002C33DA">
          <w:rPr>
            <w:lang w:eastAsia="pt-BR"/>
          </w:rPr>
          <w:delText xml:space="preserve">(which is named after the number of contained nodes, such as the white node containing 118 commits and the green node containing 24 commits). </w:delText>
        </w:r>
      </w:del>
      <w:ins w:id="327" w:author="Ruben" w:date="2016-12-11T23:48:00Z">
        <w:del w:id="328" w:author="Leonardo Murta" w:date="2016-12-13T10:50:00Z">
          <w:r w:rsidR="002121B7" w:rsidRPr="00712F63" w:rsidDel="002C33DA">
            <w:rPr>
              <w:lang w:eastAsia="pt-BR"/>
            </w:rPr>
            <w:delText>The</w:delText>
          </w:r>
        </w:del>
      </w:ins>
      <w:ins w:id="329" w:author="Ruben" w:date="2016-12-11T23:34:00Z">
        <w:del w:id="330" w:author="Leonardo Murta" w:date="2016-12-13T10:50:00Z">
          <w:r w:rsidR="004566AB" w:rsidRPr="00712F63" w:rsidDel="002C33DA">
            <w:rPr>
              <w:lang w:eastAsia="pt-BR"/>
            </w:rPr>
            <w:delText xml:space="preserve"> nodes</w:delText>
          </w:r>
        </w:del>
      </w:ins>
      <w:ins w:id="331" w:author="Ruben" w:date="2016-12-11T23:48:00Z">
        <w:del w:id="332" w:author="Leonardo Murta" w:date="2016-12-13T10:50:00Z">
          <w:r w:rsidR="002121B7" w:rsidRPr="00712F63" w:rsidDel="002C33DA">
            <w:rPr>
              <w:lang w:eastAsia="pt-BR"/>
            </w:rPr>
            <w:delText xml:space="preserve"> collapsed automatically</w:delText>
          </w:r>
        </w:del>
      </w:ins>
      <w:ins w:id="333" w:author="Ruben" w:date="2016-12-11T23:34:00Z">
        <w:del w:id="334" w:author="Leonardo Murta" w:date="2016-12-13T10:50:00Z">
          <w:r w:rsidR="004566AB" w:rsidRPr="00712F63" w:rsidDel="002C33DA">
            <w:rPr>
              <w:lang w:eastAsia="pt-BR"/>
            </w:rPr>
            <w:delText>, in addition,</w:delText>
          </w:r>
        </w:del>
      </w:ins>
      <w:ins w:id="335" w:author="Ruben" w:date="2016-12-11T23:35:00Z">
        <w:del w:id="336" w:author="Leonardo Murta" w:date="2016-12-13T10:50:00Z">
          <w:r w:rsidR="004566AB" w:rsidRPr="00712F63" w:rsidDel="002C33DA">
            <w:rPr>
              <w:lang w:eastAsia="pt-BR"/>
            </w:rPr>
            <w:delText xml:space="preserve"> have </w:delText>
          </w:r>
        </w:del>
      </w:ins>
      <w:ins w:id="337" w:author="Ruben" w:date="2016-12-11T23:36:00Z">
        <w:del w:id="338" w:author="Leonardo Murta" w:date="2016-12-13T10:50:00Z">
          <w:r w:rsidR="004566AB" w:rsidRPr="00712F63" w:rsidDel="002C33DA">
            <w:rPr>
              <w:lang w:eastAsia="pt-BR"/>
            </w:rPr>
            <w:delText>suspension points</w:delText>
          </w:r>
        </w:del>
      </w:ins>
      <w:ins w:id="339" w:author="Cristiano Cesario" w:date="2016-12-12T21:13:00Z">
        <w:del w:id="340" w:author="Leonardo Murta" w:date="2016-12-13T10:50:00Z">
          <w:r w:rsidR="00DF244E" w:rsidRPr="00712F63" w:rsidDel="002C33DA">
            <w:rPr>
              <w:lang w:eastAsia="pt-BR"/>
            </w:rPr>
            <w:delText>ellipses</w:delText>
          </w:r>
        </w:del>
      </w:ins>
      <w:ins w:id="341" w:author="Ruben" w:date="2016-12-11T23:38:00Z">
        <w:del w:id="342" w:author="Leonardo Murta" w:date="2016-12-13T10:50:00Z">
          <w:r w:rsidR="004566AB" w:rsidRPr="00712F63" w:rsidDel="002C33DA">
            <w:rPr>
              <w:lang w:eastAsia="pt-BR"/>
            </w:rPr>
            <w:delText xml:space="preserve"> before and after the number</w:delText>
          </w:r>
        </w:del>
      </w:ins>
      <w:ins w:id="343" w:author="Ruben" w:date="2016-12-11T23:46:00Z">
        <w:del w:id="344" w:author="Leonardo Murta" w:date="2016-12-13T10:50:00Z">
          <w:r w:rsidR="002121B7" w:rsidRPr="00712F63" w:rsidDel="002C33DA">
            <w:rPr>
              <w:lang w:eastAsia="pt-BR"/>
            </w:rPr>
            <w:delText xml:space="preserve"> of </w:delText>
          </w:r>
        </w:del>
      </w:ins>
      <w:ins w:id="345" w:author="Ruben" w:date="2016-12-11T23:50:00Z">
        <w:del w:id="346" w:author="Leonardo Murta" w:date="2016-12-13T10:50:00Z">
          <w:r w:rsidR="002121B7" w:rsidRPr="00712F63" w:rsidDel="002C33DA">
            <w:rPr>
              <w:lang w:eastAsia="pt-BR"/>
            </w:rPr>
            <w:delText>contain</w:delText>
          </w:r>
        </w:del>
      </w:ins>
      <w:ins w:id="347" w:author="Cristiano Cesario" w:date="2016-12-12T21:15:00Z">
        <w:del w:id="348" w:author="Leonardo Murta" w:date="2016-12-13T10:50:00Z">
          <w:r w:rsidR="00DF244E" w:rsidRPr="00712F63" w:rsidDel="002C33DA">
            <w:rPr>
              <w:lang w:eastAsia="pt-BR"/>
            </w:rPr>
            <w:delText>ed</w:delText>
          </w:r>
        </w:del>
      </w:ins>
      <w:ins w:id="349" w:author="Ruben" w:date="2016-12-11T23:50:00Z">
        <w:del w:id="350" w:author="Leonardo Murta" w:date="2016-12-13T10:50:00Z">
          <w:r w:rsidR="002121B7" w:rsidRPr="00876FD4" w:rsidDel="002C33DA">
            <w:rPr>
              <w:lang w:eastAsia="pt-BR"/>
            </w:rPr>
            <w:delText>ing</w:delText>
          </w:r>
        </w:del>
      </w:ins>
      <w:ins w:id="351" w:author="Ruben" w:date="2016-12-11T23:46:00Z">
        <w:del w:id="352" w:author="Leonardo Murta" w:date="2016-12-13T10:50:00Z">
          <w:r w:rsidR="002121B7" w:rsidRPr="00876FD4" w:rsidDel="002C33DA">
            <w:rPr>
              <w:lang w:eastAsia="pt-BR"/>
            </w:rPr>
            <w:delText xml:space="preserve"> nodes </w:delText>
          </w:r>
        </w:del>
      </w:ins>
      <w:ins w:id="353" w:author="Ruben" w:date="2016-12-11T23:47:00Z">
        <w:del w:id="354" w:author="Leonardo Murta" w:date="2016-12-13T10:50:00Z">
          <w:r w:rsidR="002121B7" w:rsidRPr="00876FD4" w:rsidDel="002C33DA">
            <w:rPr>
              <w:lang w:eastAsia="pt-BR"/>
            </w:rPr>
            <w:delText>in it</w:delText>
          </w:r>
        </w:del>
      </w:ins>
      <w:ins w:id="355" w:author="Cristiano Cesario" w:date="2016-12-12T21:15:00Z">
        <w:del w:id="356" w:author="Leonardo Murta" w:date="2016-12-13T10:50:00Z">
          <w:r w:rsidR="00DF244E" w:rsidRPr="00876FD4" w:rsidDel="002C33DA">
            <w:rPr>
              <w:lang w:eastAsia="pt-BR"/>
            </w:rPr>
            <w:delText xml:space="preserve"> (as we present in Section </w:delText>
          </w:r>
          <w:r w:rsidR="00DF244E" w:rsidRPr="004A7129" w:rsidDel="002C33DA">
            <w:rPr>
              <w:lang w:eastAsia="pt-BR"/>
            </w:rPr>
            <w:fldChar w:fldCharType="begin"/>
          </w:r>
          <w:r w:rsidR="00DF244E" w:rsidRPr="002C33DA" w:rsidDel="002C33DA">
            <w:rPr>
              <w:lang w:eastAsia="pt-BR"/>
            </w:rPr>
            <w:delInstrText xml:space="preserve"> REF _Ref469340669 \r \h </w:delInstrText>
          </w:r>
        </w:del>
      </w:ins>
      <w:del w:id="357" w:author="Leonardo Murta" w:date="2016-12-13T10:50:00Z">
        <w:r w:rsidR="00DF244E" w:rsidRPr="004A7129" w:rsidDel="002C33DA">
          <w:rPr>
            <w:lang w:eastAsia="pt-BR"/>
          </w:rPr>
        </w:r>
        <w:r w:rsidR="00DF244E" w:rsidRPr="004A7129" w:rsidDel="002C33DA">
          <w:rPr>
            <w:lang w:eastAsia="pt-BR"/>
          </w:rPr>
          <w:fldChar w:fldCharType="separate"/>
        </w:r>
      </w:del>
      <w:ins w:id="358" w:author="Cristiano Cesario" w:date="2016-12-12T21:15:00Z">
        <w:del w:id="359" w:author="Leonardo Murta" w:date="2016-12-13T10:50:00Z">
          <w:r w:rsidR="00DF244E" w:rsidRPr="004A7129" w:rsidDel="002C33DA">
            <w:rPr>
              <w:lang w:eastAsia="pt-BR"/>
            </w:rPr>
            <w:delText>3.2.5</w:delText>
          </w:r>
          <w:r w:rsidR="00DF244E" w:rsidRPr="004A7129" w:rsidDel="002C33DA">
            <w:rPr>
              <w:lang w:eastAsia="pt-BR"/>
            </w:rPr>
            <w:fldChar w:fldCharType="end"/>
          </w:r>
          <w:r w:rsidR="00DF244E" w:rsidRPr="009373EF" w:rsidDel="002C33DA">
            <w:rPr>
              <w:lang w:eastAsia="pt-BR"/>
            </w:rPr>
            <w:delText>)</w:delText>
          </w:r>
        </w:del>
      </w:ins>
      <w:ins w:id="360" w:author="Ruben" w:date="2016-12-11T23:38:00Z">
        <w:del w:id="361" w:author="Leonardo Murta" w:date="2016-12-13T10:50:00Z">
          <w:r w:rsidR="004566AB" w:rsidRPr="004A7129" w:rsidDel="002C33DA">
            <w:rPr>
              <w:lang w:eastAsia="pt-BR"/>
            </w:rPr>
            <w:delText>.</w:delText>
          </w:r>
        </w:del>
      </w:ins>
    </w:p>
    <w:p w14:paraId="6B3DBE2C" w14:textId="4A1D8375" w:rsidR="002121B7" w:rsidRPr="00712F63" w:rsidRDefault="004C7D52" w:rsidP="0029320D">
      <w:pPr>
        <w:rPr>
          <w:ins w:id="362" w:author="Ruben" w:date="2016-12-11T23:49:00Z"/>
          <w:lang w:eastAsia="pt-BR"/>
        </w:rPr>
      </w:pPr>
      <w:ins w:id="363" w:author="Ruben" w:date="2016-12-10T23:52:00Z">
        <w:del w:id="364" w:author="Leonardo Murta" w:date="2016-12-13T10:49:00Z">
          <w:r w:rsidRPr="00712F63" w:rsidDel="00876FD4">
            <w:rPr>
              <w:lang w:eastAsia="pt-BR"/>
            </w:rPr>
            <w:delText>We implement two ways of making the collapse</w:delText>
          </w:r>
        </w:del>
      </w:ins>
      <w:ins w:id="365" w:author="Cristiano Cesario" w:date="2016-12-12T21:15:00Z">
        <w:del w:id="366" w:author="Leonardo Murta" w:date="2016-12-13T10:49:00Z">
          <w:r w:rsidR="00DF244E" w:rsidRPr="00712F63" w:rsidDel="00876FD4">
            <w:rPr>
              <w:lang w:eastAsia="pt-BR"/>
            </w:rPr>
            <w:delText>collapsing nodes</w:delText>
          </w:r>
        </w:del>
      </w:ins>
      <w:ins w:id="367" w:author="Ruben" w:date="2016-12-10T23:55:00Z">
        <w:del w:id="368" w:author="Leonardo Murta" w:date="2016-12-13T10:49:00Z">
          <w:r w:rsidRPr="00712F63" w:rsidDel="00876FD4">
            <w:rPr>
              <w:lang w:eastAsia="pt-BR"/>
            </w:rPr>
            <w:delText xml:space="preserve"> in order to provide a better understanding over huge amount</w:delText>
          </w:r>
        </w:del>
      </w:ins>
      <w:ins w:id="369" w:author="Cristiano Cesario" w:date="2016-12-12T21:16:00Z">
        <w:del w:id="370" w:author="Leonardo Murta" w:date="2016-12-13T10:49:00Z">
          <w:r w:rsidR="00DF244E" w:rsidRPr="00712F63" w:rsidDel="00876FD4">
            <w:rPr>
              <w:lang w:eastAsia="pt-BR"/>
            </w:rPr>
            <w:delText>s</w:delText>
          </w:r>
        </w:del>
      </w:ins>
      <w:ins w:id="371" w:author="Ruben" w:date="2016-12-10T23:55:00Z">
        <w:del w:id="372" w:author="Leonardo Murta" w:date="2016-12-13T10:49:00Z">
          <w:r w:rsidRPr="00712F63" w:rsidDel="00876FD4">
            <w:rPr>
              <w:lang w:eastAsia="pt-BR"/>
            </w:rPr>
            <w:delText xml:space="preserve"> of data. </w:delText>
          </w:r>
        </w:del>
      </w:ins>
      <w:ins w:id="373" w:author="Ruben" w:date="2016-12-10T23:56:00Z">
        <w:del w:id="374" w:author="Leonardo Murta" w:date="2016-12-13T10:49:00Z">
          <w:r w:rsidRPr="00712F63" w:rsidDel="00876FD4">
            <w:rPr>
              <w:lang w:eastAsia="pt-BR"/>
            </w:rPr>
            <w:delText xml:space="preserve">The collapse can be done manually or automatically. </w:delText>
          </w:r>
        </w:del>
      </w:ins>
      <w:ins w:id="375" w:author="Ruben" w:date="2016-12-10T23:57:00Z">
        <w:del w:id="376" w:author="Leonardo Murta" w:date="2016-12-13T10:49:00Z">
          <w:r w:rsidRPr="00712F63" w:rsidDel="00876FD4">
            <w:rPr>
              <w:lang w:eastAsia="pt-BR"/>
            </w:rPr>
            <w:delText>The</w:delText>
          </w:r>
        </w:del>
      </w:ins>
      <w:ins w:id="377" w:author="Cristiano Cesario" w:date="2016-12-12T21:16:00Z">
        <w:del w:id="378" w:author="Leonardo Murta" w:date="2016-12-13T10:49:00Z">
          <w:r w:rsidR="00DF244E" w:rsidRPr="00712F63" w:rsidDel="00876FD4">
            <w:rPr>
              <w:lang w:eastAsia="pt-BR"/>
            </w:rPr>
            <w:delText>A</w:delText>
          </w:r>
        </w:del>
      </w:ins>
      <w:ins w:id="379" w:author="Ruben" w:date="2016-12-10T23:57:00Z">
        <w:del w:id="380" w:author="Leonardo Murta" w:date="2016-12-13T10:49:00Z">
          <w:r w:rsidRPr="00712F63" w:rsidDel="00876FD4">
            <w:rPr>
              <w:lang w:eastAsia="pt-BR"/>
            </w:rPr>
            <w:delText xml:space="preserve"> a</w:delText>
          </w:r>
          <w:r w:rsidRPr="00876FD4" w:rsidDel="00876FD4">
            <w:rPr>
              <w:lang w:eastAsia="pt-BR"/>
            </w:rPr>
            <w:delText>utomatic collapse will be described in the next subsection</w:delText>
          </w:r>
        </w:del>
      </w:ins>
      <w:ins w:id="381" w:author="Cristiano Cesario" w:date="2016-12-12T21:16:00Z">
        <w:del w:id="382" w:author="Leonardo Murta" w:date="2016-12-13T10:49:00Z">
          <w:r w:rsidR="00DF244E" w:rsidRPr="00876FD4" w:rsidDel="00876FD4">
            <w:rPr>
              <w:lang w:eastAsia="pt-BR"/>
            </w:rPr>
            <w:delText xml:space="preserve">Section </w:delText>
          </w:r>
          <w:r w:rsidR="00DF244E" w:rsidRPr="004A7129" w:rsidDel="00876FD4">
            <w:rPr>
              <w:lang w:eastAsia="pt-BR"/>
            </w:rPr>
            <w:fldChar w:fldCharType="begin"/>
          </w:r>
          <w:r w:rsidR="00DF244E" w:rsidRPr="00876FD4" w:rsidDel="00876FD4">
            <w:rPr>
              <w:lang w:eastAsia="pt-BR"/>
            </w:rPr>
            <w:delInstrText xml:space="preserve"> REF _Ref469340669 \r \h </w:delInstrText>
          </w:r>
        </w:del>
      </w:ins>
      <w:del w:id="383" w:author="Leonardo Murta" w:date="2016-12-13T10:49:00Z">
        <w:r w:rsidR="00DF244E" w:rsidRPr="004A7129" w:rsidDel="00876FD4">
          <w:rPr>
            <w:lang w:eastAsia="pt-BR"/>
          </w:rPr>
        </w:r>
        <w:r w:rsidR="00DF244E" w:rsidRPr="004A7129" w:rsidDel="00876FD4">
          <w:rPr>
            <w:lang w:eastAsia="pt-BR"/>
          </w:rPr>
          <w:fldChar w:fldCharType="separate"/>
        </w:r>
      </w:del>
      <w:ins w:id="384" w:author="Cristiano Cesario" w:date="2016-12-12T21:16:00Z">
        <w:del w:id="385" w:author="Leonardo Murta" w:date="2016-12-13T10:49:00Z">
          <w:r w:rsidR="00DF244E" w:rsidRPr="004A7129" w:rsidDel="00876FD4">
            <w:rPr>
              <w:lang w:eastAsia="pt-BR"/>
            </w:rPr>
            <w:delText>3.2.5</w:delText>
          </w:r>
          <w:r w:rsidR="00DF244E" w:rsidRPr="004A7129" w:rsidDel="00876FD4">
            <w:rPr>
              <w:lang w:eastAsia="pt-BR"/>
            </w:rPr>
            <w:fldChar w:fldCharType="end"/>
          </w:r>
        </w:del>
      </w:ins>
      <w:ins w:id="386" w:author="Ruben" w:date="2016-12-10T23:57:00Z">
        <w:del w:id="387" w:author="Leonardo Murta" w:date="2016-12-13T10:49:00Z">
          <w:r w:rsidRPr="009373EF" w:rsidDel="00876FD4">
            <w:rPr>
              <w:lang w:eastAsia="pt-BR"/>
            </w:rPr>
            <w:delText>.</w:delText>
          </w:r>
          <w:r w:rsidRPr="004A7129" w:rsidDel="00876FD4">
            <w:rPr>
              <w:lang w:eastAsia="pt-BR"/>
            </w:rPr>
            <w:delText xml:space="preserve"> </w:delText>
          </w:r>
        </w:del>
      </w:ins>
      <w:del w:id="388" w:author="Ruben" w:date="2016-12-10T23:54:00Z">
        <w:r w:rsidR="00967F72" w:rsidRPr="00712F63" w:rsidDel="004C7D52">
          <w:rPr>
            <w:lang w:eastAsia="pt-BR"/>
          </w:rPr>
          <w:delText xml:space="preserve">Collapsing </w:delText>
        </w:r>
      </w:del>
      <w:del w:id="389" w:author="Ruben" w:date="2016-12-10T23:53:00Z">
        <w:r w:rsidR="00967F72" w:rsidRPr="00712F63" w:rsidDel="004C7D52">
          <w:rPr>
            <w:lang w:eastAsia="pt-BR"/>
          </w:rPr>
          <w:delText xml:space="preserve">is </w:delText>
        </w:r>
      </w:del>
      <w:del w:id="390" w:author="Ruben" w:date="2016-12-10T23:54:00Z">
        <w:r w:rsidR="00967F72" w:rsidRPr="00712F63" w:rsidDel="004C7D52">
          <w:rPr>
            <w:lang w:eastAsia="pt-BR"/>
          </w:rPr>
          <w:delText xml:space="preserve">done </w:delText>
        </w:r>
      </w:del>
      <w:del w:id="391" w:author="Ruben" w:date="2016-12-10T23:55:00Z">
        <w:r w:rsidR="00967F72" w:rsidRPr="00712F63" w:rsidDel="004C7D52">
          <w:rPr>
            <w:lang w:eastAsia="pt-BR"/>
          </w:rPr>
          <w:delText xml:space="preserve">manually </w:delText>
        </w:r>
      </w:del>
      <w:del w:id="392" w:author="Ruben" w:date="2016-12-10T23:56:00Z">
        <w:r w:rsidR="00967F72" w:rsidRPr="00712F63" w:rsidDel="004C7D52">
          <w:rPr>
            <w:lang w:eastAsia="pt-BR"/>
          </w:rPr>
          <w:delText>and is a way of providing a better understanding over huge amounts of data.</w:delText>
        </w:r>
      </w:del>
      <w:del w:id="393" w:author="Leonardo Murta" w:date="2016-12-13T10:55:00Z">
        <w:r w:rsidR="00967F72" w:rsidRPr="00712F63" w:rsidDel="0029320D">
          <w:rPr>
            <w:lang w:eastAsia="pt-BR"/>
          </w:rPr>
          <w:delText xml:space="preserve"> </w:delText>
        </w:r>
      </w:del>
    </w:p>
    <w:p w14:paraId="3AB58037" w14:textId="77777777" w:rsidR="00967F72" w:rsidRPr="004A7129" w:rsidRDefault="00967F72" w:rsidP="006E6751">
      <w:pPr>
        <w:rPr>
          <w:lang w:eastAsia="pt-BR"/>
        </w:rPr>
      </w:pPr>
      <w:r w:rsidRPr="00876FD4">
        <w:rPr>
          <w:lang w:eastAsia="pt-BR"/>
        </w:rPr>
        <w:t xml:space="preserve">Thicker borders denote that the commit is a branch’s head (e.g., commit </w:t>
      </w:r>
      <w:r w:rsidRPr="00876FD4">
        <w:rPr>
          <w:bCs/>
          <w:i/>
        </w:rPr>
        <w:t>ea6a4</w:t>
      </w:r>
      <w:r w:rsidRPr="00876FD4">
        <w:rPr>
          <w:lang w:eastAsia="pt-BR"/>
        </w:rPr>
        <w:t xml:space="preserve">). Commits are drawn according to their precedence order. Thus, if a commit </w:t>
      </w:r>
      <w:r w:rsidRPr="002C33DA">
        <w:rPr>
          <w:bCs/>
          <w:i/>
        </w:rPr>
        <w:t>N</w:t>
      </w:r>
      <w:ins w:id="394" w:author="Cristiano Cesario" w:date="2016-12-12T21:12:00Z">
        <w:r w:rsidR="00DF244E" w:rsidRPr="002C33DA">
          <w:rPr>
            <w:bCs/>
            <w:i/>
          </w:rPr>
          <w:t xml:space="preserve"> </w:t>
        </w:r>
      </w:ins>
      <w:r w:rsidRPr="002C33DA">
        <w:rPr>
          <w:lang w:eastAsia="pt-BR"/>
        </w:rPr>
        <w:t xml:space="preserve">is created over a commit </w:t>
      </w:r>
      <w:r w:rsidRPr="002C33DA">
        <w:rPr>
          <w:bCs/>
          <w:i/>
        </w:rPr>
        <w:t>N – 1</w:t>
      </w:r>
      <w:r w:rsidRPr="002C33DA">
        <w:rPr>
          <w:lang w:eastAsia="pt-BR"/>
        </w:rPr>
        <w:t xml:space="preserve">, then commit </w:t>
      </w:r>
      <w:r w:rsidRPr="002C33DA">
        <w:rPr>
          <w:bCs/>
          <w:i/>
        </w:rPr>
        <w:t>N</w:t>
      </w:r>
      <w:ins w:id="395" w:author="Cristiano Cesario" w:date="2016-12-12T21:12:00Z">
        <w:r w:rsidR="00DF244E" w:rsidRPr="002C33DA">
          <w:rPr>
            <w:bCs/>
            <w:i/>
          </w:rPr>
          <w:t xml:space="preserve"> </w:t>
        </w:r>
      </w:ins>
      <w:r w:rsidRPr="002C33DA">
        <w:rPr>
          <w:lang w:eastAsia="pt-BR"/>
        </w:rPr>
        <w:t xml:space="preserve">will be located to the right of commit </w:t>
      </w:r>
      <w:r w:rsidRPr="002C33DA">
        <w:rPr>
          <w:bCs/>
          <w:i/>
        </w:rPr>
        <w:t>N – 1</w:t>
      </w:r>
      <w:r w:rsidRPr="002C33DA">
        <w:rPr>
          <w:lang w:eastAsia="pt-BR"/>
        </w:rPr>
        <w:t xml:space="preserve">. For each commit, DyeVC presents the information described in </w:t>
      </w:r>
      <w:r w:rsidR="00985CF7" w:rsidRPr="004A7129">
        <w:fldChar w:fldCharType="begin"/>
      </w:r>
      <w:r w:rsidR="00985CF7" w:rsidRPr="009373EF">
        <w:instrText xml:space="preserve"> REF _Ref447910457 \h  \* MERGEFORMAT </w:instrText>
      </w:r>
      <w:r w:rsidR="00985CF7" w:rsidRPr="004A7129">
        <w:rPr>
          <w:rPrChange w:id="396" w:author="Leonardo Murta" w:date="2016-12-13T10:32:00Z">
            <w:rPr/>
          </w:rPrChange>
        </w:rPr>
        <w:fldChar w:fldCharType="separate"/>
      </w:r>
      <w:r w:rsidR="00885AFE" w:rsidRPr="004A7129">
        <w:t>Figure 5</w:t>
      </w:r>
      <w:r w:rsidR="00985CF7" w:rsidRPr="004A7129">
        <w:fldChar w:fldCharType="end"/>
      </w:r>
      <w:r w:rsidRPr="009373EF">
        <w:rPr>
          <w:lang w:eastAsia="pt-BR"/>
        </w:rPr>
        <w:t xml:space="preserve"> </w:t>
      </w:r>
      <w:r w:rsidRPr="009373EF">
        <w:rPr>
          <w:lang w:eastAsia="pt-BR"/>
        </w:rPr>
        <w:lastRenderedPageBreak/>
        <w:t>(gathered from the central database), along with information that is read in real time from the repository metadata, such as branches that point to that comm</w:t>
      </w:r>
      <w:r w:rsidRPr="004A7129">
        <w:rPr>
          <w:lang w:eastAsia="pt-BR"/>
        </w:rPr>
        <w:t>it and affected files (added, edited, and deleted).</w:t>
      </w:r>
    </w:p>
    <w:p w14:paraId="60049CEA" w14:textId="77777777" w:rsidR="003E4F33" w:rsidRPr="009373EF" w:rsidRDefault="003E4F33" w:rsidP="003E4F33">
      <w:pPr>
        <w:ind w:firstLine="0"/>
        <w:rPr>
          <w:lang w:eastAsia="pt-BR"/>
        </w:rPr>
      </w:pPr>
      <w:r w:rsidRPr="00307F34">
        <w:rPr>
          <w:rFonts w:ascii="Calibri" w:hAnsi="Calibri"/>
          <w:noProof/>
        </w:rPr>
        <w:drawing>
          <wp:inline distT="0" distB="0" distL="0" distR="0" wp14:anchorId="664DD6DB" wp14:editId="533879BB">
            <wp:extent cx="6120000" cy="3442501"/>
            <wp:effectExtent l="0" t="0" r="0" b="5715"/>
            <wp:docPr id="659"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21">
                      <a:extLst>
                        <a:ext uri="{28A0092B-C50C-407E-A947-70E740481C1C}">
                          <a14:useLocalDpi xmlns:a14="http://schemas.microsoft.com/office/drawing/2010/main" val="0"/>
                        </a:ext>
                      </a:extLst>
                    </a:blip>
                    <a:srcRect l="17059" r="3722"/>
                    <a:stretch>
                      <a:fillRect/>
                    </a:stretch>
                  </pic:blipFill>
                  <pic:spPr bwMode="auto">
                    <a:xfrm>
                      <a:off x="0" y="0"/>
                      <a:ext cx="6120000" cy="3442501"/>
                    </a:xfrm>
                    <a:prstGeom prst="rect">
                      <a:avLst/>
                    </a:prstGeom>
                    <a:noFill/>
                    <a:ln>
                      <a:noFill/>
                    </a:ln>
                  </pic:spPr>
                </pic:pic>
              </a:graphicData>
            </a:graphic>
          </wp:inline>
        </w:drawing>
      </w:r>
    </w:p>
    <w:p w14:paraId="2C049C2B" w14:textId="77777777" w:rsidR="00B872F9" w:rsidRPr="009373EF" w:rsidRDefault="00B872F9" w:rsidP="00B872F9">
      <w:pPr>
        <w:pStyle w:val="Legenda"/>
      </w:pPr>
      <w:bookmarkStart w:id="397" w:name="_Ref447913488"/>
      <w:r w:rsidRPr="004A7129">
        <w:t xml:space="preserve">Figure </w:t>
      </w:r>
      <w:r w:rsidR="00E02D98" w:rsidRPr="009373EF">
        <w:fldChar w:fldCharType="begin"/>
      </w:r>
      <w:r w:rsidRPr="009373EF">
        <w:instrText xml:space="preserve"> SEQ Figure \* ARABIC </w:instrText>
      </w:r>
      <w:r w:rsidR="00E02D98" w:rsidRPr="009373EF">
        <w:rPr>
          <w:rPrChange w:id="398" w:author="Leonardo Murta" w:date="2016-12-13T10:32:00Z">
            <w:rPr>
              <w:noProof/>
            </w:rPr>
          </w:rPrChange>
        </w:rPr>
        <w:fldChar w:fldCharType="separate"/>
      </w:r>
      <w:r w:rsidR="00AD7EB7" w:rsidRPr="009373EF">
        <w:rPr>
          <w:rPrChange w:id="399" w:author="Leonardo Murta" w:date="2016-12-13T10:32:00Z">
            <w:rPr>
              <w:noProof/>
            </w:rPr>
          </w:rPrChange>
        </w:rPr>
        <w:t>9</w:t>
      </w:r>
      <w:r w:rsidR="00E02D98" w:rsidRPr="009373EF">
        <w:rPr>
          <w:rPrChange w:id="400" w:author="Leonardo Murta" w:date="2016-12-13T10:32:00Z">
            <w:rPr>
              <w:noProof/>
            </w:rPr>
          </w:rPrChange>
        </w:rPr>
        <w:fldChar w:fldCharType="end"/>
      </w:r>
      <w:bookmarkEnd w:id="397"/>
      <w:r w:rsidRPr="009373EF">
        <w:t xml:space="preserve">. </w:t>
      </w:r>
      <w:r w:rsidRPr="009373EF">
        <w:rPr>
          <w:b w:val="0"/>
        </w:rPr>
        <w:t>Collapsed commit history</w:t>
      </w:r>
    </w:p>
    <w:p w14:paraId="47E7EB52" w14:textId="77777777" w:rsidR="00967F72" w:rsidRPr="009373EF" w:rsidRDefault="00967F72" w:rsidP="006E6751">
      <w:pPr>
        <w:rPr>
          <w:lang w:eastAsia="pt-BR"/>
        </w:rPr>
      </w:pPr>
      <w:r w:rsidRPr="009373EF">
        <w:rPr>
          <w:lang w:eastAsia="pt-BR"/>
        </w:rPr>
        <w:t>This visualization contains all commits of all clones in an integrated graph. Each commit is painted according to its existence in the local repository and in the peers’ repositories. Ordinary commits that exist locally and in all peers are painted in white. Green commits are ready to be pushed, as they exist locally but do not exist in peers of the push list. Yellow commits need attention because they exist in at least one peer in the pull list, but do not exist locally, meaning that they may be pulled. Red commits do not exist locally and are not available to be pulled, as they exist only in clones that are not peers. Finally, gray commits belong to non-tracked branches, so they can neither be pushed nor pulled. Heads in these branches are not identified with thicker borders.</w:t>
      </w:r>
    </w:p>
    <w:p w14:paraId="273B907E" w14:textId="77777777" w:rsidR="00967F72" w:rsidRPr="009373EF" w:rsidRDefault="00967F72" w:rsidP="006E6751">
      <w:pPr>
        <w:rPr>
          <w:ins w:id="401" w:author="Ruben" w:date="2016-12-11T00:02:00Z"/>
          <w:lang w:eastAsia="pt-BR"/>
        </w:rPr>
      </w:pPr>
      <w:r w:rsidRPr="009373EF">
        <w:rPr>
          <w:lang w:eastAsia="pt-BR"/>
        </w:rPr>
        <w:t xml:space="preserve">This visualization can easily have thousands of nodes, one for each commit in the topology. Nevertheless, despite the high </w:t>
      </w:r>
      <w:r w:rsidR="00B872F9" w:rsidRPr="009373EF">
        <w:rPr>
          <w:lang w:eastAsia="pt-BR"/>
        </w:rPr>
        <w:t>number</w:t>
      </w:r>
      <w:r w:rsidRPr="009373EF">
        <w:rPr>
          <w:lang w:eastAsia="pt-BR"/>
        </w:rPr>
        <w:t xml:space="preserve"> of nodes, users are generally interested in the most recent commits. As we show the commits following a chronological order, from left to right, most recent commits will be at the right part of the visualization. DyeVC positions the graph so that these commits are shown when opening the visualization.</w:t>
      </w:r>
    </w:p>
    <w:p w14:paraId="3322F43C" w14:textId="77777777" w:rsidR="003F7D1B" w:rsidRPr="00307F34" w:rsidRDefault="00956671">
      <w:pPr>
        <w:pStyle w:val="Ttulo3"/>
        <w:rPr>
          <w:ins w:id="402" w:author="Ruben" w:date="2016-12-11T00:02:00Z"/>
          <w:lang w:eastAsia="pt-BR"/>
        </w:rPr>
        <w:pPrChange w:id="403" w:author="Ruben" w:date="2016-12-11T00:04:00Z">
          <w:pPr/>
        </w:pPrChange>
      </w:pPr>
      <w:bookmarkStart w:id="404" w:name="_Ref469340669"/>
      <w:ins w:id="405" w:author="Ruben" w:date="2016-12-11T00:03:00Z">
        <w:r w:rsidRPr="00307F34">
          <w:rPr>
            <w:lang w:eastAsia="pt-BR"/>
          </w:rPr>
          <w:lastRenderedPageBreak/>
          <w:t>Automatic collapse</w:t>
        </w:r>
      </w:ins>
      <w:bookmarkEnd w:id="404"/>
    </w:p>
    <w:p w14:paraId="5F00800E" w14:textId="3F1F67FE" w:rsidR="00CC54AD" w:rsidRPr="001A25BE" w:rsidDel="001A25BE" w:rsidRDefault="00956671">
      <w:pPr>
        <w:rPr>
          <w:ins w:id="406" w:author="Ruben" w:date="2016-12-11T00:12:00Z"/>
          <w:del w:id="407" w:author="Leonardo Murta" w:date="2016-12-13T11:00:00Z"/>
          <w:lang w:eastAsia="pt-BR"/>
        </w:rPr>
      </w:pPr>
      <w:ins w:id="408" w:author="Ruben" w:date="2016-12-11T00:05:00Z">
        <w:r w:rsidRPr="009373EF">
          <w:rPr>
            <w:lang w:eastAsia="pt-BR"/>
          </w:rPr>
          <w:t>We identif</w:t>
        </w:r>
      </w:ins>
      <w:ins w:id="409" w:author="Cristiano Cesario" w:date="2016-12-12T21:29:00Z">
        <w:r w:rsidR="009B3B4A" w:rsidRPr="009373EF">
          <w:rPr>
            <w:lang w:eastAsia="pt-BR"/>
          </w:rPr>
          <w:t>ied</w:t>
        </w:r>
      </w:ins>
      <w:ins w:id="410" w:author="Ruben" w:date="2016-12-11T00:05:00Z">
        <w:del w:id="411" w:author="Cristiano Cesario" w:date="2016-12-12T21:29:00Z">
          <w:r w:rsidRPr="009373EF" w:rsidDel="009B3B4A">
            <w:rPr>
              <w:lang w:eastAsia="pt-BR"/>
            </w:rPr>
            <w:delText>y</w:delText>
          </w:r>
        </w:del>
        <w:r w:rsidRPr="009373EF">
          <w:rPr>
            <w:lang w:eastAsia="pt-BR"/>
          </w:rPr>
          <w:t xml:space="preserve"> two common </w:t>
        </w:r>
      </w:ins>
      <w:ins w:id="412" w:author="Ruben" w:date="2016-12-11T00:06:00Z">
        <w:r w:rsidRPr="009373EF">
          <w:rPr>
            <w:lang w:eastAsia="pt-BR"/>
          </w:rPr>
          <w:t xml:space="preserve">node </w:t>
        </w:r>
      </w:ins>
      <w:ins w:id="413" w:author="Cristiano Cesario" w:date="2016-12-12T21:20:00Z">
        <w:r w:rsidR="009B3B4A" w:rsidRPr="009373EF">
          <w:rPr>
            <w:lang w:eastAsia="pt-BR"/>
          </w:rPr>
          <w:t>sub</w:t>
        </w:r>
      </w:ins>
      <w:ins w:id="414" w:author="Ruben" w:date="2016-12-11T00:06:00Z">
        <w:r w:rsidRPr="009373EF">
          <w:rPr>
            <w:lang w:eastAsia="pt-BR"/>
          </w:rPr>
          <w:t>structures tha</w:t>
        </w:r>
      </w:ins>
      <w:ins w:id="415" w:author="Ruben" w:date="2016-12-11T00:07:00Z">
        <w:r w:rsidRPr="009373EF">
          <w:rPr>
            <w:lang w:eastAsia="pt-BR"/>
          </w:rPr>
          <w:t xml:space="preserve">t </w:t>
        </w:r>
        <w:del w:id="416" w:author="Cristiano Cesario" w:date="2016-12-12T21:17:00Z">
          <w:r w:rsidRPr="009373EF" w:rsidDel="00985CF7">
            <w:rPr>
              <w:lang w:eastAsia="pt-BR"/>
            </w:rPr>
            <w:delText>could</w:delText>
          </w:r>
        </w:del>
      </w:ins>
      <w:ins w:id="417" w:author="Cristiano Cesario" w:date="2016-12-12T21:17:00Z">
        <w:r w:rsidR="00985CF7" w:rsidRPr="009373EF">
          <w:rPr>
            <w:lang w:eastAsia="pt-BR"/>
          </w:rPr>
          <w:t>can</w:t>
        </w:r>
      </w:ins>
      <w:ins w:id="418" w:author="Ruben" w:date="2016-12-11T00:07:00Z">
        <w:r w:rsidRPr="009373EF">
          <w:rPr>
            <w:lang w:eastAsia="pt-BR"/>
          </w:rPr>
          <w:t xml:space="preserve"> be </w:t>
        </w:r>
      </w:ins>
      <w:ins w:id="419" w:author="Leonardo Murta" w:date="2016-12-13T11:08:00Z">
        <w:r w:rsidR="00CB6143" w:rsidRPr="00FE5877">
          <w:rPr>
            <w:lang w:eastAsia="pt-BR"/>
          </w:rPr>
          <w:t>automatically</w:t>
        </w:r>
        <w:r w:rsidR="00CB6143" w:rsidRPr="00CB6143">
          <w:rPr>
            <w:lang w:eastAsia="pt-BR"/>
          </w:rPr>
          <w:t xml:space="preserve"> </w:t>
        </w:r>
      </w:ins>
      <w:ins w:id="420" w:author="Ruben" w:date="2016-12-11T00:07:00Z">
        <w:r w:rsidRPr="00CB6143">
          <w:rPr>
            <w:lang w:eastAsia="pt-BR"/>
          </w:rPr>
          <w:t>collapsed</w:t>
        </w:r>
        <w:del w:id="421" w:author="Leonardo Murta" w:date="2016-12-13T11:08:00Z">
          <w:r w:rsidRPr="00CB6143" w:rsidDel="00CB6143">
            <w:rPr>
              <w:lang w:eastAsia="pt-BR"/>
            </w:rPr>
            <w:delText xml:space="preserve"> automatically</w:delText>
          </w:r>
        </w:del>
      </w:ins>
      <w:ins w:id="422" w:author="Leonardo Murta" w:date="2016-12-13T10:59:00Z">
        <w:r w:rsidR="001A25BE">
          <w:rPr>
            <w:lang w:eastAsia="pt-BR"/>
          </w:rPr>
          <w:t xml:space="preserve">: sequential and </w:t>
        </w:r>
      </w:ins>
      <w:ins w:id="423" w:author="Leonardo Murta" w:date="2016-12-13T11:11:00Z">
        <w:r w:rsidR="00B96FAC">
          <w:rPr>
            <w:lang w:eastAsia="pt-BR"/>
          </w:rPr>
          <w:t>parallel</w:t>
        </w:r>
      </w:ins>
      <w:ins w:id="424" w:author="Ruben" w:date="2016-12-11T00:07:00Z">
        <w:r w:rsidRPr="001A25BE">
          <w:rPr>
            <w:lang w:eastAsia="pt-BR"/>
          </w:rPr>
          <w:t>.</w:t>
        </w:r>
      </w:ins>
      <w:ins w:id="425" w:author="Leonardo Murta" w:date="2016-12-13T11:00:00Z">
        <w:r w:rsidR="001A25BE">
          <w:rPr>
            <w:lang w:eastAsia="pt-BR"/>
          </w:rPr>
          <w:t xml:space="preserve"> The first structure</w:t>
        </w:r>
      </w:ins>
      <w:ins w:id="426" w:author="Leonardo Murta" w:date="2016-12-13T11:08:00Z">
        <w:r w:rsidR="00CB6143">
          <w:rPr>
            <w:lang w:eastAsia="pt-BR"/>
          </w:rPr>
          <w:t xml:space="preserve"> </w:t>
        </w:r>
      </w:ins>
    </w:p>
    <w:p w14:paraId="313D8642" w14:textId="7A19F64F" w:rsidR="00956671" w:rsidRPr="001A25BE" w:rsidDel="00E16339" w:rsidRDefault="00CC54AD">
      <w:pPr>
        <w:rPr>
          <w:ins w:id="427" w:author="Ruben" w:date="2016-12-11T00:12:00Z"/>
          <w:del w:id="428" w:author="Leonardo Murta" w:date="2016-12-13T11:15:00Z"/>
          <w:lang w:eastAsia="pt-BR"/>
        </w:rPr>
      </w:pPr>
      <w:ins w:id="429" w:author="Ruben" w:date="2016-12-11T00:09:00Z">
        <w:del w:id="430" w:author="Leonardo Murta" w:date="2016-12-13T11:00:00Z">
          <w:r w:rsidRPr="001A25BE" w:rsidDel="00EF1D5B">
            <w:rPr>
              <w:lang w:eastAsia="pt-BR"/>
            </w:rPr>
            <w:delText xml:space="preserve">We </w:delText>
          </w:r>
        </w:del>
        <w:del w:id="431" w:author="Leonardo Murta" w:date="2016-12-13T11:08:00Z">
          <w:r w:rsidRPr="001A25BE" w:rsidDel="00CB6143">
            <w:rPr>
              <w:lang w:eastAsia="pt-BR"/>
            </w:rPr>
            <w:delText xml:space="preserve">will </w:delText>
          </w:r>
        </w:del>
        <w:del w:id="432" w:author="Leonardo Murta" w:date="2016-12-13T11:00:00Z">
          <w:r w:rsidRPr="001A25BE" w:rsidDel="00EF1D5B">
            <w:rPr>
              <w:lang w:eastAsia="pt-BR"/>
            </w:rPr>
            <w:delText>refer</w:delText>
          </w:r>
        </w:del>
        <w:del w:id="433" w:author="Leonardo Murta" w:date="2016-12-13T11:08:00Z">
          <w:r w:rsidRPr="001A25BE" w:rsidDel="00CB6143">
            <w:rPr>
              <w:lang w:eastAsia="pt-BR"/>
            </w:rPr>
            <w:delText xml:space="preserve"> as </w:delText>
          </w:r>
        </w:del>
      </w:ins>
      <w:ins w:id="434" w:author="Ruben" w:date="2016-12-11T00:38:00Z">
        <w:del w:id="435" w:author="Leonardo Murta" w:date="2016-12-13T11:08:00Z">
          <w:r w:rsidR="007433FA" w:rsidRPr="001A25BE" w:rsidDel="00CB6143">
            <w:rPr>
              <w:lang w:eastAsia="pt-BR"/>
            </w:rPr>
            <w:delText xml:space="preserve">Type 1 </w:delText>
          </w:r>
        </w:del>
      </w:ins>
      <w:ins w:id="436" w:author="Leonardo Murta" w:date="2016-12-13T11:00:00Z">
        <w:r w:rsidR="00EF1D5B">
          <w:rPr>
            <w:lang w:eastAsia="pt-BR"/>
          </w:rPr>
          <w:t xml:space="preserve">contains a </w:t>
        </w:r>
      </w:ins>
      <w:ins w:id="437" w:author="Ruben" w:date="2016-12-11T00:38:00Z">
        <w:del w:id="438" w:author="Leonardo Murta" w:date="2016-12-13T11:00:00Z">
          <w:r w:rsidR="007433FA" w:rsidRPr="001A25BE" w:rsidDel="00EF1D5B">
            <w:rPr>
              <w:lang w:eastAsia="pt-BR"/>
            </w:rPr>
            <w:delText>substructures</w:delText>
          </w:r>
        </w:del>
      </w:ins>
      <w:ins w:id="439" w:author="Ruben" w:date="2016-12-11T00:08:00Z">
        <w:del w:id="440" w:author="Leonardo Murta" w:date="2016-12-13T11:00:00Z">
          <w:r w:rsidR="00956671" w:rsidRPr="001A25BE" w:rsidDel="00EF1D5B">
            <w:rPr>
              <w:lang w:eastAsia="pt-BR"/>
            </w:rPr>
            <w:delText xml:space="preserve"> </w:delText>
          </w:r>
        </w:del>
        <w:del w:id="441" w:author="Cristiano Cesario" w:date="2016-12-12T21:18:00Z">
          <w:r w:rsidR="00956671" w:rsidRPr="001A25BE" w:rsidDel="00985CF7">
            <w:rPr>
              <w:lang w:eastAsia="pt-BR"/>
            </w:rPr>
            <w:delText>to</w:delText>
          </w:r>
        </w:del>
      </w:ins>
      <w:ins w:id="442" w:author="Cristiano Cesario" w:date="2016-12-12T21:18:00Z">
        <w:del w:id="443" w:author="Leonardo Murta" w:date="2016-12-13T11:00:00Z">
          <w:r w:rsidR="00985CF7" w:rsidRPr="001A25BE" w:rsidDel="00EF1D5B">
            <w:rPr>
              <w:lang w:eastAsia="pt-BR"/>
            </w:rPr>
            <w:delText>the</w:delText>
          </w:r>
        </w:del>
      </w:ins>
      <w:ins w:id="444" w:author="Ruben" w:date="2016-12-11T00:08:00Z">
        <w:del w:id="445" w:author="Leonardo Murta" w:date="2016-12-13T11:00:00Z">
          <w:r w:rsidR="00956671" w:rsidRPr="001A25BE" w:rsidDel="00EF1D5B">
            <w:rPr>
              <w:lang w:eastAsia="pt-BR"/>
            </w:rPr>
            <w:delText xml:space="preserve"> </w:delText>
          </w:r>
        </w:del>
        <w:r w:rsidR="00A8052B" w:rsidRPr="001A25BE">
          <w:rPr>
            <w:lang w:eastAsia="pt-BR"/>
          </w:rPr>
          <w:t>sequence</w:t>
        </w:r>
        <w:del w:id="446" w:author="Cristiano Cesario" w:date="2016-12-12T21:18:00Z">
          <w:r w:rsidR="00A8052B" w:rsidRPr="001A25BE" w:rsidDel="00985CF7">
            <w:rPr>
              <w:lang w:eastAsia="pt-BR"/>
            </w:rPr>
            <w:delText>s</w:delText>
          </w:r>
        </w:del>
        <w:r w:rsidR="00A8052B" w:rsidRPr="001A25BE">
          <w:rPr>
            <w:lang w:eastAsia="pt-BR"/>
          </w:rPr>
          <w:t xml:space="preserve"> of </w:t>
        </w:r>
      </w:ins>
      <w:ins w:id="447" w:author="Ruben" w:date="2016-12-11T00:07:00Z">
        <w:r w:rsidR="00956671" w:rsidRPr="001A25BE">
          <w:rPr>
            <w:lang w:eastAsia="pt-BR"/>
          </w:rPr>
          <w:t>commit</w:t>
        </w:r>
      </w:ins>
      <w:ins w:id="448" w:author="Ruben" w:date="2016-12-11T00:08:00Z">
        <w:r w:rsidR="00A8052B" w:rsidRPr="001A25BE">
          <w:rPr>
            <w:lang w:eastAsia="pt-BR"/>
          </w:rPr>
          <w:t>s</w:t>
        </w:r>
      </w:ins>
      <w:ins w:id="449" w:author="Ruben" w:date="2016-12-11T00:33:00Z">
        <w:r w:rsidR="007433FA" w:rsidRPr="001A25BE">
          <w:rPr>
            <w:lang w:eastAsia="pt-BR"/>
          </w:rPr>
          <w:t xml:space="preserve"> of the same type</w:t>
        </w:r>
      </w:ins>
      <w:ins w:id="450" w:author="Leonardo Murta" w:date="2016-12-13T11:01:00Z">
        <w:r w:rsidR="00CB6143">
          <w:rPr>
            <w:lang w:eastAsia="pt-BR"/>
          </w:rPr>
          <w:t>,</w:t>
        </w:r>
      </w:ins>
      <w:ins w:id="451" w:author="Ruben" w:date="2016-12-11T00:08:00Z">
        <w:r w:rsidR="00A8052B" w:rsidRPr="001A25BE">
          <w:rPr>
            <w:lang w:eastAsia="pt-BR"/>
          </w:rPr>
          <w:t xml:space="preserve"> </w:t>
        </w:r>
      </w:ins>
      <w:ins w:id="452" w:author="Ruben" w:date="2016-12-11T00:13:00Z">
        <w:r w:rsidRPr="001A25BE">
          <w:rPr>
            <w:lang w:eastAsia="pt-BR"/>
          </w:rPr>
          <w:t>where each</w:t>
        </w:r>
      </w:ins>
      <w:ins w:id="453" w:author="Ruben" w:date="2016-12-11T00:11:00Z">
        <w:r w:rsidRPr="001A25BE">
          <w:rPr>
            <w:lang w:eastAsia="pt-BR"/>
          </w:rPr>
          <w:t xml:space="preserve"> </w:t>
        </w:r>
      </w:ins>
      <w:ins w:id="454" w:author="Cristiano Cesario" w:date="2016-12-12T21:19:00Z">
        <w:r w:rsidR="009B3B4A" w:rsidRPr="001A25BE">
          <w:rPr>
            <w:lang w:eastAsia="pt-BR"/>
          </w:rPr>
          <w:t xml:space="preserve">of them </w:t>
        </w:r>
      </w:ins>
      <w:ins w:id="455" w:author="Ruben" w:date="2016-12-11T00:11:00Z">
        <w:r w:rsidRPr="001A25BE">
          <w:rPr>
            <w:lang w:eastAsia="pt-BR"/>
          </w:rPr>
          <w:t xml:space="preserve">has degree </w:t>
        </w:r>
      </w:ins>
      <w:ins w:id="456" w:author="Ruben" w:date="2016-12-11T00:12:00Z">
        <w:r w:rsidRPr="001A25BE">
          <w:rPr>
            <w:lang w:eastAsia="pt-BR"/>
          </w:rPr>
          <w:t>two</w:t>
        </w:r>
      </w:ins>
      <w:ins w:id="457" w:author="Ruben" w:date="2016-12-11T00:19:00Z">
        <w:r w:rsidR="006B2E66" w:rsidRPr="001A25BE">
          <w:rPr>
            <w:lang w:eastAsia="pt-BR"/>
          </w:rPr>
          <w:t xml:space="preserve">, </w:t>
        </w:r>
        <w:del w:id="458" w:author="Cristiano Cesario" w:date="2016-12-12T21:18:00Z">
          <w:r w:rsidR="006B2E66" w:rsidRPr="001A25BE" w:rsidDel="00985CF7">
            <w:rPr>
              <w:lang w:eastAsia="pt-BR"/>
            </w:rPr>
            <w:delText>that is</w:delText>
          </w:r>
        </w:del>
      </w:ins>
      <w:ins w:id="459" w:author="Cristiano Cesario" w:date="2016-12-12T21:18:00Z">
        <w:r w:rsidR="00985CF7" w:rsidRPr="001A25BE">
          <w:rPr>
            <w:lang w:eastAsia="pt-BR"/>
          </w:rPr>
          <w:t>i.e.</w:t>
        </w:r>
      </w:ins>
      <w:ins w:id="460" w:author="Ruben" w:date="2016-12-11T00:19:00Z">
        <w:r w:rsidR="006B2E66" w:rsidRPr="001A25BE">
          <w:rPr>
            <w:lang w:eastAsia="pt-BR"/>
          </w:rPr>
          <w:t xml:space="preserve">, nodes with one </w:t>
        </w:r>
        <w:del w:id="461" w:author="Leonardo Murta" w:date="2016-12-13T11:01:00Z">
          <w:r w:rsidR="006B2E66" w:rsidRPr="001A25BE" w:rsidDel="00EF1D5B">
            <w:rPr>
              <w:lang w:eastAsia="pt-BR"/>
            </w:rPr>
            <w:delText>parent</w:delText>
          </w:r>
        </w:del>
      </w:ins>
      <w:ins w:id="462" w:author="Leonardo Murta" w:date="2016-12-13T11:01:00Z">
        <w:r w:rsidR="00EF1D5B">
          <w:rPr>
            <w:lang w:eastAsia="pt-BR"/>
          </w:rPr>
          <w:t>ancestor</w:t>
        </w:r>
      </w:ins>
      <w:ins w:id="463" w:author="Ruben" w:date="2016-12-11T00:19:00Z">
        <w:r w:rsidR="006B2E66" w:rsidRPr="001A25BE">
          <w:rPr>
            <w:lang w:eastAsia="pt-BR"/>
          </w:rPr>
          <w:t xml:space="preserve"> and one </w:t>
        </w:r>
        <w:del w:id="464" w:author="Leonardo Murta" w:date="2016-12-13T11:01:00Z">
          <w:r w:rsidR="006B2E66" w:rsidRPr="001A25BE" w:rsidDel="00EF1D5B">
            <w:rPr>
              <w:lang w:eastAsia="pt-BR"/>
            </w:rPr>
            <w:delText>child</w:delText>
          </w:r>
        </w:del>
      </w:ins>
      <w:ins w:id="465" w:author="Leonardo Murta" w:date="2016-12-13T11:01:00Z">
        <w:r w:rsidR="00EF1D5B">
          <w:rPr>
            <w:lang w:eastAsia="pt-BR"/>
          </w:rPr>
          <w:t>successor</w:t>
        </w:r>
      </w:ins>
      <w:ins w:id="466" w:author="Ruben" w:date="2016-12-11T00:11:00Z">
        <w:r w:rsidRPr="001A25BE">
          <w:rPr>
            <w:lang w:eastAsia="pt-BR"/>
          </w:rPr>
          <w:t xml:space="preserve">. </w:t>
        </w:r>
      </w:ins>
      <w:ins w:id="467" w:author="Ruben" w:date="2016-12-11T00:13:00Z">
        <w:r w:rsidRPr="001A25BE">
          <w:rPr>
            <w:lang w:eastAsia="pt-BR"/>
          </w:rPr>
          <w:t xml:space="preserve">This kind of </w:t>
        </w:r>
      </w:ins>
      <w:ins w:id="468" w:author="Ruben" w:date="2016-12-11T00:14:00Z">
        <w:del w:id="469" w:author="Leonardo Murta" w:date="2016-12-13T11:02:00Z">
          <w:r w:rsidRPr="001A25BE" w:rsidDel="00EF1D5B">
            <w:rPr>
              <w:lang w:eastAsia="pt-BR"/>
            </w:rPr>
            <w:delText>sub</w:delText>
          </w:r>
        </w:del>
        <w:r w:rsidRPr="001A25BE">
          <w:rPr>
            <w:lang w:eastAsia="pt-BR"/>
          </w:rPr>
          <w:t>structure can be collapsed because it do</w:t>
        </w:r>
      </w:ins>
      <w:ins w:id="470" w:author="Ruben" w:date="2016-12-11T00:15:00Z">
        <w:r w:rsidRPr="001A25BE">
          <w:rPr>
            <w:lang w:eastAsia="pt-BR"/>
          </w:rPr>
          <w:t>es</w:t>
        </w:r>
      </w:ins>
      <w:ins w:id="471" w:author="Cristiano Cesario" w:date="2016-12-12T21:20:00Z">
        <w:r w:rsidR="009B3B4A" w:rsidRPr="001A25BE">
          <w:rPr>
            <w:lang w:eastAsia="pt-BR"/>
          </w:rPr>
          <w:t xml:space="preserve"> </w:t>
        </w:r>
      </w:ins>
      <w:ins w:id="472" w:author="Ruben" w:date="2016-12-11T00:14:00Z">
        <w:r w:rsidRPr="001A25BE">
          <w:rPr>
            <w:lang w:eastAsia="pt-BR"/>
          </w:rPr>
          <w:t>n</w:t>
        </w:r>
        <w:del w:id="473" w:author="Cristiano Cesario" w:date="2016-12-12T21:20:00Z">
          <w:r w:rsidRPr="001A25BE" w:rsidDel="009B3B4A">
            <w:rPr>
              <w:lang w:eastAsia="pt-BR"/>
            </w:rPr>
            <w:delText>'</w:delText>
          </w:r>
        </w:del>
      </w:ins>
      <w:ins w:id="474" w:author="Cristiano Cesario" w:date="2016-12-12T21:20:00Z">
        <w:r w:rsidR="009B3B4A" w:rsidRPr="001A25BE">
          <w:rPr>
            <w:lang w:eastAsia="pt-BR"/>
          </w:rPr>
          <w:t>o</w:t>
        </w:r>
      </w:ins>
      <w:ins w:id="475" w:author="Ruben" w:date="2016-12-11T00:14:00Z">
        <w:r w:rsidRPr="001A25BE">
          <w:rPr>
            <w:lang w:eastAsia="pt-BR"/>
          </w:rPr>
          <w:t>t represent</w:t>
        </w:r>
        <w:del w:id="476" w:author="Cristiano Cesario" w:date="2016-12-12T21:18:00Z">
          <w:r w:rsidRPr="001A25BE" w:rsidDel="00985CF7">
            <w:rPr>
              <w:lang w:eastAsia="pt-BR"/>
            </w:rPr>
            <w:delText>s</w:delText>
          </w:r>
        </w:del>
        <w:r w:rsidRPr="001A25BE">
          <w:rPr>
            <w:lang w:eastAsia="pt-BR"/>
          </w:rPr>
          <w:t xml:space="preserve"> any additional information besides </w:t>
        </w:r>
      </w:ins>
      <w:ins w:id="477" w:author="Ruben" w:date="2016-12-11T00:15:00Z">
        <w:r w:rsidRPr="001A25BE">
          <w:rPr>
            <w:lang w:eastAsia="pt-BR"/>
          </w:rPr>
          <w:t xml:space="preserve">the fact that some sequential work was performed. </w:t>
        </w:r>
      </w:ins>
      <w:commentRangeStart w:id="478"/>
      <w:ins w:id="479" w:author="Leonardo Murta" w:date="2016-12-13T11:17:00Z">
        <w:r w:rsidR="00E16339">
          <w:rPr>
            <w:lang w:eastAsia="pt-BR"/>
          </w:rPr>
          <w:t>Figure X shows two examples of sequences of commits</w:t>
        </w:r>
      </w:ins>
      <w:ins w:id="480" w:author="Leonardo Murta" w:date="2016-12-13T11:18:00Z">
        <w:r w:rsidR="004416DF">
          <w:rPr>
            <w:lang w:eastAsia="pt-BR"/>
          </w:rPr>
          <w:t>, highlighted</w:t>
        </w:r>
      </w:ins>
      <w:ins w:id="481" w:author="Leonardo Murta" w:date="2016-12-13T11:17:00Z">
        <w:r w:rsidR="004416DF">
          <w:rPr>
            <w:lang w:eastAsia="pt-BR"/>
          </w:rPr>
          <w:t xml:space="preserve"> in red, </w:t>
        </w:r>
      </w:ins>
      <w:ins w:id="482" w:author="Leonardo Murta" w:date="2016-12-13T11:18:00Z">
        <w:r w:rsidR="004416DF">
          <w:rPr>
            <w:lang w:eastAsia="pt-BR"/>
          </w:rPr>
          <w:t>which</w:t>
        </w:r>
      </w:ins>
      <w:ins w:id="483" w:author="Leonardo Murta" w:date="2016-12-13T11:17:00Z">
        <w:r w:rsidR="00E16339">
          <w:rPr>
            <w:lang w:eastAsia="pt-BR"/>
          </w:rPr>
          <w:t xml:space="preserve"> could be collapsed</w:t>
        </w:r>
        <w:r w:rsidR="004416DF">
          <w:rPr>
            <w:lang w:eastAsia="pt-BR"/>
          </w:rPr>
          <w:t>,</w:t>
        </w:r>
      </w:ins>
      <w:ins w:id="484" w:author="Leonardo Murta" w:date="2016-12-13T11:18:00Z">
        <w:r w:rsidR="004416DF">
          <w:rPr>
            <w:lang w:eastAsia="pt-BR"/>
          </w:rPr>
          <w:t xml:space="preserve"> as shown in </w:t>
        </w:r>
        <w:r w:rsidR="004416DF" w:rsidRPr="004A7129">
          <w:rPr>
            <w:lang w:eastAsia="pt-BR"/>
          </w:rPr>
          <w:fldChar w:fldCharType="begin"/>
        </w:r>
        <w:r w:rsidR="004416DF" w:rsidRPr="007D4803">
          <w:rPr>
            <w:lang w:eastAsia="pt-BR"/>
          </w:rPr>
          <w:instrText xml:space="preserve"> REF _Ref469341114 \h </w:instrText>
        </w:r>
      </w:ins>
      <w:r w:rsidR="004416DF" w:rsidRPr="004A7129">
        <w:rPr>
          <w:lang w:eastAsia="pt-BR"/>
        </w:rPr>
      </w:r>
      <w:ins w:id="485" w:author="Leonardo Murta" w:date="2016-12-13T11:18:00Z">
        <w:r w:rsidR="004416DF" w:rsidRPr="004A7129">
          <w:rPr>
            <w:lang w:eastAsia="pt-BR"/>
          </w:rPr>
          <w:fldChar w:fldCharType="separate"/>
        </w:r>
      </w:ins>
      <w:ins w:id="486" w:author="Cristiano Cesario" w:date="2016-12-12T21:21:00Z">
        <w:r w:rsidR="004416DF" w:rsidRPr="004A7129">
          <w:t xml:space="preserve">Figure </w:t>
        </w:r>
      </w:ins>
      <w:ins w:id="487" w:author="Cristiano Cesario" w:date="2016-12-12T21:39:00Z">
        <w:r w:rsidR="004416DF" w:rsidRPr="009373EF">
          <w:rPr>
            <w:rPrChange w:id="488" w:author="Leonardo Murta" w:date="2016-12-13T10:32:00Z">
              <w:rPr>
                <w:noProof/>
              </w:rPr>
            </w:rPrChange>
          </w:rPr>
          <w:t>10</w:t>
        </w:r>
      </w:ins>
      <w:ins w:id="489" w:author="Leonardo Murta" w:date="2016-12-13T11:18:00Z">
        <w:r w:rsidR="004416DF" w:rsidRPr="004A7129">
          <w:rPr>
            <w:lang w:eastAsia="pt-BR"/>
          </w:rPr>
          <w:fldChar w:fldCharType="end"/>
        </w:r>
        <w:r w:rsidR="004416DF">
          <w:rPr>
            <w:lang w:eastAsia="pt-BR"/>
          </w:rPr>
          <w:t xml:space="preserve"> (still in red).</w:t>
        </w:r>
        <w:commentRangeEnd w:id="478"/>
        <w:r w:rsidR="004416DF">
          <w:rPr>
            <w:rStyle w:val="Refdecomentrio"/>
          </w:rPr>
          <w:commentReference w:id="478"/>
        </w:r>
        <w:r w:rsidR="004416DF">
          <w:rPr>
            <w:lang w:eastAsia="pt-BR"/>
          </w:rPr>
          <w:t xml:space="preserve"> </w:t>
        </w:r>
      </w:ins>
      <w:ins w:id="490" w:author="Leonardo Murta" w:date="2016-12-13T11:09:00Z">
        <w:r w:rsidR="00CB6143">
          <w:rPr>
            <w:lang w:eastAsia="pt-BR"/>
          </w:rPr>
          <w:t xml:space="preserve">On the other hand, </w:t>
        </w:r>
      </w:ins>
      <w:ins w:id="491" w:author="Leonardo Murta" w:date="2016-12-13T11:11:00Z">
        <w:r w:rsidR="00B96FAC">
          <w:rPr>
            <w:lang w:eastAsia="pt-BR"/>
          </w:rPr>
          <w:t>parallel</w:t>
        </w:r>
      </w:ins>
      <w:ins w:id="492" w:author="Leonardo Murta" w:date="2016-12-13T11:10:00Z">
        <w:r w:rsidR="00B96FAC">
          <w:rPr>
            <w:lang w:eastAsia="pt-BR"/>
          </w:rPr>
          <w:t xml:space="preserve"> structures contain </w:t>
        </w:r>
        <w:r w:rsidR="00CB6143" w:rsidRPr="004C46C6">
          <w:rPr>
            <w:lang w:eastAsia="pt-BR"/>
          </w:rPr>
          <w:t xml:space="preserve">one </w:t>
        </w:r>
      </w:ins>
      <w:ins w:id="493" w:author="Leonardo Murta" w:date="2016-12-13T11:12:00Z">
        <w:r w:rsidR="00B96FAC">
          <w:rPr>
            <w:lang w:eastAsia="pt-BR"/>
          </w:rPr>
          <w:t>fork</w:t>
        </w:r>
      </w:ins>
      <w:ins w:id="494" w:author="Leonardo Murta" w:date="2016-12-13T11:10:00Z">
        <w:r w:rsidR="00CB6143" w:rsidRPr="004C46C6">
          <w:rPr>
            <w:lang w:eastAsia="pt-BR"/>
          </w:rPr>
          <w:t xml:space="preserve"> node and one merge node, </w:t>
        </w:r>
      </w:ins>
      <w:ins w:id="495" w:author="Leonardo Murta" w:date="2016-12-13T11:11:00Z">
        <w:r w:rsidR="00B96FAC">
          <w:rPr>
            <w:lang w:eastAsia="pt-BR"/>
          </w:rPr>
          <w:t xml:space="preserve">with at most one </w:t>
        </w:r>
      </w:ins>
      <w:ins w:id="496" w:author="Leonardo Murta" w:date="2016-12-13T11:12:00Z">
        <w:r w:rsidR="00B96FAC">
          <w:rPr>
            <w:lang w:eastAsia="pt-BR"/>
          </w:rPr>
          <w:t xml:space="preserve">(regular or collapsed) </w:t>
        </w:r>
      </w:ins>
      <w:ins w:id="497" w:author="Leonardo Murta" w:date="2016-12-13T11:11:00Z">
        <w:r w:rsidR="00B96FAC">
          <w:rPr>
            <w:lang w:eastAsia="pt-BR"/>
          </w:rPr>
          <w:t>node in each branch</w:t>
        </w:r>
      </w:ins>
      <w:ins w:id="498" w:author="Leonardo Murta" w:date="2016-12-13T11:14:00Z">
        <w:r w:rsidR="002F44A9">
          <w:rPr>
            <w:lang w:eastAsia="pt-BR"/>
          </w:rPr>
          <w:t>, between the fork and the merge nodes</w:t>
        </w:r>
      </w:ins>
      <w:ins w:id="499" w:author="Leonardo Murta" w:date="2016-12-13T11:11:00Z">
        <w:r w:rsidR="00B96FAC">
          <w:rPr>
            <w:lang w:eastAsia="pt-BR"/>
          </w:rPr>
          <w:t>.</w:t>
        </w:r>
      </w:ins>
      <w:ins w:id="500" w:author="Leonardo Murta" w:date="2016-12-13T11:13:00Z">
        <w:r w:rsidR="002F44A9">
          <w:rPr>
            <w:lang w:eastAsia="pt-BR"/>
          </w:rPr>
          <w:t xml:space="preserve"> </w:t>
        </w:r>
      </w:ins>
      <w:ins w:id="501" w:author="Leonardo Murta" w:date="2016-12-13T11:10:00Z">
        <w:r w:rsidR="00CB6143" w:rsidRPr="004A7129">
          <w:rPr>
            <w:lang w:eastAsia="pt-BR"/>
          </w:rPr>
          <w:fldChar w:fldCharType="begin"/>
        </w:r>
        <w:r w:rsidR="00CB6143" w:rsidRPr="007D4803">
          <w:rPr>
            <w:lang w:eastAsia="pt-BR"/>
          </w:rPr>
          <w:instrText xml:space="preserve"> REF _Ref469341114 \h </w:instrText>
        </w:r>
      </w:ins>
      <w:r w:rsidR="00CB6143" w:rsidRPr="004A7129">
        <w:rPr>
          <w:lang w:eastAsia="pt-BR"/>
        </w:rPr>
      </w:r>
      <w:ins w:id="502" w:author="Leonardo Murta" w:date="2016-12-13T11:10:00Z">
        <w:r w:rsidR="00CB6143" w:rsidRPr="004A7129">
          <w:rPr>
            <w:lang w:eastAsia="pt-BR"/>
          </w:rPr>
          <w:fldChar w:fldCharType="separate"/>
        </w:r>
      </w:ins>
      <w:ins w:id="503" w:author="Cristiano Cesario" w:date="2016-12-12T21:21:00Z">
        <w:r w:rsidR="00CB6143" w:rsidRPr="004A7129">
          <w:t xml:space="preserve">Figure </w:t>
        </w:r>
      </w:ins>
      <w:ins w:id="504" w:author="Cristiano Cesario" w:date="2016-12-12T21:39:00Z">
        <w:r w:rsidR="00CB6143" w:rsidRPr="009373EF">
          <w:rPr>
            <w:rPrChange w:id="505" w:author="Leonardo Murta" w:date="2016-12-13T10:32:00Z">
              <w:rPr>
                <w:noProof/>
              </w:rPr>
            </w:rPrChange>
          </w:rPr>
          <w:t>10</w:t>
        </w:r>
      </w:ins>
      <w:ins w:id="506" w:author="Leonardo Murta" w:date="2016-12-13T11:10:00Z">
        <w:r w:rsidR="00CB6143" w:rsidRPr="004A7129">
          <w:rPr>
            <w:lang w:eastAsia="pt-BR"/>
          </w:rPr>
          <w:fldChar w:fldCharType="end"/>
        </w:r>
      </w:ins>
      <w:ins w:id="507" w:author="Leonardo Murta" w:date="2016-12-13T11:12:00Z">
        <w:r w:rsidR="002F44A9">
          <w:rPr>
            <w:lang w:eastAsia="pt-BR"/>
          </w:rPr>
          <w:t xml:space="preserve"> shows </w:t>
        </w:r>
      </w:ins>
      <w:ins w:id="508" w:author="Leonardo Murta" w:date="2016-12-13T11:10:00Z">
        <w:r w:rsidR="00CB6143" w:rsidRPr="004A7129">
          <w:rPr>
            <w:lang w:eastAsia="pt-BR"/>
          </w:rPr>
          <w:t>example</w:t>
        </w:r>
      </w:ins>
      <w:ins w:id="509" w:author="Leonardo Murta" w:date="2016-12-13T11:14:00Z">
        <w:r w:rsidR="002F44A9">
          <w:rPr>
            <w:lang w:eastAsia="pt-BR"/>
          </w:rPr>
          <w:t xml:space="preserve">s </w:t>
        </w:r>
      </w:ins>
      <w:ins w:id="510" w:author="Leonardo Murta" w:date="2016-12-13T11:17:00Z">
        <w:r w:rsidR="004416DF">
          <w:rPr>
            <w:lang w:eastAsia="pt-BR"/>
          </w:rPr>
          <w:t>highlighted</w:t>
        </w:r>
      </w:ins>
      <w:ins w:id="511" w:author="Leonardo Murta" w:date="2016-12-13T11:14:00Z">
        <w:r w:rsidR="002F44A9">
          <w:rPr>
            <w:lang w:eastAsia="pt-BR"/>
          </w:rPr>
          <w:t xml:space="preserve"> in yellow </w:t>
        </w:r>
      </w:ins>
      <w:ins w:id="512" w:author="Leonardo Murta" w:date="2016-12-13T11:10:00Z">
        <w:r w:rsidR="00CB6143" w:rsidRPr="00712F63">
          <w:rPr>
            <w:lang w:eastAsia="pt-BR"/>
          </w:rPr>
          <w:t xml:space="preserve">with </w:t>
        </w:r>
        <w:r w:rsidR="00CB6143" w:rsidRPr="00876FD4">
          <w:rPr>
            <w:lang w:eastAsia="pt-BR"/>
          </w:rPr>
          <w:t xml:space="preserve">a single node in one or both </w:t>
        </w:r>
      </w:ins>
      <w:ins w:id="513" w:author="Leonardo Murta" w:date="2016-12-13T11:15:00Z">
        <w:r w:rsidR="002F44A9">
          <w:rPr>
            <w:lang w:eastAsia="pt-BR"/>
          </w:rPr>
          <w:t>branches</w:t>
        </w:r>
      </w:ins>
      <w:ins w:id="514" w:author="Leonardo Murta" w:date="2016-12-13T11:10:00Z">
        <w:r w:rsidR="00CB6143" w:rsidRPr="00876FD4">
          <w:rPr>
            <w:lang w:eastAsia="pt-BR"/>
          </w:rPr>
          <w:t xml:space="preserve">. </w:t>
        </w:r>
        <w:commentRangeStart w:id="515"/>
        <w:r w:rsidR="00CB6143" w:rsidRPr="00876FD4">
          <w:rPr>
            <w:lang w:eastAsia="pt-BR"/>
          </w:rPr>
          <w:t xml:space="preserve">The result of the collapse is shown in </w:t>
        </w:r>
        <w:r w:rsidR="00CB6143" w:rsidRPr="004A7129">
          <w:rPr>
            <w:lang w:eastAsia="pt-BR"/>
          </w:rPr>
          <w:fldChar w:fldCharType="begin"/>
        </w:r>
        <w:r w:rsidR="00CB6143" w:rsidRPr="007D4803">
          <w:rPr>
            <w:lang w:eastAsia="pt-BR"/>
          </w:rPr>
          <w:instrText xml:space="preserve"> REF _Ref469341240 \h </w:instrText>
        </w:r>
      </w:ins>
      <w:r w:rsidR="00CB6143" w:rsidRPr="004A7129">
        <w:rPr>
          <w:lang w:eastAsia="pt-BR"/>
        </w:rPr>
      </w:r>
      <w:ins w:id="516" w:author="Leonardo Murta" w:date="2016-12-13T11:10:00Z">
        <w:r w:rsidR="00CB6143" w:rsidRPr="004A7129">
          <w:rPr>
            <w:lang w:eastAsia="pt-BR"/>
          </w:rPr>
          <w:fldChar w:fldCharType="separate"/>
        </w:r>
      </w:ins>
      <w:ins w:id="517" w:author="Cristiano Cesario" w:date="2016-12-12T21:22:00Z">
        <w:r w:rsidR="00CB6143" w:rsidRPr="004A7129">
          <w:t xml:space="preserve">Figure </w:t>
        </w:r>
      </w:ins>
      <w:ins w:id="518" w:author="Cristiano Cesario" w:date="2016-12-12T21:39:00Z">
        <w:r w:rsidR="00CB6143" w:rsidRPr="009373EF">
          <w:rPr>
            <w:rPrChange w:id="519" w:author="Leonardo Murta" w:date="2016-12-13T10:32:00Z">
              <w:rPr>
                <w:noProof/>
              </w:rPr>
            </w:rPrChange>
          </w:rPr>
          <w:t>11</w:t>
        </w:r>
      </w:ins>
      <w:ins w:id="520" w:author="Leonardo Murta" w:date="2016-12-13T11:10:00Z">
        <w:r w:rsidR="00CB6143" w:rsidRPr="004A7129">
          <w:rPr>
            <w:lang w:eastAsia="pt-BR"/>
          </w:rPr>
          <w:fldChar w:fldCharType="end"/>
        </w:r>
        <w:r w:rsidR="00CB6143" w:rsidRPr="009373EF">
          <w:rPr>
            <w:lang w:eastAsia="pt-BR"/>
          </w:rPr>
          <w:t>.</w:t>
        </w:r>
      </w:ins>
      <w:commentRangeEnd w:id="515"/>
      <w:ins w:id="521" w:author="Leonardo Murta" w:date="2016-12-13T11:16:00Z">
        <w:r w:rsidR="00E16339">
          <w:rPr>
            <w:rStyle w:val="Refdecomentrio"/>
          </w:rPr>
          <w:commentReference w:id="515"/>
        </w:r>
      </w:ins>
    </w:p>
    <w:p w14:paraId="20545E68" w14:textId="4C4A5322" w:rsidR="00CC54AD" w:rsidRPr="002C33DA" w:rsidRDefault="00CC54AD">
      <w:pPr>
        <w:ind w:firstLine="0"/>
        <w:rPr>
          <w:ins w:id="522" w:author="Ruben" w:date="2016-12-11T00:29:00Z"/>
          <w:lang w:eastAsia="pt-BR"/>
        </w:rPr>
        <w:pPrChange w:id="523" w:author="Leonardo Murta" w:date="2016-12-13T11:15:00Z">
          <w:pPr/>
        </w:pPrChange>
      </w:pPr>
      <w:ins w:id="524" w:author="Ruben" w:date="2016-12-11T00:12:00Z">
        <w:del w:id="525" w:author="Leonardo Murta" w:date="2016-12-13T11:15:00Z">
          <w:r w:rsidRPr="001A25BE" w:rsidDel="00E16339">
            <w:rPr>
              <w:lang w:eastAsia="pt-BR"/>
            </w:rPr>
            <w:delText xml:space="preserve">Also, </w:delText>
          </w:r>
        </w:del>
      </w:ins>
      <w:ins w:id="526" w:author="Ruben" w:date="2016-12-11T00:16:00Z">
        <w:del w:id="527" w:author="Leonardo Murta" w:date="2016-12-13T11:15:00Z">
          <w:r w:rsidRPr="001A25BE" w:rsidDel="00E16339">
            <w:rPr>
              <w:lang w:eastAsia="pt-BR"/>
            </w:rPr>
            <w:delText>some slightly more complex substructu</w:delText>
          </w:r>
        </w:del>
      </w:ins>
      <w:ins w:id="528" w:author="Ruben" w:date="2016-12-11T00:17:00Z">
        <w:del w:id="529" w:author="Leonardo Murta" w:date="2016-12-13T11:15:00Z">
          <w:r w:rsidRPr="001A25BE" w:rsidDel="00E16339">
            <w:rPr>
              <w:lang w:eastAsia="pt-BR"/>
            </w:rPr>
            <w:delText>res</w:delText>
          </w:r>
        </w:del>
      </w:ins>
      <w:ins w:id="530" w:author="Ruben" w:date="2016-12-11T00:20:00Z">
        <w:del w:id="531" w:author="Leonardo Murta" w:date="2016-12-13T11:15:00Z">
          <w:r w:rsidR="00646E74" w:rsidRPr="00EF1D5B" w:rsidDel="00E16339">
            <w:rPr>
              <w:lang w:eastAsia="pt-BR"/>
            </w:rPr>
            <w:delText xml:space="preserve"> can be </w:delText>
          </w:r>
        </w:del>
      </w:ins>
      <w:ins w:id="532" w:author="Cristiano Cesario" w:date="2016-12-12T21:29:00Z">
        <w:del w:id="533" w:author="Leonardo Murta" w:date="2016-12-13T11:15:00Z">
          <w:r w:rsidR="00AD7EB7" w:rsidRPr="00EF1D5B" w:rsidDel="00E16339">
            <w:rPr>
              <w:lang w:eastAsia="pt-BR"/>
            </w:rPr>
            <w:delText xml:space="preserve">automatically </w:delText>
          </w:r>
        </w:del>
      </w:ins>
      <w:ins w:id="534" w:author="Ruben" w:date="2016-12-11T00:20:00Z">
        <w:del w:id="535" w:author="Leonardo Murta" w:date="2016-12-13T11:15:00Z">
          <w:r w:rsidR="00646E74" w:rsidRPr="00EF1D5B" w:rsidDel="00E16339">
            <w:rPr>
              <w:lang w:eastAsia="pt-BR"/>
            </w:rPr>
            <w:delText>collapsed</w:delText>
          </w:r>
        </w:del>
      </w:ins>
      <w:ins w:id="536" w:author="Ruben" w:date="2016-12-11T00:19:00Z">
        <w:del w:id="537" w:author="Leonardo Murta" w:date="2016-12-13T11:15:00Z">
          <w:r w:rsidR="00646E74" w:rsidRPr="00EF1D5B" w:rsidDel="00E16339">
            <w:rPr>
              <w:lang w:eastAsia="pt-BR"/>
            </w:rPr>
            <w:delText xml:space="preserve">. </w:delText>
          </w:r>
        </w:del>
      </w:ins>
      <w:ins w:id="538" w:author="Cristiano Cesario" w:date="2016-12-12T21:23:00Z">
        <w:del w:id="539" w:author="Leonardo Murta" w:date="2016-12-13T11:15:00Z">
          <w:r w:rsidR="009B3B4A" w:rsidRPr="004A7129" w:rsidDel="00E16339">
            <w:rPr>
              <w:lang w:eastAsia="pt-BR"/>
            </w:rPr>
            <w:fldChar w:fldCharType="begin"/>
          </w:r>
          <w:r w:rsidR="009B3B4A" w:rsidRPr="00E16339" w:rsidDel="00E16339">
            <w:rPr>
              <w:lang w:eastAsia="pt-BR"/>
            </w:rPr>
            <w:delInstrText xml:space="preserve"> REF _Ref469341114 \h </w:delInstrText>
          </w:r>
        </w:del>
      </w:ins>
      <w:del w:id="540" w:author="Leonardo Murta" w:date="2016-12-13T11:15:00Z">
        <w:r w:rsidR="009B3B4A" w:rsidRPr="004A7129" w:rsidDel="00E16339">
          <w:rPr>
            <w:lang w:eastAsia="pt-BR"/>
          </w:rPr>
        </w:r>
        <w:r w:rsidR="009B3B4A" w:rsidRPr="004A7129" w:rsidDel="00E16339">
          <w:rPr>
            <w:lang w:eastAsia="pt-BR"/>
          </w:rPr>
          <w:fldChar w:fldCharType="separate"/>
        </w:r>
      </w:del>
      <w:ins w:id="541" w:author="Cristiano Cesario" w:date="2016-12-12T21:23:00Z">
        <w:del w:id="542" w:author="Leonardo Murta" w:date="2016-12-13T11:15:00Z">
          <w:r w:rsidR="009B3B4A" w:rsidRPr="004A7129" w:rsidDel="00E16339">
            <w:delText xml:space="preserve">Figure </w:delText>
          </w:r>
          <w:r w:rsidR="009B3B4A" w:rsidRPr="009373EF" w:rsidDel="00E16339">
            <w:rPr>
              <w:rPrChange w:id="543" w:author="Leonardo Murta" w:date="2016-12-13T10:32:00Z">
                <w:rPr>
                  <w:noProof/>
                </w:rPr>
              </w:rPrChange>
            </w:rPr>
            <w:delText>10</w:delText>
          </w:r>
          <w:r w:rsidR="009B3B4A" w:rsidRPr="004A7129" w:rsidDel="00E16339">
            <w:rPr>
              <w:lang w:eastAsia="pt-BR"/>
            </w:rPr>
            <w:fldChar w:fldCharType="end"/>
          </w:r>
        </w:del>
      </w:ins>
      <w:ins w:id="544" w:author="Ruben" w:date="2016-12-11T00:25:00Z">
        <w:del w:id="545" w:author="Leonardo Murta" w:date="2016-12-13T11:15:00Z">
          <w:r w:rsidR="005E68B1" w:rsidRPr="009373EF" w:rsidDel="00E16339">
            <w:rPr>
              <w:lang w:eastAsia="pt-BR"/>
            </w:rPr>
            <w:delText xml:space="preserve">Figure </w:delText>
          </w:r>
        </w:del>
      </w:ins>
      <w:ins w:id="546" w:author="Ruben" w:date="2016-12-11T00:29:00Z">
        <w:del w:id="547" w:author="Leonardo Murta" w:date="2016-12-13T11:15:00Z">
          <w:r w:rsidR="007433FA" w:rsidRPr="004A7129" w:rsidDel="00E16339">
            <w:rPr>
              <w:lang w:eastAsia="pt-BR"/>
            </w:rPr>
            <w:delText>C1</w:delText>
          </w:r>
        </w:del>
      </w:ins>
      <w:ins w:id="548" w:author="Ruben" w:date="2016-12-11T00:25:00Z">
        <w:del w:id="549" w:author="Leonardo Murta" w:date="2016-12-13T11:15:00Z">
          <w:r w:rsidR="005E68B1" w:rsidRPr="00712F63" w:rsidDel="00E16339">
            <w:rPr>
              <w:lang w:eastAsia="pt-BR"/>
            </w:rPr>
            <w:delText xml:space="preserve"> </w:delText>
          </w:r>
        </w:del>
      </w:ins>
      <w:ins w:id="550" w:author="Ruben" w:date="2016-12-11T00:27:00Z">
        <w:del w:id="551" w:author="Leonardo Murta" w:date="2016-12-13T11:15:00Z">
          <w:r w:rsidR="005E68B1" w:rsidRPr="00712F63" w:rsidDel="00E16339">
            <w:rPr>
              <w:lang w:eastAsia="pt-BR"/>
            </w:rPr>
            <w:delText xml:space="preserve">illustrates another </w:delText>
          </w:r>
        </w:del>
      </w:ins>
      <w:ins w:id="552" w:author="Ruben" w:date="2016-12-11T00:28:00Z">
        <w:del w:id="553" w:author="Leonardo Murta" w:date="2016-12-13T11:15:00Z">
          <w:r w:rsidR="005E68B1" w:rsidRPr="00876FD4" w:rsidDel="00E16339">
            <w:rPr>
              <w:lang w:eastAsia="pt-BR"/>
            </w:rPr>
            <w:delText xml:space="preserve">very common </w:delText>
          </w:r>
        </w:del>
      </w:ins>
      <w:ins w:id="554" w:author="Ruben" w:date="2016-12-11T00:43:00Z">
        <w:del w:id="555" w:author="Leonardo Murta" w:date="2016-12-13T11:15:00Z">
          <w:r w:rsidR="00B047DE" w:rsidRPr="00876FD4" w:rsidDel="00E16339">
            <w:rPr>
              <w:lang w:eastAsia="pt-BR"/>
            </w:rPr>
            <w:delText xml:space="preserve">empirically observed </w:delText>
          </w:r>
        </w:del>
      </w:ins>
      <w:ins w:id="556" w:author="Ruben" w:date="2016-12-11T00:28:00Z">
        <w:del w:id="557" w:author="Leonardo Murta" w:date="2016-12-13T11:15:00Z">
          <w:r w:rsidR="005E68B1" w:rsidRPr="00876FD4" w:rsidDel="00E16339">
            <w:rPr>
              <w:lang w:eastAsia="pt-BR"/>
            </w:rPr>
            <w:delText>workflow</w:delText>
          </w:r>
        </w:del>
      </w:ins>
      <w:ins w:id="558" w:author="Ruben" w:date="2016-12-11T00:44:00Z">
        <w:del w:id="559" w:author="Leonardo Murta" w:date="2016-12-13T11:15:00Z">
          <w:r w:rsidR="00B047DE" w:rsidRPr="00876FD4" w:rsidDel="00E16339">
            <w:rPr>
              <w:lang w:eastAsia="pt-BR"/>
            </w:rPr>
            <w:delText xml:space="preserve"> type</w:delText>
          </w:r>
        </w:del>
      </w:ins>
      <w:ins w:id="560" w:author="Cristiano Cesario" w:date="2016-12-12T21:29:00Z">
        <w:del w:id="561" w:author="Leonardo Murta" w:date="2016-12-13T11:15:00Z">
          <w:r w:rsidR="00AD7EB7" w:rsidRPr="00876FD4" w:rsidDel="00E16339">
            <w:rPr>
              <w:lang w:eastAsia="pt-BR"/>
            </w:rPr>
            <w:delText>sequence of commits</w:delText>
          </w:r>
        </w:del>
      </w:ins>
      <w:ins w:id="562" w:author="Ruben" w:date="2016-12-11T00:28:00Z">
        <w:del w:id="563" w:author="Leonardo Murta" w:date="2016-12-13T11:15:00Z">
          <w:r w:rsidR="005E68B1" w:rsidRPr="002C33DA" w:rsidDel="00E16339">
            <w:rPr>
              <w:lang w:eastAsia="pt-BR"/>
            </w:rPr>
            <w:delText xml:space="preserve"> in </w:delText>
          </w:r>
          <w:r w:rsidR="007433FA" w:rsidRPr="002C33DA" w:rsidDel="00E16339">
            <w:rPr>
              <w:lang w:eastAsia="pt-BR"/>
            </w:rPr>
            <w:delText xml:space="preserve">version control repositories. </w:delText>
          </w:r>
        </w:del>
      </w:ins>
    </w:p>
    <w:p w14:paraId="5FB679BF" w14:textId="77777777" w:rsidR="003F7D1B" w:rsidRPr="009373EF" w:rsidRDefault="004A5787">
      <w:pPr>
        <w:jc w:val="center"/>
        <w:rPr>
          <w:ins w:id="564" w:author="Cristiano Cesario" w:date="2016-12-12T21:21:00Z"/>
          <w:lang w:eastAsia="pt-BR"/>
        </w:rPr>
        <w:pPrChange w:id="565" w:author="Ruben" w:date="2016-12-12T00:20:00Z">
          <w:pPr/>
        </w:pPrChange>
      </w:pPr>
      <w:ins w:id="566" w:author="Ruben" w:date="2016-12-11T23:31:00Z">
        <w:r w:rsidRPr="009373EF">
          <w:rPr>
            <w:noProof/>
            <w:rPrChange w:id="567" w:author="Unknown">
              <w:rPr>
                <w:noProof/>
                <w:color w:val="0563C1" w:themeColor="hyperlink"/>
                <w:u w:val="single"/>
              </w:rPr>
            </w:rPrChange>
          </w:rPr>
          <w:drawing>
            <wp:inline distT="0" distB="0" distL="0" distR="0" wp14:anchorId="38A2E389" wp14:editId="5BFFC81F">
              <wp:extent cx="5093970" cy="1989611"/>
              <wp:effectExtent l="19050" t="0" r="0" b="0"/>
              <wp:docPr id="6" name="Picture 1" descr="C:\Users\Ruben\Desktop\heuristi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ben\Desktop\heuristic 2.png"/>
                      <pic:cNvPicPr>
                        <a:picLocks noChangeAspect="1" noChangeArrowheads="1"/>
                      </pic:cNvPicPr>
                    </pic:nvPicPr>
                    <pic:blipFill>
                      <a:blip r:embed="rId22"/>
                      <a:srcRect/>
                      <a:stretch>
                        <a:fillRect/>
                      </a:stretch>
                    </pic:blipFill>
                    <pic:spPr bwMode="auto">
                      <a:xfrm>
                        <a:off x="0" y="0"/>
                        <a:ext cx="5093970" cy="1989611"/>
                      </a:xfrm>
                      <a:prstGeom prst="rect">
                        <a:avLst/>
                      </a:prstGeom>
                      <a:noFill/>
                      <a:ln w="9525">
                        <a:noFill/>
                        <a:miter lim="800000"/>
                        <a:headEnd/>
                        <a:tailEnd/>
                      </a:ln>
                    </pic:spPr>
                  </pic:pic>
                </a:graphicData>
              </a:graphic>
            </wp:inline>
          </w:drawing>
        </w:r>
      </w:ins>
    </w:p>
    <w:p w14:paraId="7669768A" w14:textId="08EE62E4" w:rsidR="009B3B4A" w:rsidRPr="009373EF" w:rsidRDefault="009B3B4A">
      <w:pPr>
        <w:pStyle w:val="Legenda"/>
        <w:rPr>
          <w:ins w:id="568" w:author="Ruben" w:date="2016-12-11T23:27:00Z"/>
          <w:lang w:eastAsia="pt-BR"/>
        </w:rPr>
        <w:pPrChange w:id="569" w:author="Cristiano Cesario" w:date="2016-12-12T21:21:00Z">
          <w:pPr/>
        </w:pPrChange>
      </w:pPr>
      <w:bookmarkStart w:id="570" w:name="_Ref469341114"/>
      <w:ins w:id="571" w:author="Cristiano Cesario" w:date="2016-12-12T21:21:00Z">
        <w:r w:rsidRPr="004A7129">
          <w:t xml:space="preserve">Figure </w:t>
        </w:r>
        <w:r w:rsidRPr="009373EF">
          <w:fldChar w:fldCharType="begin"/>
        </w:r>
        <w:r w:rsidRPr="009373EF">
          <w:rPr>
            <w:rPrChange w:id="572" w:author="Leonardo Murta" w:date="2016-12-13T10:32:00Z">
              <w:rPr/>
            </w:rPrChange>
          </w:rPr>
          <w:instrText xml:space="preserve"> SEQ Figure \* ARABIC </w:instrText>
        </w:r>
      </w:ins>
      <w:r w:rsidRPr="009373EF">
        <w:rPr>
          <w:rPrChange w:id="573" w:author="Leonardo Murta" w:date="2016-12-13T10:32:00Z">
            <w:rPr/>
          </w:rPrChange>
        </w:rPr>
        <w:fldChar w:fldCharType="separate"/>
      </w:r>
      <w:ins w:id="574" w:author="Cristiano Cesario" w:date="2016-12-12T21:39:00Z">
        <w:r w:rsidR="00AD7EB7" w:rsidRPr="009373EF">
          <w:rPr>
            <w:rPrChange w:id="575" w:author="Leonardo Murta" w:date="2016-12-13T10:32:00Z">
              <w:rPr>
                <w:noProof/>
              </w:rPr>
            </w:rPrChange>
          </w:rPr>
          <w:t>10</w:t>
        </w:r>
      </w:ins>
      <w:ins w:id="576" w:author="Cristiano Cesario" w:date="2016-12-12T21:21:00Z">
        <w:r w:rsidRPr="009373EF">
          <w:rPr>
            <w:rPrChange w:id="577" w:author="Leonardo Murta" w:date="2016-12-13T10:32:00Z">
              <w:rPr/>
            </w:rPrChange>
          </w:rPr>
          <w:fldChar w:fldCharType="end"/>
        </w:r>
        <w:bookmarkEnd w:id="570"/>
        <w:r w:rsidRPr="009373EF">
          <w:rPr>
            <w:rPrChange w:id="578" w:author="Leonardo Murta" w:date="2016-12-13T10:32:00Z">
              <w:rPr/>
            </w:rPrChange>
          </w:rPr>
          <w:t xml:space="preserve">. </w:t>
        </w:r>
        <w:del w:id="579" w:author="Leonardo Murta" w:date="2016-12-13T11:15:00Z">
          <w:r w:rsidRPr="009373EF" w:rsidDel="00E16339">
            <w:rPr>
              <w:b w:val="0"/>
              <w:rPrChange w:id="580" w:author="Leonardo Murta" w:date="2016-12-13T10:32:00Z">
                <w:rPr>
                  <w:b/>
                  <w:bCs/>
                </w:rPr>
              </w:rPrChange>
            </w:rPr>
            <w:delText>Type 2</w:delText>
          </w:r>
        </w:del>
      </w:ins>
      <w:ins w:id="581" w:author="Leonardo Murta" w:date="2016-12-13T11:15:00Z">
        <w:r w:rsidR="00E16339">
          <w:rPr>
            <w:b w:val="0"/>
          </w:rPr>
          <w:t>Parallel</w:t>
        </w:r>
      </w:ins>
      <w:ins w:id="582" w:author="Cristiano Cesario" w:date="2016-12-12T21:21:00Z">
        <w:r w:rsidRPr="009373EF">
          <w:rPr>
            <w:b w:val="0"/>
            <w:rPrChange w:id="583" w:author="Leonardo Murta" w:date="2016-12-13T10:32:00Z">
              <w:rPr>
                <w:b/>
                <w:bCs/>
              </w:rPr>
            </w:rPrChange>
          </w:rPr>
          <w:t xml:space="preserve"> </w:t>
        </w:r>
        <w:del w:id="584" w:author="Leonardo Murta" w:date="2016-12-13T11:15:00Z">
          <w:r w:rsidRPr="009373EF" w:rsidDel="00E16339">
            <w:rPr>
              <w:b w:val="0"/>
              <w:rPrChange w:id="585" w:author="Leonardo Murta" w:date="2016-12-13T10:32:00Z">
                <w:rPr>
                  <w:b/>
                  <w:bCs/>
                </w:rPr>
              </w:rPrChange>
            </w:rPr>
            <w:delText>sub</w:delText>
          </w:r>
        </w:del>
        <w:r w:rsidRPr="009373EF">
          <w:rPr>
            <w:b w:val="0"/>
            <w:rPrChange w:id="586" w:author="Leonardo Murta" w:date="2016-12-13T10:32:00Z">
              <w:rPr>
                <w:b/>
                <w:bCs/>
              </w:rPr>
            </w:rPrChange>
          </w:rPr>
          <w:t>structures</w:t>
        </w:r>
        <w:del w:id="587" w:author="Leonardo Murta" w:date="2016-12-13T11:15:00Z">
          <w:r w:rsidRPr="009373EF" w:rsidDel="00E16339">
            <w:rPr>
              <w:b w:val="0"/>
              <w:rPrChange w:id="588" w:author="Leonardo Murta" w:date="2016-12-13T10:32:00Z">
                <w:rPr>
                  <w:b/>
                  <w:bCs/>
                </w:rPr>
              </w:rPrChange>
            </w:rPr>
            <w:delText>,</w:delText>
          </w:r>
        </w:del>
        <w:r w:rsidRPr="009373EF">
          <w:rPr>
            <w:b w:val="0"/>
            <w:rPrChange w:id="589" w:author="Leonardo Murta" w:date="2016-12-13T10:32:00Z">
              <w:rPr>
                <w:b/>
                <w:bCs/>
              </w:rPr>
            </w:rPrChange>
          </w:rPr>
          <w:t xml:space="preserve"> before automatic collapse</w:t>
        </w:r>
      </w:ins>
    </w:p>
    <w:p w14:paraId="46F58A63" w14:textId="77777777" w:rsidR="003F7D1B" w:rsidRPr="00876FD4" w:rsidDel="009B3B4A" w:rsidRDefault="00E02D98">
      <w:pPr>
        <w:jc w:val="left"/>
        <w:rPr>
          <w:ins w:id="590" w:author="Ruben" w:date="2016-12-11T00:30:00Z"/>
          <w:del w:id="591" w:author="Cristiano Cesario" w:date="2016-12-12T21:22:00Z"/>
          <w:lang w:eastAsia="pt-BR"/>
        </w:rPr>
        <w:pPrChange w:id="592" w:author="Ruben" w:date="2016-12-11T23:27:00Z">
          <w:pPr/>
        </w:pPrChange>
      </w:pPr>
      <w:ins w:id="593" w:author="Ruben" w:date="2016-12-11T23:27:00Z">
        <w:del w:id="594" w:author="Cristiano Cesario" w:date="2016-12-12T21:22:00Z">
          <w:r w:rsidRPr="009373EF" w:rsidDel="009B3B4A">
            <w:rPr>
              <w:b/>
              <w:lang w:eastAsia="pt-BR"/>
              <w:rPrChange w:id="595" w:author="Leonardo Murta" w:date="2016-12-13T10:32:00Z">
                <w:rPr>
                  <w:color w:val="0563C1" w:themeColor="hyperlink"/>
                  <w:u w:val="single"/>
                  <w:lang w:eastAsia="pt-BR"/>
                </w:rPr>
              </w:rPrChange>
            </w:rPr>
            <w:delText>Figure C1</w:delText>
          </w:r>
        </w:del>
        <w:del w:id="596" w:author="Cristiano Cesario" w:date="2016-12-12T21:20:00Z">
          <w:r w:rsidRPr="009373EF" w:rsidDel="009B3B4A">
            <w:rPr>
              <w:b/>
              <w:lang w:eastAsia="pt-BR"/>
              <w:rPrChange w:id="597" w:author="Leonardo Murta" w:date="2016-12-13T10:32:00Z">
                <w:rPr>
                  <w:color w:val="0563C1" w:themeColor="hyperlink"/>
                  <w:u w:val="single"/>
                  <w:lang w:eastAsia="pt-BR"/>
                </w:rPr>
              </w:rPrChange>
            </w:rPr>
            <w:delText>.</w:delText>
          </w:r>
        </w:del>
        <w:del w:id="598" w:author="Cristiano Cesario" w:date="2016-12-12T21:22:00Z">
          <w:r w:rsidR="00831B05" w:rsidRPr="009373EF" w:rsidDel="009B3B4A">
            <w:rPr>
              <w:b/>
              <w:lang w:eastAsia="pt-BR"/>
            </w:rPr>
            <w:delText xml:space="preserve"> </w:delText>
          </w:r>
        </w:del>
      </w:ins>
      <w:ins w:id="599" w:author="Ruben" w:date="2016-12-11T23:28:00Z">
        <w:del w:id="600" w:author="Cristiano Cesario" w:date="2016-12-12T21:22:00Z">
          <w:r w:rsidR="00831B05" w:rsidRPr="004A7129" w:rsidDel="009B3B4A">
            <w:rPr>
              <w:lang w:eastAsia="pt-BR"/>
            </w:rPr>
            <w:delText>Automatically collapsed commit graph substructures</w:delText>
          </w:r>
        </w:del>
      </w:ins>
      <w:ins w:id="601" w:author="Ruben" w:date="2016-12-11T23:29:00Z">
        <w:del w:id="602" w:author="Cristiano Cesario" w:date="2016-12-12T21:22:00Z">
          <w:r w:rsidR="00831B05" w:rsidRPr="00712F63" w:rsidDel="009B3B4A">
            <w:rPr>
              <w:lang w:eastAsia="pt-BR"/>
            </w:rPr>
            <w:delText>, Type 2</w:delText>
          </w:r>
        </w:del>
      </w:ins>
    </w:p>
    <w:p w14:paraId="54CAD45A" w14:textId="77777777" w:rsidR="003F7D1B" w:rsidRPr="009373EF" w:rsidRDefault="004A5787">
      <w:pPr>
        <w:jc w:val="center"/>
        <w:rPr>
          <w:ins w:id="603" w:author="Cristiano Cesario" w:date="2016-12-12T21:22:00Z"/>
          <w:lang w:eastAsia="pt-BR"/>
        </w:rPr>
        <w:pPrChange w:id="604" w:author="Ruben" w:date="2016-12-12T00:20:00Z">
          <w:pPr/>
        </w:pPrChange>
      </w:pPr>
      <w:ins w:id="605" w:author="Ruben" w:date="2016-12-12T00:18:00Z">
        <w:r w:rsidRPr="009373EF">
          <w:rPr>
            <w:noProof/>
            <w:rPrChange w:id="606" w:author="Unknown">
              <w:rPr>
                <w:noProof/>
                <w:color w:val="0563C1" w:themeColor="hyperlink"/>
                <w:u w:val="single"/>
              </w:rPr>
            </w:rPrChange>
          </w:rPr>
          <w:drawing>
            <wp:inline distT="0" distB="0" distL="0" distR="0" wp14:anchorId="4B3AB2CE" wp14:editId="25EA5F61">
              <wp:extent cx="4023360" cy="1112520"/>
              <wp:effectExtent l="19050" t="0" r="0" b="0"/>
              <wp:docPr id="8" name="Picture 2" descr="C:\Users\Ruben\Desktop\heuristic 2 a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ben\Desktop\heuristic 2 apos.png"/>
                      <pic:cNvPicPr>
                        <a:picLocks noChangeAspect="1" noChangeArrowheads="1"/>
                      </pic:cNvPicPr>
                    </pic:nvPicPr>
                    <pic:blipFill>
                      <a:blip r:embed="rId23"/>
                      <a:srcRect/>
                      <a:stretch>
                        <a:fillRect/>
                      </a:stretch>
                    </pic:blipFill>
                    <pic:spPr bwMode="auto">
                      <a:xfrm>
                        <a:off x="0" y="0"/>
                        <a:ext cx="4023360" cy="1112520"/>
                      </a:xfrm>
                      <a:prstGeom prst="rect">
                        <a:avLst/>
                      </a:prstGeom>
                      <a:noFill/>
                      <a:ln w="9525">
                        <a:noFill/>
                        <a:miter lim="800000"/>
                        <a:headEnd/>
                        <a:tailEnd/>
                      </a:ln>
                    </pic:spPr>
                  </pic:pic>
                </a:graphicData>
              </a:graphic>
            </wp:inline>
          </w:drawing>
        </w:r>
      </w:ins>
    </w:p>
    <w:p w14:paraId="0441591D" w14:textId="7B153537" w:rsidR="009B3B4A" w:rsidRPr="009373EF" w:rsidRDefault="009B3B4A">
      <w:pPr>
        <w:pStyle w:val="Legenda"/>
        <w:rPr>
          <w:ins w:id="607" w:author="Ruben" w:date="2016-12-12T00:18:00Z"/>
          <w:lang w:eastAsia="pt-BR"/>
        </w:rPr>
        <w:pPrChange w:id="608" w:author="Cristiano Cesario" w:date="2016-12-12T21:22:00Z">
          <w:pPr/>
        </w:pPrChange>
      </w:pPr>
      <w:bookmarkStart w:id="609" w:name="_Ref469341240"/>
      <w:ins w:id="610" w:author="Cristiano Cesario" w:date="2016-12-12T21:22:00Z">
        <w:r w:rsidRPr="004A7129">
          <w:lastRenderedPageBreak/>
          <w:t xml:space="preserve">Figure </w:t>
        </w:r>
        <w:r w:rsidRPr="009373EF">
          <w:fldChar w:fldCharType="begin"/>
        </w:r>
        <w:r w:rsidRPr="009373EF">
          <w:rPr>
            <w:rPrChange w:id="611" w:author="Leonardo Murta" w:date="2016-12-13T10:32:00Z">
              <w:rPr/>
            </w:rPrChange>
          </w:rPr>
          <w:instrText xml:space="preserve"> SEQ Figure \* ARABIC </w:instrText>
        </w:r>
      </w:ins>
      <w:r w:rsidRPr="009373EF">
        <w:rPr>
          <w:rPrChange w:id="612" w:author="Leonardo Murta" w:date="2016-12-13T10:32:00Z">
            <w:rPr/>
          </w:rPrChange>
        </w:rPr>
        <w:fldChar w:fldCharType="separate"/>
      </w:r>
      <w:ins w:id="613" w:author="Cristiano Cesario" w:date="2016-12-12T21:39:00Z">
        <w:r w:rsidR="00AD7EB7" w:rsidRPr="009373EF">
          <w:rPr>
            <w:rPrChange w:id="614" w:author="Leonardo Murta" w:date="2016-12-13T10:32:00Z">
              <w:rPr>
                <w:noProof/>
              </w:rPr>
            </w:rPrChange>
          </w:rPr>
          <w:t>11</w:t>
        </w:r>
      </w:ins>
      <w:ins w:id="615" w:author="Cristiano Cesario" w:date="2016-12-12T21:22:00Z">
        <w:r w:rsidRPr="009373EF">
          <w:rPr>
            <w:rPrChange w:id="616" w:author="Leonardo Murta" w:date="2016-12-13T10:32:00Z">
              <w:rPr/>
            </w:rPrChange>
          </w:rPr>
          <w:fldChar w:fldCharType="end"/>
        </w:r>
        <w:bookmarkEnd w:id="609"/>
        <w:r w:rsidRPr="009373EF">
          <w:rPr>
            <w:rPrChange w:id="617" w:author="Leonardo Murta" w:date="2016-12-13T10:32:00Z">
              <w:rPr/>
            </w:rPrChange>
          </w:rPr>
          <w:t xml:space="preserve">. </w:t>
        </w:r>
      </w:ins>
      <w:ins w:id="618" w:author="Leonardo Murta" w:date="2016-12-13T11:15:00Z">
        <w:r w:rsidR="00E16339">
          <w:rPr>
            <w:b w:val="0"/>
          </w:rPr>
          <w:t>Parallel</w:t>
        </w:r>
      </w:ins>
      <w:ins w:id="619" w:author="Cristiano Cesario" w:date="2016-12-12T21:22:00Z">
        <w:del w:id="620" w:author="Leonardo Murta" w:date="2016-12-13T11:15:00Z">
          <w:r w:rsidRPr="009373EF" w:rsidDel="00E16339">
            <w:rPr>
              <w:b w:val="0"/>
              <w:rPrChange w:id="621" w:author="Leonardo Murta" w:date="2016-12-13T10:32:00Z">
                <w:rPr>
                  <w:b/>
                  <w:bCs/>
                </w:rPr>
              </w:rPrChange>
            </w:rPr>
            <w:delText>Type 2</w:delText>
          </w:r>
        </w:del>
        <w:r w:rsidRPr="009373EF">
          <w:rPr>
            <w:b w:val="0"/>
            <w:rPrChange w:id="622" w:author="Leonardo Murta" w:date="2016-12-13T10:32:00Z">
              <w:rPr>
                <w:b/>
                <w:bCs/>
              </w:rPr>
            </w:rPrChange>
          </w:rPr>
          <w:t xml:space="preserve"> </w:t>
        </w:r>
        <w:del w:id="623" w:author="Leonardo Murta" w:date="2016-12-13T11:16:00Z">
          <w:r w:rsidRPr="009373EF" w:rsidDel="00E16339">
            <w:rPr>
              <w:b w:val="0"/>
              <w:rPrChange w:id="624" w:author="Leonardo Murta" w:date="2016-12-13T10:32:00Z">
                <w:rPr>
                  <w:b/>
                  <w:bCs/>
                </w:rPr>
              </w:rPrChange>
            </w:rPr>
            <w:delText>sub</w:delText>
          </w:r>
        </w:del>
        <w:r w:rsidRPr="009373EF">
          <w:rPr>
            <w:b w:val="0"/>
            <w:rPrChange w:id="625" w:author="Leonardo Murta" w:date="2016-12-13T10:32:00Z">
              <w:rPr>
                <w:b/>
                <w:bCs/>
              </w:rPr>
            </w:rPrChange>
          </w:rPr>
          <w:t>structures</w:t>
        </w:r>
        <w:del w:id="626" w:author="Leonardo Murta" w:date="2016-12-13T11:16:00Z">
          <w:r w:rsidRPr="009373EF" w:rsidDel="00E16339">
            <w:rPr>
              <w:b w:val="0"/>
              <w:rPrChange w:id="627" w:author="Leonardo Murta" w:date="2016-12-13T10:32:00Z">
                <w:rPr>
                  <w:b/>
                  <w:bCs/>
                </w:rPr>
              </w:rPrChange>
            </w:rPr>
            <w:delText>,</w:delText>
          </w:r>
        </w:del>
        <w:r w:rsidRPr="009373EF">
          <w:rPr>
            <w:b w:val="0"/>
            <w:rPrChange w:id="628" w:author="Leonardo Murta" w:date="2016-12-13T10:32:00Z">
              <w:rPr>
                <w:b/>
                <w:bCs/>
              </w:rPr>
            </w:rPrChange>
          </w:rPr>
          <w:t xml:space="preserve"> after automatic collapse</w:t>
        </w:r>
      </w:ins>
    </w:p>
    <w:p w14:paraId="5A046DE6" w14:textId="77777777" w:rsidR="002D0CDA" w:rsidRPr="00712F63" w:rsidDel="009B3B4A" w:rsidRDefault="00E02D98" w:rsidP="00B047DE">
      <w:pPr>
        <w:rPr>
          <w:ins w:id="629" w:author="Ruben" w:date="2016-12-12T00:18:00Z"/>
          <w:del w:id="630" w:author="Cristiano Cesario" w:date="2016-12-12T21:22:00Z"/>
          <w:lang w:eastAsia="pt-BR"/>
        </w:rPr>
      </w:pPr>
      <w:ins w:id="631" w:author="Ruben" w:date="2016-12-12T00:19:00Z">
        <w:del w:id="632" w:author="Cristiano Cesario" w:date="2016-12-12T21:22:00Z">
          <w:r w:rsidRPr="009373EF" w:rsidDel="009B3B4A">
            <w:rPr>
              <w:b/>
              <w:lang w:eastAsia="pt-BR"/>
              <w:rPrChange w:id="633" w:author="Leonardo Murta" w:date="2016-12-13T10:32:00Z">
                <w:rPr>
                  <w:color w:val="0563C1" w:themeColor="hyperlink"/>
                  <w:u w:val="single"/>
                  <w:lang w:eastAsia="pt-BR"/>
                </w:rPr>
              </w:rPrChange>
            </w:rPr>
            <w:delText xml:space="preserve">Figure C2. </w:delText>
          </w:r>
          <w:r w:rsidR="002D0CDA" w:rsidRPr="009373EF" w:rsidDel="009B3B4A">
            <w:rPr>
              <w:lang w:eastAsia="pt-BR"/>
            </w:rPr>
            <w:delText>After the collapse of Type 2 substruct</w:delText>
          </w:r>
          <w:r w:rsidR="002D0CDA" w:rsidRPr="004A7129" w:rsidDel="009B3B4A">
            <w:rPr>
              <w:lang w:eastAsia="pt-BR"/>
            </w:rPr>
            <w:delText>ure</w:delText>
          </w:r>
        </w:del>
      </w:ins>
    </w:p>
    <w:p w14:paraId="76F8EB84" w14:textId="4BB53799" w:rsidR="007433FA" w:rsidRPr="004A7129" w:rsidDel="00CB6143" w:rsidRDefault="00B047DE" w:rsidP="00B047DE">
      <w:pPr>
        <w:rPr>
          <w:ins w:id="634" w:author="Ruben" w:date="2016-12-11T00:40:00Z"/>
          <w:del w:id="635" w:author="Leonardo Murta" w:date="2016-12-13T11:09:00Z"/>
          <w:lang w:eastAsia="pt-BR"/>
        </w:rPr>
      </w:pPr>
      <w:ins w:id="636" w:author="Ruben" w:date="2016-12-11T00:44:00Z">
        <w:del w:id="637" w:author="Leonardo Murta" w:date="2016-12-13T11:09:00Z">
          <w:r w:rsidRPr="00876FD4" w:rsidDel="00CB6143">
            <w:rPr>
              <w:lang w:eastAsia="pt-BR"/>
            </w:rPr>
            <w:delText>We will refer to this other construction</w:delText>
          </w:r>
        </w:del>
      </w:ins>
      <w:ins w:id="638" w:author="Ruben" w:date="2016-12-11T00:45:00Z">
        <w:del w:id="639" w:author="Leonardo Murta" w:date="2016-12-13T11:09:00Z">
          <w:r w:rsidRPr="00876FD4" w:rsidDel="00CB6143">
            <w:rPr>
              <w:lang w:eastAsia="pt-BR"/>
            </w:rPr>
            <w:delText>s</w:delText>
          </w:r>
        </w:del>
      </w:ins>
      <w:ins w:id="640" w:author="Ruben" w:date="2016-12-11T00:44:00Z">
        <w:del w:id="641" w:author="Leonardo Murta" w:date="2016-12-13T11:09:00Z">
          <w:r w:rsidRPr="002C33DA" w:rsidDel="00CB6143">
            <w:rPr>
              <w:lang w:eastAsia="pt-BR"/>
            </w:rPr>
            <w:delText xml:space="preserve"> as Type 2 substructure</w:delText>
          </w:r>
        </w:del>
      </w:ins>
      <w:ins w:id="642" w:author="Ruben" w:date="2016-12-11T00:45:00Z">
        <w:del w:id="643" w:author="Leonardo Murta" w:date="2016-12-13T11:09:00Z">
          <w:r w:rsidRPr="002C33DA" w:rsidDel="00CB6143">
            <w:rPr>
              <w:lang w:eastAsia="pt-BR"/>
            </w:rPr>
            <w:delText>s</w:delText>
          </w:r>
        </w:del>
      </w:ins>
      <w:ins w:id="644" w:author="Ruben" w:date="2016-12-11T00:44:00Z">
        <w:del w:id="645" w:author="Leonardo Murta" w:date="2016-12-13T11:09:00Z">
          <w:r w:rsidRPr="002C33DA" w:rsidDel="00CB6143">
            <w:rPr>
              <w:lang w:eastAsia="pt-BR"/>
            </w:rPr>
            <w:delText xml:space="preserve">. </w:delText>
          </w:r>
        </w:del>
      </w:ins>
      <w:ins w:id="646" w:author="Ruben" w:date="2016-12-11T00:45:00Z">
        <w:del w:id="647" w:author="Leonardo Murta" w:date="2016-12-13T11:09:00Z">
          <w:r w:rsidRPr="002C33DA" w:rsidDel="00CB6143">
            <w:rPr>
              <w:lang w:eastAsia="pt-BR"/>
            </w:rPr>
            <w:delText>They</w:delText>
          </w:r>
        </w:del>
      </w:ins>
      <w:ins w:id="648" w:author="Ruben" w:date="2016-12-11T00:34:00Z">
        <w:del w:id="649" w:author="Leonardo Murta" w:date="2016-12-13T11:09:00Z">
          <w:r w:rsidR="007433FA" w:rsidRPr="004C46C6" w:rsidDel="00CB6143">
            <w:rPr>
              <w:lang w:eastAsia="pt-BR"/>
            </w:rPr>
            <w:delText xml:space="preserve"> contain one branch node and one merge node, and in the middle, </w:delText>
          </w:r>
        </w:del>
      </w:ins>
      <w:ins w:id="650" w:author="Ruben" w:date="2016-12-11T00:40:00Z">
        <w:del w:id="651" w:author="Leonardo Murta" w:date="2016-12-13T11:09:00Z">
          <w:r w:rsidRPr="0029320D" w:rsidDel="00CB6143">
            <w:rPr>
              <w:lang w:eastAsia="pt-BR"/>
            </w:rPr>
            <w:delText>it</w:delText>
          </w:r>
        </w:del>
      </w:ins>
      <w:ins w:id="652" w:author="Ruben" w:date="2016-12-11T00:35:00Z">
        <w:del w:id="653" w:author="Leonardo Murta" w:date="2016-12-13T11:09:00Z">
          <w:r w:rsidR="007433FA" w:rsidRPr="0029320D" w:rsidDel="00CB6143">
            <w:rPr>
              <w:lang w:eastAsia="pt-BR"/>
            </w:rPr>
            <w:delText xml:space="preserve"> may contain</w:delText>
          </w:r>
        </w:del>
      </w:ins>
      <w:ins w:id="654" w:author="Ruben" w:date="2016-12-11T00:36:00Z">
        <w:del w:id="655" w:author="Leonardo Murta" w:date="2016-12-13T11:09:00Z">
          <w:r w:rsidR="007433FA" w:rsidRPr="00232F17" w:rsidDel="00CB6143">
            <w:rPr>
              <w:lang w:eastAsia="pt-BR"/>
            </w:rPr>
            <w:delText xml:space="preserve"> one or</w:delText>
          </w:r>
        </w:del>
      </w:ins>
      <w:ins w:id="656" w:author="Ruben" w:date="2016-12-11T00:35:00Z">
        <w:del w:id="657" w:author="Leonardo Murta" w:date="2016-12-13T11:09:00Z">
          <w:r w:rsidR="007433FA" w:rsidRPr="00232F17" w:rsidDel="00CB6143">
            <w:rPr>
              <w:lang w:eastAsia="pt-BR"/>
            </w:rPr>
            <w:delText xml:space="preserve"> two </w:delText>
          </w:r>
        </w:del>
      </w:ins>
      <w:ins w:id="658" w:author="Ruben" w:date="2016-12-11T00:36:00Z">
        <w:del w:id="659" w:author="Leonardo Murta" w:date="2016-12-13T11:09:00Z">
          <w:r w:rsidR="007433FA" w:rsidRPr="00232F17" w:rsidDel="00CB6143">
            <w:rPr>
              <w:lang w:eastAsia="pt-BR"/>
            </w:rPr>
            <w:delText xml:space="preserve">separated </w:delText>
          </w:r>
        </w:del>
      </w:ins>
      <w:ins w:id="660" w:author="Ruben" w:date="2016-12-11T00:35:00Z">
        <w:del w:id="661" w:author="Leonardo Murta" w:date="2016-12-13T11:09:00Z">
          <w:r w:rsidR="007433FA" w:rsidRPr="001A25BE" w:rsidDel="00CB6143">
            <w:rPr>
              <w:lang w:eastAsia="pt-BR"/>
            </w:rPr>
            <w:delText xml:space="preserve">paths of possibly collapsed </w:delText>
          </w:r>
        </w:del>
      </w:ins>
      <w:ins w:id="662" w:author="Ruben" w:date="2016-12-11T00:38:00Z">
        <w:del w:id="663" w:author="Leonardo Murta" w:date="2016-12-13T11:09:00Z">
          <w:r w:rsidR="007433FA" w:rsidRPr="001A25BE" w:rsidDel="00CB6143">
            <w:rPr>
              <w:lang w:eastAsia="pt-BR"/>
            </w:rPr>
            <w:delText>Type 1 substructures</w:delText>
          </w:r>
        </w:del>
      </w:ins>
      <w:ins w:id="664" w:author="Ruben" w:date="2016-12-11T00:35:00Z">
        <w:del w:id="665" w:author="Leonardo Murta" w:date="2016-12-13T11:09:00Z">
          <w:r w:rsidR="007433FA" w:rsidRPr="001A25BE" w:rsidDel="00CB6143">
            <w:rPr>
              <w:lang w:eastAsia="pt-BR"/>
            </w:rPr>
            <w:delText xml:space="preserve">. </w:delText>
          </w:r>
        </w:del>
      </w:ins>
      <w:ins w:id="666" w:author="Ruben" w:date="2016-12-11T00:36:00Z">
        <w:del w:id="667" w:author="Leonardo Murta" w:date="2016-12-13T11:09:00Z">
          <w:r w:rsidR="007433FA" w:rsidRPr="00EF1D5B" w:rsidDel="00CB6143">
            <w:rPr>
              <w:lang w:eastAsia="pt-BR"/>
            </w:rPr>
            <w:delText>In the Figure C1</w:delText>
          </w:r>
        </w:del>
      </w:ins>
      <w:ins w:id="668" w:author="Cristiano Cesario" w:date="2016-12-12T21:24:00Z">
        <w:del w:id="669" w:author="Leonardo Murta" w:date="2016-12-13T11:09:00Z">
          <w:r w:rsidR="009B3B4A" w:rsidRPr="004A7129" w:rsidDel="00CB6143">
            <w:rPr>
              <w:lang w:eastAsia="pt-BR"/>
            </w:rPr>
            <w:fldChar w:fldCharType="begin"/>
          </w:r>
          <w:r w:rsidR="009B3B4A" w:rsidRPr="00CB6143" w:rsidDel="00CB6143">
            <w:rPr>
              <w:lang w:eastAsia="pt-BR"/>
            </w:rPr>
            <w:delInstrText xml:space="preserve"> REF _Ref469341114 \h </w:delInstrText>
          </w:r>
        </w:del>
      </w:ins>
      <w:del w:id="670" w:author="Leonardo Murta" w:date="2016-12-13T11:09:00Z">
        <w:r w:rsidR="009B3B4A" w:rsidRPr="004A7129" w:rsidDel="00CB6143">
          <w:rPr>
            <w:lang w:eastAsia="pt-BR"/>
          </w:rPr>
        </w:r>
        <w:r w:rsidR="009B3B4A" w:rsidRPr="004A7129" w:rsidDel="00CB6143">
          <w:rPr>
            <w:lang w:eastAsia="pt-BR"/>
          </w:rPr>
          <w:fldChar w:fldCharType="separate"/>
        </w:r>
      </w:del>
      <w:ins w:id="671" w:author="Cristiano Cesario" w:date="2016-12-12T21:24:00Z">
        <w:del w:id="672" w:author="Leonardo Murta" w:date="2016-12-13T11:09:00Z">
          <w:r w:rsidR="009B3B4A" w:rsidRPr="004A7129" w:rsidDel="00CB6143">
            <w:delText xml:space="preserve">Figure </w:delText>
          </w:r>
          <w:r w:rsidR="009B3B4A" w:rsidRPr="009373EF" w:rsidDel="00CB6143">
            <w:rPr>
              <w:rPrChange w:id="673" w:author="Leonardo Murta" w:date="2016-12-13T10:32:00Z">
                <w:rPr>
                  <w:noProof/>
                </w:rPr>
              </w:rPrChange>
            </w:rPr>
            <w:delText>10</w:delText>
          </w:r>
          <w:r w:rsidR="009B3B4A" w:rsidRPr="004A7129" w:rsidDel="00CB6143">
            <w:rPr>
              <w:lang w:eastAsia="pt-BR"/>
            </w:rPr>
            <w:fldChar w:fldCharType="end"/>
          </w:r>
        </w:del>
      </w:ins>
      <w:ins w:id="674" w:author="Ruben" w:date="2016-12-11T00:36:00Z">
        <w:del w:id="675" w:author="Leonardo Murta" w:date="2016-12-13T11:09:00Z">
          <w:r w:rsidR="007433FA" w:rsidRPr="009373EF" w:rsidDel="00CB6143">
            <w:rPr>
              <w:lang w:eastAsia="pt-BR"/>
            </w:rPr>
            <w:delText>, the s</w:delText>
          </w:r>
        </w:del>
      </w:ins>
      <w:ins w:id="676" w:author="Ruben" w:date="2016-12-11T00:37:00Z">
        <w:del w:id="677" w:author="Leonardo Murta" w:date="2016-12-13T11:09:00Z">
          <w:r w:rsidR="007433FA" w:rsidRPr="004A7129" w:rsidDel="00CB6143">
            <w:rPr>
              <w:lang w:eastAsia="pt-BR"/>
            </w:rPr>
            <w:delText xml:space="preserve">implest example </w:delText>
          </w:r>
        </w:del>
      </w:ins>
      <w:ins w:id="678" w:author="Ruben" w:date="2016-12-11T00:38:00Z">
        <w:del w:id="679" w:author="Leonardo Murta" w:date="2016-12-13T11:09:00Z">
          <w:r w:rsidR="007433FA" w:rsidRPr="00712F63" w:rsidDel="00CB6143">
            <w:rPr>
              <w:lang w:eastAsia="pt-BR"/>
            </w:rPr>
            <w:delText xml:space="preserve">is shown with </w:delText>
          </w:r>
        </w:del>
      </w:ins>
      <w:ins w:id="680" w:author="Ruben" w:date="2016-12-11T00:39:00Z">
        <w:del w:id="681" w:author="Leonardo Murta" w:date="2016-12-13T11:09:00Z">
          <w:r w:rsidRPr="00876FD4" w:rsidDel="00CB6143">
            <w:rPr>
              <w:lang w:eastAsia="pt-BR"/>
            </w:rPr>
            <w:delText xml:space="preserve">a single node in one or both </w:delText>
          </w:r>
        </w:del>
      </w:ins>
      <w:ins w:id="682" w:author="Ruben" w:date="2016-12-11T00:40:00Z">
        <w:del w:id="683" w:author="Leonardo Murta" w:date="2016-12-13T11:09:00Z">
          <w:r w:rsidRPr="00876FD4" w:rsidDel="00CB6143">
            <w:rPr>
              <w:lang w:eastAsia="pt-BR"/>
            </w:rPr>
            <w:delText xml:space="preserve">paths </w:delText>
          </w:r>
          <w:r w:rsidR="002D0CDA" w:rsidRPr="00876FD4" w:rsidDel="00CB6143">
            <w:rPr>
              <w:lang w:eastAsia="pt-BR"/>
            </w:rPr>
            <w:delText>between branch and merge nodes.</w:delText>
          </w:r>
        </w:del>
      </w:ins>
      <w:ins w:id="684" w:author="Ruben" w:date="2016-12-12T00:21:00Z">
        <w:del w:id="685" w:author="Leonardo Murta" w:date="2016-12-13T11:09:00Z">
          <w:r w:rsidR="002D0CDA" w:rsidRPr="00876FD4" w:rsidDel="00CB6143">
            <w:rPr>
              <w:lang w:eastAsia="pt-BR"/>
            </w:rPr>
            <w:delText xml:space="preserve"> The result of the collapse is shown in the Figure C</w:delText>
          </w:r>
          <w:r w:rsidR="002D0CDA" w:rsidRPr="002C33DA" w:rsidDel="00CB6143">
            <w:rPr>
              <w:lang w:eastAsia="pt-BR"/>
            </w:rPr>
            <w:delText>2</w:delText>
          </w:r>
        </w:del>
      </w:ins>
      <w:ins w:id="686" w:author="Cristiano Cesario" w:date="2016-12-12T21:25:00Z">
        <w:del w:id="687" w:author="Leonardo Murta" w:date="2016-12-13T11:09:00Z">
          <w:r w:rsidR="009B3B4A" w:rsidRPr="004A7129" w:rsidDel="00CB6143">
            <w:rPr>
              <w:lang w:eastAsia="pt-BR"/>
            </w:rPr>
            <w:fldChar w:fldCharType="begin"/>
          </w:r>
          <w:r w:rsidR="009B3B4A" w:rsidRPr="00CB6143" w:rsidDel="00CB6143">
            <w:rPr>
              <w:lang w:eastAsia="pt-BR"/>
            </w:rPr>
            <w:delInstrText xml:space="preserve"> REF _Ref469341240 \h </w:delInstrText>
          </w:r>
        </w:del>
      </w:ins>
      <w:del w:id="688" w:author="Leonardo Murta" w:date="2016-12-13T11:09:00Z">
        <w:r w:rsidR="009B3B4A" w:rsidRPr="004A7129" w:rsidDel="00CB6143">
          <w:rPr>
            <w:lang w:eastAsia="pt-BR"/>
          </w:rPr>
        </w:r>
        <w:r w:rsidR="009B3B4A" w:rsidRPr="004A7129" w:rsidDel="00CB6143">
          <w:rPr>
            <w:lang w:eastAsia="pt-BR"/>
          </w:rPr>
          <w:fldChar w:fldCharType="separate"/>
        </w:r>
      </w:del>
      <w:ins w:id="689" w:author="Cristiano Cesario" w:date="2016-12-12T21:25:00Z">
        <w:del w:id="690" w:author="Leonardo Murta" w:date="2016-12-13T11:09:00Z">
          <w:r w:rsidR="009B3B4A" w:rsidRPr="004A7129" w:rsidDel="00CB6143">
            <w:delText xml:space="preserve">Figure </w:delText>
          </w:r>
          <w:r w:rsidR="009B3B4A" w:rsidRPr="009373EF" w:rsidDel="00CB6143">
            <w:rPr>
              <w:rPrChange w:id="691" w:author="Leonardo Murta" w:date="2016-12-13T10:32:00Z">
                <w:rPr>
                  <w:noProof/>
                </w:rPr>
              </w:rPrChange>
            </w:rPr>
            <w:delText>11</w:delText>
          </w:r>
          <w:r w:rsidR="009B3B4A" w:rsidRPr="004A7129" w:rsidDel="00CB6143">
            <w:rPr>
              <w:lang w:eastAsia="pt-BR"/>
            </w:rPr>
            <w:fldChar w:fldCharType="end"/>
          </w:r>
        </w:del>
      </w:ins>
      <w:ins w:id="692" w:author="Ruben" w:date="2016-12-12T00:21:00Z">
        <w:del w:id="693" w:author="Leonardo Murta" w:date="2016-12-13T11:09:00Z">
          <w:r w:rsidR="002D0CDA" w:rsidRPr="009373EF" w:rsidDel="00CB6143">
            <w:rPr>
              <w:lang w:eastAsia="pt-BR"/>
            </w:rPr>
            <w:delText>.</w:delText>
          </w:r>
        </w:del>
      </w:ins>
    </w:p>
    <w:p w14:paraId="4670146C" w14:textId="60471F6F" w:rsidR="002D0CDA" w:rsidRPr="004C46C6" w:rsidRDefault="00B047DE" w:rsidP="00B047DE">
      <w:pPr>
        <w:rPr>
          <w:lang w:eastAsia="pt-BR"/>
        </w:rPr>
      </w:pPr>
      <w:ins w:id="694" w:author="Ruben" w:date="2016-12-11T00:46:00Z">
        <w:r w:rsidRPr="00712F63">
          <w:rPr>
            <w:lang w:eastAsia="pt-BR"/>
          </w:rPr>
          <w:t xml:space="preserve">In order </w:t>
        </w:r>
      </w:ins>
      <w:ins w:id="695" w:author="Ruben" w:date="2016-12-11T00:47:00Z">
        <w:r w:rsidRPr="00876FD4">
          <w:rPr>
            <w:lang w:eastAsia="pt-BR"/>
          </w:rPr>
          <w:t xml:space="preserve">to </w:t>
        </w:r>
      </w:ins>
      <w:ins w:id="696" w:author="Leonardo Murta" w:date="2016-12-13T11:23:00Z">
        <w:r w:rsidR="00307F34">
          <w:rPr>
            <w:lang w:eastAsia="pt-BR"/>
          </w:rPr>
          <w:t xml:space="preserve">benefit from both </w:t>
        </w:r>
      </w:ins>
      <w:ins w:id="697" w:author="Leonardo Murta" w:date="2016-12-13T11:24:00Z">
        <w:r w:rsidR="00307F34">
          <w:rPr>
            <w:lang w:eastAsia="pt-BR"/>
          </w:rPr>
          <w:t xml:space="preserve">sequential and parallel </w:t>
        </w:r>
      </w:ins>
      <w:ins w:id="698" w:author="Leonardo Murta" w:date="2016-12-13T11:23:00Z">
        <w:r w:rsidR="00307F34">
          <w:rPr>
            <w:lang w:eastAsia="pt-BR"/>
          </w:rPr>
          <w:t xml:space="preserve">collapse strategies together, </w:t>
        </w:r>
      </w:ins>
      <w:ins w:id="699" w:author="Leonardo Murta" w:date="2016-12-13T11:24:00Z">
        <w:r w:rsidR="00E70C0C">
          <w:rPr>
            <w:lang w:eastAsia="pt-BR"/>
          </w:rPr>
          <w:t xml:space="preserve">we implemented an iterative algorithm </w:t>
        </w:r>
      </w:ins>
      <w:ins w:id="700" w:author="Leonardo Murta" w:date="2016-12-13T11:25:00Z">
        <w:r w:rsidR="00E70C0C">
          <w:rPr>
            <w:lang w:eastAsia="pt-BR"/>
          </w:rPr>
          <w:t xml:space="preserve">in linear time complexity </w:t>
        </w:r>
      </w:ins>
      <w:ins w:id="701" w:author="Leonardo Murta" w:date="2016-12-13T11:24:00Z">
        <w:r w:rsidR="00E70C0C">
          <w:rPr>
            <w:lang w:eastAsia="pt-BR"/>
          </w:rPr>
          <w:t xml:space="preserve">that </w:t>
        </w:r>
      </w:ins>
      <w:ins w:id="702" w:author="Leonardo Murta" w:date="2016-12-13T11:25:00Z">
        <w:r w:rsidR="00E70C0C">
          <w:rPr>
            <w:lang w:eastAsia="pt-BR"/>
          </w:rPr>
          <w:t xml:space="preserve">work in phases. The first phase collapses sequential structures and the second phase collapse parallel structures. </w:t>
        </w:r>
      </w:ins>
      <w:ins w:id="703" w:author="Cristiano Cesario" w:date="2016-12-12T21:25:00Z">
        <w:del w:id="704" w:author="Leonardo Murta" w:date="2016-12-13T11:24:00Z">
          <w:r w:rsidR="009B3B4A" w:rsidRPr="00876FD4" w:rsidDel="00E70C0C">
            <w:rPr>
              <w:lang w:eastAsia="pt-BR"/>
            </w:rPr>
            <w:delText xml:space="preserve">automatically </w:delText>
          </w:r>
        </w:del>
      </w:ins>
      <w:ins w:id="705" w:author="Ruben" w:date="2016-12-11T00:47:00Z">
        <w:del w:id="706" w:author="Leonardo Murta" w:date="2016-12-13T11:24:00Z">
          <w:r w:rsidRPr="00876FD4" w:rsidDel="00E70C0C">
            <w:rPr>
              <w:lang w:eastAsia="pt-BR"/>
            </w:rPr>
            <w:delText xml:space="preserve">simplify automatically the commit </w:delText>
          </w:r>
        </w:del>
      </w:ins>
      <w:ins w:id="707" w:author="Cristiano Cesario" w:date="2016-12-12T21:25:00Z">
        <w:del w:id="708" w:author="Leonardo Murta" w:date="2016-12-13T11:24:00Z">
          <w:r w:rsidR="009B3B4A" w:rsidRPr="002C33DA" w:rsidDel="00E70C0C">
            <w:rPr>
              <w:lang w:eastAsia="pt-BR"/>
            </w:rPr>
            <w:delText xml:space="preserve">history </w:delText>
          </w:r>
        </w:del>
      </w:ins>
      <w:ins w:id="709" w:author="Ruben" w:date="2016-12-11T00:47:00Z">
        <w:del w:id="710" w:author="Leonardo Murta" w:date="2016-12-13T11:24:00Z">
          <w:r w:rsidRPr="002C33DA" w:rsidDel="00E70C0C">
            <w:rPr>
              <w:lang w:eastAsia="pt-BR"/>
            </w:rPr>
            <w:delText>graph, we use</w:delText>
          </w:r>
        </w:del>
      </w:ins>
      <w:ins w:id="711" w:author="Cristiano Cesario" w:date="2016-12-12T21:30:00Z">
        <w:del w:id="712" w:author="Leonardo Murta" w:date="2016-12-13T11:24:00Z">
          <w:r w:rsidR="00AD7EB7" w:rsidRPr="002C33DA" w:rsidDel="00E70C0C">
            <w:rPr>
              <w:lang w:eastAsia="pt-BR"/>
            </w:rPr>
            <w:delText>d</w:delText>
          </w:r>
        </w:del>
      </w:ins>
      <w:ins w:id="713" w:author="Ruben" w:date="2016-12-11T00:47:00Z">
        <w:del w:id="714" w:author="Leonardo Murta" w:date="2016-12-13T11:24:00Z">
          <w:r w:rsidRPr="002C33DA" w:rsidDel="00E70C0C">
            <w:rPr>
              <w:lang w:eastAsia="pt-BR"/>
            </w:rPr>
            <w:delText>r two heuristic algo</w:delText>
          </w:r>
        </w:del>
      </w:ins>
      <w:ins w:id="715" w:author="Ruben" w:date="2016-12-11T00:48:00Z">
        <w:del w:id="716" w:author="Leonardo Murta" w:date="2016-12-13T11:24:00Z">
          <w:r w:rsidRPr="004C46C6" w:rsidDel="00E70C0C">
            <w:rPr>
              <w:lang w:eastAsia="pt-BR"/>
            </w:rPr>
            <w:delText xml:space="preserve">rithms, each </w:delText>
          </w:r>
        </w:del>
      </w:ins>
      <w:ins w:id="717" w:author="Ruben" w:date="2016-12-11T00:49:00Z">
        <w:del w:id="718" w:author="Leonardo Murta" w:date="2016-12-13T11:24:00Z">
          <w:r w:rsidR="00FE7B3F" w:rsidRPr="004C46C6" w:rsidDel="00E70C0C">
            <w:rPr>
              <w:lang w:eastAsia="pt-BR"/>
            </w:rPr>
            <w:delText>of which</w:delText>
          </w:r>
        </w:del>
      </w:ins>
      <w:ins w:id="719" w:author="Cristiano Cesario" w:date="2016-12-12T21:25:00Z">
        <w:del w:id="720" w:author="Leonardo Murta" w:date="2016-12-13T11:24:00Z">
          <w:r w:rsidR="009B3B4A" w:rsidRPr="0029320D" w:rsidDel="00E70C0C">
            <w:rPr>
              <w:lang w:eastAsia="pt-BR"/>
            </w:rPr>
            <w:delText>one</w:delText>
          </w:r>
        </w:del>
      </w:ins>
      <w:ins w:id="721" w:author="Ruben" w:date="2016-12-11T00:48:00Z">
        <w:del w:id="722" w:author="Leonardo Murta" w:date="2016-12-13T11:24:00Z">
          <w:r w:rsidRPr="0029320D" w:rsidDel="00E70C0C">
            <w:rPr>
              <w:lang w:eastAsia="pt-BR"/>
            </w:rPr>
            <w:delText xml:space="preserve"> correspon</w:delText>
          </w:r>
        </w:del>
      </w:ins>
      <w:ins w:id="723" w:author="Ruben" w:date="2016-12-11T00:49:00Z">
        <w:del w:id="724" w:author="Leonardo Murta" w:date="2016-12-13T11:24:00Z">
          <w:r w:rsidR="00FE7B3F" w:rsidRPr="00232F17" w:rsidDel="00E70C0C">
            <w:rPr>
              <w:lang w:eastAsia="pt-BR"/>
            </w:rPr>
            <w:delText xml:space="preserve">ding </w:delText>
          </w:r>
        </w:del>
      </w:ins>
      <w:ins w:id="725" w:author="Ruben" w:date="2016-12-11T00:48:00Z">
        <w:del w:id="726" w:author="Leonardo Murta" w:date="2016-12-13T11:24:00Z">
          <w:r w:rsidRPr="00232F17" w:rsidDel="00E70C0C">
            <w:rPr>
              <w:lang w:eastAsia="pt-BR"/>
            </w:rPr>
            <w:delText>to</w:delText>
          </w:r>
        </w:del>
      </w:ins>
      <w:ins w:id="727" w:author="Ruben" w:date="2016-12-11T00:49:00Z">
        <w:del w:id="728" w:author="Leonardo Murta" w:date="2016-12-13T11:24:00Z">
          <w:r w:rsidR="00FE7B3F" w:rsidRPr="00232F17" w:rsidDel="00E70C0C">
            <w:rPr>
              <w:lang w:eastAsia="pt-BR"/>
            </w:rPr>
            <w:delText xml:space="preserve"> </w:delText>
          </w:r>
        </w:del>
      </w:ins>
      <w:ins w:id="729" w:author="Ruben" w:date="2016-12-11T00:54:00Z">
        <w:del w:id="730" w:author="Leonardo Murta" w:date="2016-12-13T11:24:00Z">
          <w:r w:rsidR="00FE7B3F" w:rsidRPr="001A25BE" w:rsidDel="00E70C0C">
            <w:rPr>
              <w:lang w:eastAsia="pt-BR"/>
            </w:rPr>
            <w:delText>collaps</w:delText>
          </w:r>
        </w:del>
      </w:ins>
      <w:ins w:id="731" w:author="Cristiano Cesario" w:date="2016-12-12T21:25:00Z">
        <w:del w:id="732" w:author="Leonardo Murta" w:date="2016-12-13T11:24:00Z">
          <w:r w:rsidR="009B3B4A" w:rsidRPr="001A25BE" w:rsidDel="00E70C0C">
            <w:rPr>
              <w:lang w:eastAsia="pt-BR"/>
            </w:rPr>
            <w:delText>ing</w:delText>
          </w:r>
        </w:del>
      </w:ins>
      <w:ins w:id="733" w:author="Ruben" w:date="2016-12-11T00:54:00Z">
        <w:del w:id="734" w:author="Leonardo Murta" w:date="2016-12-13T11:24:00Z">
          <w:r w:rsidR="00FE7B3F" w:rsidRPr="001A25BE" w:rsidDel="00E70C0C">
            <w:rPr>
              <w:lang w:eastAsia="pt-BR"/>
            </w:rPr>
            <w:delText>e of</w:delText>
          </w:r>
          <w:r w:rsidR="00FE7B3F" w:rsidRPr="00EF1D5B" w:rsidDel="00E70C0C">
            <w:rPr>
              <w:lang w:eastAsia="pt-BR"/>
            </w:rPr>
            <w:delText xml:space="preserve"> </w:delText>
          </w:r>
        </w:del>
      </w:ins>
      <w:ins w:id="735" w:author="Ruben" w:date="2016-12-11T00:50:00Z">
        <w:del w:id="736" w:author="Leonardo Murta" w:date="2016-12-13T11:24:00Z">
          <w:r w:rsidR="00FE7B3F" w:rsidRPr="00EF1D5B" w:rsidDel="00E70C0C">
            <w:rPr>
              <w:lang w:eastAsia="pt-BR"/>
            </w:rPr>
            <w:delText>Type 1 or Type 2 node</w:delText>
          </w:r>
        </w:del>
      </w:ins>
      <w:ins w:id="737" w:author="Cristiano Cesario" w:date="2016-12-12T21:26:00Z">
        <w:del w:id="738" w:author="Leonardo Murta" w:date="2016-12-13T11:24:00Z">
          <w:r w:rsidR="009B3B4A" w:rsidRPr="00EF1D5B" w:rsidDel="00E70C0C">
            <w:rPr>
              <w:lang w:eastAsia="pt-BR"/>
            </w:rPr>
            <w:delText>sub</w:delText>
          </w:r>
        </w:del>
      </w:ins>
      <w:ins w:id="739" w:author="Ruben" w:date="2016-12-11T00:50:00Z">
        <w:del w:id="740" w:author="Leonardo Murta" w:date="2016-12-13T11:24:00Z">
          <w:r w:rsidR="00FE7B3F" w:rsidRPr="00EF1D5B" w:rsidDel="00E70C0C">
            <w:rPr>
              <w:lang w:eastAsia="pt-BR"/>
            </w:rPr>
            <w:delText xml:space="preserve"> structure</w:delText>
          </w:r>
        </w:del>
      </w:ins>
      <w:ins w:id="741" w:author="Ruben" w:date="2016-12-11T00:59:00Z">
        <w:del w:id="742" w:author="Leonardo Murta" w:date="2016-12-13T11:24:00Z">
          <w:r w:rsidR="005147F1" w:rsidRPr="00EF1D5B" w:rsidDel="00E70C0C">
            <w:rPr>
              <w:lang w:eastAsia="pt-BR"/>
            </w:rPr>
            <w:delText>s</w:delText>
          </w:r>
        </w:del>
      </w:ins>
      <w:ins w:id="743" w:author="Ruben" w:date="2016-12-11T00:50:00Z">
        <w:del w:id="744" w:author="Leonardo Murta" w:date="2016-12-13T11:26:00Z">
          <w:r w:rsidR="00FE7B3F" w:rsidRPr="009373EF" w:rsidDel="004469E2">
            <w:rPr>
              <w:lang w:eastAsia="pt-BR"/>
            </w:rPr>
            <w:delText>.</w:delText>
          </w:r>
        </w:del>
      </w:ins>
      <w:ins w:id="745" w:author="Ruben" w:date="2016-12-11T00:52:00Z">
        <w:del w:id="746" w:author="Leonardo Murta" w:date="2016-12-13T11:26:00Z">
          <w:r w:rsidR="00FE7B3F" w:rsidRPr="004A7129" w:rsidDel="004469E2">
            <w:rPr>
              <w:lang w:eastAsia="pt-BR"/>
            </w:rPr>
            <w:delText xml:space="preserve"> Each algorithm is implemented in linear time complexity.</w:delText>
          </w:r>
        </w:del>
      </w:ins>
      <w:ins w:id="747" w:author="Ruben" w:date="2016-12-11T00:50:00Z">
        <w:del w:id="748" w:author="Leonardo Murta" w:date="2016-12-13T11:26:00Z">
          <w:r w:rsidR="00FE7B3F" w:rsidRPr="00712F63" w:rsidDel="004469E2">
            <w:rPr>
              <w:lang w:eastAsia="pt-BR"/>
            </w:rPr>
            <w:delText xml:space="preserve"> </w:delText>
          </w:r>
        </w:del>
      </w:ins>
      <w:ins w:id="749" w:author="Leonardo Murta" w:date="2016-12-13T11:26:00Z">
        <w:r w:rsidR="004469E2">
          <w:rPr>
            <w:lang w:eastAsia="pt-BR"/>
          </w:rPr>
          <w:t xml:space="preserve">These phases can be repeated, as the collapse of parallel structures may lead to new sequential structures. For instance, </w:t>
        </w:r>
      </w:ins>
      <w:ins w:id="750" w:author="Leonardo Murta" w:date="2016-12-13T11:27:00Z">
        <w:r w:rsidR="004469E2">
          <w:rPr>
            <w:lang w:eastAsia="pt-BR"/>
          </w:rPr>
          <w:t xml:space="preserve">after applying </w:t>
        </w:r>
      </w:ins>
      <w:ins w:id="751" w:author="Leonardo Murta" w:date="2016-12-13T11:28:00Z">
        <w:r w:rsidR="004469E2">
          <w:rPr>
            <w:lang w:eastAsia="pt-BR"/>
          </w:rPr>
          <w:t>parallel</w:t>
        </w:r>
      </w:ins>
      <w:ins w:id="752" w:author="Leonardo Murta" w:date="2016-12-13T11:27:00Z">
        <w:r w:rsidR="004469E2">
          <w:rPr>
            <w:lang w:eastAsia="pt-BR"/>
          </w:rPr>
          <w:t xml:space="preserve"> collapses over</w:t>
        </w:r>
      </w:ins>
      <w:ins w:id="753" w:author="Leonardo Murta" w:date="2016-12-13T11:28:00Z">
        <w:r w:rsidR="004469E2">
          <w:rPr>
            <w:lang w:eastAsia="pt-BR"/>
          </w:rPr>
          <w:t xml:space="preserve"> the graph shown in </w:t>
        </w:r>
        <w:r w:rsidR="004469E2" w:rsidRPr="004A7129">
          <w:rPr>
            <w:lang w:eastAsia="pt-BR"/>
          </w:rPr>
          <w:fldChar w:fldCharType="begin"/>
        </w:r>
        <w:r w:rsidR="004469E2" w:rsidRPr="007D4803">
          <w:rPr>
            <w:lang w:eastAsia="pt-BR"/>
          </w:rPr>
          <w:instrText xml:space="preserve"> REF _Ref469341114 \h </w:instrText>
        </w:r>
      </w:ins>
      <w:r w:rsidR="004469E2" w:rsidRPr="004A7129">
        <w:rPr>
          <w:lang w:eastAsia="pt-BR"/>
        </w:rPr>
      </w:r>
      <w:ins w:id="754" w:author="Leonardo Murta" w:date="2016-12-13T11:28:00Z">
        <w:r w:rsidR="004469E2" w:rsidRPr="004A7129">
          <w:rPr>
            <w:lang w:eastAsia="pt-BR"/>
          </w:rPr>
          <w:fldChar w:fldCharType="separate"/>
        </w:r>
      </w:ins>
      <w:ins w:id="755" w:author="Cristiano Cesario" w:date="2016-12-12T21:21:00Z">
        <w:r w:rsidR="004469E2" w:rsidRPr="004A7129">
          <w:t xml:space="preserve">Figure </w:t>
        </w:r>
      </w:ins>
      <w:ins w:id="756" w:author="Cristiano Cesario" w:date="2016-12-12T21:39:00Z">
        <w:r w:rsidR="004469E2" w:rsidRPr="009373EF">
          <w:rPr>
            <w:b/>
            <w:bCs/>
            <w:rPrChange w:id="757" w:author="Leonardo Murta" w:date="2016-12-13T10:32:00Z">
              <w:rPr>
                <w:b/>
                <w:bCs/>
                <w:noProof/>
              </w:rPr>
            </w:rPrChange>
          </w:rPr>
          <w:t>10</w:t>
        </w:r>
      </w:ins>
      <w:ins w:id="758" w:author="Leonardo Murta" w:date="2016-12-13T11:28:00Z">
        <w:r w:rsidR="004469E2" w:rsidRPr="004A7129">
          <w:rPr>
            <w:lang w:eastAsia="pt-BR"/>
          </w:rPr>
          <w:fldChar w:fldCharType="end"/>
        </w:r>
        <w:r w:rsidR="004469E2">
          <w:rPr>
            <w:lang w:eastAsia="pt-BR"/>
          </w:rPr>
          <w:t xml:space="preserve">, </w:t>
        </w:r>
      </w:ins>
      <w:ins w:id="759" w:author="Leonardo Murta" w:date="2016-12-13T11:29:00Z">
        <w:r w:rsidR="009C3EB9">
          <w:rPr>
            <w:lang w:eastAsia="pt-BR"/>
          </w:rPr>
          <w:t>a new sequential structure is formed, as</w:t>
        </w:r>
      </w:ins>
      <w:ins w:id="760" w:author="Ruben" w:date="2016-12-11T00:56:00Z">
        <w:del w:id="761" w:author="Leonardo Murta" w:date="2016-12-13T11:29:00Z">
          <w:r w:rsidR="00FE7B3F" w:rsidRPr="00876FD4" w:rsidDel="009C3EB9">
            <w:rPr>
              <w:lang w:eastAsia="pt-BR"/>
            </w:rPr>
            <w:delText xml:space="preserve">In addition, we also propose </w:delText>
          </w:r>
        </w:del>
      </w:ins>
      <w:ins w:id="762" w:author="Ruben" w:date="2016-12-11T00:55:00Z">
        <w:del w:id="763" w:author="Leonardo Murta" w:date="2016-12-13T11:29:00Z">
          <w:r w:rsidR="00FE7B3F" w:rsidRPr="00876FD4" w:rsidDel="009C3EB9">
            <w:rPr>
              <w:lang w:eastAsia="pt-BR"/>
            </w:rPr>
            <w:delText xml:space="preserve">to repeat the execution of both heuristic </w:delText>
          </w:r>
        </w:del>
      </w:ins>
      <w:ins w:id="764" w:author="Ruben" w:date="2016-12-11T00:56:00Z">
        <w:del w:id="765" w:author="Leonardo Murta" w:date="2016-12-13T11:29:00Z">
          <w:r w:rsidR="00FE7B3F" w:rsidRPr="00876FD4" w:rsidDel="009C3EB9">
            <w:rPr>
              <w:lang w:eastAsia="pt-BR"/>
            </w:rPr>
            <w:delText>algorithms</w:delText>
          </w:r>
        </w:del>
      </w:ins>
      <w:ins w:id="766" w:author="Ruben" w:date="2016-12-11T00:57:00Z">
        <w:del w:id="767" w:author="Leonardo Murta" w:date="2016-12-13T11:29:00Z">
          <w:r w:rsidR="00FE7B3F" w:rsidRPr="00876FD4" w:rsidDel="009C3EB9">
            <w:rPr>
              <w:lang w:eastAsia="pt-BR"/>
            </w:rPr>
            <w:delText xml:space="preserve"> 1 and 2</w:delText>
          </w:r>
        </w:del>
      </w:ins>
      <w:ins w:id="768" w:author="Ruben" w:date="2016-12-11T00:56:00Z">
        <w:del w:id="769" w:author="Leonardo Murta" w:date="2016-12-13T11:29:00Z">
          <w:r w:rsidR="00FE7B3F" w:rsidRPr="002C33DA" w:rsidDel="009C3EB9">
            <w:rPr>
              <w:lang w:eastAsia="pt-BR"/>
            </w:rPr>
            <w:delText xml:space="preserve"> iteratively</w:delText>
          </w:r>
        </w:del>
      </w:ins>
      <w:ins w:id="770" w:author="Ruben" w:date="2016-12-11T00:57:00Z">
        <w:del w:id="771" w:author="Leonardo Murta" w:date="2016-12-13T11:29:00Z">
          <w:r w:rsidR="00FE7B3F" w:rsidRPr="002C33DA" w:rsidDel="009C3EB9">
            <w:rPr>
              <w:lang w:eastAsia="pt-BR"/>
            </w:rPr>
            <w:delText xml:space="preserve">, </w:delText>
          </w:r>
        </w:del>
      </w:ins>
      <w:ins w:id="772" w:author="Ruben" w:date="2016-12-11T00:58:00Z">
        <w:del w:id="773" w:author="Leonardo Murta" w:date="2016-12-13T11:29:00Z">
          <w:r w:rsidR="00FE7B3F" w:rsidRPr="002C33DA" w:rsidDel="009C3EB9">
            <w:rPr>
              <w:lang w:eastAsia="pt-BR"/>
            </w:rPr>
            <w:delText>while</w:delText>
          </w:r>
        </w:del>
      </w:ins>
      <w:ins w:id="774" w:author="Ruben" w:date="2016-12-11T00:57:00Z">
        <w:del w:id="775" w:author="Leonardo Murta" w:date="2016-12-13T11:29:00Z">
          <w:r w:rsidR="00FE7B3F" w:rsidRPr="002C33DA" w:rsidDel="009C3EB9">
            <w:rPr>
              <w:lang w:eastAsia="pt-BR"/>
            </w:rPr>
            <w:delText xml:space="preserve"> some stopping condition is satisf</w:delText>
          </w:r>
        </w:del>
      </w:ins>
      <w:ins w:id="776" w:author="Ruben" w:date="2016-12-11T00:58:00Z">
        <w:del w:id="777" w:author="Leonardo Murta" w:date="2016-12-13T11:29:00Z">
          <w:r w:rsidR="00FE7B3F" w:rsidRPr="002C33DA" w:rsidDel="009C3EB9">
            <w:rPr>
              <w:lang w:eastAsia="pt-BR"/>
            </w:rPr>
            <w:delText>ied</w:delText>
          </w:r>
        </w:del>
      </w:ins>
      <w:ins w:id="778" w:author="Ruben" w:date="2016-12-11T00:57:00Z">
        <w:del w:id="779" w:author="Leonardo Murta" w:date="2016-12-13T11:29:00Z">
          <w:r w:rsidR="00FE7B3F" w:rsidRPr="004C46C6" w:rsidDel="009C3EB9">
            <w:rPr>
              <w:lang w:eastAsia="pt-BR"/>
            </w:rPr>
            <w:delText>.</w:delText>
          </w:r>
        </w:del>
      </w:ins>
      <w:ins w:id="780" w:author="Ruben" w:date="2016-12-12T00:21:00Z">
        <w:del w:id="781" w:author="Leonardo Murta" w:date="2016-12-13T11:29:00Z">
          <w:r w:rsidR="002D0CDA" w:rsidRPr="004C46C6" w:rsidDel="009C3EB9">
            <w:rPr>
              <w:lang w:eastAsia="pt-BR"/>
            </w:rPr>
            <w:delText xml:space="preserve"> As</w:delText>
          </w:r>
        </w:del>
        <w:r w:rsidR="002D0CDA" w:rsidRPr="004C46C6">
          <w:rPr>
            <w:lang w:eastAsia="pt-BR"/>
          </w:rPr>
          <w:t xml:space="preserve"> illustrated in </w:t>
        </w:r>
        <w:del w:id="782" w:author="Cristiano Cesario" w:date="2016-12-12T21:26:00Z">
          <w:r w:rsidR="002D0CDA" w:rsidRPr="0029320D" w:rsidDel="009B3B4A">
            <w:rPr>
              <w:lang w:eastAsia="pt-BR"/>
            </w:rPr>
            <w:delText xml:space="preserve">Figure </w:delText>
          </w:r>
        </w:del>
      </w:ins>
      <w:ins w:id="783" w:author="Ruben" w:date="2016-12-12T00:22:00Z">
        <w:del w:id="784" w:author="Cristiano Cesario" w:date="2016-12-12T21:26:00Z">
          <w:r w:rsidR="002D0CDA" w:rsidRPr="0029320D" w:rsidDel="009B3B4A">
            <w:rPr>
              <w:lang w:eastAsia="pt-BR"/>
            </w:rPr>
            <w:delText>C</w:delText>
          </w:r>
        </w:del>
      </w:ins>
      <w:ins w:id="785" w:author="Ruben" w:date="2016-12-12T00:21:00Z">
        <w:del w:id="786" w:author="Cristiano Cesario" w:date="2016-12-12T21:26:00Z">
          <w:r w:rsidR="002D0CDA" w:rsidRPr="00232F17" w:rsidDel="009B3B4A">
            <w:rPr>
              <w:lang w:eastAsia="pt-BR"/>
            </w:rPr>
            <w:delText>2</w:delText>
          </w:r>
        </w:del>
      </w:ins>
      <w:ins w:id="787" w:author="Cristiano Cesario" w:date="2016-12-12T21:26:00Z">
        <w:r w:rsidR="009B3B4A" w:rsidRPr="004A7129">
          <w:rPr>
            <w:lang w:eastAsia="pt-BR"/>
          </w:rPr>
          <w:fldChar w:fldCharType="begin"/>
        </w:r>
        <w:r w:rsidR="009B3B4A" w:rsidRPr="009373EF">
          <w:rPr>
            <w:lang w:eastAsia="pt-BR"/>
          </w:rPr>
          <w:instrText xml:space="preserve"> REF _Ref469341240 \h </w:instrText>
        </w:r>
      </w:ins>
      <w:r w:rsidR="009B3B4A" w:rsidRPr="004A7129">
        <w:rPr>
          <w:lang w:eastAsia="pt-BR"/>
        </w:rPr>
      </w:r>
      <w:r w:rsidR="009B3B4A" w:rsidRPr="004A7129">
        <w:rPr>
          <w:lang w:eastAsia="pt-BR"/>
          <w:rPrChange w:id="788" w:author="Leonardo Murta" w:date="2016-12-13T10:32:00Z">
            <w:rPr>
              <w:lang w:eastAsia="pt-BR"/>
            </w:rPr>
          </w:rPrChange>
        </w:rPr>
        <w:fldChar w:fldCharType="separate"/>
      </w:r>
      <w:ins w:id="789" w:author="Cristiano Cesario" w:date="2016-12-12T21:26:00Z">
        <w:r w:rsidR="009B3B4A" w:rsidRPr="004A7129">
          <w:t xml:space="preserve">Figure </w:t>
        </w:r>
        <w:r w:rsidR="009B3B4A" w:rsidRPr="009373EF">
          <w:rPr>
            <w:rPrChange w:id="790" w:author="Leonardo Murta" w:date="2016-12-13T10:32:00Z">
              <w:rPr>
                <w:noProof/>
              </w:rPr>
            </w:rPrChange>
          </w:rPr>
          <w:t>11</w:t>
        </w:r>
        <w:r w:rsidR="009B3B4A" w:rsidRPr="004A7129">
          <w:rPr>
            <w:lang w:eastAsia="pt-BR"/>
          </w:rPr>
          <w:fldChar w:fldCharType="end"/>
        </w:r>
      </w:ins>
      <w:ins w:id="791" w:author="Leonardo Murta" w:date="2016-12-13T11:29:00Z">
        <w:r w:rsidR="009C3EB9">
          <w:rPr>
            <w:lang w:eastAsia="pt-BR"/>
          </w:rPr>
          <w:t xml:space="preserve">. The iteration would lead to a new collapse, as shown in </w:t>
        </w:r>
        <w:commentRangeStart w:id="792"/>
        <w:r w:rsidR="009C3EB9">
          <w:rPr>
            <w:lang w:eastAsia="pt-BR"/>
          </w:rPr>
          <w:t>Figure X</w:t>
        </w:r>
        <w:commentRangeEnd w:id="792"/>
        <w:r w:rsidR="009C3EB9">
          <w:rPr>
            <w:rStyle w:val="Refdecomentrio"/>
          </w:rPr>
          <w:commentReference w:id="792"/>
        </w:r>
      </w:ins>
      <w:ins w:id="793" w:author="Ruben" w:date="2016-12-12T00:22:00Z">
        <w:del w:id="794" w:author="Leonardo Murta" w:date="2016-12-13T11:29:00Z">
          <w:r w:rsidR="002D0CDA" w:rsidRPr="009373EF" w:rsidDel="009C3EB9">
            <w:rPr>
              <w:lang w:eastAsia="pt-BR"/>
            </w:rPr>
            <w:delText xml:space="preserve">, </w:delText>
          </w:r>
        </w:del>
      </w:ins>
      <w:ins w:id="795" w:author="Ruben" w:date="2016-12-12T00:23:00Z">
        <w:del w:id="796" w:author="Leonardo Murta" w:date="2016-12-13T11:29:00Z">
          <w:r w:rsidR="002D0CDA" w:rsidRPr="004A7129" w:rsidDel="009C3EB9">
            <w:rPr>
              <w:lang w:eastAsia="pt-BR"/>
            </w:rPr>
            <w:delText xml:space="preserve">the </w:delText>
          </w:r>
        </w:del>
      </w:ins>
      <w:ins w:id="797" w:author="Ruben" w:date="2016-12-12T00:22:00Z">
        <w:del w:id="798" w:author="Leonardo Murta" w:date="2016-12-13T11:29:00Z">
          <w:r w:rsidR="002D0CDA" w:rsidRPr="00712F63" w:rsidDel="009C3EB9">
            <w:rPr>
              <w:lang w:eastAsia="pt-BR"/>
            </w:rPr>
            <w:delText xml:space="preserve">execution of </w:delText>
          </w:r>
        </w:del>
      </w:ins>
      <w:ins w:id="799" w:author="Ruben" w:date="2016-12-12T00:23:00Z">
        <w:del w:id="800" w:author="Leonardo Murta" w:date="2016-12-13T11:29:00Z">
          <w:r w:rsidR="002D0CDA" w:rsidRPr="00876FD4" w:rsidDel="009C3EB9">
            <w:rPr>
              <w:lang w:eastAsia="pt-BR"/>
            </w:rPr>
            <w:delText>one of the heuristics can lead to the</w:delText>
          </w:r>
          <w:r w:rsidR="002D0CDA" w:rsidRPr="002C33DA" w:rsidDel="009C3EB9">
            <w:rPr>
              <w:lang w:eastAsia="pt-BR"/>
            </w:rPr>
            <w:delText xml:space="preserve"> possibility of apply</w:delText>
          </w:r>
        </w:del>
      </w:ins>
      <w:ins w:id="801" w:author="Cristiano Cesario" w:date="2016-12-12T21:26:00Z">
        <w:del w:id="802" w:author="Leonardo Murta" w:date="2016-12-13T11:29:00Z">
          <w:r w:rsidR="009B3B4A" w:rsidRPr="002C33DA" w:rsidDel="009C3EB9">
            <w:rPr>
              <w:lang w:eastAsia="pt-BR"/>
            </w:rPr>
            <w:delText>ing</w:delText>
          </w:r>
        </w:del>
      </w:ins>
      <w:ins w:id="803" w:author="Ruben" w:date="2016-12-12T00:23:00Z">
        <w:del w:id="804" w:author="Leonardo Murta" w:date="2016-12-13T11:29:00Z">
          <w:r w:rsidR="002D0CDA" w:rsidRPr="002C33DA" w:rsidDel="009C3EB9">
            <w:rPr>
              <w:lang w:eastAsia="pt-BR"/>
            </w:rPr>
            <w:delText xml:space="preserve"> </w:delText>
          </w:r>
        </w:del>
      </w:ins>
      <w:ins w:id="805" w:author="Ruben" w:date="2016-12-12T00:24:00Z">
        <w:del w:id="806" w:author="Leonardo Murta" w:date="2016-12-13T11:29:00Z">
          <w:r w:rsidR="002D0CDA" w:rsidRPr="002C33DA" w:rsidDel="009C3EB9">
            <w:rPr>
              <w:lang w:eastAsia="pt-BR"/>
            </w:rPr>
            <w:delText>the other one,</w:delText>
          </w:r>
        </w:del>
      </w:ins>
      <w:ins w:id="807" w:author="Ruben" w:date="2016-12-12T00:23:00Z">
        <w:del w:id="808" w:author="Leonardo Murta" w:date="2016-12-13T11:29:00Z">
          <w:r w:rsidR="002D0CDA" w:rsidRPr="004C46C6" w:rsidDel="009C3EB9">
            <w:rPr>
              <w:lang w:eastAsia="pt-BR"/>
            </w:rPr>
            <w:delText xml:space="preserve"> and so on</w:delText>
          </w:r>
        </w:del>
        <w:r w:rsidR="002D0CDA" w:rsidRPr="004C46C6">
          <w:rPr>
            <w:lang w:eastAsia="pt-BR"/>
          </w:rPr>
          <w:t>.</w:t>
        </w:r>
      </w:ins>
      <w:ins w:id="809" w:author="Leonardo Murta" w:date="2016-12-13T11:30:00Z">
        <w:r w:rsidR="009C3EB9">
          <w:rPr>
            <w:lang w:eastAsia="pt-BR"/>
          </w:rPr>
          <w:t xml:space="preserve"> As previously discussed, collapses are performed just for commits of the same type (</w:t>
        </w:r>
      </w:ins>
      <w:ins w:id="810" w:author="Leonardo Murta" w:date="2016-12-13T11:31:00Z">
        <w:r w:rsidR="0046794A">
          <w:rPr>
            <w:lang w:eastAsia="pt-BR"/>
          </w:rPr>
          <w:t xml:space="preserve">same color, discussed in section </w:t>
        </w:r>
      </w:ins>
      <w:ins w:id="811" w:author="Leonardo Murta" w:date="2016-12-13T11:32:00Z">
        <w:r w:rsidR="0046794A">
          <w:rPr>
            <w:lang w:eastAsia="pt-BR"/>
          </w:rPr>
          <w:fldChar w:fldCharType="begin"/>
        </w:r>
        <w:r w:rsidR="0046794A">
          <w:rPr>
            <w:lang w:eastAsia="pt-BR"/>
          </w:rPr>
          <w:instrText xml:space="preserve"> REF _Ref343248071 \r \h </w:instrText>
        </w:r>
      </w:ins>
      <w:r w:rsidR="0046794A">
        <w:rPr>
          <w:lang w:eastAsia="pt-BR"/>
        </w:rPr>
      </w:r>
      <w:r w:rsidR="0046794A">
        <w:rPr>
          <w:lang w:eastAsia="pt-BR"/>
        </w:rPr>
        <w:fldChar w:fldCharType="separate"/>
      </w:r>
      <w:ins w:id="812" w:author="Leonardo Murta" w:date="2016-12-13T11:32:00Z">
        <w:r w:rsidR="0046794A">
          <w:rPr>
            <w:lang w:eastAsia="pt-BR"/>
          </w:rPr>
          <w:t>3.2.4</w:t>
        </w:r>
        <w:r w:rsidR="0046794A">
          <w:rPr>
            <w:lang w:eastAsia="pt-BR"/>
          </w:rPr>
          <w:fldChar w:fldCharType="end"/>
        </w:r>
      </w:ins>
      <w:ins w:id="813" w:author="Leonardo Murta" w:date="2016-12-13T11:31:00Z">
        <w:r w:rsidR="0046794A">
          <w:rPr>
            <w:lang w:eastAsia="pt-BR"/>
          </w:rPr>
          <w:t>)</w:t>
        </w:r>
      </w:ins>
      <w:ins w:id="814" w:author="Leonardo Murta" w:date="2016-12-13T11:32:00Z">
        <w:r w:rsidR="0046794A">
          <w:rPr>
            <w:lang w:eastAsia="pt-BR"/>
          </w:rPr>
          <w:t xml:space="preserve">, </w:t>
        </w:r>
      </w:ins>
      <w:ins w:id="815" w:author="Leonardo Murta" w:date="2016-12-13T11:33:00Z">
        <w:r w:rsidR="0046794A">
          <w:rPr>
            <w:lang w:eastAsia="pt-BR"/>
          </w:rPr>
          <w:t>reducing the size of the graph without compromising the quality of the information shown in the graph.</w:t>
        </w:r>
      </w:ins>
    </w:p>
    <w:p w14:paraId="54CC5B9C" w14:textId="77777777" w:rsidR="00967F72" w:rsidRPr="0029320D" w:rsidRDefault="00967F72" w:rsidP="006E6751">
      <w:pPr>
        <w:pStyle w:val="Ttulo2"/>
        <w:rPr>
          <w:ins w:id="816" w:author="Cristiano Cesario" w:date="2016-12-10T08:33:00Z"/>
          <w:lang w:eastAsia="pt-BR"/>
        </w:rPr>
      </w:pPr>
      <w:bookmarkStart w:id="817" w:name="_Ref448229062"/>
      <w:r w:rsidRPr="0029320D">
        <w:rPr>
          <w:lang w:eastAsia="pt-BR"/>
        </w:rPr>
        <w:t>Behind the Scenes</w:t>
      </w:r>
      <w:bookmarkEnd w:id="817"/>
    </w:p>
    <w:p w14:paraId="3EE34A7C" w14:textId="7C49293C" w:rsidR="003F7D1B" w:rsidRPr="009373EF" w:rsidRDefault="00A11294">
      <w:pPr>
        <w:rPr>
          <w:ins w:id="818" w:author="Cristiano Cesario" w:date="2016-12-10T08:33:00Z"/>
          <w:lang w:eastAsia="pt-BR"/>
          <w:rPrChange w:id="819" w:author="Leonardo Murta" w:date="2016-12-13T10:32:00Z">
            <w:rPr>
              <w:ins w:id="820" w:author="Cristiano Cesario" w:date="2016-12-10T08:33:00Z"/>
              <w:szCs w:val="18"/>
            </w:rPr>
          </w:rPrChange>
        </w:rPr>
        <w:pPrChange w:id="821" w:author="Cristiano Cesario" w:date="2016-12-10T08:38:00Z">
          <w:pPr>
            <w:pStyle w:val="EstiloRecuodecorpodetextoPrimeiralinha0cmDepoisde"/>
          </w:pPr>
        </w:pPrChange>
      </w:pPr>
      <w:ins w:id="822" w:author="Cristiano Cesario" w:date="2016-12-10T08:33:00Z">
        <w:r w:rsidRPr="00232F17">
          <w:rPr>
            <w:lang w:eastAsia="pt-BR"/>
          </w:rPr>
          <w:t>The process underneath DyeVC</w:t>
        </w:r>
      </w:ins>
      <w:ins w:id="823" w:author="Cristiano Cesario" w:date="2016-12-13T18:55:00Z">
        <w:r w:rsidR="00A728CF">
          <w:rPr>
            <w:lang w:eastAsia="pt-BR"/>
          </w:rPr>
          <w:t xml:space="preserve"> </w:t>
        </w:r>
      </w:ins>
      <w:ins w:id="824" w:author="Cristiano Cesario" w:date="2016-12-10T08:33:00Z">
        <w:r w:rsidRPr="00232F17">
          <w:rPr>
            <w:lang w:eastAsia="pt-BR"/>
          </w:rPr>
          <w:t xml:space="preserve">can be formally defined using Set Theory. </w:t>
        </w:r>
        <w:r w:rsidR="00E02D98" w:rsidRPr="009373EF">
          <w:rPr>
            <w:lang w:eastAsia="pt-BR"/>
            <w:rPrChange w:id="825" w:author="Leonardo Murta" w:date="2016-12-13T10:32:00Z">
              <w:rPr>
                <w:color w:val="0563C1" w:themeColor="hyperlink"/>
                <w:szCs w:val="18"/>
                <w:u w:val="single"/>
              </w:rPr>
            </w:rPrChange>
          </w:rPr>
          <w:t xml:space="preserve">We can define a project p as a tuple </w:t>
        </w:r>
        <m:oMath>
          <m:d>
            <m:dPr>
              <m:ctrlPr>
                <w:rPr>
                  <w:rFonts w:ascii="Cambria Math" w:hAnsi="Cambria Math"/>
                  <w:lang w:eastAsia="pt-BR"/>
                </w:rPr>
              </m:ctrlPr>
            </m:dPr>
            <m:e>
              <m:r>
                <w:rPr>
                  <w:rFonts w:ascii="Cambria Math" w:hAnsi="Cambria Math"/>
                  <w:lang w:eastAsia="pt-BR"/>
                  <w:rPrChange w:id="826" w:author="Leonardo Murta" w:date="2016-12-13T10:32:00Z">
                    <w:rPr>
                      <w:rFonts w:ascii="Cambria Math" w:hAnsi="Cambria Math"/>
                      <w:color w:val="0563C1" w:themeColor="hyperlink"/>
                      <w:szCs w:val="18"/>
                      <w:u w:val="single"/>
                    </w:rPr>
                  </w:rPrChange>
                </w:rPr>
                <m:t>R</m:t>
              </m:r>
              <m:r>
                <m:rPr>
                  <m:sty m:val="p"/>
                </m:rPr>
                <w:rPr>
                  <w:rFonts w:ascii="Cambria Math" w:hAnsi="Cambria Math"/>
                  <w:lang w:eastAsia="pt-BR"/>
                  <w:rPrChange w:id="827" w:author="Leonardo Murta" w:date="2016-12-13T10:32:00Z">
                    <w:rPr>
                      <w:rFonts w:ascii="Cambria Math" w:hAnsi="Cambria Math"/>
                      <w:color w:val="0563C1" w:themeColor="hyperlink"/>
                      <w:szCs w:val="18"/>
                      <w:u w:val="single"/>
                    </w:rPr>
                  </w:rPrChange>
                </w:rPr>
                <m:t>,</m:t>
              </m:r>
              <m:r>
                <w:rPr>
                  <w:rFonts w:ascii="Cambria Math" w:hAnsi="Cambria Math"/>
                  <w:lang w:eastAsia="pt-BR"/>
                  <w:rPrChange w:id="828" w:author="Leonardo Murta" w:date="2016-12-13T10:32:00Z">
                    <w:rPr>
                      <w:rFonts w:ascii="Cambria Math" w:hAnsi="Cambria Math"/>
                      <w:color w:val="0563C1" w:themeColor="hyperlink"/>
                      <w:szCs w:val="18"/>
                      <w:u w:val="single"/>
                    </w:rPr>
                  </w:rPrChange>
                </w:rPr>
                <m:t>C</m:t>
              </m:r>
              <m:r>
                <m:rPr>
                  <m:sty m:val="p"/>
                </m:rPr>
                <w:rPr>
                  <w:rFonts w:ascii="Cambria Math" w:hAnsi="Cambria Math"/>
                  <w:lang w:eastAsia="pt-BR"/>
                  <w:rPrChange w:id="829" w:author="Leonardo Murta" w:date="2016-12-13T10:32:00Z">
                    <w:rPr>
                      <w:rFonts w:ascii="Cambria Math" w:hAnsi="Cambria Math"/>
                      <w:color w:val="0563C1" w:themeColor="hyperlink"/>
                      <w:szCs w:val="18"/>
                      <w:u w:val="single"/>
                    </w:rPr>
                  </w:rPrChange>
                </w:rPr>
                <m:t>,</m:t>
              </m:r>
              <m:sSup>
                <m:sSupPr>
                  <m:ctrlPr>
                    <w:rPr>
                      <w:rFonts w:ascii="Cambria Math" w:hAnsi="Cambria Math"/>
                      <w:lang w:eastAsia="pt-BR"/>
                    </w:rPr>
                  </m:ctrlPr>
                </m:sSupPr>
                <m:e>
                  <m:r>
                    <w:rPr>
                      <w:rFonts w:ascii="Cambria Math" w:hAnsi="Cambria Math"/>
                      <w:lang w:eastAsia="pt-BR"/>
                      <w:rPrChange w:id="830" w:author="Leonardo Murta" w:date="2016-12-13T10:32:00Z">
                        <w:rPr>
                          <w:rFonts w:ascii="Cambria Math" w:hAnsi="Cambria Math"/>
                          <w:color w:val="0563C1" w:themeColor="hyperlink"/>
                          <w:szCs w:val="18"/>
                          <w:u w:val="single"/>
                        </w:rPr>
                      </w:rPrChange>
                    </w:rPr>
                    <m:t>C</m:t>
                  </m:r>
                </m:e>
                <m:sup>
                  <m:r>
                    <w:rPr>
                      <w:rFonts w:ascii="Cambria Math" w:hAnsi="Cambria Math"/>
                      <w:lang w:eastAsia="pt-BR"/>
                      <w:rPrChange w:id="831" w:author="Leonardo Murta" w:date="2016-12-13T10:32:00Z">
                        <w:rPr>
                          <w:rFonts w:ascii="Cambria Math" w:hAnsi="Cambria Math"/>
                          <w:color w:val="0563C1" w:themeColor="hyperlink"/>
                          <w:szCs w:val="18"/>
                          <w:u w:val="single"/>
                        </w:rPr>
                      </w:rPrChange>
                    </w:rPr>
                    <m:t>database</m:t>
                  </m:r>
                </m:sup>
              </m:sSup>
              <m:r>
                <m:rPr>
                  <m:sty m:val="p"/>
                </m:rPr>
                <w:rPr>
                  <w:rFonts w:ascii="Cambria Math" w:hAnsi="Cambria Math"/>
                  <w:lang w:eastAsia="pt-BR"/>
                  <w:rPrChange w:id="832" w:author="Leonardo Murta" w:date="2016-12-13T10:32:00Z">
                    <w:rPr>
                      <w:rFonts w:ascii="Cambria Math" w:hAnsi="Cambria Math"/>
                      <w:color w:val="0563C1" w:themeColor="hyperlink"/>
                      <w:szCs w:val="18"/>
                      <w:u w:val="single"/>
                    </w:rPr>
                  </w:rPrChange>
                </w:rPr>
                <m:t>,</m:t>
              </m:r>
              <m:r>
                <w:rPr>
                  <w:rFonts w:ascii="Cambria Math" w:hAnsi="Cambria Math"/>
                  <w:lang w:eastAsia="pt-BR"/>
                  <w:rPrChange w:id="833" w:author="Leonardo Murta" w:date="2016-12-13T10:32:00Z">
                    <w:rPr>
                      <w:rFonts w:ascii="Cambria Math" w:hAnsi="Cambria Math"/>
                      <w:color w:val="0563C1" w:themeColor="hyperlink"/>
                      <w:szCs w:val="18"/>
                      <w:u w:val="single"/>
                    </w:rPr>
                  </w:rPrChange>
                </w:rPr>
                <m:t>B</m:t>
              </m:r>
            </m:e>
          </m:d>
        </m:oMath>
        <w:r w:rsidR="00E02D98" w:rsidRPr="009373EF">
          <w:rPr>
            <w:lang w:eastAsia="pt-BR"/>
            <w:rPrChange w:id="834" w:author="Leonardo Murta" w:date="2016-12-13T10:32:00Z">
              <w:rPr>
                <w:color w:val="0563C1" w:themeColor="hyperlink"/>
                <w:szCs w:val="18"/>
                <w:u w:val="single"/>
              </w:rPr>
            </w:rPrChange>
          </w:rPr>
          <w:t xml:space="preserve">, where R is the set of all cloned repositories of p monitored by DyeVC, C is the set of all commits of p, </w:t>
        </w:r>
        <m:oMath>
          <m:sSup>
            <m:sSupPr>
              <m:ctrlPr>
                <w:rPr>
                  <w:rFonts w:ascii="Cambria Math" w:hAnsi="Cambria Math"/>
                  <w:lang w:eastAsia="pt-BR"/>
                </w:rPr>
              </m:ctrlPr>
            </m:sSupPr>
            <m:e>
              <m:r>
                <w:rPr>
                  <w:rFonts w:ascii="Cambria Math" w:hAnsi="Cambria Math"/>
                  <w:lang w:eastAsia="pt-BR"/>
                  <w:rPrChange w:id="835" w:author="Leonardo Murta" w:date="2016-12-13T10:32:00Z">
                    <w:rPr>
                      <w:rFonts w:ascii="Cambria Math" w:hAnsi="Cambria Math"/>
                      <w:color w:val="0563C1" w:themeColor="hyperlink"/>
                      <w:szCs w:val="18"/>
                      <w:u w:val="single"/>
                    </w:rPr>
                  </w:rPrChange>
                </w:rPr>
                <m:t>C</m:t>
              </m:r>
            </m:e>
            <m:sup>
              <m:r>
                <w:rPr>
                  <w:rFonts w:ascii="Cambria Math" w:hAnsi="Cambria Math"/>
                  <w:lang w:eastAsia="pt-BR"/>
                  <w:rPrChange w:id="836" w:author="Leonardo Murta" w:date="2016-12-13T10:32:00Z">
                    <w:rPr>
                      <w:rFonts w:ascii="Cambria Math" w:hAnsi="Cambria Math"/>
                      <w:color w:val="0563C1" w:themeColor="hyperlink"/>
                      <w:szCs w:val="18"/>
                      <w:u w:val="single"/>
                    </w:rPr>
                  </w:rPrChange>
                </w:rPr>
                <m:t>database</m:t>
              </m:r>
            </m:sup>
          </m:sSup>
          <m:r>
            <m:rPr>
              <m:sty m:val="p"/>
            </m:rPr>
            <w:rPr>
              <w:rFonts w:ascii="Cambria Math" w:hAnsi="Cambria Math"/>
              <w:lang w:eastAsia="pt-BR"/>
              <w:rPrChange w:id="837" w:author="Leonardo Murta" w:date="2016-12-13T10:32:00Z">
                <w:rPr>
                  <w:rFonts w:ascii="Cambria Math" w:hAnsi="Cambria Math"/>
                  <w:color w:val="0563C1" w:themeColor="hyperlink"/>
                  <w:szCs w:val="18"/>
                  <w:u w:val="single"/>
                </w:rPr>
              </w:rPrChange>
            </w:rPr>
            <m:t>⊆</m:t>
          </m:r>
          <m:r>
            <w:rPr>
              <w:rFonts w:ascii="Cambria Math" w:hAnsi="Cambria Math"/>
              <w:lang w:eastAsia="pt-BR"/>
              <w:rPrChange w:id="838" w:author="Leonardo Murta" w:date="2016-12-13T10:32:00Z">
                <w:rPr>
                  <w:rFonts w:ascii="Cambria Math" w:hAnsi="Cambria Math"/>
                  <w:color w:val="0563C1" w:themeColor="hyperlink"/>
                  <w:szCs w:val="18"/>
                  <w:u w:val="single"/>
                </w:rPr>
              </w:rPrChange>
            </w:rPr>
            <m:t>C</m:t>
          </m:r>
        </m:oMath>
        <w:r w:rsidR="00E02D98" w:rsidRPr="009373EF">
          <w:rPr>
            <w:lang w:eastAsia="pt-BR"/>
            <w:rPrChange w:id="839" w:author="Leonardo Murta" w:date="2016-12-13T10:32:00Z">
              <w:rPr>
                <w:color w:val="0563C1" w:themeColor="hyperlink"/>
                <w:szCs w:val="18"/>
                <w:u w:val="single"/>
              </w:rPr>
            </w:rPrChange>
          </w:rPr>
          <w:t xml:space="preserve"> is the set of commits of p in the DyeVC database, and </w:t>
        </w:r>
        <m:oMath>
          <m:r>
            <w:rPr>
              <w:rFonts w:ascii="Cambria Math" w:hAnsi="Cambria Math"/>
              <w:lang w:eastAsia="pt-BR"/>
              <w:rPrChange w:id="840" w:author="Leonardo Murta" w:date="2016-12-13T10:32:00Z">
                <w:rPr>
                  <w:rFonts w:ascii="Cambria Math" w:hAnsi="Cambria Math"/>
                  <w:color w:val="0563C1" w:themeColor="hyperlink"/>
                  <w:szCs w:val="18"/>
                  <w:u w:val="single"/>
                </w:rPr>
              </w:rPrChange>
            </w:rPr>
            <m:t>B</m:t>
          </m:r>
        </m:oMath>
        <w:r w:rsidR="00E02D98" w:rsidRPr="009373EF">
          <w:rPr>
            <w:lang w:eastAsia="pt-BR"/>
            <w:rPrChange w:id="841" w:author="Leonardo Murta" w:date="2016-12-13T10:32:00Z">
              <w:rPr>
                <w:color w:val="0563C1" w:themeColor="hyperlink"/>
                <w:szCs w:val="18"/>
                <w:u w:val="single"/>
              </w:rPr>
            </w:rPrChange>
          </w:rPr>
          <w:t xml:space="preserve"> is the set of named branches of p. Each repository </w:t>
        </w:r>
        <m:oMath>
          <m:sSub>
            <m:sSubPr>
              <m:ctrlPr>
                <w:rPr>
                  <w:rFonts w:ascii="Cambria Math" w:hAnsi="Cambria Math"/>
                  <w:lang w:eastAsia="pt-BR"/>
                </w:rPr>
              </m:ctrlPr>
            </m:sSubPr>
            <m:e>
              <m:r>
                <w:rPr>
                  <w:rFonts w:ascii="Cambria Math" w:hAnsi="Cambria Math"/>
                  <w:lang w:eastAsia="pt-BR"/>
                  <w:rPrChange w:id="842" w:author="Leonardo Murta" w:date="2016-12-13T10:32:00Z">
                    <w:rPr>
                      <w:rFonts w:ascii="Cambria Math" w:hAnsi="Cambria Math"/>
                      <w:color w:val="0563C1" w:themeColor="hyperlink"/>
                      <w:szCs w:val="18"/>
                      <w:u w:val="single"/>
                    </w:rPr>
                  </w:rPrChange>
                </w:rPr>
                <m:t>r</m:t>
              </m:r>
            </m:e>
            <m:sub>
              <m:r>
                <w:rPr>
                  <w:rFonts w:ascii="Cambria Math" w:hAnsi="Cambria Math"/>
                  <w:lang w:eastAsia="pt-BR"/>
                  <w:rPrChange w:id="843" w:author="Leonardo Murta" w:date="2016-12-13T10:32:00Z">
                    <w:rPr>
                      <w:rFonts w:ascii="Cambria Math" w:hAnsi="Cambria Math"/>
                      <w:color w:val="0563C1" w:themeColor="hyperlink"/>
                      <w:szCs w:val="18"/>
                      <w:u w:val="single"/>
                    </w:rPr>
                  </w:rPrChange>
                </w:rPr>
                <m:t>i</m:t>
              </m:r>
            </m:sub>
          </m:sSub>
          <m:r>
            <m:rPr>
              <m:sty m:val="p"/>
            </m:rPr>
            <w:rPr>
              <w:rFonts w:ascii="Cambria Math" w:hAnsi="Cambria Math"/>
              <w:lang w:eastAsia="pt-BR"/>
              <w:rPrChange w:id="844" w:author="Leonardo Murta" w:date="2016-12-13T10:32:00Z">
                <w:rPr>
                  <w:rFonts w:ascii="Cambria Math" w:hAnsi="Cambria Math"/>
                  <w:color w:val="0563C1" w:themeColor="hyperlink"/>
                  <w:szCs w:val="18"/>
                  <w:u w:val="single"/>
                </w:rPr>
              </w:rPrChange>
            </w:rPr>
            <m:t>∈</m:t>
          </m:r>
          <m:r>
            <w:rPr>
              <w:rFonts w:ascii="Cambria Math" w:hAnsi="Cambria Math"/>
              <w:lang w:eastAsia="pt-BR"/>
              <w:rPrChange w:id="845" w:author="Leonardo Murta" w:date="2016-12-13T10:32:00Z">
                <w:rPr>
                  <w:rFonts w:ascii="Cambria Math" w:hAnsi="Cambria Math"/>
                  <w:color w:val="0563C1" w:themeColor="hyperlink"/>
                  <w:szCs w:val="18"/>
                  <w:u w:val="single"/>
                </w:rPr>
              </w:rPrChange>
            </w:rPr>
            <m:t>R</m:t>
          </m:r>
        </m:oMath>
        <w:r w:rsidR="00E02D98" w:rsidRPr="009373EF">
          <w:rPr>
            <w:lang w:eastAsia="pt-BR"/>
            <w:rPrChange w:id="846" w:author="Leonardo Murta" w:date="2016-12-13T10:32:00Z">
              <w:rPr>
                <w:color w:val="0563C1" w:themeColor="hyperlink"/>
                <w:szCs w:val="18"/>
                <w:u w:val="single"/>
              </w:rPr>
            </w:rPrChange>
          </w:rPr>
          <w:t xml:space="preserve"> is a tuple </w:t>
        </w:r>
        <m:oMath>
          <m:d>
            <m:dPr>
              <m:ctrlPr>
                <w:rPr>
                  <w:rFonts w:ascii="Cambria Math" w:hAnsi="Cambria Math"/>
                  <w:lang w:eastAsia="pt-BR"/>
                </w:rPr>
              </m:ctrlPr>
            </m:dPr>
            <m:e>
              <m:sSubSup>
                <m:sSubSupPr>
                  <m:ctrlPr>
                    <w:rPr>
                      <w:rFonts w:ascii="Cambria Math" w:hAnsi="Cambria Math"/>
                      <w:lang w:eastAsia="pt-BR"/>
                    </w:rPr>
                  </m:ctrlPr>
                </m:sSubSupPr>
                <m:e>
                  <m:r>
                    <w:rPr>
                      <w:rFonts w:ascii="Cambria Math" w:hAnsi="Cambria Math"/>
                      <w:lang w:eastAsia="pt-BR"/>
                      <w:rPrChange w:id="847" w:author="Leonardo Murta" w:date="2016-12-13T10:32:00Z">
                        <w:rPr>
                          <w:rFonts w:ascii="Cambria Math" w:hAnsi="Cambria Math"/>
                          <w:color w:val="0563C1" w:themeColor="hyperlink"/>
                          <w:szCs w:val="18"/>
                          <w:u w:val="single"/>
                        </w:rPr>
                      </w:rPrChange>
                    </w:rPr>
                    <m:t>R</m:t>
                  </m:r>
                </m:e>
                <m:sub>
                  <m:r>
                    <w:rPr>
                      <w:rFonts w:ascii="Cambria Math" w:hAnsi="Cambria Math"/>
                      <w:lang w:eastAsia="pt-BR"/>
                      <w:rPrChange w:id="848" w:author="Leonardo Murta" w:date="2016-12-13T10:32:00Z">
                        <w:rPr>
                          <w:rFonts w:ascii="Cambria Math" w:hAnsi="Cambria Math"/>
                          <w:color w:val="0563C1" w:themeColor="hyperlink"/>
                          <w:szCs w:val="18"/>
                          <w:u w:val="single"/>
                        </w:rPr>
                      </w:rPrChange>
                    </w:rPr>
                    <m:t>i</m:t>
                  </m:r>
                </m:sub>
                <m:sup>
                  <m:r>
                    <w:rPr>
                      <w:rFonts w:ascii="Cambria Math" w:hAnsi="Cambria Math"/>
                      <w:lang w:eastAsia="pt-BR"/>
                      <w:rPrChange w:id="849" w:author="Leonardo Murta" w:date="2016-12-13T10:32:00Z">
                        <w:rPr>
                          <w:rFonts w:ascii="Cambria Math" w:hAnsi="Cambria Math"/>
                          <w:color w:val="0563C1" w:themeColor="hyperlink"/>
                          <w:szCs w:val="18"/>
                          <w:u w:val="single"/>
                        </w:rPr>
                      </w:rPrChange>
                    </w:rPr>
                    <m:t>push</m:t>
                  </m:r>
                </m:sup>
              </m:sSubSup>
              <m:r>
                <m:rPr>
                  <m:sty m:val="p"/>
                </m:rPr>
                <w:rPr>
                  <w:rFonts w:ascii="Cambria Math" w:hAnsi="Cambria Math"/>
                  <w:lang w:eastAsia="pt-BR"/>
                  <w:rPrChange w:id="850" w:author="Leonardo Murta" w:date="2016-12-13T10:32:00Z">
                    <w:rPr>
                      <w:rFonts w:ascii="Cambria Math" w:hAnsi="Cambria Math"/>
                      <w:color w:val="0563C1" w:themeColor="hyperlink"/>
                      <w:szCs w:val="18"/>
                      <w:u w:val="single"/>
                    </w:rPr>
                  </w:rPrChange>
                </w:rPr>
                <m:t>,</m:t>
              </m:r>
              <m:sSubSup>
                <m:sSubSupPr>
                  <m:ctrlPr>
                    <w:rPr>
                      <w:rFonts w:ascii="Cambria Math" w:hAnsi="Cambria Math"/>
                      <w:lang w:eastAsia="pt-BR"/>
                    </w:rPr>
                  </m:ctrlPr>
                </m:sSubSupPr>
                <m:e>
                  <m:r>
                    <w:rPr>
                      <w:rFonts w:ascii="Cambria Math" w:hAnsi="Cambria Math"/>
                      <w:lang w:eastAsia="pt-BR"/>
                      <w:rPrChange w:id="851" w:author="Leonardo Murta" w:date="2016-12-13T10:32:00Z">
                        <w:rPr>
                          <w:rFonts w:ascii="Cambria Math" w:hAnsi="Cambria Math"/>
                          <w:color w:val="0563C1" w:themeColor="hyperlink"/>
                          <w:szCs w:val="18"/>
                          <w:u w:val="single"/>
                        </w:rPr>
                      </w:rPrChange>
                    </w:rPr>
                    <m:t>R</m:t>
                  </m:r>
                </m:e>
                <m:sub>
                  <m:r>
                    <w:rPr>
                      <w:rFonts w:ascii="Cambria Math" w:hAnsi="Cambria Math"/>
                      <w:lang w:eastAsia="pt-BR"/>
                      <w:rPrChange w:id="852" w:author="Leonardo Murta" w:date="2016-12-13T10:32:00Z">
                        <w:rPr>
                          <w:rFonts w:ascii="Cambria Math" w:hAnsi="Cambria Math"/>
                          <w:color w:val="0563C1" w:themeColor="hyperlink"/>
                          <w:szCs w:val="18"/>
                          <w:u w:val="single"/>
                        </w:rPr>
                      </w:rPrChange>
                    </w:rPr>
                    <m:t>i</m:t>
                  </m:r>
                </m:sub>
                <m:sup>
                  <m:r>
                    <w:rPr>
                      <w:rFonts w:ascii="Cambria Math" w:hAnsi="Cambria Math"/>
                      <w:lang w:eastAsia="pt-BR"/>
                      <w:rPrChange w:id="853" w:author="Leonardo Murta" w:date="2016-12-13T10:32:00Z">
                        <w:rPr>
                          <w:rFonts w:ascii="Cambria Math" w:hAnsi="Cambria Math"/>
                          <w:color w:val="0563C1" w:themeColor="hyperlink"/>
                          <w:szCs w:val="18"/>
                          <w:u w:val="single"/>
                        </w:rPr>
                      </w:rPrChange>
                    </w:rPr>
                    <m:t>pull</m:t>
                  </m:r>
                </m:sup>
              </m:sSubSup>
              <m:r>
                <m:rPr>
                  <m:sty m:val="p"/>
                </m:rPr>
                <w:rPr>
                  <w:rFonts w:ascii="Cambria Math" w:hAnsi="Cambria Math"/>
                  <w:lang w:eastAsia="pt-BR"/>
                  <w:rPrChange w:id="854" w:author="Leonardo Murta" w:date="2016-12-13T10:32:00Z">
                    <w:rPr>
                      <w:rFonts w:ascii="Cambria Math" w:hAnsi="Cambria Math"/>
                      <w:color w:val="0563C1" w:themeColor="hyperlink"/>
                      <w:szCs w:val="18"/>
                      <w:u w:val="single"/>
                    </w:rPr>
                  </w:rPrChange>
                </w:rPr>
                <m:t xml:space="preserve">, </m:t>
              </m:r>
              <m:sSubSup>
                <m:sSubSupPr>
                  <m:ctrlPr>
                    <w:rPr>
                      <w:rFonts w:ascii="Cambria Math" w:hAnsi="Cambria Math"/>
                      <w:lang w:eastAsia="pt-BR"/>
                    </w:rPr>
                  </m:ctrlPr>
                </m:sSubSupPr>
                <m:e>
                  <m:r>
                    <w:rPr>
                      <w:rFonts w:ascii="Cambria Math" w:hAnsi="Cambria Math"/>
                      <w:lang w:eastAsia="pt-BR"/>
                      <w:rPrChange w:id="855" w:author="Leonardo Murta" w:date="2016-12-13T10:32:00Z">
                        <w:rPr>
                          <w:rFonts w:ascii="Cambria Math" w:hAnsi="Cambria Math"/>
                          <w:color w:val="0563C1" w:themeColor="hyperlink"/>
                          <w:szCs w:val="18"/>
                          <w:u w:val="single"/>
                        </w:rPr>
                      </w:rPrChange>
                    </w:rPr>
                    <m:t>C</m:t>
                  </m:r>
                </m:e>
                <m:sub>
                  <m:r>
                    <w:rPr>
                      <w:rFonts w:ascii="Cambria Math" w:hAnsi="Cambria Math"/>
                      <w:lang w:eastAsia="pt-BR"/>
                      <w:rPrChange w:id="856" w:author="Leonardo Murta" w:date="2016-12-13T10:32:00Z">
                        <w:rPr>
                          <w:rFonts w:ascii="Cambria Math" w:hAnsi="Cambria Math"/>
                          <w:color w:val="0563C1" w:themeColor="hyperlink"/>
                          <w:szCs w:val="18"/>
                          <w:u w:val="single"/>
                        </w:rPr>
                      </w:rPrChange>
                    </w:rPr>
                    <m:t>i</m:t>
                  </m:r>
                </m:sub>
                <m:sup>
                  <m:r>
                    <w:rPr>
                      <w:rFonts w:ascii="Cambria Math" w:hAnsi="Cambria Math"/>
                      <w:lang w:eastAsia="pt-BR"/>
                      <w:rPrChange w:id="857" w:author="Leonardo Murta" w:date="2016-12-13T10:32:00Z">
                        <w:rPr>
                          <w:rFonts w:ascii="Cambria Math" w:hAnsi="Cambria Math"/>
                          <w:color w:val="0563C1" w:themeColor="hyperlink"/>
                          <w:szCs w:val="18"/>
                          <w:u w:val="single"/>
                        </w:rPr>
                      </w:rPrChange>
                    </w:rPr>
                    <m:t>previous</m:t>
                  </m:r>
                </m:sup>
              </m:sSubSup>
              <m:r>
                <m:rPr>
                  <m:sty m:val="p"/>
                </m:rPr>
                <w:rPr>
                  <w:rFonts w:ascii="Cambria Math" w:hAnsi="Cambria Math"/>
                  <w:lang w:eastAsia="pt-BR"/>
                  <w:rPrChange w:id="858" w:author="Leonardo Murta" w:date="2016-12-13T10:32:00Z">
                    <w:rPr>
                      <w:rFonts w:ascii="Cambria Math" w:hAnsi="Cambria Math"/>
                      <w:color w:val="0563C1" w:themeColor="hyperlink"/>
                      <w:szCs w:val="18"/>
                      <w:u w:val="single"/>
                    </w:rPr>
                  </w:rPrChange>
                </w:rPr>
                <m:t>,</m:t>
              </m:r>
              <m:sSubSup>
                <m:sSubSupPr>
                  <m:ctrlPr>
                    <w:rPr>
                      <w:rFonts w:ascii="Cambria Math" w:hAnsi="Cambria Math"/>
                      <w:lang w:eastAsia="pt-BR"/>
                    </w:rPr>
                  </m:ctrlPr>
                </m:sSubSupPr>
                <m:e>
                  <m:r>
                    <w:rPr>
                      <w:rFonts w:ascii="Cambria Math" w:hAnsi="Cambria Math"/>
                      <w:lang w:eastAsia="pt-BR"/>
                      <w:rPrChange w:id="859" w:author="Leonardo Murta" w:date="2016-12-13T10:32:00Z">
                        <w:rPr>
                          <w:rFonts w:ascii="Cambria Math" w:hAnsi="Cambria Math"/>
                          <w:color w:val="0563C1" w:themeColor="hyperlink"/>
                          <w:szCs w:val="18"/>
                          <w:u w:val="single"/>
                        </w:rPr>
                      </w:rPrChange>
                    </w:rPr>
                    <m:t>C</m:t>
                  </m:r>
                </m:e>
                <m:sub>
                  <m:r>
                    <w:rPr>
                      <w:rFonts w:ascii="Cambria Math" w:hAnsi="Cambria Math"/>
                      <w:lang w:eastAsia="pt-BR"/>
                      <w:rPrChange w:id="860" w:author="Leonardo Murta" w:date="2016-12-13T10:32:00Z">
                        <w:rPr>
                          <w:rFonts w:ascii="Cambria Math" w:hAnsi="Cambria Math"/>
                          <w:color w:val="0563C1" w:themeColor="hyperlink"/>
                          <w:szCs w:val="18"/>
                          <w:u w:val="single"/>
                        </w:rPr>
                      </w:rPrChange>
                    </w:rPr>
                    <m:t>i</m:t>
                  </m:r>
                </m:sub>
                <m:sup>
                  <m:r>
                    <w:rPr>
                      <w:rFonts w:ascii="Cambria Math" w:hAnsi="Cambria Math"/>
                      <w:lang w:eastAsia="pt-BR"/>
                      <w:rPrChange w:id="861" w:author="Leonardo Murta" w:date="2016-12-13T10:32:00Z">
                        <w:rPr>
                          <w:rFonts w:ascii="Cambria Math" w:hAnsi="Cambria Math"/>
                          <w:color w:val="0563C1" w:themeColor="hyperlink"/>
                          <w:szCs w:val="18"/>
                          <w:u w:val="single"/>
                        </w:rPr>
                      </w:rPrChange>
                    </w:rPr>
                    <m:t>current</m:t>
                  </m:r>
                </m:sup>
              </m:sSubSup>
            </m:e>
          </m:d>
        </m:oMath>
        <w:r w:rsidR="00E02D98" w:rsidRPr="009373EF">
          <w:rPr>
            <w:lang w:eastAsia="pt-BR"/>
            <w:rPrChange w:id="862" w:author="Leonardo Murta" w:date="2016-12-13T10:32:00Z">
              <w:rPr>
                <w:color w:val="0563C1" w:themeColor="hyperlink"/>
                <w:szCs w:val="18"/>
                <w:u w:val="single"/>
              </w:rPr>
            </w:rPrChange>
          </w:rPr>
          <w:t xml:space="preserve">, where </w:t>
        </w:r>
        <m:oMath>
          <m:sSubSup>
            <m:sSubSupPr>
              <m:ctrlPr>
                <w:rPr>
                  <w:rFonts w:ascii="Cambria Math" w:hAnsi="Cambria Math"/>
                  <w:lang w:eastAsia="pt-BR"/>
                </w:rPr>
              </m:ctrlPr>
            </m:sSubSupPr>
            <m:e>
              <m:r>
                <w:rPr>
                  <w:rFonts w:ascii="Cambria Math" w:hAnsi="Cambria Math"/>
                  <w:lang w:eastAsia="pt-BR"/>
                  <w:rPrChange w:id="863" w:author="Leonardo Murta" w:date="2016-12-13T10:32:00Z">
                    <w:rPr>
                      <w:rFonts w:ascii="Cambria Math" w:hAnsi="Cambria Math"/>
                      <w:color w:val="0563C1" w:themeColor="hyperlink"/>
                      <w:szCs w:val="18"/>
                      <w:u w:val="single"/>
                    </w:rPr>
                  </w:rPrChange>
                </w:rPr>
                <m:t>R</m:t>
              </m:r>
            </m:e>
            <m:sub>
              <m:r>
                <w:rPr>
                  <w:rFonts w:ascii="Cambria Math" w:hAnsi="Cambria Math"/>
                  <w:lang w:eastAsia="pt-BR"/>
                  <w:rPrChange w:id="864" w:author="Leonardo Murta" w:date="2016-12-13T10:32:00Z">
                    <w:rPr>
                      <w:rFonts w:ascii="Cambria Math" w:hAnsi="Cambria Math"/>
                      <w:color w:val="0563C1" w:themeColor="hyperlink"/>
                      <w:szCs w:val="18"/>
                      <w:u w:val="single"/>
                    </w:rPr>
                  </w:rPrChange>
                </w:rPr>
                <m:t>i</m:t>
              </m:r>
            </m:sub>
            <m:sup>
              <m:r>
                <w:rPr>
                  <w:rFonts w:ascii="Cambria Math" w:hAnsi="Cambria Math"/>
                  <w:lang w:eastAsia="pt-BR"/>
                  <w:rPrChange w:id="865" w:author="Leonardo Murta" w:date="2016-12-13T10:32:00Z">
                    <w:rPr>
                      <w:rFonts w:ascii="Cambria Math" w:hAnsi="Cambria Math"/>
                      <w:color w:val="0563C1" w:themeColor="hyperlink"/>
                      <w:szCs w:val="18"/>
                      <w:u w:val="single"/>
                    </w:rPr>
                  </w:rPrChange>
                </w:rPr>
                <m:t>push</m:t>
              </m:r>
            </m:sup>
          </m:sSubSup>
          <m:r>
            <m:rPr>
              <m:sty m:val="p"/>
            </m:rPr>
            <w:rPr>
              <w:rFonts w:ascii="Cambria Math" w:hAnsi="Cambria Math"/>
              <w:lang w:eastAsia="pt-BR"/>
              <w:rPrChange w:id="866" w:author="Leonardo Murta" w:date="2016-12-13T10:32:00Z">
                <w:rPr>
                  <w:rFonts w:ascii="Cambria Math" w:hAnsi="Cambria Math"/>
                  <w:color w:val="0563C1" w:themeColor="hyperlink"/>
                  <w:szCs w:val="18"/>
                  <w:u w:val="single"/>
                </w:rPr>
              </w:rPrChange>
            </w:rPr>
            <m:t>⊆</m:t>
          </m:r>
          <m:r>
            <w:rPr>
              <w:rFonts w:ascii="Cambria Math" w:hAnsi="Cambria Math"/>
              <w:lang w:eastAsia="pt-BR"/>
              <w:rPrChange w:id="867" w:author="Leonardo Murta" w:date="2016-12-13T10:32:00Z">
                <w:rPr>
                  <w:rFonts w:ascii="Cambria Math" w:hAnsi="Cambria Math"/>
                  <w:color w:val="0563C1" w:themeColor="hyperlink"/>
                  <w:szCs w:val="18"/>
                  <w:u w:val="single"/>
                </w:rPr>
              </w:rPrChange>
            </w:rPr>
            <m:t>R</m:t>
          </m:r>
        </m:oMath>
        <w:r w:rsidR="00E02D98" w:rsidRPr="009373EF">
          <w:rPr>
            <w:lang w:eastAsia="pt-BR"/>
            <w:rPrChange w:id="868" w:author="Leonardo Murta" w:date="2016-12-13T10:32:00Z">
              <w:rPr>
                <w:color w:val="0563C1" w:themeColor="hyperlink"/>
                <w:szCs w:val="18"/>
                <w:u w:val="single"/>
              </w:rPr>
            </w:rPrChange>
          </w:rPr>
          <w:t xml:space="preserve"> is the set of repositories that </w:t>
        </w:r>
        <m:oMath>
          <m:sSub>
            <m:sSubPr>
              <m:ctrlPr>
                <w:rPr>
                  <w:rFonts w:ascii="Cambria Math" w:hAnsi="Cambria Math"/>
                  <w:lang w:eastAsia="pt-BR"/>
                </w:rPr>
              </m:ctrlPr>
            </m:sSubPr>
            <m:e>
              <m:r>
                <w:rPr>
                  <w:rFonts w:ascii="Cambria Math" w:hAnsi="Cambria Math"/>
                  <w:lang w:eastAsia="pt-BR"/>
                  <w:rPrChange w:id="869" w:author="Leonardo Murta" w:date="2016-12-13T10:32:00Z">
                    <w:rPr>
                      <w:rFonts w:ascii="Cambria Math" w:hAnsi="Cambria Math"/>
                      <w:color w:val="0563C1" w:themeColor="hyperlink"/>
                      <w:szCs w:val="18"/>
                      <w:u w:val="single"/>
                    </w:rPr>
                  </w:rPrChange>
                </w:rPr>
                <m:t>r</m:t>
              </m:r>
            </m:e>
            <m:sub>
              <m:r>
                <w:rPr>
                  <w:rFonts w:ascii="Cambria Math" w:hAnsi="Cambria Math"/>
                  <w:lang w:eastAsia="pt-BR"/>
                  <w:rPrChange w:id="870" w:author="Leonardo Murta" w:date="2016-12-13T10:32:00Z">
                    <w:rPr>
                      <w:rFonts w:ascii="Cambria Math" w:hAnsi="Cambria Math"/>
                      <w:color w:val="0563C1" w:themeColor="hyperlink"/>
                      <w:szCs w:val="18"/>
                      <w:u w:val="single"/>
                    </w:rPr>
                  </w:rPrChange>
                </w:rPr>
                <m:t>i</m:t>
              </m:r>
            </m:sub>
          </m:sSub>
        </m:oMath>
        <w:r w:rsidR="00E02D98" w:rsidRPr="009373EF">
          <w:rPr>
            <w:lang w:eastAsia="pt-BR"/>
            <w:rPrChange w:id="871" w:author="Leonardo Murta" w:date="2016-12-13T10:32:00Z">
              <w:rPr>
                <w:color w:val="0563C1" w:themeColor="hyperlink"/>
                <w:szCs w:val="18"/>
                <w:u w:val="single"/>
              </w:rPr>
            </w:rPrChange>
          </w:rPr>
          <w:t xml:space="preserve"> is allowed to push to, </w:t>
        </w:r>
        <m:oMath>
          <m:sSubSup>
            <m:sSubSupPr>
              <m:ctrlPr>
                <w:rPr>
                  <w:rFonts w:ascii="Cambria Math" w:hAnsi="Cambria Math"/>
                  <w:lang w:eastAsia="pt-BR"/>
                </w:rPr>
              </m:ctrlPr>
            </m:sSubSupPr>
            <m:e>
              <m:r>
                <w:rPr>
                  <w:rFonts w:ascii="Cambria Math" w:hAnsi="Cambria Math"/>
                  <w:lang w:eastAsia="pt-BR"/>
                  <w:rPrChange w:id="872" w:author="Leonardo Murta" w:date="2016-12-13T10:32:00Z">
                    <w:rPr>
                      <w:rFonts w:ascii="Cambria Math" w:hAnsi="Cambria Math"/>
                      <w:color w:val="0563C1" w:themeColor="hyperlink"/>
                      <w:szCs w:val="18"/>
                      <w:u w:val="single"/>
                    </w:rPr>
                  </w:rPrChange>
                </w:rPr>
                <m:t>R</m:t>
              </m:r>
            </m:e>
            <m:sub>
              <m:r>
                <w:rPr>
                  <w:rFonts w:ascii="Cambria Math" w:hAnsi="Cambria Math"/>
                  <w:lang w:eastAsia="pt-BR"/>
                  <w:rPrChange w:id="873" w:author="Leonardo Murta" w:date="2016-12-13T10:32:00Z">
                    <w:rPr>
                      <w:rFonts w:ascii="Cambria Math" w:hAnsi="Cambria Math"/>
                      <w:color w:val="0563C1" w:themeColor="hyperlink"/>
                      <w:szCs w:val="18"/>
                      <w:u w:val="single"/>
                    </w:rPr>
                  </w:rPrChange>
                </w:rPr>
                <m:t>i</m:t>
              </m:r>
            </m:sub>
            <m:sup>
              <m:r>
                <w:rPr>
                  <w:rFonts w:ascii="Cambria Math" w:hAnsi="Cambria Math"/>
                  <w:lang w:eastAsia="pt-BR"/>
                  <w:rPrChange w:id="874" w:author="Leonardo Murta" w:date="2016-12-13T10:32:00Z">
                    <w:rPr>
                      <w:rFonts w:ascii="Cambria Math" w:hAnsi="Cambria Math"/>
                      <w:color w:val="0563C1" w:themeColor="hyperlink"/>
                      <w:szCs w:val="18"/>
                      <w:u w:val="single"/>
                    </w:rPr>
                  </w:rPrChange>
                </w:rPr>
                <m:t>pull</m:t>
              </m:r>
            </m:sup>
          </m:sSubSup>
          <m:r>
            <m:rPr>
              <m:sty m:val="p"/>
            </m:rPr>
            <w:rPr>
              <w:rFonts w:ascii="Cambria Math" w:hAnsi="Cambria Math"/>
              <w:lang w:eastAsia="pt-BR"/>
              <w:rPrChange w:id="875" w:author="Leonardo Murta" w:date="2016-12-13T10:32:00Z">
                <w:rPr>
                  <w:rFonts w:ascii="Cambria Math" w:hAnsi="Cambria Math"/>
                  <w:color w:val="0563C1" w:themeColor="hyperlink"/>
                  <w:szCs w:val="18"/>
                  <w:u w:val="single"/>
                </w:rPr>
              </w:rPrChange>
            </w:rPr>
            <m:t>⊆</m:t>
          </m:r>
          <m:r>
            <w:rPr>
              <w:rFonts w:ascii="Cambria Math" w:hAnsi="Cambria Math"/>
              <w:lang w:eastAsia="pt-BR"/>
              <w:rPrChange w:id="876" w:author="Leonardo Murta" w:date="2016-12-13T10:32:00Z">
                <w:rPr>
                  <w:rFonts w:ascii="Cambria Math" w:hAnsi="Cambria Math"/>
                  <w:color w:val="0563C1" w:themeColor="hyperlink"/>
                  <w:szCs w:val="18"/>
                  <w:u w:val="single"/>
                </w:rPr>
              </w:rPrChange>
            </w:rPr>
            <m:t>R</m:t>
          </m:r>
        </m:oMath>
        <w:r w:rsidR="00E02D98" w:rsidRPr="009373EF">
          <w:rPr>
            <w:lang w:eastAsia="pt-BR"/>
            <w:rPrChange w:id="877" w:author="Leonardo Murta" w:date="2016-12-13T10:32:00Z">
              <w:rPr>
                <w:color w:val="0563C1" w:themeColor="hyperlink"/>
                <w:szCs w:val="18"/>
                <w:u w:val="single"/>
              </w:rPr>
            </w:rPrChange>
          </w:rPr>
          <w:t xml:space="preserve"> is the set of repositories that </w:t>
        </w:r>
        <m:oMath>
          <m:sSub>
            <m:sSubPr>
              <m:ctrlPr>
                <w:rPr>
                  <w:rFonts w:ascii="Cambria Math" w:hAnsi="Cambria Math"/>
                  <w:lang w:eastAsia="pt-BR"/>
                </w:rPr>
              </m:ctrlPr>
            </m:sSubPr>
            <m:e>
              <m:r>
                <w:rPr>
                  <w:rFonts w:ascii="Cambria Math" w:hAnsi="Cambria Math"/>
                  <w:lang w:eastAsia="pt-BR"/>
                  <w:rPrChange w:id="878" w:author="Leonardo Murta" w:date="2016-12-13T10:32:00Z">
                    <w:rPr>
                      <w:rFonts w:ascii="Cambria Math" w:hAnsi="Cambria Math"/>
                      <w:color w:val="0563C1" w:themeColor="hyperlink"/>
                      <w:szCs w:val="18"/>
                      <w:u w:val="single"/>
                    </w:rPr>
                  </w:rPrChange>
                </w:rPr>
                <m:t>r</m:t>
              </m:r>
            </m:e>
            <m:sub>
              <m:r>
                <w:rPr>
                  <w:rFonts w:ascii="Cambria Math" w:hAnsi="Cambria Math"/>
                  <w:lang w:eastAsia="pt-BR"/>
                  <w:rPrChange w:id="879" w:author="Leonardo Murta" w:date="2016-12-13T10:32:00Z">
                    <w:rPr>
                      <w:rFonts w:ascii="Cambria Math" w:hAnsi="Cambria Math"/>
                      <w:color w:val="0563C1" w:themeColor="hyperlink"/>
                      <w:szCs w:val="18"/>
                      <w:u w:val="single"/>
                    </w:rPr>
                  </w:rPrChange>
                </w:rPr>
                <m:t>i</m:t>
              </m:r>
            </m:sub>
          </m:sSub>
        </m:oMath>
        <w:r w:rsidR="00E02D98" w:rsidRPr="009373EF">
          <w:rPr>
            <w:lang w:eastAsia="pt-BR"/>
            <w:rPrChange w:id="880" w:author="Leonardo Murta" w:date="2016-12-13T10:32:00Z">
              <w:rPr>
                <w:color w:val="0563C1" w:themeColor="hyperlink"/>
                <w:szCs w:val="18"/>
                <w:u w:val="single"/>
              </w:rPr>
            </w:rPrChange>
          </w:rPr>
          <w:t xml:space="preserve"> is allowed to pull from, </w:t>
        </w:r>
        <m:oMath>
          <m:sSubSup>
            <m:sSubSupPr>
              <m:ctrlPr>
                <w:rPr>
                  <w:rFonts w:ascii="Cambria Math" w:hAnsi="Cambria Math"/>
                  <w:lang w:eastAsia="pt-BR"/>
                </w:rPr>
              </m:ctrlPr>
            </m:sSubSupPr>
            <m:e>
              <m:r>
                <w:rPr>
                  <w:rFonts w:ascii="Cambria Math" w:hAnsi="Cambria Math"/>
                  <w:lang w:eastAsia="pt-BR"/>
                  <w:rPrChange w:id="881" w:author="Leonardo Murta" w:date="2016-12-13T10:32:00Z">
                    <w:rPr>
                      <w:rFonts w:ascii="Cambria Math" w:hAnsi="Cambria Math"/>
                      <w:color w:val="0563C1" w:themeColor="hyperlink"/>
                      <w:szCs w:val="18"/>
                      <w:u w:val="single"/>
                    </w:rPr>
                  </w:rPrChange>
                </w:rPr>
                <m:t>C</m:t>
              </m:r>
            </m:e>
            <m:sub>
              <m:r>
                <w:rPr>
                  <w:rFonts w:ascii="Cambria Math" w:hAnsi="Cambria Math"/>
                  <w:lang w:eastAsia="pt-BR"/>
                  <w:rPrChange w:id="882" w:author="Leonardo Murta" w:date="2016-12-13T10:32:00Z">
                    <w:rPr>
                      <w:rFonts w:ascii="Cambria Math" w:hAnsi="Cambria Math"/>
                      <w:color w:val="0563C1" w:themeColor="hyperlink"/>
                      <w:szCs w:val="18"/>
                      <w:u w:val="single"/>
                    </w:rPr>
                  </w:rPrChange>
                </w:rPr>
                <m:t>i</m:t>
              </m:r>
            </m:sub>
            <m:sup>
              <m:r>
                <w:rPr>
                  <w:rFonts w:ascii="Cambria Math" w:hAnsi="Cambria Math"/>
                  <w:lang w:eastAsia="pt-BR"/>
                  <w:rPrChange w:id="883" w:author="Leonardo Murta" w:date="2016-12-13T10:32:00Z">
                    <w:rPr>
                      <w:rFonts w:ascii="Cambria Math" w:hAnsi="Cambria Math"/>
                      <w:color w:val="0563C1" w:themeColor="hyperlink"/>
                      <w:szCs w:val="18"/>
                      <w:u w:val="single"/>
                    </w:rPr>
                  </w:rPrChange>
                </w:rPr>
                <m:t>previous</m:t>
              </m:r>
            </m:sup>
          </m:sSubSup>
          <m:r>
            <m:rPr>
              <m:sty m:val="p"/>
            </m:rPr>
            <w:rPr>
              <w:rFonts w:ascii="Cambria Math" w:hAnsi="Cambria Math"/>
              <w:lang w:eastAsia="pt-BR"/>
              <w:rPrChange w:id="884" w:author="Leonardo Murta" w:date="2016-12-13T10:32:00Z">
                <w:rPr>
                  <w:rFonts w:ascii="Cambria Math" w:hAnsi="Cambria Math"/>
                  <w:color w:val="0563C1" w:themeColor="hyperlink"/>
                  <w:szCs w:val="18"/>
                  <w:u w:val="single"/>
                </w:rPr>
              </w:rPrChange>
            </w:rPr>
            <m:t>⊆</m:t>
          </m:r>
          <m:r>
            <w:rPr>
              <w:rFonts w:ascii="Cambria Math" w:hAnsi="Cambria Math"/>
              <w:lang w:eastAsia="pt-BR"/>
              <w:rPrChange w:id="885" w:author="Leonardo Murta" w:date="2016-12-13T10:32:00Z">
                <w:rPr>
                  <w:rFonts w:ascii="Cambria Math" w:hAnsi="Cambria Math"/>
                  <w:color w:val="0563C1" w:themeColor="hyperlink"/>
                  <w:szCs w:val="18"/>
                  <w:u w:val="single"/>
                </w:rPr>
              </w:rPrChange>
            </w:rPr>
            <m:t>C</m:t>
          </m:r>
        </m:oMath>
        <w:r w:rsidR="00E02D98" w:rsidRPr="009373EF">
          <w:rPr>
            <w:lang w:eastAsia="pt-BR"/>
            <w:rPrChange w:id="886" w:author="Leonardo Murta" w:date="2016-12-13T10:32:00Z">
              <w:rPr>
                <w:color w:val="0563C1" w:themeColor="hyperlink"/>
                <w:szCs w:val="18"/>
                <w:u w:val="single"/>
              </w:rPr>
            </w:rPrChange>
          </w:rPr>
          <w:t xml:space="preserve"> is the set of commits in </w:t>
        </w:r>
        <m:oMath>
          <m:sSub>
            <m:sSubPr>
              <m:ctrlPr>
                <w:rPr>
                  <w:rFonts w:ascii="Cambria Math" w:hAnsi="Cambria Math"/>
                  <w:lang w:eastAsia="pt-BR"/>
                </w:rPr>
              </m:ctrlPr>
            </m:sSubPr>
            <m:e>
              <m:r>
                <w:rPr>
                  <w:rFonts w:ascii="Cambria Math" w:hAnsi="Cambria Math"/>
                  <w:lang w:eastAsia="pt-BR"/>
                  <w:rPrChange w:id="887" w:author="Leonardo Murta" w:date="2016-12-13T10:32:00Z">
                    <w:rPr>
                      <w:rFonts w:ascii="Cambria Math" w:hAnsi="Cambria Math"/>
                      <w:color w:val="0563C1" w:themeColor="hyperlink"/>
                      <w:szCs w:val="18"/>
                      <w:u w:val="single"/>
                    </w:rPr>
                  </w:rPrChange>
                </w:rPr>
                <m:t>r</m:t>
              </m:r>
            </m:e>
            <m:sub>
              <m:r>
                <w:rPr>
                  <w:rFonts w:ascii="Cambria Math" w:hAnsi="Cambria Math"/>
                  <w:lang w:eastAsia="pt-BR"/>
                  <w:rPrChange w:id="888" w:author="Leonardo Murta" w:date="2016-12-13T10:32:00Z">
                    <w:rPr>
                      <w:rFonts w:ascii="Cambria Math" w:hAnsi="Cambria Math"/>
                      <w:color w:val="0563C1" w:themeColor="hyperlink"/>
                      <w:szCs w:val="18"/>
                      <w:u w:val="single"/>
                    </w:rPr>
                  </w:rPrChange>
                </w:rPr>
                <m:t>i</m:t>
              </m:r>
            </m:sub>
          </m:sSub>
        </m:oMath>
        <w:r w:rsidR="00E02D98" w:rsidRPr="009373EF">
          <w:rPr>
            <w:lang w:eastAsia="pt-BR"/>
            <w:rPrChange w:id="889" w:author="Leonardo Murta" w:date="2016-12-13T10:32:00Z">
              <w:rPr>
                <w:color w:val="0563C1" w:themeColor="hyperlink"/>
                <w:szCs w:val="18"/>
                <w:u w:val="single"/>
              </w:rPr>
            </w:rPrChange>
          </w:rPr>
          <w:t xml:space="preserve"> in the previous execution of DyeVC, and </w:t>
        </w:r>
        <m:oMath>
          <m:sSubSup>
            <m:sSubSupPr>
              <m:ctrlPr>
                <w:rPr>
                  <w:rFonts w:ascii="Cambria Math" w:hAnsi="Cambria Math"/>
                  <w:lang w:eastAsia="pt-BR"/>
                </w:rPr>
              </m:ctrlPr>
            </m:sSubSupPr>
            <m:e>
              <m:r>
                <w:rPr>
                  <w:rFonts w:ascii="Cambria Math" w:hAnsi="Cambria Math"/>
                  <w:lang w:eastAsia="pt-BR"/>
                  <w:rPrChange w:id="890" w:author="Leonardo Murta" w:date="2016-12-13T10:32:00Z">
                    <w:rPr>
                      <w:rFonts w:ascii="Cambria Math" w:hAnsi="Cambria Math"/>
                      <w:color w:val="0563C1" w:themeColor="hyperlink"/>
                      <w:szCs w:val="18"/>
                      <w:u w:val="single"/>
                    </w:rPr>
                  </w:rPrChange>
                </w:rPr>
                <m:t>C</m:t>
              </m:r>
            </m:e>
            <m:sub>
              <m:r>
                <w:rPr>
                  <w:rFonts w:ascii="Cambria Math" w:hAnsi="Cambria Math"/>
                  <w:lang w:eastAsia="pt-BR"/>
                  <w:rPrChange w:id="891" w:author="Leonardo Murta" w:date="2016-12-13T10:32:00Z">
                    <w:rPr>
                      <w:rFonts w:ascii="Cambria Math" w:hAnsi="Cambria Math"/>
                      <w:color w:val="0563C1" w:themeColor="hyperlink"/>
                      <w:szCs w:val="18"/>
                      <w:u w:val="single"/>
                    </w:rPr>
                  </w:rPrChange>
                </w:rPr>
                <m:t>i</m:t>
              </m:r>
            </m:sub>
            <m:sup>
              <m:r>
                <w:rPr>
                  <w:rFonts w:ascii="Cambria Math" w:hAnsi="Cambria Math"/>
                  <w:lang w:eastAsia="pt-BR"/>
                  <w:rPrChange w:id="892" w:author="Leonardo Murta" w:date="2016-12-13T10:32:00Z">
                    <w:rPr>
                      <w:rFonts w:ascii="Cambria Math" w:hAnsi="Cambria Math"/>
                      <w:color w:val="0563C1" w:themeColor="hyperlink"/>
                      <w:szCs w:val="18"/>
                      <w:u w:val="single"/>
                    </w:rPr>
                  </w:rPrChange>
                </w:rPr>
                <m:t>current</m:t>
              </m:r>
            </m:sup>
          </m:sSubSup>
          <m:r>
            <m:rPr>
              <m:sty m:val="p"/>
            </m:rPr>
            <w:rPr>
              <w:rFonts w:ascii="Cambria Math" w:hAnsi="Cambria Math"/>
              <w:lang w:eastAsia="pt-BR"/>
              <w:rPrChange w:id="893" w:author="Leonardo Murta" w:date="2016-12-13T10:32:00Z">
                <w:rPr>
                  <w:rFonts w:ascii="Cambria Math" w:hAnsi="Cambria Math"/>
                  <w:color w:val="0563C1" w:themeColor="hyperlink"/>
                  <w:szCs w:val="18"/>
                  <w:u w:val="single"/>
                </w:rPr>
              </w:rPrChange>
            </w:rPr>
            <m:t>⊆</m:t>
          </m:r>
          <m:r>
            <w:rPr>
              <w:rFonts w:ascii="Cambria Math" w:hAnsi="Cambria Math"/>
              <w:lang w:eastAsia="pt-BR"/>
              <w:rPrChange w:id="894" w:author="Leonardo Murta" w:date="2016-12-13T10:32:00Z">
                <w:rPr>
                  <w:rFonts w:ascii="Cambria Math" w:hAnsi="Cambria Math"/>
                  <w:color w:val="0563C1" w:themeColor="hyperlink"/>
                  <w:szCs w:val="18"/>
                  <w:u w:val="single"/>
                </w:rPr>
              </w:rPrChange>
            </w:rPr>
            <m:t>C</m:t>
          </m:r>
        </m:oMath>
        <w:r w:rsidR="00E02D98" w:rsidRPr="009373EF">
          <w:rPr>
            <w:lang w:eastAsia="pt-BR"/>
            <w:rPrChange w:id="895" w:author="Leonardo Murta" w:date="2016-12-13T10:32:00Z">
              <w:rPr>
                <w:color w:val="0563C1" w:themeColor="hyperlink"/>
                <w:szCs w:val="18"/>
                <w:u w:val="single"/>
              </w:rPr>
            </w:rPrChange>
          </w:rPr>
          <w:t xml:space="preserve"> is the set of commits in </w:t>
        </w:r>
        <m:oMath>
          <m:sSub>
            <m:sSubPr>
              <m:ctrlPr>
                <w:rPr>
                  <w:rFonts w:ascii="Cambria Math" w:hAnsi="Cambria Math"/>
                  <w:lang w:eastAsia="pt-BR"/>
                </w:rPr>
              </m:ctrlPr>
            </m:sSubPr>
            <m:e>
              <m:r>
                <w:rPr>
                  <w:rFonts w:ascii="Cambria Math" w:hAnsi="Cambria Math"/>
                  <w:lang w:eastAsia="pt-BR"/>
                  <w:rPrChange w:id="896" w:author="Leonardo Murta" w:date="2016-12-13T10:32:00Z">
                    <w:rPr>
                      <w:rFonts w:ascii="Cambria Math" w:hAnsi="Cambria Math"/>
                      <w:color w:val="0563C1" w:themeColor="hyperlink"/>
                      <w:szCs w:val="18"/>
                      <w:u w:val="single"/>
                    </w:rPr>
                  </w:rPrChange>
                </w:rPr>
                <m:t>r</m:t>
              </m:r>
            </m:e>
            <m:sub>
              <m:r>
                <w:rPr>
                  <w:rFonts w:ascii="Cambria Math" w:hAnsi="Cambria Math"/>
                  <w:lang w:eastAsia="pt-BR"/>
                  <w:rPrChange w:id="897" w:author="Leonardo Murta" w:date="2016-12-13T10:32:00Z">
                    <w:rPr>
                      <w:rFonts w:ascii="Cambria Math" w:hAnsi="Cambria Math"/>
                      <w:color w:val="0563C1" w:themeColor="hyperlink"/>
                      <w:szCs w:val="18"/>
                      <w:u w:val="single"/>
                    </w:rPr>
                  </w:rPrChange>
                </w:rPr>
                <m:t>i</m:t>
              </m:r>
            </m:sub>
          </m:sSub>
        </m:oMath>
        <w:r w:rsidR="00E02D98" w:rsidRPr="009373EF">
          <w:rPr>
            <w:lang w:eastAsia="pt-BR"/>
            <w:rPrChange w:id="898" w:author="Leonardo Murta" w:date="2016-12-13T10:32:00Z">
              <w:rPr>
                <w:color w:val="0563C1" w:themeColor="hyperlink"/>
                <w:szCs w:val="18"/>
                <w:u w:val="single"/>
              </w:rPr>
            </w:rPrChange>
          </w:rPr>
          <w:t xml:space="preserve"> in the current execution of DyeVC (</w:t>
        </w:r>
      </w:ins>
      <w:ins w:id="899" w:author="Cristiano Cesario" w:date="2016-12-10T08:37:00Z">
        <w:r w:rsidR="00E02D98" w:rsidRPr="009373EF">
          <w:rPr>
            <w:lang w:eastAsia="pt-BR"/>
          </w:rPr>
          <w:fldChar w:fldCharType="begin"/>
        </w:r>
        <w:r w:rsidR="00885AFE" w:rsidRPr="009373EF">
          <w:rPr>
            <w:lang w:eastAsia="pt-BR"/>
            <w:rPrChange w:id="900" w:author="Leonardo Murta" w:date="2016-12-13T10:32:00Z">
              <w:rPr>
                <w:lang w:eastAsia="pt-BR"/>
              </w:rPr>
            </w:rPrChange>
          </w:rPr>
          <w:instrText xml:space="preserve"> REF _Ref469122399 \h </w:instrText>
        </w:r>
      </w:ins>
      <w:r w:rsidR="00E02D98" w:rsidRPr="009373EF">
        <w:rPr>
          <w:lang w:eastAsia="pt-BR"/>
        </w:rPr>
      </w:r>
      <w:r w:rsidR="00E02D98" w:rsidRPr="009373EF">
        <w:rPr>
          <w:lang w:eastAsia="pt-BR"/>
          <w:rPrChange w:id="901" w:author="Leonardo Murta" w:date="2016-12-13T10:32:00Z">
            <w:rPr>
              <w:lang w:eastAsia="pt-BR"/>
            </w:rPr>
          </w:rPrChange>
        </w:rPr>
        <w:fldChar w:fldCharType="separate"/>
      </w:r>
      <w:ins w:id="902" w:author="Cristiano Cesario" w:date="2016-12-10T08:37:00Z">
        <w:r w:rsidR="00885AFE" w:rsidRPr="009373EF">
          <w:rPr>
            <w:rPrChange w:id="903" w:author="Leonardo Murta" w:date="2016-12-13T10:32:00Z">
              <w:rPr/>
            </w:rPrChange>
          </w:rPr>
          <w:t>Figure 10</w:t>
        </w:r>
        <w:r w:rsidR="00E02D98" w:rsidRPr="009373EF">
          <w:rPr>
            <w:lang w:eastAsia="pt-BR"/>
            <w:rPrChange w:id="904" w:author="Leonardo Murta" w:date="2016-12-13T10:32:00Z">
              <w:rPr>
                <w:lang w:eastAsia="pt-BR"/>
              </w:rPr>
            </w:rPrChange>
          </w:rPr>
          <w:fldChar w:fldCharType="end"/>
        </w:r>
      </w:ins>
      <w:ins w:id="905" w:author="Cristiano Cesario" w:date="2016-12-10T08:33:00Z">
        <w:r w:rsidR="00E02D98" w:rsidRPr="009373EF">
          <w:rPr>
            <w:lang w:eastAsia="pt-BR"/>
            <w:rPrChange w:id="906" w:author="Leonardo Murta" w:date="2016-12-13T10:32:00Z">
              <w:rPr>
                <w:color w:val="0563C1" w:themeColor="hyperlink"/>
                <w:szCs w:val="18"/>
                <w:u w:val="single"/>
              </w:rPr>
            </w:rPrChange>
          </w:rPr>
          <w:t xml:space="preserve">.a). Each commit </w:t>
        </w:r>
        <m:oMath>
          <m:sSub>
            <m:sSubPr>
              <m:ctrlPr>
                <w:rPr>
                  <w:rFonts w:ascii="Cambria Math" w:hAnsi="Cambria Math"/>
                  <w:lang w:eastAsia="pt-BR"/>
                </w:rPr>
              </m:ctrlPr>
            </m:sSubPr>
            <m:e>
              <m:r>
                <w:rPr>
                  <w:rFonts w:ascii="Cambria Math" w:hAnsi="Cambria Math"/>
                  <w:lang w:eastAsia="pt-BR"/>
                  <w:rPrChange w:id="907" w:author="Leonardo Murta" w:date="2016-12-13T10:32:00Z">
                    <w:rPr>
                      <w:rFonts w:ascii="Cambria Math" w:hAnsi="Cambria Math"/>
                      <w:color w:val="0563C1" w:themeColor="hyperlink"/>
                      <w:szCs w:val="18"/>
                      <w:u w:val="single"/>
                    </w:rPr>
                  </w:rPrChange>
                </w:rPr>
                <m:t>c</m:t>
              </m:r>
            </m:e>
            <m:sub>
              <m:r>
                <w:rPr>
                  <w:rFonts w:ascii="Cambria Math" w:hAnsi="Cambria Math"/>
                  <w:lang w:eastAsia="pt-BR"/>
                  <w:rPrChange w:id="908" w:author="Leonardo Murta" w:date="2016-12-13T10:32:00Z">
                    <w:rPr>
                      <w:rFonts w:ascii="Cambria Math" w:hAnsi="Cambria Math"/>
                      <w:color w:val="0563C1" w:themeColor="hyperlink"/>
                      <w:szCs w:val="18"/>
                      <w:u w:val="single"/>
                    </w:rPr>
                  </w:rPrChange>
                </w:rPr>
                <m:t>j</m:t>
              </m:r>
            </m:sub>
          </m:sSub>
          <m:r>
            <m:rPr>
              <m:sty m:val="p"/>
            </m:rPr>
            <w:rPr>
              <w:rFonts w:ascii="Cambria Math" w:hAnsi="Cambria Math"/>
              <w:lang w:eastAsia="pt-BR"/>
              <w:rPrChange w:id="909" w:author="Leonardo Murta" w:date="2016-12-13T10:32:00Z">
                <w:rPr>
                  <w:rFonts w:ascii="Cambria Math" w:hAnsi="Cambria Math"/>
                  <w:color w:val="0563C1" w:themeColor="hyperlink"/>
                  <w:szCs w:val="18"/>
                  <w:u w:val="single"/>
                </w:rPr>
              </w:rPrChange>
            </w:rPr>
            <m:t>∈</m:t>
          </m:r>
          <m:r>
            <w:rPr>
              <w:rFonts w:ascii="Cambria Math" w:hAnsi="Cambria Math"/>
              <w:lang w:eastAsia="pt-BR"/>
              <w:rPrChange w:id="910" w:author="Leonardo Murta" w:date="2016-12-13T10:32:00Z">
                <w:rPr>
                  <w:rFonts w:ascii="Cambria Math" w:hAnsi="Cambria Math"/>
                  <w:color w:val="0563C1" w:themeColor="hyperlink"/>
                  <w:szCs w:val="18"/>
                  <w:u w:val="single"/>
                </w:rPr>
              </w:rPrChange>
            </w:rPr>
            <m:t>C</m:t>
          </m:r>
        </m:oMath>
        <w:r w:rsidR="00E02D98" w:rsidRPr="009373EF">
          <w:rPr>
            <w:lang w:eastAsia="pt-BR"/>
            <w:rPrChange w:id="911" w:author="Leonardo Murta" w:date="2016-12-13T10:32:00Z">
              <w:rPr>
                <w:color w:val="0563C1" w:themeColor="hyperlink"/>
                <w:szCs w:val="18"/>
                <w:u w:val="single"/>
              </w:rPr>
            </w:rPrChange>
          </w:rPr>
          <w:t xml:space="preserve"> has a set of parent commits </w:t>
        </w:r>
        <m:oMath>
          <m:sSubSup>
            <m:sSubSupPr>
              <m:ctrlPr>
                <w:rPr>
                  <w:rFonts w:ascii="Cambria Math" w:hAnsi="Cambria Math"/>
                  <w:lang w:eastAsia="pt-BR"/>
                </w:rPr>
              </m:ctrlPr>
            </m:sSubSupPr>
            <m:e>
              <m:r>
                <w:rPr>
                  <w:rFonts w:ascii="Cambria Math" w:hAnsi="Cambria Math"/>
                  <w:lang w:eastAsia="pt-BR"/>
                  <w:rPrChange w:id="912" w:author="Leonardo Murta" w:date="2016-12-13T10:32:00Z">
                    <w:rPr>
                      <w:rFonts w:ascii="Cambria Math" w:hAnsi="Cambria Math"/>
                      <w:color w:val="0563C1" w:themeColor="hyperlink"/>
                      <w:szCs w:val="18"/>
                      <w:u w:val="single"/>
                    </w:rPr>
                  </w:rPrChange>
                </w:rPr>
                <m:t>C</m:t>
              </m:r>
            </m:e>
            <m:sub>
              <m:r>
                <w:rPr>
                  <w:rFonts w:ascii="Cambria Math" w:hAnsi="Cambria Math"/>
                  <w:lang w:eastAsia="pt-BR"/>
                  <w:rPrChange w:id="913" w:author="Leonardo Murta" w:date="2016-12-13T10:32:00Z">
                    <w:rPr>
                      <w:rFonts w:ascii="Cambria Math" w:hAnsi="Cambria Math"/>
                      <w:color w:val="0563C1" w:themeColor="hyperlink"/>
                      <w:szCs w:val="18"/>
                      <w:u w:val="single"/>
                    </w:rPr>
                  </w:rPrChange>
                </w:rPr>
                <m:t>j</m:t>
              </m:r>
            </m:sub>
            <m:sup>
              <m:r>
                <w:rPr>
                  <w:rFonts w:ascii="Cambria Math" w:hAnsi="Cambria Math"/>
                  <w:lang w:eastAsia="pt-BR"/>
                  <w:rPrChange w:id="914" w:author="Leonardo Murta" w:date="2016-12-13T10:32:00Z">
                    <w:rPr>
                      <w:rFonts w:ascii="Cambria Math" w:hAnsi="Cambria Math"/>
                      <w:color w:val="0563C1" w:themeColor="hyperlink"/>
                      <w:szCs w:val="18"/>
                      <w:u w:val="single"/>
                    </w:rPr>
                  </w:rPrChange>
                </w:rPr>
                <m:t>parent</m:t>
              </m:r>
            </m:sup>
          </m:sSubSup>
          <m:r>
            <m:rPr>
              <m:sty m:val="p"/>
            </m:rPr>
            <w:rPr>
              <w:rFonts w:ascii="Cambria Math" w:hAnsi="Cambria Math"/>
              <w:lang w:eastAsia="pt-BR"/>
              <w:rPrChange w:id="915" w:author="Leonardo Murta" w:date="2016-12-13T10:32:00Z">
                <w:rPr>
                  <w:rFonts w:ascii="Cambria Math" w:hAnsi="Cambria Math"/>
                  <w:color w:val="0563C1" w:themeColor="hyperlink"/>
                  <w:szCs w:val="18"/>
                  <w:u w:val="single"/>
                </w:rPr>
              </w:rPrChange>
            </w:rPr>
            <m:t>⊂</m:t>
          </m:r>
          <m:r>
            <w:rPr>
              <w:rFonts w:ascii="Cambria Math" w:hAnsi="Cambria Math"/>
              <w:lang w:eastAsia="pt-BR"/>
              <w:rPrChange w:id="916" w:author="Leonardo Murta" w:date="2016-12-13T10:32:00Z">
                <w:rPr>
                  <w:rFonts w:ascii="Cambria Math" w:hAnsi="Cambria Math"/>
                  <w:color w:val="0563C1" w:themeColor="hyperlink"/>
                  <w:szCs w:val="18"/>
                  <w:u w:val="single"/>
                </w:rPr>
              </w:rPrChange>
            </w:rPr>
            <m:t>C</m:t>
          </m:r>
        </m:oMath>
        <w:r w:rsidR="00E02D98" w:rsidRPr="009373EF">
          <w:rPr>
            <w:lang w:eastAsia="pt-BR"/>
            <w:rPrChange w:id="917" w:author="Leonardo Murta" w:date="2016-12-13T10:32:00Z">
              <w:rPr>
                <w:color w:val="0563C1" w:themeColor="hyperlink"/>
                <w:szCs w:val="18"/>
                <w:u w:val="single"/>
              </w:rPr>
            </w:rPrChange>
          </w:rPr>
          <w:t>. Commits are organized in a directed acyclic graph (</w:t>
        </w:r>
      </w:ins>
      <w:ins w:id="918" w:author="Cristiano Cesario" w:date="2016-12-10T08:38:00Z">
        <w:r w:rsidR="00E02D98" w:rsidRPr="009373EF">
          <w:rPr>
            <w:lang w:eastAsia="pt-BR"/>
          </w:rPr>
          <w:fldChar w:fldCharType="begin"/>
        </w:r>
        <w:r w:rsidR="00885AFE" w:rsidRPr="009373EF">
          <w:rPr>
            <w:lang w:eastAsia="pt-BR"/>
            <w:rPrChange w:id="919" w:author="Leonardo Murta" w:date="2016-12-13T10:32:00Z">
              <w:rPr>
                <w:lang w:eastAsia="pt-BR"/>
              </w:rPr>
            </w:rPrChange>
          </w:rPr>
          <w:instrText xml:space="preserve"> REF _Ref469122399 \h </w:instrText>
        </w:r>
      </w:ins>
      <w:r w:rsidR="00E02D98" w:rsidRPr="009373EF">
        <w:rPr>
          <w:lang w:eastAsia="pt-BR"/>
        </w:rPr>
      </w:r>
      <w:r w:rsidR="00E02D98" w:rsidRPr="009373EF">
        <w:rPr>
          <w:lang w:eastAsia="pt-BR"/>
          <w:rPrChange w:id="920" w:author="Leonardo Murta" w:date="2016-12-13T10:32:00Z">
            <w:rPr>
              <w:lang w:eastAsia="pt-BR"/>
            </w:rPr>
          </w:rPrChange>
        </w:rPr>
        <w:fldChar w:fldCharType="separate"/>
      </w:r>
      <w:ins w:id="921" w:author="Cristiano Cesario" w:date="2016-12-10T08:38:00Z">
        <w:r w:rsidR="00885AFE" w:rsidRPr="009373EF">
          <w:rPr>
            <w:rPrChange w:id="922" w:author="Leonardo Murta" w:date="2016-12-13T10:32:00Z">
              <w:rPr/>
            </w:rPrChange>
          </w:rPr>
          <w:t>Figure 10</w:t>
        </w:r>
        <w:r w:rsidR="00E02D98" w:rsidRPr="009373EF">
          <w:rPr>
            <w:lang w:eastAsia="pt-BR"/>
            <w:rPrChange w:id="923" w:author="Leonardo Murta" w:date="2016-12-13T10:32:00Z">
              <w:rPr>
                <w:lang w:eastAsia="pt-BR"/>
              </w:rPr>
            </w:rPrChange>
          </w:rPr>
          <w:fldChar w:fldCharType="end"/>
        </w:r>
      </w:ins>
      <w:ins w:id="924" w:author="Cristiano Cesario" w:date="2016-12-10T08:33:00Z">
        <w:r w:rsidR="00E02D98" w:rsidRPr="009373EF">
          <w:rPr>
            <w:lang w:eastAsia="pt-BR"/>
            <w:rPrChange w:id="925" w:author="Leonardo Murta" w:date="2016-12-13T10:32:00Z">
              <w:rPr>
                <w:color w:val="0563C1" w:themeColor="hyperlink"/>
                <w:szCs w:val="18"/>
                <w:u w:val="single"/>
              </w:rPr>
            </w:rPrChange>
          </w:rPr>
          <w:t>.b), where the first commit of the project has no parent (e.g., commit A in</w:t>
        </w:r>
      </w:ins>
      <w:ins w:id="926" w:author="Leonardo Murta" w:date="2016-12-13T11:32:00Z">
        <w:r w:rsidR="0046794A">
          <w:rPr>
            <w:lang w:eastAsia="pt-BR"/>
          </w:rPr>
          <w:t xml:space="preserve"> </w:t>
        </w:r>
      </w:ins>
      <w:ins w:id="927" w:author="Cristiano Cesario" w:date="2016-12-10T08:38:00Z">
        <w:r w:rsidR="00E02D98" w:rsidRPr="009373EF">
          <w:rPr>
            <w:lang w:eastAsia="pt-BR"/>
          </w:rPr>
          <w:fldChar w:fldCharType="begin"/>
        </w:r>
        <w:r w:rsidR="00885AFE" w:rsidRPr="009373EF">
          <w:rPr>
            <w:lang w:eastAsia="pt-BR"/>
            <w:rPrChange w:id="928" w:author="Leonardo Murta" w:date="2016-12-13T10:32:00Z">
              <w:rPr>
                <w:lang w:eastAsia="pt-BR"/>
              </w:rPr>
            </w:rPrChange>
          </w:rPr>
          <w:instrText xml:space="preserve"> REF _Ref469122399 \h </w:instrText>
        </w:r>
      </w:ins>
      <w:r w:rsidR="00E02D98" w:rsidRPr="009373EF">
        <w:rPr>
          <w:lang w:eastAsia="pt-BR"/>
        </w:rPr>
      </w:r>
      <w:r w:rsidR="00E02D98" w:rsidRPr="009373EF">
        <w:rPr>
          <w:lang w:eastAsia="pt-BR"/>
          <w:rPrChange w:id="929" w:author="Leonardo Murta" w:date="2016-12-13T10:32:00Z">
            <w:rPr>
              <w:lang w:eastAsia="pt-BR"/>
            </w:rPr>
          </w:rPrChange>
        </w:rPr>
        <w:fldChar w:fldCharType="separate"/>
      </w:r>
      <w:ins w:id="930" w:author="Cristiano Cesario" w:date="2016-12-10T08:38:00Z">
        <w:r w:rsidR="00885AFE" w:rsidRPr="009373EF">
          <w:rPr>
            <w:rPrChange w:id="931" w:author="Leonardo Murta" w:date="2016-12-13T10:32:00Z">
              <w:rPr/>
            </w:rPrChange>
          </w:rPr>
          <w:t>Figure 10</w:t>
        </w:r>
        <w:r w:rsidR="00E02D98" w:rsidRPr="009373EF">
          <w:rPr>
            <w:lang w:eastAsia="pt-BR"/>
            <w:rPrChange w:id="932" w:author="Leonardo Murta" w:date="2016-12-13T10:32:00Z">
              <w:rPr>
                <w:lang w:eastAsia="pt-BR"/>
              </w:rPr>
            </w:rPrChange>
          </w:rPr>
          <w:fldChar w:fldCharType="end"/>
        </w:r>
      </w:ins>
      <w:ins w:id="933" w:author="Cristiano Cesario" w:date="2016-12-10T08:33:00Z">
        <w:r w:rsidR="00E02D98" w:rsidRPr="009373EF">
          <w:rPr>
            <w:lang w:eastAsia="pt-BR"/>
            <w:rPrChange w:id="934" w:author="Leonardo Murta" w:date="2016-12-13T10:32:00Z">
              <w:rPr>
                <w:color w:val="0563C1" w:themeColor="hyperlink"/>
                <w:szCs w:val="18"/>
                <w:u w:val="single"/>
              </w:rPr>
            </w:rPrChange>
          </w:rPr>
          <w:t>.b), revision commits have only one parent (e.g., commit B in</w:t>
        </w:r>
      </w:ins>
      <w:ins w:id="935" w:author="Leonardo Murta" w:date="2016-12-13T11:32:00Z">
        <w:r w:rsidR="0046794A">
          <w:rPr>
            <w:lang w:eastAsia="pt-BR"/>
          </w:rPr>
          <w:t xml:space="preserve"> </w:t>
        </w:r>
      </w:ins>
      <w:ins w:id="936" w:author="Cristiano Cesario" w:date="2016-12-10T08:38:00Z">
        <w:r w:rsidR="00E02D98" w:rsidRPr="009373EF">
          <w:rPr>
            <w:lang w:eastAsia="pt-BR"/>
          </w:rPr>
          <w:fldChar w:fldCharType="begin"/>
        </w:r>
        <w:r w:rsidR="00885AFE" w:rsidRPr="009373EF">
          <w:rPr>
            <w:lang w:eastAsia="pt-BR"/>
            <w:rPrChange w:id="937" w:author="Leonardo Murta" w:date="2016-12-13T10:32:00Z">
              <w:rPr>
                <w:lang w:eastAsia="pt-BR"/>
              </w:rPr>
            </w:rPrChange>
          </w:rPr>
          <w:instrText xml:space="preserve"> REF _Ref469122399 \h </w:instrText>
        </w:r>
      </w:ins>
      <w:r w:rsidR="00E02D98" w:rsidRPr="009373EF">
        <w:rPr>
          <w:lang w:eastAsia="pt-BR"/>
        </w:rPr>
      </w:r>
      <w:r w:rsidR="00E02D98" w:rsidRPr="009373EF">
        <w:rPr>
          <w:lang w:eastAsia="pt-BR"/>
          <w:rPrChange w:id="938" w:author="Leonardo Murta" w:date="2016-12-13T10:32:00Z">
            <w:rPr>
              <w:lang w:eastAsia="pt-BR"/>
            </w:rPr>
          </w:rPrChange>
        </w:rPr>
        <w:fldChar w:fldCharType="separate"/>
      </w:r>
      <w:ins w:id="939" w:author="Cristiano Cesario" w:date="2016-12-10T08:38:00Z">
        <w:r w:rsidR="00885AFE" w:rsidRPr="009373EF">
          <w:rPr>
            <w:rPrChange w:id="940" w:author="Leonardo Murta" w:date="2016-12-13T10:32:00Z">
              <w:rPr/>
            </w:rPrChange>
          </w:rPr>
          <w:t>Figure 10</w:t>
        </w:r>
        <w:r w:rsidR="00E02D98" w:rsidRPr="009373EF">
          <w:rPr>
            <w:lang w:eastAsia="pt-BR"/>
            <w:rPrChange w:id="941" w:author="Leonardo Murta" w:date="2016-12-13T10:32:00Z">
              <w:rPr>
                <w:lang w:eastAsia="pt-BR"/>
              </w:rPr>
            </w:rPrChange>
          </w:rPr>
          <w:fldChar w:fldCharType="end"/>
        </w:r>
      </w:ins>
      <w:ins w:id="942" w:author="Cristiano Cesario" w:date="2016-12-10T08:33:00Z">
        <w:r w:rsidR="00E02D98" w:rsidRPr="009373EF">
          <w:rPr>
            <w:lang w:eastAsia="pt-BR"/>
            <w:rPrChange w:id="943" w:author="Leonardo Murta" w:date="2016-12-13T10:32:00Z">
              <w:rPr>
                <w:color w:val="0563C1" w:themeColor="hyperlink"/>
                <w:szCs w:val="18"/>
                <w:u w:val="single"/>
              </w:rPr>
            </w:rPrChange>
          </w:rPr>
          <w:t>.b), and merge commits have two or more parents (e.g., commit I in</w:t>
        </w:r>
      </w:ins>
      <w:ins w:id="944" w:author="Leonardo Murta" w:date="2016-12-13T11:32:00Z">
        <w:r w:rsidR="0046794A">
          <w:rPr>
            <w:lang w:eastAsia="pt-BR"/>
          </w:rPr>
          <w:t xml:space="preserve"> </w:t>
        </w:r>
      </w:ins>
      <w:ins w:id="945" w:author="Cristiano Cesario" w:date="2016-12-10T08:38:00Z">
        <w:r w:rsidR="00E02D98" w:rsidRPr="009373EF">
          <w:rPr>
            <w:lang w:eastAsia="pt-BR"/>
          </w:rPr>
          <w:fldChar w:fldCharType="begin"/>
        </w:r>
        <w:r w:rsidR="00885AFE" w:rsidRPr="009373EF">
          <w:rPr>
            <w:lang w:eastAsia="pt-BR"/>
            <w:rPrChange w:id="946" w:author="Leonardo Murta" w:date="2016-12-13T10:32:00Z">
              <w:rPr>
                <w:lang w:eastAsia="pt-BR"/>
              </w:rPr>
            </w:rPrChange>
          </w:rPr>
          <w:instrText xml:space="preserve"> REF _Ref469122399 \h </w:instrText>
        </w:r>
      </w:ins>
      <w:r w:rsidR="00E02D98" w:rsidRPr="009373EF">
        <w:rPr>
          <w:lang w:eastAsia="pt-BR"/>
        </w:rPr>
      </w:r>
      <w:r w:rsidR="00E02D98" w:rsidRPr="009373EF">
        <w:rPr>
          <w:lang w:eastAsia="pt-BR"/>
          <w:rPrChange w:id="947" w:author="Leonardo Murta" w:date="2016-12-13T10:32:00Z">
            <w:rPr>
              <w:lang w:eastAsia="pt-BR"/>
            </w:rPr>
          </w:rPrChange>
        </w:rPr>
        <w:fldChar w:fldCharType="separate"/>
      </w:r>
      <w:ins w:id="948" w:author="Cristiano Cesario" w:date="2016-12-10T08:38:00Z">
        <w:r w:rsidR="00885AFE" w:rsidRPr="009373EF">
          <w:rPr>
            <w:rPrChange w:id="949" w:author="Leonardo Murta" w:date="2016-12-13T10:32:00Z">
              <w:rPr/>
            </w:rPrChange>
          </w:rPr>
          <w:t>Figure 10</w:t>
        </w:r>
        <w:r w:rsidR="00E02D98" w:rsidRPr="009373EF">
          <w:rPr>
            <w:lang w:eastAsia="pt-BR"/>
            <w:rPrChange w:id="950" w:author="Leonardo Murta" w:date="2016-12-13T10:32:00Z">
              <w:rPr>
                <w:lang w:eastAsia="pt-BR"/>
              </w:rPr>
            </w:rPrChange>
          </w:rPr>
          <w:fldChar w:fldCharType="end"/>
        </w:r>
      </w:ins>
      <w:ins w:id="951" w:author="Cristiano Cesario" w:date="2016-12-10T08:33:00Z">
        <w:r w:rsidR="00E02D98" w:rsidRPr="009373EF">
          <w:rPr>
            <w:lang w:eastAsia="pt-BR"/>
            <w:rPrChange w:id="952" w:author="Leonardo Murta" w:date="2016-12-13T10:32:00Z">
              <w:rPr>
                <w:color w:val="0563C1" w:themeColor="hyperlink"/>
                <w:szCs w:val="18"/>
                <w:u w:val="single"/>
              </w:rPr>
            </w:rPrChange>
          </w:rPr>
          <w:t xml:space="preserve">.b). All reachable commits from </w:t>
        </w:r>
        <m:oMath>
          <m:sSub>
            <m:sSubPr>
              <m:ctrlPr>
                <w:rPr>
                  <w:rFonts w:ascii="Cambria Math" w:hAnsi="Cambria Math"/>
                  <w:lang w:eastAsia="pt-BR"/>
                </w:rPr>
              </m:ctrlPr>
            </m:sSubPr>
            <m:e>
              <m:r>
                <w:rPr>
                  <w:rFonts w:ascii="Cambria Math" w:hAnsi="Cambria Math"/>
                  <w:lang w:eastAsia="pt-BR"/>
                  <w:rPrChange w:id="953" w:author="Leonardo Murta" w:date="2016-12-13T10:32:00Z">
                    <w:rPr>
                      <w:rFonts w:ascii="Cambria Math" w:hAnsi="Cambria Math"/>
                      <w:color w:val="0563C1" w:themeColor="hyperlink"/>
                      <w:szCs w:val="18"/>
                      <w:u w:val="single"/>
                    </w:rPr>
                  </w:rPrChange>
                </w:rPr>
                <m:t>c</m:t>
              </m:r>
            </m:e>
            <m:sub>
              <m:r>
                <w:rPr>
                  <w:rFonts w:ascii="Cambria Math" w:hAnsi="Cambria Math"/>
                  <w:lang w:eastAsia="pt-BR"/>
                  <w:rPrChange w:id="954" w:author="Leonardo Murta" w:date="2016-12-13T10:32:00Z">
                    <w:rPr>
                      <w:rFonts w:ascii="Cambria Math" w:hAnsi="Cambria Math"/>
                      <w:color w:val="0563C1" w:themeColor="hyperlink"/>
                      <w:szCs w:val="18"/>
                      <w:u w:val="single"/>
                    </w:rPr>
                  </w:rPrChange>
                </w:rPr>
                <m:t>j</m:t>
              </m:r>
            </m:sub>
          </m:sSub>
        </m:oMath>
        <w:r w:rsidR="00E02D98" w:rsidRPr="009373EF">
          <w:rPr>
            <w:lang w:eastAsia="pt-BR"/>
            <w:rPrChange w:id="955" w:author="Leonardo Murta" w:date="2016-12-13T10:32:00Z">
              <w:rPr>
                <w:color w:val="0563C1" w:themeColor="hyperlink"/>
                <w:szCs w:val="18"/>
                <w:u w:val="single"/>
              </w:rPr>
            </w:rPrChange>
          </w:rPr>
          <w:t xml:space="preserve"> form its history, including </w:t>
        </w:r>
        <m:oMath>
          <m:sSub>
            <m:sSubPr>
              <m:ctrlPr>
                <w:rPr>
                  <w:rFonts w:ascii="Cambria Math" w:hAnsi="Cambria Math"/>
                  <w:lang w:eastAsia="pt-BR"/>
                </w:rPr>
              </m:ctrlPr>
            </m:sSubPr>
            <m:e>
              <m:r>
                <w:rPr>
                  <w:rFonts w:ascii="Cambria Math" w:hAnsi="Cambria Math"/>
                  <w:lang w:eastAsia="pt-BR"/>
                  <w:rPrChange w:id="956" w:author="Leonardo Murta" w:date="2016-12-13T10:32:00Z">
                    <w:rPr>
                      <w:rFonts w:ascii="Cambria Math" w:hAnsi="Cambria Math"/>
                      <w:color w:val="0563C1" w:themeColor="hyperlink"/>
                      <w:szCs w:val="18"/>
                      <w:u w:val="single"/>
                    </w:rPr>
                  </w:rPrChange>
                </w:rPr>
                <m:t>c</m:t>
              </m:r>
            </m:e>
            <m:sub>
              <m:r>
                <w:rPr>
                  <w:rFonts w:ascii="Cambria Math" w:hAnsi="Cambria Math"/>
                  <w:lang w:eastAsia="pt-BR"/>
                  <w:rPrChange w:id="957" w:author="Leonardo Murta" w:date="2016-12-13T10:32:00Z">
                    <w:rPr>
                      <w:rFonts w:ascii="Cambria Math" w:hAnsi="Cambria Math"/>
                      <w:color w:val="0563C1" w:themeColor="hyperlink"/>
                      <w:szCs w:val="18"/>
                      <w:u w:val="single"/>
                    </w:rPr>
                  </w:rPrChange>
                </w:rPr>
                <m:t>j</m:t>
              </m:r>
            </m:sub>
          </m:sSub>
        </m:oMath>
        <w:r w:rsidR="00E02D98" w:rsidRPr="009373EF">
          <w:rPr>
            <w:lang w:eastAsia="pt-BR"/>
            <w:rPrChange w:id="958" w:author="Leonardo Murta" w:date="2016-12-13T10:32:00Z">
              <w:rPr>
                <w:color w:val="0563C1" w:themeColor="hyperlink"/>
                <w:szCs w:val="18"/>
                <w:u w:val="single"/>
              </w:rPr>
            </w:rPrChange>
          </w:rPr>
          <w:t xml:space="preserve"> itself and the transitive closure over its parents (e.g., {A, B, E, F, H, I, J} is the history of commit J </w:t>
        </w:r>
        <w:proofErr w:type="spellStart"/>
        <w:r w:rsidR="00E02D98" w:rsidRPr="009373EF">
          <w:rPr>
            <w:lang w:eastAsia="pt-BR"/>
            <w:rPrChange w:id="959" w:author="Leonardo Murta" w:date="2016-12-13T10:32:00Z">
              <w:rPr>
                <w:color w:val="0563C1" w:themeColor="hyperlink"/>
                <w:szCs w:val="18"/>
                <w:u w:val="single"/>
              </w:rPr>
            </w:rPrChange>
          </w:rPr>
          <w:t>in</w:t>
        </w:r>
      </w:ins>
      <w:ins w:id="960" w:author="Cristiano Cesario" w:date="2016-12-10T08:39:00Z">
        <w:r w:rsidR="00E02D98" w:rsidRPr="009373EF">
          <w:rPr>
            <w:lang w:eastAsia="pt-BR"/>
          </w:rPr>
          <w:fldChar w:fldCharType="begin"/>
        </w:r>
        <w:r w:rsidR="00885AFE" w:rsidRPr="009373EF">
          <w:rPr>
            <w:lang w:eastAsia="pt-BR"/>
            <w:rPrChange w:id="961" w:author="Leonardo Murta" w:date="2016-12-13T10:32:00Z">
              <w:rPr>
                <w:lang w:eastAsia="pt-BR"/>
              </w:rPr>
            </w:rPrChange>
          </w:rPr>
          <w:instrText xml:space="preserve"> REF _Ref469122399 \h </w:instrText>
        </w:r>
      </w:ins>
      <w:r w:rsidR="00E02D98" w:rsidRPr="009373EF">
        <w:rPr>
          <w:lang w:eastAsia="pt-BR"/>
        </w:rPr>
      </w:r>
      <w:r w:rsidR="00E02D98" w:rsidRPr="009373EF">
        <w:rPr>
          <w:lang w:eastAsia="pt-BR"/>
          <w:rPrChange w:id="962" w:author="Leonardo Murta" w:date="2016-12-13T10:32:00Z">
            <w:rPr>
              <w:lang w:eastAsia="pt-BR"/>
            </w:rPr>
          </w:rPrChange>
        </w:rPr>
        <w:fldChar w:fldCharType="separate"/>
      </w:r>
      <w:ins w:id="963" w:author="Cristiano Cesario" w:date="2016-12-10T08:39:00Z">
        <w:r w:rsidR="00885AFE" w:rsidRPr="009373EF">
          <w:rPr>
            <w:rPrChange w:id="964" w:author="Leonardo Murta" w:date="2016-12-13T10:32:00Z">
              <w:rPr/>
            </w:rPrChange>
          </w:rPr>
          <w:t>Figure</w:t>
        </w:r>
        <w:proofErr w:type="spellEnd"/>
        <w:r w:rsidR="00885AFE" w:rsidRPr="009373EF">
          <w:rPr>
            <w:rPrChange w:id="965" w:author="Leonardo Murta" w:date="2016-12-13T10:32:00Z">
              <w:rPr/>
            </w:rPrChange>
          </w:rPr>
          <w:t xml:space="preserve"> 10</w:t>
        </w:r>
        <w:r w:rsidR="00E02D98" w:rsidRPr="009373EF">
          <w:rPr>
            <w:lang w:eastAsia="pt-BR"/>
            <w:rPrChange w:id="966" w:author="Leonardo Murta" w:date="2016-12-13T10:32:00Z">
              <w:rPr>
                <w:lang w:eastAsia="pt-BR"/>
              </w:rPr>
            </w:rPrChange>
          </w:rPr>
          <w:fldChar w:fldCharType="end"/>
        </w:r>
      </w:ins>
      <w:ins w:id="967" w:author="Cristiano Cesario" w:date="2016-12-10T08:33:00Z">
        <w:r w:rsidR="00E02D98" w:rsidRPr="009373EF">
          <w:rPr>
            <w:lang w:eastAsia="pt-BR"/>
            <w:rPrChange w:id="968" w:author="Leonardo Murta" w:date="2016-12-13T10:32:00Z">
              <w:rPr>
                <w:color w:val="0563C1" w:themeColor="hyperlink"/>
                <w:szCs w:val="18"/>
                <w:u w:val="single"/>
              </w:rPr>
            </w:rPrChange>
          </w:rPr>
          <w:t xml:space="preserve">.b). The history of </w:t>
        </w:r>
        <m:oMath>
          <m:sSub>
            <m:sSubPr>
              <m:ctrlPr>
                <w:rPr>
                  <w:rFonts w:ascii="Cambria Math" w:hAnsi="Cambria Math"/>
                  <w:lang w:eastAsia="pt-BR"/>
                </w:rPr>
              </m:ctrlPr>
            </m:sSubPr>
            <m:e>
              <m:r>
                <w:rPr>
                  <w:rFonts w:ascii="Cambria Math" w:hAnsi="Cambria Math"/>
                  <w:lang w:eastAsia="pt-BR"/>
                  <w:rPrChange w:id="969" w:author="Leonardo Murta" w:date="2016-12-13T10:32:00Z">
                    <w:rPr>
                      <w:rFonts w:ascii="Cambria Math" w:hAnsi="Cambria Math"/>
                      <w:color w:val="0563C1" w:themeColor="hyperlink"/>
                      <w:szCs w:val="18"/>
                      <w:u w:val="single"/>
                    </w:rPr>
                  </w:rPrChange>
                </w:rPr>
                <m:t>c</m:t>
              </m:r>
            </m:e>
            <m:sub>
              <m:r>
                <w:rPr>
                  <w:rFonts w:ascii="Cambria Math" w:hAnsi="Cambria Math"/>
                  <w:lang w:eastAsia="pt-BR"/>
                  <w:rPrChange w:id="970" w:author="Leonardo Murta" w:date="2016-12-13T10:32:00Z">
                    <w:rPr>
                      <w:rFonts w:ascii="Cambria Math" w:hAnsi="Cambria Math"/>
                      <w:color w:val="0563C1" w:themeColor="hyperlink"/>
                      <w:szCs w:val="18"/>
                      <w:u w:val="single"/>
                    </w:rPr>
                  </w:rPrChange>
                </w:rPr>
                <m:t>j</m:t>
              </m:r>
            </m:sub>
          </m:sSub>
          <m:r>
            <m:rPr>
              <m:sty m:val="p"/>
            </m:rPr>
            <w:rPr>
              <w:rFonts w:ascii="Cambria Math" w:hAnsi="Cambria Math"/>
              <w:lang w:eastAsia="pt-BR"/>
              <w:rPrChange w:id="971" w:author="Leonardo Murta" w:date="2016-12-13T10:32:00Z">
                <w:rPr>
                  <w:rFonts w:ascii="Cambria Math" w:hAnsi="Cambria Math"/>
                  <w:color w:val="0563C1" w:themeColor="hyperlink"/>
                  <w:szCs w:val="18"/>
                  <w:u w:val="single"/>
                </w:rPr>
              </w:rPrChange>
            </w:rPr>
            <m:t>∈</m:t>
          </m:r>
          <m:r>
            <w:rPr>
              <w:rFonts w:ascii="Cambria Math" w:hAnsi="Cambria Math"/>
              <w:lang w:eastAsia="pt-BR"/>
              <w:rPrChange w:id="972" w:author="Leonardo Murta" w:date="2016-12-13T10:32:00Z">
                <w:rPr>
                  <w:rFonts w:ascii="Cambria Math" w:hAnsi="Cambria Math"/>
                  <w:color w:val="0563C1" w:themeColor="hyperlink"/>
                  <w:szCs w:val="18"/>
                  <w:u w:val="single"/>
                </w:rPr>
              </w:rPrChange>
            </w:rPr>
            <m:t>C</m:t>
          </m:r>
        </m:oMath>
        <w:r w:rsidR="00E02D98" w:rsidRPr="009373EF">
          <w:rPr>
            <w:lang w:eastAsia="pt-BR"/>
            <w:rPrChange w:id="973" w:author="Leonardo Murta" w:date="2016-12-13T10:32:00Z">
              <w:rPr>
                <w:color w:val="0563C1" w:themeColor="hyperlink"/>
                <w:szCs w:val="18"/>
                <w:u w:val="single"/>
              </w:rPr>
            </w:rPrChange>
          </w:rPr>
          <w:t xml:space="preserve"> is formally defined as:</w:t>
        </w:r>
      </w:ins>
    </w:p>
    <w:p w14:paraId="30AD5695" w14:textId="77777777" w:rsidR="00A11294" w:rsidRPr="009373EF" w:rsidRDefault="00304D19" w:rsidP="00A11294">
      <w:pPr>
        <w:rPr>
          <w:ins w:id="974" w:author="Cristiano Cesario" w:date="2016-12-10T08:33:00Z"/>
          <w:lang w:eastAsia="pt-BR"/>
          <w:rPrChange w:id="975" w:author="Leonardo Murta" w:date="2016-12-13T10:32:00Z">
            <w:rPr>
              <w:ins w:id="976" w:author="Cristiano Cesario" w:date="2016-12-10T08:33:00Z"/>
              <w:szCs w:val="18"/>
            </w:rPr>
          </w:rPrChange>
        </w:rPr>
      </w:pPr>
      <m:oMathPara>
        <m:oMath>
          <m:sSub>
            <m:sSubPr>
              <m:ctrlPr>
                <w:ins w:id="977" w:author="Cristiano Cesario" w:date="2016-12-10T08:33:00Z">
                  <w:rPr>
                    <w:rFonts w:ascii="Cambria Math" w:hAnsi="Cambria Math"/>
                    <w:lang w:eastAsia="pt-BR"/>
                  </w:rPr>
                </w:ins>
              </m:ctrlPr>
            </m:sSubPr>
            <m:e>
              <m:r>
                <w:ins w:id="978" w:author="Cristiano Cesario" w:date="2016-12-10T08:33:00Z">
                  <w:rPr>
                    <w:rFonts w:ascii="Cambria Math" w:hAnsi="Cambria Math"/>
                    <w:lang w:eastAsia="pt-BR"/>
                    <w:rPrChange w:id="979" w:author="Leonardo Murta" w:date="2016-12-13T10:32:00Z">
                      <w:rPr>
                        <w:rFonts w:ascii="Cambria Math" w:eastAsia="Times New Roman" w:hAnsi="Cambria Math" w:cs="Times New Roman"/>
                        <w:color w:val="0563C1" w:themeColor="hyperlink"/>
                        <w:sz w:val="18"/>
                        <w:szCs w:val="18"/>
                        <w:u w:val="single"/>
                      </w:rPr>
                    </w:rPrChange>
                  </w:rPr>
                  <m:t>H</m:t>
                </w:ins>
              </m:r>
            </m:e>
            <m:sub>
              <m:r>
                <w:ins w:id="980" w:author="Cristiano Cesario" w:date="2016-12-10T08:33:00Z">
                  <w:rPr>
                    <w:rFonts w:ascii="Cambria Math" w:hAnsi="Cambria Math"/>
                    <w:lang w:eastAsia="pt-BR"/>
                    <w:rPrChange w:id="981" w:author="Leonardo Murta" w:date="2016-12-13T10:32:00Z">
                      <w:rPr>
                        <w:rFonts w:ascii="Cambria Math" w:eastAsia="Times New Roman" w:hAnsi="Cambria Math" w:cs="Times New Roman"/>
                        <w:color w:val="0563C1" w:themeColor="hyperlink"/>
                        <w:sz w:val="18"/>
                        <w:szCs w:val="18"/>
                        <w:u w:val="single"/>
                      </w:rPr>
                    </w:rPrChange>
                  </w:rPr>
                  <m:t>j</m:t>
                </w:ins>
              </m:r>
            </m:sub>
          </m:sSub>
          <m:r>
            <w:ins w:id="982" w:author="Cristiano Cesario" w:date="2016-12-10T08:33:00Z">
              <m:rPr>
                <m:sty m:val="p"/>
              </m:rPr>
              <w:rPr>
                <w:rFonts w:ascii="Cambria Math" w:hAnsi="Cambria Math"/>
                <w:lang w:eastAsia="pt-BR"/>
                <w:rPrChange w:id="983" w:author="Leonardo Murta" w:date="2016-12-13T10:32:00Z">
                  <w:rPr>
                    <w:rFonts w:ascii="Cambria Math" w:eastAsia="Times New Roman" w:hAnsi="Cambria Math" w:cs="Times New Roman"/>
                    <w:color w:val="0563C1" w:themeColor="hyperlink"/>
                    <w:sz w:val="18"/>
                    <w:szCs w:val="18"/>
                    <w:u w:val="single"/>
                  </w:rPr>
                </w:rPrChange>
              </w:rPr>
              <m:t>=</m:t>
            </w:ins>
          </m:r>
          <m:d>
            <m:dPr>
              <m:begChr m:val="{"/>
              <m:endChr m:val="}"/>
              <m:ctrlPr>
                <w:ins w:id="984" w:author="Cristiano Cesario" w:date="2016-12-10T08:33:00Z">
                  <w:rPr>
                    <w:rFonts w:ascii="Cambria Math" w:hAnsi="Cambria Math"/>
                    <w:lang w:eastAsia="pt-BR"/>
                  </w:rPr>
                </w:ins>
              </m:ctrlPr>
            </m:dPr>
            <m:e>
              <m:r>
                <w:ins w:id="985" w:author="Cristiano Cesario" w:date="2016-12-10T08:33:00Z">
                  <w:rPr>
                    <w:rFonts w:ascii="Cambria Math" w:hAnsi="Cambria Math"/>
                    <w:lang w:eastAsia="pt-BR"/>
                    <w:rPrChange w:id="986" w:author="Leonardo Murta" w:date="2016-12-13T10:32:00Z">
                      <w:rPr>
                        <w:rFonts w:ascii="Cambria Math" w:eastAsia="Times New Roman" w:hAnsi="Cambria Math" w:cs="Times New Roman"/>
                        <w:color w:val="0563C1" w:themeColor="hyperlink"/>
                        <w:sz w:val="18"/>
                        <w:szCs w:val="18"/>
                        <w:u w:val="single"/>
                      </w:rPr>
                    </w:rPrChange>
                  </w:rPr>
                  <m:t>c</m:t>
                </w:ins>
              </m:r>
              <m:r>
                <w:ins w:id="987" w:author="Cristiano Cesario" w:date="2016-12-10T08:33:00Z">
                  <m:rPr>
                    <m:sty m:val="p"/>
                  </m:rPr>
                  <w:rPr>
                    <w:rFonts w:ascii="Cambria Math" w:hAnsi="Cambria Math"/>
                    <w:lang w:eastAsia="pt-BR"/>
                    <w:rPrChange w:id="988" w:author="Leonardo Murta" w:date="2016-12-13T10:32:00Z">
                      <w:rPr>
                        <w:rFonts w:ascii="Cambria Math" w:eastAsia="Times New Roman" w:hAnsi="Cambria Math" w:cs="Times New Roman"/>
                        <w:color w:val="0563C1" w:themeColor="hyperlink"/>
                        <w:sz w:val="18"/>
                        <w:szCs w:val="18"/>
                        <w:u w:val="single"/>
                      </w:rPr>
                    </w:rPrChange>
                  </w:rPr>
                  <m:t>∈</m:t>
                </w:ins>
              </m:r>
              <m:r>
                <w:ins w:id="989" w:author="Cristiano Cesario" w:date="2016-12-10T08:33:00Z">
                  <w:rPr>
                    <w:rFonts w:ascii="Cambria Math" w:hAnsi="Cambria Math"/>
                    <w:lang w:eastAsia="pt-BR"/>
                    <w:rPrChange w:id="990" w:author="Leonardo Murta" w:date="2016-12-13T10:32:00Z">
                      <w:rPr>
                        <w:rFonts w:ascii="Cambria Math" w:eastAsia="Times New Roman" w:hAnsi="Cambria Math" w:cs="Times New Roman"/>
                        <w:color w:val="0563C1" w:themeColor="hyperlink"/>
                        <w:sz w:val="18"/>
                        <w:szCs w:val="18"/>
                        <w:u w:val="single"/>
                      </w:rPr>
                    </w:rPrChange>
                  </w:rPr>
                  <m:t>C</m:t>
                </w:ins>
              </m:r>
            </m:e>
            <m:e>
              <m:r>
                <w:ins w:id="991" w:author="Cristiano Cesario" w:date="2016-12-10T08:33:00Z">
                  <w:rPr>
                    <w:rFonts w:ascii="Cambria Math" w:hAnsi="Cambria Math"/>
                    <w:lang w:eastAsia="pt-BR"/>
                    <w:rPrChange w:id="992" w:author="Leonardo Murta" w:date="2016-12-13T10:32:00Z">
                      <w:rPr>
                        <w:rFonts w:ascii="Cambria Math" w:eastAsia="Times New Roman" w:hAnsi="Cambria Math" w:cs="Times New Roman"/>
                        <w:color w:val="0563C1" w:themeColor="hyperlink"/>
                        <w:sz w:val="18"/>
                        <w:szCs w:val="18"/>
                        <w:u w:val="single"/>
                      </w:rPr>
                    </w:rPrChange>
                  </w:rPr>
                  <m:t>c</m:t>
                </w:ins>
              </m:r>
              <m:r>
                <w:ins w:id="993" w:author="Cristiano Cesario" w:date="2016-12-10T08:33:00Z">
                  <m:rPr>
                    <m:sty m:val="p"/>
                  </m:rPr>
                  <w:rPr>
                    <w:rFonts w:ascii="Cambria Math" w:hAnsi="Cambria Math"/>
                    <w:lang w:eastAsia="pt-BR"/>
                    <w:rPrChange w:id="994" w:author="Leonardo Murta" w:date="2016-12-13T10:32:00Z">
                      <w:rPr>
                        <w:rFonts w:ascii="Cambria Math" w:eastAsia="Times New Roman" w:hAnsi="Cambria Math" w:cs="Times New Roman"/>
                        <w:color w:val="0563C1" w:themeColor="hyperlink"/>
                        <w:sz w:val="18"/>
                        <w:szCs w:val="18"/>
                        <w:u w:val="single"/>
                      </w:rPr>
                    </w:rPrChange>
                  </w:rPr>
                  <m:t>=</m:t>
                </w:ins>
              </m:r>
              <m:sSub>
                <m:sSubPr>
                  <m:ctrlPr>
                    <w:ins w:id="995" w:author="Cristiano Cesario" w:date="2016-12-10T08:33:00Z">
                      <w:rPr>
                        <w:rFonts w:ascii="Cambria Math" w:hAnsi="Cambria Math"/>
                        <w:lang w:eastAsia="pt-BR"/>
                      </w:rPr>
                    </w:ins>
                  </m:ctrlPr>
                </m:sSubPr>
                <m:e>
                  <m:r>
                    <w:ins w:id="996" w:author="Cristiano Cesario" w:date="2016-12-10T08:33:00Z">
                      <w:rPr>
                        <w:rFonts w:ascii="Cambria Math" w:hAnsi="Cambria Math"/>
                        <w:lang w:eastAsia="pt-BR"/>
                        <w:rPrChange w:id="997" w:author="Leonardo Murta" w:date="2016-12-13T10:32:00Z">
                          <w:rPr>
                            <w:rFonts w:ascii="Cambria Math" w:eastAsia="Times New Roman" w:hAnsi="Cambria Math" w:cs="Times New Roman"/>
                            <w:color w:val="0563C1" w:themeColor="hyperlink"/>
                            <w:sz w:val="18"/>
                            <w:szCs w:val="18"/>
                            <w:u w:val="single"/>
                          </w:rPr>
                        </w:rPrChange>
                      </w:rPr>
                      <m:t>c</m:t>
                    </w:ins>
                  </m:r>
                </m:e>
                <m:sub>
                  <m:r>
                    <w:ins w:id="998" w:author="Cristiano Cesario" w:date="2016-12-10T08:33:00Z">
                      <w:rPr>
                        <w:rFonts w:ascii="Cambria Math" w:hAnsi="Cambria Math"/>
                        <w:lang w:eastAsia="pt-BR"/>
                        <w:rPrChange w:id="999" w:author="Leonardo Murta" w:date="2016-12-13T10:32:00Z">
                          <w:rPr>
                            <w:rFonts w:ascii="Cambria Math" w:eastAsia="Times New Roman" w:hAnsi="Cambria Math" w:cs="Times New Roman"/>
                            <w:color w:val="0563C1" w:themeColor="hyperlink"/>
                            <w:sz w:val="18"/>
                            <w:szCs w:val="18"/>
                            <w:u w:val="single"/>
                          </w:rPr>
                        </w:rPrChange>
                      </w:rPr>
                      <m:t>j</m:t>
                    </w:ins>
                  </m:r>
                </m:sub>
              </m:sSub>
              <m:r>
                <w:ins w:id="1000" w:author="Cristiano Cesario" w:date="2016-12-10T08:33:00Z">
                  <m:rPr>
                    <m:sty m:val="p"/>
                  </m:rPr>
                  <w:rPr>
                    <w:rFonts w:ascii="Cambria Math" w:hAnsi="Cambria Math"/>
                    <w:lang w:eastAsia="pt-BR"/>
                    <w:rPrChange w:id="1001" w:author="Leonardo Murta" w:date="2016-12-13T10:32:00Z">
                      <w:rPr>
                        <w:rFonts w:ascii="Cambria Math" w:eastAsia="Times New Roman" w:hAnsi="Cambria Math" w:cs="Times New Roman"/>
                        <w:color w:val="0563C1" w:themeColor="hyperlink"/>
                        <w:sz w:val="18"/>
                        <w:szCs w:val="18"/>
                        <w:u w:val="single"/>
                      </w:rPr>
                    </w:rPrChange>
                  </w:rPr>
                  <m:t>∨∃</m:t>
                </w:ins>
              </m:r>
              <m:sSub>
                <m:sSubPr>
                  <m:ctrlPr>
                    <w:ins w:id="1002" w:author="Cristiano Cesario" w:date="2016-12-10T08:33:00Z">
                      <w:rPr>
                        <w:rFonts w:ascii="Cambria Math" w:hAnsi="Cambria Math"/>
                        <w:lang w:eastAsia="pt-BR"/>
                      </w:rPr>
                    </w:ins>
                  </m:ctrlPr>
                </m:sSubPr>
                <m:e>
                  <m:r>
                    <w:ins w:id="1003" w:author="Cristiano Cesario" w:date="2016-12-10T08:33:00Z">
                      <w:rPr>
                        <w:rFonts w:ascii="Cambria Math" w:hAnsi="Cambria Math"/>
                        <w:lang w:eastAsia="pt-BR"/>
                        <w:rPrChange w:id="1004" w:author="Leonardo Murta" w:date="2016-12-13T10:32:00Z">
                          <w:rPr>
                            <w:rFonts w:ascii="Cambria Math" w:eastAsia="Times New Roman" w:hAnsi="Cambria Math" w:cs="Times New Roman"/>
                            <w:color w:val="0563C1" w:themeColor="hyperlink"/>
                            <w:sz w:val="18"/>
                            <w:szCs w:val="18"/>
                            <w:u w:val="single"/>
                          </w:rPr>
                        </w:rPrChange>
                      </w:rPr>
                      <m:t>c</m:t>
                    </w:ins>
                  </m:r>
                </m:e>
                <m:sub>
                  <m:r>
                    <w:ins w:id="1005" w:author="Cristiano Cesario" w:date="2016-12-10T08:33:00Z">
                      <w:rPr>
                        <w:rFonts w:ascii="Cambria Math" w:hAnsi="Cambria Math"/>
                        <w:lang w:eastAsia="pt-BR"/>
                        <w:rPrChange w:id="1006" w:author="Leonardo Murta" w:date="2016-12-13T10:32:00Z">
                          <w:rPr>
                            <w:rFonts w:ascii="Cambria Math" w:eastAsia="Times New Roman" w:hAnsi="Cambria Math" w:cs="Times New Roman"/>
                            <w:color w:val="0563C1" w:themeColor="hyperlink"/>
                            <w:sz w:val="18"/>
                            <w:szCs w:val="18"/>
                            <w:u w:val="single"/>
                          </w:rPr>
                        </w:rPrChange>
                      </w:rPr>
                      <m:t>k</m:t>
                    </w:ins>
                  </m:r>
                </m:sub>
              </m:sSub>
              <m:r>
                <w:ins w:id="1007" w:author="Cristiano Cesario" w:date="2016-12-10T08:33:00Z">
                  <m:rPr>
                    <m:sty m:val="p"/>
                  </m:rPr>
                  <w:rPr>
                    <w:rFonts w:ascii="Cambria Math" w:hAnsi="Cambria Math"/>
                    <w:lang w:eastAsia="pt-BR"/>
                    <w:rPrChange w:id="1008" w:author="Leonardo Murta" w:date="2016-12-13T10:32:00Z">
                      <w:rPr>
                        <w:rFonts w:ascii="Cambria Math" w:eastAsia="Times New Roman" w:hAnsi="Cambria Math" w:cs="Times New Roman"/>
                        <w:color w:val="0563C1" w:themeColor="hyperlink"/>
                        <w:sz w:val="18"/>
                        <w:szCs w:val="18"/>
                        <w:u w:val="single"/>
                      </w:rPr>
                    </w:rPrChange>
                  </w:rPr>
                  <m:t>:(</m:t>
                </w:ins>
              </m:r>
              <m:sSub>
                <m:sSubPr>
                  <m:ctrlPr>
                    <w:ins w:id="1009" w:author="Cristiano Cesario" w:date="2016-12-10T08:33:00Z">
                      <w:rPr>
                        <w:rFonts w:ascii="Cambria Math" w:hAnsi="Cambria Math"/>
                        <w:lang w:eastAsia="pt-BR"/>
                      </w:rPr>
                    </w:ins>
                  </m:ctrlPr>
                </m:sSubPr>
                <m:e>
                  <m:r>
                    <w:ins w:id="1010" w:author="Cristiano Cesario" w:date="2016-12-10T08:33:00Z">
                      <w:rPr>
                        <w:rFonts w:ascii="Cambria Math" w:hAnsi="Cambria Math"/>
                        <w:lang w:eastAsia="pt-BR"/>
                        <w:rPrChange w:id="1011" w:author="Leonardo Murta" w:date="2016-12-13T10:32:00Z">
                          <w:rPr>
                            <w:rFonts w:ascii="Cambria Math" w:eastAsia="Times New Roman" w:hAnsi="Cambria Math" w:cs="Times New Roman"/>
                            <w:color w:val="0563C1" w:themeColor="hyperlink"/>
                            <w:sz w:val="18"/>
                            <w:szCs w:val="18"/>
                            <w:u w:val="single"/>
                          </w:rPr>
                        </w:rPrChange>
                      </w:rPr>
                      <m:t>c</m:t>
                    </w:ins>
                  </m:r>
                </m:e>
                <m:sub>
                  <m:r>
                    <w:ins w:id="1012" w:author="Cristiano Cesario" w:date="2016-12-10T08:33:00Z">
                      <w:rPr>
                        <w:rFonts w:ascii="Cambria Math" w:hAnsi="Cambria Math"/>
                        <w:lang w:eastAsia="pt-BR"/>
                        <w:rPrChange w:id="1013" w:author="Leonardo Murta" w:date="2016-12-13T10:32:00Z">
                          <w:rPr>
                            <w:rFonts w:ascii="Cambria Math" w:eastAsia="Times New Roman" w:hAnsi="Cambria Math" w:cs="Times New Roman"/>
                            <w:color w:val="0563C1" w:themeColor="hyperlink"/>
                            <w:sz w:val="18"/>
                            <w:szCs w:val="18"/>
                            <w:u w:val="single"/>
                          </w:rPr>
                        </w:rPrChange>
                      </w:rPr>
                      <m:t>k</m:t>
                    </w:ins>
                  </m:r>
                </m:sub>
              </m:sSub>
              <m:r>
                <w:ins w:id="1014" w:author="Cristiano Cesario" w:date="2016-12-10T08:33:00Z">
                  <m:rPr>
                    <m:sty m:val="p"/>
                  </m:rPr>
                  <w:rPr>
                    <w:rFonts w:ascii="Cambria Math" w:hAnsi="Cambria Math"/>
                    <w:lang w:eastAsia="pt-BR"/>
                    <w:rPrChange w:id="1015" w:author="Leonardo Murta" w:date="2016-12-13T10:32:00Z">
                      <w:rPr>
                        <w:rFonts w:ascii="Cambria Math" w:eastAsia="Times New Roman" w:hAnsi="Cambria Math" w:cs="Times New Roman"/>
                        <w:color w:val="0563C1" w:themeColor="hyperlink"/>
                        <w:sz w:val="18"/>
                        <w:szCs w:val="18"/>
                        <w:u w:val="single"/>
                      </w:rPr>
                    </w:rPrChange>
                  </w:rPr>
                  <m:t>∈</m:t>
                </w:ins>
              </m:r>
              <m:sSubSup>
                <m:sSubSupPr>
                  <m:ctrlPr>
                    <w:ins w:id="1016" w:author="Cristiano Cesario" w:date="2016-12-10T08:33:00Z">
                      <w:rPr>
                        <w:rFonts w:ascii="Cambria Math" w:hAnsi="Cambria Math"/>
                        <w:lang w:eastAsia="pt-BR"/>
                      </w:rPr>
                    </w:ins>
                  </m:ctrlPr>
                </m:sSubSupPr>
                <m:e>
                  <m:r>
                    <w:ins w:id="1017" w:author="Cristiano Cesario" w:date="2016-12-10T08:33:00Z">
                      <w:rPr>
                        <w:rFonts w:ascii="Cambria Math" w:hAnsi="Cambria Math"/>
                        <w:lang w:eastAsia="pt-BR"/>
                        <w:rPrChange w:id="1018" w:author="Leonardo Murta" w:date="2016-12-13T10:32:00Z">
                          <w:rPr>
                            <w:rFonts w:ascii="Cambria Math" w:eastAsia="Times New Roman" w:hAnsi="Cambria Math" w:cs="Times New Roman"/>
                            <w:color w:val="0563C1" w:themeColor="hyperlink"/>
                            <w:sz w:val="18"/>
                            <w:szCs w:val="18"/>
                            <w:u w:val="single"/>
                          </w:rPr>
                        </w:rPrChange>
                      </w:rPr>
                      <m:t>C</m:t>
                    </w:ins>
                  </m:r>
                </m:e>
                <m:sub>
                  <m:r>
                    <w:ins w:id="1019" w:author="Cristiano Cesario" w:date="2016-12-10T08:33:00Z">
                      <w:rPr>
                        <w:rFonts w:ascii="Cambria Math" w:hAnsi="Cambria Math"/>
                        <w:lang w:eastAsia="pt-BR"/>
                        <w:rPrChange w:id="1020" w:author="Leonardo Murta" w:date="2016-12-13T10:32:00Z">
                          <w:rPr>
                            <w:rFonts w:ascii="Cambria Math" w:eastAsia="Times New Roman" w:hAnsi="Cambria Math" w:cs="Times New Roman"/>
                            <w:color w:val="0563C1" w:themeColor="hyperlink"/>
                            <w:sz w:val="18"/>
                            <w:szCs w:val="18"/>
                            <w:u w:val="single"/>
                          </w:rPr>
                        </w:rPrChange>
                      </w:rPr>
                      <m:t>j</m:t>
                    </w:ins>
                  </m:r>
                </m:sub>
                <m:sup>
                  <m:r>
                    <w:ins w:id="1021" w:author="Cristiano Cesario" w:date="2016-12-10T08:33:00Z">
                      <w:rPr>
                        <w:rFonts w:ascii="Cambria Math" w:hAnsi="Cambria Math"/>
                        <w:lang w:eastAsia="pt-BR"/>
                        <w:rPrChange w:id="1022" w:author="Leonardo Murta" w:date="2016-12-13T10:32:00Z">
                          <w:rPr>
                            <w:rFonts w:ascii="Cambria Math" w:eastAsia="Times New Roman" w:hAnsi="Cambria Math" w:cs="Times New Roman"/>
                            <w:color w:val="0563C1" w:themeColor="hyperlink"/>
                            <w:sz w:val="18"/>
                            <w:szCs w:val="18"/>
                            <w:u w:val="single"/>
                          </w:rPr>
                        </w:rPrChange>
                      </w:rPr>
                      <m:t>parent</m:t>
                    </w:ins>
                  </m:r>
                </m:sup>
              </m:sSubSup>
              <m:r>
                <w:ins w:id="1023" w:author="Cristiano Cesario" w:date="2016-12-10T08:33:00Z">
                  <m:rPr>
                    <m:sty m:val="p"/>
                  </m:rPr>
                  <w:rPr>
                    <w:rFonts w:ascii="Cambria Math" w:hAnsi="Cambria Math"/>
                    <w:lang w:eastAsia="pt-BR"/>
                    <w:rPrChange w:id="1024" w:author="Leonardo Murta" w:date="2016-12-13T10:32:00Z">
                      <w:rPr>
                        <w:rFonts w:ascii="Cambria Math" w:eastAsia="Times New Roman" w:hAnsi="Cambria Math" w:cs="Times New Roman"/>
                        <w:color w:val="0563C1" w:themeColor="hyperlink"/>
                        <w:sz w:val="18"/>
                        <w:szCs w:val="18"/>
                        <w:u w:val="single"/>
                      </w:rPr>
                    </w:rPrChange>
                  </w:rPr>
                  <m:t>∧</m:t>
                </w:ins>
              </m:r>
              <m:r>
                <w:ins w:id="1025" w:author="Cristiano Cesario" w:date="2016-12-10T08:33:00Z">
                  <w:rPr>
                    <w:rFonts w:ascii="Cambria Math" w:hAnsi="Cambria Math"/>
                    <w:lang w:eastAsia="pt-BR"/>
                    <w:rPrChange w:id="1026" w:author="Leonardo Murta" w:date="2016-12-13T10:32:00Z">
                      <w:rPr>
                        <w:rFonts w:ascii="Cambria Math" w:eastAsia="Times New Roman" w:hAnsi="Cambria Math" w:cs="Times New Roman"/>
                        <w:color w:val="0563C1" w:themeColor="hyperlink"/>
                        <w:sz w:val="18"/>
                        <w:szCs w:val="18"/>
                        <w:u w:val="single"/>
                      </w:rPr>
                    </w:rPrChange>
                  </w:rPr>
                  <m:t>c</m:t>
                </w:ins>
              </m:r>
              <m:r>
                <w:ins w:id="1027" w:author="Cristiano Cesario" w:date="2016-12-10T08:33:00Z">
                  <m:rPr>
                    <m:sty m:val="p"/>
                  </m:rPr>
                  <w:rPr>
                    <w:rFonts w:ascii="Cambria Math" w:hAnsi="Cambria Math"/>
                    <w:lang w:eastAsia="pt-BR"/>
                    <w:rPrChange w:id="1028" w:author="Leonardo Murta" w:date="2016-12-13T10:32:00Z">
                      <w:rPr>
                        <w:rFonts w:ascii="Cambria Math" w:eastAsia="Times New Roman" w:hAnsi="Cambria Math" w:cs="Times New Roman"/>
                        <w:color w:val="0563C1" w:themeColor="hyperlink"/>
                        <w:sz w:val="18"/>
                        <w:szCs w:val="18"/>
                        <w:u w:val="single"/>
                      </w:rPr>
                    </w:rPrChange>
                  </w:rPr>
                  <m:t>∈</m:t>
                </w:ins>
              </m:r>
              <m:sSub>
                <m:sSubPr>
                  <m:ctrlPr>
                    <w:ins w:id="1029" w:author="Cristiano Cesario" w:date="2016-12-10T08:33:00Z">
                      <w:rPr>
                        <w:rFonts w:ascii="Cambria Math" w:hAnsi="Cambria Math"/>
                        <w:lang w:eastAsia="pt-BR"/>
                      </w:rPr>
                    </w:ins>
                  </m:ctrlPr>
                </m:sSubPr>
                <m:e>
                  <m:r>
                    <w:ins w:id="1030" w:author="Cristiano Cesario" w:date="2016-12-10T08:33:00Z">
                      <w:rPr>
                        <w:rFonts w:ascii="Cambria Math" w:hAnsi="Cambria Math"/>
                        <w:lang w:eastAsia="pt-BR"/>
                        <w:rPrChange w:id="1031" w:author="Leonardo Murta" w:date="2016-12-13T10:32:00Z">
                          <w:rPr>
                            <w:rFonts w:ascii="Cambria Math" w:eastAsia="Times New Roman" w:hAnsi="Cambria Math" w:cs="Times New Roman"/>
                            <w:color w:val="0563C1" w:themeColor="hyperlink"/>
                            <w:sz w:val="18"/>
                            <w:szCs w:val="18"/>
                            <w:u w:val="single"/>
                          </w:rPr>
                        </w:rPrChange>
                      </w:rPr>
                      <m:t>H</m:t>
                    </w:ins>
                  </m:r>
                </m:e>
                <m:sub>
                  <m:r>
                    <w:ins w:id="1032" w:author="Cristiano Cesario" w:date="2016-12-10T08:33:00Z">
                      <w:rPr>
                        <w:rFonts w:ascii="Cambria Math" w:hAnsi="Cambria Math"/>
                        <w:lang w:eastAsia="pt-BR"/>
                        <w:rPrChange w:id="1033" w:author="Leonardo Murta" w:date="2016-12-13T10:32:00Z">
                          <w:rPr>
                            <w:rFonts w:ascii="Cambria Math" w:eastAsia="Times New Roman" w:hAnsi="Cambria Math" w:cs="Times New Roman"/>
                            <w:color w:val="0563C1" w:themeColor="hyperlink"/>
                            <w:sz w:val="18"/>
                            <w:szCs w:val="18"/>
                            <w:u w:val="single"/>
                          </w:rPr>
                        </w:rPrChange>
                      </w:rPr>
                      <m:t>k</m:t>
                    </w:ins>
                  </m:r>
                </m:sub>
              </m:sSub>
              <m:r>
                <w:ins w:id="1034" w:author="Cristiano Cesario" w:date="2016-12-10T08:33:00Z">
                  <m:rPr>
                    <m:sty m:val="p"/>
                  </m:rPr>
                  <w:rPr>
                    <w:rFonts w:ascii="Cambria Math" w:hAnsi="Cambria Math"/>
                    <w:lang w:eastAsia="pt-BR"/>
                    <w:rPrChange w:id="1035" w:author="Leonardo Murta" w:date="2016-12-13T10:32:00Z">
                      <w:rPr>
                        <w:rFonts w:ascii="Cambria Math" w:eastAsia="Times New Roman" w:hAnsi="Cambria Math" w:cs="Times New Roman"/>
                        <w:color w:val="0563C1" w:themeColor="hyperlink"/>
                        <w:sz w:val="18"/>
                        <w:szCs w:val="18"/>
                        <w:u w:val="single"/>
                      </w:rPr>
                    </w:rPrChange>
                  </w:rPr>
                  <m:t>)</m:t>
                </w:ins>
              </m:r>
            </m:e>
          </m:d>
        </m:oMath>
      </m:oMathPara>
    </w:p>
    <w:p w14:paraId="04DF5C50" w14:textId="77777777" w:rsidR="003F7D1B" w:rsidRPr="009373EF" w:rsidRDefault="00E02D98">
      <w:pPr>
        <w:rPr>
          <w:ins w:id="1036" w:author="Cristiano Cesario" w:date="2016-12-10T08:33:00Z"/>
          <w:lang w:eastAsia="pt-BR"/>
          <w:rPrChange w:id="1037" w:author="Leonardo Murta" w:date="2016-12-13T10:32:00Z">
            <w:rPr>
              <w:ins w:id="1038" w:author="Cristiano Cesario" w:date="2016-12-10T08:33:00Z"/>
              <w:szCs w:val="18"/>
            </w:rPr>
          </w:rPrChange>
        </w:rPr>
        <w:pPrChange w:id="1039" w:author="Cristiano Cesario" w:date="2016-12-10T08:34:00Z">
          <w:pPr>
            <w:jc w:val="center"/>
          </w:pPr>
        </w:pPrChange>
      </w:pPr>
      <w:ins w:id="1040" w:author="Cristiano Cesario" w:date="2016-12-10T08:33:00Z">
        <w:r w:rsidRPr="009373EF">
          <w:rPr>
            <w:lang w:eastAsia="pt-BR"/>
            <w:rPrChange w:id="1041" w:author="Leonardo Murta" w:date="2016-12-13T10:32:00Z">
              <w:rPr>
                <w:color w:val="0563C1" w:themeColor="hyperlink"/>
                <w:szCs w:val="18"/>
                <w:u w:val="single"/>
              </w:rPr>
            </w:rPrChange>
          </w:rPr>
          <w:t>(a)</w:t>
        </w:r>
        <w:r w:rsidR="004A5787" w:rsidRPr="009373EF">
          <w:rPr>
            <w:noProof/>
            <w:rPrChange w:id="1042" w:author="Unknown">
              <w:rPr>
                <w:noProof/>
                <w:color w:val="0563C1" w:themeColor="hyperlink"/>
                <w:u w:val="single"/>
              </w:rPr>
            </w:rPrChange>
          </w:rPr>
          <w:drawing>
            <wp:inline distT="0" distB="0" distL="0" distR="0" wp14:anchorId="2B59DE36" wp14:editId="31AE8C85">
              <wp:extent cx="2993492" cy="783248"/>
              <wp:effectExtent l="0" t="0" r="3810" b="444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9790" cy="784896"/>
                      </a:xfrm>
                      <a:prstGeom prst="rect">
                        <a:avLst/>
                      </a:prstGeom>
                      <a:noFill/>
                      <a:ln>
                        <a:noFill/>
                      </a:ln>
                    </pic:spPr>
                  </pic:pic>
                </a:graphicData>
              </a:graphic>
            </wp:inline>
          </w:drawing>
        </w:r>
        <w:r w:rsidRPr="009373EF">
          <w:rPr>
            <w:lang w:eastAsia="pt-BR"/>
            <w:rPrChange w:id="1043" w:author="Leonardo Murta" w:date="2016-12-13T10:32:00Z">
              <w:rPr>
                <w:color w:val="0563C1" w:themeColor="hyperlink"/>
                <w:szCs w:val="18"/>
                <w:u w:val="single"/>
              </w:rPr>
            </w:rPrChange>
          </w:rPr>
          <w:tab/>
          <w:t>(b)</w:t>
        </w:r>
        <w:r w:rsidR="004A5787" w:rsidRPr="009373EF">
          <w:rPr>
            <w:noProof/>
            <w:rPrChange w:id="1044" w:author="Unknown">
              <w:rPr>
                <w:noProof/>
                <w:color w:val="0563C1" w:themeColor="hyperlink"/>
                <w:u w:val="single"/>
              </w:rPr>
            </w:rPrChange>
          </w:rPr>
          <w:drawing>
            <wp:inline distT="0" distB="0" distL="0" distR="0" wp14:anchorId="10518810" wp14:editId="22DD74B4">
              <wp:extent cx="1530118" cy="844614"/>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31596" cy="845430"/>
                      </a:xfrm>
                      <a:prstGeom prst="rect">
                        <a:avLst/>
                      </a:prstGeom>
                      <a:noFill/>
                      <a:ln>
                        <a:noFill/>
                      </a:ln>
                    </pic:spPr>
                  </pic:pic>
                </a:graphicData>
              </a:graphic>
            </wp:inline>
          </w:drawing>
        </w:r>
      </w:ins>
    </w:p>
    <w:p w14:paraId="07E515CC" w14:textId="77777777" w:rsidR="00A11294" w:rsidRPr="009373EF" w:rsidRDefault="00A11294" w:rsidP="00A11294">
      <w:pPr>
        <w:pStyle w:val="Legenda"/>
        <w:rPr>
          <w:ins w:id="1045" w:author="Cristiano Cesario" w:date="2016-12-10T08:34:00Z"/>
        </w:rPr>
      </w:pPr>
      <w:bookmarkStart w:id="1046" w:name="_Ref469122399"/>
      <w:bookmarkStart w:id="1047" w:name="_Ref342814432"/>
      <w:ins w:id="1048" w:author="Cristiano Cesario" w:date="2016-12-10T08:34:00Z">
        <w:r w:rsidRPr="009373EF">
          <w:t xml:space="preserve">Figure </w:t>
        </w:r>
        <w:r w:rsidR="00E02D98" w:rsidRPr="009373EF">
          <w:rPr>
            <w:rPrChange w:id="1049" w:author="Leonardo Murta" w:date="2016-12-13T10:32:00Z">
              <w:rPr>
                <w:noProof/>
              </w:rPr>
            </w:rPrChange>
          </w:rPr>
          <w:fldChar w:fldCharType="begin"/>
        </w:r>
        <w:r w:rsidRPr="009373EF">
          <w:instrText xml:space="preserve"> SEQ Figure \* ARABIC </w:instrText>
        </w:r>
        <w:r w:rsidR="00E02D98" w:rsidRPr="009373EF">
          <w:rPr>
            <w:rPrChange w:id="1050" w:author="Leonardo Murta" w:date="2016-12-13T10:32:00Z">
              <w:rPr>
                <w:noProof/>
              </w:rPr>
            </w:rPrChange>
          </w:rPr>
          <w:fldChar w:fldCharType="separate"/>
        </w:r>
      </w:ins>
      <w:ins w:id="1051" w:author="Cristiano Cesario" w:date="2016-12-12T21:39:00Z">
        <w:r w:rsidR="00AD7EB7" w:rsidRPr="009373EF">
          <w:rPr>
            <w:rPrChange w:id="1052" w:author="Leonardo Murta" w:date="2016-12-13T10:32:00Z">
              <w:rPr>
                <w:noProof/>
              </w:rPr>
            </w:rPrChange>
          </w:rPr>
          <w:t>12</w:t>
        </w:r>
      </w:ins>
      <w:ins w:id="1053" w:author="Cristiano Cesario" w:date="2016-12-10T08:34:00Z">
        <w:r w:rsidR="00E02D98" w:rsidRPr="009373EF">
          <w:rPr>
            <w:rPrChange w:id="1054" w:author="Leonardo Murta" w:date="2016-12-13T10:32:00Z">
              <w:rPr>
                <w:noProof/>
              </w:rPr>
            </w:rPrChange>
          </w:rPr>
          <w:fldChar w:fldCharType="end"/>
        </w:r>
        <w:bookmarkEnd w:id="1046"/>
        <w:r w:rsidRPr="009373EF">
          <w:t xml:space="preserve">. </w:t>
        </w:r>
        <w:r w:rsidR="00E02D98" w:rsidRPr="009373EF">
          <w:rPr>
            <w:b w:val="0"/>
            <w:lang w:eastAsia="pt-BR"/>
            <w:rPrChange w:id="1055" w:author="Leonardo Murta" w:date="2016-12-13T10:32:00Z">
              <w:rPr>
                <w:rFonts w:eastAsiaTheme="minorHAnsi" w:cstheme="minorBidi"/>
                <w:b w:val="0"/>
                <w:bCs w:val="0"/>
                <w:color w:val="0563C1" w:themeColor="hyperlink"/>
                <w:szCs w:val="22"/>
                <w:u w:val="single"/>
                <w:lang w:eastAsia="pt-BR"/>
              </w:rPr>
            </w:rPrChange>
          </w:rPr>
          <w:t>UML class diagram representing the DyeVC formalization (a) and a directed acyclic graph of commits (b)</w:t>
        </w:r>
      </w:ins>
    </w:p>
    <w:bookmarkEnd w:id="1047"/>
    <w:p w14:paraId="7A81F771" w14:textId="77777777" w:rsidR="003F7D1B" w:rsidRPr="009373EF" w:rsidRDefault="00E02D98">
      <w:pPr>
        <w:rPr>
          <w:ins w:id="1056" w:author="Cristiano Cesario" w:date="2016-12-10T08:33:00Z"/>
          <w:lang w:eastAsia="pt-BR"/>
          <w:rPrChange w:id="1057" w:author="Leonardo Murta" w:date="2016-12-13T10:32:00Z">
            <w:rPr>
              <w:ins w:id="1058" w:author="Cristiano Cesario" w:date="2016-12-10T08:33:00Z"/>
              <w:szCs w:val="18"/>
            </w:rPr>
          </w:rPrChange>
        </w:rPr>
        <w:pPrChange w:id="1059" w:author="Cristiano Cesario" w:date="2016-12-10T08:34:00Z">
          <w:pPr>
            <w:pStyle w:val="EstiloRecuodecorpodetextoPrimeiralinha0cmDepoisde"/>
          </w:pPr>
        </w:pPrChange>
      </w:pPr>
      <w:ins w:id="1060" w:author="Cristiano Cesario" w:date="2016-12-10T08:33:00Z">
        <w:r w:rsidRPr="009373EF">
          <w:rPr>
            <w:lang w:eastAsia="pt-BR"/>
            <w:rPrChange w:id="1061" w:author="Leonardo Murta" w:date="2016-12-13T10:32:00Z">
              <w:rPr>
                <w:color w:val="0563C1" w:themeColor="hyperlink"/>
                <w:szCs w:val="18"/>
                <w:u w:val="single"/>
              </w:rPr>
            </w:rPrChange>
          </w:rPr>
          <w:t xml:space="preserve">Each branch </w:t>
        </w:r>
        <m:oMath>
          <m:sSub>
            <m:sSubPr>
              <m:ctrlPr>
                <w:rPr>
                  <w:rFonts w:ascii="Cambria Math" w:hAnsi="Cambria Math"/>
                  <w:lang w:eastAsia="pt-BR"/>
                </w:rPr>
              </m:ctrlPr>
            </m:sSubPr>
            <m:e>
              <m:r>
                <w:rPr>
                  <w:rFonts w:ascii="Cambria Math" w:hAnsi="Cambria Math"/>
                  <w:lang w:eastAsia="pt-BR"/>
                  <w:rPrChange w:id="1062" w:author="Leonardo Murta" w:date="2016-12-13T10:32:00Z">
                    <w:rPr>
                      <w:rFonts w:ascii="Cambria Math" w:hAnsi="Cambria Math"/>
                      <w:color w:val="0563C1" w:themeColor="hyperlink"/>
                      <w:szCs w:val="18"/>
                      <w:u w:val="single"/>
                    </w:rPr>
                  </w:rPrChange>
                </w:rPr>
                <m:t>b</m:t>
              </m:r>
            </m:e>
            <m:sub>
              <m:r>
                <w:rPr>
                  <w:rFonts w:ascii="Cambria Math" w:hAnsi="Cambria Math"/>
                  <w:lang w:eastAsia="pt-BR"/>
                  <w:rPrChange w:id="1063" w:author="Leonardo Murta" w:date="2016-12-13T10:32:00Z">
                    <w:rPr>
                      <w:rFonts w:ascii="Cambria Math" w:hAnsi="Cambria Math"/>
                      <w:color w:val="0563C1" w:themeColor="hyperlink"/>
                      <w:szCs w:val="18"/>
                      <w:u w:val="single"/>
                    </w:rPr>
                  </w:rPrChange>
                </w:rPr>
                <m:t>k</m:t>
              </m:r>
            </m:sub>
          </m:sSub>
          <m:r>
            <m:rPr>
              <m:sty m:val="p"/>
            </m:rPr>
            <w:rPr>
              <w:rFonts w:ascii="Cambria Math" w:hAnsi="Cambria Math"/>
              <w:lang w:eastAsia="pt-BR"/>
              <w:rPrChange w:id="1064" w:author="Leonardo Murta" w:date="2016-12-13T10:32:00Z">
                <w:rPr>
                  <w:rFonts w:ascii="Cambria Math" w:hAnsi="Cambria Math"/>
                  <w:color w:val="0563C1" w:themeColor="hyperlink"/>
                  <w:szCs w:val="18"/>
                  <w:u w:val="single"/>
                </w:rPr>
              </w:rPrChange>
            </w:rPr>
            <m:t>∈</m:t>
          </m:r>
          <m:r>
            <w:rPr>
              <w:rFonts w:ascii="Cambria Math" w:hAnsi="Cambria Math"/>
              <w:lang w:eastAsia="pt-BR"/>
              <w:rPrChange w:id="1065" w:author="Leonardo Murta" w:date="2016-12-13T10:32:00Z">
                <w:rPr>
                  <w:rFonts w:ascii="Cambria Math" w:hAnsi="Cambria Math"/>
                  <w:color w:val="0563C1" w:themeColor="hyperlink"/>
                  <w:szCs w:val="18"/>
                  <w:u w:val="single"/>
                </w:rPr>
              </w:rPrChange>
            </w:rPr>
            <m:t>B</m:t>
          </m:r>
        </m:oMath>
        <w:r w:rsidRPr="009373EF">
          <w:rPr>
            <w:lang w:eastAsia="pt-BR"/>
            <w:rPrChange w:id="1066" w:author="Leonardo Murta" w:date="2016-12-13T10:32:00Z">
              <w:rPr>
                <w:color w:val="0563C1" w:themeColor="hyperlink"/>
                <w:szCs w:val="18"/>
                <w:u w:val="single"/>
              </w:rPr>
            </w:rPrChange>
          </w:rPr>
          <w:t xml:space="preserve"> is a tuple </w:t>
        </w:r>
        <m:oMath>
          <m:d>
            <m:dPr>
              <m:ctrlPr>
                <w:rPr>
                  <w:rFonts w:ascii="Cambria Math" w:hAnsi="Cambria Math"/>
                  <w:lang w:eastAsia="pt-BR"/>
                </w:rPr>
              </m:ctrlPr>
            </m:dPr>
            <m:e>
              <m:r>
                <w:rPr>
                  <w:rFonts w:ascii="Cambria Math" w:hAnsi="Cambria Math"/>
                  <w:lang w:eastAsia="pt-BR"/>
                  <w:rPrChange w:id="1067" w:author="Leonardo Murta" w:date="2016-12-13T10:32:00Z">
                    <w:rPr>
                      <w:rFonts w:ascii="Cambria Math" w:hAnsi="Cambria Math"/>
                      <w:color w:val="0563C1" w:themeColor="hyperlink"/>
                      <w:szCs w:val="18"/>
                      <w:u w:val="single"/>
                    </w:rPr>
                  </w:rPrChange>
                </w:rPr>
                <m:t>name</m:t>
              </m:r>
              <m:r>
                <m:rPr>
                  <m:sty m:val="p"/>
                </m:rPr>
                <w:rPr>
                  <w:rFonts w:ascii="Cambria Math" w:hAnsi="Cambria Math"/>
                  <w:lang w:eastAsia="pt-BR"/>
                  <w:rPrChange w:id="1068" w:author="Leonardo Murta" w:date="2016-12-13T10:32:00Z">
                    <w:rPr>
                      <w:rFonts w:ascii="Cambria Math" w:hAnsi="Cambria Math"/>
                      <w:color w:val="0563C1" w:themeColor="hyperlink"/>
                      <w:szCs w:val="18"/>
                      <w:u w:val="single"/>
                    </w:rPr>
                  </w:rPrChange>
                </w:rPr>
                <m:t xml:space="preserve">, </m:t>
              </m:r>
              <m:sSub>
                <m:sSubPr>
                  <m:ctrlPr>
                    <w:rPr>
                      <w:rFonts w:ascii="Cambria Math" w:hAnsi="Cambria Math"/>
                      <w:lang w:eastAsia="pt-BR"/>
                    </w:rPr>
                  </m:ctrlPr>
                </m:sSubPr>
                <m:e>
                  <m:r>
                    <w:rPr>
                      <w:rFonts w:ascii="Cambria Math" w:hAnsi="Cambria Math"/>
                      <w:lang w:eastAsia="pt-BR"/>
                      <w:rPrChange w:id="1069" w:author="Leonardo Murta" w:date="2016-12-13T10:32:00Z">
                        <w:rPr>
                          <w:rFonts w:ascii="Cambria Math" w:hAnsi="Cambria Math"/>
                          <w:color w:val="0563C1" w:themeColor="hyperlink"/>
                          <w:szCs w:val="18"/>
                          <w:u w:val="single"/>
                        </w:rPr>
                      </w:rPrChange>
                    </w:rPr>
                    <m:t>c</m:t>
                  </m:r>
                </m:e>
                <m:sub>
                  <m:r>
                    <w:rPr>
                      <w:rFonts w:ascii="Cambria Math" w:hAnsi="Cambria Math"/>
                      <w:lang w:eastAsia="pt-BR"/>
                      <w:rPrChange w:id="1070" w:author="Leonardo Murta" w:date="2016-12-13T10:32:00Z">
                        <w:rPr>
                          <w:rFonts w:ascii="Cambria Math" w:hAnsi="Cambria Math"/>
                          <w:color w:val="0563C1" w:themeColor="hyperlink"/>
                          <w:szCs w:val="18"/>
                          <w:u w:val="single"/>
                        </w:rPr>
                      </w:rPrChange>
                    </w:rPr>
                    <m:t>k</m:t>
                  </m:r>
                </m:sub>
              </m:sSub>
            </m:e>
          </m:d>
        </m:oMath>
        <w:r w:rsidRPr="009373EF">
          <w:rPr>
            <w:lang w:eastAsia="pt-BR"/>
            <w:rPrChange w:id="1071" w:author="Leonardo Murta" w:date="2016-12-13T10:32:00Z">
              <w:rPr>
                <w:color w:val="0563C1" w:themeColor="hyperlink"/>
                <w:szCs w:val="18"/>
                <w:u w:val="single"/>
              </w:rPr>
            </w:rPrChange>
          </w:rPr>
          <w:t xml:space="preserve">, where name is the name of </w:t>
        </w:r>
        <m:oMath>
          <m:sSub>
            <m:sSubPr>
              <m:ctrlPr>
                <w:rPr>
                  <w:rFonts w:ascii="Cambria Math" w:hAnsi="Cambria Math"/>
                  <w:lang w:eastAsia="pt-BR"/>
                </w:rPr>
              </m:ctrlPr>
            </m:sSubPr>
            <m:e>
              <m:r>
                <w:rPr>
                  <w:rFonts w:ascii="Cambria Math" w:hAnsi="Cambria Math"/>
                  <w:lang w:eastAsia="pt-BR"/>
                  <w:rPrChange w:id="1072" w:author="Leonardo Murta" w:date="2016-12-13T10:32:00Z">
                    <w:rPr>
                      <w:rFonts w:ascii="Cambria Math" w:hAnsi="Cambria Math"/>
                      <w:color w:val="0563C1" w:themeColor="hyperlink"/>
                      <w:szCs w:val="18"/>
                      <w:u w:val="single"/>
                    </w:rPr>
                  </w:rPrChange>
                </w:rPr>
                <m:t>b</m:t>
              </m:r>
            </m:e>
            <m:sub>
              <m:r>
                <w:rPr>
                  <w:rFonts w:ascii="Cambria Math" w:hAnsi="Cambria Math"/>
                  <w:lang w:eastAsia="pt-BR"/>
                  <w:rPrChange w:id="1073" w:author="Leonardo Murta" w:date="2016-12-13T10:32:00Z">
                    <w:rPr>
                      <w:rFonts w:ascii="Cambria Math" w:hAnsi="Cambria Math"/>
                      <w:color w:val="0563C1" w:themeColor="hyperlink"/>
                      <w:szCs w:val="18"/>
                      <w:u w:val="single"/>
                    </w:rPr>
                  </w:rPrChange>
                </w:rPr>
                <m:t>k</m:t>
              </m:r>
            </m:sub>
          </m:sSub>
        </m:oMath>
        <w:r w:rsidRPr="009373EF">
          <w:rPr>
            <w:lang w:eastAsia="pt-BR"/>
            <w:rPrChange w:id="1074" w:author="Leonardo Murta" w:date="2016-12-13T10:32:00Z">
              <w:rPr>
                <w:color w:val="0563C1" w:themeColor="hyperlink"/>
                <w:szCs w:val="18"/>
                <w:u w:val="single"/>
              </w:rPr>
            </w:rPrChange>
          </w:rPr>
          <w:t xml:space="preserve"> and </w:t>
        </w:r>
        <m:oMath>
          <m:sSub>
            <m:sSubPr>
              <m:ctrlPr>
                <w:rPr>
                  <w:rFonts w:ascii="Cambria Math" w:hAnsi="Cambria Math"/>
                  <w:lang w:eastAsia="pt-BR"/>
                </w:rPr>
              </m:ctrlPr>
            </m:sSubPr>
            <m:e>
              <m:r>
                <w:rPr>
                  <w:rFonts w:ascii="Cambria Math" w:hAnsi="Cambria Math"/>
                  <w:lang w:eastAsia="pt-BR"/>
                  <w:rPrChange w:id="1075" w:author="Leonardo Murta" w:date="2016-12-13T10:32:00Z">
                    <w:rPr>
                      <w:rFonts w:ascii="Cambria Math" w:hAnsi="Cambria Math"/>
                      <w:color w:val="0563C1" w:themeColor="hyperlink"/>
                      <w:szCs w:val="18"/>
                      <w:u w:val="single"/>
                    </w:rPr>
                  </w:rPrChange>
                </w:rPr>
                <m:t>c</m:t>
              </m:r>
            </m:e>
            <m:sub>
              <m:r>
                <w:rPr>
                  <w:rFonts w:ascii="Cambria Math" w:hAnsi="Cambria Math"/>
                  <w:lang w:eastAsia="pt-BR"/>
                  <w:rPrChange w:id="1076" w:author="Leonardo Murta" w:date="2016-12-13T10:32:00Z">
                    <w:rPr>
                      <w:rFonts w:ascii="Cambria Math" w:hAnsi="Cambria Math"/>
                      <w:color w:val="0563C1" w:themeColor="hyperlink"/>
                      <w:szCs w:val="18"/>
                      <w:u w:val="single"/>
                    </w:rPr>
                  </w:rPrChange>
                </w:rPr>
                <m:t>k</m:t>
              </m:r>
            </m:sub>
          </m:sSub>
          <m:r>
            <m:rPr>
              <m:sty m:val="p"/>
            </m:rPr>
            <w:rPr>
              <w:rFonts w:ascii="Cambria Math" w:hAnsi="Cambria Math"/>
              <w:lang w:eastAsia="pt-BR"/>
              <w:rPrChange w:id="1077" w:author="Leonardo Murta" w:date="2016-12-13T10:32:00Z">
                <w:rPr>
                  <w:rFonts w:ascii="Cambria Math" w:hAnsi="Cambria Math"/>
                  <w:color w:val="0563C1" w:themeColor="hyperlink"/>
                  <w:szCs w:val="18"/>
                  <w:u w:val="single"/>
                </w:rPr>
              </w:rPrChange>
            </w:rPr>
            <m:t>∈</m:t>
          </m:r>
          <m:r>
            <w:rPr>
              <w:rFonts w:ascii="Cambria Math" w:hAnsi="Cambria Math"/>
              <w:lang w:eastAsia="pt-BR"/>
              <w:rPrChange w:id="1078" w:author="Leonardo Murta" w:date="2016-12-13T10:32:00Z">
                <w:rPr>
                  <w:rFonts w:ascii="Cambria Math" w:hAnsi="Cambria Math"/>
                  <w:color w:val="0563C1" w:themeColor="hyperlink"/>
                  <w:szCs w:val="18"/>
                  <w:u w:val="single"/>
                </w:rPr>
              </w:rPrChange>
            </w:rPr>
            <m:t>C</m:t>
          </m:r>
        </m:oMath>
        <w:r w:rsidRPr="009373EF">
          <w:rPr>
            <w:lang w:eastAsia="pt-BR"/>
            <w:rPrChange w:id="1079" w:author="Leonardo Murta" w:date="2016-12-13T10:32:00Z">
              <w:rPr>
                <w:color w:val="0563C1" w:themeColor="hyperlink"/>
                <w:szCs w:val="18"/>
                <w:u w:val="single"/>
              </w:rPr>
            </w:rPrChange>
          </w:rPr>
          <w:t xml:space="preserve"> is the tip (i.e., head) of </w:t>
        </w:r>
        <m:oMath>
          <m:sSub>
            <m:sSubPr>
              <m:ctrlPr>
                <w:rPr>
                  <w:rFonts w:ascii="Cambria Math" w:hAnsi="Cambria Math"/>
                  <w:lang w:eastAsia="pt-BR"/>
                </w:rPr>
              </m:ctrlPr>
            </m:sSubPr>
            <m:e>
              <m:r>
                <w:rPr>
                  <w:rFonts w:ascii="Cambria Math" w:hAnsi="Cambria Math"/>
                  <w:lang w:eastAsia="pt-BR"/>
                  <w:rPrChange w:id="1080" w:author="Leonardo Murta" w:date="2016-12-13T10:32:00Z">
                    <w:rPr>
                      <w:rFonts w:ascii="Cambria Math" w:hAnsi="Cambria Math"/>
                      <w:color w:val="0563C1" w:themeColor="hyperlink"/>
                      <w:szCs w:val="18"/>
                      <w:u w:val="single"/>
                    </w:rPr>
                  </w:rPrChange>
                </w:rPr>
                <m:t>b</m:t>
              </m:r>
            </m:e>
            <m:sub>
              <m:r>
                <w:rPr>
                  <w:rFonts w:ascii="Cambria Math" w:hAnsi="Cambria Math"/>
                  <w:lang w:eastAsia="pt-BR"/>
                  <w:rPrChange w:id="1081" w:author="Leonardo Murta" w:date="2016-12-13T10:32:00Z">
                    <w:rPr>
                      <w:rFonts w:ascii="Cambria Math" w:hAnsi="Cambria Math"/>
                      <w:color w:val="0563C1" w:themeColor="hyperlink"/>
                      <w:szCs w:val="18"/>
                      <w:u w:val="single"/>
                    </w:rPr>
                  </w:rPrChange>
                </w:rPr>
                <m:t>k</m:t>
              </m:r>
            </m:sub>
          </m:sSub>
        </m:oMath>
        <w:r w:rsidRPr="009373EF">
          <w:rPr>
            <w:lang w:eastAsia="pt-BR"/>
            <w:rPrChange w:id="1082" w:author="Leonardo Murta" w:date="2016-12-13T10:32:00Z">
              <w:rPr>
                <w:color w:val="0563C1" w:themeColor="hyperlink"/>
                <w:szCs w:val="18"/>
                <w:u w:val="single"/>
              </w:rPr>
            </w:rPrChange>
          </w:rPr>
          <w:t xml:space="preserve">. Consequently, </w:t>
        </w:r>
        <m:oMath>
          <m:sSub>
            <m:sSubPr>
              <m:ctrlPr>
                <w:rPr>
                  <w:rFonts w:ascii="Cambria Math" w:hAnsi="Cambria Math"/>
                  <w:lang w:eastAsia="pt-BR"/>
                </w:rPr>
              </m:ctrlPr>
            </m:sSubPr>
            <m:e>
              <m:r>
                <w:rPr>
                  <w:rFonts w:ascii="Cambria Math" w:hAnsi="Cambria Math"/>
                  <w:lang w:eastAsia="pt-BR"/>
                  <w:rPrChange w:id="1083" w:author="Leonardo Murta" w:date="2016-12-13T10:32:00Z">
                    <w:rPr>
                      <w:rFonts w:ascii="Cambria Math" w:hAnsi="Cambria Math"/>
                      <w:color w:val="0563C1" w:themeColor="hyperlink"/>
                      <w:szCs w:val="18"/>
                      <w:u w:val="single"/>
                    </w:rPr>
                  </w:rPrChange>
                </w:rPr>
                <m:t>H</m:t>
              </m:r>
            </m:e>
            <m:sub>
              <m:r>
                <w:rPr>
                  <w:rFonts w:ascii="Cambria Math" w:hAnsi="Cambria Math"/>
                  <w:lang w:eastAsia="pt-BR"/>
                  <w:rPrChange w:id="1084" w:author="Leonardo Murta" w:date="2016-12-13T10:32:00Z">
                    <w:rPr>
                      <w:rFonts w:ascii="Cambria Math" w:hAnsi="Cambria Math"/>
                      <w:color w:val="0563C1" w:themeColor="hyperlink"/>
                      <w:szCs w:val="18"/>
                      <w:u w:val="single"/>
                    </w:rPr>
                  </w:rPrChange>
                </w:rPr>
                <m:t>k</m:t>
              </m:r>
            </m:sub>
          </m:sSub>
          <m:r>
            <m:rPr>
              <m:sty m:val="p"/>
            </m:rPr>
            <w:rPr>
              <w:rFonts w:ascii="Cambria Math" w:hAnsi="Cambria Math"/>
              <w:lang w:eastAsia="pt-BR"/>
              <w:rPrChange w:id="1085" w:author="Leonardo Murta" w:date="2016-12-13T10:32:00Z">
                <w:rPr>
                  <w:rFonts w:ascii="Cambria Math" w:hAnsi="Cambria Math"/>
                  <w:color w:val="0563C1" w:themeColor="hyperlink"/>
                  <w:szCs w:val="18"/>
                  <w:u w:val="single"/>
                </w:rPr>
              </w:rPrChange>
            </w:rPr>
            <m:t>⊆</m:t>
          </m:r>
          <m:r>
            <w:rPr>
              <w:rFonts w:ascii="Cambria Math" w:hAnsi="Cambria Math"/>
              <w:lang w:eastAsia="pt-BR"/>
              <w:rPrChange w:id="1086" w:author="Leonardo Murta" w:date="2016-12-13T10:32:00Z">
                <w:rPr>
                  <w:rFonts w:ascii="Cambria Math" w:hAnsi="Cambria Math"/>
                  <w:color w:val="0563C1" w:themeColor="hyperlink"/>
                  <w:szCs w:val="18"/>
                  <w:u w:val="single"/>
                </w:rPr>
              </w:rPrChange>
            </w:rPr>
            <m:t>C</m:t>
          </m:r>
        </m:oMath>
        <w:r w:rsidRPr="009373EF">
          <w:rPr>
            <w:lang w:eastAsia="pt-BR"/>
            <w:rPrChange w:id="1087" w:author="Leonardo Murta" w:date="2016-12-13T10:32:00Z">
              <w:rPr>
                <w:color w:val="0563C1" w:themeColor="hyperlink"/>
                <w:szCs w:val="18"/>
                <w:u w:val="single"/>
              </w:rPr>
            </w:rPrChange>
          </w:rPr>
          <w:t xml:space="preserve"> contains all reachable commits of </w:t>
        </w:r>
        <m:oMath>
          <m:sSub>
            <m:sSubPr>
              <m:ctrlPr>
                <w:rPr>
                  <w:rFonts w:ascii="Cambria Math" w:hAnsi="Cambria Math"/>
                  <w:lang w:eastAsia="pt-BR"/>
                </w:rPr>
              </m:ctrlPr>
            </m:sSubPr>
            <m:e>
              <m:r>
                <w:rPr>
                  <w:rFonts w:ascii="Cambria Math" w:hAnsi="Cambria Math"/>
                  <w:lang w:eastAsia="pt-BR"/>
                  <w:rPrChange w:id="1088" w:author="Leonardo Murta" w:date="2016-12-13T10:32:00Z">
                    <w:rPr>
                      <w:rFonts w:ascii="Cambria Math" w:hAnsi="Cambria Math"/>
                      <w:color w:val="0563C1" w:themeColor="hyperlink"/>
                      <w:szCs w:val="18"/>
                      <w:u w:val="single"/>
                    </w:rPr>
                  </w:rPrChange>
                </w:rPr>
                <m:t>b</m:t>
              </m:r>
            </m:e>
            <m:sub>
              <m:r>
                <w:rPr>
                  <w:rFonts w:ascii="Cambria Math" w:hAnsi="Cambria Math"/>
                  <w:lang w:eastAsia="pt-BR"/>
                  <w:rPrChange w:id="1089" w:author="Leonardo Murta" w:date="2016-12-13T10:32:00Z">
                    <w:rPr>
                      <w:rFonts w:ascii="Cambria Math" w:hAnsi="Cambria Math"/>
                      <w:color w:val="0563C1" w:themeColor="hyperlink"/>
                      <w:szCs w:val="18"/>
                      <w:u w:val="single"/>
                    </w:rPr>
                  </w:rPrChange>
                </w:rPr>
                <m:t>k</m:t>
              </m:r>
            </m:sub>
          </m:sSub>
        </m:oMath>
        <w:r w:rsidRPr="009373EF">
          <w:rPr>
            <w:lang w:eastAsia="pt-BR"/>
            <w:rPrChange w:id="1090" w:author="Leonardo Murta" w:date="2016-12-13T10:32:00Z">
              <w:rPr>
                <w:color w:val="0563C1" w:themeColor="hyperlink"/>
                <w:szCs w:val="18"/>
                <w:u w:val="single"/>
              </w:rPr>
            </w:rPrChange>
          </w:rPr>
          <w:t>.</w:t>
        </w:r>
      </w:ins>
    </w:p>
    <w:p w14:paraId="66FE9D10" w14:textId="77777777" w:rsidR="003F7D1B" w:rsidRPr="009373EF" w:rsidRDefault="00E02D98">
      <w:pPr>
        <w:rPr>
          <w:ins w:id="1091" w:author="Cristiano Cesario" w:date="2016-12-10T08:33:00Z"/>
          <w:lang w:eastAsia="pt-BR"/>
          <w:rPrChange w:id="1092" w:author="Leonardo Murta" w:date="2016-12-13T10:32:00Z">
            <w:rPr>
              <w:ins w:id="1093" w:author="Cristiano Cesario" w:date="2016-12-10T08:33:00Z"/>
              <w:szCs w:val="18"/>
            </w:rPr>
          </w:rPrChange>
        </w:rPr>
        <w:pPrChange w:id="1094" w:author="Cristiano Cesario" w:date="2016-12-10T08:34:00Z">
          <w:pPr>
            <w:pStyle w:val="EstiloRecuodecorpodetextoPrimeiralinha0cmDepoisde"/>
          </w:pPr>
        </w:pPrChange>
      </w:pPr>
      <w:ins w:id="1095" w:author="Cristiano Cesario" w:date="2016-12-10T08:33:00Z">
        <w:r w:rsidRPr="009373EF">
          <w:rPr>
            <w:lang w:eastAsia="pt-BR"/>
            <w:rPrChange w:id="1096" w:author="Leonardo Murta" w:date="2016-12-13T10:32:00Z">
              <w:rPr>
                <w:color w:val="0563C1" w:themeColor="hyperlink"/>
                <w:szCs w:val="18"/>
                <w:u w:val="single"/>
              </w:rPr>
            </w:rPrChange>
          </w:rPr>
          <w:t xml:space="preserve">With this foundation established, we can now formalize the process of updating commits in the topology. For a local repository </w:t>
        </w:r>
        <m:oMath>
          <m:sSub>
            <m:sSubPr>
              <m:ctrlPr>
                <w:rPr>
                  <w:rFonts w:ascii="Cambria Math" w:hAnsi="Cambria Math"/>
                  <w:lang w:eastAsia="pt-BR"/>
                </w:rPr>
              </m:ctrlPr>
            </m:sSubPr>
            <m:e>
              <m:r>
                <w:rPr>
                  <w:rFonts w:ascii="Cambria Math" w:hAnsi="Cambria Math"/>
                  <w:lang w:eastAsia="pt-BR"/>
                  <w:rPrChange w:id="1097" w:author="Leonardo Murta" w:date="2016-12-13T10:32:00Z">
                    <w:rPr>
                      <w:rFonts w:ascii="Cambria Math" w:hAnsi="Cambria Math"/>
                      <w:color w:val="0563C1" w:themeColor="hyperlink"/>
                      <w:szCs w:val="18"/>
                      <w:u w:val="single"/>
                    </w:rPr>
                  </w:rPrChange>
                </w:rPr>
                <m:t>r</m:t>
              </m:r>
            </m:e>
            <m:sub>
              <m:r>
                <w:rPr>
                  <w:rFonts w:ascii="Cambria Math" w:hAnsi="Cambria Math"/>
                  <w:lang w:eastAsia="pt-BR"/>
                  <w:rPrChange w:id="1098" w:author="Leonardo Murta" w:date="2016-12-13T10:32:00Z">
                    <w:rPr>
                      <w:rFonts w:ascii="Cambria Math" w:hAnsi="Cambria Math"/>
                      <w:color w:val="0563C1" w:themeColor="hyperlink"/>
                      <w:szCs w:val="18"/>
                      <w:u w:val="single"/>
                    </w:rPr>
                  </w:rPrChange>
                </w:rPr>
                <m:t>i</m:t>
              </m:r>
            </m:sub>
          </m:sSub>
          <m:r>
            <m:rPr>
              <m:sty m:val="p"/>
            </m:rPr>
            <w:rPr>
              <w:rFonts w:ascii="Cambria Math" w:hAnsi="Cambria Math"/>
              <w:lang w:eastAsia="pt-BR"/>
              <w:rPrChange w:id="1099" w:author="Leonardo Murta" w:date="2016-12-13T10:32:00Z">
                <w:rPr>
                  <w:rFonts w:ascii="Cambria Math" w:hAnsi="Cambria Math"/>
                  <w:color w:val="0563C1" w:themeColor="hyperlink"/>
                  <w:szCs w:val="18"/>
                  <w:u w:val="single"/>
                </w:rPr>
              </w:rPrChange>
            </w:rPr>
            <m:t>∈</m:t>
          </m:r>
          <m:r>
            <w:rPr>
              <w:rFonts w:ascii="Cambria Math" w:hAnsi="Cambria Math"/>
              <w:lang w:eastAsia="pt-BR"/>
              <w:rPrChange w:id="1100" w:author="Leonardo Murta" w:date="2016-12-13T10:32:00Z">
                <w:rPr>
                  <w:rFonts w:ascii="Cambria Math" w:hAnsi="Cambria Math"/>
                  <w:color w:val="0563C1" w:themeColor="hyperlink"/>
                  <w:szCs w:val="18"/>
                  <w:u w:val="single"/>
                </w:rPr>
              </w:rPrChange>
            </w:rPr>
            <m:t>R</m:t>
          </m:r>
        </m:oMath>
        <w:r w:rsidRPr="009373EF">
          <w:rPr>
            <w:lang w:eastAsia="pt-BR"/>
            <w:rPrChange w:id="1101" w:author="Leonardo Murta" w:date="2016-12-13T10:32:00Z">
              <w:rPr>
                <w:color w:val="0563C1" w:themeColor="hyperlink"/>
                <w:szCs w:val="18"/>
                <w:u w:val="single"/>
              </w:rPr>
            </w:rPrChange>
          </w:rPr>
          <w:t xml:space="preserve"> being monitored by DyeVC, </w:t>
        </w:r>
        <w:r w:rsidR="00A11294" w:rsidRPr="009373EF">
          <w:rPr>
            <w:lang w:eastAsia="pt-BR"/>
          </w:rPr>
          <w:t>the rare situations where a commit is deleted</w:t>
        </w:r>
        <w:r w:rsidRPr="009373EF">
          <w:rPr>
            <w:lang w:eastAsia="pt-BR"/>
            <w:rPrChange w:id="1102" w:author="Leonardo Murta" w:date="2016-12-13T10:32:00Z">
              <w:rPr>
                <w:color w:val="0563C1" w:themeColor="hyperlink"/>
                <w:szCs w:val="18"/>
                <w:u w:val="single"/>
              </w:rPr>
            </w:rPrChange>
          </w:rPr>
          <w:t xml:space="preserve"> can be formally defined as:</w:t>
        </w:r>
      </w:ins>
    </w:p>
    <w:p w14:paraId="50DC681F" w14:textId="77777777" w:rsidR="003F7D1B" w:rsidRPr="009373EF" w:rsidRDefault="00304D19">
      <w:pPr>
        <w:rPr>
          <w:ins w:id="1103" w:author="Cristiano Cesario" w:date="2016-12-10T08:33:00Z"/>
          <w:lang w:eastAsia="pt-BR"/>
          <w:rPrChange w:id="1104" w:author="Leonardo Murta" w:date="2016-12-13T10:32:00Z">
            <w:rPr>
              <w:ins w:id="1105" w:author="Cristiano Cesario" w:date="2016-12-10T08:33:00Z"/>
              <w:szCs w:val="18"/>
            </w:rPr>
          </w:rPrChange>
        </w:rPr>
        <w:pPrChange w:id="1106" w:author="Cristiano Cesario" w:date="2016-12-10T08:34:00Z">
          <w:pPr>
            <w:pStyle w:val="EstiloRecuodecorpodetextoPrimeiralinha0cmDepoisde"/>
          </w:pPr>
        </w:pPrChange>
      </w:pPr>
      <m:oMathPara>
        <m:oMath>
          <m:sSub>
            <m:sSubPr>
              <m:ctrlPr>
                <w:ins w:id="1107" w:author="Cristiano Cesario" w:date="2016-12-10T08:33:00Z">
                  <w:rPr>
                    <w:rFonts w:ascii="Cambria Math" w:hAnsi="Cambria Math"/>
                    <w:lang w:eastAsia="pt-BR"/>
                  </w:rPr>
                </w:ins>
              </m:ctrlPr>
            </m:sSubPr>
            <m:e>
              <m:r>
                <w:ins w:id="1108" w:author="Cristiano Cesario" w:date="2016-12-10T08:33:00Z">
                  <w:rPr>
                    <w:rFonts w:ascii="Cambria Math" w:hAnsi="Cambria Math"/>
                    <w:lang w:eastAsia="pt-BR"/>
                    <w:rPrChange w:id="1109" w:author="Leonardo Murta" w:date="2016-12-13T10:32:00Z">
                      <w:rPr>
                        <w:rFonts w:ascii="Cambria Math" w:hAnsi="Cambria Math"/>
                        <w:color w:val="0563C1" w:themeColor="hyperlink"/>
                        <w:szCs w:val="18"/>
                        <w:u w:val="single"/>
                      </w:rPr>
                    </w:rPrChange>
                  </w:rPr>
                  <m:t>Del</m:t>
                </w:ins>
              </m:r>
            </m:e>
            <m:sub>
              <m:r>
                <w:ins w:id="1110" w:author="Cristiano Cesario" w:date="2016-12-10T08:33:00Z">
                  <w:rPr>
                    <w:rFonts w:ascii="Cambria Math" w:hAnsi="Cambria Math"/>
                    <w:lang w:eastAsia="pt-BR"/>
                    <w:rPrChange w:id="1111" w:author="Leonardo Murta" w:date="2016-12-13T10:32:00Z">
                      <w:rPr>
                        <w:rFonts w:ascii="Cambria Math" w:hAnsi="Cambria Math"/>
                        <w:color w:val="0563C1" w:themeColor="hyperlink"/>
                        <w:szCs w:val="18"/>
                        <w:u w:val="single"/>
                      </w:rPr>
                    </w:rPrChange>
                  </w:rPr>
                  <m:t>i</m:t>
                </w:ins>
              </m:r>
            </m:sub>
          </m:sSub>
          <m:r>
            <w:ins w:id="1112" w:author="Cristiano Cesario" w:date="2016-12-10T08:33:00Z">
              <m:rPr>
                <m:sty m:val="p"/>
              </m:rPr>
              <w:rPr>
                <w:rFonts w:ascii="Cambria Math" w:hAnsi="Cambria Math"/>
                <w:lang w:eastAsia="pt-BR"/>
                <w:rPrChange w:id="1113" w:author="Leonardo Murta" w:date="2016-12-13T10:32:00Z">
                  <w:rPr>
                    <w:rFonts w:ascii="Cambria Math" w:hAnsi="Cambria Math"/>
                    <w:color w:val="0563C1" w:themeColor="hyperlink"/>
                    <w:szCs w:val="18"/>
                    <w:u w:val="single"/>
                  </w:rPr>
                </w:rPrChange>
              </w:rPr>
              <m:t>=</m:t>
            </w:ins>
          </m:r>
          <m:sSubSup>
            <m:sSubSupPr>
              <m:ctrlPr>
                <w:ins w:id="1114" w:author="Cristiano Cesario" w:date="2016-12-10T08:33:00Z">
                  <w:rPr>
                    <w:rFonts w:ascii="Cambria Math" w:hAnsi="Cambria Math"/>
                    <w:lang w:eastAsia="pt-BR"/>
                  </w:rPr>
                </w:ins>
              </m:ctrlPr>
            </m:sSubSupPr>
            <m:e>
              <m:r>
                <w:ins w:id="1115" w:author="Cristiano Cesario" w:date="2016-12-10T08:33:00Z">
                  <w:rPr>
                    <w:rFonts w:ascii="Cambria Math" w:hAnsi="Cambria Math"/>
                    <w:lang w:eastAsia="pt-BR"/>
                    <w:rPrChange w:id="1116" w:author="Leonardo Murta" w:date="2016-12-13T10:32:00Z">
                      <w:rPr>
                        <w:rFonts w:ascii="Cambria Math" w:hAnsi="Cambria Math"/>
                        <w:color w:val="0563C1" w:themeColor="hyperlink"/>
                        <w:szCs w:val="18"/>
                        <w:u w:val="single"/>
                      </w:rPr>
                    </w:rPrChange>
                  </w:rPr>
                  <m:t>C</m:t>
                </w:ins>
              </m:r>
            </m:e>
            <m:sub>
              <m:r>
                <w:ins w:id="1117" w:author="Cristiano Cesario" w:date="2016-12-10T08:33:00Z">
                  <w:rPr>
                    <w:rFonts w:ascii="Cambria Math" w:hAnsi="Cambria Math"/>
                    <w:lang w:eastAsia="pt-BR"/>
                    <w:rPrChange w:id="1118" w:author="Leonardo Murta" w:date="2016-12-13T10:32:00Z">
                      <w:rPr>
                        <w:rFonts w:ascii="Cambria Math" w:hAnsi="Cambria Math"/>
                        <w:color w:val="0563C1" w:themeColor="hyperlink"/>
                        <w:szCs w:val="18"/>
                        <w:u w:val="single"/>
                      </w:rPr>
                    </w:rPrChange>
                  </w:rPr>
                  <m:t>i</m:t>
                </w:ins>
              </m:r>
            </m:sub>
            <m:sup>
              <m:r>
                <w:ins w:id="1119" w:author="Cristiano Cesario" w:date="2016-12-10T08:33:00Z">
                  <w:rPr>
                    <w:rFonts w:ascii="Cambria Math" w:hAnsi="Cambria Math"/>
                    <w:lang w:eastAsia="pt-BR"/>
                    <w:rPrChange w:id="1120" w:author="Leonardo Murta" w:date="2016-12-13T10:32:00Z">
                      <w:rPr>
                        <w:rFonts w:ascii="Cambria Math" w:hAnsi="Cambria Math"/>
                        <w:color w:val="0563C1" w:themeColor="hyperlink"/>
                        <w:szCs w:val="18"/>
                        <w:u w:val="single"/>
                      </w:rPr>
                    </w:rPrChange>
                  </w:rPr>
                  <m:t>previous</m:t>
                </w:ins>
              </m:r>
            </m:sup>
          </m:sSubSup>
          <m:r>
            <w:ins w:id="1121" w:author="Cristiano Cesario" w:date="2016-12-10T08:33:00Z">
              <m:rPr>
                <m:sty m:val="p"/>
              </m:rPr>
              <w:rPr>
                <w:rFonts w:ascii="Cambria Math" w:hAnsi="Cambria Math"/>
                <w:lang w:eastAsia="pt-BR"/>
                <w:rPrChange w:id="1122" w:author="Leonardo Murta" w:date="2016-12-13T10:32:00Z">
                  <w:rPr>
                    <w:rFonts w:ascii="Cambria Math" w:hAnsi="Cambria Math"/>
                    <w:color w:val="0563C1" w:themeColor="hyperlink"/>
                    <w:szCs w:val="18"/>
                    <w:u w:val="single"/>
                  </w:rPr>
                </w:rPrChange>
              </w:rPr>
              <m:t>\</m:t>
            </w:ins>
          </m:r>
          <m:sSubSup>
            <m:sSubSupPr>
              <m:ctrlPr>
                <w:ins w:id="1123" w:author="Cristiano Cesario" w:date="2016-12-10T08:33:00Z">
                  <w:rPr>
                    <w:rFonts w:ascii="Cambria Math" w:hAnsi="Cambria Math"/>
                    <w:lang w:eastAsia="pt-BR"/>
                  </w:rPr>
                </w:ins>
              </m:ctrlPr>
            </m:sSubSupPr>
            <m:e>
              <m:r>
                <w:ins w:id="1124" w:author="Cristiano Cesario" w:date="2016-12-10T08:33:00Z">
                  <w:rPr>
                    <w:rFonts w:ascii="Cambria Math" w:hAnsi="Cambria Math"/>
                    <w:lang w:eastAsia="pt-BR"/>
                    <w:rPrChange w:id="1125" w:author="Leonardo Murta" w:date="2016-12-13T10:32:00Z">
                      <w:rPr>
                        <w:rFonts w:ascii="Cambria Math" w:hAnsi="Cambria Math"/>
                        <w:color w:val="0563C1" w:themeColor="hyperlink"/>
                        <w:szCs w:val="18"/>
                        <w:u w:val="single"/>
                      </w:rPr>
                    </w:rPrChange>
                  </w:rPr>
                  <m:t>C</m:t>
                </w:ins>
              </m:r>
            </m:e>
            <m:sub>
              <m:r>
                <w:ins w:id="1126" w:author="Cristiano Cesario" w:date="2016-12-10T08:33:00Z">
                  <w:rPr>
                    <w:rFonts w:ascii="Cambria Math" w:hAnsi="Cambria Math"/>
                    <w:lang w:eastAsia="pt-BR"/>
                    <w:rPrChange w:id="1127" w:author="Leonardo Murta" w:date="2016-12-13T10:32:00Z">
                      <w:rPr>
                        <w:rFonts w:ascii="Cambria Math" w:hAnsi="Cambria Math"/>
                        <w:color w:val="0563C1" w:themeColor="hyperlink"/>
                        <w:szCs w:val="18"/>
                        <w:u w:val="single"/>
                      </w:rPr>
                    </w:rPrChange>
                  </w:rPr>
                  <m:t>i</m:t>
                </w:ins>
              </m:r>
            </m:sub>
            <m:sup>
              <m:r>
                <w:ins w:id="1128" w:author="Cristiano Cesario" w:date="2016-12-10T08:33:00Z">
                  <w:rPr>
                    <w:rFonts w:ascii="Cambria Math" w:hAnsi="Cambria Math"/>
                    <w:lang w:eastAsia="pt-BR"/>
                    <w:rPrChange w:id="1129" w:author="Leonardo Murta" w:date="2016-12-13T10:32:00Z">
                      <w:rPr>
                        <w:rFonts w:ascii="Cambria Math" w:hAnsi="Cambria Math"/>
                        <w:color w:val="0563C1" w:themeColor="hyperlink"/>
                        <w:szCs w:val="18"/>
                        <w:u w:val="single"/>
                      </w:rPr>
                    </w:rPrChange>
                  </w:rPr>
                  <m:t>current</m:t>
                </w:ins>
              </m:r>
            </m:sup>
          </m:sSubSup>
        </m:oMath>
      </m:oMathPara>
    </w:p>
    <w:p w14:paraId="32934A06" w14:textId="77777777" w:rsidR="003F7D1B" w:rsidRPr="00712F63" w:rsidRDefault="00A11294">
      <w:pPr>
        <w:rPr>
          <w:ins w:id="1130" w:author="Cristiano Cesario" w:date="2016-12-10T08:33:00Z"/>
          <w:lang w:eastAsia="pt-BR"/>
        </w:rPr>
        <w:pPrChange w:id="1131" w:author="Cristiano Cesario" w:date="2016-12-10T08:34:00Z">
          <w:pPr>
            <w:pStyle w:val="EstiloRecuodecorpodetextoPrimeiralinha0cmDepoisde"/>
          </w:pPr>
        </w:pPrChange>
      </w:pPr>
      <w:ins w:id="1132" w:author="Cristiano Cesario" w:date="2016-12-10T08:33:00Z">
        <w:r w:rsidRPr="009373EF">
          <w:rPr>
            <w:lang w:eastAsia="pt-BR"/>
            <w:rPrChange w:id="1133" w:author="Leonardo Murta" w:date="2016-12-13T10:32:00Z">
              <w:rPr>
                <w:lang w:eastAsia="pt-BR"/>
              </w:rPr>
            </w:rPrChange>
          </w:rPr>
          <w:t xml:space="preserve">Each locally deleted commit </w:t>
        </w:r>
        <m:oMath>
          <m:r>
            <w:rPr>
              <w:rFonts w:ascii="Cambria Math" w:hAnsi="Cambria Math"/>
              <w:lang w:eastAsia="pt-BR"/>
              <w:rPrChange w:id="1134" w:author="Leonardo Murta" w:date="2016-12-13T10:32:00Z">
                <w:rPr>
                  <w:rFonts w:ascii="Cambria Math" w:hAnsi="Cambria Math"/>
                  <w:color w:val="0563C1" w:themeColor="hyperlink"/>
                  <w:szCs w:val="18"/>
                  <w:u w:val="single"/>
                </w:rPr>
              </w:rPrChange>
            </w:rPr>
            <m:t>c</m:t>
          </m:r>
          <m:r>
            <m:rPr>
              <m:sty m:val="p"/>
            </m:rPr>
            <w:rPr>
              <w:rFonts w:ascii="Cambria Math" w:hAnsi="Cambria Math"/>
              <w:lang w:eastAsia="pt-BR"/>
              <w:rPrChange w:id="1135" w:author="Leonardo Murta" w:date="2016-12-13T10:32:00Z">
                <w:rPr>
                  <w:rFonts w:ascii="Cambria Math" w:hAnsi="Cambria Math"/>
                  <w:color w:val="0563C1" w:themeColor="hyperlink"/>
                  <w:szCs w:val="18"/>
                  <w:u w:val="single"/>
                </w:rPr>
              </w:rPrChange>
            </w:rPr>
            <m:t>∈</m:t>
          </m:r>
          <m:sSub>
            <m:sSubPr>
              <m:ctrlPr>
                <w:rPr>
                  <w:rFonts w:ascii="Cambria Math" w:hAnsi="Cambria Math"/>
                  <w:lang w:eastAsia="pt-BR"/>
                </w:rPr>
              </m:ctrlPr>
            </m:sSubPr>
            <m:e>
              <m:r>
                <w:rPr>
                  <w:rFonts w:ascii="Cambria Math" w:hAnsi="Cambria Math" w:cs="Cambria Math"/>
                  <w:lang w:eastAsia="pt-BR"/>
                  <w:rPrChange w:id="1136" w:author="Leonardo Murta" w:date="2016-12-13T10:32:00Z">
                    <w:rPr>
                      <w:rFonts w:ascii="Cambria Math" w:hAnsi="Cambria Math"/>
                      <w:color w:val="0563C1" w:themeColor="hyperlink"/>
                      <w:szCs w:val="18"/>
                      <w:u w:val="single"/>
                    </w:rPr>
                  </w:rPrChange>
                </w:rPr>
                <m:t>D</m:t>
              </m:r>
              <m:r>
                <w:rPr>
                  <w:rFonts w:ascii="Cambria Math" w:hAnsi="Cambria Math"/>
                  <w:lang w:eastAsia="pt-BR"/>
                  <w:rPrChange w:id="1137" w:author="Leonardo Murta" w:date="2016-12-13T10:32:00Z">
                    <w:rPr>
                      <w:rFonts w:ascii="Cambria Math" w:hAnsi="Cambria Math"/>
                      <w:color w:val="0563C1" w:themeColor="hyperlink"/>
                      <w:szCs w:val="18"/>
                      <w:u w:val="single"/>
                    </w:rPr>
                  </w:rPrChange>
                </w:rPr>
                <m:t>el</m:t>
              </m:r>
            </m:e>
            <m:sub>
              <m:r>
                <w:rPr>
                  <w:rFonts w:ascii="Cambria Math" w:hAnsi="Cambria Math"/>
                  <w:lang w:eastAsia="pt-BR"/>
                  <w:rPrChange w:id="1138" w:author="Leonardo Murta" w:date="2016-12-13T10:32:00Z">
                    <w:rPr>
                      <w:rFonts w:ascii="Cambria Math" w:hAnsi="Cambria Math"/>
                      <w:color w:val="0563C1" w:themeColor="hyperlink"/>
                      <w:szCs w:val="18"/>
                      <w:u w:val="single"/>
                    </w:rPr>
                  </w:rPrChange>
                </w:rPr>
                <m:t>i</m:t>
              </m:r>
            </m:sub>
          </m:sSub>
        </m:oMath>
        <w:r w:rsidRPr="00712F63">
          <w:rPr>
            <w:lang w:eastAsia="pt-BR"/>
          </w:rPr>
          <w:t xml:space="preserve"> should</w:t>
        </w:r>
        <w:r w:rsidRPr="00876FD4">
          <w:rPr>
            <w:lang w:eastAsia="pt-BR"/>
          </w:rPr>
          <w:t xml:space="preserve"> be removed from </w:t>
        </w:r>
        <m:oMath>
          <m:sSup>
            <m:sSupPr>
              <m:ctrlPr>
                <w:rPr>
                  <w:rFonts w:ascii="Cambria Math" w:hAnsi="Cambria Math"/>
                  <w:lang w:eastAsia="pt-BR"/>
                </w:rPr>
              </m:ctrlPr>
            </m:sSupPr>
            <m:e>
              <m:r>
                <w:rPr>
                  <w:rFonts w:ascii="Cambria Math" w:hAnsi="Cambria Math"/>
                  <w:lang w:eastAsia="pt-BR"/>
                  <w:rPrChange w:id="1139" w:author="Leonardo Murta" w:date="2016-12-13T10:32:00Z">
                    <w:rPr>
                      <w:rFonts w:ascii="Cambria Math" w:hAnsi="Cambria Math"/>
                      <w:color w:val="0563C1" w:themeColor="hyperlink"/>
                      <w:szCs w:val="18"/>
                      <w:u w:val="single"/>
                    </w:rPr>
                  </w:rPrChange>
                </w:rPr>
                <m:t>C</m:t>
              </m:r>
            </m:e>
            <m:sup>
              <m:r>
                <w:rPr>
                  <w:rFonts w:ascii="Cambria Math" w:hAnsi="Cambria Math"/>
                  <w:lang w:eastAsia="pt-BR"/>
                  <w:rPrChange w:id="1140" w:author="Leonardo Murta" w:date="2016-12-13T10:32:00Z">
                    <w:rPr>
                      <w:rFonts w:ascii="Cambria Math" w:hAnsi="Cambria Math"/>
                      <w:color w:val="0563C1" w:themeColor="hyperlink"/>
                      <w:szCs w:val="18"/>
                      <w:u w:val="single"/>
                    </w:rPr>
                  </w:rPrChange>
                </w:rPr>
                <m:t>database</m:t>
              </m:r>
            </m:sup>
          </m:sSup>
        </m:oMath>
        <w:r w:rsidR="00E02D98" w:rsidRPr="009373EF">
          <w:rPr>
            <w:lang w:eastAsia="pt-BR"/>
            <w:rPrChange w:id="1141" w:author="Leonardo Murta" w:date="2016-12-13T10:32:00Z">
              <w:rPr>
                <w:color w:val="0563C1" w:themeColor="hyperlink"/>
                <w:szCs w:val="18"/>
                <w:u w:val="single"/>
              </w:rPr>
            </w:rPrChange>
          </w:rPr>
          <w:t xml:space="preserve"> if no other repository </w:t>
        </w:r>
        <m:oMath>
          <m:r>
            <w:rPr>
              <w:rFonts w:ascii="Cambria Math" w:hAnsi="Cambria Math"/>
              <w:lang w:eastAsia="pt-BR"/>
              <w:rPrChange w:id="1142" w:author="Leonardo Murta" w:date="2016-12-13T10:32:00Z">
                <w:rPr>
                  <w:rFonts w:ascii="Cambria Math" w:hAnsi="Cambria Math"/>
                  <w:color w:val="0563C1" w:themeColor="hyperlink"/>
                  <w:szCs w:val="18"/>
                  <w:u w:val="single"/>
                </w:rPr>
              </w:rPrChange>
            </w:rPr>
            <m:t>r</m:t>
          </m:r>
          <m:r>
            <m:rPr>
              <m:sty m:val="p"/>
            </m:rPr>
            <w:rPr>
              <w:rFonts w:ascii="Cambria Math" w:hAnsi="Cambria Math"/>
              <w:lang w:eastAsia="pt-BR"/>
              <w:rPrChange w:id="1143" w:author="Leonardo Murta" w:date="2016-12-13T10:32:00Z">
                <w:rPr>
                  <w:rFonts w:ascii="Cambria Math" w:hAnsi="Cambria Math"/>
                  <w:color w:val="0563C1" w:themeColor="hyperlink"/>
                  <w:szCs w:val="18"/>
                  <w:u w:val="single"/>
                </w:rPr>
              </w:rPrChange>
            </w:rPr>
            <m:t>∈</m:t>
          </m:r>
          <m:r>
            <w:rPr>
              <w:rFonts w:ascii="Cambria Math" w:hAnsi="Cambria Math"/>
              <w:lang w:eastAsia="pt-BR"/>
              <w:rPrChange w:id="1144" w:author="Leonardo Murta" w:date="2016-12-13T10:32:00Z">
                <w:rPr>
                  <w:rFonts w:ascii="Cambria Math" w:hAnsi="Cambria Math"/>
                  <w:color w:val="0563C1" w:themeColor="hyperlink"/>
                  <w:szCs w:val="18"/>
                  <w:u w:val="single"/>
                </w:rPr>
              </w:rPrChange>
            </w:rPr>
            <m:t>R</m:t>
          </m:r>
        </m:oMath>
        <w:r w:rsidR="00E02D98" w:rsidRPr="009373EF">
          <w:rPr>
            <w:lang w:eastAsia="pt-BR"/>
            <w:rPrChange w:id="1145" w:author="Leonardo Murta" w:date="2016-12-13T10:32:00Z">
              <w:rPr>
                <w:color w:val="0563C1" w:themeColor="hyperlink"/>
                <w:szCs w:val="18"/>
                <w:u w:val="single"/>
              </w:rPr>
            </w:rPrChange>
          </w:rPr>
          <w:t xml:space="preserve"> still contains this commit. </w:t>
        </w:r>
        <w:r w:rsidRPr="009373EF">
          <w:rPr>
            <w:lang w:eastAsia="pt-BR"/>
          </w:rPr>
          <w:t xml:space="preserve">Conversely, </w:t>
        </w:r>
        <w:proofErr w:type="spellStart"/>
        <w:r w:rsidRPr="004A7129">
          <w:rPr>
            <w:lang w:eastAsia="pt-BR"/>
          </w:rPr>
          <w:t>thenew</w:t>
        </w:r>
        <w:proofErr w:type="spellEnd"/>
        <w:r w:rsidRPr="004A7129">
          <w:rPr>
            <w:lang w:eastAsia="pt-BR"/>
          </w:rPr>
          <w:t xml:space="preserve"> commits in </w:t>
        </w:r>
        <m:oMath>
          <m:sSub>
            <m:sSubPr>
              <m:ctrlPr>
                <w:rPr>
                  <w:rFonts w:ascii="Cambria Math" w:hAnsi="Cambria Math"/>
                  <w:lang w:eastAsia="pt-BR"/>
                </w:rPr>
              </m:ctrlPr>
            </m:sSubPr>
            <m:e>
              <m:r>
                <w:rPr>
                  <w:rFonts w:ascii="Cambria Math" w:hAnsi="Cambria Math"/>
                  <w:lang w:eastAsia="pt-BR"/>
                  <w:rPrChange w:id="1146" w:author="Leonardo Murta" w:date="2016-12-13T10:32:00Z">
                    <w:rPr>
                      <w:rFonts w:ascii="Cambria Math" w:hAnsi="Cambria Math"/>
                      <w:color w:val="0563C1" w:themeColor="hyperlink"/>
                      <w:szCs w:val="18"/>
                      <w:u w:val="single"/>
                    </w:rPr>
                  </w:rPrChange>
                </w:rPr>
                <m:t>r</m:t>
              </m:r>
            </m:e>
            <m:sub>
              <m:r>
                <w:rPr>
                  <w:rFonts w:ascii="Cambria Math" w:hAnsi="Cambria Math"/>
                  <w:lang w:eastAsia="pt-BR"/>
                  <w:rPrChange w:id="1147" w:author="Leonardo Murta" w:date="2016-12-13T10:32:00Z">
                    <w:rPr>
                      <w:rFonts w:ascii="Cambria Math" w:hAnsi="Cambria Math"/>
                      <w:color w:val="0563C1" w:themeColor="hyperlink"/>
                      <w:szCs w:val="18"/>
                      <w:u w:val="single"/>
                    </w:rPr>
                  </w:rPrChange>
                </w:rPr>
                <m:t>i</m:t>
              </m:r>
            </m:sub>
          </m:sSub>
          <m:r>
            <m:rPr>
              <m:sty m:val="p"/>
            </m:rPr>
            <w:rPr>
              <w:rFonts w:ascii="Cambria Math" w:hAnsi="Cambria Math"/>
              <w:lang w:eastAsia="pt-BR"/>
              <w:rPrChange w:id="1148" w:author="Leonardo Murta" w:date="2016-12-13T10:32:00Z">
                <w:rPr>
                  <w:rFonts w:ascii="Cambria Math" w:hAnsi="Cambria Math"/>
                  <w:color w:val="0563C1" w:themeColor="hyperlink"/>
                  <w:szCs w:val="18"/>
                  <w:u w:val="single"/>
                </w:rPr>
              </w:rPrChange>
            </w:rPr>
            <m:t>∈</m:t>
          </m:r>
          <m:r>
            <w:rPr>
              <w:rFonts w:ascii="Cambria Math" w:hAnsi="Cambria Math"/>
              <w:lang w:eastAsia="pt-BR"/>
              <w:rPrChange w:id="1149" w:author="Leonardo Murta" w:date="2016-12-13T10:32:00Z">
                <w:rPr>
                  <w:rFonts w:ascii="Cambria Math" w:hAnsi="Cambria Math"/>
                  <w:color w:val="0563C1" w:themeColor="hyperlink"/>
                  <w:szCs w:val="18"/>
                  <w:u w:val="single"/>
                </w:rPr>
              </w:rPrChange>
            </w:rPr>
            <m:t>R</m:t>
          </m:r>
        </m:oMath>
        <w:r w:rsidRPr="009373EF">
          <w:rPr>
            <w:lang w:eastAsia="pt-BR"/>
          </w:rPr>
          <w:t xml:space="preserve">since the previous monitoring cycle </w:t>
        </w:r>
        <w:r w:rsidRPr="004A7129">
          <w:rPr>
            <w:lang w:eastAsia="pt-BR"/>
          </w:rPr>
          <w:t>can be formally defined as:</w:t>
        </w:r>
      </w:ins>
    </w:p>
    <w:p w14:paraId="578B9D13" w14:textId="77777777" w:rsidR="003F7D1B" w:rsidRPr="00712F63" w:rsidRDefault="00304D19">
      <w:pPr>
        <w:rPr>
          <w:ins w:id="1150" w:author="Cristiano Cesario" w:date="2016-12-10T08:33:00Z"/>
          <w:lang w:eastAsia="pt-BR"/>
        </w:rPr>
        <w:pPrChange w:id="1151" w:author="Cristiano Cesario" w:date="2016-12-10T08:34:00Z">
          <w:pPr>
            <w:pStyle w:val="EstiloRecuodecorpodetextoPrimeiralinha0cmDepoisde"/>
          </w:pPr>
        </w:pPrChange>
      </w:pPr>
      <m:oMathPara>
        <m:oMath>
          <m:sSub>
            <m:sSubPr>
              <m:ctrlPr>
                <w:ins w:id="1152" w:author="Cristiano Cesario" w:date="2016-12-10T08:33:00Z">
                  <w:rPr>
                    <w:rFonts w:ascii="Cambria Math" w:hAnsi="Cambria Math"/>
                    <w:lang w:eastAsia="pt-BR"/>
                  </w:rPr>
                </w:ins>
              </m:ctrlPr>
            </m:sSubPr>
            <m:e>
              <m:r>
                <w:ins w:id="1153" w:author="Cristiano Cesario" w:date="2016-12-10T08:33:00Z">
                  <w:rPr>
                    <w:rFonts w:ascii="Cambria Math" w:hAnsi="Cambria Math"/>
                    <w:lang w:eastAsia="pt-BR"/>
                    <w:rPrChange w:id="1154" w:author="Leonardo Murta" w:date="2016-12-13T10:32:00Z">
                      <w:rPr>
                        <w:rFonts w:ascii="Cambria Math" w:hAnsi="Cambria Math"/>
                        <w:color w:val="0563C1" w:themeColor="hyperlink"/>
                        <w:szCs w:val="18"/>
                        <w:u w:val="single"/>
                      </w:rPr>
                    </w:rPrChange>
                  </w:rPr>
                  <m:t>New</m:t>
                </w:ins>
              </m:r>
            </m:e>
            <m:sub>
              <m:r>
                <w:ins w:id="1155" w:author="Cristiano Cesario" w:date="2016-12-10T08:33:00Z">
                  <w:rPr>
                    <w:rFonts w:ascii="Cambria Math" w:hAnsi="Cambria Math"/>
                    <w:lang w:eastAsia="pt-BR"/>
                    <w:rPrChange w:id="1156" w:author="Leonardo Murta" w:date="2016-12-13T10:32:00Z">
                      <w:rPr>
                        <w:rFonts w:ascii="Cambria Math" w:hAnsi="Cambria Math"/>
                        <w:color w:val="0563C1" w:themeColor="hyperlink"/>
                        <w:szCs w:val="18"/>
                        <w:u w:val="single"/>
                      </w:rPr>
                    </w:rPrChange>
                  </w:rPr>
                  <m:t>i</m:t>
                </w:ins>
              </m:r>
            </m:sub>
          </m:sSub>
          <m:r>
            <w:ins w:id="1157" w:author="Cristiano Cesario" w:date="2016-12-10T08:33:00Z">
              <m:rPr>
                <m:sty m:val="p"/>
              </m:rPr>
              <w:rPr>
                <w:rFonts w:ascii="Cambria Math" w:hAnsi="Cambria Math"/>
                <w:lang w:eastAsia="pt-BR"/>
                <w:rPrChange w:id="1158" w:author="Leonardo Murta" w:date="2016-12-13T10:32:00Z">
                  <w:rPr>
                    <w:rFonts w:ascii="Cambria Math" w:hAnsi="Cambria Math"/>
                    <w:color w:val="0563C1" w:themeColor="hyperlink"/>
                    <w:szCs w:val="18"/>
                    <w:u w:val="single"/>
                  </w:rPr>
                </w:rPrChange>
              </w:rPr>
              <m:t>=</m:t>
            </w:ins>
          </m:r>
          <m:sSubSup>
            <m:sSubSupPr>
              <m:ctrlPr>
                <w:ins w:id="1159" w:author="Cristiano Cesario" w:date="2016-12-10T08:33:00Z">
                  <w:rPr>
                    <w:rFonts w:ascii="Cambria Math" w:hAnsi="Cambria Math"/>
                    <w:lang w:eastAsia="pt-BR"/>
                  </w:rPr>
                </w:ins>
              </m:ctrlPr>
            </m:sSubSupPr>
            <m:e>
              <m:r>
                <w:ins w:id="1160" w:author="Cristiano Cesario" w:date="2016-12-10T08:33:00Z">
                  <w:rPr>
                    <w:rFonts w:ascii="Cambria Math" w:hAnsi="Cambria Math"/>
                    <w:lang w:eastAsia="pt-BR"/>
                    <w:rPrChange w:id="1161" w:author="Leonardo Murta" w:date="2016-12-13T10:32:00Z">
                      <w:rPr>
                        <w:rFonts w:ascii="Cambria Math" w:hAnsi="Cambria Math"/>
                        <w:color w:val="0563C1" w:themeColor="hyperlink"/>
                        <w:szCs w:val="18"/>
                        <w:u w:val="single"/>
                      </w:rPr>
                    </w:rPrChange>
                  </w:rPr>
                  <m:t>C</m:t>
                </w:ins>
              </m:r>
            </m:e>
            <m:sub>
              <m:r>
                <w:ins w:id="1162" w:author="Cristiano Cesario" w:date="2016-12-10T08:33:00Z">
                  <w:rPr>
                    <w:rFonts w:ascii="Cambria Math" w:hAnsi="Cambria Math"/>
                    <w:lang w:eastAsia="pt-BR"/>
                    <w:rPrChange w:id="1163" w:author="Leonardo Murta" w:date="2016-12-13T10:32:00Z">
                      <w:rPr>
                        <w:rFonts w:ascii="Cambria Math" w:hAnsi="Cambria Math"/>
                        <w:color w:val="0563C1" w:themeColor="hyperlink"/>
                        <w:szCs w:val="18"/>
                        <w:u w:val="single"/>
                      </w:rPr>
                    </w:rPrChange>
                  </w:rPr>
                  <m:t>i</m:t>
                </w:ins>
              </m:r>
            </m:sub>
            <m:sup>
              <m:r>
                <w:ins w:id="1164" w:author="Cristiano Cesario" w:date="2016-12-10T08:33:00Z">
                  <w:rPr>
                    <w:rFonts w:ascii="Cambria Math" w:hAnsi="Cambria Math"/>
                    <w:lang w:eastAsia="pt-BR"/>
                    <w:rPrChange w:id="1165" w:author="Leonardo Murta" w:date="2016-12-13T10:32:00Z">
                      <w:rPr>
                        <w:rFonts w:ascii="Cambria Math" w:hAnsi="Cambria Math"/>
                        <w:color w:val="0563C1" w:themeColor="hyperlink"/>
                        <w:szCs w:val="18"/>
                        <w:u w:val="single"/>
                      </w:rPr>
                    </w:rPrChange>
                  </w:rPr>
                  <m:t>current</m:t>
                </w:ins>
              </m:r>
            </m:sup>
          </m:sSubSup>
          <m:r>
            <w:ins w:id="1166" w:author="Cristiano Cesario" w:date="2016-12-10T08:33:00Z">
              <m:rPr>
                <m:sty m:val="p"/>
              </m:rPr>
              <w:rPr>
                <w:rFonts w:ascii="Cambria Math" w:hAnsi="Cambria Math"/>
                <w:lang w:eastAsia="pt-BR"/>
                <w:rPrChange w:id="1167" w:author="Leonardo Murta" w:date="2016-12-13T10:32:00Z">
                  <w:rPr>
                    <w:rFonts w:ascii="Cambria Math" w:hAnsi="Cambria Math"/>
                    <w:color w:val="0563C1" w:themeColor="hyperlink"/>
                    <w:szCs w:val="18"/>
                    <w:u w:val="single"/>
                  </w:rPr>
                </w:rPrChange>
              </w:rPr>
              <m:t>\</m:t>
            </w:ins>
          </m:r>
          <m:sSubSup>
            <m:sSubSupPr>
              <m:ctrlPr>
                <w:ins w:id="1168" w:author="Cristiano Cesario" w:date="2016-12-10T08:33:00Z">
                  <w:rPr>
                    <w:rFonts w:ascii="Cambria Math" w:hAnsi="Cambria Math"/>
                    <w:lang w:eastAsia="pt-BR"/>
                  </w:rPr>
                </w:ins>
              </m:ctrlPr>
            </m:sSubSupPr>
            <m:e>
              <m:r>
                <w:ins w:id="1169" w:author="Cristiano Cesario" w:date="2016-12-10T08:33:00Z">
                  <w:rPr>
                    <w:rFonts w:ascii="Cambria Math" w:hAnsi="Cambria Math"/>
                    <w:lang w:eastAsia="pt-BR"/>
                    <w:rPrChange w:id="1170" w:author="Leonardo Murta" w:date="2016-12-13T10:32:00Z">
                      <w:rPr>
                        <w:rFonts w:ascii="Cambria Math" w:hAnsi="Cambria Math"/>
                        <w:color w:val="0563C1" w:themeColor="hyperlink"/>
                        <w:szCs w:val="18"/>
                        <w:u w:val="single"/>
                      </w:rPr>
                    </w:rPrChange>
                  </w:rPr>
                  <m:t>C</m:t>
                </w:ins>
              </m:r>
            </m:e>
            <m:sub>
              <m:r>
                <w:ins w:id="1171" w:author="Cristiano Cesario" w:date="2016-12-10T08:33:00Z">
                  <w:rPr>
                    <w:rFonts w:ascii="Cambria Math" w:hAnsi="Cambria Math"/>
                    <w:lang w:eastAsia="pt-BR"/>
                    <w:rPrChange w:id="1172" w:author="Leonardo Murta" w:date="2016-12-13T10:32:00Z">
                      <w:rPr>
                        <w:rFonts w:ascii="Cambria Math" w:hAnsi="Cambria Math"/>
                        <w:color w:val="0563C1" w:themeColor="hyperlink"/>
                        <w:szCs w:val="18"/>
                        <w:u w:val="single"/>
                      </w:rPr>
                    </w:rPrChange>
                  </w:rPr>
                  <m:t>i</m:t>
                </w:ins>
              </m:r>
            </m:sub>
            <m:sup>
              <m:r>
                <w:ins w:id="1173" w:author="Cristiano Cesario" w:date="2016-12-10T08:33:00Z">
                  <w:rPr>
                    <w:rFonts w:ascii="Cambria Math" w:hAnsi="Cambria Math"/>
                    <w:lang w:eastAsia="pt-BR"/>
                    <w:rPrChange w:id="1174" w:author="Leonardo Murta" w:date="2016-12-13T10:32:00Z">
                      <w:rPr>
                        <w:rFonts w:ascii="Cambria Math" w:hAnsi="Cambria Math"/>
                        <w:color w:val="0563C1" w:themeColor="hyperlink"/>
                        <w:szCs w:val="18"/>
                        <w:u w:val="single"/>
                      </w:rPr>
                    </w:rPrChange>
                  </w:rPr>
                  <m:t>previous</m:t>
                </w:ins>
              </m:r>
            </m:sup>
          </m:sSubSup>
        </m:oMath>
      </m:oMathPara>
    </w:p>
    <w:p w14:paraId="2215B407" w14:textId="77777777" w:rsidR="003F7D1B" w:rsidRPr="00876FD4" w:rsidRDefault="00A11294">
      <w:pPr>
        <w:rPr>
          <w:ins w:id="1175" w:author="Cristiano Cesario" w:date="2016-12-10T08:33:00Z"/>
          <w:lang w:eastAsia="pt-BR"/>
        </w:rPr>
        <w:pPrChange w:id="1176" w:author="Cristiano Cesario" w:date="2016-12-10T08:34:00Z">
          <w:pPr>
            <w:pStyle w:val="EstiloRecuodecorpodetextoPrimeiralinha0cmDepoisde"/>
          </w:pPr>
        </w:pPrChange>
      </w:pPr>
      <w:ins w:id="1177" w:author="Cristiano Cesario" w:date="2016-12-10T08:33:00Z">
        <w:r w:rsidRPr="00876FD4">
          <w:rPr>
            <w:lang w:eastAsia="pt-BR"/>
          </w:rPr>
          <w:lastRenderedPageBreak/>
          <w:t xml:space="preserve">Each locally added commit that </w:t>
        </w:r>
        <w:r w:rsidR="00E02D98" w:rsidRPr="009373EF">
          <w:rPr>
            <w:lang w:eastAsia="pt-BR"/>
            <w:rPrChange w:id="1178" w:author="Leonardo Murta" w:date="2016-12-13T10:32:00Z">
              <w:rPr>
                <w:color w:val="0563C1" w:themeColor="hyperlink"/>
                <w:szCs w:val="18"/>
                <w:u w:val="single"/>
              </w:rPr>
            </w:rPrChange>
          </w:rPr>
          <w:t>is not already in the database (</w:t>
        </w:r>
        <m:oMath>
          <m:sSub>
            <m:sSubPr>
              <m:ctrlPr>
                <w:rPr>
                  <w:rFonts w:ascii="Cambria Math" w:hAnsi="Cambria Math"/>
                  <w:lang w:eastAsia="pt-BR"/>
                </w:rPr>
              </m:ctrlPr>
            </m:sSubPr>
            <m:e>
              <m:r>
                <w:rPr>
                  <w:rFonts w:ascii="Cambria Math" w:hAnsi="Cambria Math"/>
                  <w:lang w:eastAsia="pt-BR"/>
                  <w:rPrChange w:id="1179" w:author="Leonardo Murta" w:date="2016-12-13T10:32:00Z">
                    <w:rPr>
                      <w:rFonts w:ascii="Cambria Math" w:hAnsi="Cambria Math"/>
                      <w:color w:val="0563C1" w:themeColor="hyperlink"/>
                      <w:szCs w:val="18"/>
                      <w:u w:val="single"/>
                    </w:rPr>
                  </w:rPrChange>
                </w:rPr>
                <m:t>c</m:t>
              </m:r>
              <m:r>
                <m:rPr>
                  <m:sty m:val="p"/>
                </m:rPr>
                <w:rPr>
                  <w:rFonts w:ascii="Cambria Math" w:hAnsi="Cambria Math"/>
                  <w:lang w:eastAsia="pt-BR"/>
                  <w:rPrChange w:id="1180" w:author="Leonardo Murta" w:date="2016-12-13T10:32:00Z">
                    <w:rPr>
                      <w:rFonts w:ascii="Cambria Math" w:hAnsi="Cambria Math"/>
                      <w:color w:val="0563C1" w:themeColor="hyperlink"/>
                      <w:szCs w:val="18"/>
                      <w:u w:val="single"/>
                    </w:rPr>
                  </w:rPrChange>
                </w:rPr>
                <m:t>∈</m:t>
              </m:r>
              <m:r>
                <w:rPr>
                  <w:rFonts w:ascii="Cambria Math" w:hAnsi="Cambria Math"/>
                  <w:lang w:eastAsia="pt-BR"/>
                  <w:rPrChange w:id="1181" w:author="Leonardo Murta" w:date="2016-12-13T10:32:00Z">
                    <w:rPr>
                      <w:rFonts w:ascii="Cambria Math" w:hAnsi="Cambria Math"/>
                      <w:color w:val="0563C1" w:themeColor="hyperlink"/>
                      <w:szCs w:val="18"/>
                      <w:u w:val="single"/>
                    </w:rPr>
                  </w:rPrChange>
                </w:rPr>
                <m:t>New</m:t>
              </m:r>
            </m:e>
            <m:sub>
              <m:r>
                <w:rPr>
                  <w:rFonts w:ascii="Cambria Math" w:hAnsi="Cambria Math"/>
                  <w:lang w:eastAsia="pt-BR"/>
                  <w:rPrChange w:id="1182" w:author="Leonardo Murta" w:date="2016-12-13T10:32:00Z">
                    <w:rPr>
                      <w:rFonts w:ascii="Cambria Math" w:hAnsi="Cambria Math"/>
                      <w:color w:val="0563C1" w:themeColor="hyperlink"/>
                      <w:szCs w:val="18"/>
                      <w:u w:val="single"/>
                    </w:rPr>
                  </w:rPrChange>
                </w:rPr>
                <m:t>i</m:t>
              </m:r>
            </m:sub>
          </m:sSub>
          <m:r>
            <m:rPr>
              <m:sty m:val="p"/>
            </m:rPr>
            <w:rPr>
              <w:rFonts w:ascii="Cambria Math" w:hAnsi="Cambria Math"/>
              <w:lang w:eastAsia="pt-BR"/>
              <w:rPrChange w:id="1183" w:author="Leonardo Murta" w:date="2016-12-13T10:32:00Z">
                <w:rPr>
                  <w:rFonts w:ascii="Cambria Math" w:hAnsi="Cambria Math"/>
                  <w:color w:val="0563C1" w:themeColor="hyperlink"/>
                  <w:szCs w:val="18"/>
                  <w:u w:val="single"/>
                </w:rPr>
              </w:rPrChange>
            </w:rPr>
            <m:t>\</m:t>
          </m:r>
          <m:sSup>
            <m:sSupPr>
              <m:ctrlPr>
                <w:rPr>
                  <w:rFonts w:ascii="Cambria Math" w:hAnsi="Cambria Math"/>
                  <w:lang w:eastAsia="pt-BR"/>
                </w:rPr>
              </m:ctrlPr>
            </m:sSupPr>
            <m:e>
              <m:r>
                <w:rPr>
                  <w:rFonts w:ascii="Cambria Math" w:hAnsi="Cambria Math"/>
                  <w:lang w:eastAsia="pt-BR"/>
                  <w:rPrChange w:id="1184" w:author="Leonardo Murta" w:date="2016-12-13T10:32:00Z">
                    <w:rPr>
                      <w:rFonts w:ascii="Cambria Math" w:hAnsi="Cambria Math"/>
                      <w:color w:val="0563C1" w:themeColor="hyperlink"/>
                      <w:szCs w:val="18"/>
                      <w:u w:val="single"/>
                    </w:rPr>
                  </w:rPrChange>
                </w:rPr>
                <m:t>C</m:t>
              </m:r>
            </m:e>
            <m:sup>
              <m:r>
                <w:rPr>
                  <w:rFonts w:ascii="Cambria Math" w:hAnsi="Cambria Math"/>
                  <w:lang w:eastAsia="pt-BR"/>
                  <w:rPrChange w:id="1185" w:author="Leonardo Murta" w:date="2016-12-13T10:32:00Z">
                    <w:rPr>
                      <w:rFonts w:ascii="Cambria Math" w:hAnsi="Cambria Math"/>
                      <w:color w:val="0563C1" w:themeColor="hyperlink"/>
                      <w:szCs w:val="18"/>
                      <w:u w:val="single"/>
                    </w:rPr>
                  </w:rPrChange>
                </w:rPr>
                <m:t>database</m:t>
              </m:r>
            </m:sup>
          </m:sSup>
        </m:oMath>
        <w:r w:rsidR="00E02D98" w:rsidRPr="009373EF">
          <w:rPr>
            <w:lang w:eastAsia="pt-BR"/>
            <w:rPrChange w:id="1186" w:author="Leonardo Murta" w:date="2016-12-13T10:32:00Z">
              <w:rPr>
                <w:color w:val="0563C1" w:themeColor="hyperlink"/>
                <w:szCs w:val="18"/>
                <w:u w:val="single"/>
              </w:rPr>
            </w:rPrChange>
          </w:rPr>
          <w:t>)</w:t>
        </w:r>
        <w:r w:rsidRPr="009373EF">
          <w:rPr>
            <w:lang w:eastAsia="pt-BR"/>
          </w:rPr>
          <w:t xml:space="preserve"> should be inserted in </w:t>
        </w:r>
        <m:oMath>
          <m:sSup>
            <m:sSupPr>
              <m:ctrlPr>
                <w:rPr>
                  <w:rFonts w:ascii="Cambria Math" w:hAnsi="Cambria Math"/>
                  <w:lang w:eastAsia="pt-BR"/>
                </w:rPr>
              </m:ctrlPr>
            </m:sSupPr>
            <m:e>
              <m:r>
                <w:rPr>
                  <w:rFonts w:ascii="Cambria Math" w:hAnsi="Cambria Math"/>
                  <w:lang w:eastAsia="pt-BR"/>
                  <w:rPrChange w:id="1187" w:author="Leonardo Murta" w:date="2016-12-13T10:32:00Z">
                    <w:rPr>
                      <w:rFonts w:ascii="Cambria Math" w:hAnsi="Cambria Math"/>
                      <w:color w:val="0563C1" w:themeColor="hyperlink"/>
                      <w:szCs w:val="18"/>
                      <w:u w:val="single"/>
                    </w:rPr>
                  </w:rPrChange>
                </w:rPr>
                <m:t>C</m:t>
              </m:r>
            </m:e>
            <m:sup>
              <m:r>
                <w:rPr>
                  <w:rFonts w:ascii="Cambria Math" w:hAnsi="Cambria Math"/>
                  <w:lang w:eastAsia="pt-BR"/>
                  <w:rPrChange w:id="1188" w:author="Leonardo Murta" w:date="2016-12-13T10:32:00Z">
                    <w:rPr>
                      <w:rFonts w:ascii="Cambria Math" w:hAnsi="Cambria Math"/>
                      <w:color w:val="0563C1" w:themeColor="hyperlink"/>
                      <w:szCs w:val="18"/>
                      <w:u w:val="single"/>
                    </w:rPr>
                  </w:rPrChange>
                </w:rPr>
                <m:t>database</m:t>
              </m:r>
            </m:sup>
          </m:sSup>
        </m:oMath>
        <w:r w:rsidR="00E02D98" w:rsidRPr="009373EF">
          <w:rPr>
            <w:lang w:eastAsia="pt-BR"/>
            <w:rPrChange w:id="1189" w:author="Leonardo Murta" w:date="2016-12-13T10:32:00Z">
              <w:rPr>
                <w:color w:val="0563C1" w:themeColor="hyperlink"/>
                <w:szCs w:val="18"/>
                <w:u w:val="single"/>
              </w:rPr>
            </w:rPrChange>
          </w:rPr>
          <w:t>.</w:t>
        </w:r>
        <w:r w:rsidRPr="009373EF">
          <w:rPr>
            <w:lang w:eastAsia="pt-BR"/>
          </w:rPr>
          <w:t xml:space="preserve"> This </w:t>
        </w:r>
        <w:r w:rsidRPr="004A7129">
          <w:rPr>
            <w:lang w:eastAsia="pt-BR"/>
          </w:rPr>
          <w:t xml:space="preserve">verification is necessary because some of the locally added commits might have already been inserted </w:t>
        </w:r>
        <w:r w:rsidRPr="00712F63">
          <w:rPr>
            <w:lang w:eastAsia="pt-BR"/>
          </w:rPr>
          <w:t xml:space="preserve">into the database by another instance of DyeVC. </w:t>
        </w:r>
      </w:ins>
    </w:p>
    <w:p w14:paraId="35A82704" w14:textId="77777777" w:rsidR="003F7D1B" w:rsidRPr="009373EF" w:rsidRDefault="00E02D98">
      <w:pPr>
        <w:rPr>
          <w:ins w:id="1190" w:author="Cristiano Cesario" w:date="2016-12-10T08:33:00Z"/>
          <w:lang w:eastAsia="pt-BR"/>
        </w:rPr>
        <w:pPrChange w:id="1191" w:author="Cristiano Cesario" w:date="2016-12-10T08:34:00Z">
          <w:pPr>
            <w:pStyle w:val="EstiloRecuodecorpodetextoPrimeiralinha0cmDepoisde"/>
          </w:pPr>
        </w:pPrChange>
      </w:pPr>
      <w:ins w:id="1192" w:author="Cristiano Cesario" w:date="2016-12-10T08:33:00Z">
        <w:r w:rsidRPr="009373EF">
          <w:rPr>
            <w:lang w:eastAsia="pt-BR"/>
            <w:rPrChange w:id="1193" w:author="Leonardo Murta" w:date="2016-12-13T10:32:00Z">
              <w:rPr>
                <w:color w:val="0563C1" w:themeColor="hyperlink"/>
                <w:szCs w:val="18"/>
                <w:u w:val="single"/>
              </w:rPr>
            </w:rPrChange>
          </w:rPr>
          <w:t xml:space="preserve">Moreover, we can formalize the identification of repositories that contain a specific commit and the repositories that are ahead or behind of a given repository. This information is necessary for building some of our visualizations. </w:t>
        </w:r>
        <w:r w:rsidR="00A11294" w:rsidRPr="009373EF">
          <w:rPr>
            <w:lang w:eastAsia="pt-BR"/>
          </w:rPr>
          <w:t>W</w:t>
        </w:r>
        <w:r w:rsidRPr="009373EF">
          <w:rPr>
            <w:lang w:eastAsia="pt-BR"/>
            <w:rPrChange w:id="1194" w:author="Leonardo Murta" w:date="2016-12-13T10:32:00Z">
              <w:rPr>
                <w:color w:val="0563C1" w:themeColor="hyperlink"/>
                <w:szCs w:val="18"/>
                <w:u w:val="single"/>
              </w:rPr>
            </w:rPrChange>
          </w:rPr>
          <w:t xml:space="preserve">e formally define </w:t>
        </w:r>
        <w:r w:rsidR="00A11294" w:rsidRPr="009373EF">
          <w:rPr>
            <w:lang w:eastAsia="pt-BR"/>
          </w:rPr>
          <w:t xml:space="preserve">the repositories that contain </w:t>
        </w:r>
        <w:r w:rsidRPr="009373EF">
          <w:rPr>
            <w:lang w:eastAsia="pt-BR"/>
            <w:rPrChange w:id="1195" w:author="Leonardo Murta" w:date="2016-12-13T10:32:00Z">
              <w:rPr>
                <w:color w:val="0563C1" w:themeColor="hyperlink"/>
                <w:szCs w:val="18"/>
                <w:u w:val="single"/>
              </w:rPr>
            </w:rPrChange>
          </w:rPr>
          <w:t xml:space="preserve">a commit </w:t>
        </w:r>
        <m:oMath>
          <m:sSub>
            <m:sSubPr>
              <m:ctrlPr>
                <w:rPr>
                  <w:rFonts w:ascii="Cambria Math" w:hAnsi="Cambria Math"/>
                  <w:lang w:eastAsia="pt-BR"/>
                </w:rPr>
              </m:ctrlPr>
            </m:sSubPr>
            <m:e>
              <m:r>
                <w:rPr>
                  <w:rFonts w:ascii="Cambria Math" w:hAnsi="Cambria Math"/>
                  <w:lang w:eastAsia="pt-BR"/>
                  <w:rPrChange w:id="1196" w:author="Leonardo Murta" w:date="2016-12-13T10:32:00Z">
                    <w:rPr>
                      <w:rFonts w:ascii="Cambria Math" w:hAnsi="Cambria Math"/>
                      <w:color w:val="0563C1" w:themeColor="hyperlink"/>
                      <w:szCs w:val="18"/>
                      <w:u w:val="single"/>
                    </w:rPr>
                  </w:rPrChange>
                </w:rPr>
                <m:t>c</m:t>
              </m:r>
            </m:e>
            <m:sub>
              <m:r>
                <w:rPr>
                  <w:rFonts w:ascii="Cambria Math" w:hAnsi="Cambria Math"/>
                  <w:lang w:eastAsia="pt-BR"/>
                  <w:rPrChange w:id="1197" w:author="Leonardo Murta" w:date="2016-12-13T10:32:00Z">
                    <w:rPr>
                      <w:rFonts w:ascii="Cambria Math" w:hAnsi="Cambria Math"/>
                      <w:color w:val="0563C1" w:themeColor="hyperlink"/>
                      <w:szCs w:val="18"/>
                      <w:u w:val="single"/>
                    </w:rPr>
                  </w:rPrChange>
                </w:rPr>
                <m:t>j</m:t>
              </m:r>
            </m:sub>
          </m:sSub>
          <m:r>
            <m:rPr>
              <m:sty m:val="p"/>
            </m:rPr>
            <w:rPr>
              <w:rFonts w:ascii="Cambria Math" w:hAnsi="Cambria Math"/>
              <w:lang w:eastAsia="pt-BR"/>
              <w:rPrChange w:id="1198" w:author="Leonardo Murta" w:date="2016-12-13T10:32:00Z">
                <w:rPr>
                  <w:rFonts w:ascii="Cambria Math" w:hAnsi="Cambria Math"/>
                  <w:color w:val="0563C1" w:themeColor="hyperlink"/>
                  <w:szCs w:val="18"/>
                  <w:u w:val="single"/>
                </w:rPr>
              </w:rPrChange>
            </w:rPr>
            <m:t>∈</m:t>
          </m:r>
          <m:sSup>
            <m:sSupPr>
              <m:ctrlPr>
                <w:rPr>
                  <w:rFonts w:ascii="Cambria Math" w:hAnsi="Cambria Math"/>
                  <w:lang w:eastAsia="pt-BR"/>
                </w:rPr>
              </m:ctrlPr>
            </m:sSupPr>
            <m:e>
              <m:r>
                <w:rPr>
                  <w:rFonts w:ascii="Cambria Math" w:hAnsi="Cambria Math"/>
                  <w:lang w:eastAsia="pt-BR"/>
                  <w:rPrChange w:id="1199" w:author="Leonardo Murta" w:date="2016-12-13T10:32:00Z">
                    <w:rPr>
                      <w:rFonts w:ascii="Cambria Math" w:hAnsi="Cambria Math"/>
                      <w:color w:val="0563C1" w:themeColor="hyperlink"/>
                      <w:szCs w:val="18"/>
                      <w:u w:val="single"/>
                    </w:rPr>
                  </w:rPrChange>
                </w:rPr>
                <m:t>C</m:t>
              </m:r>
            </m:e>
            <m:sup>
              <m:r>
                <w:rPr>
                  <w:rFonts w:ascii="Cambria Math" w:hAnsi="Cambria Math"/>
                  <w:lang w:eastAsia="pt-BR"/>
                  <w:rPrChange w:id="1200" w:author="Leonardo Murta" w:date="2016-12-13T10:32:00Z">
                    <w:rPr>
                      <w:rFonts w:ascii="Cambria Math" w:hAnsi="Cambria Math"/>
                      <w:color w:val="0563C1" w:themeColor="hyperlink"/>
                      <w:szCs w:val="18"/>
                      <w:u w:val="single"/>
                    </w:rPr>
                  </w:rPrChange>
                </w:rPr>
                <m:t>database</m:t>
              </m:r>
            </m:sup>
          </m:sSup>
        </m:oMath>
        <w:r w:rsidRPr="009373EF">
          <w:rPr>
            <w:lang w:eastAsia="pt-BR"/>
            <w:rPrChange w:id="1201" w:author="Leonardo Murta" w:date="2016-12-13T10:32:00Z">
              <w:rPr>
                <w:color w:val="0563C1" w:themeColor="hyperlink"/>
                <w:szCs w:val="18"/>
                <w:u w:val="single"/>
              </w:rPr>
            </w:rPrChange>
          </w:rPr>
          <w:t xml:space="preserve"> as:</w:t>
        </w:r>
      </w:ins>
    </w:p>
    <w:p w14:paraId="0EEDA052" w14:textId="77777777" w:rsidR="003F7D1B" w:rsidRPr="009373EF" w:rsidRDefault="00304D19">
      <w:pPr>
        <w:rPr>
          <w:ins w:id="1202" w:author="Cristiano Cesario" w:date="2016-12-10T08:33:00Z"/>
          <w:lang w:eastAsia="pt-BR"/>
          <w:rPrChange w:id="1203" w:author="Leonardo Murta" w:date="2016-12-13T10:32:00Z">
            <w:rPr>
              <w:ins w:id="1204" w:author="Cristiano Cesario" w:date="2016-12-10T08:33:00Z"/>
              <w:szCs w:val="18"/>
            </w:rPr>
          </w:rPrChange>
        </w:rPr>
        <w:pPrChange w:id="1205" w:author="Cristiano Cesario" w:date="2016-12-10T08:34:00Z">
          <w:pPr>
            <w:pStyle w:val="EstiloRecuodecorpodetextoPrimeiralinha0cmDepoisde"/>
          </w:pPr>
        </w:pPrChange>
      </w:pPr>
      <m:oMathPara>
        <m:oMath>
          <m:sSub>
            <m:sSubPr>
              <m:ctrlPr>
                <w:ins w:id="1206" w:author="Cristiano Cesario" w:date="2016-12-10T08:33:00Z">
                  <w:rPr>
                    <w:rFonts w:ascii="Cambria Math" w:hAnsi="Cambria Math"/>
                    <w:lang w:eastAsia="pt-BR"/>
                  </w:rPr>
                </w:ins>
              </m:ctrlPr>
            </m:sSubPr>
            <m:e>
              <m:r>
                <w:ins w:id="1207" w:author="Cristiano Cesario" w:date="2016-12-10T08:33:00Z">
                  <w:rPr>
                    <w:rFonts w:ascii="Cambria Math" w:hAnsi="Cambria Math"/>
                    <w:lang w:eastAsia="pt-BR"/>
                    <w:rPrChange w:id="1208" w:author="Leonardo Murta" w:date="2016-12-13T10:32:00Z">
                      <w:rPr>
                        <w:rFonts w:ascii="Cambria Math" w:hAnsi="Cambria Math"/>
                        <w:color w:val="0563C1" w:themeColor="hyperlink"/>
                        <w:szCs w:val="18"/>
                        <w:u w:val="single"/>
                      </w:rPr>
                    </w:rPrChange>
                  </w:rPr>
                  <m:t>R</m:t>
                </w:ins>
              </m:r>
            </m:e>
            <m:sub>
              <m:r>
                <w:ins w:id="1209" w:author="Cristiano Cesario" w:date="2016-12-10T08:33:00Z">
                  <w:rPr>
                    <w:rFonts w:ascii="Cambria Math" w:hAnsi="Cambria Math"/>
                    <w:lang w:eastAsia="pt-BR"/>
                    <w:rPrChange w:id="1210" w:author="Leonardo Murta" w:date="2016-12-13T10:32:00Z">
                      <w:rPr>
                        <w:rFonts w:ascii="Cambria Math" w:hAnsi="Cambria Math"/>
                        <w:color w:val="0563C1" w:themeColor="hyperlink"/>
                        <w:szCs w:val="18"/>
                        <w:u w:val="single"/>
                      </w:rPr>
                    </w:rPrChange>
                  </w:rPr>
                  <m:t>j</m:t>
                </w:ins>
              </m:r>
            </m:sub>
          </m:sSub>
          <m:r>
            <w:ins w:id="1211" w:author="Cristiano Cesario" w:date="2016-12-10T08:33:00Z">
              <m:rPr>
                <m:sty m:val="p"/>
              </m:rPr>
              <w:rPr>
                <w:rFonts w:ascii="Cambria Math" w:hAnsi="Cambria Math"/>
                <w:lang w:eastAsia="pt-BR"/>
                <w:rPrChange w:id="1212" w:author="Leonardo Murta" w:date="2016-12-13T10:32:00Z">
                  <w:rPr>
                    <w:rFonts w:ascii="Cambria Math" w:hAnsi="Cambria Math"/>
                    <w:color w:val="0563C1" w:themeColor="hyperlink"/>
                    <w:szCs w:val="18"/>
                    <w:u w:val="single"/>
                  </w:rPr>
                </w:rPrChange>
              </w:rPr>
              <m:t>=</m:t>
            </w:ins>
          </m:r>
          <m:d>
            <m:dPr>
              <m:begChr m:val="{"/>
              <m:endChr m:val="}"/>
              <m:ctrlPr>
                <w:ins w:id="1213" w:author="Cristiano Cesario" w:date="2016-12-10T08:33:00Z">
                  <w:rPr>
                    <w:rFonts w:ascii="Cambria Math" w:hAnsi="Cambria Math"/>
                    <w:lang w:eastAsia="pt-BR"/>
                  </w:rPr>
                </w:ins>
              </m:ctrlPr>
            </m:dPr>
            <m:e>
              <m:sSub>
                <m:sSubPr>
                  <m:ctrlPr>
                    <w:ins w:id="1214" w:author="Cristiano Cesario" w:date="2016-12-10T08:33:00Z">
                      <w:rPr>
                        <w:rFonts w:ascii="Cambria Math" w:hAnsi="Cambria Math"/>
                        <w:lang w:eastAsia="pt-BR"/>
                      </w:rPr>
                    </w:ins>
                  </m:ctrlPr>
                </m:sSubPr>
                <m:e>
                  <m:r>
                    <w:ins w:id="1215" w:author="Cristiano Cesario" w:date="2016-12-10T08:33:00Z">
                      <w:rPr>
                        <w:rFonts w:ascii="Cambria Math" w:hAnsi="Cambria Math"/>
                        <w:lang w:eastAsia="pt-BR"/>
                        <w:rPrChange w:id="1216" w:author="Leonardo Murta" w:date="2016-12-13T10:32:00Z">
                          <w:rPr>
                            <w:rFonts w:ascii="Cambria Math" w:hAnsi="Cambria Math"/>
                            <w:color w:val="0563C1" w:themeColor="hyperlink"/>
                            <w:szCs w:val="18"/>
                            <w:u w:val="single"/>
                          </w:rPr>
                        </w:rPrChange>
                      </w:rPr>
                      <m:t>r</m:t>
                    </w:ins>
                  </m:r>
                </m:e>
                <m:sub>
                  <m:r>
                    <w:ins w:id="1217" w:author="Cristiano Cesario" w:date="2016-12-10T08:33:00Z">
                      <w:rPr>
                        <w:rFonts w:ascii="Cambria Math" w:hAnsi="Cambria Math"/>
                        <w:lang w:eastAsia="pt-BR"/>
                        <w:rPrChange w:id="1218" w:author="Leonardo Murta" w:date="2016-12-13T10:32:00Z">
                          <w:rPr>
                            <w:rFonts w:ascii="Cambria Math" w:hAnsi="Cambria Math"/>
                            <w:color w:val="0563C1" w:themeColor="hyperlink"/>
                            <w:szCs w:val="18"/>
                            <w:u w:val="single"/>
                          </w:rPr>
                        </w:rPrChange>
                      </w:rPr>
                      <m:t>i</m:t>
                    </w:ins>
                  </m:r>
                </m:sub>
              </m:sSub>
              <m:r>
                <w:ins w:id="1219" w:author="Cristiano Cesario" w:date="2016-12-10T08:33:00Z">
                  <m:rPr>
                    <m:sty m:val="p"/>
                  </m:rPr>
                  <w:rPr>
                    <w:rFonts w:ascii="Cambria Math" w:hAnsi="Cambria Math"/>
                    <w:lang w:eastAsia="pt-BR"/>
                    <w:rPrChange w:id="1220" w:author="Leonardo Murta" w:date="2016-12-13T10:32:00Z">
                      <w:rPr>
                        <w:rFonts w:ascii="Cambria Math" w:hAnsi="Cambria Math"/>
                        <w:color w:val="0563C1" w:themeColor="hyperlink"/>
                        <w:szCs w:val="18"/>
                        <w:u w:val="single"/>
                      </w:rPr>
                    </w:rPrChange>
                  </w:rPr>
                  <m:t>∈</m:t>
                </w:ins>
              </m:r>
              <m:r>
                <w:ins w:id="1221" w:author="Cristiano Cesario" w:date="2016-12-10T08:33:00Z">
                  <w:rPr>
                    <w:rFonts w:ascii="Cambria Math" w:hAnsi="Cambria Math"/>
                    <w:lang w:eastAsia="pt-BR"/>
                    <w:rPrChange w:id="1222" w:author="Leonardo Murta" w:date="2016-12-13T10:32:00Z">
                      <w:rPr>
                        <w:rFonts w:ascii="Cambria Math" w:hAnsi="Cambria Math"/>
                        <w:color w:val="0563C1" w:themeColor="hyperlink"/>
                        <w:szCs w:val="18"/>
                        <w:u w:val="single"/>
                      </w:rPr>
                    </w:rPrChange>
                  </w:rPr>
                  <m:t>R</m:t>
                </w:ins>
              </m:r>
            </m:e>
            <m:e>
              <m:sSubSup>
                <m:sSubSupPr>
                  <m:ctrlPr>
                    <w:ins w:id="1223" w:author="Cristiano Cesario" w:date="2016-12-10T08:33:00Z">
                      <w:rPr>
                        <w:rFonts w:ascii="Cambria Math" w:hAnsi="Cambria Math"/>
                        <w:lang w:eastAsia="pt-BR"/>
                      </w:rPr>
                    </w:ins>
                  </m:ctrlPr>
                </m:sSubSupPr>
                <m:e>
                  <m:sSub>
                    <m:sSubPr>
                      <m:ctrlPr>
                        <w:ins w:id="1224" w:author="Cristiano Cesario" w:date="2016-12-10T08:33:00Z">
                          <w:rPr>
                            <w:rFonts w:ascii="Cambria Math" w:hAnsi="Cambria Math"/>
                            <w:lang w:eastAsia="pt-BR"/>
                          </w:rPr>
                        </w:ins>
                      </m:ctrlPr>
                    </m:sSubPr>
                    <m:e>
                      <m:r>
                        <w:ins w:id="1225" w:author="Cristiano Cesario" w:date="2016-12-10T08:33:00Z">
                          <w:rPr>
                            <w:rFonts w:ascii="Cambria Math" w:hAnsi="Cambria Math"/>
                            <w:lang w:eastAsia="pt-BR"/>
                            <w:rPrChange w:id="1226" w:author="Leonardo Murta" w:date="2016-12-13T10:32:00Z">
                              <w:rPr>
                                <w:rFonts w:ascii="Cambria Math" w:hAnsi="Cambria Math"/>
                                <w:color w:val="0563C1" w:themeColor="hyperlink"/>
                                <w:szCs w:val="18"/>
                                <w:u w:val="single"/>
                              </w:rPr>
                            </w:rPrChange>
                          </w:rPr>
                          <m:t>c</m:t>
                        </w:ins>
                      </m:r>
                    </m:e>
                    <m:sub>
                      <m:r>
                        <w:ins w:id="1227" w:author="Cristiano Cesario" w:date="2016-12-10T08:33:00Z">
                          <w:rPr>
                            <w:rFonts w:ascii="Cambria Math" w:hAnsi="Cambria Math"/>
                            <w:lang w:eastAsia="pt-BR"/>
                            <w:rPrChange w:id="1228" w:author="Leonardo Murta" w:date="2016-12-13T10:32:00Z">
                              <w:rPr>
                                <w:rFonts w:ascii="Cambria Math" w:hAnsi="Cambria Math"/>
                                <w:color w:val="0563C1" w:themeColor="hyperlink"/>
                                <w:szCs w:val="18"/>
                                <w:u w:val="single"/>
                              </w:rPr>
                            </w:rPrChange>
                          </w:rPr>
                          <m:t>j</m:t>
                        </w:ins>
                      </m:r>
                    </m:sub>
                  </m:sSub>
                  <m:r>
                    <w:ins w:id="1229" w:author="Cristiano Cesario" w:date="2016-12-10T08:33:00Z">
                      <m:rPr>
                        <m:sty m:val="p"/>
                      </m:rPr>
                      <w:rPr>
                        <w:rFonts w:ascii="Cambria Math" w:hAnsi="Cambria Math"/>
                        <w:lang w:eastAsia="pt-BR"/>
                        <w:rPrChange w:id="1230" w:author="Leonardo Murta" w:date="2016-12-13T10:32:00Z">
                          <w:rPr>
                            <w:rFonts w:ascii="Cambria Math" w:hAnsi="Cambria Math"/>
                            <w:color w:val="0563C1" w:themeColor="hyperlink"/>
                            <w:szCs w:val="18"/>
                            <w:u w:val="single"/>
                          </w:rPr>
                        </w:rPrChange>
                      </w:rPr>
                      <m:t>∈</m:t>
                    </w:ins>
                  </m:r>
                  <m:r>
                    <w:ins w:id="1231" w:author="Cristiano Cesario" w:date="2016-12-10T08:33:00Z">
                      <w:rPr>
                        <w:rFonts w:ascii="Cambria Math" w:hAnsi="Cambria Math"/>
                        <w:lang w:eastAsia="pt-BR"/>
                        <w:rPrChange w:id="1232" w:author="Leonardo Murta" w:date="2016-12-13T10:32:00Z">
                          <w:rPr>
                            <w:rFonts w:ascii="Cambria Math" w:hAnsi="Cambria Math"/>
                            <w:color w:val="0563C1" w:themeColor="hyperlink"/>
                            <w:szCs w:val="18"/>
                            <w:u w:val="single"/>
                          </w:rPr>
                        </w:rPrChange>
                      </w:rPr>
                      <m:t>C</m:t>
                    </w:ins>
                  </m:r>
                </m:e>
                <m:sub>
                  <m:r>
                    <w:ins w:id="1233" w:author="Cristiano Cesario" w:date="2016-12-10T08:33:00Z">
                      <m:rPr>
                        <m:sty m:val="p"/>
                      </m:rPr>
                      <w:rPr>
                        <w:rFonts w:ascii="Cambria Math" w:hAnsi="Cambria Math" w:cs="Cambria Math"/>
                        <w:lang w:eastAsia="pt-BR"/>
                        <w:rPrChange w:id="1234" w:author="Leonardo Murta" w:date="2016-12-13T10:32:00Z">
                          <w:rPr>
                            <w:rFonts w:ascii="Cambria Math" w:hAnsi="Cambria Math"/>
                            <w:color w:val="0563C1" w:themeColor="hyperlink"/>
                            <w:szCs w:val="18"/>
                            <w:u w:val="single"/>
                          </w:rPr>
                        </w:rPrChange>
                      </w:rPr>
                      <m:t>i</m:t>
                    </w:ins>
                  </m:r>
                </m:sub>
                <m:sup>
                  <m:r>
                    <w:ins w:id="1235" w:author="Cristiano Cesario" w:date="2016-12-10T08:33:00Z">
                      <w:rPr>
                        <w:rFonts w:ascii="Cambria Math" w:hAnsi="Cambria Math"/>
                        <w:lang w:eastAsia="pt-BR"/>
                        <w:rPrChange w:id="1236" w:author="Leonardo Murta" w:date="2016-12-13T10:32:00Z">
                          <w:rPr>
                            <w:rFonts w:ascii="Cambria Math" w:hAnsi="Cambria Math"/>
                            <w:color w:val="0563C1" w:themeColor="hyperlink"/>
                            <w:szCs w:val="18"/>
                            <w:u w:val="single"/>
                          </w:rPr>
                        </w:rPrChange>
                      </w:rPr>
                      <m:t>current</m:t>
                    </w:ins>
                  </m:r>
                </m:sup>
              </m:sSubSup>
            </m:e>
          </m:d>
        </m:oMath>
      </m:oMathPara>
    </w:p>
    <w:p w14:paraId="4D2C116D" w14:textId="77777777" w:rsidR="003F7D1B" w:rsidRPr="009373EF" w:rsidRDefault="00E02D98">
      <w:pPr>
        <w:rPr>
          <w:ins w:id="1237" w:author="Cristiano Cesario" w:date="2016-12-10T08:33:00Z"/>
          <w:lang w:eastAsia="pt-BR"/>
          <w:rPrChange w:id="1238" w:author="Leonardo Murta" w:date="2016-12-13T10:32:00Z">
            <w:rPr>
              <w:ins w:id="1239" w:author="Cristiano Cesario" w:date="2016-12-10T08:33:00Z"/>
              <w:szCs w:val="18"/>
            </w:rPr>
          </w:rPrChange>
        </w:rPr>
        <w:pPrChange w:id="1240" w:author="Cristiano Cesario" w:date="2016-12-10T08:34:00Z">
          <w:pPr>
            <w:pStyle w:val="EstiloRecuodecorpodetextoPrimeiralinha0cmDepoisde"/>
          </w:pPr>
        </w:pPrChange>
      </w:pPr>
      <w:ins w:id="1241" w:author="Cristiano Cesario" w:date="2016-12-10T08:33:00Z">
        <w:r w:rsidRPr="009373EF">
          <w:rPr>
            <w:lang w:eastAsia="pt-BR"/>
            <w:rPrChange w:id="1242" w:author="Leonardo Murta" w:date="2016-12-13T10:32:00Z">
              <w:rPr>
                <w:color w:val="0563C1" w:themeColor="hyperlink"/>
                <w:szCs w:val="18"/>
                <w:u w:val="single"/>
              </w:rPr>
            </w:rPrChange>
          </w:rPr>
          <w:t xml:space="preserve">We formally define from which repositories </w:t>
        </w:r>
        <m:oMath>
          <m:sSub>
            <m:sSubPr>
              <m:ctrlPr>
                <w:rPr>
                  <w:rFonts w:ascii="Cambria Math" w:hAnsi="Cambria Math"/>
                  <w:lang w:eastAsia="pt-BR"/>
                </w:rPr>
              </m:ctrlPr>
            </m:sSubPr>
            <m:e>
              <m:r>
                <w:rPr>
                  <w:rFonts w:ascii="Cambria Math" w:hAnsi="Cambria Math"/>
                  <w:lang w:eastAsia="pt-BR"/>
                  <w:rPrChange w:id="1243" w:author="Leonardo Murta" w:date="2016-12-13T10:32:00Z">
                    <w:rPr>
                      <w:rFonts w:ascii="Cambria Math" w:hAnsi="Cambria Math"/>
                      <w:color w:val="0563C1" w:themeColor="hyperlink"/>
                      <w:szCs w:val="18"/>
                      <w:u w:val="single"/>
                    </w:rPr>
                  </w:rPrChange>
                </w:rPr>
                <m:t>r</m:t>
              </m:r>
            </m:e>
            <m:sub>
              <m:r>
                <w:rPr>
                  <w:rFonts w:ascii="Cambria Math" w:hAnsi="Cambria Math"/>
                  <w:lang w:eastAsia="pt-BR"/>
                  <w:rPrChange w:id="1244" w:author="Leonardo Murta" w:date="2016-12-13T10:32:00Z">
                    <w:rPr>
                      <w:rFonts w:ascii="Cambria Math" w:hAnsi="Cambria Math"/>
                      <w:color w:val="0563C1" w:themeColor="hyperlink"/>
                      <w:szCs w:val="18"/>
                      <w:u w:val="single"/>
                    </w:rPr>
                  </w:rPrChange>
                </w:rPr>
                <m:t>i</m:t>
              </m:r>
            </m:sub>
          </m:sSub>
        </m:oMath>
        <w:r w:rsidRPr="009373EF">
          <w:rPr>
            <w:lang w:eastAsia="pt-BR"/>
            <w:rPrChange w:id="1245" w:author="Leonardo Murta" w:date="2016-12-13T10:32:00Z">
              <w:rPr>
                <w:color w:val="0563C1" w:themeColor="hyperlink"/>
                <w:szCs w:val="18"/>
                <w:u w:val="single"/>
              </w:rPr>
            </w:rPrChange>
          </w:rPr>
          <w:t xml:space="preserve"> is ahead or behind as:</w:t>
        </w:r>
      </w:ins>
    </w:p>
    <w:p w14:paraId="2EA55FCF" w14:textId="77777777" w:rsidR="003F7D1B" w:rsidRPr="009373EF" w:rsidRDefault="00304D19">
      <w:pPr>
        <w:rPr>
          <w:ins w:id="1246" w:author="Cristiano Cesario" w:date="2016-12-10T08:33:00Z"/>
          <w:lang w:eastAsia="pt-BR"/>
          <w:rPrChange w:id="1247" w:author="Leonardo Murta" w:date="2016-12-13T10:32:00Z">
            <w:rPr>
              <w:ins w:id="1248" w:author="Cristiano Cesario" w:date="2016-12-10T08:33:00Z"/>
              <w:szCs w:val="18"/>
            </w:rPr>
          </w:rPrChange>
        </w:rPr>
        <w:pPrChange w:id="1249" w:author="Cristiano Cesario" w:date="2016-12-10T08:34:00Z">
          <w:pPr>
            <w:pStyle w:val="EstiloRecuodecorpodetextoPrimeiralinha0cmDepoisde"/>
          </w:pPr>
        </w:pPrChange>
      </w:pPr>
      <m:oMathPara>
        <m:oMathParaPr>
          <m:jc m:val="center"/>
        </m:oMathParaPr>
        <m:oMath>
          <m:sSub>
            <m:sSubPr>
              <m:ctrlPr>
                <w:ins w:id="1250" w:author="Cristiano Cesario" w:date="2016-12-10T08:33:00Z">
                  <w:rPr>
                    <w:rFonts w:ascii="Cambria Math" w:hAnsi="Cambria Math"/>
                    <w:lang w:eastAsia="pt-BR"/>
                  </w:rPr>
                </w:ins>
              </m:ctrlPr>
            </m:sSubPr>
            <m:e>
              <m:r>
                <w:ins w:id="1251" w:author="Cristiano Cesario" w:date="2016-12-10T08:33:00Z">
                  <w:rPr>
                    <w:rFonts w:ascii="Cambria Math" w:hAnsi="Cambria Math"/>
                    <w:lang w:eastAsia="pt-BR"/>
                    <w:rPrChange w:id="1252" w:author="Leonardo Murta" w:date="2016-12-13T10:32:00Z">
                      <w:rPr>
                        <w:rFonts w:ascii="Cambria Math" w:hAnsi="Cambria Math"/>
                        <w:color w:val="0563C1" w:themeColor="hyperlink"/>
                        <w:szCs w:val="18"/>
                        <w:u w:val="single"/>
                      </w:rPr>
                    </w:rPrChange>
                  </w:rPr>
                  <m:t>Ahead</m:t>
                </w:ins>
              </m:r>
            </m:e>
            <m:sub>
              <m:r>
                <w:ins w:id="1253" w:author="Cristiano Cesario" w:date="2016-12-10T08:33:00Z">
                  <w:rPr>
                    <w:rFonts w:ascii="Cambria Math" w:hAnsi="Cambria Math"/>
                    <w:lang w:eastAsia="pt-BR"/>
                    <w:rPrChange w:id="1254" w:author="Leonardo Murta" w:date="2016-12-13T10:32:00Z">
                      <w:rPr>
                        <w:rFonts w:ascii="Cambria Math" w:hAnsi="Cambria Math"/>
                        <w:color w:val="0563C1" w:themeColor="hyperlink"/>
                        <w:szCs w:val="18"/>
                        <w:u w:val="single"/>
                      </w:rPr>
                    </w:rPrChange>
                  </w:rPr>
                  <m:t>i</m:t>
                </w:ins>
              </m:r>
            </m:sub>
          </m:sSub>
          <m:r>
            <w:ins w:id="1255" w:author="Cristiano Cesario" w:date="2016-12-10T08:33:00Z">
              <m:rPr>
                <m:sty m:val="p"/>
              </m:rPr>
              <w:rPr>
                <w:rFonts w:ascii="Cambria Math" w:hAnsi="Cambria Math"/>
                <w:lang w:eastAsia="pt-BR"/>
                <w:rPrChange w:id="1256" w:author="Leonardo Murta" w:date="2016-12-13T10:32:00Z">
                  <w:rPr>
                    <w:rFonts w:ascii="Cambria Math" w:hAnsi="Cambria Math"/>
                    <w:color w:val="0563C1" w:themeColor="hyperlink"/>
                    <w:szCs w:val="18"/>
                    <w:u w:val="single"/>
                  </w:rPr>
                </w:rPrChange>
              </w:rPr>
              <m:t>=</m:t>
            </w:ins>
          </m:r>
          <m:d>
            <m:dPr>
              <m:begChr m:val="{"/>
              <m:endChr m:val="}"/>
              <m:ctrlPr>
                <w:ins w:id="1257" w:author="Cristiano Cesario" w:date="2016-12-10T08:33:00Z">
                  <w:rPr>
                    <w:rFonts w:ascii="Cambria Math" w:hAnsi="Cambria Math"/>
                    <w:lang w:eastAsia="pt-BR"/>
                  </w:rPr>
                </w:ins>
              </m:ctrlPr>
            </m:dPr>
            <m:e>
              <m:sSub>
                <m:sSubPr>
                  <m:ctrlPr>
                    <w:ins w:id="1258" w:author="Cristiano Cesario" w:date="2016-12-10T08:33:00Z">
                      <w:rPr>
                        <w:rFonts w:ascii="Cambria Math" w:hAnsi="Cambria Math"/>
                        <w:lang w:eastAsia="pt-BR"/>
                      </w:rPr>
                    </w:ins>
                  </m:ctrlPr>
                </m:sSubPr>
                <m:e>
                  <m:r>
                    <w:ins w:id="1259" w:author="Cristiano Cesario" w:date="2016-12-10T08:33:00Z">
                      <w:rPr>
                        <w:rFonts w:ascii="Cambria Math" w:hAnsi="Cambria Math"/>
                        <w:lang w:eastAsia="pt-BR"/>
                        <w:rPrChange w:id="1260" w:author="Leonardo Murta" w:date="2016-12-13T10:32:00Z">
                          <w:rPr>
                            <w:rFonts w:ascii="Cambria Math" w:hAnsi="Cambria Math"/>
                            <w:color w:val="0563C1" w:themeColor="hyperlink"/>
                            <w:szCs w:val="18"/>
                            <w:u w:val="single"/>
                          </w:rPr>
                        </w:rPrChange>
                      </w:rPr>
                      <m:t>r</m:t>
                    </w:ins>
                  </m:r>
                </m:e>
                <m:sub>
                  <m:r>
                    <w:ins w:id="1261" w:author="Cristiano Cesario" w:date="2016-12-10T08:33:00Z">
                      <w:rPr>
                        <w:rFonts w:ascii="Cambria Math" w:hAnsi="Cambria Math"/>
                        <w:lang w:eastAsia="pt-BR"/>
                        <w:rPrChange w:id="1262" w:author="Leonardo Murta" w:date="2016-12-13T10:32:00Z">
                          <w:rPr>
                            <w:rFonts w:ascii="Cambria Math" w:hAnsi="Cambria Math"/>
                            <w:color w:val="0563C1" w:themeColor="hyperlink"/>
                            <w:szCs w:val="18"/>
                            <w:u w:val="single"/>
                          </w:rPr>
                        </w:rPrChange>
                      </w:rPr>
                      <m:t>j</m:t>
                    </w:ins>
                  </m:r>
                </m:sub>
              </m:sSub>
              <m:r>
                <w:ins w:id="1263" w:author="Cristiano Cesario" w:date="2016-12-10T08:33:00Z">
                  <m:rPr>
                    <m:sty m:val="p"/>
                  </m:rPr>
                  <w:rPr>
                    <w:rFonts w:ascii="Cambria Math" w:hAnsi="Cambria Math"/>
                    <w:lang w:eastAsia="pt-BR"/>
                    <w:rPrChange w:id="1264" w:author="Leonardo Murta" w:date="2016-12-13T10:32:00Z">
                      <w:rPr>
                        <w:rFonts w:ascii="Cambria Math" w:hAnsi="Cambria Math"/>
                        <w:color w:val="0563C1" w:themeColor="hyperlink"/>
                        <w:szCs w:val="18"/>
                        <w:u w:val="single"/>
                      </w:rPr>
                    </w:rPrChange>
                  </w:rPr>
                  <m:t>∈</m:t>
                </w:ins>
              </m:r>
              <m:sSubSup>
                <m:sSubSupPr>
                  <m:ctrlPr>
                    <w:ins w:id="1265" w:author="Cristiano Cesario" w:date="2016-12-10T08:33:00Z">
                      <w:rPr>
                        <w:rFonts w:ascii="Cambria Math" w:hAnsi="Cambria Math"/>
                        <w:lang w:eastAsia="pt-BR"/>
                      </w:rPr>
                    </w:ins>
                  </m:ctrlPr>
                </m:sSubSupPr>
                <m:e>
                  <m:r>
                    <w:ins w:id="1266" w:author="Cristiano Cesario" w:date="2016-12-10T08:33:00Z">
                      <w:rPr>
                        <w:rFonts w:ascii="Cambria Math" w:hAnsi="Cambria Math"/>
                        <w:lang w:eastAsia="pt-BR"/>
                        <w:rPrChange w:id="1267" w:author="Leonardo Murta" w:date="2016-12-13T10:32:00Z">
                          <w:rPr>
                            <w:rFonts w:ascii="Cambria Math" w:hAnsi="Cambria Math"/>
                            <w:color w:val="0563C1" w:themeColor="hyperlink"/>
                            <w:szCs w:val="18"/>
                            <w:u w:val="single"/>
                          </w:rPr>
                        </w:rPrChange>
                      </w:rPr>
                      <m:t>R</m:t>
                    </w:ins>
                  </m:r>
                </m:e>
                <m:sub>
                  <m:r>
                    <w:ins w:id="1268" w:author="Cristiano Cesario" w:date="2016-12-10T08:33:00Z">
                      <w:rPr>
                        <w:rFonts w:ascii="Cambria Math" w:hAnsi="Cambria Math"/>
                        <w:lang w:eastAsia="pt-BR"/>
                        <w:rPrChange w:id="1269" w:author="Leonardo Murta" w:date="2016-12-13T10:32:00Z">
                          <w:rPr>
                            <w:rFonts w:ascii="Cambria Math" w:hAnsi="Cambria Math"/>
                            <w:color w:val="0563C1" w:themeColor="hyperlink"/>
                            <w:szCs w:val="18"/>
                            <w:u w:val="single"/>
                          </w:rPr>
                        </w:rPrChange>
                      </w:rPr>
                      <m:t>i</m:t>
                    </w:ins>
                  </m:r>
                </m:sub>
                <m:sup>
                  <m:r>
                    <w:ins w:id="1270" w:author="Cristiano Cesario" w:date="2016-12-10T08:33:00Z">
                      <w:rPr>
                        <w:rFonts w:ascii="Cambria Math" w:hAnsi="Cambria Math"/>
                        <w:lang w:eastAsia="pt-BR"/>
                        <w:rPrChange w:id="1271" w:author="Leonardo Murta" w:date="2016-12-13T10:32:00Z">
                          <w:rPr>
                            <w:rFonts w:ascii="Cambria Math" w:hAnsi="Cambria Math"/>
                            <w:color w:val="0563C1" w:themeColor="hyperlink"/>
                            <w:szCs w:val="18"/>
                            <w:u w:val="single"/>
                          </w:rPr>
                        </w:rPrChange>
                      </w:rPr>
                      <m:t>push</m:t>
                    </w:ins>
                  </m:r>
                </m:sup>
              </m:sSubSup>
            </m:e>
            <m:e>
              <m:r>
                <w:ins w:id="1272" w:author="Cristiano Cesario" w:date="2016-12-10T08:33:00Z">
                  <m:rPr>
                    <m:sty m:val="p"/>
                  </m:rPr>
                  <w:rPr>
                    <w:rFonts w:ascii="Cambria Math" w:hAnsi="Cambria Math"/>
                    <w:lang w:eastAsia="pt-BR"/>
                    <w:rPrChange w:id="1273" w:author="Leonardo Murta" w:date="2016-12-13T10:32:00Z">
                      <w:rPr>
                        <w:rFonts w:ascii="Cambria Math" w:hAnsi="Cambria Math"/>
                        <w:color w:val="0563C1" w:themeColor="hyperlink"/>
                        <w:szCs w:val="18"/>
                        <w:u w:val="single"/>
                      </w:rPr>
                    </w:rPrChange>
                  </w:rPr>
                  <m:t>∃</m:t>
                </w:ins>
              </m:r>
              <m:r>
                <w:ins w:id="1274" w:author="Cristiano Cesario" w:date="2016-12-10T08:33:00Z">
                  <w:rPr>
                    <w:rFonts w:ascii="Cambria Math" w:hAnsi="Cambria Math"/>
                    <w:lang w:eastAsia="pt-BR"/>
                    <w:rPrChange w:id="1275" w:author="Leonardo Murta" w:date="2016-12-13T10:32:00Z">
                      <w:rPr>
                        <w:rFonts w:ascii="Cambria Math" w:hAnsi="Cambria Math"/>
                        <w:color w:val="0563C1" w:themeColor="hyperlink"/>
                        <w:szCs w:val="18"/>
                        <w:u w:val="single"/>
                      </w:rPr>
                    </w:rPrChange>
                  </w:rPr>
                  <m:t>c</m:t>
                </w:ins>
              </m:r>
              <m:r>
                <w:ins w:id="1276" w:author="Cristiano Cesario" w:date="2016-12-10T08:33:00Z">
                  <m:rPr>
                    <m:sty m:val="p"/>
                  </m:rPr>
                  <w:rPr>
                    <w:rFonts w:ascii="Cambria Math" w:hAnsi="Cambria Math"/>
                    <w:lang w:eastAsia="pt-BR"/>
                    <w:rPrChange w:id="1277" w:author="Leonardo Murta" w:date="2016-12-13T10:32:00Z">
                      <w:rPr>
                        <w:rFonts w:ascii="Cambria Math" w:hAnsi="Cambria Math"/>
                        <w:color w:val="0563C1" w:themeColor="hyperlink"/>
                        <w:szCs w:val="18"/>
                        <w:u w:val="single"/>
                      </w:rPr>
                    </w:rPrChange>
                  </w:rPr>
                  <m:t>∈</m:t>
                </w:ins>
              </m:r>
              <m:sSubSup>
                <m:sSubSupPr>
                  <m:ctrlPr>
                    <w:ins w:id="1278" w:author="Cristiano Cesario" w:date="2016-12-10T08:33:00Z">
                      <w:rPr>
                        <w:rFonts w:ascii="Cambria Math" w:hAnsi="Cambria Math"/>
                        <w:lang w:eastAsia="pt-BR"/>
                      </w:rPr>
                    </w:ins>
                  </m:ctrlPr>
                </m:sSubSupPr>
                <m:e>
                  <m:r>
                    <w:ins w:id="1279" w:author="Cristiano Cesario" w:date="2016-12-10T08:33:00Z">
                      <w:rPr>
                        <w:rFonts w:ascii="Cambria Math" w:hAnsi="Cambria Math"/>
                        <w:lang w:eastAsia="pt-BR"/>
                        <w:rPrChange w:id="1280" w:author="Leonardo Murta" w:date="2016-12-13T10:32:00Z">
                          <w:rPr>
                            <w:rFonts w:ascii="Cambria Math" w:hAnsi="Cambria Math"/>
                            <w:color w:val="0563C1" w:themeColor="hyperlink"/>
                            <w:szCs w:val="18"/>
                            <w:u w:val="single"/>
                          </w:rPr>
                        </w:rPrChange>
                      </w:rPr>
                      <m:t>C</m:t>
                    </w:ins>
                  </m:r>
                </m:e>
                <m:sub>
                  <m:r>
                    <w:ins w:id="1281" w:author="Cristiano Cesario" w:date="2016-12-10T08:33:00Z">
                      <w:rPr>
                        <w:rFonts w:ascii="Cambria Math" w:hAnsi="Cambria Math"/>
                        <w:lang w:eastAsia="pt-BR"/>
                        <w:rPrChange w:id="1282" w:author="Leonardo Murta" w:date="2016-12-13T10:32:00Z">
                          <w:rPr>
                            <w:rFonts w:ascii="Cambria Math" w:hAnsi="Cambria Math"/>
                            <w:color w:val="0563C1" w:themeColor="hyperlink"/>
                            <w:szCs w:val="18"/>
                            <w:u w:val="single"/>
                          </w:rPr>
                        </w:rPrChange>
                      </w:rPr>
                      <m:t>i</m:t>
                    </w:ins>
                  </m:r>
                </m:sub>
                <m:sup>
                  <m:r>
                    <w:ins w:id="1283" w:author="Cristiano Cesario" w:date="2016-12-10T08:33:00Z">
                      <w:rPr>
                        <w:rFonts w:ascii="Cambria Math" w:hAnsi="Cambria Math"/>
                        <w:lang w:eastAsia="pt-BR"/>
                        <w:rPrChange w:id="1284" w:author="Leonardo Murta" w:date="2016-12-13T10:32:00Z">
                          <w:rPr>
                            <w:rFonts w:ascii="Cambria Math" w:hAnsi="Cambria Math"/>
                            <w:color w:val="0563C1" w:themeColor="hyperlink"/>
                            <w:szCs w:val="18"/>
                            <w:u w:val="single"/>
                          </w:rPr>
                        </w:rPrChange>
                      </w:rPr>
                      <m:t>current</m:t>
                    </w:ins>
                  </m:r>
                </m:sup>
              </m:sSubSup>
              <m:r>
                <w:ins w:id="1285" w:author="Cristiano Cesario" w:date="2016-12-10T08:33:00Z">
                  <m:rPr>
                    <m:sty m:val="p"/>
                  </m:rPr>
                  <w:rPr>
                    <w:rFonts w:ascii="Cambria Math" w:hAnsi="Cambria Math"/>
                    <w:lang w:eastAsia="pt-BR"/>
                    <w:rPrChange w:id="1286" w:author="Leonardo Murta" w:date="2016-12-13T10:32:00Z">
                      <w:rPr>
                        <w:rFonts w:ascii="Cambria Math" w:hAnsi="Cambria Math"/>
                        <w:color w:val="0563C1" w:themeColor="hyperlink"/>
                        <w:szCs w:val="18"/>
                        <w:u w:val="single"/>
                      </w:rPr>
                    </w:rPrChange>
                  </w:rPr>
                  <m:t>:</m:t>
                </w:ins>
              </m:r>
              <m:r>
                <w:ins w:id="1287" w:author="Cristiano Cesario" w:date="2016-12-10T08:33:00Z">
                  <w:rPr>
                    <w:rFonts w:ascii="Cambria Math" w:hAnsi="Cambria Math"/>
                    <w:lang w:eastAsia="pt-BR"/>
                    <w:rPrChange w:id="1288" w:author="Leonardo Murta" w:date="2016-12-13T10:32:00Z">
                      <w:rPr>
                        <w:rFonts w:ascii="Cambria Math" w:hAnsi="Cambria Math"/>
                        <w:color w:val="0563C1" w:themeColor="hyperlink"/>
                        <w:szCs w:val="18"/>
                        <w:u w:val="single"/>
                      </w:rPr>
                    </w:rPrChange>
                  </w:rPr>
                  <m:t>c</m:t>
                </w:ins>
              </m:r>
              <m:r>
                <w:ins w:id="1289" w:author="Cristiano Cesario" w:date="2016-12-10T08:33:00Z">
                  <m:rPr>
                    <m:sty m:val="p"/>
                  </m:rPr>
                  <w:rPr>
                    <w:rFonts w:ascii="Cambria Math" w:hAnsi="Cambria Math"/>
                    <w:lang w:eastAsia="pt-BR"/>
                    <w:rPrChange w:id="1290" w:author="Leonardo Murta" w:date="2016-12-13T10:32:00Z">
                      <w:rPr>
                        <w:rFonts w:ascii="Cambria Math" w:hAnsi="Cambria Math"/>
                        <w:color w:val="0563C1" w:themeColor="hyperlink"/>
                        <w:szCs w:val="18"/>
                        <w:u w:val="single"/>
                      </w:rPr>
                    </w:rPrChange>
                  </w:rPr>
                  <m:t>∉</m:t>
                </w:ins>
              </m:r>
              <m:sSubSup>
                <m:sSubSupPr>
                  <m:ctrlPr>
                    <w:ins w:id="1291" w:author="Cristiano Cesario" w:date="2016-12-10T08:33:00Z">
                      <w:rPr>
                        <w:rFonts w:ascii="Cambria Math" w:hAnsi="Cambria Math"/>
                        <w:lang w:eastAsia="pt-BR"/>
                      </w:rPr>
                    </w:ins>
                  </m:ctrlPr>
                </m:sSubSupPr>
                <m:e>
                  <m:r>
                    <w:ins w:id="1292" w:author="Cristiano Cesario" w:date="2016-12-10T08:33:00Z">
                      <w:rPr>
                        <w:rFonts w:ascii="Cambria Math" w:hAnsi="Cambria Math"/>
                        <w:lang w:eastAsia="pt-BR"/>
                        <w:rPrChange w:id="1293" w:author="Leonardo Murta" w:date="2016-12-13T10:32:00Z">
                          <w:rPr>
                            <w:rFonts w:ascii="Cambria Math" w:hAnsi="Cambria Math"/>
                            <w:color w:val="0563C1" w:themeColor="hyperlink"/>
                            <w:szCs w:val="18"/>
                            <w:u w:val="single"/>
                          </w:rPr>
                        </w:rPrChange>
                      </w:rPr>
                      <m:t>C</m:t>
                    </w:ins>
                  </m:r>
                </m:e>
                <m:sub>
                  <m:r>
                    <w:ins w:id="1294" w:author="Cristiano Cesario" w:date="2016-12-10T08:33:00Z">
                      <w:rPr>
                        <w:rFonts w:ascii="Cambria Math" w:hAnsi="Cambria Math"/>
                        <w:lang w:eastAsia="pt-BR"/>
                        <w:rPrChange w:id="1295" w:author="Leonardo Murta" w:date="2016-12-13T10:32:00Z">
                          <w:rPr>
                            <w:rFonts w:ascii="Cambria Math" w:hAnsi="Cambria Math"/>
                            <w:color w:val="0563C1" w:themeColor="hyperlink"/>
                            <w:szCs w:val="18"/>
                            <w:u w:val="single"/>
                          </w:rPr>
                        </w:rPrChange>
                      </w:rPr>
                      <m:t>j</m:t>
                    </w:ins>
                  </m:r>
                </m:sub>
                <m:sup>
                  <m:r>
                    <w:ins w:id="1296" w:author="Cristiano Cesario" w:date="2016-12-10T08:33:00Z">
                      <w:rPr>
                        <w:rFonts w:ascii="Cambria Math" w:hAnsi="Cambria Math"/>
                        <w:lang w:eastAsia="pt-BR"/>
                        <w:rPrChange w:id="1297" w:author="Leonardo Murta" w:date="2016-12-13T10:32:00Z">
                          <w:rPr>
                            <w:rFonts w:ascii="Cambria Math" w:hAnsi="Cambria Math"/>
                            <w:color w:val="0563C1" w:themeColor="hyperlink"/>
                            <w:szCs w:val="18"/>
                            <w:u w:val="single"/>
                          </w:rPr>
                        </w:rPrChange>
                      </w:rPr>
                      <m:t>current</m:t>
                    </w:ins>
                  </m:r>
                </m:sup>
              </m:sSubSup>
            </m:e>
          </m:d>
        </m:oMath>
      </m:oMathPara>
    </w:p>
    <w:p w14:paraId="1959608B" w14:textId="77777777" w:rsidR="003F7D1B" w:rsidRPr="00876FD4" w:rsidRDefault="00304D19">
      <w:pPr>
        <w:rPr>
          <w:ins w:id="1298" w:author="Cristiano Cesario" w:date="2016-12-10T08:33:00Z"/>
          <w:lang w:eastAsia="pt-BR"/>
        </w:rPr>
        <w:pPrChange w:id="1299" w:author="Cristiano Cesario" w:date="2016-12-10T08:34:00Z">
          <w:pPr>
            <w:pStyle w:val="EstiloRecuodecorpodetextoPrimeiralinha0cmDepoisde"/>
          </w:pPr>
        </w:pPrChange>
      </w:pPr>
      <m:oMathPara>
        <m:oMath>
          <m:sSub>
            <m:sSubPr>
              <m:ctrlPr>
                <w:ins w:id="1300" w:author="Cristiano Cesario" w:date="2016-12-10T08:33:00Z">
                  <w:rPr>
                    <w:rFonts w:ascii="Cambria Math" w:hAnsi="Cambria Math"/>
                    <w:lang w:eastAsia="pt-BR"/>
                  </w:rPr>
                </w:ins>
              </m:ctrlPr>
            </m:sSubPr>
            <m:e>
              <m:r>
                <w:ins w:id="1301" w:author="Cristiano Cesario" w:date="2016-12-10T08:33:00Z">
                  <w:rPr>
                    <w:rFonts w:ascii="Cambria Math" w:hAnsi="Cambria Math"/>
                    <w:lang w:eastAsia="pt-BR"/>
                    <w:rPrChange w:id="1302" w:author="Leonardo Murta" w:date="2016-12-13T10:32:00Z">
                      <w:rPr>
                        <w:rFonts w:ascii="Cambria Math" w:hAnsi="Cambria Math"/>
                        <w:color w:val="0563C1" w:themeColor="hyperlink"/>
                        <w:szCs w:val="18"/>
                        <w:u w:val="single"/>
                      </w:rPr>
                    </w:rPrChange>
                  </w:rPr>
                  <m:t>Behind</m:t>
                </w:ins>
              </m:r>
            </m:e>
            <m:sub>
              <m:r>
                <w:ins w:id="1303" w:author="Cristiano Cesario" w:date="2016-12-10T08:33:00Z">
                  <w:rPr>
                    <w:rFonts w:ascii="Cambria Math" w:hAnsi="Cambria Math"/>
                    <w:lang w:eastAsia="pt-BR"/>
                    <w:rPrChange w:id="1304" w:author="Leonardo Murta" w:date="2016-12-13T10:32:00Z">
                      <w:rPr>
                        <w:rFonts w:ascii="Cambria Math" w:hAnsi="Cambria Math"/>
                        <w:color w:val="0563C1" w:themeColor="hyperlink"/>
                        <w:szCs w:val="18"/>
                        <w:u w:val="single"/>
                      </w:rPr>
                    </w:rPrChange>
                  </w:rPr>
                  <m:t>i</m:t>
                </w:ins>
              </m:r>
            </m:sub>
          </m:sSub>
          <m:r>
            <w:ins w:id="1305" w:author="Cristiano Cesario" w:date="2016-12-10T08:33:00Z">
              <m:rPr>
                <m:sty m:val="p"/>
              </m:rPr>
              <w:rPr>
                <w:rFonts w:ascii="Cambria Math" w:hAnsi="Cambria Math"/>
                <w:lang w:eastAsia="pt-BR"/>
                <w:rPrChange w:id="1306" w:author="Leonardo Murta" w:date="2016-12-13T10:32:00Z">
                  <w:rPr>
                    <w:rFonts w:ascii="Cambria Math" w:hAnsi="Cambria Math"/>
                    <w:color w:val="0563C1" w:themeColor="hyperlink"/>
                    <w:szCs w:val="18"/>
                    <w:u w:val="single"/>
                  </w:rPr>
                </w:rPrChange>
              </w:rPr>
              <m:t>=</m:t>
            </w:ins>
          </m:r>
          <m:d>
            <m:dPr>
              <m:begChr m:val="{"/>
              <m:endChr m:val="}"/>
              <m:ctrlPr>
                <w:ins w:id="1307" w:author="Cristiano Cesario" w:date="2016-12-10T08:33:00Z">
                  <w:rPr>
                    <w:rFonts w:ascii="Cambria Math" w:hAnsi="Cambria Math"/>
                    <w:lang w:eastAsia="pt-BR"/>
                  </w:rPr>
                </w:ins>
              </m:ctrlPr>
            </m:dPr>
            <m:e>
              <m:sSub>
                <m:sSubPr>
                  <m:ctrlPr>
                    <w:ins w:id="1308" w:author="Cristiano Cesario" w:date="2016-12-10T08:33:00Z">
                      <w:rPr>
                        <w:rFonts w:ascii="Cambria Math" w:hAnsi="Cambria Math"/>
                        <w:lang w:eastAsia="pt-BR"/>
                      </w:rPr>
                    </w:ins>
                  </m:ctrlPr>
                </m:sSubPr>
                <m:e>
                  <m:r>
                    <w:ins w:id="1309" w:author="Cristiano Cesario" w:date="2016-12-10T08:33:00Z">
                      <w:rPr>
                        <w:rFonts w:ascii="Cambria Math" w:hAnsi="Cambria Math"/>
                        <w:lang w:eastAsia="pt-BR"/>
                        <w:rPrChange w:id="1310" w:author="Leonardo Murta" w:date="2016-12-13T10:32:00Z">
                          <w:rPr>
                            <w:rFonts w:ascii="Cambria Math" w:hAnsi="Cambria Math"/>
                            <w:color w:val="0563C1" w:themeColor="hyperlink"/>
                            <w:szCs w:val="18"/>
                            <w:u w:val="single"/>
                          </w:rPr>
                        </w:rPrChange>
                      </w:rPr>
                      <m:t>r</m:t>
                    </w:ins>
                  </m:r>
                </m:e>
                <m:sub>
                  <m:r>
                    <w:ins w:id="1311" w:author="Cristiano Cesario" w:date="2016-12-10T08:33:00Z">
                      <w:rPr>
                        <w:rFonts w:ascii="Cambria Math" w:hAnsi="Cambria Math"/>
                        <w:lang w:eastAsia="pt-BR"/>
                        <w:rPrChange w:id="1312" w:author="Leonardo Murta" w:date="2016-12-13T10:32:00Z">
                          <w:rPr>
                            <w:rFonts w:ascii="Cambria Math" w:hAnsi="Cambria Math"/>
                            <w:color w:val="0563C1" w:themeColor="hyperlink"/>
                            <w:szCs w:val="18"/>
                            <w:u w:val="single"/>
                          </w:rPr>
                        </w:rPrChange>
                      </w:rPr>
                      <m:t>j</m:t>
                    </w:ins>
                  </m:r>
                </m:sub>
              </m:sSub>
              <m:r>
                <w:ins w:id="1313" w:author="Cristiano Cesario" w:date="2016-12-10T08:33:00Z">
                  <m:rPr>
                    <m:sty m:val="p"/>
                  </m:rPr>
                  <w:rPr>
                    <w:rFonts w:ascii="Cambria Math" w:hAnsi="Cambria Math"/>
                    <w:lang w:eastAsia="pt-BR"/>
                    <w:rPrChange w:id="1314" w:author="Leonardo Murta" w:date="2016-12-13T10:32:00Z">
                      <w:rPr>
                        <w:rFonts w:ascii="Cambria Math" w:hAnsi="Cambria Math"/>
                        <w:color w:val="0563C1" w:themeColor="hyperlink"/>
                        <w:szCs w:val="18"/>
                        <w:u w:val="single"/>
                      </w:rPr>
                    </w:rPrChange>
                  </w:rPr>
                  <m:t>∈</m:t>
                </w:ins>
              </m:r>
              <m:sSubSup>
                <m:sSubSupPr>
                  <m:ctrlPr>
                    <w:ins w:id="1315" w:author="Cristiano Cesario" w:date="2016-12-10T08:33:00Z">
                      <w:rPr>
                        <w:rFonts w:ascii="Cambria Math" w:hAnsi="Cambria Math"/>
                        <w:lang w:eastAsia="pt-BR"/>
                      </w:rPr>
                    </w:ins>
                  </m:ctrlPr>
                </m:sSubSupPr>
                <m:e>
                  <m:r>
                    <w:ins w:id="1316" w:author="Cristiano Cesario" w:date="2016-12-10T08:33:00Z">
                      <w:rPr>
                        <w:rFonts w:ascii="Cambria Math" w:hAnsi="Cambria Math"/>
                        <w:lang w:eastAsia="pt-BR"/>
                        <w:rPrChange w:id="1317" w:author="Leonardo Murta" w:date="2016-12-13T10:32:00Z">
                          <w:rPr>
                            <w:rFonts w:ascii="Cambria Math" w:hAnsi="Cambria Math"/>
                            <w:color w:val="0563C1" w:themeColor="hyperlink"/>
                            <w:szCs w:val="18"/>
                            <w:u w:val="single"/>
                          </w:rPr>
                        </w:rPrChange>
                      </w:rPr>
                      <m:t>R</m:t>
                    </w:ins>
                  </m:r>
                </m:e>
                <m:sub>
                  <m:r>
                    <w:ins w:id="1318" w:author="Cristiano Cesario" w:date="2016-12-10T08:33:00Z">
                      <w:rPr>
                        <w:rFonts w:ascii="Cambria Math" w:hAnsi="Cambria Math"/>
                        <w:lang w:eastAsia="pt-BR"/>
                        <w:rPrChange w:id="1319" w:author="Leonardo Murta" w:date="2016-12-13T10:32:00Z">
                          <w:rPr>
                            <w:rFonts w:ascii="Cambria Math" w:hAnsi="Cambria Math"/>
                            <w:color w:val="0563C1" w:themeColor="hyperlink"/>
                            <w:szCs w:val="18"/>
                            <w:u w:val="single"/>
                          </w:rPr>
                        </w:rPrChange>
                      </w:rPr>
                      <m:t>i</m:t>
                    </w:ins>
                  </m:r>
                </m:sub>
                <m:sup>
                  <m:r>
                    <w:ins w:id="1320" w:author="Cristiano Cesario" w:date="2016-12-10T08:33:00Z">
                      <w:rPr>
                        <w:rFonts w:ascii="Cambria Math" w:hAnsi="Cambria Math"/>
                        <w:lang w:eastAsia="pt-BR"/>
                        <w:rPrChange w:id="1321" w:author="Leonardo Murta" w:date="2016-12-13T10:32:00Z">
                          <w:rPr>
                            <w:rFonts w:ascii="Cambria Math" w:hAnsi="Cambria Math"/>
                            <w:color w:val="0563C1" w:themeColor="hyperlink"/>
                            <w:szCs w:val="18"/>
                            <w:u w:val="single"/>
                          </w:rPr>
                        </w:rPrChange>
                      </w:rPr>
                      <m:t>pull</m:t>
                    </w:ins>
                  </m:r>
                </m:sup>
              </m:sSubSup>
            </m:e>
            <m:e>
              <m:r>
                <w:ins w:id="1322" w:author="Cristiano Cesario" w:date="2016-12-10T08:33:00Z">
                  <m:rPr>
                    <m:sty m:val="p"/>
                  </m:rPr>
                  <w:rPr>
                    <w:rFonts w:ascii="Cambria Math" w:hAnsi="Cambria Math"/>
                    <w:lang w:eastAsia="pt-BR"/>
                    <w:rPrChange w:id="1323" w:author="Leonardo Murta" w:date="2016-12-13T10:32:00Z">
                      <w:rPr>
                        <w:rFonts w:ascii="Cambria Math" w:hAnsi="Cambria Math"/>
                        <w:color w:val="0563C1" w:themeColor="hyperlink"/>
                        <w:szCs w:val="18"/>
                        <w:u w:val="single"/>
                      </w:rPr>
                    </w:rPrChange>
                  </w:rPr>
                  <m:t>∃</m:t>
                </w:ins>
              </m:r>
              <m:r>
                <w:ins w:id="1324" w:author="Cristiano Cesario" w:date="2016-12-10T08:33:00Z">
                  <w:rPr>
                    <w:rFonts w:ascii="Cambria Math" w:hAnsi="Cambria Math"/>
                    <w:lang w:eastAsia="pt-BR"/>
                    <w:rPrChange w:id="1325" w:author="Leonardo Murta" w:date="2016-12-13T10:32:00Z">
                      <w:rPr>
                        <w:rFonts w:ascii="Cambria Math" w:hAnsi="Cambria Math"/>
                        <w:color w:val="0563C1" w:themeColor="hyperlink"/>
                        <w:szCs w:val="18"/>
                        <w:u w:val="single"/>
                      </w:rPr>
                    </w:rPrChange>
                  </w:rPr>
                  <m:t>c</m:t>
                </w:ins>
              </m:r>
              <m:r>
                <w:ins w:id="1326" w:author="Cristiano Cesario" w:date="2016-12-10T08:33:00Z">
                  <m:rPr>
                    <m:sty m:val="p"/>
                  </m:rPr>
                  <w:rPr>
                    <w:rFonts w:ascii="Cambria Math" w:hAnsi="Cambria Math"/>
                    <w:lang w:eastAsia="pt-BR"/>
                    <w:rPrChange w:id="1327" w:author="Leonardo Murta" w:date="2016-12-13T10:32:00Z">
                      <w:rPr>
                        <w:rFonts w:ascii="Cambria Math" w:hAnsi="Cambria Math"/>
                        <w:color w:val="0563C1" w:themeColor="hyperlink"/>
                        <w:szCs w:val="18"/>
                        <w:u w:val="single"/>
                      </w:rPr>
                    </w:rPrChange>
                  </w:rPr>
                  <m:t>∈</m:t>
                </w:ins>
              </m:r>
              <m:sSubSup>
                <m:sSubSupPr>
                  <m:ctrlPr>
                    <w:ins w:id="1328" w:author="Cristiano Cesario" w:date="2016-12-10T08:33:00Z">
                      <w:rPr>
                        <w:rFonts w:ascii="Cambria Math" w:hAnsi="Cambria Math"/>
                        <w:lang w:eastAsia="pt-BR"/>
                      </w:rPr>
                    </w:ins>
                  </m:ctrlPr>
                </m:sSubSupPr>
                <m:e>
                  <m:r>
                    <w:ins w:id="1329" w:author="Cristiano Cesario" w:date="2016-12-10T08:33:00Z">
                      <w:rPr>
                        <w:rFonts w:ascii="Cambria Math" w:hAnsi="Cambria Math"/>
                        <w:lang w:eastAsia="pt-BR"/>
                        <w:rPrChange w:id="1330" w:author="Leonardo Murta" w:date="2016-12-13T10:32:00Z">
                          <w:rPr>
                            <w:rFonts w:ascii="Cambria Math" w:hAnsi="Cambria Math"/>
                            <w:color w:val="0563C1" w:themeColor="hyperlink"/>
                            <w:szCs w:val="18"/>
                            <w:u w:val="single"/>
                          </w:rPr>
                        </w:rPrChange>
                      </w:rPr>
                      <m:t>C</m:t>
                    </w:ins>
                  </m:r>
                </m:e>
                <m:sub>
                  <m:r>
                    <w:ins w:id="1331" w:author="Cristiano Cesario" w:date="2016-12-10T08:33:00Z">
                      <w:rPr>
                        <w:rFonts w:ascii="Cambria Math" w:hAnsi="Cambria Math"/>
                        <w:lang w:eastAsia="pt-BR"/>
                        <w:rPrChange w:id="1332" w:author="Leonardo Murta" w:date="2016-12-13T10:32:00Z">
                          <w:rPr>
                            <w:rFonts w:ascii="Cambria Math" w:hAnsi="Cambria Math"/>
                            <w:color w:val="0563C1" w:themeColor="hyperlink"/>
                            <w:szCs w:val="18"/>
                            <w:u w:val="single"/>
                          </w:rPr>
                        </w:rPrChange>
                      </w:rPr>
                      <m:t>j</m:t>
                    </w:ins>
                  </m:r>
                </m:sub>
                <m:sup>
                  <m:r>
                    <w:ins w:id="1333" w:author="Cristiano Cesario" w:date="2016-12-10T08:33:00Z">
                      <w:rPr>
                        <w:rFonts w:ascii="Cambria Math" w:hAnsi="Cambria Math"/>
                        <w:lang w:eastAsia="pt-BR"/>
                        <w:rPrChange w:id="1334" w:author="Leonardo Murta" w:date="2016-12-13T10:32:00Z">
                          <w:rPr>
                            <w:rFonts w:ascii="Cambria Math" w:hAnsi="Cambria Math"/>
                            <w:color w:val="0563C1" w:themeColor="hyperlink"/>
                            <w:szCs w:val="18"/>
                            <w:u w:val="single"/>
                          </w:rPr>
                        </w:rPrChange>
                      </w:rPr>
                      <m:t>current</m:t>
                    </w:ins>
                  </m:r>
                </m:sup>
              </m:sSubSup>
              <m:r>
                <w:ins w:id="1335" w:author="Cristiano Cesario" w:date="2016-12-10T08:33:00Z">
                  <m:rPr>
                    <m:sty m:val="p"/>
                  </m:rPr>
                  <w:rPr>
                    <w:rFonts w:ascii="Cambria Math" w:hAnsi="Cambria Math"/>
                    <w:lang w:eastAsia="pt-BR"/>
                    <w:rPrChange w:id="1336" w:author="Leonardo Murta" w:date="2016-12-13T10:32:00Z">
                      <w:rPr>
                        <w:rFonts w:ascii="Cambria Math" w:hAnsi="Cambria Math"/>
                        <w:color w:val="0563C1" w:themeColor="hyperlink"/>
                        <w:szCs w:val="18"/>
                        <w:u w:val="single"/>
                      </w:rPr>
                    </w:rPrChange>
                  </w:rPr>
                  <m:t>:</m:t>
                </w:ins>
              </m:r>
              <m:r>
                <w:ins w:id="1337" w:author="Cristiano Cesario" w:date="2016-12-10T08:33:00Z">
                  <w:rPr>
                    <w:rFonts w:ascii="Cambria Math" w:hAnsi="Cambria Math"/>
                    <w:lang w:eastAsia="pt-BR"/>
                    <w:rPrChange w:id="1338" w:author="Leonardo Murta" w:date="2016-12-13T10:32:00Z">
                      <w:rPr>
                        <w:rFonts w:ascii="Cambria Math" w:hAnsi="Cambria Math"/>
                        <w:color w:val="0563C1" w:themeColor="hyperlink"/>
                        <w:szCs w:val="18"/>
                        <w:u w:val="single"/>
                      </w:rPr>
                    </w:rPrChange>
                  </w:rPr>
                  <m:t>c</m:t>
                </w:ins>
              </m:r>
              <m:r>
                <w:ins w:id="1339" w:author="Cristiano Cesario" w:date="2016-12-10T08:33:00Z">
                  <m:rPr>
                    <m:sty m:val="p"/>
                  </m:rPr>
                  <w:rPr>
                    <w:rFonts w:ascii="Cambria Math" w:hAnsi="Cambria Math"/>
                    <w:lang w:eastAsia="pt-BR"/>
                    <w:rPrChange w:id="1340" w:author="Leonardo Murta" w:date="2016-12-13T10:32:00Z">
                      <w:rPr>
                        <w:rFonts w:ascii="Cambria Math" w:hAnsi="Cambria Math"/>
                        <w:color w:val="0563C1" w:themeColor="hyperlink"/>
                        <w:szCs w:val="18"/>
                        <w:u w:val="single"/>
                      </w:rPr>
                    </w:rPrChange>
                  </w:rPr>
                  <m:t>∉</m:t>
                </w:ins>
              </m:r>
              <m:sSubSup>
                <m:sSubSupPr>
                  <m:ctrlPr>
                    <w:ins w:id="1341" w:author="Cristiano Cesario" w:date="2016-12-10T08:33:00Z">
                      <w:rPr>
                        <w:rFonts w:ascii="Cambria Math" w:hAnsi="Cambria Math"/>
                        <w:lang w:eastAsia="pt-BR"/>
                      </w:rPr>
                    </w:ins>
                  </m:ctrlPr>
                </m:sSubSupPr>
                <m:e>
                  <m:r>
                    <w:ins w:id="1342" w:author="Cristiano Cesario" w:date="2016-12-10T08:33:00Z">
                      <w:rPr>
                        <w:rFonts w:ascii="Cambria Math" w:hAnsi="Cambria Math"/>
                        <w:lang w:eastAsia="pt-BR"/>
                        <w:rPrChange w:id="1343" w:author="Leonardo Murta" w:date="2016-12-13T10:32:00Z">
                          <w:rPr>
                            <w:rFonts w:ascii="Cambria Math" w:hAnsi="Cambria Math"/>
                            <w:color w:val="0563C1" w:themeColor="hyperlink"/>
                            <w:szCs w:val="18"/>
                            <w:u w:val="single"/>
                          </w:rPr>
                        </w:rPrChange>
                      </w:rPr>
                      <m:t>C</m:t>
                    </w:ins>
                  </m:r>
                </m:e>
                <m:sub>
                  <m:r>
                    <w:ins w:id="1344" w:author="Cristiano Cesario" w:date="2016-12-10T08:33:00Z">
                      <w:rPr>
                        <w:rFonts w:ascii="Cambria Math" w:hAnsi="Cambria Math"/>
                        <w:lang w:eastAsia="pt-BR"/>
                        <w:rPrChange w:id="1345" w:author="Leonardo Murta" w:date="2016-12-13T10:32:00Z">
                          <w:rPr>
                            <w:rFonts w:ascii="Cambria Math" w:hAnsi="Cambria Math"/>
                            <w:color w:val="0563C1" w:themeColor="hyperlink"/>
                            <w:szCs w:val="18"/>
                            <w:u w:val="single"/>
                          </w:rPr>
                        </w:rPrChange>
                      </w:rPr>
                      <m:t>i</m:t>
                    </w:ins>
                  </m:r>
                </m:sub>
                <m:sup>
                  <m:r>
                    <w:ins w:id="1346" w:author="Cristiano Cesario" w:date="2016-12-10T08:33:00Z">
                      <w:rPr>
                        <w:rFonts w:ascii="Cambria Math" w:hAnsi="Cambria Math"/>
                        <w:lang w:eastAsia="pt-BR"/>
                        <w:rPrChange w:id="1347" w:author="Leonardo Murta" w:date="2016-12-13T10:32:00Z">
                          <w:rPr>
                            <w:rFonts w:ascii="Cambria Math" w:hAnsi="Cambria Math"/>
                            <w:color w:val="0563C1" w:themeColor="hyperlink"/>
                            <w:szCs w:val="18"/>
                            <w:u w:val="single"/>
                          </w:rPr>
                        </w:rPrChange>
                      </w:rPr>
                      <m:t>current</m:t>
                    </w:ins>
                  </m:r>
                </m:sup>
              </m:sSubSup>
            </m:e>
          </m:d>
        </m:oMath>
      </m:oMathPara>
    </w:p>
    <w:p w14:paraId="14D96DE5" w14:textId="77777777" w:rsidR="003F7D1B" w:rsidRPr="009373EF" w:rsidRDefault="00A11294">
      <w:pPr>
        <w:rPr>
          <w:ins w:id="1348" w:author="Cristiano Cesario" w:date="2016-12-10T08:33:00Z"/>
          <w:lang w:eastAsia="pt-BR"/>
          <w:rPrChange w:id="1349" w:author="Leonardo Murta" w:date="2016-12-13T10:32:00Z">
            <w:rPr>
              <w:ins w:id="1350" w:author="Cristiano Cesario" w:date="2016-12-10T08:33:00Z"/>
              <w:szCs w:val="18"/>
            </w:rPr>
          </w:rPrChange>
        </w:rPr>
        <w:pPrChange w:id="1351" w:author="Cristiano Cesario" w:date="2016-12-10T08:34:00Z">
          <w:pPr>
            <w:pStyle w:val="EstiloRecuodecorpodetextoPrimeiralinha0cmDepoisde"/>
          </w:pPr>
        </w:pPrChange>
      </w:pPr>
      <w:ins w:id="1352" w:author="Cristiano Cesario" w:date="2016-12-10T08:33:00Z">
        <w:r w:rsidRPr="00876FD4">
          <w:rPr>
            <w:lang w:eastAsia="pt-BR"/>
          </w:rPr>
          <w:t>Finally, we can also formalize the commits that are ahead or behind two specific repositories and the branches that a commit belongs to. This is also necessary for</w:t>
        </w:r>
        <w:r w:rsidRPr="002C33DA">
          <w:rPr>
            <w:lang w:eastAsia="pt-BR"/>
          </w:rPr>
          <w:t xml:space="preserve"> some of our visualizations. Considering two repositories </w:t>
        </w:r>
        <m:oMath>
          <m:sSub>
            <m:sSubPr>
              <m:ctrlPr>
                <w:rPr>
                  <w:rFonts w:ascii="Cambria Math" w:hAnsi="Cambria Math"/>
                  <w:lang w:eastAsia="pt-BR"/>
                </w:rPr>
              </m:ctrlPr>
            </m:sSubPr>
            <m:e>
              <m:r>
                <w:rPr>
                  <w:rFonts w:ascii="Cambria Math" w:hAnsi="Cambria Math"/>
                  <w:lang w:eastAsia="pt-BR"/>
                  <w:rPrChange w:id="1353" w:author="Leonardo Murta" w:date="2016-12-13T10:32:00Z">
                    <w:rPr>
                      <w:rFonts w:ascii="Cambria Math" w:hAnsi="Cambria Math"/>
                      <w:color w:val="0563C1" w:themeColor="hyperlink"/>
                      <w:szCs w:val="18"/>
                      <w:u w:val="single"/>
                    </w:rPr>
                  </w:rPrChange>
                </w:rPr>
                <m:t>r</m:t>
              </m:r>
            </m:e>
            <m:sub>
              <m:r>
                <w:rPr>
                  <w:rFonts w:ascii="Cambria Math" w:hAnsi="Cambria Math"/>
                  <w:lang w:eastAsia="pt-BR"/>
                  <w:rPrChange w:id="1354" w:author="Leonardo Murta" w:date="2016-12-13T10:32:00Z">
                    <w:rPr>
                      <w:rFonts w:ascii="Cambria Math" w:hAnsi="Cambria Math"/>
                      <w:color w:val="0563C1" w:themeColor="hyperlink"/>
                      <w:szCs w:val="18"/>
                      <w:u w:val="single"/>
                    </w:rPr>
                  </w:rPrChange>
                </w:rPr>
                <m:t>i</m:t>
              </m:r>
            </m:sub>
          </m:sSub>
          <m:r>
            <m:rPr>
              <m:sty m:val="p"/>
            </m:rPr>
            <w:rPr>
              <w:rFonts w:ascii="Cambria Math" w:hAnsi="Cambria Math"/>
              <w:lang w:eastAsia="pt-BR"/>
              <w:rPrChange w:id="1355" w:author="Leonardo Murta" w:date="2016-12-13T10:32:00Z">
                <w:rPr>
                  <w:rFonts w:ascii="Cambria Math" w:hAnsi="Cambria Math"/>
                  <w:color w:val="0563C1" w:themeColor="hyperlink"/>
                  <w:szCs w:val="18"/>
                  <w:u w:val="single"/>
                </w:rPr>
              </w:rPrChange>
            </w:rPr>
            <m:t>,</m:t>
          </m:r>
          <m:sSub>
            <m:sSubPr>
              <m:ctrlPr>
                <w:rPr>
                  <w:rFonts w:ascii="Cambria Math" w:hAnsi="Cambria Math"/>
                  <w:lang w:eastAsia="pt-BR"/>
                </w:rPr>
              </m:ctrlPr>
            </m:sSubPr>
            <m:e>
              <m:r>
                <w:rPr>
                  <w:rFonts w:ascii="Cambria Math" w:hAnsi="Cambria Math"/>
                  <w:lang w:eastAsia="pt-BR"/>
                  <w:rPrChange w:id="1356" w:author="Leonardo Murta" w:date="2016-12-13T10:32:00Z">
                    <w:rPr>
                      <w:rFonts w:ascii="Cambria Math" w:hAnsi="Cambria Math"/>
                      <w:color w:val="0563C1" w:themeColor="hyperlink"/>
                      <w:szCs w:val="18"/>
                      <w:u w:val="single"/>
                    </w:rPr>
                  </w:rPrChange>
                </w:rPr>
                <m:t>r</m:t>
              </m:r>
            </m:e>
            <m:sub>
              <m:r>
                <w:rPr>
                  <w:rFonts w:ascii="Cambria Math" w:hAnsi="Cambria Math"/>
                  <w:lang w:eastAsia="pt-BR"/>
                  <w:rPrChange w:id="1357" w:author="Leonardo Murta" w:date="2016-12-13T10:32:00Z">
                    <w:rPr>
                      <w:rFonts w:ascii="Cambria Math" w:hAnsi="Cambria Math"/>
                      <w:color w:val="0563C1" w:themeColor="hyperlink"/>
                      <w:szCs w:val="18"/>
                      <w:u w:val="single"/>
                    </w:rPr>
                  </w:rPrChange>
                </w:rPr>
                <m:t>j</m:t>
              </m:r>
            </m:sub>
          </m:sSub>
          <m:r>
            <m:rPr>
              <m:sty m:val="p"/>
            </m:rPr>
            <w:rPr>
              <w:rFonts w:ascii="Cambria Math" w:hAnsi="Cambria Math"/>
              <w:lang w:eastAsia="pt-BR"/>
              <w:rPrChange w:id="1358" w:author="Leonardo Murta" w:date="2016-12-13T10:32:00Z">
                <w:rPr>
                  <w:rFonts w:ascii="Cambria Math" w:hAnsi="Cambria Math"/>
                  <w:color w:val="0563C1" w:themeColor="hyperlink"/>
                  <w:szCs w:val="18"/>
                  <w:u w:val="single"/>
                </w:rPr>
              </w:rPrChange>
            </w:rPr>
            <m:t>∈</m:t>
          </m:r>
          <m:r>
            <w:rPr>
              <w:rFonts w:ascii="Cambria Math" w:hAnsi="Cambria Math"/>
              <w:lang w:eastAsia="pt-BR"/>
              <w:rPrChange w:id="1359" w:author="Leonardo Murta" w:date="2016-12-13T10:32:00Z">
                <w:rPr>
                  <w:rFonts w:ascii="Cambria Math" w:hAnsi="Cambria Math"/>
                  <w:color w:val="0563C1" w:themeColor="hyperlink"/>
                  <w:szCs w:val="18"/>
                  <w:u w:val="single"/>
                </w:rPr>
              </w:rPrChange>
            </w:rPr>
            <m:t>R</m:t>
          </m:r>
        </m:oMath>
        <w:r w:rsidR="00E02D98" w:rsidRPr="009373EF">
          <w:rPr>
            <w:lang w:eastAsia="pt-BR"/>
            <w:rPrChange w:id="1360" w:author="Leonardo Murta" w:date="2016-12-13T10:32:00Z">
              <w:rPr>
                <w:color w:val="0563C1" w:themeColor="hyperlink"/>
                <w:szCs w:val="18"/>
                <w:u w:val="single"/>
              </w:rPr>
            </w:rPrChange>
          </w:rPr>
          <w:t xml:space="preserve">, </w:t>
        </w:r>
        <w:r w:rsidRPr="009373EF">
          <w:rPr>
            <w:lang w:eastAsia="pt-BR"/>
          </w:rPr>
          <w:t xml:space="preserve">we formally define the commits ahead or behind </w:t>
        </w:r>
        <m:oMath>
          <m:sSub>
            <m:sSubPr>
              <m:ctrlPr>
                <w:rPr>
                  <w:rFonts w:ascii="Cambria Math" w:hAnsi="Cambria Math"/>
                  <w:lang w:eastAsia="pt-BR"/>
                </w:rPr>
              </m:ctrlPr>
            </m:sSubPr>
            <m:e>
              <m:r>
                <w:rPr>
                  <w:rFonts w:ascii="Cambria Math" w:hAnsi="Cambria Math"/>
                  <w:lang w:eastAsia="pt-BR"/>
                  <w:rPrChange w:id="1361" w:author="Leonardo Murta" w:date="2016-12-13T10:32:00Z">
                    <w:rPr>
                      <w:rFonts w:ascii="Cambria Math" w:hAnsi="Cambria Math"/>
                      <w:color w:val="0563C1" w:themeColor="hyperlink"/>
                      <w:szCs w:val="18"/>
                      <w:u w:val="single"/>
                    </w:rPr>
                  </w:rPrChange>
                </w:rPr>
                <m:t>r</m:t>
              </m:r>
            </m:e>
            <m:sub>
              <m:r>
                <w:rPr>
                  <w:rFonts w:ascii="Cambria Math" w:hAnsi="Cambria Math"/>
                  <w:lang w:eastAsia="pt-BR"/>
                  <w:rPrChange w:id="1362" w:author="Leonardo Murta" w:date="2016-12-13T10:32:00Z">
                    <w:rPr>
                      <w:rFonts w:ascii="Cambria Math" w:hAnsi="Cambria Math"/>
                      <w:color w:val="0563C1" w:themeColor="hyperlink"/>
                      <w:szCs w:val="18"/>
                      <w:u w:val="single"/>
                    </w:rPr>
                  </w:rPrChange>
                </w:rPr>
                <m:t>i</m:t>
              </m:r>
            </m:sub>
          </m:sSub>
        </m:oMath>
        <w:r w:rsidR="00E02D98" w:rsidRPr="009373EF">
          <w:rPr>
            <w:lang w:eastAsia="pt-BR"/>
            <w:rPrChange w:id="1363" w:author="Leonardo Murta" w:date="2016-12-13T10:32:00Z">
              <w:rPr>
                <w:color w:val="0563C1" w:themeColor="hyperlink"/>
                <w:szCs w:val="18"/>
                <w:u w:val="single"/>
              </w:rPr>
            </w:rPrChange>
          </w:rPr>
          <w:t xml:space="preserve"> regarding </w:t>
        </w:r>
        <m:oMath>
          <m:sSub>
            <m:sSubPr>
              <m:ctrlPr>
                <w:rPr>
                  <w:rFonts w:ascii="Cambria Math" w:hAnsi="Cambria Math"/>
                  <w:lang w:eastAsia="pt-BR"/>
                </w:rPr>
              </m:ctrlPr>
            </m:sSubPr>
            <m:e>
              <m:r>
                <w:rPr>
                  <w:rFonts w:ascii="Cambria Math" w:hAnsi="Cambria Math"/>
                  <w:lang w:eastAsia="pt-BR"/>
                  <w:rPrChange w:id="1364" w:author="Leonardo Murta" w:date="2016-12-13T10:32:00Z">
                    <w:rPr>
                      <w:rFonts w:ascii="Cambria Math" w:hAnsi="Cambria Math"/>
                      <w:color w:val="0563C1" w:themeColor="hyperlink"/>
                      <w:szCs w:val="18"/>
                      <w:u w:val="single"/>
                    </w:rPr>
                  </w:rPrChange>
                </w:rPr>
                <m:t>r</m:t>
              </m:r>
            </m:e>
            <m:sub>
              <m:r>
                <w:rPr>
                  <w:rFonts w:ascii="Cambria Math" w:hAnsi="Cambria Math"/>
                  <w:lang w:eastAsia="pt-BR"/>
                  <w:rPrChange w:id="1365" w:author="Leonardo Murta" w:date="2016-12-13T10:32:00Z">
                    <w:rPr>
                      <w:rFonts w:ascii="Cambria Math" w:hAnsi="Cambria Math"/>
                      <w:color w:val="0563C1" w:themeColor="hyperlink"/>
                      <w:szCs w:val="18"/>
                      <w:u w:val="single"/>
                    </w:rPr>
                  </w:rPrChange>
                </w:rPr>
                <m:t>j</m:t>
              </m:r>
            </m:sub>
          </m:sSub>
        </m:oMath>
        <w:r w:rsidR="00E02D98" w:rsidRPr="009373EF">
          <w:rPr>
            <w:lang w:eastAsia="pt-BR"/>
            <w:rPrChange w:id="1366" w:author="Leonardo Murta" w:date="2016-12-13T10:32:00Z">
              <w:rPr>
                <w:color w:val="0563C1" w:themeColor="hyperlink"/>
                <w:szCs w:val="18"/>
                <w:u w:val="single"/>
              </w:rPr>
            </w:rPrChange>
          </w:rPr>
          <w:t xml:space="preserve"> as:</w:t>
        </w:r>
      </w:ins>
    </w:p>
    <w:p w14:paraId="7459A2E9" w14:textId="77777777" w:rsidR="003F7D1B" w:rsidRPr="009373EF" w:rsidRDefault="00304D19">
      <w:pPr>
        <w:rPr>
          <w:ins w:id="1367" w:author="Cristiano Cesario" w:date="2016-12-10T08:33:00Z"/>
          <w:lang w:eastAsia="pt-BR"/>
          <w:rPrChange w:id="1368" w:author="Leonardo Murta" w:date="2016-12-13T10:32:00Z">
            <w:rPr>
              <w:ins w:id="1369" w:author="Cristiano Cesario" w:date="2016-12-10T08:33:00Z"/>
              <w:szCs w:val="18"/>
            </w:rPr>
          </w:rPrChange>
        </w:rPr>
        <w:pPrChange w:id="1370" w:author="Cristiano Cesario" w:date="2016-12-10T08:34:00Z">
          <w:pPr>
            <w:pStyle w:val="EstiloRecuodecorpodetextoPrimeiralinha0cmDepoisde"/>
          </w:pPr>
        </w:pPrChange>
      </w:pPr>
      <m:oMathPara>
        <m:oMathParaPr>
          <m:jc m:val="center"/>
        </m:oMathParaPr>
        <m:oMath>
          <m:sSub>
            <m:sSubPr>
              <m:ctrlPr>
                <w:ins w:id="1371" w:author="Cristiano Cesario" w:date="2016-12-10T08:33:00Z">
                  <w:rPr>
                    <w:rFonts w:ascii="Cambria Math" w:hAnsi="Cambria Math"/>
                    <w:lang w:eastAsia="pt-BR"/>
                  </w:rPr>
                </w:ins>
              </m:ctrlPr>
            </m:sSubPr>
            <m:e>
              <m:r>
                <w:ins w:id="1372" w:author="Cristiano Cesario" w:date="2016-12-10T08:33:00Z">
                  <w:rPr>
                    <w:rFonts w:ascii="Cambria Math" w:hAnsi="Cambria Math"/>
                    <w:lang w:eastAsia="pt-BR"/>
                    <w:rPrChange w:id="1373" w:author="Leonardo Murta" w:date="2016-12-13T10:32:00Z">
                      <w:rPr>
                        <w:rFonts w:ascii="Cambria Math" w:hAnsi="Cambria Math"/>
                        <w:color w:val="0563C1" w:themeColor="hyperlink"/>
                        <w:szCs w:val="18"/>
                        <w:u w:val="single"/>
                      </w:rPr>
                    </w:rPrChange>
                  </w:rPr>
                  <m:t>Ahead</m:t>
                </w:ins>
              </m:r>
            </m:e>
            <m:sub>
              <m:r>
                <w:ins w:id="1374" w:author="Cristiano Cesario" w:date="2016-12-10T08:33:00Z">
                  <w:rPr>
                    <w:rFonts w:ascii="Cambria Math" w:hAnsi="Cambria Math"/>
                    <w:lang w:eastAsia="pt-BR"/>
                    <w:rPrChange w:id="1375" w:author="Leonardo Murta" w:date="2016-12-13T10:32:00Z">
                      <w:rPr>
                        <w:rFonts w:ascii="Cambria Math" w:hAnsi="Cambria Math"/>
                        <w:color w:val="0563C1" w:themeColor="hyperlink"/>
                        <w:szCs w:val="18"/>
                        <w:u w:val="single"/>
                      </w:rPr>
                    </w:rPrChange>
                  </w:rPr>
                  <m:t>i</m:t>
                </w:ins>
              </m:r>
              <m:r>
                <w:ins w:id="1376" w:author="Cristiano Cesario" w:date="2016-12-10T08:33:00Z">
                  <m:rPr>
                    <m:sty m:val="p"/>
                  </m:rPr>
                  <w:rPr>
                    <w:rFonts w:ascii="Cambria Math" w:hAnsi="Cambria Math"/>
                    <w:lang w:eastAsia="pt-BR"/>
                    <w:rPrChange w:id="1377" w:author="Leonardo Murta" w:date="2016-12-13T10:32:00Z">
                      <w:rPr>
                        <w:rFonts w:ascii="Cambria Math" w:hAnsi="Cambria Math"/>
                        <w:color w:val="0563C1" w:themeColor="hyperlink"/>
                        <w:szCs w:val="18"/>
                        <w:u w:val="single"/>
                      </w:rPr>
                    </w:rPrChange>
                  </w:rPr>
                  <m:t>,</m:t>
                </w:ins>
              </m:r>
              <m:r>
                <w:ins w:id="1378" w:author="Cristiano Cesario" w:date="2016-12-10T08:33:00Z">
                  <w:rPr>
                    <w:rFonts w:ascii="Cambria Math" w:hAnsi="Cambria Math"/>
                    <w:lang w:eastAsia="pt-BR"/>
                    <w:rPrChange w:id="1379" w:author="Leonardo Murta" w:date="2016-12-13T10:32:00Z">
                      <w:rPr>
                        <w:rFonts w:ascii="Cambria Math" w:hAnsi="Cambria Math"/>
                        <w:color w:val="0563C1" w:themeColor="hyperlink"/>
                        <w:szCs w:val="18"/>
                        <w:u w:val="single"/>
                      </w:rPr>
                    </w:rPrChange>
                  </w:rPr>
                  <m:t>j</m:t>
                </w:ins>
              </m:r>
            </m:sub>
          </m:sSub>
          <m:r>
            <w:ins w:id="1380" w:author="Cristiano Cesario" w:date="2016-12-10T08:33:00Z">
              <m:rPr>
                <m:sty m:val="p"/>
              </m:rPr>
              <w:rPr>
                <w:rFonts w:ascii="Cambria Math" w:hAnsi="Cambria Math"/>
                <w:lang w:eastAsia="pt-BR"/>
                <w:rPrChange w:id="1381" w:author="Leonardo Murta" w:date="2016-12-13T10:32:00Z">
                  <w:rPr>
                    <w:rFonts w:ascii="Cambria Math" w:hAnsi="Cambria Math"/>
                    <w:color w:val="0563C1" w:themeColor="hyperlink"/>
                    <w:szCs w:val="18"/>
                    <w:u w:val="single"/>
                  </w:rPr>
                </w:rPrChange>
              </w:rPr>
              <m:t>=</m:t>
            </w:ins>
          </m:r>
          <m:sSubSup>
            <m:sSubSupPr>
              <m:ctrlPr>
                <w:ins w:id="1382" w:author="Cristiano Cesario" w:date="2016-12-10T08:33:00Z">
                  <w:rPr>
                    <w:rFonts w:ascii="Cambria Math" w:hAnsi="Cambria Math"/>
                    <w:lang w:eastAsia="pt-BR"/>
                  </w:rPr>
                </w:ins>
              </m:ctrlPr>
            </m:sSubSupPr>
            <m:e>
              <m:r>
                <w:ins w:id="1383" w:author="Cristiano Cesario" w:date="2016-12-10T08:33:00Z">
                  <w:rPr>
                    <w:rFonts w:ascii="Cambria Math" w:hAnsi="Cambria Math"/>
                    <w:lang w:eastAsia="pt-BR"/>
                    <w:rPrChange w:id="1384" w:author="Leonardo Murta" w:date="2016-12-13T10:32:00Z">
                      <w:rPr>
                        <w:rFonts w:ascii="Cambria Math" w:hAnsi="Cambria Math"/>
                        <w:color w:val="0563C1" w:themeColor="hyperlink"/>
                        <w:szCs w:val="18"/>
                        <w:u w:val="single"/>
                      </w:rPr>
                    </w:rPrChange>
                  </w:rPr>
                  <m:t>C</m:t>
                </w:ins>
              </m:r>
            </m:e>
            <m:sub>
              <m:r>
                <w:ins w:id="1385" w:author="Cristiano Cesario" w:date="2016-12-10T08:33:00Z">
                  <w:rPr>
                    <w:rFonts w:ascii="Cambria Math" w:hAnsi="Cambria Math"/>
                    <w:lang w:eastAsia="pt-BR"/>
                    <w:rPrChange w:id="1386" w:author="Leonardo Murta" w:date="2016-12-13T10:32:00Z">
                      <w:rPr>
                        <w:rFonts w:ascii="Cambria Math" w:hAnsi="Cambria Math"/>
                        <w:color w:val="0563C1" w:themeColor="hyperlink"/>
                        <w:szCs w:val="18"/>
                        <w:u w:val="single"/>
                      </w:rPr>
                    </w:rPrChange>
                  </w:rPr>
                  <m:t>i</m:t>
                </w:ins>
              </m:r>
            </m:sub>
            <m:sup>
              <m:r>
                <w:ins w:id="1387" w:author="Cristiano Cesario" w:date="2016-12-10T08:33:00Z">
                  <w:rPr>
                    <w:rFonts w:ascii="Cambria Math" w:hAnsi="Cambria Math"/>
                    <w:lang w:eastAsia="pt-BR"/>
                    <w:rPrChange w:id="1388" w:author="Leonardo Murta" w:date="2016-12-13T10:32:00Z">
                      <w:rPr>
                        <w:rFonts w:ascii="Cambria Math" w:hAnsi="Cambria Math"/>
                        <w:color w:val="0563C1" w:themeColor="hyperlink"/>
                        <w:szCs w:val="18"/>
                        <w:u w:val="single"/>
                      </w:rPr>
                    </w:rPrChange>
                  </w:rPr>
                  <m:t>current</m:t>
                </w:ins>
              </m:r>
            </m:sup>
          </m:sSubSup>
          <m:r>
            <w:ins w:id="1389" w:author="Cristiano Cesario" w:date="2016-12-10T08:33:00Z">
              <m:rPr>
                <m:sty m:val="p"/>
              </m:rPr>
              <w:rPr>
                <w:rFonts w:ascii="Cambria Math" w:hAnsi="Cambria Math"/>
                <w:lang w:eastAsia="pt-BR"/>
                <w:rPrChange w:id="1390" w:author="Leonardo Murta" w:date="2016-12-13T10:32:00Z">
                  <w:rPr>
                    <w:rFonts w:ascii="Cambria Math" w:hAnsi="Cambria Math"/>
                    <w:color w:val="0563C1" w:themeColor="hyperlink"/>
                    <w:szCs w:val="18"/>
                    <w:u w:val="single"/>
                  </w:rPr>
                </w:rPrChange>
              </w:rPr>
              <m:t>\</m:t>
            </w:ins>
          </m:r>
          <m:sSubSup>
            <m:sSubSupPr>
              <m:ctrlPr>
                <w:ins w:id="1391" w:author="Cristiano Cesario" w:date="2016-12-10T08:33:00Z">
                  <w:rPr>
                    <w:rFonts w:ascii="Cambria Math" w:hAnsi="Cambria Math"/>
                    <w:lang w:eastAsia="pt-BR"/>
                  </w:rPr>
                </w:ins>
              </m:ctrlPr>
            </m:sSubSupPr>
            <m:e>
              <m:r>
                <w:ins w:id="1392" w:author="Cristiano Cesario" w:date="2016-12-10T08:33:00Z">
                  <w:rPr>
                    <w:rFonts w:ascii="Cambria Math" w:hAnsi="Cambria Math"/>
                    <w:lang w:eastAsia="pt-BR"/>
                    <w:rPrChange w:id="1393" w:author="Leonardo Murta" w:date="2016-12-13T10:32:00Z">
                      <w:rPr>
                        <w:rFonts w:ascii="Cambria Math" w:hAnsi="Cambria Math"/>
                        <w:color w:val="0563C1" w:themeColor="hyperlink"/>
                        <w:szCs w:val="18"/>
                        <w:u w:val="single"/>
                      </w:rPr>
                    </w:rPrChange>
                  </w:rPr>
                  <m:t>C</m:t>
                </w:ins>
              </m:r>
            </m:e>
            <m:sub>
              <m:r>
                <w:ins w:id="1394" w:author="Cristiano Cesario" w:date="2016-12-10T08:33:00Z">
                  <w:rPr>
                    <w:rFonts w:ascii="Cambria Math" w:hAnsi="Cambria Math"/>
                    <w:lang w:eastAsia="pt-BR"/>
                    <w:rPrChange w:id="1395" w:author="Leonardo Murta" w:date="2016-12-13T10:32:00Z">
                      <w:rPr>
                        <w:rFonts w:ascii="Cambria Math" w:hAnsi="Cambria Math"/>
                        <w:color w:val="0563C1" w:themeColor="hyperlink"/>
                        <w:szCs w:val="18"/>
                        <w:u w:val="single"/>
                      </w:rPr>
                    </w:rPrChange>
                  </w:rPr>
                  <m:t>j</m:t>
                </w:ins>
              </m:r>
            </m:sub>
            <m:sup>
              <m:r>
                <w:ins w:id="1396" w:author="Cristiano Cesario" w:date="2016-12-10T08:33:00Z">
                  <w:rPr>
                    <w:rFonts w:ascii="Cambria Math" w:hAnsi="Cambria Math"/>
                    <w:lang w:eastAsia="pt-BR"/>
                    <w:rPrChange w:id="1397" w:author="Leonardo Murta" w:date="2016-12-13T10:32:00Z">
                      <w:rPr>
                        <w:rFonts w:ascii="Cambria Math" w:hAnsi="Cambria Math"/>
                        <w:color w:val="0563C1" w:themeColor="hyperlink"/>
                        <w:szCs w:val="18"/>
                        <w:u w:val="single"/>
                      </w:rPr>
                    </w:rPrChange>
                  </w:rPr>
                  <m:t>current</m:t>
                </w:ins>
              </m:r>
            </m:sup>
          </m:sSubSup>
        </m:oMath>
      </m:oMathPara>
    </w:p>
    <w:p w14:paraId="2DCBB1BE" w14:textId="77777777" w:rsidR="003F7D1B" w:rsidRPr="00712F63" w:rsidRDefault="00304D19">
      <w:pPr>
        <w:rPr>
          <w:ins w:id="1398" w:author="Cristiano Cesario" w:date="2016-12-10T08:33:00Z"/>
          <w:lang w:eastAsia="pt-BR"/>
        </w:rPr>
        <w:pPrChange w:id="1399" w:author="Cristiano Cesario" w:date="2016-12-10T08:34:00Z">
          <w:pPr>
            <w:pStyle w:val="EstiloRecuodecorpodetextoPrimeiralinha0cmDepoisde"/>
          </w:pPr>
        </w:pPrChange>
      </w:pPr>
      <m:oMathPara>
        <m:oMath>
          <m:sSub>
            <m:sSubPr>
              <m:ctrlPr>
                <w:ins w:id="1400" w:author="Cristiano Cesario" w:date="2016-12-10T08:33:00Z">
                  <w:rPr>
                    <w:rFonts w:ascii="Cambria Math" w:hAnsi="Cambria Math"/>
                    <w:lang w:eastAsia="pt-BR"/>
                  </w:rPr>
                </w:ins>
              </m:ctrlPr>
            </m:sSubPr>
            <m:e>
              <m:r>
                <w:ins w:id="1401" w:author="Cristiano Cesario" w:date="2016-12-10T08:33:00Z">
                  <w:rPr>
                    <w:rFonts w:ascii="Cambria Math" w:hAnsi="Cambria Math"/>
                    <w:lang w:eastAsia="pt-BR"/>
                    <w:rPrChange w:id="1402" w:author="Leonardo Murta" w:date="2016-12-13T10:32:00Z">
                      <w:rPr>
                        <w:rFonts w:ascii="Cambria Math" w:hAnsi="Cambria Math"/>
                        <w:color w:val="0563C1" w:themeColor="hyperlink"/>
                        <w:szCs w:val="18"/>
                        <w:u w:val="single"/>
                      </w:rPr>
                    </w:rPrChange>
                  </w:rPr>
                  <m:t>Behind</m:t>
                </w:ins>
              </m:r>
            </m:e>
            <m:sub>
              <m:r>
                <w:ins w:id="1403" w:author="Cristiano Cesario" w:date="2016-12-10T08:33:00Z">
                  <w:rPr>
                    <w:rFonts w:ascii="Cambria Math" w:hAnsi="Cambria Math"/>
                    <w:lang w:eastAsia="pt-BR"/>
                    <w:rPrChange w:id="1404" w:author="Leonardo Murta" w:date="2016-12-13T10:32:00Z">
                      <w:rPr>
                        <w:rFonts w:ascii="Cambria Math" w:hAnsi="Cambria Math"/>
                        <w:color w:val="0563C1" w:themeColor="hyperlink"/>
                        <w:szCs w:val="18"/>
                        <w:u w:val="single"/>
                      </w:rPr>
                    </w:rPrChange>
                  </w:rPr>
                  <m:t>i</m:t>
                </w:ins>
              </m:r>
              <m:r>
                <w:ins w:id="1405" w:author="Cristiano Cesario" w:date="2016-12-10T08:33:00Z">
                  <m:rPr>
                    <m:sty m:val="p"/>
                  </m:rPr>
                  <w:rPr>
                    <w:rFonts w:ascii="Cambria Math" w:hAnsi="Cambria Math"/>
                    <w:lang w:eastAsia="pt-BR"/>
                    <w:rPrChange w:id="1406" w:author="Leonardo Murta" w:date="2016-12-13T10:32:00Z">
                      <w:rPr>
                        <w:rFonts w:ascii="Cambria Math" w:hAnsi="Cambria Math"/>
                        <w:color w:val="0563C1" w:themeColor="hyperlink"/>
                        <w:szCs w:val="18"/>
                        <w:u w:val="single"/>
                      </w:rPr>
                    </w:rPrChange>
                  </w:rPr>
                  <m:t>,</m:t>
                </w:ins>
              </m:r>
              <m:r>
                <w:ins w:id="1407" w:author="Cristiano Cesario" w:date="2016-12-10T08:33:00Z">
                  <w:rPr>
                    <w:rFonts w:ascii="Cambria Math" w:hAnsi="Cambria Math"/>
                    <w:lang w:eastAsia="pt-BR"/>
                    <w:rPrChange w:id="1408" w:author="Leonardo Murta" w:date="2016-12-13T10:32:00Z">
                      <w:rPr>
                        <w:rFonts w:ascii="Cambria Math" w:hAnsi="Cambria Math"/>
                        <w:color w:val="0563C1" w:themeColor="hyperlink"/>
                        <w:szCs w:val="18"/>
                        <w:u w:val="single"/>
                      </w:rPr>
                    </w:rPrChange>
                  </w:rPr>
                  <m:t>j</m:t>
                </w:ins>
              </m:r>
            </m:sub>
          </m:sSub>
          <m:r>
            <w:ins w:id="1409" w:author="Cristiano Cesario" w:date="2016-12-10T08:33:00Z">
              <m:rPr>
                <m:sty m:val="p"/>
              </m:rPr>
              <w:rPr>
                <w:rFonts w:ascii="Cambria Math" w:hAnsi="Cambria Math"/>
                <w:lang w:eastAsia="pt-BR"/>
                <w:rPrChange w:id="1410" w:author="Leonardo Murta" w:date="2016-12-13T10:32:00Z">
                  <w:rPr>
                    <w:rFonts w:ascii="Cambria Math" w:hAnsi="Cambria Math"/>
                    <w:color w:val="0563C1" w:themeColor="hyperlink"/>
                    <w:szCs w:val="18"/>
                    <w:u w:val="single"/>
                  </w:rPr>
                </w:rPrChange>
              </w:rPr>
              <m:t>=</m:t>
            </w:ins>
          </m:r>
          <m:sSubSup>
            <m:sSubSupPr>
              <m:ctrlPr>
                <w:ins w:id="1411" w:author="Cristiano Cesario" w:date="2016-12-10T08:33:00Z">
                  <w:rPr>
                    <w:rFonts w:ascii="Cambria Math" w:hAnsi="Cambria Math"/>
                    <w:lang w:eastAsia="pt-BR"/>
                  </w:rPr>
                </w:ins>
              </m:ctrlPr>
            </m:sSubSupPr>
            <m:e>
              <m:r>
                <w:ins w:id="1412" w:author="Cristiano Cesario" w:date="2016-12-10T08:33:00Z">
                  <w:rPr>
                    <w:rFonts w:ascii="Cambria Math" w:hAnsi="Cambria Math"/>
                    <w:lang w:eastAsia="pt-BR"/>
                    <w:rPrChange w:id="1413" w:author="Leonardo Murta" w:date="2016-12-13T10:32:00Z">
                      <w:rPr>
                        <w:rFonts w:ascii="Cambria Math" w:hAnsi="Cambria Math"/>
                        <w:color w:val="0563C1" w:themeColor="hyperlink"/>
                        <w:szCs w:val="18"/>
                        <w:u w:val="single"/>
                      </w:rPr>
                    </w:rPrChange>
                  </w:rPr>
                  <m:t>C</m:t>
                </w:ins>
              </m:r>
            </m:e>
            <m:sub>
              <m:r>
                <w:ins w:id="1414" w:author="Cristiano Cesario" w:date="2016-12-10T08:33:00Z">
                  <w:rPr>
                    <w:rFonts w:ascii="Cambria Math" w:hAnsi="Cambria Math"/>
                    <w:lang w:eastAsia="pt-BR"/>
                    <w:rPrChange w:id="1415" w:author="Leonardo Murta" w:date="2016-12-13T10:32:00Z">
                      <w:rPr>
                        <w:rFonts w:ascii="Cambria Math" w:hAnsi="Cambria Math"/>
                        <w:color w:val="0563C1" w:themeColor="hyperlink"/>
                        <w:szCs w:val="18"/>
                        <w:u w:val="single"/>
                      </w:rPr>
                    </w:rPrChange>
                  </w:rPr>
                  <m:t>j</m:t>
                </w:ins>
              </m:r>
            </m:sub>
            <m:sup>
              <m:r>
                <w:ins w:id="1416" w:author="Cristiano Cesario" w:date="2016-12-10T08:33:00Z">
                  <w:rPr>
                    <w:rFonts w:ascii="Cambria Math" w:hAnsi="Cambria Math"/>
                    <w:lang w:eastAsia="pt-BR"/>
                    <w:rPrChange w:id="1417" w:author="Leonardo Murta" w:date="2016-12-13T10:32:00Z">
                      <w:rPr>
                        <w:rFonts w:ascii="Cambria Math" w:hAnsi="Cambria Math"/>
                        <w:color w:val="0563C1" w:themeColor="hyperlink"/>
                        <w:szCs w:val="18"/>
                        <w:u w:val="single"/>
                      </w:rPr>
                    </w:rPrChange>
                  </w:rPr>
                  <m:t>curr</m:t>
                </w:ins>
              </m:r>
              <m:r>
                <w:ins w:id="1418" w:author="Cristiano Cesario" w:date="2016-12-10T08:33:00Z">
                  <w:rPr>
                    <w:rFonts w:ascii="Cambria Math" w:hAnsi="Cambria Math" w:cs="Cambria Math"/>
                    <w:lang w:eastAsia="pt-BR"/>
                    <w:rPrChange w:id="1419" w:author="Leonardo Murta" w:date="2016-12-13T10:32:00Z">
                      <w:rPr>
                        <w:rFonts w:ascii="Cambria Math" w:hAnsi="Cambria Math"/>
                        <w:color w:val="0563C1" w:themeColor="hyperlink"/>
                        <w:szCs w:val="18"/>
                        <w:u w:val="single"/>
                      </w:rPr>
                    </w:rPrChange>
                  </w:rPr>
                  <m:t>e</m:t>
                </w:ins>
              </m:r>
              <m:r>
                <w:ins w:id="1420" w:author="Cristiano Cesario" w:date="2016-12-10T08:33:00Z">
                  <w:rPr>
                    <w:rFonts w:ascii="Cambria Math" w:hAnsi="Cambria Math"/>
                    <w:lang w:eastAsia="pt-BR"/>
                    <w:rPrChange w:id="1421" w:author="Leonardo Murta" w:date="2016-12-13T10:32:00Z">
                      <w:rPr>
                        <w:rFonts w:ascii="Cambria Math" w:hAnsi="Cambria Math"/>
                        <w:color w:val="0563C1" w:themeColor="hyperlink"/>
                        <w:szCs w:val="18"/>
                        <w:u w:val="single"/>
                      </w:rPr>
                    </w:rPrChange>
                  </w:rPr>
                  <m:t>nt</m:t>
                </w:ins>
              </m:r>
            </m:sup>
          </m:sSubSup>
          <m:r>
            <w:ins w:id="1422" w:author="Cristiano Cesario" w:date="2016-12-10T08:33:00Z">
              <m:rPr>
                <m:sty m:val="p"/>
              </m:rPr>
              <w:rPr>
                <w:rFonts w:ascii="Cambria Math" w:hAnsi="Cambria Math"/>
                <w:lang w:eastAsia="pt-BR"/>
                <w:rPrChange w:id="1423" w:author="Leonardo Murta" w:date="2016-12-13T10:32:00Z">
                  <w:rPr>
                    <w:rFonts w:ascii="Cambria Math" w:hAnsi="Cambria Math"/>
                    <w:color w:val="0563C1" w:themeColor="hyperlink"/>
                    <w:szCs w:val="18"/>
                    <w:u w:val="single"/>
                  </w:rPr>
                </w:rPrChange>
              </w:rPr>
              <m:t>\</m:t>
            </w:ins>
          </m:r>
          <m:sSubSup>
            <m:sSubSupPr>
              <m:ctrlPr>
                <w:ins w:id="1424" w:author="Cristiano Cesario" w:date="2016-12-10T08:33:00Z">
                  <w:rPr>
                    <w:rFonts w:ascii="Cambria Math" w:hAnsi="Cambria Math"/>
                    <w:lang w:eastAsia="pt-BR"/>
                  </w:rPr>
                </w:ins>
              </m:ctrlPr>
            </m:sSubSupPr>
            <m:e>
              <m:r>
                <w:ins w:id="1425" w:author="Cristiano Cesario" w:date="2016-12-10T08:33:00Z">
                  <w:rPr>
                    <w:rFonts w:ascii="Cambria Math" w:hAnsi="Cambria Math"/>
                    <w:lang w:eastAsia="pt-BR"/>
                    <w:rPrChange w:id="1426" w:author="Leonardo Murta" w:date="2016-12-13T10:32:00Z">
                      <w:rPr>
                        <w:rFonts w:ascii="Cambria Math" w:hAnsi="Cambria Math"/>
                        <w:color w:val="0563C1" w:themeColor="hyperlink"/>
                        <w:szCs w:val="18"/>
                        <w:u w:val="single"/>
                      </w:rPr>
                    </w:rPrChange>
                  </w:rPr>
                  <m:t>C</m:t>
                </w:ins>
              </m:r>
            </m:e>
            <m:sub>
              <m:r>
                <w:ins w:id="1427" w:author="Cristiano Cesario" w:date="2016-12-10T08:33:00Z">
                  <w:rPr>
                    <w:rFonts w:ascii="Cambria Math" w:hAnsi="Cambria Math"/>
                    <w:lang w:eastAsia="pt-BR"/>
                    <w:rPrChange w:id="1428" w:author="Leonardo Murta" w:date="2016-12-13T10:32:00Z">
                      <w:rPr>
                        <w:rFonts w:ascii="Cambria Math" w:hAnsi="Cambria Math"/>
                        <w:color w:val="0563C1" w:themeColor="hyperlink"/>
                        <w:szCs w:val="18"/>
                        <w:u w:val="single"/>
                      </w:rPr>
                    </w:rPrChange>
                  </w:rPr>
                  <m:t>i</m:t>
                </w:ins>
              </m:r>
            </m:sub>
            <m:sup>
              <m:r>
                <w:ins w:id="1429" w:author="Cristiano Cesario" w:date="2016-12-10T08:33:00Z">
                  <w:rPr>
                    <w:rFonts w:ascii="Cambria Math" w:hAnsi="Cambria Math"/>
                    <w:lang w:eastAsia="pt-BR"/>
                    <w:rPrChange w:id="1430" w:author="Leonardo Murta" w:date="2016-12-13T10:32:00Z">
                      <w:rPr>
                        <w:rFonts w:ascii="Cambria Math" w:hAnsi="Cambria Math"/>
                        <w:color w:val="0563C1" w:themeColor="hyperlink"/>
                        <w:szCs w:val="18"/>
                        <w:u w:val="single"/>
                      </w:rPr>
                    </w:rPrChange>
                  </w:rPr>
                  <m:t>current</m:t>
                </w:ins>
              </m:r>
            </m:sup>
          </m:sSubSup>
        </m:oMath>
      </m:oMathPara>
    </w:p>
    <w:p w14:paraId="7A6E8B7B" w14:textId="77777777" w:rsidR="003F7D1B" w:rsidRPr="009373EF" w:rsidRDefault="00A11294">
      <w:pPr>
        <w:rPr>
          <w:ins w:id="1431" w:author="Cristiano Cesario" w:date="2016-12-10T08:33:00Z"/>
          <w:lang w:eastAsia="pt-BR"/>
          <w:rPrChange w:id="1432" w:author="Leonardo Murta" w:date="2016-12-13T10:32:00Z">
            <w:rPr>
              <w:ins w:id="1433" w:author="Cristiano Cesario" w:date="2016-12-10T08:33:00Z"/>
              <w:szCs w:val="18"/>
            </w:rPr>
          </w:rPrChange>
        </w:rPr>
        <w:pPrChange w:id="1434" w:author="Cristiano Cesario" w:date="2016-12-10T08:34:00Z">
          <w:pPr>
            <w:pStyle w:val="EstiloRecuodecorpodetextoPrimeiralinha0cmDepoisde"/>
          </w:pPr>
        </w:pPrChange>
      </w:pPr>
      <w:ins w:id="1435" w:author="Cristiano Cesario" w:date="2016-12-10T08:33:00Z">
        <w:r w:rsidRPr="00876FD4">
          <w:rPr>
            <w:lang w:eastAsia="pt-BR"/>
          </w:rPr>
          <w:t xml:space="preserve">We formally define the branches that a commit </w:t>
        </w:r>
        <m:oMath>
          <m:sSub>
            <m:sSubPr>
              <m:ctrlPr>
                <w:rPr>
                  <w:rFonts w:ascii="Cambria Math" w:hAnsi="Cambria Math"/>
                  <w:lang w:eastAsia="pt-BR"/>
                </w:rPr>
              </m:ctrlPr>
            </m:sSubPr>
            <m:e>
              <m:r>
                <w:rPr>
                  <w:rFonts w:ascii="Cambria Math" w:hAnsi="Cambria Math"/>
                  <w:lang w:eastAsia="pt-BR"/>
                  <w:rPrChange w:id="1436" w:author="Leonardo Murta" w:date="2016-12-13T10:32:00Z">
                    <w:rPr>
                      <w:rFonts w:ascii="Cambria Math" w:hAnsi="Cambria Math"/>
                      <w:color w:val="0563C1" w:themeColor="hyperlink"/>
                      <w:szCs w:val="18"/>
                      <w:u w:val="single"/>
                    </w:rPr>
                  </w:rPrChange>
                </w:rPr>
                <m:t>c</m:t>
              </m:r>
            </m:e>
            <m:sub>
              <m:r>
                <w:rPr>
                  <w:rFonts w:ascii="Cambria Math" w:hAnsi="Cambria Math"/>
                  <w:lang w:eastAsia="pt-BR"/>
                  <w:rPrChange w:id="1437" w:author="Leonardo Murta" w:date="2016-12-13T10:32:00Z">
                    <w:rPr>
                      <w:rFonts w:ascii="Cambria Math" w:hAnsi="Cambria Math"/>
                      <w:color w:val="0563C1" w:themeColor="hyperlink"/>
                      <w:szCs w:val="18"/>
                      <w:u w:val="single"/>
                    </w:rPr>
                  </w:rPrChange>
                </w:rPr>
                <m:t>j</m:t>
              </m:r>
            </m:sub>
          </m:sSub>
          <m:r>
            <m:rPr>
              <m:sty m:val="p"/>
            </m:rPr>
            <w:rPr>
              <w:rFonts w:ascii="Cambria Math" w:hAnsi="Cambria Math"/>
              <w:lang w:eastAsia="pt-BR"/>
              <w:rPrChange w:id="1438" w:author="Leonardo Murta" w:date="2016-12-13T10:32:00Z">
                <w:rPr>
                  <w:rFonts w:ascii="Cambria Math" w:hAnsi="Cambria Math"/>
                  <w:color w:val="0563C1" w:themeColor="hyperlink"/>
                  <w:szCs w:val="18"/>
                  <w:u w:val="single"/>
                </w:rPr>
              </w:rPrChange>
            </w:rPr>
            <m:t>∈</m:t>
          </m:r>
          <m:r>
            <w:rPr>
              <w:rFonts w:ascii="Cambria Math" w:hAnsi="Cambria Math"/>
              <w:lang w:eastAsia="pt-BR"/>
              <w:rPrChange w:id="1439" w:author="Leonardo Murta" w:date="2016-12-13T10:32:00Z">
                <w:rPr>
                  <w:rFonts w:ascii="Cambria Math" w:hAnsi="Cambria Math"/>
                  <w:color w:val="0563C1" w:themeColor="hyperlink"/>
                  <w:szCs w:val="18"/>
                  <w:u w:val="single"/>
                </w:rPr>
              </w:rPrChange>
            </w:rPr>
            <m:t>C</m:t>
          </m:r>
        </m:oMath>
        <w:r w:rsidR="00E02D98" w:rsidRPr="009373EF">
          <w:rPr>
            <w:lang w:eastAsia="pt-BR"/>
            <w:rPrChange w:id="1440" w:author="Leonardo Murta" w:date="2016-12-13T10:32:00Z">
              <w:rPr>
                <w:color w:val="0563C1" w:themeColor="hyperlink"/>
                <w:szCs w:val="18"/>
                <w:u w:val="single"/>
              </w:rPr>
            </w:rPrChange>
          </w:rPr>
          <w:t xml:space="preserve"> belongs to as:</w:t>
        </w:r>
      </w:ins>
    </w:p>
    <w:p w14:paraId="7DE9D621" w14:textId="77777777" w:rsidR="003F7D1B" w:rsidRPr="00876FD4" w:rsidRDefault="00304D19">
      <w:pPr>
        <w:rPr>
          <w:lang w:eastAsia="pt-BR"/>
        </w:rPr>
        <w:pPrChange w:id="1441" w:author="Cristiano Cesario" w:date="2016-12-10T08:34:00Z">
          <w:pPr>
            <w:pStyle w:val="Ttulo2"/>
          </w:pPr>
        </w:pPrChange>
      </w:pPr>
      <m:oMathPara>
        <m:oMath>
          <m:sSub>
            <m:sSubPr>
              <m:ctrlPr>
                <w:ins w:id="1442" w:author="Cristiano Cesario" w:date="2016-12-10T08:33:00Z">
                  <w:rPr>
                    <w:rFonts w:ascii="Cambria Math" w:hAnsi="Cambria Math"/>
                    <w:lang w:eastAsia="pt-BR"/>
                  </w:rPr>
                </w:ins>
              </m:ctrlPr>
            </m:sSubPr>
            <m:e>
              <m:r>
                <w:ins w:id="1443" w:author="Cristiano Cesario" w:date="2016-12-10T08:33:00Z">
                  <w:rPr>
                    <w:rFonts w:ascii="Cambria Math" w:hAnsi="Cambria Math"/>
                    <w:lang w:eastAsia="pt-BR"/>
                    <w:rPrChange w:id="1444" w:author="Leonardo Murta" w:date="2016-12-13T10:32:00Z">
                      <w:rPr>
                        <w:rFonts w:ascii="Cambria Math" w:hAnsi="Cambria Math"/>
                        <w:color w:val="0563C1" w:themeColor="hyperlink"/>
                        <w:szCs w:val="18"/>
                        <w:u w:val="single"/>
                      </w:rPr>
                    </w:rPrChange>
                  </w:rPr>
                  <m:t>B</m:t>
                </w:ins>
              </m:r>
            </m:e>
            <m:sub>
              <m:r>
                <w:ins w:id="1445" w:author="Cristiano Cesario" w:date="2016-12-10T08:33:00Z">
                  <w:rPr>
                    <w:rFonts w:ascii="Cambria Math" w:hAnsi="Cambria Math"/>
                    <w:lang w:eastAsia="pt-BR"/>
                    <w:rPrChange w:id="1446" w:author="Leonardo Murta" w:date="2016-12-13T10:32:00Z">
                      <w:rPr>
                        <w:rFonts w:ascii="Cambria Math" w:hAnsi="Cambria Math"/>
                        <w:color w:val="0563C1" w:themeColor="hyperlink"/>
                        <w:szCs w:val="18"/>
                        <w:u w:val="single"/>
                      </w:rPr>
                    </w:rPrChange>
                  </w:rPr>
                  <m:t>j</m:t>
                </w:ins>
              </m:r>
            </m:sub>
          </m:sSub>
          <m:r>
            <w:ins w:id="1447" w:author="Cristiano Cesario" w:date="2016-12-10T08:33:00Z">
              <m:rPr>
                <m:sty m:val="p"/>
              </m:rPr>
              <w:rPr>
                <w:rFonts w:ascii="Cambria Math" w:hAnsi="Cambria Math"/>
                <w:lang w:eastAsia="pt-BR"/>
                <w:rPrChange w:id="1448" w:author="Leonardo Murta" w:date="2016-12-13T10:32:00Z">
                  <w:rPr>
                    <w:rFonts w:ascii="Cambria Math" w:hAnsi="Cambria Math"/>
                    <w:color w:val="0563C1" w:themeColor="hyperlink"/>
                    <w:szCs w:val="18"/>
                    <w:u w:val="single"/>
                  </w:rPr>
                </w:rPrChange>
              </w:rPr>
              <m:t>=</m:t>
            </w:ins>
          </m:r>
          <m:d>
            <m:dPr>
              <m:begChr m:val="{"/>
              <m:endChr m:val="}"/>
              <m:ctrlPr>
                <w:ins w:id="1449" w:author="Cristiano Cesario" w:date="2016-12-10T08:33:00Z">
                  <w:rPr>
                    <w:rFonts w:ascii="Cambria Math" w:hAnsi="Cambria Math"/>
                    <w:lang w:eastAsia="pt-BR"/>
                  </w:rPr>
                </w:ins>
              </m:ctrlPr>
            </m:dPr>
            <m:e>
              <m:sSub>
                <m:sSubPr>
                  <m:ctrlPr>
                    <w:ins w:id="1450" w:author="Cristiano Cesario" w:date="2016-12-10T08:33:00Z">
                      <w:rPr>
                        <w:rFonts w:ascii="Cambria Math" w:hAnsi="Cambria Math"/>
                        <w:lang w:eastAsia="pt-BR"/>
                      </w:rPr>
                    </w:ins>
                  </m:ctrlPr>
                </m:sSubPr>
                <m:e>
                  <m:r>
                    <w:ins w:id="1451" w:author="Cristiano Cesario" w:date="2016-12-10T08:33:00Z">
                      <w:rPr>
                        <w:rFonts w:ascii="Cambria Math" w:hAnsi="Cambria Math"/>
                        <w:lang w:eastAsia="pt-BR"/>
                        <w:rPrChange w:id="1452" w:author="Leonardo Murta" w:date="2016-12-13T10:32:00Z">
                          <w:rPr>
                            <w:rFonts w:ascii="Cambria Math" w:hAnsi="Cambria Math"/>
                            <w:color w:val="0563C1" w:themeColor="hyperlink"/>
                            <w:szCs w:val="18"/>
                            <w:u w:val="single"/>
                          </w:rPr>
                        </w:rPrChange>
                      </w:rPr>
                      <m:t>b</m:t>
                    </w:ins>
                  </m:r>
                </m:e>
                <m:sub>
                  <m:r>
                    <w:ins w:id="1453" w:author="Cristiano Cesario" w:date="2016-12-10T08:33:00Z">
                      <w:rPr>
                        <w:rFonts w:ascii="Cambria Math" w:hAnsi="Cambria Math"/>
                        <w:lang w:eastAsia="pt-BR"/>
                        <w:rPrChange w:id="1454" w:author="Leonardo Murta" w:date="2016-12-13T10:32:00Z">
                          <w:rPr>
                            <w:rFonts w:ascii="Cambria Math" w:hAnsi="Cambria Math"/>
                            <w:color w:val="0563C1" w:themeColor="hyperlink"/>
                            <w:szCs w:val="18"/>
                            <w:u w:val="single"/>
                          </w:rPr>
                        </w:rPrChange>
                      </w:rPr>
                      <m:t>k</m:t>
                    </w:ins>
                  </m:r>
                </m:sub>
              </m:sSub>
              <m:r>
                <w:ins w:id="1455" w:author="Cristiano Cesario" w:date="2016-12-10T08:33:00Z">
                  <m:rPr>
                    <m:sty m:val="p"/>
                  </m:rPr>
                  <w:rPr>
                    <w:rFonts w:ascii="Cambria Math" w:hAnsi="Cambria Math"/>
                    <w:lang w:eastAsia="pt-BR"/>
                    <w:rPrChange w:id="1456" w:author="Leonardo Murta" w:date="2016-12-13T10:32:00Z">
                      <w:rPr>
                        <w:rFonts w:ascii="Cambria Math" w:hAnsi="Cambria Math"/>
                        <w:color w:val="0563C1" w:themeColor="hyperlink"/>
                        <w:szCs w:val="18"/>
                        <w:u w:val="single"/>
                      </w:rPr>
                    </w:rPrChange>
                  </w:rPr>
                  <m:t>∈</m:t>
                </w:ins>
              </m:r>
              <m:r>
                <w:ins w:id="1457" w:author="Cristiano Cesario" w:date="2016-12-10T08:33:00Z">
                  <w:rPr>
                    <w:rFonts w:ascii="Cambria Math" w:hAnsi="Cambria Math"/>
                    <w:lang w:eastAsia="pt-BR"/>
                    <w:rPrChange w:id="1458" w:author="Leonardo Murta" w:date="2016-12-13T10:32:00Z">
                      <w:rPr>
                        <w:rFonts w:ascii="Cambria Math" w:hAnsi="Cambria Math"/>
                        <w:color w:val="0563C1" w:themeColor="hyperlink"/>
                        <w:szCs w:val="18"/>
                        <w:u w:val="single"/>
                      </w:rPr>
                    </w:rPrChange>
                  </w:rPr>
                  <m:t>B</m:t>
                </w:ins>
              </m:r>
            </m:e>
            <m:e>
              <m:sSub>
                <m:sSubPr>
                  <m:ctrlPr>
                    <w:ins w:id="1459" w:author="Cristiano Cesario" w:date="2016-12-10T08:33:00Z">
                      <w:rPr>
                        <w:rFonts w:ascii="Cambria Math" w:hAnsi="Cambria Math"/>
                        <w:lang w:eastAsia="pt-BR"/>
                      </w:rPr>
                    </w:ins>
                  </m:ctrlPr>
                </m:sSubPr>
                <m:e>
                  <m:r>
                    <w:ins w:id="1460" w:author="Cristiano Cesario" w:date="2016-12-10T08:33:00Z">
                      <w:rPr>
                        <w:rFonts w:ascii="Cambria Math" w:hAnsi="Cambria Math"/>
                        <w:lang w:eastAsia="pt-BR"/>
                        <w:rPrChange w:id="1461" w:author="Leonardo Murta" w:date="2016-12-13T10:32:00Z">
                          <w:rPr>
                            <w:rFonts w:ascii="Cambria Math" w:hAnsi="Cambria Math"/>
                            <w:color w:val="0563C1" w:themeColor="hyperlink"/>
                            <w:szCs w:val="18"/>
                            <w:u w:val="single"/>
                          </w:rPr>
                        </w:rPrChange>
                      </w:rPr>
                      <m:t>c</m:t>
                    </w:ins>
                  </m:r>
                </m:e>
                <m:sub>
                  <m:r>
                    <w:ins w:id="1462" w:author="Cristiano Cesario" w:date="2016-12-10T08:33:00Z">
                      <w:rPr>
                        <w:rFonts w:ascii="Cambria Math" w:hAnsi="Cambria Math"/>
                        <w:lang w:eastAsia="pt-BR"/>
                        <w:rPrChange w:id="1463" w:author="Leonardo Murta" w:date="2016-12-13T10:32:00Z">
                          <w:rPr>
                            <w:rFonts w:ascii="Cambria Math" w:hAnsi="Cambria Math"/>
                            <w:color w:val="0563C1" w:themeColor="hyperlink"/>
                            <w:szCs w:val="18"/>
                            <w:u w:val="single"/>
                          </w:rPr>
                        </w:rPrChange>
                      </w:rPr>
                      <m:t>j</m:t>
                    </w:ins>
                  </m:r>
                </m:sub>
              </m:sSub>
              <m:r>
                <w:ins w:id="1464" w:author="Cristiano Cesario" w:date="2016-12-10T08:33:00Z">
                  <m:rPr>
                    <m:sty m:val="p"/>
                  </m:rPr>
                  <w:rPr>
                    <w:rFonts w:ascii="Cambria Math" w:hAnsi="Cambria Math"/>
                    <w:lang w:eastAsia="pt-BR"/>
                    <w:rPrChange w:id="1465" w:author="Leonardo Murta" w:date="2016-12-13T10:32:00Z">
                      <w:rPr>
                        <w:rFonts w:ascii="Cambria Math" w:hAnsi="Cambria Math"/>
                        <w:color w:val="0563C1" w:themeColor="hyperlink"/>
                        <w:szCs w:val="18"/>
                        <w:u w:val="single"/>
                      </w:rPr>
                    </w:rPrChange>
                  </w:rPr>
                  <m:t>∈</m:t>
                </w:ins>
              </m:r>
              <m:sSub>
                <m:sSubPr>
                  <m:ctrlPr>
                    <w:ins w:id="1466" w:author="Cristiano Cesario" w:date="2016-12-10T08:33:00Z">
                      <w:rPr>
                        <w:rFonts w:ascii="Cambria Math" w:hAnsi="Cambria Math"/>
                        <w:lang w:eastAsia="pt-BR"/>
                      </w:rPr>
                    </w:ins>
                  </m:ctrlPr>
                </m:sSubPr>
                <m:e>
                  <m:r>
                    <w:ins w:id="1467" w:author="Cristiano Cesario" w:date="2016-12-10T08:33:00Z">
                      <w:rPr>
                        <w:rFonts w:ascii="Cambria Math" w:hAnsi="Cambria Math"/>
                        <w:lang w:eastAsia="pt-BR"/>
                        <w:rPrChange w:id="1468" w:author="Leonardo Murta" w:date="2016-12-13T10:32:00Z">
                          <w:rPr>
                            <w:rFonts w:ascii="Cambria Math" w:hAnsi="Cambria Math"/>
                            <w:color w:val="0563C1" w:themeColor="hyperlink"/>
                            <w:szCs w:val="18"/>
                            <w:u w:val="single"/>
                          </w:rPr>
                        </w:rPrChange>
                      </w:rPr>
                      <m:t>H</m:t>
                    </w:ins>
                  </m:r>
                </m:e>
                <m:sub>
                  <m:r>
                    <w:ins w:id="1469" w:author="Cristiano Cesario" w:date="2016-12-10T08:33:00Z">
                      <w:rPr>
                        <w:rFonts w:ascii="Cambria Math" w:hAnsi="Cambria Math"/>
                        <w:lang w:eastAsia="pt-BR"/>
                        <w:rPrChange w:id="1470" w:author="Leonardo Murta" w:date="2016-12-13T10:32:00Z">
                          <w:rPr>
                            <w:rFonts w:ascii="Cambria Math" w:hAnsi="Cambria Math"/>
                            <w:color w:val="0563C1" w:themeColor="hyperlink"/>
                            <w:szCs w:val="18"/>
                            <w:u w:val="single"/>
                          </w:rPr>
                        </w:rPrChange>
                      </w:rPr>
                      <m:t>k</m:t>
                    </w:ins>
                  </m:r>
                </m:sub>
              </m:sSub>
            </m:e>
          </m:d>
        </m:oMath>
      </m:oMathPara>
    </w:p>
    <w:p w14:paraId="0EC8B849" w14:textId="77777777" w:rsidR="00967F72" w:rsidRPr="009373EF" w:rsidDel="00A11294" w:rsidRDefault="00E02D98" w:rsidP="006E6751">
      <w:pPr>
        <w:rPr>
          <w:del w:id="1471" w:author="Cristiano Cesario" w:date="2016-12-10T08:33:00Z"/>
          <w:lang w:eastAsia="pt-BR"/>
        </w:rPr>
      </w:pPr>
      <w:del w:id="1472" w:author="Cristiano Cesario" w:date="2016-12-10T08:33:00Z">
        <w:r w:rsidRPr="009373EF" w:rsidDel="00A11294">
          <w:rPr>
            <w:lang w:eastAsia="pt-BR"/>
          </w:rPr>
          <w:fldChar w:fldCharType="begin"/>
        </w:r>
        <w:r w:rsidR="000209B7" w:rsidRPr="002C33DA" w:rsidDel="00A11294">
          <w:rPr>
            <w:lang w:eastAsia="pt-BR"/>
          </w:rPr>
          <w:delInstrText xml:space="preserve"> REF _Ref462682284 \h  \* MERGEFORMAT </w:delInstrText>
        </w:r>
        <w:r w:rsidRPr="009373EF" w:rsidDel="00A11294">
          <w:rPr>
            <w:lang w:eastAsia="pt-BR"/>
          </w:rPr>
        </w:r>
        <w:r w:rsidRPr="009373EF" w:rsidDel="00A11294">
          <w:rPr>
            <w:lang w:eastAsia="pt-BR"/>
          </w:rPr>
          <w:fldChar w:fldCharType="separate"/>
        </w:r>
        <w:r w:rsidR="00F131DB" w:rsidRPr="002C33DA" w:rsidDel="00A11294">
          <w:delText xml:space="preserve">Figure </w:delText>
        </w:r>
        <w:r w:rsidR="00F131DB" w:rsidRPr="009373EF" w:rsidDel="00A11294">
          <w:rPr>
            <w:rPrChange w:id="1473" w:author="Leonardo Murta" w:date="2016-12-13T10:32:00Z">
              <w:rPr>
                <w:noProof/>
              </w:rPr>
            </w:rPrChange>
          </w:rPr>
          <w:delText>10</w:delText>
        </w:r>
        <w:r w:rsidRPr="009373EF" w:rsidDel="00A11294">
          <w:rPr>
            <w:lang w:eastAsia="pt-BR"/>
            <w:rPrChange w:id="1474" w:author="Leonardo Murta" w:date="2016-12-13T10:32:00Z">
              <w:rPr>
                <w:lang w:eastAsia="pt-BR"/>
              </w:rPr>
            </w:rPrChange>
          </w:rPr>
          <w:fldChar w:fldCharType="end"/>
        </w:r>
        <w:r w:rsidR="00967F72" w:rsidRPr="009373EF" w:rsidDel="00A11294">
          <w:rPr>
            <w:lang w:eastAsia="pt-BR"/>
          </w:rPr>
          <w:delText xml:space="preserve">shows how DyeVC updates its database with commits in the topology. The process is based on Set Theory and is executed for each repository </w:delText>
        </w:r>
        <w:r w:rsidR="00967F72" w:rsidRPr="009373EF" w:rsidDel="00A11294">
          <w:rPr>
            <w:bCs/>
            <w:i/>
          </w:rPr>
          <w:delText>rep</w:delText>
        </w:r>
        <w:r w:rsidR="00967F72" w:rsidRPr="009373EF" w:rsidDel="00A11294">
          <w:rPr>
            <w:lang w:eastAsia="pt-BR"/>
          </w:rPr>
          <w:delText xml:space="preserve"> monitored by DyeVC. The algorithm receives as input the repository being monitored (</w:delText>
        </w:r>
        <w:r w:rsidR="00967F72" w:rsidRPr="009373EF" w:rsidDel="00A11294">
          <w:rPr>
            <w:bCs/>
            <w:i/>
          </w:rPr>
          <w:delText>rep</w:delText>
        </w:r>
        <w:r w:rsidR="00967F72" w:rsidRPr="009373EF" w:rsidDel="00A11294">
          <w:rPr>
            <w:lang w:eastAsia="pt-BR"/>
          </w:rPr>
          <w:delText>), the set of existing commits in the database (</w:delText>
        </w:r>
        <w:r w:rsidR="00967F72" w:rsidRPr="009373EF" w:rsidDel="00A11294">
          <w:rPr>
            <w:bCs/>
            <w:i/>
          </w:rPr>
          <w:delText>db.commits</w:delText>
        </w:r>
        <w:r w:rsidR="00967F72" w:rsidRPr="009373EF" w:rsidDel="00A11294">
          <w:rPr>
            <w:lang w:eastAsia="pt-BR"/>
          </w:rPr>
          <w:delText xml:space="preserve">), the set of existing commits in </w:delText>
        </w:r>
        <w:r w:rsidR="00967F72" w:rsidRPr="009373EF" w:rsidDel="00A11294">
          <w:rPr>
            <w:bCs/>
            <w:i/>
          </w:rPr>
          <w:delText>rep</w:delText>
        </w:r>
        <w:r w:rsidR="00967F72" w:rsidRPr="009373EF" w:rsidDel="00A11294">
          <w:rPr>
            <w:lang w:eastAsia="pt-BR"/>
          </w:rPr>
          <w:delText xml:space="preserve"> at the previous monitoring cycle (</w:delText>
        </w:r>
        <w:r w:rsidR="00967F72" w:rsidRPr="009373EF" w:rsidDel="00A11294">
          <w:rPr>
            <w:bCs/>
            <w:i/>
          </w:rPr>
          <w:delText>previousSnapshot</w:delText>
        </w:r>
        <w:r w:rsidR="00967F72" w:rsidRPr="009373EF" w:rsidDel="00A11294">
          <w:rPr>
            <w:lang w:eastAsia="pt-BR"/>
          </w:rPr>
          <w:delText xml:space="preserve">), and the set of existing commits in </w:delText>
        </w:r>
        <w:r w:rsidR="00967F72" w:rsidRPr="009373EF" w:rsidDel="00A11294">
          <w:rPr>
            <w:bCs/>
            <w:i/>
          </w:rPr>
          <w:delText>rep</w:delText>
        </w:r>
        <w:r w:rsidR="00967F72" w:rsidRPr="009373EF" w:rsidDel="00A11294">
          <w:rPr>
            <w:lang w:eastAsia="pt-BR"/>
          </w:rPr>
          <w:delText xml:space="preserve"> at the current monitoring cycle (</w:delText>
        </w:r>
        <w:r w:rsidR="00967F72" w:rsidRPr="009373EF" w:rsidDel="00A11294">
          <w:rPr>
            <w:bCs/>
            <w:i/>
          </w:rPr>
          <w:delText>currentSnapshot</w:delText>
        </w:r>
        <w:r w:rsidR="00967F72" w:rsidRPr="009373EF" w:rsidDel="00A11294">
          <w:rPr>
            <w:lang w:eastAsia="pt-BR"/>
          </w:rPr>
          <w:delText>).</w:delText>
        </w:r>
      </w:del>
    </w:p>
    <w:p w14:paraId="45528B95" w14:textId="77777777" w:rsidR="003E4F33" w:rsidRPr="009373EF" w:rsidDel="00A11294" w:rsidRDefault="004A5787" w:rsidP="003E4F33">
      <w:pPr>
        <w:ind w:firstLine="0"/>
        <w:rPr>
          <w:del w:id="1475" w:author="Cristiano Cesario" w:date="2016-12-10T08:33:00Z"/>
          <w:lang w:eastAsia="pt-BR"/>
        </w:rPr>
      </w:pPr>
      <w:del w:id="1476" w:author="Cristiano Cesario" w:date="2016-12-10T08:33:00Z">
        <w:r w:rsidRPr="009373EF">
          <w:rPr>
            <w:rFonts w:ascii="Calibri" w:hAnsi="Calibri"/>
            <w:noProof/>
            <w:rPrChange w:id="1477" w:author="Unknown">
              <w:rPr>
                <w:rFonts w:eastAsia="Times New Roman" w:cs="Times New Roman"/>
                <w:b/>
                <w:noProof/>
                <w:color w:val="0563C1" w:themeColor="hyperlink"/>
                <w:kern w:val="28"/>
                <w:sz w:val="24"/>
                <w:szCs w:val="20"/>
                <w:u w:val="single"/>
              </w:rPr>
            </w:rPrChange>
          </w:rPr>
          <w:drawing>
            <wp:inline distT="0" distB="0" distL="0" distR="0" wp14:anchorId="24D2DB49" wp14:editId="48333458">
              <wp:extent cx="335848" cy="762000"/>
              <wp:effectExtent l="0" t="0" r="7620" b="0"/>
              <wp:docPr id="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l="26649" t="11502" r="25168" b="11546"/>
                      <a:stretch>
                        <a:fillRect/>
                      </a:stretch>
                    </pic:blipFill>
                    <pic:spPr bwMode="auto">
                      <a:xfrm flipH="1">
                        <a:off x="0" y="0"/>
                        <a:ext cx="344015" cy="780530"/>
                      </a:xfrm>
                      <a:prstGeom prst="rect">
                        <a:avLst/>
                      </a:prstGeom>
                      <a:noFill/>
                      <a:ln>
                        <a:noFill/>
                      </a:ln>
                    </pic:spPr>
                  </pic:pic>
                </a:graphicData>
              </a:graphic>
            </wp:inline>
          </w:drawing>
        </w:r>
      </w:del>
    </w:p>
    <w:p w14:paraId="0AC19C6A" w14:textId="77777777" w:rsidR="000209B7" w:rsidRPr="009373EF" w:rsidDel="00A11294" w:rsidRDefault="000209B7" w:rsidP="000209B7">
      <w:pPr>
        <w:pStyle w:val="Legenda"/>
        <w:rPr>
          <w:del w:id="1478" w:author="Cristiano Cesario" w:date="2016-12-10T08:33:00Z"/>
          <w:b w:val="0"/>
          <w:lang w:eastAsia="pt-BR"/>
        </w:rPr>
      </w:pPr>
      <w:bookmarkStart w:id="1479" w:name="_Ref462682284"/>
      <w:del w:id="1480" w:author="Cristiano Cesario" w:date="2016-12-10T08:33:00Z">
        <w:r w:rsidRPr="004A7129" w:rsidDel="00A11294">
          <w:lastRenderedPageBreak/>
          <w:delText xml:space="preserve">Figure </w:delText>
        </w:r>
        <w:r w:rsidR="00E02D98" w:rsidRPr="009373EF" w:rsidDel="00A11294">
          <w:rPr>
            <w:b w:val="0"/>
            <w:bCs w:val="0"/>
          </w:rPr>
          <w:fldChar w:fldCharType="begin"/>
        </w:r>
        <w:r w:rsidRPr="00876FD4" w:rsidDel="00A11294">
          <w:delInstrText xml:space="preserve"> SEQ Figure \* ARABIC </w:delInstrText>
        </w:r>
        <w:r w:rsidR="00E02D98" w:rsidRPr="009373EF" w:rsidDel="00A11294">
          <w:rPr>
            <w:b w:val="0"/>
            <w:bCs w:val="0"/>
          </w:rPr>
          <w:fldChar w:fldCharType="separate"/>
        </w:r>
        <w:r w:rsidR="00F131DB" w:rsidRPr="009373EF" w:rsidDel="00A11294">
          <w:rPr>
            <w:rPrChange w:id="1481" w:author="Leonardo Murta" w:date="2016-12-13T10:32:00Z">
              <w:rPr>
                <w:noProof/>
              </w:rPr>
            </w:rPrChange>
          </w:rPr>
          <w:delText>10</w:delText>
        </w:r>
        <w:r w:rsidR="00E02D98" w:rsidRPr="0060536E" w:rsidDel="00A11294">
          <w:rPr>
            <w:b w:val="0"/>
            <w:bCs w:val="0"/>
          </w:rPr>
          <w:fldChar w:fldCharType="end"/>
        </w:r>
        <w:bookmarkEnd w:id="1479"/>
        <w:r w:rsidRPr="009373EF" w:rsidDel="00A11294">
          <w:rPr>
            <w:b w:val="0"/>
            <w:bCs w:val="0"/>
          </w:rPr>
          <w:delText xml:space="preserve">. </w:delText>
        </w:r>
        <w:r w:rsidRPr="009373EF" w:rsidDel="00A11294">
          <w:rPr>
            <w:bCs w:val="0"/>
          </w:rPr>
          <w:delText>Algorithm to update commits in the topology</w:delText>
        </w:r>
      </w:del>
    </w:p>
    <w:p w14:paraId="409A3459" w14:textId="77777777" w:rsidR="00B872F9" w:rsidRPr="009373EF" w:rsidDel="00A11294" w:rsidRDefault="00B872F9" w:rsidP="00B872F9">
      <w:pPr>
        <w:ind w:firstLine="0"/>
        <w:rPr>
          <w:del w:id="1482" w:author="Cristiano Cesario" w:date="2016-12-10T08:33:00Z"/>
        </w:rPr>
      </w:pPr>
      <w:del w:id="1483" w:author="Cristiano Cesario" w:date="2016-12-10T08:33:00Z">
        <w:r w:rsidRPr="009373EF" w:rsidDel="00A11294">
          <w:rPr>
            <w:b/>
          </w:rPr>
          <w:delText>input</w:delText>
        </w:r>
        <w:r w:rsidRPr="009373EF" w:rsidDel="00A11294">
          <w:delText xml:space="preserve">: a </w:delText>
        </w:r>
        <w:r w:rsidRPr="009373EF" w:rsidDel="00A11294">
          <w:rPr>
            <w:i/>
          </w:rPr>
          <w:delText>RepositoryInforep</w:delText>
        </w:r>
        <w:r w:rsidRPr="009373EF" w:rsidDel="00A11294">
          <w:delText xml:space="preserve"> representing the repository being analyzed and three sets of </w:delText>
        </w:r>
        <w:r w:rsidRPr="009373EF" w:rsidDel="00A11294">
          <w:rPr>
            <w:i/>
          </w:rPr>
          <w:delText>CommitInfodb.commits</w:delText>
        </w:r>
        <w:r w:rsidRPr="009373EF" w:rsidDel="00A11294">
          <w:delText xml:space="preserve">, </w:delText>
        </w:r>
        <w:r w:rsidRPr="009373EF" w:rsidDel="00A11294">
          <w:rPr>
            <w:i/>
          </w:rPr>
          <w:delText>previousSnapshot</w:delText>
        </w:r>
        <w:r w:rsidRPr="009373EF" w:rsidDel="00A11294">
          <w:delText xml:space="preserve">, and </w:delText>
        </w:r>
        <w:r w:rsidRPr="009373EF" w:rsidDel="00A11294">
          <w:rPr>
            <w:i/>
          </w:rPr>
          <w:delText>currentSnapshot</w:delText>
        </w:r>
        <w:r w:rsidRPr="009373EF" w:rsidDel="00A11294">
          <w:delText>.</w:delText>
        </w:r>
      </w:del>
    </w:p>
    <w:p w14:paraId="76D709C1" w14:textId="77777777" w:rsidR="00967F72" w:rsidRPr="009373EF" w:rsidDel="00A11294" w:rsidRDefault="00967F72" w:rsidP="006E6751">
      <w:pPr>
        <w:rPr>
          <w:del w:id="1484" w:author="Cristiano Cesario" w:date="2016-12-10T08:33:00Z"/>
          <w:lang w:eastAsia="pt-BR"/>
        </w:rPr>
      </w:pPr>
      <w:del w:id="1485" w:author="Cristiano Cesario" w:date="2016-12-10T08:33:00Z">
        <w:r w:rsidRPr="009373EF" w:rsidDel="00A11294">
          <w:rPr>
            <w:lang w:eastAsia="pt-BR"/>
          </w:rPr>
          <w:delText xml:space="preserve">First of all, we subtract </w:delText>
        </w:r>
        <w:r w:rsidRPr="009373EF" w:rsidDel="00A11294">
          <w:rPr>
            <w:bCs/>
            <w:i/>
          </w:rPr>
          <w:delText>currentSnapshot</w:delText>
        </w:r>
        <w:r w:rsidRPr="009373EF" w:rsidDel="00A11294">
          <w:rPr>
            <w:lang w:eastAsia="pt-BR"/>
          </w:rPr>
          <w:delText xml:space="preserve"> from </w:delText>
        </w:r>
        <w:r w:rsidRPr="009373EF" w:rsidDel="00A11294">
          <w:rPr>
            <w:bCs/>
            <w:i/>
          </w:rPr>
          <w:delText>previousSnapshot</w:delText>
        </w:r>
        <w:r w:rsidRPr="009373EF" w:rsidDel="00A11294">
          <w:rPr>
            <w:lang w:eastAsia="pt-BR"/>
          </w:rPr>
          <w:delText xml:space="preserve"> to find </w:delText>
        </w:r>
        <w:r w:rsidRPr="009373EF" w:rsidDel="00A11294">
          <w:rPr>
            <w:bCs/>
            <w:i/>
          </w:rPr>
          <w:delText>commitsToDelete</w:delText>
        </w:r>
        <w:r w:rsidRPr="009373EF" w:rsidDel="00A11294">
          <w:rPr>
            <w:lang w:eastAsia="pt-BR"/>
          </w:rPr>
          <w:delText xml:space="preserve">, that contains commits that were deleted since the previous monitoring cycle (line 2) and we delete them from the database, in order to cover the rare situations where a commit is deleted (line 3). Conversely, we subtract </w:delText>
        </w:r>
        <w:r w:rsidRPr="009373EF" w:rsidDel="00A11294">
          <w:rPr>
            <w:bCs/>
            <w:i/>
          </w:rPr>
          <w:delText>previousSnapshot</w:delText>
        </w:r>
        <w:r w:rsidRPr="009373EF" w:rsidDel="00A11294">
          <w:rPr>
            <w:lang w:eastAsia="pt-BR"/>
          </w:rPr>
          <w:delText xml:space="preserve"> from </w:delText>
        </w:r>
        <w:r w:rsidRPr="009373EF" w:rsidDel="00A11294">
          <w:rPr>
            <w:bCs/>
            <w:i/>
          </w:rPr>
          <w:delText>currentSnapshot</w:delText>
        </w:r>
        <w:r w:rsidRPr="009373EF" w:rsidDel="00A11294">
          <w:rPr>
            <w:lang w:eastAsia="pt-BR"/>
          </w:rPr>
          <w:delText xml:space="preserve"> to find </w:delText>
        </w:r>
        <w:r w:rsidRPr="009373EF" w:rsidDel="00A11294">
          <w:rPr>
            <w:bCs/>
            <w:i/>
          </w:rPr>
          <w:delText>newCommits</w:delText>
        </w:r>
        <w:r w:rsidRPr="009373EF" w:rsidDel="00A11294">
          <w:rPr>
            <w:lang w:eastAsia="pt-BR"/>
          </w:rPr>
          <w:delText xml:space="preserve">, which contains commits that are new in </w:delText>
        </w:r>
        <w:r w:rsidRPr="009373EF" w:rsidDel="00A11294">
          <w:rPr>
            <w:bCs/>
            <w:i/>
          </w:rPr>
          <w:delText>rep</w:delText>
        </w:r>
        <w:r w:rsidRPr="009373EF" w:rsidDel="00A11294">
          <w:rPr>
            <w:lang w:eastAsia="pt-BR"/>
          </w:rPr>
          <w:delText xml:space="preserve"> since the previous monitoring cycle (line 5).</w:delText>
        </w:r>
      </w:del>
    </w:p>
    <w:p w14:paraId="329E1FA2" w14:textId="77777777" w:rsidR="00967F72" w:rsidRPr="009373EF" w:rsidDel="00A11294" w:rsidRDefault="00967F72" w:rsidP="006E6751">
      <w:pPr>
        <w:rPr>
          <w:del w:id="1486" w:author="Cristiano Cesario" w:date="2016-12-10T08:33:00Z"/>
          <w:lang w:eastAsia="pt-BR"/>
        </w:rPr>
      </w:pPr>
      <w:del w:id="1487" w:author="Cristiano Cesario" w:date="2016-12-10T08:33:00Z">
        <w:r w:rsidRPr="009373EF" w:rsidDel="00A11294">
          <w:rPr>
            <w:lang w:eastAsia="pt-BR"/>
          </w:rPr>
          <w:delText xml:space="preserve">Next, we find out which commits in </w:delText>
        </w:r>
        <w:r w:rsidRPr="009373EF" w:rsidDel="00A11294">
          <w:rPr>
            <w:bCs/>
            <w:i/>
          </w:rPr>
          <w:delText>newCommits</w:delText>
        </w:r>
        <w:r w:rsidRPr="009373EF" w:rsidDel="00A11294">
          <w:rPr>
            <w:lang w:eastAsia="pt-BR"/>
          </w:rPr>
          <w:delText xml:space="preserve"> need to be inserted into the database, by subtracting the existing commits in the database (</w:delText>
        </w:r>
        <w:r w:rsidRPr="009373EF" w:rsidDel="00A11294">
          <w:rPr>
            <w:bCs/>
            <w:i/>
          </w:rPr>
          <w:delText>db.commits</w:delText>
        </w:r>
        <w:r w:rsidRPr="009373EF" w:rsidDel="00A11294">
          <w:rPr>
            <w:lang w:eastAsia="pt-BR"/>
          </w:rPr>
          <w:delText xml:space="preserve">) from </w:delText>
        </w:r>
        <w:r w:rsidRPr="009373EF" w:rsidDel="00A11294">
          <w:rPr>
            <w:bCs/>
            <w:i/>
          </w:rPr>
          <w:delText>newCommits</w:delText>
        </w:r>
        <w:r w:rsidRPr="009373EF" w:rsidDel="00A11294">
          <w:rPr>
            <w:lang w:eastAsia="pt-BR"/>
          </w:rPr>
          <w:delText xml:space="preserve"> (line 6). This step is necessary because some of the new commits might have already been inserted into the database by another instance of DyeVC. Commits that might need to be updated are represented by </w:delText>
        </w:r>
        <w:r w:rsidRPr="009373EF" w:rsidDel="00A11294">
          <w:rPr>
            <w:bCs/>
            <w:i/>
          </w:rPr>
          <w:delText>commitsToUpdate</w:delText>
        </w:r>
        <w:r w:rsidRPr="009373EF" w:rsidDel="00A11294">
          <w:rPr>
            <w:lang w:eastAsia="pt-BR"/>
          </w:rPr>
          <w:delText xml:space="preserve"> (line 7). They consist of those commits that exist in the database, but were not found in at least one of the repositories related to </w:delText>
        </w:r>
        <w:r w:rsidRPr="009373EF" w:rsidDel="00A11294">
          <w:rPr>
            <w:bCs/>
            <w:i/>
          </w:rPr>
          <w:delText>rep</w:delText>
        </w:r>
        <w:r w:rsidRPr="009373EF" w:rsidDel="00A11294">
          <w:rPr>
            <w:lang w:eastAsia="pt-BR"/>
          </w:rPr>
          <w:delText xml:space="preserve"> on the last monitoring cycle.</w:delText>
        </w:r>
      </w:del>
    </w:p>
    <w:p w14:paraId="773060B1" w14:textId="77777777" w:rsidR="00967F72" w:rsidRPr="009373EF" w:rsidDel="00A11294" w:rsidRDefault="00967F72" w:rsidP="006E6751">
      <w:pPr>
        <w:rPr>
          <w:del w:id="1488" w:author="Cristiano Cesario" w:date="2016-12-10T08:33:00Z"/>
          <w:lang w:eastAsia="pt-BR"/>
        </w:rPr>
      </w:pPr>
      <w:del w:id="1489" w:author="Cristiano Cesario" w:date="2016-12-10T08:33:00Z">
        <w:r w:rsidRPr="009373EF" w:rsidDel="00A11294">
          <w:rPr>
            <w:lang w:eastAsia="pt-BR"/>
          </w:rPr>
          <w:delText xml:space="preserve">Commits to be inserted or updated must be verified to check where they exist, thus updating the </w:delText>
        </w:r>
        <w:r w:rsidRPr="009373EF" w:rsidDel="00A11294">
          <w:rPr>
            <w:bCs/>
            <w:i/>
          </w:rPr>
          <w:delText>c.foundIn</w:delText>
        </w:r>
        <w:r w:rsidRPr="009373EF" w:rsidDel="00A11294">
          <w:rPr>
            <w:lang w:eastAsia="pt-BR"/>
          </w:rPr>
          <w:delText xml:space="preserve"> attribute. This verification is done using the procedure </w:delText>
        </w:r>
        <w:r w:rsidRPr="009373EF" w:rsidDel="00A11294">
          <w:rPr>
            <w:bCs/>
            <w:i/>
          </w:rPr>
          <w:delText>updateFoundIn</w:delText>
        </w:r>
        <w:r w:rsidRPr="009373EF" w:rsidDel="00A11294">
          <w:rPr>
            <w:lang w:eastAsia="pt-BR"/>
          </w:rPr>
          <w:delText xml:space="preserve">(lines 23-45), which is called in lines 10 and 14. This procedure finds out where each commit </w:delText>
        </w:r>
        <w:r w:rsidRPr="009373EF" w:rsidDel="00A11294">
          <w:rPr>
            <w:bCs/>
            <w:i/>
          </w:rPr>
          <w:delText>c</w:delText>
        </w:r>
        <w:r w:rsidRPr="009373EF" w:rsidDel="00A11294">
          <w:rPr>
            <w:lang w:eastAsia="pt-BR"/>
          </w:rPr>
          <w:delText xml:space="preserve">exists based on its local existence or in any repository in the push or pull lists. This procedure verifies if </w:delText>
        </w:r>
        <w:r w:rsidRPr="009373EF" w:rsidDel="00A11294">
          <w:rPr>
            <w:bCs/>
            <w:i/>
          </w:rPr>
          <w:delText>rep</w:delText>
        </w:r>
        <w:r w:rsidRPr="009373EF" w:rsidDel="00A11294">
          <w:rPr>
            <w:lang w:eastAsia="pt-BR"/>
          </w:rPr>
          <w:delText xml:space="preserve"> is ahead of any repository in its push list regarding </w:delText>
        </w:r>
        <w:r w:rsidRPr="009373EF" w:rsidDel="00A11294">
          <w:rPr>
            <w:bCs/>
            <w:i/>
          </w:rPr>
          <w:delText>c</w:delText>
        </w:r>
        <w:r w:rsidRPr="009373EF" w:rsidDel="00A11294">
          <w:rPr>
            <w:lang w:eastAsia="pt-BR"/>
          </w:rPr>
          <w:delText xml:space="preserve">(line 24), i.e., if </w:delText>
        </w:r>
        <w:r w:rsidRPr="009373EF" w:rsidDel="00A11294">
          <w:rPr>
            <w:bCs/>
            <w:i/>
          </w:rPr>
          <w:delText>c</w:delText>
        </w:r>
        <w:r w:rsidRPr="009373EF" w:rsidDel="00A11294">
          <w:rPr>
            <w:lang w:eastAsia="pt-BR"/>
          </w:rPr>
          <w:delText xml:space="preserve">exists and if there is at least one repository that </w:delText>
        </w:r>
        <w:r w:rsidRPr="009373EF" w:rsidDel="00A11294">
          <w:rPr>
            <w:bCs/>
            <w:i/>
          </w:rPr>
          <w:delText>rep</w:delText>
        </w:r>
        <w:r w:rsidRPr="009373EF" w:rsidDel="00A11294">
          <w:rPr>
            <w:lang w:eastAsia="pt-BR"/>
          </w:rPr>
          <w:delText xml:space="preserve"> pushes to that does not contain </w:delText>
        </w:r>
        <w:r w:rsidRPr="009373EF" w:rsidDel="00A11294">
          <w:rPr>
            <w:b/>
            <w:bCs/>
          </w:rPr>
          <w:delText>c</w:delText>
        </w:r>
        <w:r w:rsidRPr="009373EF" w:rsidDel="00A11294">
          <w:rPr>
            <w:bCs/>
            <w:i/>
          </w:rPr>
          <w:delText>.</w:delText>
        </w:r>
        <w:r w:rsidRPr="009373EF" w:rsidDel="00A11294">
          <w:rPr>
            <w:lang w:eastAsia="pt-BR"/>
          </w:rPr>
          <w:delText xml:space="preserve"> Likewise, it verifies if </w:delText>
        </w:r>
        <w:r w:rsidRPr="009373EF" w:rsidDel="00A11294">
          <w:rPr>
            <w:bCs/>
            <w:i/>
          </w:rPr>
          <w:delText>rep</w:delText>
        </w:r>
        <w:r w:rsidRPr="009373EF" w:rsidDel="00A11294">
          <w:rPr>
            <w:lang w:eastAsia="pt-BR"/>
          </w:rPr>
          <w:delText xml:space="preserve"> is behind of any repository in its pull list regarding </w:delText>
        </w:r>
        <w:r w:rsidRPr="009373EF" w:rsidDel="00A11294">
          <w:rPr>
            <w:bCs/>
            <w:i/>
          </w:rPr>
          <w:delText>c</w:delText>
        </w:r>
        <w:r w:rsidRPr="009373EF" w:rsidDel="00A11294">
          <w:rPr>
            <w:lang w:eastAsia="pt-BR"/>
          </w:rPr>
          <w:delText xml:space="preserve">(line 25), i.e., if </w:delText>
        </w:r>
        <w:r w:rsidRPr="009373EF" w:rsidDel="00A11294">
          <w:rPr>
            <w:bCs/>
            <w:i/>
          </w:rPr>
          <w:delText>c</w:delText>
        </w:r>
        <w:r w:rsidRPr="009373EF" w:rsidDel="00A11294">
          <w:rPr>
            <w:lang w:eastAsia="pt-BR"/>
          </w:rPr>
          <w:delText xml:space="preserve"> does not exist locally and if there is at least one repository that </w:delText>
        </w:r>
        <w:r w:rsidRPr="009373EF" w:rsidDel="00A11294">
          <w:rPr>
            <w:bCs/>
            <w:i/>
          </w:rPr>
          <w:delText>rep</w:delText>
        </w:r>
        <w:r w:rsidRPr="009373EF" w:rsidDel="00A11294">
          <w:rPr>
            <w:lang w:eastAsia="pt-BR"/>
          </w:rPr>
          <w:delText xml:space="preserve"> pulls from that contains </w:delText>
        </w:r>
        <w:r w:rsidRPr="009373EF" w:rsidDel="00A11294">
          <w:rPr>
            <w:bCs/>
            <w:i/>
          </w:rPr>
          <w:delText>c.</w:delText>
        </w:r>
        <w:r w:rsidRPr="009373EF" w:rsidDel="00A11294">
          <w:rPr>
            <w:lang w:eastAsia="pt-BR"/>
          </w:rPr>
          <w:delText xml:space="preserve"> If </w:delText>
        </w:r>
        <w:r w:rsidRPr="009373EF" w:rsidDel="00A11294">
          <w:rPr>
            <w:bCs/>
            <w:i/>
          </w:rPr>
          <w:delText>rep</w:delText>
        </w:r>
        <w:r w:rsidRPr="009373EF" w:rsidDel="00A11294">
          <w:rPr>
            <w:lang w:eastAsia="pt-BR"/>
          </w:rPr>
          <w:delText xml:space="preserve">is behind, then all repositories in </w:delText>
        </w:r>
        <w:r w:rsidRPr="009373EF" w:rsidDel="00A11294">
          <w:rPr>
            <w:bCs/>
            <w:i/>
          </w:rPr>
          <w:delText>rep’s</w:delText>
        </w:r>
        <w:r w:rsidRPr="009373EF" w:rsidDel="00A11294">
          <w:rPr>
            <w:lang w:eastAsia="pt-BR"/>
          </w:rPr>
          <w:delText xml:space="preserve"> pull list that contain </w:delText>
        </w:r>
        <w:r w:rsidRPr="009373EF" w:rsidDel="00A11294">
          <w:rPr>
            <w:b/>
            <w:bCs/>
          </w:rPr>
          <w:delText>c</w:delText>
        </w:r>
        <w:r w:rsidRPr="009373EF" w:rsidDel="00A11294">
          <w:rPr>
            <w:lang w:eastAsia="pt-BR"/>
          </w:rPr>
          <w:delText xml:space="preserve"> are added to </w:delText>
        </w:r>
        <w:r w:rsidRPr="009373EF" w:rsidDel="00A11294">
          <w:rPr>
            <w:bCs/>
            <w:i/>
          </w:rPr>
          <w:delText>c.foundIn</w:delText>
        </w:r>
        <w:r w:rsidRPr="009373EF" w:rsidDel="00A11294">
          <w:rPr>
            <w:lang w:eastAsia="pt-BR"/>
          </w:rPr>
          <w:delText xml:space="preserve"> (lines 27-29). If </w:delText>
        </w:r>
        <w:r w:rsidRPr="009373EF" w:rsidDel="00A11294">
          <w:rPr>
            <w:bCs/>
            <w:i/>
          </w:rPr>
          <w:delText>rep</w:delText>
        </w:r>
        <w:r w:rsidRPr="009373EF" w:rsidDel="00A11294">
          <w:rPr>
            <w:lang w:eastAsia="pt-BR"/>
          </w:rPr>
          <w:delText xml:space="preserve"> is ahead, then </w:delText>
        </w:r>
        <w:r w:rsidRPr="009373EF" w:rsidDel="00A11294">
          <w:rPr>
            <w:bCs/>
            <w:i/>
          </w:rPr>
          <w:delText>rep</w:delText>
        </w:r>
        <w:r w:rsidRPr="009373EF" w:rsidDel="00A11294">
          <w:rPr>
            <w:lang w:eastAsia="pt-BR"/>
          </w:rPr>
          <w:delText xml:space="preserve"> and all repositories in </w:delText>
        </w:r>
        <w:r w:rsidRPr="009373EF" w:rsidDel="00A11294">
          <w:rPr>
            <w:bCs/>
            <w:i/>
          </w:rPr>
          <w:delText>rep’s</w:delText>
        </w:r>
        <w:r w:rsidRPr="009373EF" w:rsidDel="00A11294">
          <w:rPr>
            <w:lang w:eastAsia="pt-BR"/>
          </w:rPr>
          <w:delText xml:space="preserve"> push list that contain </w:delText>
        </w:r>
        <w:r w:rsidRPr="009373EF" w:rsidDel="00A11294">
          <w:rPr>
            <w:bCs/>
            <w:i/>
          </w:rPr>
          <w:delText>c</w:delText>
        </w:r>
        <w:r w:rsidRPr="009373EF" w:rsidDel="00A11294">
          <w:rPr>
            <w:lang w:eastAsia="pt-BR"/>
          </w:rPr>
          <w:delText xml:space="preserve"> are added to </w:delText>
        </w:r>
        <w:r w:rsidRPr="009373EF" w:rsidDel="00A11294">
          <w:rPr>
            <w:bCs/>
            <w:i/>
          </w:rPr>
          <w:delText>c.foundIn</w:delText>
        </w:r>
        <w:r w:rsidRPr="009373EF" w:rsidDel="00A11294">
          <w:rPr>
            <w:lang w:eastAsia="pt-BR"/>
          </w:rPr>
          <w:delText xml:space="preserve"> list (lines 30-32). It may happen that </w:delText>
        </w:r>
        <w:r w:rsidRPr="009373EF" w:rsidDel="00A11294">
          <w:rPr>
            <w:bCs/>
            <w:i/>
          </w:rPr>
          <w:delText>rep</w:delText>
        </w:r>
        <w:r w:rsidRPr="009373EF" w:rsidDel="00A11294">
          <w:rPr>
            <w:lang w:eastAsia="pt-BR"/>
          </w:rPr>
          <w:delText xml:space="preserve"> is neither ahead nor behind any repository (line 33)</w:delText>
        </w:r>
        <w:r w:rsidRPr="009373EF" w:rsidDel="00A11294">
          <w:rPr>
            <w:b/>
            <w:bCs/>
          </w:rPr>
          <w:delText>.</w:delText>
        </w:r>
        <w:r w:rsidRPr="009373EF" w:rsidDel="00A11294">
          <w:rPr>
            <w:lang w:eastAsia="pt-BR"/>
          </w:rPr>
          <w:delText xml:space="preserve"> In such case, one of the following three scenarios may happen: In scenario 1, </w:delText>
        </w:r>
        <w:r w:rsidRPr="009373EF" w:rsidDel="00A11294">
          <w:rPr>
            <w:bCs/>
            <w:i/>
          </w:rPr>
          <w:delText>c</w:delText>
        </w:r>
        <w:r w:rsidRPr="009373EF" w:rsidDel="00A11294">
          <w:rPr>
            <w:lang w:eastAsia="pt-BR"/>
          </w:rPr>
          <w:delText xml:space="preserve"> does not exist in the current snapshot (line 34), meaning that it also does not exist in any of the related repositories, thus we remove </w:delText>
        </w:r>
        <w:r w:rsidRPr="009373EF" w:rsidDel="00A11294">
          <w:rPr>
            <w:bCs/>
            <w:i/>
          </w:rPr>
          <w:delText>rep</w:delText>
        </w:r>
        <w:r w:rsidRPr="009373EF" w:rsidDel="00A11294">
          <w:rPr>
            <w:lang w:eastAsia="pt-BR"/>
          </w:rPr>
          <w:delText xml:space="preserve"> and all its related repositories from </w:delText>
        </w:r>
        <w:r w:rsidRPr="009373EF" w:rsidDel="00A11294">
          <w:rPr>
            <w:bCs/>
            <w:i/>
          </w:rPr>
          <w:delText>c.foundIn</w:delText>
        </w:r>
        <w:r w:rsidRPr="009373EF" w:rsidDel="00A11294">
          <w:rPr>
            <w:lang w:eastAsia="pt-BR"/>
          </w:rPr>
          <w:delText xml:space="preserve"> (line 35). For scenarios 2 and 3, we first depict if </w:delText>
        </w:r>
        <w:r w:rsidRPr="009373EF" w:rsidDel="00A11294">
          <w:rPr>
            <w:bCs/>
            <w:i/>
          </w:rPr>
          <w:delText>c</w:delText>
        </w:r>
        <w:r w:rsidRPr="009373EF" w:rsidDel="00A11294">
          <w:rPr>
            <w:lang w:eastAsia="pt-BR"/>
          </w:rPr>
          <w:delText xml:space="preserve">is </w:delText>
        </w:r>
        <w:r w:rsidRPr="009373EF" w:rsidDel="00A11294">
          <w:rPr>
            <w:lang w:eastAsia="pt-BR"/>
          </w:rPr>
          <w:lastRenderedPageBreak/>
          <w:delText xml:space="preserve">reachable from a tracked branch, i.e., if at least one of </w:delText>
        </w:r>
        <w:r w:rsidRPr="009373EF" w:rsidDel="00A11294">
          <w:rPr>
            <w:bCs/>
            <w:i/>
          </w:rPr>
          <w:delText>rep.branches</w:delText>
        </w:r>
        <w:r w:rsidRPr="009373EF" w:rsidDel="00A11294">
          <w:rPr>
            <w:lang w:eastAsia="pt-BR"/>
          </w:rPr>
          <w:delText xml:space="preserve"> is tracked and has </w:delText>
        </w:r>
        <w:r w:rsidRPr="009373EF" w:rsidDel="00A11294">
          <w:rPr>
            <w:bCs/>
            <w:i/>
          </w:rPr>
          <w:delText>c</w:delText>
        </w:r>
        <w:r w:rsidRPr="009373EF" w:rsidDel="00A11294">
          <w:rPr>
            <w:lang w:eastAsia="pt-BR"/>
          </w:rPr>
          <w:delText xml:space="preserve"> as one of its commits (line 37). In scenario 2, </w:delText>
        </w:r>
        <w:r w:rsidRPr="009373EF" w:rsidDel="00A11294">
          <w:rPr>
            <w:bCs/>
            <w:i/>
          </w:rPr>
          <w:delText>c</w:delText>
        </w:r>
        <w:r w:rsidRPr="009373EF" w:rsidDel="00A11294">
          <w:rPr>
            <w:lang w:eastAsia="pt-BR"/>
          </w:rPr>
          <w:delText xml:space="preserve"> is in a tracked branch, meaning that it also exists in all related repositories (remember that </w:delText>
        </w:r>
        <w:r w:rsidRPr="009373EF" w:rsidDel="00A11294">
          <w:rPr>
            <w:bCs/>
            <w:i/>
          </w:rPr>
          <w:delText>rep</w:delText>
        </w:r>
        <w:r w:rsidRPr="009373EF" w:rsidDel="00A11294">
          <w:rPr>
            <w:lang w:eastAsia="pt-BR"/>
          </w:rPr>
          <w:delText xml:space="preserve">is neither ahead nor behind their partners), thus we include </w:delText>
        </w:r>
        <w:r w:rsidRPr="009373EF" w:rsidDel="00A11294">
          <w:rPr>
            <w:bCs/>
            <w:i/>
          </w:rPr>
          <w:delText>rep</w:delText>
        </w:r>
        <w:r w:rsidRPr="009373EF" w:rsidDel="00A11294">
          <w:rPr>
            <w:lang w:eastAsia="pt-BR"/>
          </w:rPr>
          <w:delText xml:space="preserve"> and all its related repositories in </w:delText>
        </w:r>
        <w:r w:rsidRPr="009373EF" w:rsidDel="00A11294">
          <w:rPr>
            <w:bCs/>
            <w:i/>
          </w:rPr>
          <w:delText>c.foundIn</w:delText>
        </w:r>
        <w:r w:rsidRPr="009373EF" w:rsidDel="00A11294">
          <w:rPr>
            <w:lang w:eastAsia="pt-BR"/>
          </w:rPr>
          <w:delText xml:space="preserve"> (line 39). Finally, in scenario 3, </w:delText>
        </w:r>
        <w:r w:rsidRPr="009373EF" w:rsidDel="00A11294">
          <w:rPr>
            <w:bCs/>
            <w:i/>
          </w:rPr>
          <w:delText>c</w:delText>
        </w:r>
        <w:r w:rsidRPr="009373EF" w:rsidDel="00A11294">
          <w:rPr>
            <w:lang w:eastAsia="pt-BR"/>
          </w:rPr>
          <w:delText xml:space="preserve"> is not in a tracked branch, meaning that it exists only in </w:delText>
        </w:r>
        <w:r w:rsidRPr="009373EF" w:rsidDel="00A11294">
          <w:rPr>
            <w:bCs/>
            <w:i/>
          </w:rPr>
          <w:delText>rep</w:delText>
        </w:r>
        <w:r w:rsidRPr="009373EF" w:rsidDel="00A11294">
          <w:rPr>
            <w:lang w:eastAsia="pt-BR"/>
          </w:rPr>
          <w:delText xml:space="preserve">, thus we include only </w:delText>
        </w:r>
        <w:r w:rsidRPr="009373EF" w:rsidDel="00A11294">
          <w:rPr>
            <w:bCs/>
            <w:i/>
          </w:rPr>
          <w:delText>rep</w:delText>
        </w:r>
        <w:r w:rsidRPr="009373EF" w:rsidDel="00A11294">
          <w:rPr>
            <w:lang w:eastAsia="pt-BR"/>
          </w:rPr>
          <w:delText xml:space="preserve"> in </w:delText>
        </w:r>
        <w:r w:rsidRPr="009373EF" w:rsidDel="00A11294">
          <w:rPr>
            <w:bCs/>
            <w:i/>
          </w:rPr>
          <w:delText>c.foundIn</w:delText>
        </w:r>
        <w:r w:rsidRPr="009373EF" w:rsidDel="00A11294">
          <w:rPr>
            <w:lang w:eastAsia="pt-BR"/>
          </w:rPr>
          <w:delText xml:space="preserve"> (line 41).</w:delText>
        </w:r>
      </w:del>
    </w:p>
    <w:p w14:paraId="15FA5426" w14:textId="77777777" w:rsidR="00967F72" w:rsidRPr="009373EF" w:rsidDel="00A11294" w:rsidRDefault="00967F72" w:rsidP="006E6751">
      <w:pPr>
        <w:rPr>
          <w:del w:id="1490" w:author="Cristiano Cesario" w:date="2016-12-10T08:33:00Z"/>
          <w:lang w:eastAsia="pt-BR"/>
        </w:rPr>
      </w:pPr>
      <w:del w:id="1491" w:author="Cristiano Cesario" w:date="2016-12-10T08:33:00Z">
        <w:r w:rsidRPr="009373EF" w:rsidDel="00A11294">
          <w:rPr>
            <w:lang w:eastAsia="pt-BR"/>
          </w:rPr>
          <w:delText xml:space="preserve">After updating where each commit is found, commits in </w:delText>
        </w:r>
        <w:r w:rsidRPr="009373EF" w:rsidDel="00A11294">
          <w:rPr>
            <w:bCs/>
            <w:i/>
          </w:rPr>
          <w:delText>commitsToInsert</w:delText>
        </w:r>
        <w:r w:rsidRPr="009373EF" w:rsidDel="00A11294">
          <w:rPr>
            <w:lang w:eastAsia="pt-BR"/>
          </w:rPr>
          <w:delText xml:space="preserve"> are inserted into the database (line 17) and commits in </w:delText>
        </w:r>
        <w:r w:rsidRPr="009373EF" w:rsidDel="00A11294">
          <w:rPr>
            <w:bCs/>
            <w:i/>
          </w:rPr>
          <w:delText>commitsToUpdate</w:delText>
        </w:r>
        <w:r w:rsidRPr="009373EF" w:rsidDel="00A11294">
          <w:rPr>
            <w:lang w:eastAsia="pt-BR"/>
          </w:rPr>
          <w:delText xml:space="preserve"> are updated in the database (line 18). Finally, it may happen that some commits end up with an empty </w:delText>
        </w:r>
        <w:r w:rsidRPr="009373EF" w:rsidDel="00A11294">
          <w:rPr>
            <w:bCs/>
            <w:i/>
          </w:rPr>
          <w:delText>foundIn</w:delText>
        </w:r>
        <w:r w:rsidRPr="009373EF" w:rsidDel="00A11294">
          <w:rPr>
            <w:lang w:eastAsia="pt-BR"/>
          </w:rPr>
          <w:delText xml:space="preserve"> attribute, meaning that they do not exist anywhere in the topology (line 19). These so-called </w:delText>
        </w:r>
        <w:r w:rsidRPr="009373EF" w:rsidDel="00A11294">
          <w:rPr>
            <w:bCs/>
            <w:i/>
          </w:rPr>
          <w:delText>orphanedCommits</w:delText>
        </w:r>
        <w:r w:rsidRPr="009373EF" w:rsidDel="00A11294">
          <w:rPr>
            <w:lang w:eastAsia="pt-BR"/>
          </w:rPr>
          <w:delText xml:space="preserve"> are then removed from the database (line 20) and the algorithm ends.</w:delText>
        </w:r>
      </w:del>
    </w:p>
    <w:p w14:paraId="3F7AF45F" w14:textId="77777777" w:rsidR="00967F72" w:rsidRPr="009373EF" w:rsidRDefault="00967F72" w:rsidP="006E6751">
      <w:pPr>
        <w:pStyle w:val="Ttulo1"/>
        <w:rPr>
          <w:lang w:eastAsia="pt-BR"/>
        </w:rPr>
      </w:pPr>
      <w:bookmarkStart w:id="1492" w:name="_Ref454701044"/>
      <w:r w:rsidRPr="009373EF">
        <w:rPr>
          <w:lang w:eastAsia="pt-BR"/>
        </w:rPr>
        <w:t>IMPLEMENTATION</w:t>
      </w:r>
      <w:bookmarkEnd w:id="1492"/>
    </w:p>
    <w:p w14:paraId="6AFDADB0" w14:textId="5784340E" w:rsidR="00967F72" w:rsidRPr="009373EF" w:rsidRDefault="00967F72" w:rsidP="006E6751">
      <w:pPr>
        <w:rPr>
          <w:lang w:eastAsia="pt-BR"/>
        </w:rPr>
      </w:pPr>
      <w:r w:rsidRPr="009373EF">
        <w:rPr>
          <w:lang w:eastAsia="pt-BR"/>
        </w:rPr>
        <w:t xml:space="preserve">We implemented our approach as a Java application launched via Java Web Start Technology. It currently monitors Git repositories, as it is the most used DVCS nowadays </w:t>
      </w:r>
      <w:r w:rsidR="00E02D98" w:rsidRPr="00307F34">
        <w:rPr>
          <w:lang w:eastAsia="pt-BR"/>
        </w:rPr>
        <w:fldChar w:fldCharType="begin"/>
      </w:r>
      <w:r w:rsidRPr="009373EF">
        <w:rPr>
          <w:lang w:eastAsia="pt-BR"/>
        </w:rPr>
        <w:instrText xml:space="preserve"> ADDIN ZOTERO_ITEM CSL_CITATION {"citationID":"3eep60n8j","properties":{"formattedCitation":"[8]","plainCitation":"[8]"},"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00E02D98" w:rsidRPr="00307F34">
        <w:rPr>
          <w:lang w:eastAsia="pt-BR"/>
          <w:rPrChange w:id="1493" w:author="Leonardo Murta" w:date="2016-12-13T10:32:00Z">
            <w:rPr>
              <w:lang w:eastAsia="pt-BR"/>
            </w:rPr>
          </w:rPrChange>
        </w:rPr>
        <w:fldChar w:fldCharType="separate"/>
      </w:r>
      <w:r w:rsidR="00370586" w:rsidRPr="00370586">
        <w:t>[8]</w:t>
      </w:r>
      <w:r w:rsidR="00E02D98" w:rsidRPr="00307F34">
        <w:rPr>
          <w:lang w:eastAsia="pt-BR"/>
        </w:rPr>
        <w:fldChar w:fldCharType="end"/>
      </w:r>
      <w:r w:rsidRPr="009373EF">
        <w:rPr>
          <w:lang w:eastAsia="pt-BR"/>
        </w:rPr>
        <w:t xml:space="preserve">. The source code and the link to download the tool via Java Web Start can be found at https://github.com/gems-uff/dyevc. The tool gathers information from repositories using </w:t>
      </w:r>
      <w:proofErr w:type="spellStart"/>
      <w:r w:rsidRPr="009373EF">
        <w:rPr>
          <w:lang w:eastAsia="pt-BR"/>
        </w:rPr>
        <w:t>JGit</w:t>
      </w:r>
      <w:proofErr w:type="spellEnd"/>
      <w:r w:rsidRPr="009373EF">
        <w:rPr>
          <w:lang w:eastAsia="pt-BR"/>
        </w:rPr>
        <w:t xml:space="preserve"> library</w:t>
      </w:r>
      <w:r w:rsidRPr="009373EF">
        <w:rPr>
          <w:vertAlign w:val="superscript"/>
          <w:lang w:eastAsia="pt-BR"/>
        </w:rPr>
        <w:footnoteReference w:id="2"/>
      </w:r>
      <w:r w:rsidRPr="009373EF">
        <w:rPr>
          <w:lang w:eastAsia="pt-BR"/>
        </w:rPr>
        <w:t xml:space="preserve">, which allows using our approach without having a Git client installed. </w:t>
      </w:r>
    </w:p>
    <w:p w14:paraId="20FD163A" w14:textId="2761A601" w:rsidR="00967F72" w:rsidRPr="009373EF" w:rsidRDefault="00967F72" w:rsidP="006E6751">
      <w:pPr>
        <w:rPr>
          <w:lang w:eastAsia="pt-BR"/>
        </w:rPr>
      </w:pPr>
      <w:r w:rsidRPr="009373EF">
        <w:rPr>
          <w:lang w:eastAsia="pt-BR"/>
        </w:rPr>
        <w:t xml:space="preserve">Gathered information is stored in a central document database running MongoDB. We hosted our database on a free MongoDB instance provided by </w:t>
      </w:r>
      <w:proofErr w:type="spellStart"/>
      <w:r w:rsidRPr="009373EF">
        <w:rPr>
          <w:lang w:eastAsia="pt-BR"/>
        </w:rPr>
        <w:t>MongoLab</w:t>
      </w:r>
      <w:proofErr w:type="spellEnd"/>
      <w:r w:rsidRPr="009373EF">
        <w:rPr>
          <w:lang w:eastAsia="pt-BR"/>
        </w:rPr>
        <w:t xml:space="preserve">. We did not use MongoDB proprietary API, which would demand opening specific ports to connect to MongoDB. Instead, we opted to use </w:t>
      </w:r>
      <w:proofErr w:type="spellStart"/>
      <w:r w:rsidRPr="009373EF">
        <w:rPr>
          <w:lang w:eastAsia="pt-BR"/>
        </w:rPr>
        <w:t>MongoLab’s</w:t>
      </w:r>
      <w:proofErr w:type="spellEnd"/>
      <w:r w:rsidRPr="009373EF">
        <w:rPr>
          <w:lang w:eastAsia="pt-BR"/>
        </w:rPr>
        <w:t xml:space="preserve"> RESTful (</w:t>
      </w:r>
      <w:r w:rsidRPr="009373EF">
        <w:rPr>
          <w:bCs/>
          <w:i/>
        </w:rPr>
        <w:t>Representational State Transfer</w:t>
      </w:r>
      <w:r w:rsidRPr="009373EF">
        <w:rPr>
          <w:lang w:eastAsia="pt-BR"/>
        </w:rPr>
        <w:t xml:space="preserve">) API. RESTful APIs </w:t>
      </w:r>
      <w:r w:rsidR="00E02D98" w:rsidRPr="00307F34">
        <w:rPr>
          <w:lang w:eastAsia="pt-BR"/>
        </w:rPr>
        <w:fldChar w:fldCharType="begin"/>
      </w:r>
      <w:r w:rsidRPr="009373EF">
        <w:rPr>
          <w:lang w:eastAsia="pt-BR"/>
        </w:rPr>
        <w:instrText xml:space="preserve"> ADDIN ZOTERO_ITEM CSL_CITATION {"citationID":"4eu9o70rr","properties":{"formattedCitation":"[22]","plainCitation":"[22]"},"citationItems":[{"id":2972,"uris":["http://zotero.org/users/892576/items/F44F9XKU"],"uri":["http://zotero.org/users/892576/items/F44F9XKU"],"itemData":{"id":2972,"type":"thesis","title":"Architectural Styles and the Design of Network-based Software Architectures","publisher":"University of California","publisher-place":"Irvine, CA, USA","genre":"Thesis","event-place":"Irvine, CA, USA","author":[{"family":"Fielding","given":"Roy Thomas"}],"issued":{"date-parts":[["2000"]]}}}],"schema":"https://github.com/citation-style-language/schema/raw/master/csl-citation.json"} </w:instrText>
      </w:r>
      <w:r w:rsidR="00E02D98" w:rsidRPr="00307F34">
        <w:rPr>
          <w:lang w:eastAsia="pt-BR"/>
          <w:rPrChange w:id="1494" w:author="Leonardo Murta" w:date="2016-12-13T10:32:00Z">
            <w:rPr>
              <w:lang w:eastAsia="pt-BR"/>
            </w:rPr>
          </w:rPrChange>
        </w:rPr>
        <w:fldChar w:fldCharType="separate"/>
      </w:r>
      <w:r w:rsidR="00370586" w:rsidRPr="00370586">
        <w:t>[22]</w:t>
      </w:r>
      <w:r w:rsidR="00E02D98" w:rsidRPr="00307F34">
        <w:rPr>
          <w:lang w:eastAsia="pt-BR"/>
        </w:rPr>
        <w:fldChar w:fldCharType="end"/>
      </w:r>
      <w:r w:rsidRPr="009373EF">
        <w:rPr>
          <w:lang w:eastAsia="pt-BR"/>
        </w:rPr>
        <w:t xml:space="preserve"> have the advantage of being available using standard HTTP and HTTPS protocols. In this way, our approach can be used in environments protected with firewalls without major problems. In order to use this RESTful API, we implemented a </w:t>
      </w:r>
      <w:proofErr w:type="spellStart"/>
      <w:r w:rsidRPr="009373EF">
        <w:rPr>
          <w:bCs/>
          <w:i/>
        </w:rPr>
        <w:t>MongoLabProvider</w:t>
      </w:r>
      <w:proofErr w:type="spellEnd"/>
      <w:r w:rsidRPr="009373EF">
        <w:rPr>
          <w:lang w:eastAsia="pt-BR"/>
        </w:rPr>
        <w:t>, which translates the application methods into RESTful commands and vice-versa. It also serializes/</w:t>
      </w:r>
      <w:proofErr w:type="spellStart"/>
      <w:r w:rsidRPr="009373EF">
        <w:rPr>
          <w:lang w:eastAsia="pt-BR"/>
        </w:rPr>
        <w:t>deserializes</w:t>
      </w:r>
      <w:proofErr w:type="spellEnd"/>
      <w:r w:rsidRPr="009373EF">
        <w:rPr>
          <w:lang w:eastAsia="pt-BR"/>
        </w:rPr>
        <w:t xml:space="preserve"> the application objects to/from JSON (</w:t>
      </w:r>
      <w:r w:rsidRPr="009373EF">
        <w:rPr>
          <w:bCs/>
          <w:i/>
        </w:rPr>
        <w:t>JavaScript Object Notation</w:t>
      </w:r>
      <w:r w:rsidRPr="009373EF">
        <w:rPr>
          <w:lang w:eastAsia="pt-BR"/>
        </w:rPr>
        <w:t>) representations to be used through the RESTful commands.</w:t>
      </w:r>
    </w:p>
    <w:p w14:paraId="284A6818" w14:textId="77777777" w:rsidR="00967F72" w:rsidRPr="00E16339" w:rsidRDefault="00967F72" w:rsidP="006E6751">
      <w:pPr>
        <w:rPr>
          <w:lang w:eastAsia="pt-BR"/>
        </w:rPr>
      </w:pPr>
      <w:r w:rsidRPr="009373EF">
        <w:rPr>
          <w:lang w:eastAsia="pt-BR"/>
        </w:rPr>
        <w:lastRenderedPageBreak/>
        <w:t>We present the gathered information as a series of graphs by using the JUNG (</w:t>
      </w:r>
      <w:r w:rsidRPr="009373EF">
        <w:rPr>
          <w:bCs/>
          <w:i/>
        </w:rPr>
        <w:t>Java Universal Network/Graph</w:t>
      </w:r>
      <w:r w:rsidRPr="009373EF">
        <w:rPr>
          <w:lang w:eastAsia="pt-BR"/>
        </w:rPr>
        <w:t>) library</w:t>
      </w:r>
      <w:r w:rsidRPr="00EF1D5B">
        <w:rPr>
          <w:vertAlign w:val="superscript"/>
          <w:lang w:eastAsia="pt-BR"/>
        </w:rPr>
        <w:footnoteReference w:id="3"/>
      </w:r>
      <w:r w:rsidRPr="00EF1D5B">
        <w:rPr>
          <w:lang w:eastAsia="pt-BR"/>
        </w:rPr>
        <w:t xml:space="preserve">, from which DyeVC inherits the ability to extend existing layouts and filters. All graphs present similar behavior, allowing the window to be zoomed in or out, </w:t>
      </w:r>
      <w:r w:rsidRPr="00CB6143">
        <w:rPr>
          <w:lang w:eastAsia="pt-BR"/>
        </w:rPr>
        <w:t xml:space="preserve">whether the user wants to see details of a particular area or an overview of the entire graph. By changing the window mode from </w:t>
      </w:r>
      <w:r w:rsidRPr="00B96FAC">
        <w:rPr>
          <w:bCs/>
          <w:i/>
        </w:rPr>
        <w:t>transforming</w:t>
      </w:r>
      <w:r w:rsidRPr="002F44A9">
        <w:rPr>
          <w:lang w:eastAsia="pt-BR"/>
        </w:rPr>
        <w:t xml:space="preserve"> to </w:t>
      </w:r>
      <w:r w:rsidRPr="002F44A9">
        <w:rPr>
          <w:bCs/>
          <w:i/>
        </w:rPr>
        <w:t>picking</w:t>
      </w:r>
      <w:r w:rsidRPr="00E16339">
        <w:rPr>
          <w:lang w:eastAsia="pt-BR"/>
        </w:rPr>
        <w:t>, it is possible to select a group of nodes and collapse them into one node, or simply drag them into new positions to have a better understanding of parts with too many crossing lines.</w:t>
      </w:r>
    </w:p>
    <w:p w14:paraId="49881CF6" w14:textId="77777777" w:rsidR="00967F72" w:rsidRPr="004416DF" w:rsidRDefault="00967F72" w:rsidP="006E6751">
      <w:pPr>
        <w:pStyle w:val="Ttulo1"/>
        <w:rPr>
          <w:lang w:eastAsia="pt-BR"/>
        </w:rPr>
      </w:pPr>
      <w:bookmarkStart w:id="1495" w:name="_Ref454701058"/>
      <w:r w:rsidRPr="004416DF">
        <w:rPr>
          <w:lang w:eastAsia="pt-BR"/>
        </w:rPr>
        <w:t>EVALUATION</w:t>
      </w:r>
      <w:bookmarkEnd w:id="1495"/>
    </w:p>
    <w:p w14:paraId="05CBE4B5" w14:textId="77777777" w:rsidR="00967F72" w:rsidRPr="00712F63" w:rsidRDefault="00967F72" w:rsidP="006E6751">
      <w:pPr>
        <w:rPr>
          <w:lang w:eastAsia="pt-BR"/>
        </w:rPr>
      </w:pPr>
      <w:r w:rsidRPr="004416DF">
        <w:rPr>
          <w:lang w:eastAsia="pt-BR"/>
        </w:rPr>
        <w:t xml:space="preserve">In order to evaluate our approach we performed two experiments and an observational study. First, we conducted a </w:t>
      </w:r>
      <w:r w:rsidRPr="009373EF">
        <w:rPr>
          <w:bCs/>
          <w:i/>
        </w:rPr>
        <w:t>post-hoc</w:t>
      </w:r>
      <w:r w:rsidRPr="009373EF">
        <w:rPr>
          <w:lang w:eastAsia="pt-BR"/>
        </w:rPr>
        <w:t xml:space="preserve"> analysis over the </w:t>
      </w:r>
      <w:proofErr w:type="spellStart"/>
      <w:r w:rsidRPr="009373EF">
        <w:rPr>
          <w:lang w:eastAsia="pt-BR"/>
        </w:rPr>
        <w:t>JQuery</w:t>
      </w:r>
      <w:proofErr w:type="spellEnd"/>
      <w:r w:rsidRPr="009373EF">
        <w:rPr>
          <w:lang w:eastAsia="pt-BR"/>
        </w:rPr>
        <w:t xml:space="preserve"> project</w:t>
      </w:r>
      <w:r w:rsidRPr="009373EF">
        <w:rPr>
          <w:vertAlign w:val="superscript"/>
          <w:lang w:eastAsia="pt-BR"/>
        </w:rPr>
        <w:footnoteReference w:id="4"/>
      </w:r>
      <w:r w:rsidRPr="009373EF">
        <w:rPr>
          <w:lang w:eastAsia="pt-BR"/>
        </w:rPr>
        <w:t>, an open</w:t>
      </w:r>
      <w:r w:rsidRPr="004A7129">
        <w:rPr>
          <w:lang w:eastAsia="pt-BR"/>
        </w:rPr>
        <w:t xml:space="preserve">-source project, aiming at checking if DyeVC can help answering questions Q1-Q3. Next, we conducted an observational study involving four participants that used DyeVC. This study also used the </w:t>
      </w:r>
      <w:proofErr w:type="spellStart"/>
      <w:r w:rsidRPr="004A7129">
        <w:rPr>
          <w:lang w:eastAsia="pt-BR"/>
        </w:rPr>
        <w:t>JQuery</w:t>
      </w:r>
      <w:proofErr w:type="spellEnd"/>
      <w:r w:rsidRPr="004A7129">
        <w:rPr>
          <w:lang w:eastAsia="pt-BR"/>
        </w:rPr>
        <w:t xml:space="preserve"> project. Finally, we run DyeVC over some open-source pro</w:t>
      </w:r>
      <w:r w:rsidRPr="00712F63">
        <w:rPr>
          <w:lang w:eastAsia="pt-BR"/>
        </w:rPr>
        <w:t>jects of different sizes and from different sources, aiming at evaluating the scalability of our approach.</w:t>
      </w:r>
    </w:p>
    <w:p w14:paraId="7A11B756" w14:textId="77777777" w:rsidR="00967F72" w:rsidRPr="00876FD4" w:rsidRDefault="00967F72" w:rsidP="006E6751">
      <w:pPr>
        <w:pStyle w:val="Ttulo2"/>
        <w:rPr>
          <w:lang w:eastAsia="pt-BR"/>
        </w:rPr>
      </w:pPr>
      <w:r w:rsidRPr="00876FD4">
        <w:rPr>
          <w:lang w:eastAsia="pt-BR"/>
        </w:rPr>
        <w:t>Post-hoc Study</w:t>
      </w:r>
    </w:p>
    <w:p w14:paraId="14B3584E" w14:textId="77777777" w:rsidR="00967F72" w:rsidRPr="00B96FAC" w:rsidRDefault="00967F72" w:rsidP="006E6751">
      <w:pPr>
        <w:rPr>
          <w:lang w:eastAsia="pt-BR"/>
        </w:rPr>
      </w:pPr>
      <w:r w:rsidRPr="002C33DA">
        <w:rPr>
          <w:lang w:eastAsia="pt-BR"/>
        </w:rPr>
        <w:t xml:space="preserve">We conducted a </w:t>
      </w:r>
      <w:r w:rsidRPr="002C33DA">
        <w:rPr>
          <w:bCs/>
          <w:i/>
        </w:rPr>
        <w:t>post-hoc</w:t>
      </w:r>
      <w:r w:rsidRPr="002C33DA">
        <w:rPr>
          <w:lang w:eastAsia="pt-BR"/>
        </w:rPr>
        <w:t xml:space="preserve"> analysis using a real open source project to demonstrate that our approach can help answering questions Q1-Q3.</w:t>
      </w:r>
      <w:r w:rsidRPr="004C46C6">
        <w:rPr>
          <w:lang w:eastAsia="pt-BR"/>
        </w:rPr>
        <w:t xml:space="preserve"> The selected project, </w:t>
      </w:r>
      <w:proofErr w:type="spellStart"/>
      <w:r w:rsidRPr="004C46C6">
        <w:rPr>
          <w:lang w:eastAsia="pt-BR"/>
        </w:rPr>
        <w:t>JQuery</w:t>
      </w:r>
      <w:proofErr w:type="spellEnd"/>
      <w:r w:rsidRPr="004C46C6">
        <w:rPr>
          <w:lang w:eastAsia="pt-BR"/>
        </w:rPr>
        <w:t>, began in 2006 and had 6,222 commits by the time of the evaluation. We reconstructed the repository history, simulating the actions that occurred in the past. We do not replicate the repository history here, due to its size, b</w:t>
      </w:r>
      <w:r w:rsidRPr="0029320D">
        <w:rPr>
          <w:lang w:eastAsia="pt-BR"/>
        </w:rPr>
        <w:t xml:space="preserve">ut it is publicly available at </w:t>
      </w:r>
      <w:proofErr w:type="spellStart"/>
      <w:r w:rsidRPr="0029320D">
        <w:rPr>
          <w:lang w:eastAsia="pt-BR"/>
        </w:rPr>
        <w:t>Github</w:t>
      </w:r>
      <w:proofErr w:type="spellEnd"/>
      <w:r w:rsidRPr="0029320D">
        <w:rPr>
          <w:lang w:eastAsia="pt-BR"/>
        </w:rPr>
        <w:t>. Automatically generated comments helped us to depict specific flows. For example, the comment “</w:t>
      </w:r>
      <w:r w:rsidRPr="00232F17">
        <w:rPr>
          <w:bCs/>
          <w:i/>
        </w:rPr>
        <w:t xml:space="preserve">Merge branch 'master' of https://github.com/scottjehl/ </w:t>
      </w:r>
      <w:proofErr w:type="spellStart"/>
      <w:r w:rsidRPr="00232F17">
        <w:rPr>
          <w:bCs/>
          <w:i/>
        </w:rPr>
        <w:t>jquery</w:t>
      </w:r>
      <w:proofErr w:type="spellEnd"/>
      <w:r w:rsidRPr="00232F17">
        <w:rPr>
          <w:bCs/>
          <w:i/>
        </w:rPr>
        <w:t xml:space="preserve"> into </w:t>
      </w:r>
      <w:proofErr w:type="spellStart"/>
      <w:r w:rsidRPr="00232F17">
        <w:rPr>
          <w:bCs/>
          <w:i/>
        </w:rPr>
        <w:t>scottjehl</w:t>
      </w:r>
      <w:proofErr w:type="spellEnd"/>
      <w:r w:rsidRPr="00232F17">
        <w:rPr>
          <w:bCs/>
          <w:i/>
        </w:rPr>
        <w:t>-master</w:t>
      </w:r>
      <w:r w:rsidRPr="001A25BE">
        <w:rPr>
          <w:lang w:eastAsia="pt-BR"/>
        </w:rPr>
        <w:t xml:space="preserve">” tells us that there was a user named </w:t>
      </w:r>
      <w:r w:rsidRPr="00EF1D5B">
        <w:rPr>
          <w:lang w:eastAsia="pt-BR"/>
        </w:rPr>
        <w:t>“</w:t>
      </w:r>
      <w:proofErr w:type="spellStart"/>
      <w:r w:rsidRPr="00CB6143">
        <w:rPr>
          <w:bCs/>
          <w:i/>
        </w:rPr>
        <w:t>scottjehl</w:t>
      </w:r>
      <w:proofErr w:type="spellEnd"/>
      <w:r w:rsidRPr="00CB6143">
        <w:rPr>
          <w:lang w:eastAsia="pt-BR"/>
        </w:rPr>
        <w:t>” and that the merge operation was done at a branch called “</w:t>
      </w:r>
      <w:proofErr w:type="spellStart"/>
      <w:r w:rsidRPr="00CB6143">
        <w:rPr>
          <w:bCs/>
          <w:i/>
        </w:rPr>
        <w:t>scottjehl</w:t>
      </w:r>
      <w:proofErr w:type="spellEnd"/>
      <w:r w:rsidRPr="00CB6143">
        <w:rPr>
          <w:bCs/>
          <w:i/>
        </w:rPr>
        <w:t>-master</w:t>
      </w:r>
      <w:r w:rsidRPr="00CB6143">
        <w:rPr>
          <w:lang w:eastAsia="pt-BR"/>
        </w:rPr>
        <w:t>”. Although one might perform a merge manually and insert a different text in the comment, this did not compromise our analysis because we had a focus on depicting some o</w:t>
      </w:r>
      <w:r w:rsidRPr="00B96FAC">
        <w:rPr>
          <w:lang w:eastAsia="pt-BR"/>
        </w:rPr>
        <w:t>f the merge situations, and not all of them.</w:t>
      </w:r>
    </w:p>
    <w:p w14:paraId="3F4F57C4" w14:textId="77777777" w:rsidR="00967F72" w:rsidRPr="002F44A9" w:rsidRDefault="00967F72" w:rsidP="006E6751">
      <w:pPr>
        <w:rPr>
          <w:lang w:eastAsia="pt-BR"/>
        </w:rPr>
      </w:pPr>
      <w:r w:rsidRPr="002F44A9">
        <w:rPr>
          <w:lang w:eastAsia="pt-BR"/>
        </w:rPr>
        <w:lastRenderedPageBreak/>
        <w:t>Due to the operating mode of Git, some details are missing, but these details do not compromise our analysis. The first one is the moment when a clone arises or deceases. This information does not exist anywhere in the repository. We inferred the creation of clones by looking at the commit messages (a commit by developer X led to the creation of a clone named X). Clones created at a given time stayed alive for the rest of the analysis.</w:t>
      </w:r>
    </w:p>
    <w:p w14:paraId="61E6D337" w14:textId="77777777" w:rsidR="00967F72" w:rsidRPr="009373EF" w:rsidRDefault="00967F72" w:rsidP="006E6751">
      <w:pPr>
        <w:rPr>
          <w:lang w:eastAsia="pt-BR"/>
        </w:rPr>
      </w:pPr>
      <w:r w:rsidRPr="002F44A9">
        <w:rPr>
          <w:lang w:eastAsia="pt-BR"/>
        </w:rPr>
        <w:t>The second missing detail i</w:t>
      </w:r>
      <w:r w:rsidRPr="00E16339">
        <w:rPr>
          <w:lang w:eastAsia="pt-BR"/>
        </w:rPr>
        <w:t>s that, although we had the commit dates and times in the repository history, these dates and times were not guaranteed to be correct. This occurs because DVCSs do not have a central clock. Each commit is registered with the local time at the machine where the clone is located, which could lead to commits in the history with a predecessor in the future, depending on when and where each commit was performed. This missing detail is not important, because the order of commits is not depicted using their times,</w:t>
      </w:r>
      <w:r w:rsidRPr="004416DF">
        <w:rPr>
          <w:lang w:eastAsia="pt-BR"/>
        </w:rPr>
        <w:t xml:space="preserve"> but using the pointers that Git maintains from a commit to its parents, as discussed in section </w:t>
      </w:r>
      <w:r w:rsidR="00985CF7" w:rsidRPr="004A7129">
        <w:fldChar w:fldCharType="begin"/>
      </w:r>
      <w:r w:rsidR="00985CF7" w:rsidRPr="009373EF">
        <w:instrText xml:space="preserve"> REF _Ref447914299 \r \h  \* MERGEFORMAT </w:instrText>
      </w:r>
      <w:r w:rsidR="00985CF7" w:rsidRPr="004A7129">
        <w:rPr>
          <w:rPrChange w:id="1496" w:author="Leonardo Murta" w:date="2016-12-13T10:32:00Z">
            <w:rPr/>
          </w:rPrChange>
        </w:rPr>
        <w:fldChar w:fldCharType="separate"/>
      </w:r>
      <w:r w:rsidR="00885AFE" w:rsidRPr="004A7129">
        <w:rPr>
          <w:lang w:eastAsia="pt-BR"/>
        </w:rPr>
        <w:t>3.1</w:t>
      </w:r>
      <w:r w:rsidR="00985CF7" w:rsidRPr="004A7129">
        <w:fldChar w:fldCharType="end"/>
      </w:r>
      <w:r w:rsidRPr="009373EF">
        <w:rPr>
          <w:lang w:eastAsia="pt-BR"/>
        </w:rPr>
        <w:t>. We can use these dates, but not as an authoritative information.</w:t>
      </w:r>
    </w:p>
    <w:p w14:paraId="6F41DD17" w14:textId="77777777" w:rsidR="00967F72" w:rsidRPr="00876FD4" w:rsidRDefault="00967F72" w:rsidP="006E6751">
      <w:pPr>
        <w:rPr>
          <w:lang w:eastAsia="pt-BR"/>
        </w:rPr>
      </w:pPr>
      <w:r w:rsidRPr="004A7129">
        <w:rPr>
          <w:lang w:eastAsia="pt-BR"/>
        </w:rPr>
        <w:t>We chose a moment in time when three develop</w:t>
      </w:r>
      <w:r w:rsidRPr="00712F63">
        <w:rPr>
          <w:lang w:eastAsia="pt-BR"/>
        </w:rPr>
        <w:t xml:space="preserve">ers were involved, performing commits and merging changes in the repository. We created three clones for these developers, named after their user names: </w:t>
      </w:r>
      <w:proofErr w:type="spellStart"/>
      <w:r w:rsidRPr="00876FD4">
        <w:rPr>
          <w:bCs/>
          <w:i/>
        </w:rPr>
        <w:t>jeresig</w:t>
      </w:r>
      <w:proofErr w:type="spellEnd"/>
      <w:r w:rsidRPr="00876FD4">
        <w:rPr>
          <w:lang w:eastAsia="pt-BR"/>
        </w:rPr>
        <w:t xml:space="preserve">, </w:t>
      </w:r>
      <w:proofErr w:type="spellStart"/>
      <w:r w:rsidRPr="00876FD4">
        <w:rPr>
          <w:bCs/>
          <w:i/>
        </w:rPr>
        <w:t>adam</w:t>
      </w:r>
      <w:proofErr w:type="spellEnd"/>
      <w:r w:rsidRPr="002C33DA">
        <w:rPr>
          <w:lang w:eastAsia="pt-BR"/>
        </w:rPr>
        <w:t xml:space="preserve">, and </w:t>
      </w:r>
      <w:proofErr w:type="spellStart"/>
      <w:r w:rsidRPr="002C33DA">
        <w:rPr>
          <w:bCs/>
          <w:i/>
        </w:rPr>
        <w:t>aakosh</w:t>
      </w:r>
      <w:proofErr w:type="spellEnd"/>
      <w:r w:rsidRPr="002C33DA">
        <w:rPr>
          <w:lang w:eastAsia="pt-BR"/>
        </w:rPr>
        <w:t xml:space="preserve">. </w:t>
      </w:r>
      <w:r w:rsidR="00985CF7" w:rsidRPr="004A7129">
        <w:fldChar w:fldCharType="begin"/>
      </w:r>
      <w:r w:rsidR="00985CF7" w:rsidRPr="009373EF">
        <w:instrText xml:space="preserve"> REF _Ref447914765 \h  \* MERGEFORMAT </w:instrText>
      </w:r>
      <w:r w:rsidR="00985CF7" w:rsidRPr="004A7129">
        <w:rPr>
          <w:rPrChange w:id="1497" w:author="Leonardo Murta" w:date="2016-12-13T10:32:00Z">
            <w:rPr/>
          </w:rPrChange>
        </w:rPr>
        <w:fldChar w:fldCharType="separate"/>
      </w:r>
      <w:r w:rsidR="00885AFE" w:rsidRPr="004A7129">
        <w:t>Figure 11</w:t>
      </w:r>
      <w:r w:rsidR="00985CF7" w:rsidRPr="004A7129">
        <w:fldChar w:fldCharType="end"/>
      </w:r>
      <w:r w:rsidRPr="009373EF">
        <w:rPr>
          <w:lang w:eastAsia="pt-BR"/>
        </w:rPr>
        <w:t xml:space="preserve"> shows the topology view </w:t>
      </w:r>
      <w:r w:rsidRPr="004A7129">
        <w:rPr>
          <w:lang w:eastAsia="pt-BR"/>
        </w:rPr>
        <w:t xml:space="preserve">on Sep 24 2010, when </w:t>
      </w:r>
      <w:proofErr w:type="spellStart"/>
      <w:r w:rsidRPr="00712F63">
        <w:rPr>
          <w:bCs/>
          <w:i/>
        </w:rPr>
        <w:t>aakosh</w:t>
      </w:r>
      <w:proofErr w:type="spellEnd"/>
      <w:r w:rsidRPr="00876FD4">
        <w:rPr>
          <w:lang w:eastAsia="pt-BR"/>
        </w:rPr>
        <w:t xml:space="preserve"> had 121 commits pending to be pushed to the central repository (hereafter called </w:t>
      </w:r>
      <w:r w:rsidRPr="00876FD4">
        <w:rPr>
          <w:bCs/>
          <w:i/>
        </w:rPr>
        <w:t>central-repo</w:t>
      </w:r>
      <w:r w:rsidRPr="00876FD4">
        <w:rPr>
          <w:lang w:eastAsia="pt-BR"/>
        </w:rPr>
        <w:t xml:space="preserve">).  </w:t>
      </w:r>
      <w:r w:rsidR="00985CF7" w:rsidRPr="004A7129">
        <w:fldChar w:fldCharType="begin"/>
      </w:r>
      <w:r w:rsidR="00985CF7" w:rsidRPr="009373EF">
        <w:instrText xml:space="preserve"> REF _Ref447914775 \h  \* MERGEFORMAT </w:instrText>
      </w:r>
      <w:r w:rsidR="00985CF7" w:rsidRPr="004A7129">
        <w:rPr>
          <w:rPrChange w:id="1498" w:author="Leonardo Murta" w:date="2016-12-13T10:32:00Z">
            <w:rPr/>
          </w:rPrChange>
        </w:rPr>
        <w:fldChar w:fldCharType="separate"/>
      </w:r>
      <w:r w:rsidR="00885AFE" w:rsidRPr="004A7129">
        <w:t>Figure 12</w:t>
      </w:r>
      <w:r w:rsidR="00985CF7" w:rsidRPr="004A7129">
        <w:fldChar w:fldCharType="end"/>
      </w:r>
      <w:r w:rsidRPr="009373EF">
        <w:rPr>
          <w:lang w:eastAsia="pt-BR"/>
        </w:rPr>
        <w:t xml:space="preserve"> shows part of </w:t>
      </w:r>
      <w:proofErr w:type="spellStart"/>
      <w:r w:rsidRPr="004A7129">
        <w:rPr>
          <w:bCs/>
          <w:i/>
        </w:rPr>
        <w:t>aakosh’s</w:t>
      </w:r>
      <w:proofErr w:type="spellEnd"/>
      <w:r w:rsidRPr="00712F63">
        <w:rPr>
          <w:lang w:eastAsia="pt-BR"/>
        </w:rPr>
        <w:t xml:space="preserve"> commit history and how DyeVC represents commits pending </w:t>
      </w:r>
      <w:r w:rsidRPr="00876FD4">
        <w:rPr>
          <w:lang w:eastAsia="pt-BR"/>
        </w:rPr>
        <w:t>to be pushed (green nodes).</w:t>
      </w:r>
    </w:p>
    <w:p w14:paraId="4CCB9BB6" w14:textId="77777777" w:rsidR="003E4F33" w:rsidRPr="009373EF" w:rsidRDefault="003E4F33" w:rsidP="003E4F33">
      <w:pPr>
        <w:ind w:firstLine="0"/>
        <w:rPr>
          <w:lang w:eastAsia="pt-BR"/>
        </w:rPr>
      </w:pPr>
      <w:r w:rsidRPr="00307F34">
        <w:rPr>
          <w:rFonts w:ascii="Calibri" w:hAnsi="Calibri"/>
          <w:noProof/>
        </w:rPr>
        <w:drawing>
          <wp:inline distT="0" distB="0" distL="0" distR="0" wp14:anchorId="6F6BEFFA" wp14:editId="1AE24C20">
            <wp:extent cx="3060000" cy="2318660"/>
            <wp:effectExtent l="0" t="0" r="7620" b="5715"/>
            <wp:docPr id="661"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000" cy="2318660"/>
                    </a:xfrm>
                    <a:prstGeom prst="rect">
                      <a:avLst/>
                    </a:prstGeom>
                    <a:noFill/>
                    <a:ln>
                      <a:noFill/>
                    </a:ln>
                  </pic:spPr>
                </pic:pic>
              </a:graphicData>
            </a:graphic>
          </wp:inline>
        </w:drawing>
      </w:r>
    </w:p>
    <w:p w14:paraId="3A2185BC" w14:textId="77777777" w:rsidR="00B872F9" w:rsidRPr="009373EF" w:rsidRDefault="00B872F9" w:rsidP="00B872F9">
      <w:pPr>
        <w:pStyle w:val="Legenda"/>
        <w:rPr>
          <w:b w:val="0"/>
        </w:rPr>
      </w:pPr>
      <w:bookmarkStart w:id="1499" w:name="_Ref447914765"/>
      <w:r w:rsidRPr="004A7129">
        <w:t xml:space="preserve">Figure </w:t>
      </w:r>
      <w:r w:rsidR="00E02D98" w:rsidRPr="009373EF">
        <w:fldChar w:fldCharType="begin"/>
      </w:r>
      <w:r w:rsidRPr="009373EF">
        <w:instrText xml:space="preserve"> SEQ Figure \* ARABIC </w:instrText>
      </w:r>
      <w:r w:rsidR="00E02D98" w:rsidRPr="009373EF">
        <w:rPr>
          <w:rPrChange w:id="1500" w:author="Leonardo Murta" w:date="2016-12-13T10:32:00Z">
            <w:rPr>
              <w:noProof/>
            </w:rPr>
          </w:rPrChange>
        </w:rPr>
        <w:fldChar w:fldCharType="separate"/>
      </w:r>
      <w:r w:rsidR="00885AFE" w:rsidRPr="009373EF">
        <w:rPr>
          <w:rPrChange w:id="1501" w:author="Leonardo Murta" w:date="2016-12-13T10:32:00Z">
            <w:rPr>
              <w:noProof/>
            </w:rPr>
          </w:rPrChange>
        </w:rPr>
        <w:t>11</w:t>
      </w:r>
      <w:r w:rsidR="00E02D98" w:rsidRPr="009373EF">
        <w:rPr>
          <w:rPrChange w:id="1502" w:author="Leonardo Murta" w:date="2016-12-13T10:32:00Z">
            <w:rPr>
              <w:noProof/>
            </w:rPr>
          </w:rPrChange>
        </w:rPr>
        <w:fldChar w:fldCharType="end"/>
      </w:r>
      <w:bookmarkEnd w:id="1499"/>
      <w:r w:rsidRPr="009373EF">
        <w:t xml:space="preserve">. </w:t>
      </w:r>
      <w:r w:rsidRPr="009373EF">
        <w:rPr>
          <w:b w:val="0"/>
        </w:rPr>
        <w:t>First monitored repository in Topology view (Sep 24 2010)</w:t>
      </w:r>
    </w:p>
    <w:p w14:paraId="3314575D" w14:textId="77777777" w:rsidR="003E4F33" w:rsidRPr="009373EF" w:rsidRDefault="003E4F33" w:rsidP="003E4F33">
      <w:pPr>
        <w:ind w:firstLine="0"/>
        <w:rPr>
          <w:lang w:eastAsia="en-AU"/>
        </w:rPr>
      </w:pPr>
      <w:r w:rsidRPr="00307F34">
        <w:rPr>
          <w:rFonts w:ascii="Calibri" w:hAnsi="Calibri"/>
          <w:noProof/>
        </w:rPr>
        <w:lastRenderedPageBreak/>
        <w:drawing>
          <wp:inline distT="0" distB="0" distL="0" distR="0" wp14:anchorId="768F164D" wp14:editId="6A578E64">
            <wp:extent cx="6120000" cy="1207894"/>
            <wp:effectExtent l="0" t="0" r="0" b="0"/>
            <wp:docPr id="662"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000" cy="1207894"/>
                    </a:xfrm>
                    <a:prstGeom prst="rect">
                      <a:avLst/>
                    </a:prstGeom>
                    <a:noFill/>
                    <a:ln>
                      <a:noFill/>
                    </a:ln>
                  </pic:spPr>
                </pic:pic>
              </a:graphicData>
            </a:graphic>
          </wp:inline>
        </w:drawing>
      </w:r>
    </w:p>
    <w:p w14:paraId="2E684B00" w14:textId="77777777" w:rsidR="00B872F9" w:rsidRPr="009373EF" w:rsidRDefault="00B872F9" w:rsidP="00B872F9">
      <w:pPr>
        <w:pStyle w:val="Legenda"/>
        <w:rPr>
          <w:rFonts w:cs="Times New Roman"/>
          <w:b w:val="0"/>
          <w:szCs w:val="20"/>
          <w:rPrChange w:id="1503" w:author="Leonardo Murta" w:date="2016-12-13T10:32:00Z">
            <w:rPr>
              <w:rFonts w:cs="Times New Roman"/>
              <w:b w:val="0"/>
              <w:noProof/>
              <w:szCs w:val="20"/>
            </w:rPr>
          </w:rPrChange>
        </w:rPr>
      </w:pPr>
      <w:bookmarkStart w:id="1504" w:name="_Ref447914775"/>
      <w:r w:rsidRPr="004A7129">
        <w:t xml:space="preserve">Figure </w:t>
      </w:r>
      <w:r w:rsidR="00E02D98" w:rsidRPr="009373EF">
        <w:fldChar w:fldCharType="begin"/>
      </w:r>
      <w:r w:rsidRPr="009373EF">
        <w:instrText xml:space="preserve"> SEQ Figure \* ARABIC </w:instrText>
      </w:r>
      <w:r w:rsidR="00E02D98" w:rsidRPr="009373EF">
        <w:rPr>
          <w:rPrChange w:id="1505" w:author="Leonardo Murta" w:date="2016-12-13T10:32:00Z">
            <w:rPr>
              <w:noProof/>
            </w:rPr>
          </w:rPrChange>
        </w:rPr>
        <w:fldChar w:fldCharType="separate"/>
      </w:r>
      <w:r w:rsidR="00885AFE" w:rsidRPr="009373EF">
        <w:rPr>
          <w:rPrChange w:id="1506" w:author="Leonardo Murta" w:date="2016-12-13T10:32:00Z">
            <w:rPr>
              <w:noProof/>
            </w:rPr>
          </w:rPrChange>
        </w:rPr>
        <w:t>12</w:t>
      </w:r>
      <w:r w:rsidR="00E02D98" w:rsidRPr="009373EF">
        <w:rPr>
          <w:rPrChange w:id="1507" w:author="Leonardo Murta" w:date="2016-12-13T10:32:00Z">
            <w:rPr>
              <w:noProof/>
            </w:rPr>
          </w:rPrChange>
        </w:rPr>
        <w:fldChar w:fldCharType="end"/>
      </w:r>
      <w:bookmarkEnd w:id="1504"/>
      <w:r w:rsidRPr="009373EF">
        <w:t xml:space="preserve">. </w:t>
      </w:r>
      <w:proofErr w:type="spellStart"/>
      <w:r w:rsidRPr="009373EF">
        <w:rPr>
          <w:b w:val="0"/>
        </w:rPr>
        <w:t>aakoch’s</w:t>
      </w:r>
      <w:proofErr w:type="spellEnd"/>
      <w:r w:rsidRPr="009373EF">
        <w:rPr>
          <w:b w:val="0"/>
        </w:rPr>
        <w:t xml:space="preserve"> commit history showing commits pending to be pushed</w:t>
      </w:r>
    </w:p>
    <w:p w14:paraId="72120C06" w14:textId="77777777" w:rsidR="00B872F9" w:rsidRPr="002C33DA" w:rsidRDefault="00967F72" w:rsidP="006E6751">
      <w:pPr>
        <w:rPr>
          <w:lang w:eastAsia="pt-BR"/>
        </w:rPr>
      </w:pPr>
      <w:r w:rsidRPr="009373EF">
        <w:rPr>
          <w:lang w:eastAsia="pt-BR"/>
        </w:rPr>
        <w:t xml:space="preserve">Later on, </w:t>
      </w:r>
      <w:proofErr w:type="spellStart"/>
      <w:r w:rsidRPr="009373EF">
        <w:rPr>
          <w:bCs/>
          <w:i/>
        </w:rPr>
        <w:t>aakoch</w:t>
      </w:r>
      <w:proofErr w:type="spellEnd"/>
      <w:r w:rsidRPr="009373EF">
        <w:rPr>
          <w:lang w:eastAsia="pt-BR"/>
        </w:rPr>
        <w:t xml:space="preserve"> pushed his commits to </w:t>
      </w:r>
      <w:r w:rsidRPr="009373EF">
        <w:rPr>
          <w:bCs/>
          <w:i/>
        </w:rPr>
        <w:t>central-repo</w:t>
      </w:r>
      <w:r w:rsidRPr="009373EF">
        <w:rPr>
          <w:b/>
          <w:bCs/>
        </w:rPr>
        <w:t xml:space="preserve">. </w:t>
      </w:r>
      <w:r w:rsidRPr="009373EF">
        <w:rPr>
          <w:lang w:eastAsia="pt-BR"/>
        </w:rPr>
        <w:t xml:space="preserve">In the meantime, both </w:t>
      </w:r>
      <w:proofErr w:type="spellStart"/>
      <w:r w:rsidRPr="009373EF">
        <w:rPr>
          <w:bCs/>
          <w:i/>
        </w:rPr>
        <w:t>adam</w:t>
      </w:r>
      <w:proofErr w:type="spellEnd"/>
      <w:r w:rsidRPr="009373EF">
        <w:rPr>
          <w:lang w:eastAsia="pt-BR"/>
        </w:rPr>
        <w:t xml:space="preserve"> and </w:t>
      </w:r>
      <w:proofErr w:type="spellStart"/>
      <w:r w:rsidRPr="009373EF">
        <w:rPr>
          <w:bCs/>
          <w:i/>
        </w:rPr>
        <w:t>jeresig</w:t>
      </w:r>
      <w:proofErr w:type="spellEnd"/>
      <w:r w:rsidRPr="009373EF">
        <w:rPr>
          <w:lang w:eastAsia="pt-BR"/>
        </w:rPr>
        <w:t xml:space="preserve"> committed some changes. Before they pushed their work to </w:t>
      </w:r>
      <w:r w:rsidRPr="009373EF">
        <w:rPr>
          <w:bCs/>
          <w:i/>
        </w:rPr>
        <w:t>central-repo</w:t>
      </w:r>
      <w:r w:rsidRPr="009373EF">
        <w:rPr>
          <w:lang w:eastAsia="pt-BR"/>
        </w:rPr>
        <w:t xml:space="preserve">, </w:t>
      </w:r>
      <w:proofErr w:type="spellStart"/>
      <w:r w:rsidRPr="009373EF">
        <w:rPr>
          <w:bCs/>
          <w:i/>
        </w:rPr>
        <w:t>adam’s</w:t>
      </w:r>
      <w:proofErr w:type="spellEnd"/>
      <w:r w:rsidRPr="009373EF">
        <w:rPr>
          <w:lang w:eastAsia="pt-BR"/>
        </w:rPr>
        <w:t xml:space="preserve"> last commit was on Jun 21 2010 and </w:t>
      </w:r>
      <w:proofErr w:type="spellStart"/>
      <w:r w:rsidRPr="009373EF">
        <w:rPr>
          <w:bCs/>
          <w:i/>
        </w:rPr>
        <w:t>jeresig’s</w:t>
      </w:r>
      <w:proofErr w:type="spellEnd"/>
      <w:r w:rsidRPr="009373EF">
        <w:rPr>
          <w:lang w:eastAsia="pt-BR"/>
        </w:rPr>
        <w:t xml:space="preserve"> on Sep 27 2010.At this moment, we registered them to be monitored by DyeVC. </w:t>
      </w:r>
      <w:r w:rsidR="00985CF7" w:rsidRPr="004A7129">
        <w:fldChar w:fldCharType="begin"/>
      </w:r>
      <w:r w:rsidR="00985CF7" w:rsidRPr="009373EF">
        <w:instrText xml:space="preserve"> REF _Ref447914931 \h  \* MERGEFORMAT </w:instrText>
      </w:r>
      <w:r w:rsidR="00985CF7" w:rsidRPr="004A7129">
        <w:rPr>
          <w:rPrChange w:id="1508" w:author="Leonardo Murta" w:date="2016-12-13T10:32:00Z">
            <w:rPr/>
          </w:rPrChange>
        </w:rPr>
        <w:fldChar w:fldCharType="separate"/>
      </w:r>
      <w:r w:rsidR="00885AFE" w:rsidRPr="004A7129">
        <w:t>Figure 13</w:t>
      </w:r>
      <w:r w:rsidR="00985CF7" w:rsidRPr="004A7129">
        <w:fldChar w:fldCharType="end"/>
      </w:r>
      <w:r w:rsidRPr="009373EF">
        <w:rPr>
          <w:lang w:eastAsia="pt-BR"/>
        </w:rPr>
        <w:t xml:space="preserve"> shows the topology view after this registration on Sep 27 2010. Here, we can see that </w:t>
      </w:r>
      <w:proofErr w:type="spellStart"/>
      <w:r w:rsidRPr="004A7129">
        <w:rPr>
          <w:bCs/>
          <w:i/>
        </w:rPr>
        <w:t>aakoch</w:t>
      </w:r>
      <w:proofErr w:type="spellEnd"/>
      <w:r w:rsidRPr="00712F63">
        <w:rPr>
          <w:lang w:eastAsia="pt-BR"/>
        </w:rPr>
        <w:t xml:space="preserve"> was synchronized with </w:t>
      </w:r>
      <w:r w:rsidRPr="00876FD4">
        <w:rPr>
          <w:bCs/>
          <w:i/>
        </w:rPr>
        <w:t>central-repo</w:t>
      </w:r>
      <w:r w:rsidRPr="00876FD4">
        <w:rPr>
          <w:lang w:eastAsia="pt-BR"/>
        </w:rPr>
        <w:t xml:space="preserve">, whereas </w:t>
      </w:r>
      <w:proofErr w:type="spellStart"/>
      <w:r w:rsidRPr="00876FD4">
        <w:rPr>
          <w:bCs/>
          <w:i/>
        </w:rPr>
        <w:t>adam</w:t>
      </w:r>
      <w:proofErr w:type="spellEnd"/>
      <w:r w:rsidRPr="002C33DA">
        <w:rPr>
          <w:lang w:eastAsia="pt-BR"/>
        </w:rPr>
        <w:t xml:space="preserve"> and </w:t>
      </w:r>
      <w:proofErr w:type="spellStart"/>
      <w:r w:rsidRPr="002C33DA">
        <w:rPr>
          <w:bCs/>
          <w:i/>
        </w:rPr>
        <w:t>jeresig</w:t>
      </w:r>
      <w:proofErr w:type="spellEnd"/>
      <w:r w:rsidRPr="002C33DA">
        <w:rPr>
          <w:lang w:eastAsia="pt-BR"/>
        </w:rPr>
        <w:t xml:space="preserve"> had pending actions. </w:t>
      </w:r>
    </w:p>
    <w:p w14:paraId="396437E5" w14:textId="77777777" w:rsidR="003E4F33" w:rsidRPr="009373EF" w:rsidRDefault="003E4F33" w:rsidP="003E4F33">
      <w:pPr>
        <w:ind w:firstLine="0"/>
        <w:rPr>
          <w:lang w:eastAsia="pt-BR"/>
        </w:rPr>
      </w:pPr>
      <w:r w:rsidRPr="00307F34">
        <w:rPr>
          <w:rFonts w:ascii="Calibri" w:hAnsi="Calibri"/>
          <w:noProof/>
        </w:rPr>
        <w:drawing>
          <wp:inline distT="0" distB="0" distL="0" distR="0" wp14:anchorId="3BFE8D70" wp14:editId="2F84C5E0">
            <wp:extent cx="6120000" cy="4007402"/>
            <wp:effectExtent l="0" t="0" r="0" b="0"/>
            <wp:docPr id="663"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000" cy="4007402"/>
                    </a:xfrm>
                    <a:prstGeom prst="rect">
                      <a:avLst/>
                    </a:prstGeom>
                    <a:noFill/>
                    <a:ln>
                      <a:noFill/>
                    </a:ln>
                  </pic:spPr>
                </pic:pic>
              </a:graphicData>
            </a:graphic>
          </wp:inline>
        </w:drawing>
      </w:r>
    </w:p>
    <w:p w14:paraId="54C10D74" w14:textId="77777777" w:rsidR="00B872F9" w:rsidRPr="009373EF" w:rsidRDefault="00B872F9" w:rsidP="00B872F9">
      <w:pPr>
        <w:pStyle w:val="Legenda"/>
        <w:rPr>
          <w:rFonts w:cs="Times New Roman"/>
          <w:szCs w:val="20"/>
          <w:rPrChange w:id="1509" w:author="Leonardo Murta" w:date="2016-12-13T10:32:00Z">
            <w:rPr>
              <w:rFonts w:cs="Times New Roman"/>
              <w:noProof/>
              <w:szCs w:val="20"/>
            </w:rPr>
          </w:rPrChange>
        </w:rPr>
      </w:pPr>
      <w:bookmarkStart w:id="1510" w:name="_Ref447914931"/>
      <w:r w:rsidRPr="004A7129">
        <w:t xml:space="preserve">Figure </w:t>
      </w:r>
      <w:r w:rsidR="00E02D98" w:rsidRPr="009373EF">
        <w:fldChar w:fldCharType="begin"/>
      </w:r>
      <w:r w:rsidRPr="009373EF">
        <w:instrText xml:space="preserve"> SEQ Figure \* ARABIC </w:instrText>
      </w:r>
      <w:r w:rsidR="00E02D98" w:rsidRPr="009373EF">
        <w:rPr>
          <w:rPrChange w:id="1511" w:author="Leonardo Murta" w:date="2016-12-13T10:32:00Z">
            <w:rPr>
              <w:noProof/>
            </w:rPr>
          </w:rPrChange>
        </w:rPr>
        <w:fldChar w:fldCharType="separate"/>
      </w:r>
      <w:r w:rsidR="00885AFE" w:rsidRPr="009373EF">
        <w:rPr>
          <w:rPrChange w:id="1512" w:author="Leonardo Murta" w:date="2016-12-13T10:32:00Z">
            <w:rPr>
              <w:noProof/>
            </w:rPr>
          </w:rPrChange>
        </w:rPr>
        <w:t>13</w:t>
      </w:r>
      <w:r w:rsidR="00E02D98" w:rsidRPr="009373EF">
        <w:rPr>
          <w:rPrChange w:id="1513" w:author="Leonardo Murta" w:date="2016-12-13T10:32:00Z">
            <w:rPr>
              <w:noProof/>
            </w:rPr>
          </w:rPrChange>
        </w:rPr>
        <w:fldChar w:fldCharType="end"/>
      </w:r>
      <w:bookmarkEnd w:id="1510"/>
      <w:r w:rsidRPr="009373EF">
        <w:t xml:space="preserve">. </w:t>
      </w:r>
      <w:r w:rsidRPr="009373EF">
        <w:rPr>
          <w:b w:val="0"/>
        </w:rPr>
        <w:t>Three monitored repositories in Topology view (Sep 27 2010)</w:t>
      </w:r>
    </w:p>
    <w:p w14:paraId="0D2DFD00" w14:textId="77777777" w:rsidR="00967F72" w:rsidRPr="009373EF" w:rsidRDefault="00967F72" w:rsidP="006E6751">
      <w:pPr>
        <w:rPr>
          <w:lang w:eastAsia="pt-BR"/>
        </w:rPr>
      </w:pPr>
      <w:r w:rsidRPr="009373EF">
        <w:rPr>
          <w:lang w:eastAsia="pt-BR"/>
        </w:rPr>
        <w:t>At this point, we can revisit questions Q1 and Q2:</w:t>
      </w:r>
    </w:p>
    <w:p w14:paraId="384FA505" w14:textId="77777777" w:rsidR="00967F72" w:rsidRPr="004A7129" w:rsidRDefault="00967F72" w:rsidP="006E6751">
      <w:pPr>
        <w:rPr>
          <w:lang w:eastAsia="pt-BR"/>
        </w:rPr>
      </w:pPr>
      <w:r w:rsidRPr="009373EF">
        <w:rPr>
          <w:lang w:eastAsia="pt-BR"/>
        </w:rPr>
        <w:lastRenderedPageBreak/>
        <w:t xml:space="preserve">Q1: </w:t>
      </w:r>
      <w:r w:rsidRPr="009373EF">
        <w:rPr>
          <w:bCs/>
          <w:i/>
        </w:rPr>
        <w:t>Which clones were created from a repository?</w:t>
      </w:r>
      <w:r w:rsidRPr="009373EF">
        <w:rPr>
          <w:lang w:eastAsia="pt-BR"/>
        </w:rPr>
        <w:t xml:space="preserve"> DyeVC’s topology view (</w:t>
      </w:r>
      <w:r w:rsidR="00985CF7" w:rsidRPr="004A7129">
        <w:fldChar w:fldCharType="begin"/>
      </w:r>
      <w:r w:rsidR="00985CF7" w:rsidRPr="009373EF">
        <w:instrText xml:space="preserve"> REF _Ref447914931 \h  \* MERGEFORMAT </w:instrText>
      </w:r>
      <w:r w:rsidR="00985CF7" w:rsidRPr="004A7129">
        <w:rPr>
          <w:rPrChange w:id="1514" w:author="Leonardo Murta" w:date="2016-12-13T10:32:00Z">
            <w:rPr/>
          </w:rPrChange>
        </w:rPr>
        <w:fldChar w:fldCharType="separate"/>
      </w:r>
      <w:r w:rsidR="00885AFE" w:rsidRPr="004A7129">
        <w:t>Figure 13</w:t>
      </w:r>
      <w:r w:rsidR="00985CF7" w:rsidRPr="004A7129">
        <w:fldChar w:fldCharType="end"/>
      </w:r>
      <w:r w:rsidRPr="009373EF">
        <w:rPr>
          <w:lang w:eastAsia="pt-BR"/>
        </w:rPr>
        <w:t>) shows al</w:t>
      </w:r>
      <w:r w:rsidRPr="004A7129">
        <w:rPr>
          <w:lang w:eastAsia="pt-BR"/>
        </w:rPr>
        <w:t>l the clones where it is running, and also discovers other clones connected to them, even if it is not running there.</w:t>
      </w:r>
    </w:p>
    <w:p w14:paraId="627A773F" w14:textId="77777777" w:rsidR="00967F72" w:rsidRPr="004A7129" w:rsidRDefault="00967F72" w:rsidP="006E6751">
      <w:pPr>
        <w:rPr>
          <w:lang w:eastAsia="pt-BR"/>
        </w:rPr>
      </w:pPr>
      <w:r w:rsidRPr="00712F63">
        <w:rPr>
          <w:lang w:eastAsia="pt-BR"/>
        </w:rPr>
        <w:t xml:space="preserve">Q2: </w:t>
      </w:r>
      <w:r w:rsidRPr="00876FD4">
        <w:rPr>
          <w:bCs/>
          <w:i/>
        </w:rPr>
        <w:t>What are the communication paths among different clones?</w:t>
      </w:r>
      <w:r w:rsidRPr="00876FD4">
        <w:rPr>
          <w:lang w:eastAsia="pt-BR"/>
        </w:rPr>
        <w:t xml:space="preserve"> DyeVC’s topology view (</w:t>
      </w:r>
      <w:r w:rsidR="00985CF7" w:rsidRPr="004A7129">
        <w:fldChar w:fldCharType="begin"/>
      </w:r>
      <w:r w:rsidR="00985CF7" w:rsidRPr="009373EF">
        <w:instrText xml:space="preserve"> REF _Ref447914931 \h  \* MERGEFORMAT </w:instrText>
      </w:r>
      <w:r w:rsidR="00985CF7" w:rsidRPr="004A7129">
        <w:rPr>
          <w:rPrChange w:id="1515" w:author="Leonardo Murta" w:date="2016-12-13T10:32:00Z">
            <w:rPr/>
          </w:rPrChange>
        </w:rPr>
        <w:fldChar w:fldCharType="separate"/>
      </w:r>
      <w:r w:rsidR="00885AFE" w:rsidRPr="004A7129">
        <w:t>Figure 13</w:t>
      </w:r>
      <w:r w:rsidR="00985CF7" w:rsidRPr="004A7129">
        <w:fldChar w:fldCharType="end"/>
      </w:r>
      <w:r w:rsidRPr="009373EF">
        <w:rPr>
          <w:lang w:eastAsia="pt-BR"/>
        </w:rPr>
        <w:t>) s</w:t>
      </w:r>
      <w:r w:rsidRPr="004A7129">
        <w:rPr>
          <w:lang w:eastAsia="pt-BR"/>
        </w:rPr>
        <w:t>hows the dependencies between the peers in the topology, as well as the number of commits ahead or behind in each of these clones.</w:t>
      </w:r>
    </w:p>
    <w:p w14:paraId="0F3DA234" w14:textId="77777777" w:rsidR="00967F72" w:rsidRPr="00876FD4" w:rsidRDefault="00967F72" w:rsidP="006E6751">
      <w:pPr>
        <w:rPr>
          <w:lang w:eastAsia="pt-BR"/>
        </w:rPr>
      </w:pPr>
      <w:r w:rsidRPr="00712F63">
        <w:rPr>
          <w:bCs/>
          <w:i/>
        </w:rPr>
        <w:t>Adam</w:t>
      </w:r>
      <w:r w:rsidRPr="00876FD4">
        <w:rPr>
          <w:lang w:eastAsia="pt-BR"/>
        </w:rPr>
        <w:t xml:space="preserve"> had 121 commits to pull from </w:t>
      </w:r>
      <w:r w:rsidRPr="00876FD4">
        <w:rPr>
          <w:bCs/>
          <w:i/>
        </w:rPr>
        <w:t>central-repo</w:t>
      </w:r>
      <w:r w:rsidRPr="00876FD4">
        <w:rPr>
          <w:lang w:eastAsia="pt-BR"/>
        </w:rPr>
        <w:t>, what is corroborated by the details of his tracked branches (master branch in</w:t>
      </w:r>
      <w:r w:rsidRPr="002C33DA">
        <w:rPr>
          <w:lang w:eastAsia="pt-BR"/>
        </w:rPr>
        <w:t xml:space="preserve"> </w:t>
      </w:r>
      <w:r w:rsidR="00985CF7" w:rsidRPr="004A7129">
        <w:fldChar w:fldCharType="begin"/>
      </w:r>
      <w:r w:rsidR="00985CF7" w:rsidRPr="009373EF">
        <w:instrText xml:space="preserve"> REF _Ref447915756 \h  \* MERGEFORMAT </w:instrText>
      </w:r>
      <w:r w:rsidR="00985CF7" w:rsidRPr="004A7129">
        <w:rPr>
          <w:rPrChange w:id="1516" w:author="Leonardo Murta" w:date="2016-12-13T10:32:00Z">
            <w:rPr/>
          </w:rPrChange>
        </w:rPr>
        <w:fldChar w:fldCharType="separate"/>
      </w:r>
      <w:r w:rsidR="00885AFE" w:rsidRPr="004A7129">
        <w:t>Figure 14</w:t>
      </w:r>
      <w:r w:rsidR="00985CF7" w:rsidRPr="004A7129">
        <w:fldChar w:fldCharType="end"/>
      </w:r>
      <w:r w:rsidRPr="009373EF">
        <w:rPr>
          <w:lang w:eastAsia="pt-BR"/>
        </w:rPr>
        <w:t xml:space="preserve">). He also had a non-tracked commit pending to be pushed. Non-tracked commits are not shown in the tracked branches view, but we can see them in gray in the commit history views. </w:t>
      </w:r>
      <w:r w:rsidR="00985CF7" w:rsidRPr="004A7129">
        <w:fldChar w:fldCharType="begin"/>
      </w:r>
      <w:r w:rsidR="00985CF7" w:rsidRPr="009373EF">
        <w:instrText xml:space="preserve"> REF _Ref447913488 \h  \* MERGEFORMAT </w:instrText>
      </w:r>
      <w:r w:rsidR="00985CF7" w:rsidRPr="004A7129">
        <w:rPr>
          <w:rPrChange w:id="1517" w:author="Leonardo Murta" w:date="2016-12-13T10:32:00Z">
            <w:rPr/>
          </w:rPrChange>
        </w:rPr>
        <w:fldChar w:fldCharType="separate"/>
      </w:r>
      <w:ins w:id="1518" w:author="Cristiano Cesario" w:date="2016-12-10T08:37:00Z">
        <w:r w:rsidR="00E02D98" w:rsidRPr="009373EF">
          <w:rPr>
            <w:b/>
            <w:rPrChange w:id="1519" w:author="Leonardo Murta" w:date="2016-12-13T10:32:00Z">
              <w:rPr>
                <w:rFonts w:eastAsia="Times New Roman" w:cs="Times New Roman"/>
                <w:b/>
                <w:color w:val="0563C1" w:themeColor="hyperlink"/>
                <w:kern w:val="28"/>
                <w:sz w:val="24"/>
                <w:szCs w:val="20"/>
                <w:u w:val="single"/>
              </w:rPr>
            </w:rPrChange>
          </w:rPr>
          <w:t>Figure 9</w:t>
        </w:r>
      </w:ins>
      <w:del w:id="1520" w:author="Cristiano Cesario" w:date="2016-12-10T08:37:00Z">
        <w:r w:rsidR="00F131DB" w:rsidRPr="004A7129" w:rsidDel="00885AFE">
          <w:rPr>
            <w:b/>
          </w:rPr>
          <w:delText>Figure 9</w:delText>
        </w:r>
      </w:del>
      <w:r w:rsidR="00985CF7" w:rsidRPr="004A7129">
        <w:fldChar w:fldCharType="end"/>
      </w:r>
      <w:r w:rsidRPr="009373EF">
        <w:rPr>
          <w:lang w:eastAsia="pt-BR"/>
        </w:rPr>
        <w:t xml:space="preserve"> shows the collapsed commit history for </w:t>
      </w:r>
      <w:proofErr w:type="spellStart"/>
      <w:r w:rsidRPr="004A7129">
        <w:rPr>
          <w:bCs/>
          <w:i/>
        </w:rPr>
        <w:t>jeresig</w:t>
      </w:r>
      <w:proofErr w:type="spellEnd"/>
      <w:r w:rsidRPr="00712F63">
        <w:rPr>
          <w:lang w:eastAsia="pt-BR"/>
        </w:rPr>
        <w:t xml:space="preserve">, where we can see </w:t>
      </w:r>
      <w:proofErr w:type="spellStart"/>
      <w:r w:rsidRPr="00712F63">
        <w:rPr>
          <w:lang w:eastAsia="pt-BR"/>
        </w:rPr>
        <w:t>adam’s</w:t>
      </w:r>
      <w:proofErr w:type="spellEnd"/>
      <w:r w:rsidRPr="00712F63">
        <w:rPr>
          <w:lang w:eastAsia="pt-BR"/>
        </w:rPr>
        <w:t xml:space="preserve"> non tracked commit with hash </w:t>
      </w:r>
      <w:r w:rsidRPr="00876FD4">
        <w:rPr>
          <w:bCs/>
          <w:i/>
        </w:rPr>
        <w:t>a2bd8</w:t>
      </w:r>
      <w:r w:rsidRPr="00876FD4">
        <w:rPr>
          <w:lang w:eastAsia="pt-BR"/>
        </w:rPr>
        <w:t>.</w:t>
      </w:r>
    </w:p>
    <w:p w14:paraId="4A845119" w14:textId="77777777" w:rsidR="003E4F33" w:rsidRPr="009373EF" w:rsidRDefault="003E4F33" w:rsidP="003E4F33">
      <w:pPr>
        <w:ind w:firstLine="0"/>
        <w:rPr>
          <w:lang w:eastAsia="pt-BR"/>
        </w:rPr>
      </w:pPr>
      <w:r w:rsidRPr="00307F34">
        <w:rPr>
          <w:rFonts w:ascii="Calibri" w:hAnsi="Calibri"/>
          <w:noProof/>
        </w:rPr>
        <w:drawing>
          <wp:inline distT="0" distB="0" distL="0" distR="0" wp14:anchorId="13A7E118" wp14:editId="2A730A78">
            <wp:extent cx="6120000" cy="3911126"/>
            <wp:effectExtent l="0" t="0" r="0" b="0"/>
            <wp:docPr id="664"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30">
                      <a:extLst>
                        <a:ext uri="{28A0092B-C50C-407E-A947-70E740481C1C}">
                          <a14:useLocalDpi xmlns:a14="http://schemas.microsoft.com/office/drawing/2010/main" val="0"/>
                        </a:ext>
                      </a:extLst>
                    </a:blip>
                    <a:srcRect r="13014"/>
                    <a:stretch>
                      <a:fillRect/>
                    </a:stretch>
                  </pic:blipFill>
                  <pic:spPr bwMode="auto">
                    <a:xfrm>
                      <a:off x="0" y="0"/>
                      <a:ext cx="6120000" cy="3911126"/>
                    </a:xfrm>
                    <a:prstGeom prst="rect">
                      <a:avLst/>
                    </a:prstGeom>
                    <a:noFill/>
                    <a:ln>
                      <a:noFill/>
                    </a:ln>
                  </pic:spPr>
                </pic:pic>
              </a:graphicData>
            </a:graphic>
          </wp:inline>
        </w:drawing>
      </w:r>
    </w:p>
    <w:p w14:paraId="51280C5D" w14:textId="77777777" w:rsidR="006C72F2" w:rsidRPr="009373EF" w:rsidRDefault="006C72F2" w:rsidP="006C72F2">
      <w:pPr>
        <w:pStyle w:val="Legenda"/>
        <w:rPr>
          <w:rFonts w:cs="Times New Roman"/>
          <w:szCs w:val="20"/>
          <w:rPrChange w:id="1521" w:author="Leonardo Murta" w:date="2016-12-13T10:32:00Z">
            <w:rPr>
              <w:rFonts w:cs="Times New Roman"/>
              <w:noProof/>
              <w:szCs w:val="20"/>
            </w:rPr>
          </w:rPrChange>
        </w:rPr>
      </w:pPr>
      <w:bookmarkStart w:id="1522" w:name="_Ref447915756"/>
      <w:r w:rsidRPr="004A7129">
        <w:t xml:space="preserve">Figure </w:t>
      </w:r>
      <w:r w:rsidR="00E02D98" w:rsidRPr="009373EF">
        <w:fldChar w:fldCharType="begin"/>
      </w:r>
      <w:r w:rsidRPr="009373EF">
        <w:instrText xml:space="preserve"> SEQ Figure \* ARABIC </w:instrText>
      </w:r>
      <w:r w:rsidR="00E02D98" w:rsidRPr="009373EF">
        <w:rPr>
          <w:rPrChange w:id="1523" w:author="Leonardo Murta" w:date="2016-12-13T10:32:00Z">
            <w:rPr>
              <w:noProof/>
            </w:rPr>
          </w:rPrChange>
        </w:rPr>
        <w:fldChar w:fldCharType="separate"/>
      </w:r>
      <w:r w:rsidR="00885AFE" w:rsidRPr="009373EF">
        <w:rPr>
          <w:rPrChange w:id="1524" w:author="Leonardo Murta" w:date="2016-12-13T10:32:00Z">
            <w:rPr>
              <w:noProof/>
            </w:rPr>
          </w:rPrChange>
        </w:rPr>
        <w:t>14</w:t>
      </w:r>
      <w:r w:rsidR="00E02D98" w:rsidRPr="009373EF">
        <w:rPr>
          <w:rPrChange w:id="1525" w:author="Leonardo Murta" w:date="2016-12-13T10:32:00Z">
            <w:rPr>
              <w:noProof/>
            </w:rPr>
          </w:rPrChange>
        </w:rPr>
        <w:fldChar w:fldCharType="end"/>
      </w:r>
      <w:bookmarkEnd w:id="1522"/>
      <w:r w:rsidRPr="009373EF">
        <w:t xml:space="preserve">. </w:t>
      </w:r>
      <w:r w:rsidRPr="009373EF">
        <w:rPr>
          <w:b w:val="0"/>
        </w:rPr>
        <w:t>Adam’s tracked branches</w:t>
      </w:r>
    </w:p>
    <w:p w14:paraId="086F354A" w14:textId="77777777" w:rsidR="006C72F2" w:rsidRPr="002C33DA" w:rsidRDefault="00967F72" w:rsidP="006E6751">
      <w:pPr>
        <w:rPr>
          <w:lang w:eastAsia="pt-BR"/>
        </w:rPr>
      </w:pPr>
      <w:r w:rsidRPr="009373EF">
        <w:rPr>
          <w:lang w:eastAsia="pt-BR"/>
        </w:rPr>
        <w:t xml:space="preserve">The repository history leads us to think that </w:t>
      </w:r>
      <w:proofErr w:type="spellStart"/>
      <w:r w:rsidRPr="009373EF">
        <w:rPr>
          <w:bCs/>
          <w:i/>
        </w:rPr>
        <w:t>jeresig</w:t>
      </w:r>
      <w:proofErr w:type="spellEnd"/>
      <w:r w:rsidRPr="009373EF">
        <w:rPr>
          <w:lang w:eastAsia="pt-BR"/>
        </w:rPr>
        <w:t xml:space="preserve"> is a core developer of this project, because he performed most of the merges to the master branch. Looking at </w:t>
      </w:r>
      <w:r w:rsidR="00985CF7" w:rsidRPr="004A7129">
        <w:fldChar w:fldCharType="begin"/>
      </w:r>
      <w:r w:rsidR="00985CF7" w:rsidRPr="009373EF">
        <w:instrText xml:space="preserve"> REF _Ref447914931 \h  \* MERGEFORMAT </w:instrText>
      </w:r>
      <w:r w:rsidR="00985CF7" w:rsidRPr="004A7129">
        <w:rPr>
          <w:rPrChange w:id="1526" w:author="Leonardo Murta" w:date="2016-12-13T10:32:00Z">
            <w:rPr/>
          </w:rPrChange>
        </w:rPr>
        <w:fldChar w:fldCharType="separate"/>
      </w:r>
      <w:r w:rsidR="00885AFE" w:rsidRPr="004A7129">
        <w:t>Figure 13</w:t>
      </w:r>
      <w:r w:rsidR="00985CF7" w:rsidRPr="004A7129">
        <w:fldChar w:fldCharType="end"/>
      </w:r>
      <w:r w:rsidRPr="009373EF">
        <w:t>,</w:t>
      </w:r>
      <w:r w:rsidRPr="004A7129">
        <w:rPr>
          <w:lang w:eastAsia="pt-BR"/>
        </w:rPr>
        <w:t xml:space="preserve"> we see that he had 26 commits pending to be </w:t>
      </w:r>
      <w:r w:rsidRPr="004A7129">
        <w:rPr>
          <w:lang w:eastAsia="pt-BR"/>
        </w:rPr>
        <w:lastRenderedPageBreak/>
        <w:t xml:space="preserve">pushed to </w:t>
      </w:r>
      <w:r w:rsidRPr="00712F63">
        <w:rPr>
          <w:bCs/>
          <w:i/>
        </w:rPr>
        <w:t>central-repo</w:t>
      </w:r>
      <w:r w:rsidRPr="00876FD4">
        <w:rPr>
          <w:lang w:eastAsia="pt-BR"/>
        </w:rPr>
        <w:t xml:space="preserve">. These 26 commits can be seen at </w:t>
      </w:r>
      <w:proofErr w:type="spellStart"/>
      <w:r w:rsidRPr="00876FD4">
        <w:rPr>
          <w:bCs/>
          <w:i/>
        </w:rPr>
        <w:t>aakoch’s</w:t>
      </w:r>
      <w:proofErr w:type="spellEnd"/>
      <w:r w:rsidRPr="002C33DA">
        <w:rPr>
          <w:lang w:eastAsia="pt-BR"/>
        </w:rPr>
        <w:t xml:space="preserve"> commit history (</w:t>
      </w:r>
      <w:r w:rsidR="00985CF7" w:rsidRPr="004A7129">
        <w:fldChar w:fldCharType="begin"/>
      </w:r>
      <w:r w:rsidR="00985CF7" w:rsidRPr="009373EF">
        <w:instrText xml:space="preserve"> REF _Ref447915817 \h  \* MERGEFORMAT </w:instrText>
      </w:r>
      <w:r w:rsidR="00985CF7" w:rsidRPr="004A7129">
        <w:rPr>
          <w:rPrChange w:id="1527" w:author="Leonardo Murta" w:date="2016-12-13T10:32:00Z">
            <w:rPr/>
          </w:rPrChange>
        </w:rPr>
        <w:fldChar w:fldCharType="separate"/>
      </w:r>
      <w:r w:rsidR="00885AFE" w:rsidRPr="004A7129">
        <w:t>Figure 15</w:t>
      </w:r>
      <w:r w:rsidR="00985CF7" w:rsidRPr="004A7129">
        <w:fldChar w:fldCharType="end"/>
      </w:r>
      <w:r w:rsidRPr="009373EF">
        <w:rPr>
          <w:lang w:eastAsia="pt-BR"/>
        </w:rPr>
        <w:t xml:space="preserve">) as red commits, since they could not be pulled by </w:t>
      </w:r>
      <w:proofErr w:type="spellStart"/>
      <w:r w:rsidRPr="004A7129">
        <w:rPr>
          <w:bCs/>
          <w:i/>
        </w:rPr>
        <w:t>aakoch</w:t>
      </w:r>
      <w:proofErr w:type="spellEnd"/>
      <w:r w:rsidRPr="00712F63">
        <w:rPr>
          <w:lang w:eastAsia="pt-BR"/>
        </w:rPr>
        <w:t xml:space="preserve"> until </w:t>
      </w:r>
      <w:proofErr w:type="spellStart"/>
      <w:r w:rsidRPr="00876FD4">
        <w:rPr>
          <w:bCs/>
          <w:i/>
        </w:rPr>
        <w:t>jeresig</w:t>
      </w:r>
      <w:proofErr w:type="spellEnd"/>
      <w:r w:rsidRPr="00876FD4">
        <w:rPr>
          <w:lang w:eastAsia="pt-BR"/>
        </w:rPr>
        <w:t xml:space="preserve"> has pushed them to </w:t>
      </w:r>
      <w:r w:rsidRPr="00876FD4">
        <w:rPr>
          <w:bCs/>
          <w:i/>
        </w:rPr>
        <w:t>central-repo</w:t>
      </w:r>
      <w:r w:rsidRPr="002C33DA">
        <w:rPr>
          <w:lang w:eastAsia="pt-BR"/>
        </w:rPr>
        <w:t xml:space="preserve">. There was also a commit in central-repo pending to be pulled by </w:t>
      </w:r>
      <w:proofErr w:type="spellStart"/>
      <w:r w:rsidRPr="002C33DA">
        <w:rPr>
          <w:bCs/>
          <w:i/>
        </w:rPr>
        <w:t>jeresig</w:t>
      </w:r>
      <w:proofErr w:type="spellEnd"/>
      <w:r w:rsidRPr="002C33DA">
        <w:rPr>
          <w:lang w:eastAsia="pt-BR"/>
        </w:rPr>
        <w:t xml:space="preserve">. If we look back at </w:t>
      </w:r>
      <w:r w:rsidR="00985CF7" w:rsidRPr="004A7129">
        <w:fldChar w:fldCharType="begin"/>
      </w:r>
      <w:r w:rsidR="00985CF7" w:rsidRPr="009373EF">
        <w:instrText xml:space="preserve"> REF _Ref447913488 \h  \* MERGEFORMAT </w:instrText>
      </w:r>
      <w:r w:rsidR="00985CF7" w:rsidRPr="004A7129">
        <w:rPr>
          <w:rPrChange w:id="1528" w:author="Leonardo Murta" w:date="2016-12-13T10:32:00Z">
            <w:rPr/>
          </w:rPrChange>
        </w:rPr>
        <w:fldChar w:fldCharType="separate"/>
      </w:r>
      <w:r w:rsidR="00885AFE" w:rsidRPr="004A7129">
        <w:t>Figure 9</w:t>
      </w:r>
      <w:r w:rsidR="00985CF7" w:rsidRPr="004A7129">
        <w:fldChar w:fldCharType="end"/>
      </w:r>
      <w:r w:rsidRPr="009373EF">
        <w:rPr>
          <w:lang w:eastAsia="pt-BR"/>
        </w:rPr>
        <w:t xml:space="preserve"> we see that the only yellow commit is </w:t>
      </w:r>
      <w:r w:rsidRPr="004A7129">
        <w:rPr>
          <w:bCs/>
          <w:i/>
        </w:rPr>
        <w:t>a0887</w:t>
      </w:r>
      <w:r w:rsidRPr="00712F63">
        <w:rPr>
          <w:lang w:eastAsia="pt-BR"/>
        </w:rPr>
        <w:t xml:space="preserve">, made by </w:t>
      </w:r>
      <w:proofErr w:type="spellStart"/>
      <w:r w:rsidRPr="00876FD4">
        <w:rPr>
          <w:bCs/>
          <w:i/>
        </w:rPr>
        <w:t>aakoch</w:t>
      </w:r>
      <w:proofErr w:type="spellEnd"/>
      <w:r w:rsidRPr="00876FD4">
        <w:rPr>
          <w:lang w:eastAsia="pt-BR"/>
        </w:rPr>
        <w:t xml:space="preserve">. This tells us that </w:t>
      </w:r>
      <w:proofErr w:type="spellStart"/>
      <w:r w:rsidRPr="00876FD4">
        <w:rPr>
          <w:bCs/>
          <w:i/>
        </w:rPr>
        <w:t>jeresig</w:t>
      </w:r>
      <w:proofErr w:type="spellEnd"/>
      <w:r w:rsidRPr="002C33DA">
        <w:rPr>
          <w:lang w:eastAsia="pt-BR"/>
        </w:rPr>
        <w:t xml:space="preserve"> pulled changes from </w:t>
      </w:r>
      <w:r w:rsidRPr="002C33DA">
        <w:rPr>
          <w:bCs/>
          <w:i/>
        </w:rPr>
        <w:t>central-repo</w:t>
      </w:r>
      <w:r w:rsidRPr="002C33DA">
        <w:rPr>
          <w:lang w:eastAsia="pt-BR"/>
        </w:rPr>
        <w:t xml:space="preserve"> just before </w:t>
      </w:r>
      <w:proofErr w:type="spellStart"/>
      <w:r w:rsidRPr="002C33DA">
        <w:rPr>
          <w:bCs/>
          <w:i/>
        </w:rPr>
        <w:t>aakoch</w:t>
      </w:r>
      <w:proofErr w:type="spellEnd"/>
      <w:r w:rsidRPr="004C46C6">
        <w:rPr>
          <w:lang w:eastAsia="pt-BR"/>
        </w:rPr>
        <w:t xml:space="preserve"> pushed commit </w:t>
      </w:r>
      <w:r w:rsidRPr="0029320D">
        <w:rPr>
          <w:bCs/>
          <w:i/>
        </w:rPr>
        <w:t>a0887</w:t>
      </w:r>
      <w:r w:rsidRPr="0029320D">
        <w:rPr>
          <w:lang w:eastAsia="pt-BR"/>
        </w:rPr>
        <w:t xml:space="preserve">. If we look at </w:t>
      </w:r>
      <w:r w:rsidR="00985CF7" w:rsidRPr="004A7129">
        <w:fldChar w:fldCharType="begin"/>
      </w:r>
      <w:r w:rsidR="00985CF7" w:rsidRPr="009373EF">
        <w:instrText xml:space="preserve"> REF _Ref447915860 \h  \* MERGEFORMAT </w:instrText>
      </w:r>
      <w:r w:rsidR="00985CF7" w:rsidRPr="004A7129">
        <w:rPr>
          <w:rPrChange w:id="1529" w:author="Leonardo Murta" w:date="2016-12-13T10:32:00Z">
            <w:rPr/>
          </w:rPrChange>
        </w:rPr>
        <w:fldChar w:fldCharType="separate"/>
      </w:r>
      <w:r w:rsidR="00885AFE" w:rsidRPr="004A7129">
        <w:t>Figure 16</w:t>
      </w:r>
      <w:r w:rsidR="00985CF7" w:rsidRPr="004A7129">
        <w:fldChar w:fldCharType="end"/>
      </w:r>
      <w:r w:rsidRPr="009373EF">
        <w:rPr>
          <w:lang w:eastAsia="pt-BR"/>
        </w:rPr>
        <w:t xml:space="preserve">, we see that all the pending commits (those that were pending to be pushed and pulled) are related to the same branch (master). This tells us that, if </w:t>
      </w:r>
      <w:proofErr w:type="spellStart"/>
      <w:r w:rsidRPr="004A7129">
        <w:rPr>
          <w:bCs/>
          <w:i/>
        </w:rPr>
        <w:t>jeresig</w:t>
      </w:r>
      <w:proofErr w:type="spellEnd"/>
      <w:r w:rsidRPr="00712F63">
        <w:rPr>
          <w:lang w:eastAsia="pt-BR"/>
        </w:rPr>
        <w:t xml:space="preserve"> wanted to push these commits to </w:t>
      </w:r>
      <w:r w:rsidRPr="00876FD4">
        <w:rPr>
          <w:bCs/>
          <w:i/>
        </w:rPr>
        <w:t>central-repo</w:t>
      </w:r>
      <w:r w:rsidRPr="00876FD4">
        <w:rPr>
          <w:lang w:eastAsia="pt-BR"/>
        </w:rPr>
        <w:t xml:space="preserve">, he would have to perform a pull operation before. </w:t>
      </w:r>
    </w:p>
    <w:p w14:paraId="2D5C01C5" w14:textId="77777777" w:rsidR="003E4F33" w:rsidRPr="009373EF" w:rsidRDefault="003E4F33" w:rsidP="003E4F33">
      <w:pPr>
        <w:ind w:firstLine="0"/>
        <w:rPr>
          <w:lang w:eastAsia="pt-BR"/>
        </w:rPr>
      </w:pPr>
      <w:r w:rsidRPr="00307F34">
        <w:rPr>
          <w:rFonts w:ascii="Calibri" w:hAnsi="Calibri"/>
          <w:noProof/>
        </w:rPr>
        <w:drawing>
          <wp:inline distT="0" distB="0" distL="0" distR="0" wp14:anchorId="1A6572A4" wp14:editId="40EBB746">
            <wp:extent cx="6120000" cy="2538060"/>
            <wp:effectExtent l="0" t="0" r="0" b="0"/>
            <wp:docPr id="665"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000" cy="2538060"/>
                    </a:xfrm>
                    <a:prstGeom prst="rect">
                      <a:avLst/>
                    </a:prstGeom>
                    <a:noFill/>
                    <a:ln>
                      <a:noFill/>
                    </a:ln>
                  </pic:spPr>
                </pic:pic>
              </a:graphicData>
            </a:graphic>
          </wp:inline>
        </w:drawing>
      </w:r>
    </w:p>
    <w:p w14:paraId="3DBCAAA6" w14:textId="77777777" w:rsidR="006C72F2" w:rsidRPr="009373EF" w:rsidRDefault="006C72F2" w:rsidP="006C72F2">
      <w:pPr>
        <w:pStyle w:val="Legenda"/>
        <w:rPr>
          <w:b w:val="0"/>
        </w:rPr>
      </w:pPr>
      <w:bookmarkStart w:id="1530" w:name="_Ref447915817"/>
      <w:r w:rsidRPr="004A7129">
        <w:t xml:space="preserve">Figure </w:t>
      </w:r>
      <w:r w:rsidR="00E02D98" w:rsidRPr="009373EF">
        <w:fldChar w:fldCharType="begin"/>
      </w:r>
      <w:r w:rsidRPr="009373EF">
        <w:instrText xml:space="preserve"> SEQ Figure \* ARABIC </w:instrText>
      </w:r>
      <w:r w:rsidR="00E02D98" w:rsidRPr="009373EF">
        <w:rPr>
          <w:rPrChange w:id="1531" w:author="Leonardo Murta" w:date="2016-12-13T10:32:00Z">
            <w:rPr>
              <w:noProof/>
            </w:rPr>
          </w:rPrChange>
        </w:rPr>
        <w:fldChar w:fldCharType="separate"/>
      </w:r>
      <w:r w:rsidR="00885AFE" w:rsidRPr="009373EF">
        <w:rPr>
          <w:rPrChange w:id="1532" w:author="Leonardo Murta" w:date="2016-12-13T10:32:00Z">
            <w:rPr>
              <w:noProof/>
            </w:rPr>
          </w:rPrChange>
        </w:rPr>
        <w:t>15</w:t>
      </w:r>
      <w:r w:rsidR="00E02D98" w:rsidRPr="009373EF">
        <w:rPr>
          <w:rPrChange w:id="1533" w:author="Leonardo Murta" w:date="2016-12-13T10:32:00Z">
            <w:rPr>
              <w:noProof/>
            </w:rPr>
          </w:rPrChange>
        </w:rPr>
        <w:fldChar w:fldCharType="end"/>
      </w:r>
      <w:bookmarkEnd w:id="1530"/>
      <w:r w:rsidRPr="009373EF">
        <w:t xml:space="preserve">. </w:t>
      </w:r>
      <w:proofErr w:type="spellStart"/>
      <w:r w:rsidRPr="009373EF">
        <w:rPr>
          <w:b w:val="0"/>
        </w:rPr>
        <w:t>Aakoch’s</w:t>
      </w:r>
      <w:proofErr w:type="spellEnd"/>
      <w:r w:rsidRPr="009373EF">
        <w:rPr>
          <w:b w:val="0"/>
        </w:rPr>
        <w:t xml:space="preserve"> commit history</w:t>
      </w:r>
    </w:p>
    <w:p w14:paraId="09EB721B" w14:textId="77777777" w:rsidR="003E4F33" w:rsidRPr="009373EF" w:rsidRDefault="003E4F33" w:rsidP="003E4F33">
      <w:pPr>
        <w:ind w:firstLine="0"/>
        <w:rPr>
          <w:lang w:eastAsia="en-AU"/>
        </w:rPr>
      </w:pPr>
      <w:r w:rsidRPr="00307F34">
        <w:rPr>
          <w:rFonts w:ascii="Calibri" w:hAnsi="Calibri"/>
          <w:noProof/>
        </w:rPr>
        <w:lastRenderedPageBreak/>
        <w:drawing>
          <wp:inline distT="0" distB="0" distL="0" distR="0" wp14:anchorId="2DE2CD06" wp14:editId="70E03BCA">
            <wp:extent cx="6120000" cy="3411348"/>
            <wp:effectExtent l="0" t="0" r="0" b="0"/>
            <wp:docPr id="666"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32">
                      <a:extLst>
                        <a:ext uri="{28A0092B-C50C-407E-A947-70E740481C1C}">
                          <a14:useLocalDpi xmlns:a14="http://schemas.microsoft.com/office/drawing/2010/main" val="0"/>
                        </a:ext>
                      </a:extLst>
                    </a:blip>
                    <a:srcRect l="692" r="12892"/>
                    <a:stretch/>
                  </pic:blipFill>
                  <pic:spPr bwMode="auto">
                    <a:xfrm>
                      <a:off x="0" y="0"/>
                      <a:ext cx="6120000" cy="341134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8853A72" w14:textId="77777777" w:rsidR="006C72F2" w:rsidRPr="009373EF" w:rsidRDefault="006C72F2" w:rsidP="006C72F2">
      <w:pPr>
        <w:pStyle w:val="Legenda"/>
        <w:rPr>
          <w:rFonts w:cs="Times New Roman"/>
          <w:szCs w:val="20"/>
          <w:rPrChange w:id="1534" w:author="Leonardo Murta" w:date="2016-12-13T10:32:00Z">
            <w:rPr>
              <w:rFonts w:cs="Times New Roman"/>
              <w:noProof/>
              <w:szCs w:val="20"/>
            </w:rPr>
          </w:rPrChange>
        </w:rPr>
      </w:pPr>
      <w:bookmarkStart w:id="1535" w:name="_Ref447915860"/>
      <w:r w:rsidRPr="004A7129">
        <w:t xml:space="preserve">Figure </w:t>
      </w:r>
      <w:r w:rsidR="00E02D98" w:rsidRPr="009373EF">
        <w:fldChar w:fldCharType="begin"/>
      </w:r>
      <w:r w:rsidRPr="009373EF">
        <w:instrText xml:space="preserve"> SEQ Figure \* ARABIC </w:instrText>
      </w:r>
      <w:r w:rsidR="00E02D98" w:rsidRPr="009373EF">
        <w:rPr>
          <w:rPrChange w:id="1536" w:author="Leonardo Murta" w:date="2016-12-13T10:32:00Z">
            <w:rPr>
              <w:noProof/>
            </w:rPr>
          </w:rPrChange>
        </w:rPr>
        <w:fldChar w:fldCharType="separate"/>
      </w:r>
      <w:r w:rsidR="00885AFE" w:rsidRPr="009373EF">
        <w:rPr>
          <w:rPrChange w:id="1537" w:author="Leonardo Murta" w:date="2016-12-13T10:32:00Z">
            <w:rPr>
              <w:noProof/>
            </w:rPr>
          </w:rPrChange>
        </w:rPr>
        <w:t>16</w:t>
      </w:r>
      <w:r w:rsidR="00E02D98" w:rsidRPr="009373EF">
        <w:rPr>
          <w:rPrChange w:id="1538" w:author="Leonardo Murta" w:date="2016-12-13T10:32:00Z">
            <w:rPr>
              <w:noProof/>
            </w:rPr>
          </w:rPrChange>
        </w:rPr>
        <w:fldChar w:fldCharType="end"/>
      </w:r>
      <w:bookmarkEnd w:id="1535"/>
      <w:r w:rsidRPr="00E16339">
        <w:t xml:space="preserve">. </w:t>
      </w:r>
      <w:proofErr w:type="spellStart"/>
      <w:r w:rsidRPr="00E16339">
        <w:rPr>
          <w:b w:val="0"/>
        </w:rPr>
        <w:t>Jeresig’s</w:t>
      </w:r>
      <w:proofErr w:type="spellEnd"/>
      <w:r w:rsidRPr="00E16339">
        <w:rPr>
          <w:b w:val="0"/>
        </w:rPr>
        <w:t xml:space="preserve"> tracked branches</w:t>
      </w:r>
    </w:p>
    <w:p w14:paraId="1A1FE994" w14:textId="77777777" w:rsidR="00967F72" w:rsidRPr="009373EF" w:rsidRDefault="00967F72" w:rsidP="006E6751">
      <w:pPr>
        <w:rPr>
          <w:lang w:eastAsia="pt-BR"/>
        </w:rPr>
      </w:pPr>
      <w:r w:rsidRPr="009373EF">
        <w:rPr>
          <w:lang w:eastAsia="pt-BR"/>
        </w:rPr>
        <w:t>This analysis helps us revisit and answer Q3:</w:t>
      </w:r>
    </w:p>
    <w:p w14:paraId="55509527" w14:textId="77777777" w:rsidR="00967F72" w:rsidRPr="00712F63" w:rsidRDefault="00967F72" w:rsidP="006E6751">
      <w:pPr>
        <w:rPr>
          <w:lang w:eastAsia="pt-BR"/>
        </w:rPr>
      </w:pPr>
      <w:r w:rsidRPr="009373EF">
        <w:rPr>
          <w:lang w:eastAsia="pt-BR"/>
        </w:rPr>
        <w:t xml:space="preserve">Q3: </w:t>
      </w:r>
      <w:r w:rsidRPr="009373EF">
        <w:t>Which changes are under work in parallel (in different clones or different branches) and which of them are available to be incorporated into others’ clones?</w:t>
      </w:r>
      <w:r w:rsidRPr="009373EF">
        <w:rPr>
          <w:lang w:eastAsia="pt-BR"/>
        </w:rPr>
        <w:t xml:space="preserve"> New commits in tracked branches of peers can be easily found by looking at Level 3 information (tracked branches, shown in </w:t>
      </w:r>
      <w:r w:rsidR="00985CF7" w:rsidRPr="004A7129">
        <w:fldChar w:fldCharType="begin"/>
      </w:r>
      <w:r w:rsidR="00985CF7" w:rsidRPr="009373EF">
        <w:instrText xml:space="preserve"> REF _Ref447915756 \h  \* MERGEFORMAT </w:instrText>
      </w:r>
      <w:r w:rsidR="00985CF7" w:rsidRPr="004A7129">
        <w:rPr>
          <w:rPrChange w:id="1539" w:author="Leonardo Murta" w:date="2016-12-13T10:32:00Z">
            <w:rPr/>
          </w:rPrChange>
        </w:rPr>
        <w:fldChar w:fldCharType="separate"/>
      </w:r>
      <w:r w:rsidR="00885AFE" w:rsidRPr="004A7129">
        <w:t>Figure 14</w:t>
      </w:r>
      <w:r w:rsidR="00985CF7" w:rsidRPr="004A7129">
        <w:fldChar w:fldCharType="end"/>
      </w:r>
      <w:r w:rsidRPr="009373EF">
        <w:rPr>
          <w:lang w:eastAsia="pt-BR"/>
        </w:rPr>
        <w:t xml:space="preserve"> and </w:t>
      </w:r>
      <w:r w:rsidR="00985CF7" w:rsidRPr="004A7129">
        <w:fldChar w:fldCharType="begin"/>
      </w:r>
      <w:r w:rsidR="00985CF7" w:rsidRPr="009373EF">
        <w:instrText xml:space="preserve"> REF _Ref447915860 \h  \* MERGEFORMAT </w:instrText>
      </w:r>
      <w:r w:rsidR="00985CF7" w:rsidRPr="004A7129">
        <w:rPr>
          <w:rPrChange w:id="1540" w:author="Leonardo Murta" w:date="2016-12-13T10:32:00Z">
            <w:rPr/>
          </w:rPrChange>
        </w:rPr>
        <w:fldChar w:fldCharType="separate"/>
      </w:r>
      <w:r w:rsidR="00885AFE" w:rsidRPr="004A7129">
        <w:t>Figure 16</w:t>
      </w:r>
      <w:r w:rsidR="00985CF7" w:rsidRPr="004A7129">
        <w:fldChar w:fldCharType="end"/>
      </w:r>
      <w:r w:rsidRPr="009373EF">
        <w:rPr>
          <w:lang w:eastAsia="pt-BR"/>
        </w:rPr>
        <w:t xml:space="preserve">). This view shows to which branch these commits are related and how many new commits exist.  If we want to look at each commit individually, we can look at Level 4 information (commit history, shown in </w:t>
      </w:r>
      <w:r w:rsidR="00985CF7" w:rsidRPr="004A7129">
        <w:fldChar w:fldCharType="begin"/>
      </w:r>
      <w:r w:rsidR="00985CF7" w:rsidRPr="009373EF">
        <w:instrText xml:space="preserve"> REF _Ref447914775 \h  \* MERGEFORMAT </w:instrText>
      </w:r>
      <w:r w:rsidR="00985CF7" w:rsidRPr="004A7129">
        <w:rPr>
          <w:rPrChange w:id="1541" w:author="Leonardo Murta" w:date="2016-12-13T10:32:00Z">
            <w:rPr/>
          </w:rPrChange>
        </w:rPr>
        <w:fldChar w:fldCharType="separate"/>
      </w:r>
      <w:r w:rsidR="00885AFE" w:rsidRPr="004A7129">
        <w:t>Figure 12</w:t>
      </w:r>
      <w:r w:rsidR="00985CF7" w:rsidRPr="004A7129">
        <w:fldChar w:fldCharType="end"/>
      </w:r>
      <w:r w:rsidRPr="009373EF">
        <w:rPr>
          <w:lang w:eastAsia="pt-BR"/>
        </w:rPr>
        <w:t xml:space="preserve"> and </w:t>
      </w:r>
      <w:r w:rsidR="00985CF7" w:rsidRPr="004A7129">
        <w:fldChar w:fldCharType="begin"/>
      </w:r>
      <w:r w:rsidR="00985CF7" w:rsidRPr="009373EF">
        <w:instrText xml:space="preserve"> REF _Ref447915817 \h  \* MERGEFORMAT </w:instrText>
      </w:r>
      <w:r w:rsidR="00985CF7" w:rsidRPr="004A7129">
        <w:rPr>
          <w:rPrChange w:id="1542" w:author="Leonardo Murta" w:date="2016-12-13T10:32:00Z">
            <w:rPr/>
          </w:rPrChange>
        </w:rPr>
        <w:fldChar w:fldCharType="separate"/>
      </w:r>
      <w:r w:rsidR="00885AFE" w:rsidRPr="004A7129">
        <w:t>Figure 15</w:t>
      </w:r>
      <w:r w:rsidR="00985CF7" w:rsidRPr="004A7129">
        <w:fldChar w:fldCharType="end"/>
      </w:r>
      <w:r w:rsidRPr="009373EF">
        <w:t>)</w:t>
      </w:r>
      <w:r w:rsidRPr="004A7129">
        <w:rPr>
          <w:lang w:eastAsia="pt-BR"/>
        </w:rPr>
        <w:t xml:space="preserve"> and notice the yellow nodes. Additionally, Level 4 information can be used to find new commits in r</w:t>
      </w:r>
      <w:r w:rsidRPr="00712F63">
        <w:rPr>
          <w:lang w:eastAsia="pt-BR"/>
        </w:rPr>
        <w:t>epositories that are not peers (red nodes), or new commits in non-tracked branches (gray nodes).</w:t>
      </w:r>
    </w:p>
    <w:p w14:paraId="0F76D076" w14:textId="77777777" w:rsidR="00967F72" w:rsidRPr="00876FD4" w:rsidRDefault="00967F72" w:rsidP="006E6751">
      <w:pPr>
        <w:pStyle w:val="Ttulo2"/>
        <w:rPr>
          <w:lang w:eastAsia="pt-BR"/>
        </w:rPr>
      </w:pPr>
      <w:r w:rsidRPr="00876FD4">
        <w:rPr>
          <w:lang w:eastAsia="pt-BR"/>
        </w:rPr>
        <w:t>Observational Study</w:t>
      </w:r>
    </w:p>
    <w:p w14:paraId="5C2809CB" w14:textId="77777777" w:rsidR="00967F72" w:rsidRPr="00B96FAC" w:rsidRDefault="00967F72" w:rsidP="006E6751">
      <w:pPr>
        <w:rPr>
          <w:lang w:eastAsia="pt-BR"/>
        </w:rPr>
      </w:pPr>
      <w:r w:rsidRPr="002C33DA">
        <w:rPr>
          <w:lang w:eastAsia="pt-BR"/>
        </w:rPr>
        <w:t>We conducted an observational study over the same project used in the post hoc analysis (</w:t>
      </w:r>
      <w:proofErr w:type="spellStart"/>
      <w:r w:rsidRPr="002C33DA">
        <w:rPr>
          <w:lang w:eastAsia="pt-BR"/>
        </w:rPr>
        <w:t>JQuery</w:t>
      </w:r>
      <w:proofErr w:type="spellEnd"/>
      <w:r w:rsidRPr="002C33DA">
        <w:rPr>
          <w:lang w:eastAsia="pt-BR"/>
        </w:rPr>
        <w:t>) to assess the capability of the visualizat</w:t>
      </w:r>
      <w:r w:rsidRPr="004C46C6">
        <w:rPr>
          <w:lang w:eastAsia="pt-BR"/>
        </w:rPr>
        <w:t xml:space="preserve">ions provided by DyeVC in supporting developers and repository administrators. The study was conducted with four volunteers, which had previous experience with DVCS. They were graduate students from the Software Engineering research area at </w:t>
      </w:r>
      <w:proofErr w:type="spellStart"/>
      <w:r w:rsidRPr="004C46C6">
        <w:rPr>
          <w:lang w:eastAsia="pt-BR"/>
        </w:rPr>
        <w:t>Universidade</w:t>
      </w:r>
      <w:proofErr w:type="spellEnd"/>
      <w:r w:rsidRPr="004C46C6">
        <w:rPr>
          <w:lang w:eastAsia="pt-BR"/>
        </w:rPr>
        <w:t xml:space="preserve"> Fe</w:t>
      </w:r>
      <w:r w:rsidRPr="0029320D">
        <w:rPr>
          <w:lang w:eastAsia="pt-BR"/>
        </w:rPr>
        <w:t xml:space="preserve">deral </w:t>
      </w:r>
      <w:proofErr w:type="spellStart"/>
      <w:r w:rsidRPr="0029320D">
        <w:rPr>
          <w:lang w:eastAsia="pt-BR"/>
        </w:rPr>
        <w:t>Fluminense</w:t>
      </w:r>
      <w:proofErr w:type="spellEnd"/>
      <w:r w:rsidRPr="0029320D">
        <w:rPr>
          <w:lang w:eastAsia="pt-BR"/>
        </w:rPr>
        <w:t xml:space="preserve"> (UFF). Four sessions were conducted, each of them with one subject. The study was divided in two phases (without and with DyeVC), </w:t>
      </w:r>
      <w:r w:rsidRPr="0029320D">
        <w:rPr>
          <w:lang w:eastAsia="pt-BR"/>
        </w:rPr>
        <w:lastRenderedPageBreak/>
        <w:t>each one with two scenarios, where the subject had to answer questions related to usual work with DVCS. In Sc</w:t>
      </w:r>
      <w:r w:rsidRPr="00232F17">
        <w:rPr>
          <w:lang w:eastAsia="pt-BR"/>
        </w:rPr>
        <w:t xml:space="preserve">enario 1, the subject played the developer role, working in a clone named </w:t>
      </w:r>
      <w:proofErr w:type="spellStart"/>
      <w:r w:rsidRPr="001A25BE">
        <w:rPr>
          <w:bCs/>
          <w:i/>
        </w:rPr>
        <w:t>aakoch</w:t>
      </w:r>
      <w:proofErr w:type="spellEnd"/>
      <w:r w:rsidRPr="001A25BE">
        <w:rPr>
          <w:lang w:eastAsia="pt-BR"/>
        </w:rPr>
        <w:t>. In Scenario 2, the subject played the repository administrator role. The following questions were posed: Q1.1 What is the status of your clone, compared to the central reposi</w:t>
      </w:r>
      <w:r w:rsidRPr="00EF1D5B">
        <w:rPr>
          <w:lang w:eastAsia="pt-BR"/>
        </w:rPr>
        <w:t xml:space="preserve">tory? Q1.2 Who else is working in the </w:t>
      </w:r>
      <w:proofErr w:type="spellStart"/>
      <w:r w:rsidRPr="00EF1D5B">
        <w:rPr>
          <w:lang w:eastAsia="pt-BR"/>
        </w:rPr>
        <w:t>JQuery</w:t>
      </w:r>
      <w:proofErr w:type="spellEnd"/>
      <w:r w:rsidRPr="00EF1D5B">
        <w:rPr>
          <w:lang w:eastAsia="pt-BR"/>
        </w:rPr>
        <w:t xml:space="preserve"> project (other clones)? Q1.3 Which files were modified in commit </w:t>
      </w:r>
      <w:r w:rsidRPr="00CB6143">
        <w:rPr>
          <w:bCs/>
          <w:i/>
        </w:rPr>
        <w:t>5d454</w:t>
      </w:r>
      <w:r w:rsidRPr="00CB6143">
        <w:rPr>
          <w:lang w:eastAsia="pt-BR"/>
        </w:rPr>
        <w:t xml:space="preserve">? Q2.1 What are the existing clones for </w:t>
      </w:r>
      <w:proofErr w:type="spellStart"/>
      <w:r w:rsidRPr="00CB6143">
        <w:rPr>
          <w:lang w:eastAsia="pt-BR"/>
        </w:rPr>
        <w:t>JQuery</w:t>
      </w:r>
      <w:proofErr w:type="spellEnd"/>
      <w:r w:rsidRPr="00CB6143">
        <w:rPr>
          <w:lang w:eastAsia="pt-BR"/>
        </w:rPr>
        <w:t xml:space="preserve"> project? Q2.2 Which clones are synchronized with the central repository? Q2.3 How many commits</w:t>
      </w:r>
      <w:r w:rsidRPr="00B96FAC">
        <w:rPr>
          <w:lang w:eastAsia="pt-BR"/>
        </w:rPr>
        <w:t xml:space="preserve"> in tracked branches are pending to be sent to the central repository? Q2.4 Is there any commit in non-tracked branches? Where?</w:t>
      </w:r>
    </w:p>
    <w:p w14:paraId="070CA32A" w14:textId="77777777" w:rsidR="00967F72" w:rsidRPr="009373EF" w:rsidRDefault="00967F72" w:rsidP="006E6751">
      <w:pPr>
        <w:rPr>
          <w:lang w:eastAsia="pt-BR"/>
        </w:rPr>
      </w:pPr>
      <w:r w:rsidRPr="002F44A9">
        <w:rPr>
          <w:lang w:eastAsia="pt-BR"/>
        </w:rPr>
        <w:t xml:space="preserve">In Phase 1 (without DyeVC), DyeVC was not in place and the subject answered the questions using any desired DVCS client among the ones available in the computer used in the experiment: </w:t>
      </w:r>
      <w:proofErr w:type="spellStart"/>
      <w:r w:rsidRPr="00E16339">
        <w:rPr>
          <w:bCs/>
          <w:i/>
        </w:rPr>
        <w:t>gitk</w:t>
      </w:r>
      <w:proofErr w:type="spellEnd"/>
      <w:r w:rsidRPr="00E16339">
        <w:rPr>
          <w:b/>
          <w:bCs/>
        </w:rPr>
        <w:t xml:space="preserve">, </w:t>
      </w:r>
      <w:r w:rsidRPr="004416DF">
        <w:rPr>
          <w:bCs/>
          <w:i/>
        </w:rPr>
        <w:t>Tortoise Git</w:t>
      </w:r>
      <w:r w:rsidRPr="004416DF">
        <w:rPr>
          <w:b/>
          <w:bCs/>
        </w:rPr>
        <w:t xml:space="preserve">, </w:t>
      </w:r>
      <w:r w:rsidRPr="009373EF">
        <w:rPr>
          <w:bCs/>
          <w:i/>
        </w:rPr>
        <w:t>Git Bash</w:t>
      </w:r>
      <w:r w:rsidRPr="009373EF">
        <w:rPr>
          <w:lang w:eastAsia="pt-BR"/>
        </w:rPr>
        <w:t xml:space="preserve">, and </w:t>
      </w:r>
      <w:proofErr w:type="spellStart"/>
      <w:r w:rsidRPr="009373EF">
        <w:rPr>
          <w:bCs/>
          <w:i/>
        </w:rPr>
        <w:t>SourceTree</w:t>
      </w:r>
      <w:proofErr w:type="spellEnd"/>
      <w:r w:rsidRPr="009373EF">
        <w:rPr>
          <w:lang w:eastAsia="pt-BR"/>
        </w:rPr>
        <w:t>. Participants were allowed to access the Internet and search any other procedure or tool that could help in answering the questions. After that, the subject watched a 10-minute video presenting DyeVC and started Phase 2 (with DyeVC), which consisted in answering the same questions with the help of DyeVC. The possible answers in Phase 2 were either “keep the answer of Phase 1”, meaning that using DyeVC did not change the subject perception, or a different answer, otherwise.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904"/>
        <w:gridCol w:w="917"/>
        <w:gridCol w:w="917"/>
        <w:gridCol w:w="917"/>
        <w:gridCol w:w="917"/>
      </w:tblGrid>
      <w:tr w:rsidR="006C72F2" w:rsidRPr="009373EF" w14:paraId="1927BE31" w14:textId="77777777" w:rsidTr="006C72F2">
        <w:tc>
          <w:tcPr>
            <w:tcW w:w="0" w:type="auto"/>
            <w:vMerge w:val="restart"/>
            <w:shd w:val="clear" w:color="auto" w:fill="auto"/>
            <w:vAlign w:val="center"/>
          </w:tcPr>
          <w:p w14:paraId="0ADC43C0" w14:textId="77777777" w:rsidR="006C72F2" w:rsidRPr="009373EF" w:rsidRDefault="006C72F2" w:rsidP="006C72F2">
            <w:pPr>
              <w:spacing w:line="240" w:lineRule="auto"/>
              <w:ind w:hanging="48"/>
              <w:jc w:val="center"/>
              <w:rPr>
                <w:b/>
                <w:lang w:eastAsia="pt-BR"/>
              </w:rPr>
            </w:pPr>
            <w:r w:rsidRPr="009373EF">
              <w:rPr>
                <w:b/>
                <w:lang w:eastAsia="pt-BR"/>
              </w:rPr>
              <w:t>Subject</w:t>
            </w:r>
          </w:p>
        </w:tc>
        <w:tc>
          <w:tcPr>
            <w:tcW w:w="0" w:type="auto"/>
            <w:gridSpan w:val="2"/>
            <w:shd w:val="clear" w:color="auto" w:fill="auto"/>
            <w:vAlign w:val="center"/>
          </w:tcPr>
          <w:p w14:paraId="3F1FC6C9" w14:textId="77777777" w:rsidR="006C72F2" w:rsidRPr="002C33DA" w:rsidRDefault="006C72F2" w:rsidP="006C72F2">
            <w:pPr>
              <w:spacing w:line="240" w:lineRule="auto"/>
              <w:ind w:hanging="48"/>
              <w:jc w:val="center"/>
              <w:rPr>
                <w:b/>
                <w:lang w:eastAsia="pt-BR"/>
              </w:rPr>
            </w:pPr>
            <w:r w:rsidRPr="002C33DA">
              <w:rPr>
                <w:b/>
                <w:lang w:eastAsia="pt-BR"/>
              </w:rPr>
              <w:t>Scenario 1</w:t>
            </w:r>
          </w:p>
        </w:tc>
        <w:tc>
          <w:tcPr>
            <w:tcW w:w="0" w:type="auto"/>
            <w:gridSpan w:val="2"/>
            <w:shd w:val="clear" w:color="auto" w:fill="auto"/>
            <w:vAlign w:val="center"/>
          </w:tcPr>
          <w:p w14:paraId="4119E30A" w14:textId="77777777" w:rsidR="006C72F2" w:rsidRPr="004C46C6" w:rsidRDefault="006C72F2" w:rsidP="006C72F2">
            <w:pPr>
              <w:spacing w:line="240" w:lineRule="auto"/>
              <w:ind w:hanging="48"/>
              <w:jc w:val="center"/>
              <w:rPr>
                <w:b/>
                <w:lang w:eastAsia="pt-BR"/>
              </w:rPr>
            </w:pPr>
            <w:r w:rsidRPr="004C46C6">
              <w:rPr>
                <w:b/>
                <w:lang w:eastAsia="pt-BR"/>
              </w:rPr>
              <w:t>Scenario 2</w:t>
            </w:r>
          </w:p>
        </w:tc>
      </w:tr>
      <w:tr w:rsidR="006C72F2" w:rsidRPr="009373EF" w14:paraId="652E8E60" w14:textId="77777777" w:rsidTr="006C72F2">
        <w:tc>
          <w:tcPr>
            <w:tcW w:w="0" w:type="auto"/>
            <w:vMerge/>
            <w:shd w:val="clear" w:color="auto" w:fill="auto"/>
            <w:vAlign w:val="center"/>
          </w:tcPr>
          <w:p w14:paraId="24B82330" w14:textId="77777777" w:rsidR="006C72F2" w:rsidRPr="009373EF" w:rsidRDefault="006C72F2" w:rsidP="006C72F2">
            <w:pPr>
              <w:spacing w:line="240" w:lineRule="auto"/>
              <w:ind w:hanging="48"/>
              <w:jc w:val="center"/>
              <w:rPr>
                <w:b/>
                <w:lang w:eastAsia="pt-BR"/>
              </w:rPr>
            </w:pPr>
          </w:p>
        </w:tc>
        <w:tc>
          <w:tcPr>
            <w:tcW w:w="0" w:type="auto"/>
            <w:shd w:val="clear" w:color="auto" w:fill="auto"/>
            <w:vAlign w:val="center"/>
          </w:tcPr>
          <w:p w14:paraId="472AA38E" w14:textId="77777777" w:rsidR="006C72F2" w:rsidRPr="009373EF" w:rsidRDefault="006C72F2" w:rsidP="006C72F2">
            <w:pPr>
              <w:spacing w:line="240" w:lineRule="auto"/>
              <w:ind w:hanging="48"/>
              <w:jc w:val="center"/>
              <w:rPr>
                <w:b/>
              </w:rPr>
            </w:pPr>
            <w:r w:rsidRPr="009373EF">
              <w:rPr>
                <w:b/>
              </w:rPr>
              <w:t>Phase 1</w:t>
            </w:r>
          </w:p>
        </w:tc>
        <w:tc>
          <w:tcPr>
            <w:tcW w:w="0" w:type="auto"/>
            <w:shd w:val="clear" w:color="auto" w:fill="auto"/>
            <w:vAlign w:val="center"/>
          </w:tcPr>
          <w:p w14:paraId="49D1647D" w14:textId="77777777" w:rsidR="006C72F2" w:rsidRPr="009373EF" w:rsidRDefault="006C72F2" w:rsidP="006C72F2">
            <w:pPr>
              <w:spacing w:line="240" w:lineRule="auto"/>
              <w:ind w:hanging="48"/>
              <w:jc w:val="center"/>
              <w:rPr>
                <w:b/>
              </w:rPr>
            </w:pPr>
            <w:r w:rsidRPr="009373EF">
              <w:rPr>
                <w:b/>
              </w:rPr>
              <w:t>Phase 2</w:t>
            </w:r>
          </w:p>
        </w:tc>
        <w:tc>
          <w:tcPr>
            <w:tcW w:w="0" w:type="auto"/>
            <w:shd w:val="clear" w:color="auto" w:fill="auto"/>
            <w:vAlign w:val="center"/>
          </w:tcPr>
          <w:p w14:paraId="0108EA74" w14:textId="77777777" w:rsidR="006C72F2" w:rsidRPr="009373EF" w:rsidRDefault="006C72F2" w:rsidP="006C72F2">
            <w:pPr>
              <w:spacing w:line="240" w:lineRule="auto"/>
              <w:ind w:hanging="48"/>
              <w:jc w:val="center"/>
              <w:rPr>
                <w:b/>
              </w:rPr>
            </w:pPr>
            <w:r w:rsidRPr="009373EF">
              <w:rPr>
                <w:b/>
              </w:rPr>
              <w:t>Phase 1</w:t>
            </w:r>
          </w:p>
        </w:tc>
        <w:tc>
          <w:tcPr>
            <w:tcW w:w="0" w:type="auto"/>
            <w:shd w:val="clear" w:color="auto" w:fill="auto"/>
            <w:vAlign w:val="center"/>
          </w:tcPr>
          <w:p w14:paraId="4E170BDA" w14:textId="77777777" w:rsidR="006C72F2" w:rsidRPr="009373EF" w:rsidRDefault="006C72F2" w:rsidP="006C72F2">
            <w:pPr>
              <w:spacing w:line="240" w:lineRule="auto"/>
              <w:ind w:hanging="48"/>
              <w:jc w:val="center"/>
              <w:rPr>
                <w:b/>
              </w:rPr>
            </w:pPr>
            <w:r w:rsidRPr="009373EF">
              <w:rPr>
                <w:b/>
              </w:rPr>
              <w:t>Phase 2</w:t>
            </w:r>
          </w:p>
        </w:tc>
      </w:tr>
      <w:tr w:rsidR="006C72F2" w:rsidRPr="009373EF" w14:paraId="3B9FCF20" w14:textId="77777777" w:rsidTr="006C72F2">
        <w:tc>
          <w:tcPr>
            <w:tcW w:w="0" w:type="auto"/>
            <w:shd w:val="clear" w:color="auto" w:fill="auto"/>
            <w:vAlign w:val="center"/>
          </w:tcPr>
          <w:p w14:paraId="4618D88F" w14:textId="77777777" w:rsidR="006C72F2" w:rsidRPr="009373EF" w:rsidRDefault="006C72F2" w:rsidP="006C72F2">
            <w:pPr>
              <w:spacing w:line="240" w:lineRule="auto"/>
              <w:ind w:firstLine="0"/>
              <w:jc w:val="center"/>
              <w:rPr>
                <w:b/>
                <w:lang w:eastAsia="pt-BR"/>
              </w:rPr>
            </w:pPr>
            <w:r w:rsidRPr="009373EF">
              <w:rPr>
                <w:b/>
                <w:lang w:eastAsia="pt-BR"/>
              </w:rPr>
              <w:t>P1</w:t>
            </w:r>
          </w:p>
        </w:tc>
        <w:tc>
          <w:tcPr>
            <w:tcW w:w="0" w:type="auto"/>
            <w:shd w:val="clear" w:color="auto" w:fill="auto"/>
            <w:vAlign w:val="center"/>
          </w:tcPr>
          <w:p w14:paraId="4238BE11" w14:textId="77777777" w:rsidR="006C72F2" w:rsidRPr="009373EF" w:rsidRDefault="006C72F2" w:rsidP="006C72F2">
            <w:pPr>
              <w:spacing w:line="240" w:lineRule="auto"/>
              <w:ind w:firstLine="0"/>
              <w:jc w:val="center"/>
              <w:rPr>
                <w:lang w:eastAsia="pt-BR"/>
              </w:rPr>
            </w:pPr>
            <w:r w:rsidRPr="009373EF">
              <w:rPr>
                <w:lang w:eastAsia="pt-BR"/>
              </w:rPr>
              <w:t>14</w:t>
            </w:r>
          </w:p>
        </w:tc>
        <w:tc>
          <w:tcPr>
            <w:tcW w:w="0" w:type="auto"/>
            <w:shd w:val="clear" w:color="auto" w:fill="auto"/>
            <w:vAlign w:val="center"/>
          </w:tcPr>
          <w:p w14:paraId="15E05D08" w14:textId="77777777" w:rsidR="006C72F2" w:rsidRPr="009373EF" w:rsidRDefault="006C72F2" w:rsidP="006C72F2">
            <w:pPr>
              <w:spacing w:line="240" w:lineRule="auto"/>
              <w:ind w:firstLine="0"/>
              <w:jc w:val="center"/>
              <w:rPr>
                <w:lang w:eastAsia="pt-BR"/>
              </w:rPr>
            </w:pPr>
            <w:r w:rsidRPr="009373EF">
              <w:rPr>
                <w:lang w:eastAsia="pt-BR"/>
              </w:rPr>
              <w:t>5</w:t>
            </w:r>
          </w:p>
        </w:tc>
        <w:tc>
          <w:tcPr>
            <w:tcW w:w="0" w:type="auto"/>
            <w:shd w:val="clear" w:color="auto" w:fill="auto"/>
            <w:vAlign w:val="center"/>
          </w:tcPr>
          <w:p w14:paraId="5B5DC0FD" w14:textId="77777777" w:rsidR="006C72F2" w:rsidRPr="009373EF" w:rsidRDefault="006C72F2" w:rsidP="006C72F2">
            <w:pPr>
              <w:spacing w:line="240" w:lineRule="auto"/>
              <w:ind w:firstLine="0"/>
              <w:jc w:val="center"/>
              <w:rPr>
                <w:lang w:eastAsia="pt-BR"/>
              </w:rPr>
            </w:pPr>
            <w:r w:rsidRPr="009373EF">
              <w:rPr>
                <w:lang w:eastAsia="pt-BR"/>
              </w:rPr>
              <w:t>-</w:t>
            </w:r>
          </w:p>
        </w:tc>
        <w:tc>
          <w:tcPr>
            <w:tcW w:w="0" w:type="auto"/>
            <w:shd w:val="clear" w:color="auto" w:fill="auto"/>
            <w:vAlign w:val="center"/>
          </w:tcPr>
          <w:p w14:paraId="36C195E2" w14:textId="77777777" w:rsidR="006C72F2" w:rsidRPr="009373EF" w:rsidRDefault="006C72F2" w:rsidP="006C72F2">
            <w:pPr>
              <w:spacing w:line="240" w:lineRule="auto"/>
              <w:ind w:firstLine="0"/>
              <w:jc w:val="center"/>
              <w:rPr>
                <w:lang w:eastAsia="pt-BR"/>
              </w:rPr>
            </w:pPr>
            <w:r w:rsidRPr="009373EF">
              <w:rPr>
                <w:lang w:eastAsia="pt-BR"/>
              </w:rPr>
              <w:t>6</w:t>
            </w:r>
          </w:p>
        </w:tc>
      </w:tr>
      <w:tr w:rsidR="006C72F2" w:rsidRPr="009373EF" w14:paraId="2AE253F4" w14:textId="77777777" w:rsidTr="006C72F2">
        <w:tc>
          <w:tcPr>
            <w:tcW w:w="0" w:type="auto"/>
            <w:shd w:val="clear" w:color="auto" w:fill="auto"/>
            <w:vAlign w:val="center"/>
          </w:tcPr>
          <w:p w14:paraId="7CD9D829" w14:textId="77777777" w:rsidR="006C72F2" w:rsidRPr="009373EF" w:rsidRDefault="006C72F2" w:rsidP="006C72F2">
            <w:pPr>
              <w:spacing w:line="240" w:lineRule="auto"/>
              <w:ind w:firstLine="0"/>
              <w:jc w:val="center"/>
              <w:rPr>
                <w:b/>
                <w:lang w:eastAsia="pt-BR"/>
              </w:rPr>
            </w:pPr>
            <w:r w:rsidRPr="009373EF">
              <w:rPr>
                <w:b/>
                <w:lang w:eastAsia="pt-BR"/>
              </w:rPr>
              <w:t>P2</w:t>
            </w:r>
          </w:p>
        </w:tc>
        <w:tc>
          <w:tcPr>
            <w:tcW w:w="0" w:type="auto"/>
            <w:shd w:val="clear" w:color="auto" w:fill="auto"/>
            <w:vAlign w:val="center"/>
          </w:tcPr>
          <w:p w14:paraId="4C469F6B" w14:textId="77777777" w:rsidR="006C72F2" w:rsidRPr="009373EF" w:rsidRDefault="006C72F2" w:rsidP="006C72F2">
            <w:pPr>
              <w:spacing w:line="240" w:lineRule="auto"/>
              <w:ind w:firstLine="0"/>
              <w:jc w:val="center"/>
              <w:rPr>
                <w:lang w:eastAsia="pt-BR"/>
              </w:rPr>
            </w:pPr>
            <w:r w:rsidRPr="009373EF">
              <w:rPr>
                <w:lang w:eastAsia="pt-BR"/>
              </w:rPr>
              <w:t>13</w:t>
            </w:r>
          </w:p>
        </w:tc>
        <w:tc>
          <w:tcPr>
            <w:tcW w:w="0" w:type="auto"/>
            <w:shd w:val="clear" w:color="auto" w:fill="auto"/>
            <w:vAlign w:val="center"/>
          </w:tcPr>
          <w:p w14:paraId="4C5EB5E5" w14:textId="77777777" w:rsidR="006C72F2" w:rsidRPr="009373EF" w:rsidRDefault="006C72F2" w:rsidP="006C72F2">
            <w:pPr>
              <w:spacing w:line="240" w:lineRule="auto"/>
              <w:ind w:firstLine="0"/>
              <w:jc w:val="center"/>
              <w:rPr>
                <w:lang w:eastAsia="pt-BR"/>
              </w:rPr>
            </w:pPr>
            <w:r w:rsidRPr="009373EF">
              <w:rPr>
                <w:lang w:eastAsia="pt-BR"/>
              </w:rPr>
              <w:t>6</w:t>
            </w:r>
          </w:p>
        </w:tc>
        <w:tc>
          <w:tcPr>
            <w:tcW w:w="0" w:type="auto"/>
            <w:shd w:val="clear" w:color="auto" w:fill="auto"/>
            <w:vAlign w:val="center"/>
          </w:tcPr>
          <w:p w14:paraId="6874ECDA" w14:textId="77777777" w:rsidR="006C72F2" w:rsidRPr="009373EF" w:rsidRDefault="006C72F2" w:rsidP="006C72F2">
            <w:pPr>
              <w:spacing w:line="240" w:lineRule="auto"/>
              <w:ind w:firstLine="0"/>
              <w:jc w:val="center"/>
              <w:rPr>
                <w:lang w:eastAsia="pt-BR"/>
              </w:rPr>
            </w:pPr>
            <w:r w:rsidRPr="009373EF">
              <w:rPr>
                <w:lang w:eastAsia="pt-BR"/>
              </w:rPr>
              <w:t>-</w:t>
            </w:r>
          </w:p>
        </w:tc>
        <w:tc>
          <w:tcPr>
            <w:tcW w:w="0" w:type="auto"/>
            <w:shd w:val="clear" w:color="auto" w:fill="auto"/>
            <w:vAlign w:val="center"/>
          </w:tcPr>
          <w:p w14:paraId="68AF5F27" w14:textId="77777777" w:rsidR="006C72F2" w:rsidRPr="009373EF" w:rsidRDefault="006C72F2" w:rsidP="006C72F2">
            <w:pPr>
              <w:spacing w:line="240" w:lineRule="auto"/>
              <w:ind w:firstLine="0"/>
              <w:jc w:val="center"/>
              <w:rPr>
                <w:lang w:eastAsia="pt-BR"/>
              </w:rPr>
            </w:pPr>
            <w:r w:rsidRPr="009373EF">
              <w:rPr>
                <w:lang w:eastAsia="pt-BR"/>
              </w:rPr>
              <w:t>5</w:t>
            </w:r>
          </w:p>
        </w:tc>
      </w:tr>
      <w:tr w:rsidR="006C72F2" w:rsidRPr="009373EF" w14:paraId="5B38FA60" w14:textId="77777777" w:rsidTr="006C72F2">
        <w:tc>
          <w:tcPr>
            <w:tcW w:w="0" w:type="auto"/>
            <w:shd w:val="clear" w:color="auto" w:fill="auto"/>
            <w:vAlign w:val="center"/>
          </w:tcPr>
          <w:p w14:paraId="47BB89FD" w14:textId="77777777" w:rsidR="006C72F2" w:rsidRPr="009373EF" w:rsidRDefault="006C72F2" w:rsidP="006C72F2">
            <w:pPr>
              <w:spacing w:line="240" w:lineRule="auto"/>
              <w:ind w:firstLine="0"/>
              <w:jc w:val="center"/>
              <w:rPr>
                <w:b/>
                <w:lang w:eastAsia="pt-BR"/>
              </w:rPr>
            </w:pPr>
            <w:r w:rsidRPr="009373EF">
              <w:rPr>
                <w:b/>
                <w:lang w:eastAsia="pt-BR"/>
              </w:rPr>
              <w:t>P3</w:t>
            </w:r>
          </w:p>
        </w:tc>
        <w:tc>
          <w:tcPr>
            <w:tcW w:w="0" w:type="auto"/>
            <w:shd w:val="clear" w:color="auto" w:fill="auto"/>
            <w:vAlign w:val="center"/>
          </w:tcPr>
          <w:p w14:paraId="00A97A4B" w14:textId="77777777" w:rsidR="006C72F2" w:rsidRPr="009373EF" w:rsidRDefault="006C72F2" w:rsidP="006C72F2">
            <w:pPr>
              <w:spacing w:line="240" w:lineRule="auto"/>
              <w:ind w:firstLine="0"/>
              <w:jc w:val="center"/>
              <w:rPr>
                <w:lang w:eastAsia="pt-BR"/>
              </w:rPr>
            </w:pPr>
            <w:r w:rsidRPr="009373EF">
              <w:rPr>
                <w:lang w:eastAsia="pt-BR"/>
              </w:rPr>
              <w:t>3</w:t>
            </w:r>
          </w:p>
        </w:tc>
        <w:tc>
          <w:tcPr>
            <w:tcW w:w="0" w:type="auto"/>
            <w:shd w:val="clear" w:color="auto" w:fill="auto"/>
            <w:vAlign w:val="center"/>
          </w:tcPr>
          <w:p w14:paraId="00C53863" w14:textId="77777777" w:rsidR="006C72F2" w:rsidRPr="009373EF" w:rsidRDefault="006C72F2" w:rsidP="006C72F2">
            <w:pPr>
              <w:spacing w:line="240" w:lineRule="auto"/>
              <w:ind w:firstLine="0"/>
              <w:jc w:val="center"/>
              <w:rPr>
                <w:lang w:eastAsia="pt-BR"/>
              </w:rPr>
            </w:pPr>
            <w:r w:rsidRPr="009373EF">
              <w:rPr>
                <w:lang w:eastAsia="pt-BR"/>
              </w:rPr>
              <w:t>2</w:t>
            </w:r>
          </w:p>
        </w:tc>
        <w:tc>
          <w:tcPr>
            <w:tcW w:w="0" w:type="auto"/>
            <w:shd w:val="clear" w:color="auto" w:fill="auto"/>
            <w:vAlign w:val="center"/>
          </w:tcPr>
          <w:p w14:paraId="2910D6BB" w14:textId="77777777" w:rsidR="006C72F2" w:rsidRPr="009373EF" w:rsidRDefault="006C72F2" w:rsidP="006C72F2">
            <w:pPr>
              <w:spacing w:line="240" w:lineRule="auto"/>
              <w:ind w:firstLine="0"/>
              <w:jc w:val="center"/>
              <w:rPr>
                <w:lang w:eastAsia="pt-BR"/>
              </w:rPr>
            </w:pPr>
            <w:r w:rsidRPr="009373EF">
              <w:rPr>
                <w:lang w:eastAsia="pt-BR"/>
              </w:rPr>
              <w:t>-</w:t>
            </w:r>
          </w:p>
        </w:tc>
        <w:tc>
          <w:tcPr>
            <w:tcW w:w="0" w:type="auto"/>
            <w:shd w:val="clear" w:color="auto" w:fill="auto"/>
            <w:vAlign w:val="center"/>
          </w:tcPr>
          <w:p w14:paraId="060A7BB8" w14:textId="77777777" w:rsidR="006C72F2" w:rsidRPr="009373EF" w:rsidRDefault="006C72F2" w:rsidP="006C72F2">
            <w:pPr>
              <w:spacing w:line="240" w:lineRule="auto"/>
              <w:ind w:firstLine="0"/>
              <w:jc w:val="center"/>
              <w:rPr>
                <w:lang w:eastAsia="pt-BR"/>
              </w:rPr>
            </w:pPr>
            <w:r w:rsidRPr="009373EF">
              <w:rPr>
                <w:lang w:eastAsia="pt-BR"/>
              </w:rPr>
              <w:t>4</w:t>
            </w:r>
          </w:p>
        </w:tc>
      </w:tr>
      <w:tr w:rsidR="006C72F2" w:rsidRPr="009373EF" w14:paraId="17F7DBFF" w14:textId="77777777" w:rsidTr="006C72F2">
        <w:tc>
          <w:tcPr>
            <w:tcW w:w="0" w:type="auto"/>
            <w:shd w:val="clear" w:color="auto" w:fill="auto"/>
            <w:vAlign w:val="center"/>
          </w:tcPr>
          <w:p w14:paraId="33EA23BC" w14:textId="77777777" w:rsidR="006C72F2" w:rsidRPr="009373EF" w:rsidRDefault="006C72F2" w:rsidP="006C72F2">
            <w:pPr>
              <w:spacing w:line="240" w:lineRule="auto"/>
              <w:ind w:firstLine="0"/>
              <w:jc w:val="center"/>
              <w:rPr>
                <w:b/>
                <w:lang w:eastAsia="pt-BR"/>
              </w:rPr>
            </w:pPr>
            <w:r w:rsidRPr="009373EF">
              <w:rPr>
                <w:b/>
                <w:lang w:eastAsia="pt-BR"/>
              </w:rPr>
              <w:t>P4</w:t>
            </w:r>
          </w:p>
        </w:tc>
        <w:tc>
          <w:tcPr>
            <w:tcW w:w="0" w:type="auto"/>
            <w:shd w:val="clear" w:color="auto" w:fill="auto"/>
            <w:vAlign w:val="center"/>
          </w:tcPr>
          <w:p w14:paraId="38699FD7" w14:textId="77777777" w:rsidR="006C72F2" w:rsidRPr="009373EF" w:rsidRDefault="006C72F2" w:rsidP="006C72F2">
            <w:pPr>
              <w:spacing w:line="240" w:lineRule="auto"/>
              <w:ind w:firstLine="0"/>
              <w:jc w:val="center"/>
              <w:rPr>
                <w:lang w:eastAsia="pt-BR"/>
              </w:rPr>
            </w:pPr>
            <w:r w:rsidRPr="009373EF">
              <w:rPr>
                <w:lang w:eastAsia="pt-BR"/>
              </w:rPr>
              <w:t>10</w:t>
            </w:r>
          </w:p>
        </w:tc>
        <w:tc>
          <w:tcPr>
            <w:tcW w:w="0" w:type="auto"/>
            <w:shd w:val="clear" w:color="auto" w:fill="auto"/>
            <w:vAlign w:val="center"/>
          </w:tcPr>
          <w:p w14:paraId="4725CBF4" w14:textId="77777777" w:rsidR="006C72F2" w:rsidRPr="009373EF" w:rsidRDefault="006C72F2" w:rsidP="006C72F2">
            <w:pPr>
              <w:spacing w:line="240" w:lineRule="auto"/>
              <w:ind w:firstLine="0"/>
              <w:jc w:val="center"/>
              <w:rPr>
                <w:lang w:eastAsia="pt-BR"/>
              </w:rPr>
            </w:pPr>
            <w:r w:rsidRPr="009373EF">
              <w:rPr>
                <w:lang w:eastAsia="pt-BR"/>
              </w:rPr>
              <w:t>2</w:t>
            </w:r>
          </w:p>
        </w:tc>
        <w:tc>
          <w:tcPr>
            <w:tcW w:w="0" w:type="auto"/>
            <w:shd w:val="clear" w:color="auto" w:fill="auto"/>
            <w:vAlign w:val="center"/>
          </w:tcPr>
          <w:p w14:paraId="100E291C" w14:textId="77777777" w:rsidR="006C72F2" w:rsidRPr="009373EF" w:rsidRDefault="006C72F2" w:rsidP="006C72F2">
            <w:pPr>
              <w:spacing w:line="240" w:lineRule="auto"/>
              <w:ind w:firstLine="0"/>
              <w:jc w:val="center"/>
              <w:rPr>
                <w:lang w:eastAsia="pt-BR"/>
              </w:rPr>
            </w:pPr>
            <w:r w:rsidRPr="009373EF">
              <w:rPr>
                <w:lang w:eastAsia="pt-BR"/>
              </w:rPr>
              <w:t>-</w:t>
            </w:r>
          </w:p>
        </w:tc>
        <w:tc>
          <w:tcPr>
            <w:tcW w:w="0" w:type="auto"/>
            <w:shd w:val="clear" w:color="auto" w:fill="auto"/>
            <w:vAlign w:val="center"/>
          </w:tcPr>
          <w:p w14:paraId="0A4BC601" w14:textId="77777777" w:rsidR="006C72F2" w:rsidRPr="009373EF" w:rsidRDefault="006C72F2" w:rsidP="006C72F2">
            <w:pPr>
              <w:spacing w:line="240" w:lineRule="auto"/>
              <w:ind w:firstLine="0"/>
              <w:jc w:val="center"/>
              <w:rPr>
                <w:lang w:eastAsia="pt-BR"/>
              </w:rPr>
            </w:pPr>
            <w:r w:rsidRPr="009373EF">
              <w:rPr>
                <w:lang w:eastAsia="pt-BR"/>
              </w:rPr>
              <w:t>10</w:t>
            </w:r>
          </w:p>
        </w:tc>
      </w:tr>
    </w:tbl>
    <w:p w14:paraId="1ABF91FE" w14:textId="77777777" w:rsidR="006C72F2" w:rsidRPr="009373EF" w:rsidRDefault="006C72F2" w:rsidP="006C72F2">
      <w:pPr>
        <w:pStyle w:val="Legenda"/>
        <w:rPr>
          <w:rFonts w:cs="Times New Roman"/>
          <w:szCs w:val="20"/>
        </w:rPr>
      </w:pPr>
      <w:bookmarkStart w:id="1543" w:name="_Ref418329125"/>
      <w:r w:rsidRPr="009373EF">
        <w:t xml:space="preserve">Table </w:t>
      </w:r>
      <w:r w:rsidR="00E02D98" w:rsidRPr="009373EF">
        <w:rPr>
          <w:rPrChange w:id="1544" w:author="Leonardo Murta" w:date="2016-12-13T10:32:00Z">
            <w:rPr>
              <w:noProof/>
            </w:rPr>
          </w:rPrChange>
        </w:rPr>
        <w:fldChar w:fldCharType="begin"/>
      </w:r>
      <w:r w:rsidRPr="009373EF">
        <w:instrText xml:space="preserve"> SEQ Table \* ARABIC </w:instrText>
      </w:r>
      <w:r w:rsidR="00E02D98" w:rsidRPr="009373EF">
        <w:rPr>
          <w:rPrChange w:id="1545" w:author="Leonardo Murta" w:date="2016-12-13T10:32:00Z">
            <w:rPr>
              <w:noProof/>
            </w:rPr>
          </w:rPrChange>
        </w:rPr>
        <w:fldChar w:fldCharType="separate"/>
      </w:r>
      <w:r w:rsidR="00AD7EB7" w:rsidRPr="009373EF">
        <w:rPr>
          <w:rPrChange w:id="1546" w:author="Leonardo Murta" w:date="2016-12-13T10:32:00Z">
            <w:rPr>
              <w:noProof/>
            </w:rPr>
          </w:rPrChange>
        </w:rPr>
        <w:t>3</w:t>
      </w:r>
      <w:r w:rsidR="00E02D98" w:rsidRPr="009373EF">
        <w:rPr>
          <w:rPrChange w:id="1547" w:author="Leonardo Murta" w:date="2016-12-13T10:32:00Z">
            <w:rPr>
              <w:noProof/>
            </w:rPr>
          </w:rPrChange>
        </w:rPr>
        <w:fldChar w:fldCharType="end"/>
      </w:r>
      <w:bookmarkEnd w:id="1543"/>
      <w:r w:rsidRPr="009373EF">
        <w:t xml:space="preserve">. </w:t>
      </w:r>
      <w:r w:rsidRPr="009373EF">
        <w:rPr>
          <w:b w:val="0"/>
        </w:rPr>
        <w:t>Time spent (in minutes) to answer each question</w:t>
      </w:r>
    </w:p>
    <w:p w14:paraId="42507445" w14:textId="77777777" w:rsidR="00967F72" w:rsidRPr="004A7129" w:rsidRDefault="00985CF7" w:rsidP="006E6751">
      <w:pPr>
        <w:rPr>
          <w:lang w:eastAsia="pt-BR"/>
        </w:rPr>
      </w:pPr>
      <w:r w:rsidRPr="004A7129">
        <w:fldChar w:fldCharType="begin"/>
      </w:r>
      <w:r w:rsidRPr="009373EF">
        <w:instrText xml:space="preserve"> REF _Ref418329125 \h  \* MERGEFORMAT </w:instrText>
      </w:r>
      <w:r w:rsidRPr="004A7129">
        <w:rPr>
          <w:rPrChange w:id="1548" w:author="Leonardo Murta" w:date="2016-12-13T10:32:00Z">
            <w:rPr/>
          </w:rPrChange>
        </w:rPr>
        <w:fldChar w:fldCharType="separate"/>
      </w:r>
      <w:r w:rsidR="00885AFE" w:rsidRPr="004A7129">
        <w:t>Table 3</w:t>
      </w:r>
      <w:r w:rsidRPr="004A7129">
        <w:fldChar w:fldCharType="end"/>
      </w:r>
      <w:r w:rsidR="00967F72" w:rsidRPr="009373EF">
        <w:rPr>
          <w:lang w:eastAsia="pt-BR"/>
        </w:rPr>
        <w:t xml:space="preserve"> presents the time spent by each subject to answer each question in both scenarios and both phases. It is possible to notice, by looking at </w:t>
      </w:r>
      <w:r w:rsidRPr="004A7129">
        <w:fldChar w:fldCharType="begin"/>
      </w:r>
      <w:r w:rsidRPr="009373EF">
        <w:instrText xml:space="preserve"> REF _Ref418329125 \h  \* MERGEFORMAT </w:instrText>
      </w:r>
      <w:r w:rsidRPr="004A7129">
        <w:rPr>
          <w:rPrChange w:id="1549" w:author="Leonardo Murta" w:date="2016-12-13T10:32:00Z">
            <w:rPr/>
          </w:rPrChange>
        </w:rPr>
        <w:fldChar w:fldCharType="separate"/>
      </w:r>
      <w:r w:rsidR="00885AFE" w:rsidRPr="004A7129">
        <w:t>Table 3</w:t>
      </w:r>
      <w:r w:rsidRPr="004A7129">
        <w:fldChar w:fldCharType="end"/>
      </w:r>
      <w:r w:rsidR="00967F72" w:rsidRPr="009373EF">
        <w:rPr>
          <w:lang w:eastAsia="pt-BR"/>
        </w:rPr>
        <w:t>, that a</w:t>
      </w:r>
      <w:r w:rsidR="00967F72" w:rsidRPr="004A7129">
        <w:rPr>
          <w:lang w:eastAsia="pt-BR"/>
        </w:rPr>
        <w:t>ll subjects took less time to complete Scenario 1 (developer role) in Phase 2 (with DyeVC). For Scenario 2 (admin role), times for Phase 1 (without DyeVC) are not shown because none of the subjects managed to answer the questions without using DyeVC.</w:t>
      </w:r>
    </w:p>
    <w:p w14:paraId="23896158" w14:textId="77777777" w:rsidR="00967F72" w:rsidRPr="00876FD4" w:rsidRDefault="00967F72" w:rsidP="006E6751">
      <w:pPr>
        <w:rPr>
          <w:lang w:eastAsia="pt-BR"/>
        </w:rPr>
      </w:pPr>
      <w:r w:rsidRPr="00712F63">
        <w:rPr>
          <w:lang w:eastAsia="pt-BR"/>
        </w:rPr>
        <w:t>The o</w:t>
      </w:r>
      <w:r w:rsidRPr="00876FD4">
        <w:rPr>
          <w:lang w:eastAsia="pt-BR"/>
        </w:rPr>
        <w:t xml:space="preserve">verall results of this study were positive. In Phase 1 (without DyeVC), each subject used a different tool and followed a different procedure to find answers regarding DVCS usage. Subjects were able to answer </w:t>
      </w:r>
      <w:r w:rsidRPr="00876FD4">
        <w:rPr>
          <w:lang w:eastAsia="pt-BR"/>
        </w:rPr>
        <w:lastRenderedPageBreak/>
        <w:t>correctly questions Q1.1 and Q1.3 whether using DyeVC or not. In addition, further questions were answered correctly only by using DyeVC.</w:t>
      </w:r>
    </w:p>
    <w:p w14:paraId="6868447C" w14:textId="77777777" w:rsidR="00967F72" w:rsidRPr="009373EF" w:rsidRDefault="00967F72" w:rsidP="006E6751">
      <w:pPr>
        <w:rPr>
          <w:lang w:eastAsia="pt-BR"/>
        </w:rPr>
      </w:pPr>
      <w:r w:rsidRPr="002C33DA">
        <w:rPr>
          <w:lang w:eastAsia="pt-BR"/>
        </w:rPr>
        <w:t>The subjects also answered an exit questionnaire. All subjects found easy to interact with DyeVC, to identify related repositories, and to use the operations availab</w:t>
      </w:r>
      <w:r w:rsidRPr="004C46C6">
        <w:rPr>
          <w:lang w:eastAsia="pt-BR"/>
        </w:rPr>
        <w:t>le. They consensually elected the topology visualization as the most helpful visualization in DyeVC. In addition, by using the Product Reaction Cards</w:t>
      </w:r>
      <w:r w:rsidRPr="009373EF">
        <w:rPr>
          <w:rStyle w:val="Refdenotaderodap"/>
          <w:lang w:eastAsia="pt-BR"/>
        </w:rPr>
        <w:footnoteReference w:id="5"/>
      </w:r>
      <w:r w:rsidRPr="009373EF">
        <w:rPr>
          <w:lang w:eastAsia="pt-BR"/>
        </w:rPr>
        <w:t>, 3 out of the 4 subjects stated that DyeVC is helpful and easy to use.</w:t>
      </w:r>
    </w:p>
    <w:p w14:paraId="031828E2" w14:textId="77777777" w:rsidR="00967F72" w:rsidRPr="004A7129" w:rsidRDefault="00967F72" w:rsidP="006E6751">
      <w:pPr>
        <w:pStyle w:val="Ttulo2"/>
        <w:rPr>
          <w:lang w:eastAsia="pt-BR"/>
        </w:rPr>
      </w:pPr>
      <w:r w:rsidRPr="004A7129">
        <w:rPr>
          <w:lang w:eastAsia="pt-BR"/>
        </w:rPr>
        <w:t>Performance Study</w:t>
      </w:r>
    </w:p>
    <w:p w14:paraId="50E525CA" w14:textId="77777777" w:rsidR="00967F72" w:rsidRPr="00876FD4" w:rsidRDefault="00967F72" w:rsidP="006E6751">
      <w:pPr>
        <w:rPr>
          <w:lang w:eastAsia="pt-BR"/>
        </w:rPr>
      </w:pPr>
      <w:r w:rsidRPr="00712F63">
        <w:rPr>
          <w:lang w:eastAsia="pt-BR"/>
        </w:rPr>
        <w:t>In order to eval</w:t>
      </w:r>
      <w:r w:rsidRPr="00876FD4">
        <w:rPr>
          <w:lang w:eastAsia="pt-BR"/>
        </w:rPr>
        <w:t xml:space="preserve">uate the scalability of our approach, we measured the time spent to perform the most common DyeVC operations. We used projects of different sizes and hosted in different Git servers. </w:t>
      </w:r>
      <w:r w:rsidR="00985CF7" w:rsidRPr="004A7129">
        <w:fldChar w:fldCharType="begin"/>
      </w:r>
      <w:r w:rsidR="00985CF7" w:rsidRPr="009373EF">
        <w:instrText xml:space="preserve"> REF _Ref447918345 \h  \* MERGEFORMAT </w:instrText>
      </w:r>
      <w:r w:rsidR="00985CF7" w:rsidRPr="004A7129">
        <w:rPr>
          <w:rPrChange w:id="1550" w:author="Leonardo Murta" w:date="2016-12-13T10:32:00Z">
            <w:rPr/>
          </w:rPrChange>
        </w:rPr>
        <w:fldChar w:fldCharType="separate"/>
      </w:r>
      <w:r w:rsidR="00885AFE" w:rsidRPr="004A7129">
        <w:t>Table 4</w:t>
      </w:r>
      <w:r w:rsidR="00985CF7" w:rsidRPr="004A7129">
        <w:fldChar w:fldCharType="end"/>
      </w:r>
      <w:ins w:id="1551" w:author="Ruben" w:date="2016-12-12T00:36:00Z">
        <w:r w:rsidR="00D959E5" w:rsidRPr="009373EF">
          <w:t xml:space="preserve"> </w:t>
        </w:r>
      </w:ins>
      <w:r w:rsidRPr="004A7129">
        <w:rPr>
          <w:lang w:eastAsia="pt-BR"/>
        </w:rPr>
        <w:t>shows the monitored pro</w:t>
      </w:r>
      <w:r w:rsidRPr="00712F63">
        <w:rPr>
          <w:lang w:eastAsia="pt-BR"/>
        </w:rPr>
        <w:t>jects (name and hosting service), the repository metrics – number of commits, disk usage, and number of files – and the time spent to run some background and foreground operations in DyeVC. All measurements were taken in the same period of the day and from</w:t>
      </w:r>
      <w:r w:rsidRPr="00876FD4">
        <w:rPr>
          <w:lang w:eastAsia="pt-BR"/>
        </w:rPr>
        <w:t xml:space="preserve"> the same machine, a Core Duo CPU at 2.53 GHz, with 4GB RAM running Windows 8.1 Professional 64 bits, connected to the internet at 35 Mbit/s.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063"/>
        <w:gridCol w:w="1276"/>
        <w:gridCol w:w="837"/>
        <w:gridCol w:w="748"/>
        <w:gridCol w:w="558"/>
        <w:gridCol w:w="649"/>
        <w:gridCol w:w="1201"/>
        <w:gridCol w:w="777"/>
        <w:gridCol w:w="699"/>
        <w:gridCol w:w="736"/>
        <w:gridCol w:w="749"/>
        <w:gridCol w:w="777"/>
      </w:tblGrid>
      <w:tr w:rsidR="002F74EC" w:rsidRPr="009373EF" w14:paraId="00686398" w14:textId="77777777" w:rsidTr="002F74EC">
        <w:trPr>
          <w:tblHeader/>
          <w:jc w:val="center"/>
        </w:trPr>
        <w:tc>
          <w:tcPr>
            <w:tcW w:w="0" w:type="auto"/>
            <w:vMerge w:val="restart"/>
            <w:shd w:val="clear" w:color="auto" w:fill="auto"/>
            <w:noWrap/>
            <w:vAlign w:val="center"/>
            <w:hideMark/>
          </w:tcPr>
          <w:p w14:paraId="01E79F5D" w14:textId="77777777" w:rsidR="002F74EC" w:rsidRPr="002C33DA" w:rsidRDefault="002F74EC" w:rsidP="002F74EC">
            <w:pPr>
              <w:spacing w:line="240" w:lineRule="auto"/>
              <w:ind w:firstLine="0"/>
              <w:jc w:val="center"/>
              <w:rPr>
                <w:rFonts w:eastAsia="Times New Roman"/>
                <w:b/>
                <w:sz w:val="16"/>
                <w:szCs w:val="16"/>
              </w:rPr>
            </w:pPr>
            <w:r w:rsidRPr="002C33DA">
              <w:rPr>
                <w:rFonts w:eastAsia="Times New Roman"/>
                <w:b/>
                <w:sz w:val="16"/>
                <w:szCs w:val="16"/>
              </w:rPr>
              <w:t>Repository</w:t>
            </w:r>
          </w:p>
        </w:tc>
        <w:tc>
          <w:tcPr>
            <w:tcW w:w="0" w:type="auto"/>
            <w:vMerge w:val="restart"/>
            <w:shd w:val="clear" w:color="auto" w:fill="auto"/>
            <w:vAlign w:val="center"/>
            <w:hideMark/>
          </w:tcPr>
          <w:p w14:paraId="2DD96942" w14:textId="77777777" w:rsidR="002F74EC" w:rsidRPr="004C46C6" w:rsidRDefault="002F74EC" w:rsidP="002F74EC">
            <w:pPr>
              <w:spacing w:line="240" w:lineRule="auto"/>
              <w:ind w:firstLine="0"/>
              <w:jc w:val="center"/>
              <w:rPr>
                <w:rFonts w:eastAsia="Times New Roman"/>
                <w:b/>
                <w:sz w:val="16"/>
                <w:szCs w:val="16"/>
              </w:rPr>
            </w:pPr>
            <w:r w:rsidRPr="004C46C6">
              <w:rPr>
                <w:rFonts w:eastAsia="Times New Roman"/>
                <w:b/>
                <w:sz w:val="16"/>
                <w:szCs w:val="16"/>
              </w:rPr>
              <w:t>Hosting</w:t>
            </w:r>
          </w:p>
        </w:tc>
        <w:tc>
          <w:tcPr>
            <w:tcW w:w="0" w:type="auto"/>
            <w:gridSpan w:val="3"/>
            <w:shd w:val="clear" w:color="auto" w:fill="auto"/>
            <w:noWrap/>
            <w:vAlign w:val="center"/>
            <w:hideMark/>
          </w:tcPr>
          <w:p w14:paraId="08A7E4D8" w14:textId="77777777" w:rsidR="002F74EC" w:rsidRPr="0029320D" w:rsidRDefault="002F74EC" w:rsidP="002F74EC">
            <w:pPr>
              <w:spacing w:line="240" w:lineRule="auto"/>
              <w:ind w:firstLine="0"/>
              <w:jc w:val="center"/>
              <w:rPr>
                <w:rFonts w:eastAsia="Times New Roman"/>
                <w:b/>
                <w:sz w:val="16"/>
                <w:szCs w:val="16"/>
              </w:rPr>
            </w:pPr>
            <w:r w:rsidRPr="0029320D">
              <w:rPr>
                <w:rFonts w:eastAsia="Times New Roman"/>
                <w:b/>
                <w:sz w:val="16"/>
                <w:szCs w:val="16"/>
              </w:rPr>
              <w:t>Repository metrics</w:t>
            </w:r>
          </w:p>
        </w:tc>
        <w:tc>
          <w:tcPr>
            <w:tcW w:w="0" w:type="auto"/>
            <w:gridSpan w:val="3"/>
            <w:shd w:val="clear" w:color="auto" w:fill="auto"/>
            <w:hideMark/>
          </w:tcPr>
          <w:p w14:paraId="2C02F11C" w14:textId="77777777" w:rsidR="002F74EC" w:rsidRPr="00232F17" w:rsidRDefault="002F74EC" w:rsidP="002F74EC">
            <w:pPr>
              <w:spacing w:line="240" w:lineRule="auto"/>
              <w:ind w:firstLine="0"/>
              <w:jc w:val="center"/>
              <w:rPr>
                <w:rFonts w:eastAsia="Times New Roman"/>
                <w:b/>
                <w:sz w:val="16"/>
                <w:szCs w:val="16"/>
              </w:rPr>
            </w:pPr>
            <w:r w:rsidRPr="00232F17">
              <w:rPr>
                <w:rFonts w:eastAsia="Times New Roman"/>
                <w:b/>
                <w:sz w:val="16"/>
                <w:szCs w:val="16"/>
              </w:rPr>
              <w:t>Foreground operations</w:t>
            </w:r>
          </w:p>
        </w:tc>
        <w:tc>
          <w:tcPr>
            <w:tcW w:w="0" w:type="auto"/>
            <w:gridSpan w:val="4"/>
            <w:shd w:val="clear" w:color="auto" w:fill="auto"/>
            <w:vAlign w:val="center"/>
            <w:hideMark/>
          </w:tcPr>
          <w:p w14:paraId="07E89352" w14:textId="77777777" w:rsidR="002F74EC" w:rsidRPr="001A25BE" w:rsidRDefault="002F74EC" w:rsidP="002F74EC">
            <w:pPr>
              <w:spacing w:line="240" w:lineRule="auto"/>
              <w:ind w:firstLine="0"/>
              <w:jc w:val="center"/>
              <w:rPr>
                <w:rFonts w:eastAsia="Times New Roman"/>
                <w:b/>
                <w:sz w:val="16"/>
                <w:szCs w:val="16"/>
              </w:rPr>
            </w:pPr>
            <w:r w:rsidRPr="001A25BE">
              <w:rPr>
                <w:rFonts w:eastAsia="Times New Roman"/>
                <w:b/>
                <w:sz w:val="16"/>
                <w:szCs w:val="16"/>
              </w:rPr>
              <w:t>Background operations times (s)</w:t>
            </w:r>
          </w:p>
        </w:tc>
      </w:tr>
      <w:tr w:rsidR="002F74EC" w:rsidRPr="009373EF" w14:paraId="6B3B1D10" w14:textId="77777777" w:rsidTr="002F74EC">
        <w:trPr>
          <w:tblHeader/>
          <w:jc w:val="center"/>
        </w:trPr>
        <w:tc>
          <w:tcPr>
            <w:tcW w:w="0" w:type="auto"/>
            <w:vMerge/>
            <w:shd w:val="clear" w:color="auto" w:fill="auto"/>
            <w:vAlign w:val="center"/>
            <w:hideMark/>
          </w:tcPr>
          <w:p w14:paraId="3FC1778A" w14:textId="77777777" w:rsidR="002F74EC" w:rsidRPr="009373EF" w:rsidRDefault="002F74EC" w:rsidP="002F74EC">
            <w:pPr>
              <w:spacing w:line="240" w:lineRule="auto"/>
              <w:ind w:firstLine="0"/>
              <w:jc w:val="center"/>
              <w:rPr>
                <w:b/>
                <w:bCs/>
                <w:sz w:val="16"/>
                <w:szCs w:val="16"/>
              </w:rPr>
            </w:pPr>
          </w:p>
        </w:tc>
        <w:tc>
          <w:tcPr>
            <w:tcW w:w="0" w:type="auto"/>
            <w:vMerge/>
            <w:shd w:val="clear" w:color="auto" w:fill="auto"/>
            <w:vAlign w:val="center"/>
            <w:hideMark/>
          </w:tcPr>
          <w:p w14:paraId="7C13C13F" w14:textId="77777777" w:rsidR="002F74EC" w:rsidRPr="009373EF" w:rsidRDefault="002F74EC" w:rsidP="002F74EC">
            <w:pPr>
              <w:spacing w:line="240" w:lineRule="auto"/>
              <w:ind w:firstLine="0"/>
              <w:jc w:val="center"/>
              <w:rPr>
                <w:b/>
                <w:bCs/>
                <w:sz w:val="16"/>
                <w:szCs w:val="16"/>
              </w:rPr>
            </w:pPr>
          </w:p>
        </w:tc>
        <w:tc>
          <w:tcPr>
            <w:tcW w:w="0" w:type="auto"/>
            <w:vMerge w:val="restart"/>
            <w:shd w:val="clear" w:color="auto" w:fill="auto"/>
            <w:noWrap/>
            <w:vAlign w:val="center"/>
            <w:hideMark/>
          </w:tcPr>
          <w:p w14:paraId="1CE98D7E" w14:textId="77777777" w:rsidR="002F74EC" w:rsidRPr="009373EF" w:rsidRDefault="002F74EC" w:rsidP="002F74EC">
            <w:pPr>
              <w:spacing w:line="240" w:lineRule="auto"/>
              <w:ind w:firstLine="0"/>
              <w:jc w:val="center"/>
              <w:rPr>
                <w:rFonts w:eastAsia="Times New Roman"/>
                <w:b/>
                <w:sz w:val="16"/>
                <w:szCs w:val="16"/>
              </w:rPr>
            </w:pPr>
            <w:r w:rsidRPr="009373EF">
              <w:rPr>
                <w:rFonts w:eastAsia="Times New Roman"/>
                <w:b/>
                <w:sz w:val="16"/>
                <w:szCs w:val="16"/>
              </w:rPr>
              <w:t># commits</w:t>
            </w:r>
          </w:p>
        </w:tc>
        <w:tc>
          <w:tcPr>
            <w:tcW w:w="0" w:type="auto"/>
            <w:vMerge w:val="restart"/>
            <w:shd w:val="clear" w:color="auto" w:fill="auto"/>
            <w:noWrap/>
            <w:vAlign w:val="center"/>
            <w:hideMark/>
          </w:tcPr>
          <w:p w14:paraId="46E5DB23" w14:textId="77777777" w:rsidR="002F74EC" w:rsidRPr="009373EF" w:rsidRDefault="002F74EC" w:rsidP="002F74EC">
            <w:pPr>
              <w:spacing w:line="240" w:lineRule="auto"/>
              <w:ind w:firstLine="0"/>
              <w:jc w:val="center"/>
              <w:rPr>
                <w:rFonts w:eastAsia="Times New Roman"/>
                <w:b/>
                <w:sz w:val="16"/>
                <w:szCs w:val="16"/>
              </w:rPr>
            </w:pPr>
            <w:r w:rsidRPr="009373EF">
              <w:rPr>
                <w:rFonts w:eastAsia="Times New Roman"/>
                <w:b/>
                <w:sz w:val="16"/>
                <w:szCs w:val="16"/>
              </w:rPr>
              <w:t>Size (MB)</w:t>
            </w:r>
          </w:p>
        </w:tc>
        <w:tc>
          <w:tcPr>
            <w:tcW w:w="0" w:type="auto"/>
            <w:vMerge w:val="restart"/>
            <w:shd w:val="clear" w:color="auto" w:fill="auto"/>
            <w:noWrap/>
            <w:vAlign w:val="center"/>
            <w:hideMark/>
          </w:tcPr>
          <w:p w14:paraId="7B14A8AD" w14:textId="77777777" w:rsidR="002F74EC" w:rsidRPr="009373EF" w:rsidRDefault="002F74EC" w:rsidP="002F74EC">
            <w:pPr>
              <w:spacing w:line="240" w:lineRule="auto"/>
              <w:ind w:firstLine="0"/>
              <w:jc w:val="center"/>
              <w:rPr>
                <w:rFonts w:eastAsia="Times New Roman"/>
                <w:b/>
                <w:sz w:val="16"/>
                <w:szCs w:val="16"/>
              </w:rPr>
            </w:pPr>
            <w:r w:rsidRPr="009373EF">
              <w:rPr>
                <w:rFonts w:eastAsia="Times New Roman"/>
                <w:b/>
                <w:sz w:val="16"/>
                <w:szCs w:val="16"/>
              </w:rPr>
              <w:t># files</w:t>
            </w:r>
          </w:p>
        </w:tc>
        <w:tc>
          <w:tcPr>
            <w:tcW w:w="0" w:type="auto"/>
            <w:gridSpan w:val="2"/>
            <w:shd w:val="clear" w:color="auto" w:fill="auto"/>
            <w:vAlign w:val="center"/>
            <w:hideMark/>
          </w:tcPr>
          <w:p w14:paraId="6297E251" w14:textId="77777777" w:rsidR="002F74EC" w:rsidRPr="009373EF" w:rsidRDefault="002F74EC" w:rsidP="002F74EC">
            <w:pPr>
              <w:spacing w:line="240" w:lineRule="auto"/>
              <w:ind w:firstLine="0"/>
              <w:jc w:val="center"/>
              <w:rPr>
                <w:rFonts w:eastAsia="Times New Roman"/>
                <w:b/>
                <w:sz w:val="16"/>
                <w:szCs w:val="16"/>
              </w:rPr>
            </w:pPr>
            <w:r w:rsidRPr="009373EF">
              <w:rPr>
                <w:rFonts w:eastAsia="Times New Roman"/>
                <w:b/>
                <w:sz w:val="16"/>
                <w:szCs w:val="16"/>
              </w:rPr>
              <w:t>Commit History</w:t>
            </w:r>
          </w:p>
        </w:tc>
        <w:tc>
          <w:tcPr>
            <w:tcW w:w="0" w:type="auto"/>
            <w:shd w:val="clear" w:color="auto" w:fill="auto"/>
            <w:vAlign w:val="center"/>
            <w:hideMark/>
          </w:tcPr>
          <w:p w14:paraId="77D225CC" w14:textId="77777777" w:rsidR="002F74EC" w:rsidRPr="009373EF" w:rsidRDefault="002F74EC" w:rsidP="002F74EC">
            <w:pPr>
              <w:spacing w:line="240" w:lineRule="auto"/>
              <w:ind w:firstLine="0"/>
              <w:jc w:val="center"/>
              <w:rPr>
                <w:rFonts w:eastAsia="Times New Roman"/>
                <w:b/>
                <w:sz w:val="16"/>
                <w:szCs w:val="16"/>
              </w:rPr>
            </w:pPr>
            <w:r w:rsidRPr="009373EF">
              <w:rPr>
                <w:rFonts w:eastAsia="Times New Roman"/>
                <w:b/>
                <w:sz w:val="16"/>
                <w:szCs w:val="16"/>
              </w:rPr>
              <w:t>Topology</w:t>
            </w:r>
          </w:p>
        </w:tc>
        <w:tc>
          <w:tcPr>
            <w:tcW w:w="0" w:type="auto"/>
            <w:vMerge w:val="restart"/>
            <w:shd w:val="clear" w:color="auto" w:fill="auto"/>
            <w:vAlign w:val="center"/>
            <w:hideMark/>
          </w:tcPr>
          <w:p w14:paraId="54010449" w14:textId="77777777" w:rsidR="002F74EC" w:rsidRPr="009373EF" w:rsidRDefault="002F74EC" w:rsidP="002F74EC">
            <w:pPr>
              <w:spacing w:line="240" w:lineRule="auto"/>
              <w:ind w:firstLine="0"/>
              <w:jc w:val="center"/>
              <w:rPr>
                <w:rFonts w:eastAsia="Times New Roman"/>
                <w:b/>
                <w:sz w:val="16"/>
                <w:szCs w:val="16"/>
              </w:rPr>
            </w:pPr>
            <w:r w:rsidRPr="009373EF">
              <w:rPr>
                <w:rFonts w:eastAsia="Times New Roman"/>
                <w:b/>
                <w:sz w:val="16"/>
                <w:szCs w:val="16"/>
              </w:rPr>
              <w:t>Insert 1</w:t>
            </w:r>
            <w:r w:rsidRPr="009373EF">
              <w:rPr>
                <w:rFonts w:eastAsia="Times New Roman"/>
                <w:b/>
                <w:sz w:val="16"/>
                <w:szCs w:val="16"/>
                <w:vertAlign w:val="superscript"/>
              </w:rPr>
              <w:t>st</w:t>
            </w:r>
          </w:p>
        </w:tc>
        <w:tc>
          <w:tcPr>
            <w:tcW w:w="0" w:type="auto"/>
            <w:vMerge w:val="restart"/>
            <w:shd w:val="clear" w:color="auto" w:fill="auto"/>
            <w:vAlign w:val="center"/>
            <w:hideMark/>
          </w:tcPr>
          <w:p w14:paraId="460E440E" w14:textId="77777777" w:rsidR="002F74EC" w:rsidRPr="009373EF" w:rsidRDefault="002F74EC" w:rsidP="002F74EC">
            <w:pPr>
              <w:spacing w:line="240" w:lineRule="auto"/>
              <w:ind w:firstLine="0"/>
              <w:jc w:val="center"/>
              <w:rPr>
                <w:rFonts w:eastAsia="Times New Roman"/>
                <w:b/>
                <w:sz w:val="16"/>
                <w:szCs w:val="16"/>
              </w:rPr>
            </w:pPr>
            <w:r w:rsidRPr="009373EF">
              <w:rPr>
                <w:rFonts w:eastAsia="Times New Roman"/>
                <w:b/>
                <w:sz w:val="16"/>
                <w:szCs w:val="16"/>
              </w:rPr>
              <w:t>Insert 2</w:t>
            </w:r>
            <w:r w:rsidRPr="009373EF">
              <w:rPr>
                <w:rFonts w:eastAsia="Times New Roman"/>
                <w:b/>
                <w:sz w:val="16"/>
                <w:szCs w:val="16"/>
                <w:vertAlign w:val="superscript"/>
              </w:rPr>
              <w:t>nd</w:t>
            </w:r>
          </w:p>
        </w:tc>
        <w:tc>
          <w:tcPr>
            <w:tcW w:w="0" w:type="auto"/>
            <w:vMerge w:val="restart"/>
            <w:shd w:val="clear" w:color="auto" w:fill="auto"/>
            <w:vAlign w:val="center"/>
            <w:hideMark/>
          </w:tcPr>
          <w:p w14:paraId="2C559744" w14:textId="77777777" w:rsidR="002F74EC" w:rsidRPr="009373EF" w:rsidRDefault="002F74EC" w:rsidP="002F74EC">
            <w:pPr>
              <w:spacing w:line="240" w:lineRule="auto"/>
              <w:ind w:firstLine="0"/>
              <w:jc w:val="center"/>
              <w:rPr>
                <w:rFonts w:eastAsia="Times New Roman"/>
                <w:b/>
                <w:sz w:val="16"/>
                <w:szCs w:val="16"/>
              </w:rPr>
            </w:pPr>
            <w:r w:rsidRPr="009373EF">
              <w:rPr>
                <w:rFonts w:eastAsia="Times New Roman"/>
                <w:b/>
                <w:sz w:val="16"/>
                <w:szCs w:val="16"/>
              </w:rPr>
              <w:t>Check</w:t>
            </w:r>
          </w:p>
          <w:p w14:paraId="6A98DECC" w14:textId="77777777" w:rsidR="002F74EC" w:rsidRPr="009373EF" w:rsidRDefault="002F74EC" w:rsidP="002F74EC">
            <w:pPr>
              <w:spacing w:line="240" w:lineRule="auto"/>
              <w:ind w:firstLine="0"/>
              <w:jc w:val="center"/>
              <w:rPr>
                <w:rFonts w:eastAsia="Times New Roman"/>
                <w:b/>
                <w:sz w:val="16"/>
                <w:szCs w:val="16"/>
              </w:rPr>
            </w:pPr>
            <w:r w:rsidRPr="009373EF">
              <w:rPr>
                <w:rFonts w:eastAsia="Times New Roman"/>
                <w:b/>
                <w:sz w:val="16"/>
                <w:szCs w:val="16"/>
              </w:rPr>
              <w:t>Branches</w:t>
            </w:r>
          </w:p>
        </w:tc>
        <w:tc>
          <w:tcPr>
            <w:tcW w:w="0" w:type="auto"/>
            <w:vMerge w:val="restart"/>
            <w:shd w:val="clear" w:color="auto" w:fill="auto"/>
            <w:vAlign w:val="center"/>
            <w:hideMark/>
          </w:tcPr>
          <w:p w14:paraId="05A822D0" w14:textId="77777777" w:rsidR="002F74EC" w:rsidRPr="009373EF" w:rsidRDefault="002F74EC" w:rsidP="002F74EC">
            <w:pPr>
              <w:spacing w:line="240" w:lineRule="auto"/>
              <w:ind w:firstLine="0"/>
              <w:jc w:val="center"/>
              <w:rPr>
                <w:rFonts w:eastAsia="Times New Roman"/>
                <w:b/>
                <w:sz w:val="16"/>
                <w:szCs w:val="16"/>
              </w:rPr>
            </w:pPr>
            <w:r w:rsidRPr="009373EF">
              <w:rPr>
                <w:rFonts w:eastAsia="Times New Roman"/>
                <w:b/>
                <w:sz w:val="16"/>
                <w:szCs w:val="16"/>
              </w:rPr>
              <w:t>Update</w:t>
            </w:r>
          </w:p>
          <w:p w14:paraId="1E4C2BDA" w14:textId="77777777" w:rsidR="002F74EC" w:rsidRPr="009373EF" w:rsidRDefault="002F74EC" w:rsidP="002F74EC">
            <w:pPr>
              <w:spacing w:line="240" w:lineRule="auto"/>
              <w:ind w:firstLine="0"/>
              <w:jc w:val="center"/>
              <w:rPr>
                <w:rFonts w:eastAsia="Times New Roman"/>
                <w:b/>
                <w:sz w:val="16"/>
                <w:szCs w:val="16"/>
              </w:rPr>
            </w:pPr>
            <w:r w:rsidRPr="009373EF">
              <w:rPr>
                <w:rFonts w:eastAsia="Times New Roman"/>
                <w:b/>
                <w:sz w:val="16"/>
                <w:szCs w:val="16"/>
              </w:rPr>
              <w:t>Topology</w:t>
            </w:r>
          </w:p>
        </w:tc>
      </w:tr>
      <w:tr w:rsidR="002F74EC" w:rsidRPr="009373EF" w14:paraId="3F7F389D" w14:textId="77777777" w:rsidTr="002F74EC">
        <w:trPr>
          <w:tblHeader/>
          <w:jc w:val="center"/>
        </w:trPr>
        <w:tc>
          <w:tcPr>
            <w:tcW w:w="0" w:type="auto"/>
            <w:vMerge/>
            <w:shd w:val="clear" w:color="auto" w:fill="auto"/>
            <w:vAlign w:val="center"/>
            <w:hideMark/>
          </w:tcPr>
          <w:p w14:paraId="55D6EAF8" w14:textId="77777777" w:rsidR="002F74EC" w:rsidRPr="009373EF" w:rsidRDefault="002F74EC" w:rsidP="004A1BBA">
            <w:pPr>
              <w:jc w:val="left"/>
              <w:rPr>
                <w:b/>
                <w:bCs/>
                <w:sz w:val="16"/>
                <w:szCs w:val="16"/>
              </w:rPr>
            </w:pPr>
          </w:p>
        </w:tc>
        <w:tc>
          <w:tcPr>
            <w:tcW w:w="0" w:type="auto"/>
            <w:vMerge/>
            <w:shd w:val="clear" w:color="auto" w:fill="auto"/>
            <w:vAlign w:val="center"/>
            <w:hideMark/>
          </w:tcPr>
          <w:p w14:paraId="3101052F" w14:textId="77777777" w:rsidR="002F74EC" w:rsidRPr="009373EF" w:rsidRDefault="002F74EC" w:rsidP="004A1BBA">
            <w:pPr>
              <w:jc w:val="left"/>
              <w:rPr>
                <w:b/>
                <w:bCs/>
                <w:sz w:val="16"/>
                <w:szCs w:val="16"/>
              </w:rPr>
            </w:pPr>
          </w:p>
        </w:tc>
        <w:tc>
          <w:tcPr>
            <w:tcW w:w="0" w:type="auto"/>
            <w:vMerge/>
            <w:shd w:val="clear" w:color="auto" w:fill="auto"/>
            <w:vAlign w:val="center"/>
            <w:hideMark/>
          </w:tcPr>
          <w:p w14:paraId="0F30B4CB" w14:textId="77777777" w:rsidR="002F74EC" w:rsidRPr="009373EF" w:rsidRDefault="002F74EC" w:rsidP="004A1BBA">
            <w:pPr>
              <w:jc w:val="left"/>
              <w:rPr>
                <w:b/>
                <w:bCs/>
                <w:iCs/>
                <w:sz w:val="16"/>
                <w:szCs w:val="16"/>
              </w:rPr>
            </w:pPr>
          </w:p>
        </w:tc>
        <w:tc>
          <w:tcPr>
            <w:tcW w:w="0" w:type="auto"/>
            <w:vMerge/>
            <w:shd w:val="clear" w:color="auto" w:fill="auto"/>
            <w:vAlign w:val="center"/>
            <w:hideMark/>
          </w:tcPr>
          <w:p w14:paraId="5A94859E" w14:textId="77777777" w:rsidR="002F74EC" w:rsidRPr="009373EF" w:rsidRDefault="002F74EC" w:rsidP="004A1BBA">
            <w:pPr>
              <w:jc w:val="left"/>
              <w:rPr>
                <w:b/>
                <w:bCs/>
                <w:iCs/>
                <w:sz w:val="16"/>
                <w:szCs w:val="16"/>
              </w:rPr>
            </w:pPr>
          </w:p>
        </w:tc>
        <w:tc>
          <w:tcPr>
            <w:tcW w:w="0" w:type="auto"/>
            <w:vMerge/>
            <w:shd w:val="clear" w:color="auto" w:fill="auto"/>
            <w:vAlign w:val="center"/>
            <w:hideMark/>
          </w:tcPr>
          <w:p w14:paraId="0ED6EF3E" w14:textId="77777777" w:rsidR="002F74EC" w:rsidRPr="009373EF" w:rsidRDefault="002F74EC" w:rsidP="004A1BBA">
            <w:pPr>
              <w:jc w:val="left"/>
              <w:rPr>
                <w:b/>
                <w:bCs/>
                <w:iCs/>
                <w:sz w:val="16"/>
                <w:szCs w:val="16"/>
              </w:rPr>
            </w:pPr>
          </w:p>
        </w:tc>
        <w:tc>
          <w:tcPr>
            <w:tcW w:w="0" w:type="auto"/>
            <w:shd w:val="clear" w:color="auto" w:fill="auto"/>
            <w:vAlign w:val="center"/>
            <w:hideMark/>
          </w:tcPr>
          <w:p w14:paraId="66A4E620" w14:textId="77777777" w:rsidR="002F74EC" w:rsidRPr="009373EF" w:rsidRDefault="002F74EC" w:rsidP="002F74EC">
            <w:pPr>
              <w:spacing w:line="240" w:lineRule="auto"/>
              <w:ind w:firstLine="0"/>
              <w:jc w:val="center"/>
              <w:rPr>
                <w:rFonts w:eastAsia="Times New Roman"/>
                <w:b/>
                <w:sz w:val="16"/>
                <w:szCs w:val="16"/>
              </w:rPr>
            </w:pPr>
            <w:r w:rsidRPr="009373EF">
              <w:rPr>
                <w:rFonts w:eastAsia="Times New Roman"/>
                <w:b/>
                <w:sz w:val="16"/>
                <w:szCs w:val="16"/>
              </w:rPr>
              <w:t>Time (s)</w:t>
            </w:r>
          </w:p>
        </w:tc>
        <w:tc>
          <w:tcPr>
            <w:tcW w:w="0" w:type="auto"/>
            <w:shd w:val="clear" w:color="auto" w:fill="auto"/>
            <w:vAlign w:val="center"/>
            <w:hideMark/>
          </w:tcPr>
          <w:p w14:paraId="5F1D5A33" w14:textId="77777777" w:rsidR="002F74EC" w:rsidRPr="009373EF" w:rsidRDefault="002F74EC" w:rsidP="002F74EC">
            <w:pPr>
              <w:spacing w:line="240" w:lineRule="auto"/>
              <w:ind w:firstLine="0"/>
              <w:jc w:val="center"/>
              <w:rPr>
                <w:rFonts w:eastAsia="Times New Roman"/>
                <w:b/>
                <w:sz w:val="16"/>
                <w:szCs w:val="16"/>
              </w:rPr>
            </w:pPr>
            <w:r w:rsidRPr="009373EF">
              <w:rPr>
                <w:rFonts w:eastAsia="Times New Roman"/>
                <w:b/>
                <w:sz w:val="16"/>
                <w:szCs w:val="16"/>
              </w:rPr>
              <w:t>Memory Usage</w:t>
            </w:r>
            <w:r w:rsidRPr="009373EF">
              <w:rPr>
                <w:rStyle w:val="Refdenotaderodap"/>
                <w:rFonts w:eastAsia="Times New Roman"/>
                <w:b/>
                <w:szCs w:val="16"/>
              </w:rPr>
              <w:footnoteReference w:id="6"/>
            </w:r>
          </w:p>
        </w:tc>
        <w:tc>
          <w:tcPr>
            <w:tcW w:w="0" w:type="auto"/>
            <w:shd w:val="clear" w:color="auto" w:fill="auto"/>
            <w:vAlign w:val="center"/>
            <w:hideMark/>
          </w:tcPr>
          <w:p w14:paraId="041A4B0B" w14:textId="77777777" w:rsidR="002F74EC" w:rsidRPr="004A7129" w:rsidRDefault="002F74EC" w:rsidP="002F74EC">
            <w:pPr>
              <w:spacing w:line="240" w:lineRule="auto"/>
              <w:ind w:firstLine="0"/>
              <w:jc w:val="center"/>
              <w:rPr>
                <w:rFonts w:eastAsia="Times New Roman"/>
                <w:b/>
                <w:sz w:val="16"/>
                <w:szCs w:val="16"/>
              </w:rPr>
            </w:pPr>
            <w:r w:rsidRPr="004A7129">
              <w:rPr>
                <w:rFonts w:eastAsia="Times New Roman"/>
                <w:b/>
                <w:sz w:val="16"/>
                <w:szCs w:val="16"/>
              </w:rPr>
              <w:t>Time (s)</w:t>
            </w:r>
          </w:p>
        </w:tc>
        <w:tc>
          <w:tcPr>
            <w:tcW w:w="0" w:type="auto"/>
            <w:vMerge/>
            <w:shd w:val="clear" w:color="auto" w:fill="auto"/>
            <w:vAlign w:val="center"/>
            <w:hideMark/>
          </w:tcPr>
          <w:p w14:paraId="7FBDA9C7" w14:textId="77777777" w:rsidR="002F74EC" w:rsidRPr="009373EF" w:rsidRDefault="002F74EC" w:rsidP="004A1BBA">
            <w:pPr>
              <w:jc w:val="left"/>
              <w:rPr>
                <w:b/>
                <w:bCs/>
                <w:iCs/>
                <w:sz w:val="16"/>
                <w:szCs w:val="16"/>
              </w:rPr>
            </w:pPr>
          </w:p>
        </w:tc>
        <w:tc>
          <w:tcPr>
            <w:tcW w:w="0" w:type="auto"/>
            <w:vMerge/>
            <w:shd w:val="clear" w:color="auto" w:fill="auto"/>
            <w:vAlign w:val="center"/>
            <w:hideMark/>
          </w:tcPr>
          <w:p w14:paraId="2A272DC2" w14:textId="77777777" w:rsidR="002F74EC" w:rsidRPr="009373EF" w:rsidRDefault="002F74EC" w:rsidP="004A1BBA">
            <w:pPr>
              <w:jc w:val="left"/>
              <w:rPr>
                <w:b/>
                <w:bCs/>
                <w:iCs/>
                <w:sz w:val="16"/>
                <w:szCs w:val="16"/>
              </w:rPr>
            </w:pPr>
          </w:p>
        </w:tc>
        <w:tc>
          <w:tcPr>
            <w:tcW w:w="0" w:type="auto"/>
            <w:vMerge/>
            <w:shd w:val="clear" w:color="auto" w:fill="auto"/>
            <w:vAlign w:val="center"/>
            <w:hideMark/>
          </w:tcPr>
          <w:p w14:paraId="3C1325B2" w14:textId="77777777" w:rsidR="002F74EC" w:rsidRPr="009373EF" w:rsidRDefault="002F74EC" w:rsidP="004A1BBA">
            <w:pPr>
              <w:jc w:val="left"/>
              <w:rPr>
                <w:b/>
                <w:bCs/>
                <w:iCs/>
                <w:sz w:val="16"/>
                <w:szCs w:val="16"/>
              </w:rPr>
            </w:pPr>
          </w:p>
        </w:tc>
        <w:tc>
          <w:tcPr>
            <w:tcW w:w="0" w:type="auto"/>
            <w:vMerge/>
            <w:shd w:val="clear" w:color="auto" w:fill="auto"/>
            <w:vAlign w:val="center"/>
            <w:hideMark/>
          </w:tcPr>
          <w:p w14:paraId="4599FCAC" w14:textId="77777777" w:rsidR="002F74EC" w:rsidRPr="009373EF" w:rsidRDefault="002F74EC" w:rsidP="004A1BBA">
            <w:pPr>
              <w:jc w:val="left"/>
              <w:rPr>
                <w:b/>
                <w:bCs/>
                <w:iCs/>
                <w:sz w:val="16"/>
                <w:szCs w:val="16"/>
              </w:rPr>
            </w:pPr>
          </w:p>
        </w:tc>
      </w:tr>
      <w:tr w:rsidR="002F74EC" w:rsidRPr="009373EF" w14:paraId="63835BCD" w14:textId="77777777" w:rsidTr="002F74EC">
        <w:trPr>
          <w:trHeight w:val="63"/>
          <w:jc w:val="center"/>
        </w:trPr>
        <w:tc>
          <w:tcPr>
            <w:tcW w:w="0" w:type="auto"/>
            <w:shd w:val="clear" w:color="auto" w:fill="auto"/>
            <w:noWrap/>
            <w:vAlign w:val="center"/>
            <w:hideMark/>
          </w:tcPr>
          <w:p w14:paraId="0EABA89E" w14:textId="77777777" w:rsidR="002F74EC" w:rsidRPr="009373EF" w:rsidRDefault="002F74EC" w:rsidP="002F74EC">
            <w:pPr>
              <w:ind w:firstLine="0"/>
              <w:rPr>
                <w:bCs/>
                <w:sz w:val="16"/>
                <w:szCs w:val="16"/>
              </w:rPr>
            </w:pPr>
            <w:r w:rsidRPr="009373EF">
              <w:rPr>
                <w:bCs/>
                <w:sz w:val="16"/>
                <w:szCs w:val="16"/>
              </w:rPr>
              <w:t>DyeVC</w:t>
            </w:r>
          </w:p>
        </w:tc>
        <w:tc>
          <w:tcPr>
            <w:tcW w:w="0" w:type="auto"/>
            <w:shd w:val="clear" w:color="auto" w:fill="auto"/>
            <w:vAlign w:val="center"/>
            <w:hideMark/>
          </w:tcPr>
          <w:p w14:paraId="6A70771C" w14:textId="77777777" w:rsidR="002F74EC" w:rsidRPr="009373EF" w:rsidRDefault="002F74EC" w:rsidP="002F74EC">
            <w:pPr>
              <w:ind w:firstLine="0"/>
              <w:rPr>
                <w:sz w:val="16"/>
                <w:szCs w:val="16"/>
              </w:rPr>
            </w:pPr>
            <w:r w:rsidRPr="009373EF">
              <w:rPr>
                <w:sz w:val="16"/>
                <w:szCs w:val="16"/>
              </w:rPr>
              <w:t>github.com</w:t>
            </w:r>
          </w:p>
        </w:tc>
        <w:tc>
          <w:tcPr>
            <w:tcW w:w="0" w:type="auto"/>
            <w:shd w:val="clear" w:color="auto" w:fill="auto"/>
            <w:noWrap/>
            <w:vAlign w:val="center"/>
            <w:hideMark/>
          </w:tcPr>
          <w:p w14:paraId="77965279" w14:textId="77777777" w:rsidR="002F74EC" w:rsidRPr="009373EF" w:rsidRDefault="002F74EC" w:rsidP="002F74EC">
            <w:pPr>
              <w:ind w:firstLine="0"/>
              <w:jc w:val="center"/>
              <w:rPr>
                <w:sz w:val="16"/>
                <w:szCs w:val="16"/>
              </w:rPr>
            </w:pPr>
            <w:r w:rsidRPr="009373EF">
              <w:rPr>
                <w:sz w:val="16"/>
                <w:szCs w:val="16"/>
              </w:rPr>
              <w:t>187</w:t>
            </w:r>
          </w:p>
        </w:tc>
        <w:tc>
          <w:tcPr>
            <w:tcW w:w="0" w:type="auto"/>
            <w:shd w:val="clear" w:color="auto" w:fill="auto"/>
            <w:noWrap/>
            <w:vAlign w:val="center"/>
            <w:hideMark/>
          </w:tcPr>
          <w:p w14:paraId="5CE6DBF9" w14:textId="77777777" w:rsidR="002F74EC" w:rsidRPr="009373EF" w:rsidRDefault="002F74EC" w:rsidP="002F74EC">
            <w:pPr>
              <w:ind w:firstLine="0"/>
              <w:jc w:val="center"/>
              <w:rPr>
                <w:sz w:val="16"/>
                <w:szCs w:val="16"/>
              </w:rPr>
            </w:pPr>
            <w:r w:rsidRPr="009373EF">
              <w:rPr>
                <w:sz w:val="16"/>
                <w:szCs w:val="16"/>
              </w:rPr>
              <w:t>1.0</w:t>
            </w:r>
          </w:p>
        </w:tc>
        <w:tc>
          <w:tcPr>
            <w:tcW w:w="0" w:type="auto"/>
            <w:shd w:val="clear" w:color="auto" w:fill="auto"/>
            <w:noWrap/>
            <w:vAlign w:val="center"/>
            <w:hideMark/>
          </w:tcPr>
          <w:p w14:paraId="1F91CE94" w14:textId="77777777" w:rsidR="002F74EC" w:rsidRPr="009373EF" w:rsidRDefault="002F74EC" w:rsidP="002F74EC">
            <w:pPr>
              <w:ind w:firstLine="0"/>
              <w:jc w:val="center"/>
              <w:rPr>
                <w:sz w:val="16"/>
                <w:szCs w:val="16"/>
              </w:rPr>
            </w:pPr>
            <w:r w:rsidRPr="009373EF">
              <w:rPr>
                <w:sz w:val="16"/>
                <w:szCs w:val="16"/>
              </w:rPr>
              <w:t>539</w:t>
            </w:r>
          </w:p>
        </w:tc>
        <w:tc>
          <w:tcPr>
            <w:tcW w:w="0" w:type="auto"/>
            <w:shd w:val="clear" w:color="auto" w:fill="auto"/>
            <w:vAlign w:val="center"/>
            <w:hideMark/>
          </w:tcPr>
          <w:p w14:paraId="37AEC58E" w14:textId="77777777" w:rsidR="002F74EC" w:rsidRPr="009373EF" w:rsidRDefault="002F74EC" w:rsidP="002F74EC">
            <w:pPr>
              <w:ind w:firstLine="0"/>
              <w:jc w:val="center"/>
              <w:rPr>
                <w:sz w:val="16"/>
                <w:szCs w:val="16"/>
              </w:rPr>
            </w:pPr>
            <w:r w:rsidRPr="009373EF">
              <w:rPr>
                <w:sz w:val="16"/>
                <w:szCs w:val="16"/>
              </w:rPr>
              <w:t>3.5</w:t>
            </w:r>
          </w:p>
        </w:tc>
        <w:tc>
          <w:tcPr>
            <w:tcW w:w="0" w:type="auto"/>
            <w:shd w:val="clear" w:color="auto" w:fill="auto"/>
            <w:hideMark/>
          </w:tcPr>
          <w:p w14:paraId="46DD9E7E" w14:textId="77777777" w:rsidR="002F74EC" w:rsidRPr="009373EF" w:rsidRDefault="002F74EC" w:rsidP="002F74EC">
            <w:pPr>
              <w:ind w:firstLine="0"/>
              <w:jc w:val="center"/>
              <w:rPr>
                <w:sz w:val="16"/>
                <w:szCs w:val="16"/>
              </w:rPr>
            </w:pPr>
            <w:r w:rsidRPr="009373EF">
              <w:rPr>
                <w:sz w:val="16"/>
                <w:szCs w:val="16"/>
              </w:rPr>
              <w:t>15</w:t>
            </w:r>
          </w:p>
        </w:tc>
        <w:tc>
          <w:tcPr>
            <w:tcW w:w="0" w:type="auto"/>
            <w:shd w:val="clear" w:color="auto" w:fill="auto"/>
            <w:vAlign w:val="center"/>
            <w:hideMark/>
          </w:tcPr>
          <w:p w14:paraId="3F1633AC" w14:textId="77777777" w:rsidR="002F74EC" w:rsidRPr="009373EF" w:rsidRDefault="002F74EC" w:rsidP="002F74EC">
            <w:pPr>
              <w:ind w:firstLine="0"/>
              <w:jc w:val="center"/>
              <w:rPr>
                <w:sz w:val="16"/>
                <w:szCs w:val="16"/>
              </w:rPr>
            </w:pPr>
            <w:r w:rsidRPr="009373EF">
              <w:rPr>
                <w:sz w:val="16"/>
                <w:szCs w:val="16"/>
              </w:rPr>
              <w:t>2.7</w:t>
            </w:r>
          </w:p>
        </w:tc>
        <w:tc>
          <w:tcPr>
            <w:tcW w:w="0" w:type="auto"/>
            <w:shd w:val="clear" w:color="auto" w:fill="auto"/>
            <w:vAlign w:val="center"/>
            <w:hideMark/>
          </w:tcPr>
          <w:p w14:paraId="51C9168A" w14:textId="77777777" w:rsidR="002F74EC" w:rsidRPr="009373EF" w:rsidRDefault="002F74EC" w:rsidP="002F74EC">
            <w:pPr>
              <w:ind w:firstLine="0"/>
              <w:jc w:val="center"/>
              <w:rPr>
                <w:sz w:val="16"/>
                <w:szCs w:val="16"/>
              </w:rPr>
            </w:pPr>
            <w:r w:rsidRPr="009373EF">
              <w:rPr>
                <w:sz w:val="16"/>
                <w:szCs w:val="16"/>
              </w:rPr>
              <w:t>12.4</w:t>
            </w:r>
          </w:p>
        </w:tc>
        <w:tc>
          <w:tcPr>
            <w:tcW w:w="0" w:type="auto"/>
            <w:shd w:val="clear" w:color="auto" w:fill="auto"/>
            <w:vAlign w:val="center"/>
            <w:hideMark/>
          </w:tcPr>
          <w:p w14:paraId="2A7289CB" w14:textId="77777777" w:rsidR="002F74EC" w:rsidRPr="009373EF" w:rsidRDefault="002F74EC" w:rsidP="002F74EC">
            <w:pPr>
              <w:ind w:firstLine="0"/>
              <w:jc w:val="center"/>
              <w:rPr>
                <w:sz w:val="16"/>
                <w:szCs w:val="16"/>
              </w:rPr>
            </w:pPr>
            <w:r w:rsidRPr="009373EF">
              <w:rPr>
                <w:sz w:val="16"/>
                <w:szCs w:val="16"/>
              </w:rPr>
              <w:t>16.1</w:t>
            </w:r>
          </w:p>
        </w:tc>
        <w:tc>
          <w:tcPr>
            <w:tcW w:w="0" w:type="auto"/>
            <w:shd w:val="clear" w:color="auto" w:fill="auto"/>
            <w:vAlign w:val="center"/>
            <w:hideMark/>
          </w:tcPr>
          <w:p w14:paraId="071D0C89" w14:textId="77777777" w:rsidR="002F74EC" w:rsidRPr="009373EF" w:rsidRDefault="002F74EC" w:rsidP="002F74EC">
            <w:pPr>
              <w:ind w:firstLine="0"/>
              <w:jc w:val="center"/>
              <w:rPr>
                <w:sz w:val="16"/>
                <w:szCs w:val="16"/>
              </w:rPr>
            </w:pPr>
            <w:r w:rsidRPr="009373EF">
              <w:rPr>
                <w:sz w:val="16"/>
                <w:szCs w:val="16"/>
              </w:rPr>
              <w:t>1.7</w:t>
            </w:r>
          </w:p>
        </w:tc>
        <w:tc>
          <w:tcPr>
            <w:tcW w:w="0" w:type="auto"/>
            <w:shd w:val="clear" w:color="auto" w:fill="auto"/>
            <w:vAlign w:val="center"/>
            <w:hideMark/>
          </w:tcPr>
          <w:p w14:paraId="0076AACE" w14:textId="77777777" w:rsidR="002F74EC" w:rsidRPr="009373EF" w:rsidRDefault="002F74EC" w:rsidP="002F74EC">
            <w:pPr>
              <w:ind w:firstLine="0"/>
              <w:jc w:val="center"/>
              <w:rPr>
                <w:sz w:val="16"/>
                <w:szCs w:val="16"/>
              </w:rPr>
            </w:pPr>
            <w:r w:rsidRPr="009373EF">
              <w:rPr>
                <w:sz w:val="16"/>
                <w:szCs w:val="16"/>
              </w:rPr>
              <w:t>4.4</w:t>
            </w:r>
          </w:p>
        </w:tc>
      </w:tr>
      <w:tr w:rsidR="002F74EC" w:rsidRPr="009373EF" w14:paraId="6EB23FE8" w14:textId="77777777" w:rsidTr="002F74EC">
        <w:trPr>
          <w:trHeight w:val="151"/>
          <w:jc w:val="center"/>
        </w:trPr>
        <w:tc>
          <w:tcPr>
            <w:tcW w:w="0" w:type="auto"/>
            <w:shd w:val="clear" w:color="auto" w:fill="auto"/>
            <w:noWrap/>
            <w:vAlign w:val="center"/>
            <w:hideMark/>
          </w:tcPr>
          <w:p w14:paraId="4165C5CE" w14:textId="77777777" w:rsidR="002F74EC" w:rsidRPr="009373EF" w:rsidRDefault="002F74EC" w:rsidP="002F74EC">
            <w:pPr>
              <w:ind w:firstLine="0"/>
              <w:rPr>
                <w:bCs/>
                <w:sz w:val="16"/>
                <w:szCs w:val="16"/>
              </w:rPr>
            </w:pPr>
            <w:r w:rsidRPr="009373EF">
              <w:rPr>
                <w:bCs/>
                <w:sz w:val="16"/>
                <w:szCs w:val="16"/>
              </w:rPr>
              <w:t>SAPOS</w:t>
            </w:r>
          </w:p>
        </w:tc>
        <w:tc>
          <w:tcPr>
            <w:tcW w:w="0" w:type="auto"/>
            <w:shd w:val="clear" w:color="auto" w:fill="auto"/>
            <w:vAlign w:val="center"/>
            <w:hideMark/>
          </w:tcPr>
          <w:p w14:paraId="78623837" w14:textId="77777777" w:rsidR="002F74EC" w:rsidRPr="009373EF" w:rsidRDefault="002F74EC" w:rsidP="002F74EC">
            <w:pPr>
              <w:ind w:firstLine="0"/>
              <w:rPr>
                <w:sz w:val="16"/>
                <w:szCs w:val="16"/>
              </w:rPr>
            </w:pPr>
            <w:r w:rsidRPr="009373EF">
              <w:rPr>
                <w:sz w:val="16"/>
                <w:szCs w:val="16"/>
              </w:rPr>
              <w:t>github.com</w:t>
            </w:r>
          </w:p>
        </w:tc>
        <w:tc>
          <w:tcPr>
            <w:tcW w:w="0" w:type="auto"/>
            <w:shd w:val="clear" w:color="auto" w:fill="auto"/>
            <w:noWrap/>
            <w:vAlign w:val="center"/>
            <w:hideMark/>
          </w:tcPr>
          <w:p w14:paraId="6B1381A6" w14:textId="77777777" w:rsidR="002F74EC" w:rsidRPr="009373EF" w:rsidRDefault="002F74EC" w:rsidP="002F74EC">
            <w:pPr>
              <w:ind w:firstLine="0"/>
              <w:jc w:val="center"/>
              <w:rPr>
                <w:sz w:val="16"/>
                <w:szCs w:val="16"/>
              </w:rPr>
            </w:pPr>
            <w:r w:rsidRPr="009373EF">
              <w:rPr>
                <w:sz w:val="16"/>
                <w:szCs w:val="16"/>
              </w:rPr>
              <w:t>702</w:t>
            </w:r>
          </w:p>
        </w:tc>
        <w:tc>
          <w:tcPr>
            <w:tcW w:w="0" w:type="auto"/>
            <w:shd w:val="clear" w:color="auto" w:fill="auto"/>
            <w:noWrap/>
            <w:vAlign w:val="center"/>
            <w:hideMark/>
          </w:tcPr>
          <w:p w14:paraId="6661BE41" w14:textId="77777777" w:rsidR="002F74EC" w:rsidRPr="009373EF" w:rsidRDefault="002F74EC" w:rsidP="002F74EC">
            <w:pPr>
              <w:ind w:firstLine="0"/>
              <w:jc w:val="center"/>
              <w:rPr>
                <w:sz w:val="16"/>
                <w:szCs w:val="16"/>
              </w:rPr>
            </w:pPr>
            <w:r w:rsidRPr="009373EF">
              <w:rPr>
                <w:sz w:val="16"/>
                <w:szCs w:val="16"/>
              </w:rPr>
              <w:t>7.0</w:t>
            </w:r>
          </w:p>
        </w:tc>
        <w:tc>
          <w:tcPr>
            <w:tcW w:w="0" w:type="auto"/>
            <w:shd w:val="clear" w:color="auto" w:fill="auto"/>
            <w:noWrap/>
            <w:vAlign w:val="center"/>
            <w:hideMark/>
          </w:tcPr>
          <w:p w14:paraId="4ECCB4AE" w14:textId="77777777" w:rsidR="002F74EC" w:rsidRPr="009373EF" w:rsidRDefault="002F74EC" w:rsidP="002F74EC">
            <w:pPr>
              <w:ind w:firstLine="0"/>
              <w:jc w:val="center"/>
              <w:rPr>
                <w:sz w:val="16"/>
                <w:szCs w:val="16"/>
              </w:rPr>
            </w:pPr>
            <w:r w:rsidRPr="009373EF">
              <w:rPr>
                <w:sz w:val="16"/>
                <w:szCs w:val="16"/>
              </w:rPr>
              <w:t>685</w:t>
            </w:r>
          </w:p>
        </w:tc>
        <w:tc>
          <w:tcPr>
            <w:tcW w:w="0" w:type="auto"/>
            <w:shd w:val="clear" w:color="auto" w:fill="auto"/>
            <w:vAlign w:val="center"/>
            <w:hideMark/>
          </w:tcPr>
          <w:p w14:paraId="1E3C54B9" w14:textId="77777777" w:rsidR="002F74EC" w:rsidRPr="009373EF" w:rsidRDefault="002F74EC" w:rsidP="002F74EC">
            <w:pPr>
              <w:ind w:firstLine="0"/>
              <w:jc w:val="center"/>
              <w:rPr>
                <w:sz w:val="16"/>
                <w:szCs w:val="16"/>
              </w:rPr>
            </w:pPr>
            <w:r w:rsidRPr="009373EF">
              <w:rPr>
                <w:sz w:val="16"/>
                <w:szCs w:val="16"/>
              </w:rPr>
              <w:t>5.6</w:t>
            </w:r>
          </w:p>
        </w:tc>
        <w:tc>
          <w:tcPr>
            <w:tcW w:w="0" w:type="auto"/>
            <w:shd w:val="clear" w:color="auto" w:fill="auto"/>
            <w:hideMark/>
          </w:tcPr>
          <w:p w14:paraId="0B8B0B10" w14:textId="77777777" w:rsidR="002F74EC" w:rsidRPr="009373EF" w:rsidRDefault="002F74EC" w:rsidP="002F74EC">
            <w:pPr>
              <w:ind w:firstLine="0"/>
              <w:jc w:val="center"/>
              <w:rPr>
                <w:sz w:val="16"/>
                <w:szCs w:val="16"/>
              </w:rPr>
            </w:pPr>
            <w:r w:rsidRPr="009373EF">
              <w:rPr>
                <w:sz w:val="16"/>
                <w:szCs w:val="16"/>
              </w:rPr>
              <w:t>19</w:t>
            </w:r>
          </w:p>
        </w:tc>
        <w:tc>
          <w:tcPr>
            <w:tcW w:w="0" w:type="auto"/>
            <w:shd w:val="clear" w:color="auto" w:fill="auto"/>
            <w:vAlign w:val="center"/>
            <w:hideMark/>
          </w:tcPr>
          <w:p w14:paraId="70340DB9" w14:textId="77777777" w:rsidR="002F74EC" w:rsidRPr="009373EF" w:rsidRDefault="002F74EC" w:rsidP="002F74EC">
            <w:pPr>
              <w:ind w:firstLine="0"/>
              <w:jc w:val="center"/>
              <w:rPr>
                <w:sz w:val="16"/>
                <w:szCs w:val="16"/>
              </w:rPr>
            </w:pPr>
            <w:r w:rsidRPr="009373EF">
              <w:rPr>
                <w:sz w:val="16"/>
                <w:szCs w:val="16"/>
              </w:rPr>
              <w:t>3.2</w:t>
            </w:r>
          </w:p>
        </w:tc>
        <w:tc>
          <w:tcPr>
            <w:tcW w:w="0" w:type="auto"/>
            <w:shd w:val="clear" w:color="auto" w:fill="auto"/>
            <w:vAlign w:val="center"/>
            <w:hideMark/>
          </w:tcPr>
          <w:p w14:paraId="17FF52CB" w14:textId="77777777" w:rsidR="002F74EC" w:rsidRPr="009373EF" w:rsidRDefault="002F74EC" w:rsidP="002F74EC">
            <w:pPr>
              <w:ind w:firstLine="0"/>
              <w:jc w:val="center"/>
              <w:rPr>
                <w:sz w:val="16"/>
                <w:szCs w:val="16"/>
              </w:rPr>
            </w:pPr>
            <w:r w:rsidRPr="009373EF">
              <w:rPr>
                <w:sz w:val="16"/>
                <w:szCs w:val="16"/>
              </w:rPr>
              <w:t>20.8</w:t>
            </w:r>
          </w:p>
        </w:tc>
        <w:tc>
          <w:tcPr>
            <w:tcW w:w="0" w:type="auto"/>
            <w:shd w:val="clear" w:color="auto" w:fill="auto"/>
            <w:vAlign w:val="center"/>
            <w:hideMark/>
          </w:tcPr>
          <w:p w14:paraId="3917EE78" w14:textId="77777777" w:rsidR="002F74EC" w:rsidRPr="009373EF" w:rsidRDefault="002F74EC" w:rsidP="002F74EC">
            <w:pPr>
              <w:ind w:firstLine="0"/>
              <w:jc w:val="center"/>
              <w:rPr>
                <w:sz w:val="16"/>
                <w:szCs w:val="16"/>
              </w:rPr>
            </w:pPr>
            <w:r w:rsidRPr="009373EF">
              <w:rPr>
                <w:sz w:val="16"/>
                <w:szCs w:val="16"/>
              </w:rPr>
              <w:t>22.6</w:t>
            </w:r>
          </w:p>
        </w:tc>
        <w:tc>
          <w:tcPr>
            <w:tcW w:w="0" w:type="auto"/>
            <w:shd w:val="clear" w:color="auto" w:fill="auto"/>
            <w:vAlign w:val="center"/>
            <w:hideMark/>
          </w:tcPr>
          <w:p w14:paraId="66243853" w14:textId="77777777" w:rsidR="002F74EC" w:rsidRPr="009373EF" w:rsidRDefault="002F74EC" w:rsidP="002F74EC">
            <w:pPr>
              <w:ind w:firstLine="0"/>
              <w:jc w:val="center"/>
              <w:rPr>
                <w:sz w:val="16"/>
                <w:szCs w:val="16"/>
              </w:rPr>
            </w:pPr>
            <w:r w:rsidRPr="009373EF">
              <w:rPr>
                <w:sz w:val="16"/>
                <w:szCs w:val="16"/>
              </w:rPr>
              <w:t>1.8</w:t>
            </w:r>
          </w:p>
        </w:tc>
        <w:tc>
          <w:tcPr>
            <w:tcW w:w="0" w:type="auto"/>
            <w:shd w:val="clear" w:color="auto" w:fill="auto"/>
            <w:vAlign w:val="center"/>
            <w:hideMark/>
          </w:tcPr>
          <w:p w14:paraId="1691B3FA" w14:textId="77777777" w:rsidR="002F74EC" w:rsidRPr="009373EF" w:rsidRDefault="002F74EC" w:rsidP="002F74EC">
            <w:pPr>
              <w:ind w:firstLine="0"/>
              <w:jc w:val="center"/>
              <w:rPr>
                <w:sz w:val="16"/>
                <w:szCs w:val="16"/>
              </w:rPr>
            </w:pPr>
            <w:r w:rsidRPr="009373EF">
              <w:rPr>
                <w:sz w:val="16"/>
                <w:szCs w:val="16"/>
              </w:rPr>
              <w:t>5.2</w:t>
            </w:r>
          </w:p>
        </w:tc>
      </w:tr>
      <w:tr w:rsidR="002F74EC" w:rsidRPr="009373EF" w14:paraId="4A8BD744" w14:textId="77777777" w:rsidTr="002F74EC">
        <w:trPr>
          <w:trHeight w:val="97"/>
          <w:jc w:val="center"/>
        </w:trPr>
        <w:tc>
          <w:tcPr>
            <w:tcW w:w="0" w:type="auto"/>
            <w:shd w:val="clear" w:color="auto" w:fill="auto"/>
            <w:noWrap/>
            <w:vAlign w:val="center"/>
            <w:hideMark/>
          </w:tcPr>
          <w:p w14:paraId="474A8910" w14:textId="77777777" w:rsidR="002F74EC" w:rsidRPr="009373EF" w:rsidRDefault="002F74EC" w:rsidP="002F74EC">
            <w:pPr>
              <w:ind w:firstLine="0"/>
              <w:rPr>
                <w:bCs/>
                <w:sz w:val="16"/>
                <w:szCs w:val="16"/>
              </w:rPr>
            </w:pPr>
            <w:proofErr w:type="spellStart"/>
            <w:r w:rsidRPr="009373EF">
              <w:rPr>
                <w:bCs/>
                <w:sz w:val="16"/>
                <w:szCs w:val="16"/>
              </w:rPr>
              <w:t>jgit</w:t>
            </w:r>
            <w:proofErr w:type="spellEnd"/>
          </w:p>
        </w:tc>
        <w:tc>
          <w:tcPr>
            <w:tcW w:w="0" w:type="auto"/>
            <w:shd w:val="clear" w:color="auto" w:fill="auto"/>
            <w:vAlign w:val="center"/>
            <w:hideMark/>
          </w:tcPr>
          <w:p w14:paraId="1179064E" w14:textId="77777777" w:rsidR="002F74EC" w:rsidRPr="009373EF" w:rsidRDefault="002F74EC" w:rsidP="002F74EC">
            <w:pPr>
              <w:ind w:firstLine="0"/>
              <w:rPr>
                <w:sz w:val="16"/>
                <w:szCs w:val="16"/>
              </w:rPr>
            </w:pPr>
            <w:r w:rsidRPr="009373EF">
              <w:rPr>
                <w:sz w:val="16"/>
                <w:szCs w:val="16"/>
              </w:rPr>
              <w:t>eclipse.org</w:t>
            </w:r>
          </w:p>
        </w:tc>
        <w:tc>
          <w:tcPr>
            <w:tcW w:w="0" w:type="auto"/>
            <w:shd w:val="clear" w:color="auto" w:fill="auto"/>
            <w:noWrap/>
            <w:vAlign w:val="center"/>
            <w:hideMark/>
          </w:tcPr>
          <w:p w14:paraId="6AF3897E" w14:textId="77777777" w:rsidR="002F74EC" w:rsidRPr="009373EF" w:rsidRDefault="002F74EC" w:rsidP="002F74EC">
            <w:pPr>
              <w:ind w:firstLine="0"/>
              <w:jc w:val="center"/>
              <w:rPr>
                <w:sz w:val="16"/>
                <w:szCs w:val="16"/>
              </w:rPr>
            </w:pPr>
            <w:r w:rsidRPr="009373EF">
              <w:rPr>
                <w:sz w:val="16"/>
                <w:szCs w:val="16"/>
              </w:rPr>
              <w:t>2,979</w:t>
            </w:r>
          </w:p>
        </w:tc>
        <w:tc>
          <w:tcPr>
            <w:tcW w:w="0" w:type="auto"/>
            <w:shd w:val="clear" w:color="auto" w:fill="auto"/>
            <w:noWrap/>
            <w:vAlign w:val="center"/>
            <w:hideMark/>
          </w:tcPr>
          <w:p w14:paraId="1BEE9898" w14:textId="77777777" w:rsidR="002F74EC" w:rsidRPr="009373EF" w:rsidRDefault="002F74EC" w:rsidP="002F74EC">
            <w:pPr>
              <w:ind w:firstLine="0"/>
              <w:jc w:val="center"/>
              <w:rPr>
                <w:sz w:val="16"/>
                <w:szCs w:val="16"/>
              </w:rPr>
            </w:pPr>
            <w:r w:rsidRPr="009373EF">
              <w:rPr>
                <w:sz w:val="16"/>
                <w:szCs w:val="16"/>
              </w:rPr>
              <w:t>10.0</w:t>
            </w:r>
          </w:p>
        </w:tc>
        <w:tc>
          <w:tcPr>
            <w:tcW w:w="0" w:type="auto"/>
            <w:shd w:val="clear" w:color="auto" w:fill="auto"/>
            <w:noWrap/>
            <w:vAlign w:val="center"/>
            <w:hideMark/>
          </w:tcPr>
          <w:p w14:paraId="2B60AF66" w14:textId="77777777" w:rsidR="002F74EC" w:rsidRPr="009373EF" w:rsidRDefault="002F74EC" w:rsidP="002F74EC">
            <w:pPr>
              <w:ind w:firstLine="0"/>
              <w:jc w:val="center"/>
              <w:rPr>
                <w:sz w:val="16"/>
                <w:szCs w:val="16"/>
              </w:rPr>
            </w:pPr>
            <w:r w:rsidRPr="009373EF">
              <w:rPr>
                <w:sz w:val="16"/>
                <w:szCs w:val="16"/>
              </w:rPr>
              <w:t>1,595</w:t>
            </w:r>
          </w:p>
        </w:tc>
        <w:tc>
          <w:tcPr>
            <w:tcW w:w="0" w:type="auto"/>
            <w:shd w:val="clear" w:color="auto" w:fill="auto"/>
            <w:vAlign w:val="center"/>
            <w:hideMark/>
          </w:tcPr>
          <w:p w14:paraId="3735AE07" w14:textId="77777777" w:rsidR="002F74EC" w:rsidRPr="009373EF" w:rsidRDefault="002F74EC" w:rsidP="002F74EC">
            <w:pPr>
              <w:ind w:firstLine="0"/>
              <w:jc w:val="center"/>
              <w:rPr>
                <w:sz w:val="16"/>
                <w:szCs w:val="16"/>
              </w:rPr>
            </w:pPr>
            <w:r w:rsidRPr="009373EF">
              <w:rPr>
                <w:sz w:val="16"/>
                <w:szCs w:val="16"/>
              </w:rPr>
              <w:t>18.4</w:t>
            </w:r>
          </w:p>
        </w:tc>
        <w:tc>
          <w:tcPr>
            <w:tcW w:w="0" w:type="auto"/>
            <w:shd w:val="clear" w:color="auto" w:fill="auto"/>
            <w:hideMark/>
          </w:tcPr>
          <w:p w14:paraId="21621172" w14:textId="77777777" w:rsidR="002F74EC" w:rsidRPr="009373EF" w:rsidRDefault="002F74EC" w:rsidP="002F74EC">
            <w:pPr>
              <w:ind w:firstLine="0"/>
              <w:jc w:val="center"/>
              <w:rPr>
                <w:sz w:val="16"/>
                <w:szCs w:val="16"/>
              </w:rPr>
            </w:pPr>
            <w:r w:rsidRPr="009373EF">
              <w:rPr>
                <w:sz w:val="16"/>
                <w:szCs w:val="16"/>
              </w:rPr>
              <w:t>512</w:t>
            </w:r>
          </w:p>
        </w:tc>
        <w:tc>
          <w:tcPr>
            <w:tcW w:w="0" w:type="auto"/>
            <w:shd w:val="clear" w:color="auto" w:fill="auto"/>
            <w:vAlign w:val="center"/>
            <w:hideMark/>
          </w:tcPr>
          <w:p w14:paraId="4A440028" w14:textId="77777777" w:rsidR="002F74EC" w:rsidRPr="009373EF" w:rsidRDefault="002F74EC" w:rsidP="002F74EC">
            <w:pPr>
              <w:ind w:firstLine="0"/>
              <w:jc w:val="center"/>
              <w:rPr>
                <w:sz w:val="16"/>
                <w:szCs w:val="16"/>
              </w:rPr>
            </w:pPr>
            <w:r w:rsidRPr="009373EF">
              <w:rPr>
                <w:sz w:val="16"/>
                <w:szCs w:val="16"/>
              </w:rPr>
              <w:t>3.4</w:t>
            </w:r>
          </w:p>
        </w:tc>
        <w:tc>
          <w:tcPr>
            <w:tcW w:w="0" w:type="auto"/>
            <w:shd w:val="clear" w:color="auto" w:fill="auto"/>
            <w:vAlign w:val="center"/>
            <w:hideMark/>
          </w:tcPr>
          <w:p w14:paraId="2DC6CBC9" w14:textId="77777777" w:rsidR="002F74EC" w:rsidRPr="009373EF" w:rsidRDefault="002F74EC" w:rsidP="002F74EC">
            <w:pPr>
              <w:ind w:firstLine="0"/>
              <w:jc w:val="center"/>
              <w:rPr>
                <w:sz w:val="16"/>
                <w:szCs w:val="16"/>
              </w:rPr>
            </w:pPr>
            <w:r w:rsidRPr="009373EF">
              <w:rPr>
                <w:sz w:val="16"/>
                <w:szCs w:val="16"/>
              </w:rPr>
              <w:t>42.4</w:t>
            </w:r>
          </w:p>
        </w:tc>
        <w:tc>
          <w:tcPr>
            <w:tcW w:w="0" w:type="auto"/>
            <w:shd w:val="clear" w:color="auto" w:fill="auto"/>
            <w:vAlign w:val="center"/>
            <w:hideMark/>
          </w:tcPr>
          <w:p w14:paraId="3E849BE9" w14:textId="77777777" w:rsidR="002F74EC" w:rsidRPr="009373EF" w:rsidRDefault="002F74EC" w:rsidP="002F74EC">
            <w:pPr>
              <w:ind w:firstLine="0"/>
              <w:jc w:val="center"/>
              <w:rPr>
                <w:sz w:val="16"/>
                <w:szCs w:val="16"/>
              </w:rPr>
            </w:pPr>
            <w:r w:rsidRPr="009373EF">
              <w:rPr>
                <w:sz w:val="16"/>
                <w:szCs w:val="16"/>
              </w:rPr>
              <w:t>46.0</w:t>
            </w:r>
          </w:p>
        </w:tc>
        <w:tc>
          <w:tcPr>
            <w:tcW w:w="0" w:type="auto"/>
            <w:shd w:val="clear" w:color="auto" w:fill="auto"/>
            <w:vAlign w:val="center"/>
            <w:hideMark/>
          </w:tcPr>
          <w:p w14:paraId="005E14D6" w14:textId="77777777" w:rsidR="002F74EC" w:rsidRPr="009373EF" w:rsidRDefault="002F74EC" w:rsidP="002F74EC">
            <w:pPr>
              <w:ind w:firstLine="0"/>
              <w:jc w:val="center"/>
              <w:rPr>
                <w:sz w:val="16"/>
                <w:szCs w:val="16"/>
              </w:rPr>
            </w:pPr>
            <w:r w:rsidRPr="009373EF">
              <w:rPr>
                <w:sz w:val="16"/>
                <w:szCs w:val="16"/>
              </w:rPr>
              <w:t>5.9</w:t>
            </w:r>
          </w:p>
        </w:tc>
        <w:tc>
          <w:tcPr>
            <w:tcW w:w="0" w:type="auto"/>
            <w:shd w:val="clear" w:color="auto" w:fill="auto"/>
            <w:vAlign w:val="center"/>
            <w:hideMark/>
          </w:tcPr>
          <w:p w14:paraId="34520B64" w14:textId="77777777" w:rsidR="002F74EC" w:rsidRPr="009373EF" w:rsidRDefault="002F74EC" w:rsidP="002F74EC">
            <w:pPr>
              <w:ind w:firstLine="0"/>
              <w:jc w:val="center"/>
              <w:rPr>
                <w:sz w:val="16"/>
                <w:szCs w:val="16"/>
              </w:rPr>
            </w:pPr>
            <w:r w:rsidRPr="009373EF">
              <w:rPr>
                <w:sz w:val="16"/>
                <w:szCs w:val="16"/>
              </w:rPr>
              <w:t>6.8</w:t>
            </w:r>
          </w:p>
        </w:tc>
      </w:tr>
      <w:tr w:rsidR="002F74EC" w:rsidRPr="009373EF" w14:paraId="6A544F71" w14:textId="77777777" w:rsidTr="002F74EC">
        <w:trPr>
          <w:trHeight w:val="50"/>
          <w:jc w:val="center"/>
        </w:trPr>
        <w:tc>
          <w:tcPr>
            <w:tcW w:w="0" w:type="auto"/>
            <w:shd w:val="clear" w:color="auto" w:fill="auto"/>
            <w:noWrap/>
            <w:vAlign w:val="center"/>
            <w:hideMark/>
          </w:tcPr>
          <w:p w14:paraId="71CE2F0E" w14:textId="77777777" w:rsidR="002F74EC" w:rsidRPr="009373EF" w:rsidRDefault="002F74EC" w:rsidP="002F74EC">
            <w:pPr>
              <w:ind w:firstLine="0"/>
              <w:rPr>
                <w:bCs/>
                <w:sz w:val="16"/>
                <w:szCs w:val="16"/>
              </w:rPr>
            </w:pPr>
            <w:proofErr w:type="spellStart"/>
            <w:r w:rsidRPr="009373EF">
              <w:rPr>
                <w:bCs/>
                <w:sz w:val="16"/>
                <w:szCs w:val="16"/>
              </w:rPr>
              <w:t>egit</w:t>
            </w:r>
            <w:proofErr w:type="spellEnd"/>
          </w:p>
        </w:tc>
        <w:tc>
          <w:tcPr>
            <w:tcW w:w="0" w:type="auto"/>
            <w:shd w:val="clear" w:color="auto" w:fill="auto"/>
            <w:vAlign w:val="center"/>
            <w:hideMark/>
          </w:tcPr>
          <w:p w14:paraId="0DF026BF" w14:textId="77777777" w:rsidR="002F74EC" w:rsidRPr="009373EF" w:rsidRDefault="002F74EC" w:rsidP="002F74EC">
            <w:pPr>
              <w:ind w:firstLine="0"/>
              <w:rPr>
                <w:sz w:val="16"/>
                <w:szCs w:val="16"/>
              </w:rPr>
            </w:pPr>
            <w:r w:rsidRPr="009373EF">
              <w:rPr>
                <w:sz w:val="16"/>
                <w:szCs w:val="16"/>
              </w:rPr>
              <w:t>eclipse.org</w:t>
            </w:r>
          </w:p>
        </w:tc>
        <w:tc>
          <w:tcPr>
            <w:tcW w:w="0" w:type="auto"/>
            <w:shd w:val="clear" w:color="auto" w:fill="auto"/>
            <w:noWrap/>
            <w:vAlign w:val="center"/>
            <w:hideMark/>
          </w:tcPr>
          <w:p w14:paraId="510B2E33" w14:textId="77777777" w:rsidR="002F74EC" w:rsidRPr="009373EF" w:rsidRDefault="002F74EC" w:rsidP="002F74EC">
            <w:pPr>
              <w:ind w:firstLine="0"/>
              <w:jc w:val="center"/>
              <w:rPr>
                <w:sz w:val="16"/>
                <w:szCs w:val="16"/>
              </w:rPr>
            </w:pPr>
            <w:r w:rsidRPr="009373EF">
              <w:rPr>
                <w:sz w:val="16"/>
                <w:szCs w:val="16"/>
              </w:rPr>
              <w:t>3,775</w:t>
            </w:r>
          </w:p>
        </w:tc>
        <w:tc>
          <w:tcPr>
            <w:tcW w:w="0" w:type="auto"/>
            <w:shd w:val="clear" w:color="auto" w:fill="auto"/>
            <w:noWrap/>
            <w:vAlign w:val="center"/>
            <w:hideMark/>
          </w:tcPr>
          <w:p w14:paraId="34F838F0" w14:textId="77777777" w:rsidR="002F74EC" w:rsidRPr="009373EF" w:rsidRDefault="002F74EC" w:rsidP="002F74EC">
            <w:pPr>
              <w:ind w:firstLine="0"/>
              <w:jc w:val="center"/>
              <w:rPr>
                <w:sz w:val="16"/>
                <w:szCs w:val="16"/>
              </w:rPr>
            </w:pPr>
            <w:r w:rsidRPr="009373EF">
              <w:rPr>
                <w:sz w:val="16"/>
                <w:szCs w:val="16"/>
              </w:rPr>
              <w:t>27.0</w:t>
            </w:r>
          </w:p>
        </w:tc>
        <w:tc>
          <w:tcPr>
            <w:tcW w:w="0" w:type="auto"/>
            <w:shd w:val="clear" w:color="auto" w:fill="auto"/>
            <w:noWrap/>
            <w:vAlign w:val="center"/>
            <w:hideMark/>
          </w:tcPr>
          <w:p w14:paraId="31AD23EF" w14:textId="77777777" w:rsidR="002F74EC" w:rsidRPr="009373EF" w:rsidRDefault="002F74EC" w:rsidP="002F74EC">
            <w:pPr>
              <w:ind w:firstLine="0"/>
              <w:jc w:val="center"/>
              <w:rPr>
                <w:sz w:val="16"/>
                <w:szCs w:val="16"/>
              </w:rPr>
            </w:pPr>
            <w:r w:rsidRPr="009373EF">
              <w:rPr>
                <w:sz w:val="16"/>
                <w:szCs w:val="16"/>
              </w:rPr>
              <w:t>1,478</w:t>
            </w:r>
          </w:p>
        </w:tc>
        <w:tc>
          <w:tcPr>
            <w:tcW w:w="0" w:type="auto"/>
            <w:shd w:val="clear" w:color="auto" w:fill="auto"/>
            <w:vAlign w:val="center"/>
            <w:hideMark/>
          </w:tcPr>
          <w:p w14:paraId="5A484C02" w14:textId="77777777" w:rsidR="002F74EC" w:rsidRPr="009373EF" w:rsidRDefault="002F74EC" w:rsidP="002F74EC">
            <w:pPr>
              <w:ind w:firstLine="0"/>
              <w:jc w:val="center"/>
              <w:rPr>
                <w:sz w:val="16"/>
                <w:szCs w:val="16"/>
              </w:rPr>
            </w:pPr>
            <w:r w:rsidRPr="009373EF">
              <w:rPr>
                <w:sz w:val="16"/>
                <w:szCs w:val="16"/>
              </w:rPr>
              <w:t>21.3</w:t>
            </w:r>
          </w:p>
        </w:tc>
        <w:tc>
          <w:tcPr>
            <w:tcW w:w="0" w:type="auto"/>
            <w:shd w:val="clear" w:color="auto" w:fill="auto"/>
            <w:hideMark/>
          </w:tcPr>
          <w:p w14:paraId="2298CDCF" w14:textId="77777777" w:rsidR="002F74EC" w:rsidRPr="009373EF" w:rsidRDefault="002F74EC" w:rsidP="002F74EC">
            <w:pPr>
              <w:ind w:firstLine="0"/>
              <w:jc w:val="center"/>
              <w:rPr>
                <w:sz w:val="16"/>
                <w:szCs w:val="16"/>
              </w:rPr>
            </w:pPr>
            <w:r w:rsidRPr="009373EF">
              <w:rPr>
                <w:sz w:val="16"/>
                <w:szCs w:val="16"/>
              </w:rPr>
              <w:t>559</w:t>
            </w:r>
          </w:p>
        </w:tc>
        <w:tc>
          <w:tcPr>
            <w:tcW w:w="0" w:type="auto"/>
            <w:shd w:val="clear" w:color="auto" w:fill="auto"/>
            <w:vAlign w:val="center"/>
            <w:hideMark/>
          </w:tcPr>
          <w:p w14:paraId="5B1C32F3" w14:textId="77777777" w:rsidR="002F74EC" w:rsidRPr="009373EF" w:rsidRDefault="002F74EC" w:rsidP="002F74EC">
            <w:pPr>
              <w:ind w:firstLine="0"/>
              <w:jc w:val="center"/>
              <w:rPr>
                <w:sz w:val="16"/>
                <w:szCs w:val="16"/>
              </w:rPr>
            </w:pPr>
            <w:r w:rsidRPr="009373EF">
              <w:rPr>
                <w:sz w:val="16"/>
                <w:szCs w:val="16"/>
              </w:rPr>
              <w:t>3.7</w:t>
            </w:r>
          </w:p>
        </w:tc>
        <w:tc>
          <w:tcPr>
            <w:tcW w:w="0" w:type="auto"/>
            <w:shd w:val="clear" w:color="auto" w:fill="auto"/>
            <w:vAlign w:val="center"/>
            <w:hideMark/>
          </w:tcPr>
          <w:p w14:paraId="63DB6952" w14:textId="77777777" w:rsidR="002F74EC" w:rsidRPr="009373EF" w:rsidRDefault="002F74EC" w:rsidP="002F74EC">
            <w:pPr>
              <w:ind w:firstLine="0"/>
              <w:jc w:val="center"/>
              <w:rPr>
                <w:sz w:val="16"/>
                <w:szCs w:val="16"/>
              </w:rPr>
            </w:pPr>
            <w:r w:rsidRPr="009373EF">
              <w:rPr>
                <w:sz w:val="16"/>
                <w:szCs w:val="16"/>
              </w:rPr>
              <w:t>49.6</w:t>
            </w:r>
          </w:p>
        </w:tc>
        <w:tc>
          <w:tcPr>
            <w:tcW w:w="0" w:type="auto"/>
            <w:shd w:val="clear" w:color="auto" w:fill="auto"/>
            <w:vAlign w:val="center"/>
            <w:hideMark/>
          </w:tcPr>
          <w:p w14:paraId="73644ED8" w14:textId="77777777" w:rsidR="002F74EC" w:rsidRPr="009373EF" w:rsidRDefault="002F74EC" w:rsidP="002F74EC">
            <w:pPr>
              <w:ind w:firstLine="0"/>
              <w:jc w:val="center"/>
              <w:rPr>
                <w:sz w:val="16"/>
                <w:szCs w:val="16"/>
              </w:rPr>
            </w:pPr>
            <w:r w:rsidRPr="009373EF">
              <w:rPr>
                <w:sz w:val="16"/>
                <w:szCs w:val="16"/>
              </w:rPr>
              <w:t>46.6</w:t>
            </w:r>
          </w:p>
        </w:tc>
        <w:tc>
          <w:tcPr>
            <w:tcW w:w="0" w:type="auto"/>
            <w:shd w:val="clear" w:color="auto" w:fill="auto"/>
            <w:vAlign w:val="center"/>
            <w:hideMark/>
          </w:tcPr>
          <w:p w14:paraId="6A31AF6D" w14:textId="77777777" w:rsidR="002F74EC" w:rsidRPr="009373EF" w:rsidRDefault="002F74EC" w:rsidP="002F74EC">
            <w:pPr>
              <w:ind w:firstLine="0"/>
              <w:jc w:val="center"/>
              <w:rPr>
                <w:sz w:val="16"/>
                <w:szCs w:val="16"/>
              </w:rPr>
            </w:pPr>
            <w:r w:rsidRPr="009373EF">
              <w:rPr>
                <w:sz w:val="16"/>
                <w:szCs w:val="16"/>
              </w:rPr>
              <w:t>4.2</w:t>
            </w:r>
          </w:p>
        </w:tc>
        <w:tc>
          <w:tcPr>
            <w:tcW w:w="0" w:type="auto"/>
            <w:shd w:val="clear" w:color="auto" w:fill="auto"/>
            <w:vAlign w:val="center"/>
            <w:hideMark/>
          </w:tcPr>
          <w:p w14:paraId="0F23C54A" w14:textId="77777777" w:rsidR="002F74EC" w:rsidRPr="009373EF" w:rsidRDefault="002F74EC" w:rsidP="002F74EC">
            <w:pPr>
              <w:ind w:firstLine="0"/>
              <w:jc w:val="center"/>
              <w:rPr>
                <w:sz w:val="16"/>
                <w:szCs w:val="16"/>
              </w:rPr>
            </w:pPr>
            <w:r w:rsidRPr="009373EF">
              <w:rPr>
                <w:sz w:val="16"/>
                <w:szCs w:val="16"/>
              </w:rPr>
              <w:t>7.3</w:t>
            </w:r>
          </w:p>
        </w:tc>
      </w:tr>
      <w:tr w:rsidR="002F74EC" w:rsidRPr="009373EF" w14:paraId="617D3D6B" w14:textId="77777777" w:rsidTr="002F74EC">
        <w:trPr>
          <w:trHeight w:val="50"/>
          <w:jc w:val="center"/>
        </w:trPr>
        <w:tc>
          <w:tcPr>
            <w:tcW w:w="0" w:type="auto"/>
            <w:shd w:val="clear" w:color="auto" w:fill="auto"/>
            <w:noWrap/>
            <w:vAlign w:val="center"/>
            <w:hideMark/>
          </w:tcPr>
          <w:p w14:paraId="3F789EA8" w14:textId="77777777" w:rsidR="002F74EC" w:rsidRPr="009373EF" w:rsidRDefault="002F74EC" w:rsidP="002F74EC">
            <w:pPr>
              <w:ind w:firstLine="0"/>
              <w:rPr>
                <w:bCs/>
                <w:sz w:val="16"/>
                <w:szCs w:val="16"/>
              </w:rPr>
            </w:pPr>
            <w:proofErr w:type="spellStart"/>
            <w:r w:rsidRPr="009373EF">
              <w:rPr>
                <w:bCs/>
                <w:sz w:val="16"/>
                <w:szCs w:val="16"/>
              </w:rPr>
              <w:t>jquery</w:t>
            </w:r>
            <w:proofErr w:type="spellEnd"/>
          </w:p>
        </w:tc>
        <w:tc>
          <w:tcPr>
            <w:tcW w:w="0" w:type="auto"/>
            <w:shd w:val="clear" w:color="auto" w:fill="auto"/>
            <w:vAlign w:val="center"/>
            <w:hideMark/>
          </w:tcPr>
          <w:p w14:paraId="116B6F7F" w14:textId="77777777" w:rsidR="002F74EC" w:rsidRPr="009373EF" w:rsidRDefault="002F74EC" w:rsidP="002F74EC">
            <w:pPr>
              <w:ind w:firstLine="0"/>
              <w:rPr>
                <w:sz w:val="16"/>
                <w:szCs w:val="16"/>
              </w:rPr>
            </w:pPr>
            <w:r w:rsidRPr="009373EF">
              <w:rPr>
                <w:sz w:val="16"/>
                <w:szCs w:val="16"/>
              </w:rPr>
              <w:t>github.com</w:t>
            </w:r>
          </w:p>
        </w:tc>
        <w:tc>
          <w:tcPr>
            <w:tcW w:w="0" w:type="auto"/>
            <w:shd w:val="clear" w:color="auto" w:fill="auto"/>
            <w:noWrap/>
            <w:vAlign w:val="center"/>
            <w:hideMark/>
          </w:tcPr>
          <w:p w14:paraId="61A11428" w14:textId="77777777" w:rsidR="002F74EC" w:rsidRPr="009373EF" w:rsidRDefault="002F74EC" w:rsidP="002F74EC">
            <w:pPr>
              <w:ind w:firstLine="0"/>
              <w:jc w:val="center"/>
              <w:rPr>
                <w:sz w:val="16"/>
                <w:szCs w:val="16"/>
              </w:rPr>
            </w:pPr>
            <w:r w:rsidRPr="009373EF">
              <w:rPr>
                <w:sz w:val="16"/>
                <w:szCs w:val="16"/>
              </w:rPr>
              <w:t>5,518</w:t>
            </w:r>
          </w:p>
        </w:tc>
        <w:tc>
          <w:tcPr>
            <w:tcW w:w="0" w:type="auto"/>
            <w:shd w:val="clear" w:color="auto" w:fill="auto"/>
            <w:noWrap/>
            <w:vAlign w:val="center"/>
            <w:hideMark/>
          </w:tcPr>
          <w:p w14:paraId="7B8F2522" w14:textId="77777777" w:rsidR="002F74EC" w:rsidRPr="009373EF" w:rsidRDefault="002F74EC" w:rsidP="002F74EC">
            <w:pPr>
              <w:ind w:firstLine="0"/>
              <w:jc w:val="center"/>
              <w:rPr>
                <w:sz w:val="16"/>
                <w:szCs w:val="16"/>
              </w:rPr>
            </w:pPr>
            <w:r w:rsidRPr="009373EF">
              <w:rPr>
                <w:sz w:val="16"/>
                <w:szCs w:val="16"/>
              </w:rPr>
              <w:t>20.0</w:t>
            </w:r>
          </w:p>
        </w:tc>
        <w:tc>
          <w:tcPr>
            <w:tcW w:w="0" w:type="auto"/>
            <w:shd w:val="clear" w:color="auto" w:fill="auto"/>
            <w:noWrap/>
            <w:vAlign w:val="center"/>
            <w:hideMark/>
          </w:tcPr>
          <w:p w14:paraId="3D908B0E" w14:textId="77777777" w:rsidR="002F74EC" w:rsidRPr="009373EF" w:rsidRDefault="002F74EC" w:rsidP="002F74EC">
            <w:pPr>
              <w:ind w:firstLine="0"/>
              <w:jc w:val="center"/>
              <w:rPr>
                <w:sz w:val="16"/>
                <w:szCs w:val="16"/>
              </w:rPr>
            </w:pPr>
            <w:r w:rsidRPr="009373EF">
              <w:rPr>
                <w:sz w:val="16"/>
                <w:szCs w:val="16"/>
              </w:rPr>
              <w:t>253</w:t>
            </w:r>
          </w:p>
        </w:tc>
        <w:tc>
          <w:tcPr>
            <w:tcW w:w="0" w:type="auto"/>
            <w:shd w:val="clear" w:color="auto" w:fill="auto"/>
            <w:vAlign w:val="center"/>
            <w:hideMark/>
          </w:tcPr>
          <w:p w14:paraId="6D335BBE" w14:textId="77777777" w:rsidR="002F74EC" w:rsidRPr="009373EF" w:rsidRDefault="002F74EC" w:rsidP="002F74EC">
            <w:pPr>
              <w:ind w:firstLine="0"/>
              <w:jc w:val="center"/>
              <w:rPr>
                <w:sz w:val="16"/>
                <w:szCs w:val="16"/>
              </w:rPr>
            </w:pPr>
            <w:r w:rsidRPr="009373EF">
              <w:rPr>
                <w:sz w:val="16"/>
                <w:szCs w:val="16"/>
              </w:rPr>
              <w:t>65.0</w:t>
            </w:r>
          </w:p>
        </w:tc>
        <w:tc>
          <w:tcPr>
            <w:tcW w:w="0" w:type="auto"/>
            <w:shd w:val="clear" w:color="auto" w:fill="auto"/>
            <w:hideMark/>
          </w:tcPr>
          <w:p w14:paraId="6653890C" w14:textId="77777777" w:rsidR="002F74EC" w:rsidRPr="009373EF" w:rsidRDefault="002F74EC" w:rsidP="002F74EC">
            <w:pPr>
              <w:ind w:firstLine="0"/>
              <w:jc w:val="center"/>
              <w:rPr>
                <w:sz w:val="16"/>
                <w:szCs w:val="16"/>
              </w:rPr>
            </w:pPr>
            <w:r w:rsidRPr="009373EF">
              <w:rPr>
                <w:sz w:val="16"/>
                <w:szCs w:val="16"/>
              </w:rPr>
              <w:t>1,121</w:t>
            </w:r>
          </w:p>
        </w:tc>
        <w:tc>
          <w:tcPr>
            <w:tcW w:w="0" w:type="auto"/>
            <w:shd w:val="clear" w:color="auto" w:fill="auto"/>
            <w:vAlign w:val="center"/>
            <w:hideMark/>
          </w:tcPr>
          <w:p w14:paraId="2DBD8979" w14:textId="77777777" w:rsidR="002F74EC" w:rsidRPr="009373EF" w:rsidRDefault="002F74EC" w:rsidP="002F74EC">
            <w:pPr>
              <w:ind w:firstLine="0"/>
              <w:jc w:val="center"/>
              <w:rPr>
                <w:sz w:val="16"/>
                <w:szCs w:val="16"/>
              </w:rPr>
            </w:pPr>
            <w:r w:rsidRPr="009373EF">
              <w:rPr>
                <w:sz w:val="16"/>
                <w:szCs w:val="16"/>
              </w:rPr>
              <w:t>4.1</w:t>
            </w:r>
          </w:p>
        </w:tc>
        <w:tc>
          <w:tcPr>
            <w:tcW w:w="0" w:type="auto"/>
            <w:shd w:val="clear" w:color="auto" w:fill="auto"/>
            <w:vAlign w:val="center"/>
            <w:hideMark/>
          </w:tcPr>
          <w:p w14:paraId="5B4FA0F3" w14:textId="77777777" w:rsidR="002F74EC" w:rsidRPr="009373EF" w:rsidRDefault="002F74EC" w:rsidP="002F74EC">
            <w:pPr>
              <w:ind w:firstLine="0"/>
              <w:jc w:val="center"/>
              <w:rPr>
                <w:sz w:val="16"/>
                <w:szCs w:val="16"/>
              </w:rPr>
            </w:pPr>
            <w:r w:rsidRPr="009373EF">
              <w:rPr>
                <w:sz w:val="16"/>
                <w:szCs w:val="16"/>
              </w:rPr>
              <w:t>40.0</w:t>
            </w:r>
          </w:p>
        </w:tc>
        <w:tc>
          <w:tcPr>
            <w:tcW w:w="0" w:type="auto"/>
            <w:shd w:val="clear" w:color="auto" w:fill="auto"/>
            <w:vAlign w:val="center"/>
            <w:hideMark/>
          </w:tcPr>
          <w:p w14:paraId="18DE7ABF" w14:textId="77777777" w:rsidR="002F74EC" w:rsidRPr="009373EF" w:rsidRDefault="002F74EC" w:rsidP="002F74EC">
            <w:pPr>
              <w:ind w:firstLine="0"/>
              <w:jc w:val="center"/>
              <w:rPr>
                <w:sz w:val="16"/>
                <w:szCs w:val="16"/>
              </w:rPr>
            </w:pPr>
            <w:r w:rsidRPr="009373EF">
              <w:rPr>
                <w:sz w:val="16"/>
                <w:szCs w:val="16"/>
              </w:rPr>
              <w:t>37.4</w:t>
            </w:r>
          </w:p>
        </w:tc>
        <w:tc>
          <w:tcPr>
            <w:tcW w:w="0" w:type="auto"/>
            <w:shd w:val="clear" w:color="auto" w:fill="auto"/>
            <w:vAlign w:val="center"/>
            <w:hideMark/>
          </w:tcPr>
          <w:p w14:paraId="2A17BD84" w14:textId="77777777" w:rsidR="002F74EC" w:rsidRPr="009373EF" w:rsidRDefault="002F74EC" w:rsidP="002F74EC">
            <w:pPr>
              <w:ind w:firstLine="0"/>
              <w:jc w:val="center"/>
              <w:rPr>
                <w:sz w:val="16"/>
                <w:szCs w:val="16"/>
              </w:rPr>
            </w:pPr>
            <w:r w:rsidRPr="009373EF">
              <w:rPr>
                <w:sz w:val="16"/>
                <w:szCs w:val="16"/>
              </w:rPr>
              <w:t>1.4</w:t>
            </w:r>
          </w:p>
        </w:tc>
        <w:tc>
          <w:tcPr>
            <w:tcW w:w="0" w:type="auto"/>
            <w:shd w:val="clear" w:color="auto" w:fill="auto"/>
            <w:vAlign w:val="center"/>
            <w:hideMark/>
          </w:tcPr>
          <w:p w14:paraId="6BCE3968" w14:textId="77777777" w:rsidR="002F74EC" w:rsidRPr="009373EF" w:rsidRDefault="002F74EC" w:rsidP="002F74EC">
            <w:pPr>
              <w:ind w:firstLine="0"/>
              <w:jc w:val="center"/>
              <w:rPr>
                <w:sz w:val="16"/>
                <w:szCs w:val="16"/>
              </w:rPr>
            </w:pPr>
            <w:r w:rsidRPr="009373EF">
              <w:rPr>
                <w:sz w:val="16"/>
                <w:szCs w:val="16"/>
              </w:rPr>
              <w:t>9.4</w:t>
            </w:r>
          </w:p>
        </w:tc>
      </w:tr>
      <w:tr w:rsidR="002F74EC" w:rsidRPr="009373EF" w14:paraId="4BCC3B07" w14:textId="77777777" w:rsidTr="002F74EC">
        <w:trPr>
          <w:trHeight w:val="77"/>
          <w:jc w:val="center"/>
        </w:trPr>
        <w:tc>
          <w:tcPr>
            <w:tcW w:w="0" w:type="auto"/>
            <w:shd w:val="clear" w:color="auto" w:fill="auto"/>
            <w:noWrap/>
            <w:vAlign w:val="center"/>
            <w:hideMark/>
          </w:tcPr>
          <w:p w14:paraId="1CAA2EC7" w14:textId="77777777" w:rsidR="002F74EC" w:rsidRPr="009373EF" w:rsidRDefault="002F74EC" w:rsidP="002F74EC">
            <w:pPr>
              <w:ind w:firstLine="0"/>
              <w:rPr>
                <w:bCs/>
                <w:sz w:val="16"/>
                <w:szCs w:val="16"/>
              </w:rPr>
            </w:pPr>
            <w:r w:rsidRPr="009373EF">
              <w:rPr>
                <w:bCs/>
                <w:sz w:val="16"/>
                <w:szCs w:val="16"/>
              </w:rPr>
              <w:t>Tortoise Git</w:t>
            </w:r>
          </w:p>
        </w:tc>
        <w:tc>
          <w:tcPr>
            <w:tcW w:w="0" w:type="auto"/>
            <w:shd w:val="clear" w:color="auto" w:fill="auto"/>
            <w:vAlign w:val="center"/>
            <w:hideMark/>
          </w:tcPr>
          <w:p w14:paraId="47D15A44" w14:textId="77777777" w:rsidR="002F74EC" w:rsidRPr="009373EF" w:rsidRDefault="002F74EC" w:rsidP="002F74EC">
            <w:pPr>
              <w:ind w:firstLine="0"/>
              <w:rPr>
                <w:sz w:val="16"/>
                <w:szCs w:val="16"/>
              </w:rPr>
            </w:pPr>
            <w:r w:rsidRPr="009373EF">
              <w:rPr>
                <w:sz w:val="16"/>
                <w:szCs w:val="16"/>
              </w:rPr>
              <w:t>code.google.com</w:t>
            </w:r>
          </w:p>
        </w:tc>
        <w:tc>
          <w:tcPr>
            <w:tcW w:w="0" w:type="auto"/>
            <w:shd w:val="clear" w:color="auto" w:fill="auto"/>
            <w:noWrap/>
            <w:vAlign w:val="center"/>
            <w:hideMark/>
          </w:tcPr>
          <w:p w14:paraId="4580B19A" w14:textId="77777777" w:rsidR="002F74EC" w:rsidRPr="009373EF" w:rsidRDefault="002F74EC" w:rsidP="002F74EC">
            <w:pPr>
              <w:ind w:firstLine="0"/>
              <w:jc w:val="center"/>
              <w:rPr>
                <w:sz w:val="16"/>
                <w:szCs w:val="16"/>
              </w:rPr>
            </w:pPr>
            <w:r w:rsidRPr="009373EF">
              <w:rPr>
                <w:sz w:val="16"/>
                <w:szCs w:val="16"/>
              </w:rPr>
              <w:t>6,166</w:t>
            </w:r>
          </w:p>
        </w:tc>
        <w:tc>
          <w:tcPr>
            <w:tcW w:w="0" w:type="auto"/>
            <w:shd w:val="clear" w:color="auto" w:fill="auto"/>
            <w:noWrap/>
            <w:vAlign w:val="center"/>
            <w:hideMark/>
          </w:tcPr>
          <w:p w14:paraId="752A450C" w14:textId="77777777" w:rsidR="002F74EC" w:rsidRPr="009373EF" w:rsidRDefault="002F74EC" w:rsidP="002F74EC">
            <w:pPr>
              <w:ind w:firstLine="0"/>
              <w:jc w:val="center"/>
              <w:rPr>
                <w:sz w:val="16"/>
                <w:szCs w:val="16"/>
              </w:rPr>
            </w:pPr>
            <w:r w:rsidRPr="009373EF">
              <w:rPr>
                <w:sz w:val="16"/>
                <w:szCs w:val="16"/>
              </w:rPr>
              <w:t>85.0</w:t>
            </w:r>
          </w:p>
        </w:tc>
        <w:tc>
          <w:tcPr>
            <w:tcW w:w="0" w:type="auto"/>
            <w:shd w:val="clear" w:color="auto" w:fill="auto"/>
            <w:noWrap/>
            <w:vAlign w:val="center"/>
            <w:hideMark/>
          </w:tcPr>
          <w:p w14:paraId="71A7D0F9" w14:textId="77777777" w:rsidR="002F74EC" w:rsidRPr="009373EF" w:rsidRDefault="002F74EC" w:rsidP="002F74EC">
            <w:pPr>
              <w:ind w:firstLine="0"/>
              <w:jc w:val="center"/>
              <w:rPr>
                <w:sz w:val="16"/>
                <w:szCs w:val="16"/>
              </w:rPr>
            </w:pPr>
            <w:r w:rsidRPr="009373EF">
              <w:rPr>
                <w:sz w:val="16"/>
                <w:szCs w:val="16"/>
              </w:rPr>
              <w:t>3,220</w:t>
            </w:r>
          </w:p>
        </w:tc>
        <w:tc>
          <w:tcPr>
            <w:tcW w:w="0" w:type="auto"/>
            <w:shd w:val="clear" w:color="auto" w:fill="auto"/>
            <w:vAlign w:val="center"/>
            <w:hideMark/>
          </w:tcPr>
          <w:p w14:paraId="4E08C4C9" w14:textId="77777777" w:rsidR="002F74EC" w:rsidRPr="009373EF" w:rsidRDefault="002F74EC" w:rsidP="002F74EC">
            <w:pPr>
              <w:ind w:firstLine="0"/>
              <w:jc w:val="center"/>
              <w:rPr>
                <w:sz w:val="16"/>
                <w:szCs w:val="16"/>
              </w:rPr>
            </w:pPr>
            <w:r w:rsidRPr="009373EF">
              <w:rPr>
                <w:sz w:val="16"/>
                <w:szCs w:val="16"/>
              </w:rPr>
              <w:t>68.0</w:t>
            </w:r>
          </w:p>
        </w:tc>
        <w:tc>
          <w:tcPr>
            <w:tcW w:w="0" w:type="auto"/>
            <w:shd w:val="clear" w:color="auto" w:fill="auto"/>
            <w:hideMark/>
          </w:tcPr>
          <w:p w14:paraId="41723540" w14:textId="77777777" w:rsidR="002F74EC" w:rsidRPr="009373EF" w:rsidRDefault="002F74EC" w:rsidP="002F74EC">
            <w:pPr>
              <w:ind w:firstLine="0"/>
              <w:jc w:val="center"/>
              <w:rPr>
                <w:sz w:val="16"/>
                <w:szCs w:val="16"/>
              </w:rPr>
            </w:pPr>
            <w:r w:rsidRPr="009373EF">
              <w:rPr>
                <w:sz w:val="16"/>
                <w:szCs w:val="16"/>
              </w:rPr>
              <w:t>492</w:t>
            </w:r>
          </w:p>
        </w:tc>
        <w:tc>
          <w:tcPr>
            <w:tcW w:w="0" w:type="auto"/>
            <w:shd w:val="clear" w:color="auto" w:fill="auto"/>
            <w:vAlign w:val="center"/>
            <w:hideMark/>
          </w:tcPr>
          <w:p w14:paraId="5571B71C" w14:textId="77777777" w:rsidR="002F74EC" w:rsidRPr="009373EF" w:rsidRDefault="002F74EC" w:rsidP="002F74EC">
            <w:pPr>
              <w:ind w:firstLine="0"/>
              <w:jc w:val="center"/>
              <w:rPr>
                <w:sz w:val="16"/>
                <w:szCs w:val="16"/>
              </w:rPr>
            </w:pPr>
            <w:r w:rsidRPr="009373EF">
              <w:rPr>
                <w:sz w:val="16"/>
                <w:szCs w:val="16"/>
              </w:rPr>
              <w:t>4.2</w:t>
            </w:r>
          </w:p>
        </w:tc>
        <w:tc>
          <w:tcPr>
            <w:tcW w:w="0" w:type="auto"/>
            <w:shd w:val="clear" w:color="auto" w:fill="auto"/>
            <w:vAlign w:val="center"/>
            <w:hideMark/>
          </w:tcPr>
          <w:p w14:paraId="068A855E" w14:textId="77777777" w:rsidR="002F74EC" w:rsidRPr="009373EF" w:rsidRDefault="002F74EC" w:rsidP="002F74EC">
            <w:pPr>
              <w:ind w:firstLine="0"/>
              <w:jc w:val="center"/>
              <w:rPr>
                <w:sz w:val="16"/>
                <w:szCs w:val="16"/>
              </w:rPr>
            </w:pPr>
            <w:r w:rsidRPr="009373EF">
              <w:rPr>
                <w:sz w:val="16"/>
                <w:szCs w:val="16"/>
              </w:rPr>
              <w:t>39.0</w:t>
            </w:r>
          </w:p>
        </w:tc>
        <w:tc>
          <w:tcPr>
            <w:tcW w:w="0" w:type="auto"/>
            <w:shd w:val="clear" w:color="auto" w:fill="auto"/>
            <w:vAlign w:val="center"/>
            <w:hideMark/>
          </w:tcPr>
          <w:p w14:paraId="0B2B129C" w14:textId="77777777" w:rsidR="002F74EC" w:rsidRPr="009373EF" w:rsidRDefault="002F74EC" w:rsidP="002F74EC">
            <w:pPr>
              <w:ind w:firstLine="0"/>
              <w:jc w:val="center"/>
              <w:rPr>
                <w:sz w:val="16"/>
                <w:szCs w:val="16"/>
              </w:rPr>
            </w:pPr>
            <w:r w:rsidRPr="009373EF">
              <w:rPr>
                <w:sz w:val="16"/>
                <w:szCs w:val="16"/>
              </w:rPr>
              <w:t>36.0</w:t>
            </w:r>
          </w:p>
        </w:tc>
        <w:tc>
          <w:tcPr>
            <w:tcW w:w="0" w:type="auto"/>
            <w:shd w:val="clear" w:color="auto" w:fill="auto"/>
            <w:vAlign w:val="center"/>
            <w:hideMark/>
          </w:tcPr>
          <w:p w14:paraId="0E75ABA3" w14:textId="77777777" w:rsidR="002F74EC" w:rsidRPr="009373EF" w:rsidRDefault="002F74EC" w:rsidP="002F74EC">
            <w:pPr>
              <w:ind w:firstLine="0"/>
              <w:jc w:val="center"/>
              <w:rPr>
                <w:sz w:val="16"/>
                <w:szCs w:val="16"/>
              </w:rPr>
            </w:pPr>
            <w:r w:rsidRPr="009373EF">
              <w:rPr>
                <w:sz w:val="16"/>
                <w:szCs w:val="16"/>
              </w:rPr>
              <w:t>1.6</w:t>
            </w:r>
          </w:p>
        </w:tc>
        <w:tc>
          <w:tcPr>
            <w:tcW w:w="0" w:type="auto"/>
            <w:shd w:val="clear" w:color="auto" w:fill="auto"/>
            <w:vAlign w:val="center"/>
            <w:hideMark/>
          </w:tcPr>
          <w:p w14:paraId="53465232" w14:textId="77777777" w:rsidR="002F74EC" w:rsidRPr="009373EF" w:rsidRDefault="002F74EC" w:rsidP="002F74EC">
            <w:pPr>
              <w:ind w:firstLine="0"/>
              <w:jc w:val="center"/>
              <w:rPr>
                <w:sz w:val="16"/>
                <w:szCs w:val="16"/>
              </w:rPr>
            </w:pPr>
            <w:r w:rsidRPr="009373EF">
              <w:rPr>
                <w:sz w:val="16"/>
                <w:szCs w:val="16"/>
              </w:rPr>
              <w:t>9.6</w:t>
            </w:r>
          </w:p>
        </w:tc>
      </w:tr>
      <w:tr w:rsidR="002F74EC" w:rsidRPr="009373EF" w14:paraId="2EB3AD02" w14:textId="77777777" w:rsidTr="002F74EC">
        <w:trPr>
          <w:trHeight w:val="50"/>
          <w:jc w:val="center"/>
        </w:trPr>
        <w:tc>
          <w:tcPr>
            <w:tcW w:w="0" w:type="auto"/>
            <w:shd w:val="clear" w:color="auto" w:fill="auto"/>
            <w:noWrap/>
            <w:vAlign w:val="center"/>
            <w:hideMark/>
          </w:tcPr>
          <w:p w14:paraId="750166D6" w14:textId="77777777" w:rsidR="002F74EC" w:rsidRPr="009373EF" w:rsidRDefault="002F74EC" w:rsidP="002F74EC">
            <w:pPr>
              <w:ind w:firstLine="0"/>
              <w:rPr>
                <w:bCs/>
                <w:sz w:val="16"/>
                <w:szCs w:val="16"/>
              </w:rPr>
            </w:pPr>
            <w:proofErr w:type="spellStart"/>
            <w:r w:rsidRPr="009373EF">
              <w:rPr>
                <w:bCs/>
                <w:sz w:val="16"/>
                <w:szCs w:val="16"/>
              </w:rPr>
              <w:t>Gitextensions</w:t>
            </w:r>
            <w:proofErr w:type="spellEnd"/>
          </w:p>
        </w:tc>
        <w:tc>
          <w:tcPr>
            <w:tcW w:w="0" w:type="auto"/>
            <w:shd w:val="clear" w:color="auto" w:fill="auto"/>
            <w:vAlign w:val="center"/>
            <w:hideMark/>
          </w:tcPr>
          <w:p w14:paraId="51D32424" w14:textId="77777777" w:rsidR="002F74EC" w:rsidRPr="009373EF" w:rsidRDefault="002F74EC" w:rsidP="002F74EC">
            <w:pPr>
              <w:ind w:firstLine="0"/>
              <w:rPr>
                <w:sz w:val="16"/>
                <w:szCs w:val="16"/>
              </w:rPr>
            </w:pPr>
            <w:r w:rsidRPr="009373EF">
              <w:rPr>
                <w:sz w:val="16"/>
                <w:szCs w:val="16"/>
              </w:rPr>
              <w:t>github.com</w:t>
            </w:r>
          </w:p>
        </w:tc>
        <w:tc>
          <w:tcPr>
            <w:tcW w:w="0" w:type="auto"/>
            <w:shd w:val="clear" w:color="auto" w:fill="auto"/>
            <w:noWrap/>
            <w:vAlign w:val="center"/>
            <w:hideMark/>
          </w:tcPr>
          <w:p w14:paraId="2C1E516C" w14:textId="77777777" w:rsidR="002F74EC" w:rsidRPr="009373EF" w:rsidRDefault="002F74EC" w:rsidP="002F74EC">
            <w:pPr>
              <w:ind w:firstLine="0"/>
              <w:jc w:val="center"/>
              <w:rPr>
                <w:sz w:val="16"/>
                <w:szCs w:val="16"/>
              </w:rPr>
            </w:pPr>
            <w:r w:rsidRPr="009373EF">
              <w:rPr>
                <w:sz w:val="16"/>
                <w:szCs w:val="16"/>
              </w:rPr>
              <w:t>6,417</w:t>
            </w:r>
          </w:p>
        </w:tc>
        <w:tc>
          <w:tcPr>
            <w:tcW w:w="0" w:type="auto"/>
            <w:shd w:val="clear" w:color="auto" w:fill="auto"/>
            <w:noWrap/>
            <w:vAlign w:val="center"/>
            <w:hideMark/>
          </w:tcPr>
          <w:p w14:paraId="222655A2" w14:textId="77777777" w:rsidR="002F74EC" w:rsidRPr="009373EF" w:rsidRDefault="002F74EC" w:rsidP="002F74EC">
            <w:pPr>
              <w:ind w:firstLine="0"/>
              <w:jc w:val="center"/>
              <w:rPr>
                <w:sz w:val="16"/>
                <w:szCs w:val="16"/>
              </w:rPr>
            </w:pPr>
            <w:r w:rsidRPr="009373EF">
              <w:rPr>
                <w:sz w:val="16"/>
                <w:szCs w:val="16"/>
              </w:rPr>
              <w:t>448.0</w:t>
            </w:r>
          </w:p>
        </w:tc>
        <w:tc>
          <w:tcPr>
            <w:tcW w:w="0" w:type="auto"/>
            <w:shd w:val="clear" w:color="auto" w:fill="auto"/>
            <w:noWrap/>
            <w:vAlign w:val="center"/>
            <w:hideMark/>
          </w:tcPr>
          <w:p w14:paraId="33AFE093" w14:textId="77777777" w:rsidR="002F74EC" w:rsidRPr="009373EF" w:rsidRDefault="002F74EC" w:rsidP="002F74EC">
            <w:pPr>
              <w:ind w:firstLine="0"/>
              <w:jc w:val="center"/>
              <w:rPr>
                <w:sz w:val="16"/>
                <w:szCs w:val="16"/>
              </w:rPr>
            </w:pPr>
            <w:r w:rsidRPr="009373EF">
              <w:rPr>
                <w:sz w:val="16"/>
                <w:szCs w:val="16"/>
              </w:rPr>
              <w:t>1,549</w:t>
            </w:r>
          </w:p>
        </w:tc>
        <w:tc>
          <w:tcPr>
            <w:tcW w:w="0" w:type="auto"/>
            <w:shd w:val="clear" w:color="auto" w:fill="auto"/>
            <w:hideMark/>
          </w:tcPr>
          <w:p w14:paraId="7D472E22" w14:textId="77777777" w:rsidR="002F74EC" w:rsidRPr="009373EF" w:rsidRDefault="002F74EC" w:rsidP="002F74EC">
            <w:pPr>
              <w:ind w:firstLine="0"/>
              <w:jc w:val="center"/>
              <w:rPr>
                <w:sz w:val="16"/>
                <w:szCs w:val="16"/>
              </w:rPr>
            </w:pPr>
            <w:r w:rsidRPr="009373EF">
              <w:rPr>
                <w:sz w:val="16"/>
                <w:szCs w:val="16"/>
              </w:rPr>
              <w:t>73.0</w:t>
            </w:r>
          </w:p>
        </w:tc>
        <w:tc>
          <w:tcPr>
            <w:tcW w:w="0" w:type="auto"/>
            <w:shd w:val="clear" w:color="auto" w:fill="auto"/>
            <w:hideMark/>
          </w:tcPr>
          <w:p w14:paraId="2EC1BA2D" w14:textId="77777777" w:rsidR="002F74EC" w:rsidRPr="009373EF" w:rsidRDefault="002F74EC" w:rsidP="002F74EC">
            <w:pPr>
              <w:ind w:firstLine="0"/>
              <w:jc w:val="center"/>
              <w:rPr>
                <w:sz w:val="16"/>
                <w:szCs w:val="16"/>
              </w:rPr>
            </w:pPr>
            <w:r w:rsidRPr="009373EF">
              <w:rPr>
                <w:sz w:val="16"/>
                <w:szCs w:val="16"/>
              </w:rPr>
              <w:t>1,529</w:t>
            </w:r>
          </w:p>
        </w:tc>
        <w:tc>
          <w:tcPr>
            <w:tcW w:w="0" w:type="auto"/>
            <w:shd w:val="clear" w:color="auto" w:fill="auto"/>
            <w:vAlign w:val="center"/>
            <w:hideMark/>
          </w:tcPr>
          <w:p w14:paraId="59101282" w14:textId="77777777" w:rsidR="002F74EC" w:rsidRPr="009373EF" w:rsidRDefault="002F74EC" w:rsidP="002F74EC">
            <w:pPr>
              <w:ind w:firstLine="0"/>
              <w:jc w:val="center"/>
              <w:rPr>
                <w:sz w:val="16"/>
                <w:szCs w:val="16"/>
              </w:rPr>
            </w:pPr>
            <w:r w:rsidRPr="009373EF">
              <w:rPr>
                <w:sz w:val="16"/>
                <w:szCs w:val="16"/>
              </w:rPr>
              <w:t>17.0</w:t>
            </w:r>
          </w:p>
        </w:tc>
        <w:tc>
          <w:tcPr>
            <w:tcW w:w="0" w:type="auto"/>
            <w:shd w:val="clear" w:color="auto" w:fill="auto"/>
            <w:vAlign w:val="center"/>
            <w:hideMark/>
          </w:tcPr>
          <w:p w14:paraId="58A2EDFA" w14:textId="77777777" w:rsidR="002F74EC" w:rsidRPr="009373EF" w:rsidRDefault="002F74EC" w:rsidP="002F74EC">
            <w:pPr>
              <w:ind w:firstLine="0"/>
              <w:jc w:val="center"/>
              <w:rPr>
                <w:sz w:val="16"/>
                <w:szCs w:val="16"/>
              </w:rPr>
            </w:pPr>
            <w:r w:rsidRPr="009373EF">
              <w:rPr>
                <w:sz w:val="16"/>
                <w:szCs w:val="16"/>
              </w:rPr>
              <w:t>155.8</w:t>
            </w:r>
          </w:p>
        </w:tc>
        <w:tc>
          <w:tcPr>
            <w:tcW w:w="0" w:type="auto"/>
            <w:shd w:val="clear" w:color="auto" w:fill="auto"/>
            <w:vAlign w:val="center"/>
            <w:hideMark/>
          </w:tcPr>
          <w:p w14:paraId="7D90671C" w14:textId="77777777" w:rsidR="002F74EC" w:rsidRPr="009373EF" w:rsidRDefault="002F74EC" w:rsidP="002F74EC">
            <w:pPr>
              <w:ind w:firstLine="0"/>
              <w:jc w:val="center"/>
              <w:rPr>
                <w:sz w:val="16"/>
                <w:szCs w:val="16"/>
              </w:rPr>
            </w:pPr>
            <w:r w:rsidRPr="009373EF">
              <w:rPr>
                <w:sz w:val="16"/>
                <w:szCs w:val="16"/>
              </w:rPr>
              <w:t>129.0</w:t>
            </w:r>
          </w:p>
        </w:tc>
        <w:tc>
          <w:tcPr>
            <w:tcW w:w="0" w:type="auto"/>
            <w:shd w:val="clear" w:color="auto" w:fill="auto"/>
            <w:vAlign w:val="center"/>
            <w:hideMark/>
          </w:tcPr>
          <w:p w14:paraId="27D08E77" w14:textId="77777777" w:rsidR="002F74EC" w:rsidRPr="009373EF" w:rsidRDefault="002F74EC" w:rsidP="002F74EC">
            <w:pPr>
              <w:ind w:firstLine="0"/>
              <w:jc w:val="center"/>
              <w:rPr>
                <w:sz w:val="16"/>
                <w:szCs w:val="16"/>
              </w:rPr>
            </w:pPr>
            <w:r w:rsidRPr="009373EF">
              <w:rPr>
                <w:sz w:val="16"/>
                <w:szCs w:val="16"/>
              </w:rPr>
              <w:t>1.6</w:t>
            </w:r>
          </w:p>
        </w:tc>
        <w:tc>
          <w:tcPr>
            <w:tcW w:w="0" w:type="auto"/>
            <w:shd w:val="clear" w:color="auto" w:fill="auto"/>
            <w:vAlign w:val="center"/>
            <w:hideMark/>
          </w:tcPr>
          <w:p w14:paraId="06F63749" w14:textId="77777777" w:rsidR="002F74EC" w:rsidRPr="009373EF" w:rsidRDefault="002F74EC" w:rsidP="002F74EC">
            <w:pPr>
              <w:ind w:firstLine="0"/>
              <w:jc w:val="center"/>
              <w:rPr>
                <w:sz w:val="16"/>
                <w:szCs w:val="16"/>
              </w:rPr>
            </w:pPr>
            <w:r w:rsidRPr="009373EF">
              <w:rPr>
                <w:sz w:val="16"/>
                <w:szCs w:val="16"/>
              </w:rPr>
              <w:t>10.6</w:t>
            </w:r>
          </w:p>
        </w:tc>
      </w:tr>
      <w:tr w:rsidR="002F74EC" w:rsidRPr="009373EF" w14:paraId="6B6490F6" w14:textId="77777777" w:rsidTr="002F74EC">
        <w:trPr>
          <w:trHeight w:val="50"/>
          <w:jc w:val="center"/>
        </w:trPr>
        <w:tc>
          <w:tcPr>
            <w:tcW w:w="0" w:type="auto"/>
            <w:shd w:val="clear" w:color="auto" w:fill="auto"/>
            <w:noWrap/>
            <w:vAlign w:val="center"/>
            <w:hideMark/>
          </w:tcPr>
          <w:p w14:paraId="3E00F620" w14:textId="77777777" w:rsidR="002F74EC" w:rsidRPr="009373EF" w:rsidRDefault="002F74EC" w:rsidP="002F74EC">
            <w:pPr>
              <w:ind w:firstLine="0"/>
              <w:rPr>
                <w:bCs/>
                <w:sz w:val="16"/>
                <w:szCs w:val="16"/>
              </w:rPr>
            </w:pPr>
            <w:r w:rsidRPr="009373EF">
              <w:rPr>
                <w:bCs/>
                <w:sz w:val="16"/>
                <w:szCs w:val="16"/>
              </w:rPr>
              <w:t>Drupal</w:t>
            </w:r>
          </w:p>
        </w:tc>
        <w:tc>
          <w:tcPr>
            <w:tcW w:w="0" w:type="auto"/>
            <w:shd w:val="clear" w:color="auto" w:fill="auto"/>
            <w:vAlign w:val="center"/>
            <w:hideMark/>
          </w:tcPr>
          <w:p w14:paraId="45EEFFA5" w14:textId="77777777" w:rsidR="002F74EC" w:rsidRPr="009373EF" w:rsidRDefault="002F74EC" w:rsidP="002F74EC">
            <w:pPr>
              <w:ind w:firstLine="0"/>
              <w:rPr>
                <w:sz w:val="16"/>
                <w:szCs w:val="16"/>
              </w:rPr>
            </w:pPr>
            <w:r w:rsidRPr="009373EF">
              <w:rPr>
                <w:sz w:val="16"/>
                <w:szCs w:val="16"/>
              </w:rPr>
              <w:t>drupal.org</w:t>
            </w:r>
          </w:p>
        </w:tc>
        <w:tc>
          <w:tcPr>
            <w:tcW w:w="0" w:type="auto"/>
            <w:shd w:val="clear" w:color="auto" w:fill="auto"/>
            <w:noWrap/>
            <w:vAlign w:val="center"/>
            <w:hideMark/>
          </w:tcPr>
          <w:p w14:paraId="7CD2247F" w14:textId="77777777" w:rsidR="002F74EC" w:rsidRPr="009373EF" w:rsidRDefault="002F74EC" w:rsidP="002F74EC">
            <w:pPr>
              <w:ind w:firstLine="0"/>
              <w:jc w:val="center"/>
              <w:rPr>
                <w:sz w:val="16"/>
                <w:szCs w:val="16"/>
              </w:rPr>
            </w:pPr>
            <w:r w:rsidRPr="009373EF">
              <w:rPr>
                <w:sz w:val="16"/>
                <w:szCs w:val="16"/>
              </w:rPr>
              <w:t>23,922</w:t>
            </w:r>
          </w:p>
        </w:tc>
        <w:tc>
          <w:tcPr>
            <w:tcW w:w="0" w:type="auto"/>
            <w:shd w:val="clear" w:color="auto" w:fill="auto"/>
            <w:noWrap/>
            <w:vAlign w:val="center"/>
            <w:hideMark/>
          </w:tcPr>
          <w:p w14:paraId="24CF07E3" w14:textId="77777777" w:rsidR="002F74EC" w:rsidRPr="009373EF" w:rsidRDefault="002F74EC" w:rsidP="002F74EC">
            <w:pPr>
              <w:ind w:firstLine="0"/>
              <w:jc w:val="center"/>
              <w:rPr>
                <w:sz w:val="16"/>
                <w:szCs w:val="16"/>
              </w:rPr>
            </w:pPr>
            <w:r w:rsidRPr="009373EF">
              <w:rPr>
                <w:sz w:val="16"/>
                <w:szCs w:val="16"/>
              </w:rPr>
              <w:t>84.4</w:t>
            </w:r>
          </w:p>
        </w:tc>
        <w:tc>
          <w:tcPr>
            <w:tcW w:w="0" w:type="auto"/>
            <w:shd w:val="clear" w:color="auto" w:fill="auto"/>
            <w:noWrap/>
            <w:vAlign w:val="center"/>
            <w:hideMark/>
          </w:tcPr>
          <w:p w14:paraId="356E4ABC" w14:textId="77777777" w:rsidR="002F74EC" w:rsidRPr="009373EF" w:rsidRDefault="002F74EC" w:rsidP="002F74EC">
            <w:pPr>
              <w:ind w:firstLine="0"/>
              <w:jc w:val="center"/>
              <w:rPr>
                <w:sz w:val="16"/>
                <w:szCs w:val="16"/>
              </w:rPr>
            </w:pPr>
            <w:r w:rsidRPr="009373EF">
              <w:rPr>
                <w:sz w:val="16"/>
                <w:szCs w:val="16"/>
              </w:rPr>
              <w:t>9,290</w:t>
            </w:r>
          </w:p>
        </w:tc>
        <w:tc>
          <w:tcPr>
            <w:tcW w:w="0" w:type="auto"/>
            <w:shd w:val="clear" w:color="auto" w:fill="auto"/>
          </w:tcPr>
          <w:p w14:paraId="6335DBC5" w14:textId="77777777" w:rsidR="002F74EC" w:rsidRPr="009373EF" w:rsidRDefault="002F74EC" w:rsidP="002F74EC">
            <w:pPr>
              <w:ind w:firstLine="0"/>
              <w:jc w:val="center"/>
              <w:rPr>
                <w:sz w:val="16"/>
                <w:szCs w:val="16"/>
              </w:rPr>
            </w:pPr>
            <w:r w:rsidRPr="009373EF">
              <w:rPr>
                <w:sz w:val="16"/>
                <w:szCs w:val="16"/>
              </w:rPr>
              <w:t>-</w:t>
            </w:r>
          </w:p>
        </w:tc>
        <w:tc>
          <w:tcPr>
            <w:tcW w:w="0" w:type="auto"/>
            <w:shd w:val="clear" w:color="auto" w:fill="auto"/>
            <w:vAlign w:val="center"/>
          </w:tcPr>
          <w:p w14:paraId="243D0DBA" w14:textId="77777777" w:rsidR="002F74EC" w:rsidRPr="009373EF" w:rsidRDefault="002F74EC" w:rsidP="002F74EC">
            <w:pPr>
              <w:ind w:firstLine="0"/>
              <w:jc w:val="center"/>
              <w:rPr>
                <w:sz w:val="16"/>
                <w:szCs w:val="16"/>
              </w:rPr>
            </w:pPr>
            <w:r w:rsidRPr="009373EF">
              <w:rPr>
                <w:sz w:val="16"/>
                <w:szCs w:val="16"/>
              </w:rPr>
              <w:t>-</w:t>
            </w:r>
          </w:p>
        </w:tc>
        <w:tc>
          <w:tcPr>
            <w:tcW w:w="0" w:type="auto"/>
            <w:shd w:val="clear" w:color="auto" w:fill="auto"/>
            <w:vAlign w:val="center"/>
            <w:hideMark/>
          </w:tcPr>
          <w:p w14:paraId="55446765" w14:textId="77777777" w:rsidR="002F74EC" w:rsidRPr="009373EF" w:rsidRDefault="002F74EC" w:rsidP="002F74EC">
            <w:pPr>
              <w:ind w:firstLine="0"/>
              <w:jc w:val="center"/>
              <w:rPr>
                <w:sz w:val="16"/>
                <w:szCs w:val="16"/>
              </w:rPr>
            </w:pPr>
            <w:r w:rsidRPr="009373EF">
              <w:rPr>
                <w:sz w:val="16"/>
                <w:szCs w:val="16"/>
              </w:rPr>
              <w:t>18.0</w:t>
            </w:r>
          </w:p>
        </w:tc>
        <w:tc>
          <w:tcPr>
            <w:tcW w:w="0" w:type="auto"/>
            <w:shd w:val="clear" w:color="auto" w:fill="auto"/>
            <w:vAlign w:val="center"/>
            <w:hideMark/>
          </w:tcPr>
          <w:p w14:paraId="3C3F6AD4" w14:textId="77777777" w:rsidR="002F74EC" w:rsidRPr="009373EF" w:rsidRDefault="002F74EC" w:rsidP="002F74EC">
            <w:pPr>
              <w:ind w:firstLine="0"/>
              <w:jc w:val="center"/>
              <w:rPr>
                <w:sz w:val="16"/>
                <w:szCs w:val="16"/>
              </w:rPr>
            </w:pPr>
            <w:r w:rsidRPr="009373EF">
              <w:rPr>
                <w:sz w:val="16"/>
                <w:szCs w:val="16"/>
              </w:rPr>
              <w:t>102.0</w:t>
            </w:r>
          </w:p>
        </w:tc>
        <w:tc>
          <w:tcPr>
            <w:tcW w:w="0" w:type="auto"/>
            <w:shd w:val="clear" w:color="auto" w:fill="auto"/>
            <w:vAlign w:val="center"/>
            <w:hideMark/>
          </w:tcPr>
          <w:p w14:paraId="67F21863" w14:textId="77777777" w:rsidR="002F74EC" w:rsidRPr="009373EF" w:rsidRDefault="002F74EC" w:rsidP="002F74EC">
            <w:pPr>
              <w:ind w:firstLine="0"/>
              <w:jc w:val="center"/>
              <w:rPr>
                <w:sz w:val="16"/>
                <w:szCs w:val="16"/>
              </w:rPr>
            </w:pPr>
            <w:r w:rsidRPr="009373EF">
              <w:rPr>
                <w:sz w:val="16"/>
                <w:szCs w:val="16"/>
              </w:rPr>
              <w:t>95.0</w:t>
            </w:r>
          </w:p>
        </w:tc>
        <w:tc>
          <w:tcPr>
            <w:tcW w:w="0" w:type="auto"/>
            <w:shd w:val="clear" w:color="auto" w:fill="auto"/>
            <w:vAlign w:val="center"/>
            <w:hideMark/>
          </w:tcPr>
          <w:p w14:paraId="4D9E71D8" w14:textId="77777777" w:rsidR="002F74EC" w:rsidRPr="009373EF" w:rsidRDefault="002F74EC" w:rsidP="002F74EC">
            <w:pPr>
              <w:ind w:firstLine="0"/>
              <w:jc w:val="center"/>
              <w:rPr>
                <w:sz w:val="16"/>
                <w:szCs w:val="16"/>
              </w:rPr>
            </w:pPr>
            <w:r w:rsidRPr="009373EF">
              <w:rPr>
                <w:sz w:val="16"/>
                <w:szCs w:val="16"/>
              </w:rPr>
              <w:t>2.0</w:t>
            </w:r>
          </w:p>
        </w:tc>
        <w:tc>
          <w:tcPr>
            <w:tcW w:w="0" w:type="auto"/>
            <w:shd w:val="clear" w:color="auto" w:fill="auto"/>
            <w:vAlign w:val="center"/>
            <w:hideMark/>
          </w:tcPr>
          <w:p w14:paraId="52824A2D" w14:textId="77777777" w:rsidR="002F74EC" w:rsidRPr="009373EF" w:rsidRDefault="002F74EC" w:rsidP="002F74EC">
            <w:pPr>
              <w:ind w:firstLine="0"/>
              <w:jc w:val="center"/>
              <w:rPr>
                <w:sz w:val="16"/>
                <w:szCs w:val="16"/>
              </w:rPr>
            </w:pPr>
            <w:r w:rsidRPr="009373EF">
              <w:rPr>
                <w:sz w:val="16"/>
                <w:szCs w:val="16"/>
              </w:rPr>
              <w:t>18.0</w:t>
            </w:r>
          </w:p>
        </w:tc>
      </w:tr>
      <w:tr w:rsidR="002F74EC" w:rsidRPr="009373EF" w14:paraId="5BBE2399" w14:textId="77777777" w:rsidTr="002F74EC">
        <w:trPr>
          <w:trHeight w:val="71"/>
          <w:jc w:val="center"/>
        </w:trPr>
        <w:tc>
          <w:tcPr>
            <w:tcW w:w="0" w:type="auto"/>
            <w:shd w:val="clear" w:color="auto" w:fill="auto"/>
            <w:noWrap/>
            <w:vAlign w:val="center"/>
            <w:hideMark/>
          </w:tcPr>
          <w:p w14:paraId="0C1A2DCC" w14:textId="77777777" w:rsidR="002F74EC" w:rsidRPr="009373EF" w:rsidRDefault="002F74EC" w:rsidP="002F74EC">
            <w:pPr>
              <w:ind w:firstLine="0"/>
              <w:rPr>
                <w:bCs/>
                <w:sz w:val="16"/>
                <w:szCs w:val="16"/>
              </w:rPr>
            </w:pPr>
            <w:r w:rsidRPr="009373EF">
              <w:rPr>
                <w:bCs/>
                <w:sz w:val="16"/>
                <w:szCs w:val="16"/>
              </w:rPr>
              <w:t>Expresso Livre</w:t>
            </w:r>
          </w:p>
        </w:tc>
        <w:tc>
          <w:tcPr>
            <w:tcW w:w="0" w:type="auto"/>
            <w:shd w:val="clear" w:color="auto" w:fill="auto"/>
            <w:vAlign w:val="center"/>
            <w:hideMark/>
          </w:tcPr>
          <w:p w14:paraId="635BAB79" w14:textId="77777777" w:rsidR="002F74EC" w:rsidRPr="009373EF" w:rsidRDefault="002F74EC" w:rsidP="002F74EC">
            <w:pPr>
              <w:ind w:firstLine="0"/>
              <w:rPr>
                <w:sz w:val="16"/>
                <w:szCs w:val="16"/>
              </w:rPr>
            </w:pPr>
            <w:r w:rsidRPr="009373EF">
              <w:rPr>
                <w:sz w:val="16"/>
                <w:szCs w:val="16"/>
              </w:rPr>
              <w:t>gitorious.org</w:t>
            </w:r>
          </w:p>
        </w:tc>
        <w:tc>
          <w:tcPr>
            <w:tcW w:w="0" w:type="auto"/>
            <w:shd w:val="clear" w:color="auto" w:fill="auto"/>
            <w:noWrap/>
            <w:vAlign w:val="center"/>
            <w:hideMark/>
          </w:tcPr>
          <w:p w14:paraId="4ECE1BEB" w14:textId="77777777" w:rsidR="002F74EC" w:rsidRPr="009373EF" w:rsidRDefault="002F74EC" w:rsidP="002F74EC">
            <w:pPr>
              <w:ind w:firstLine="0"/>
              <w:jc w:val="center"/>
              <w:rPr>
                <w:sz w:val="16"/>
                <w:szCs w:val="16"/>
              </w:rPr>
            </w:pPr>
            <w:r w:rsidRPr="009373EF">
              <w:rPr>
                <w:sz w:val="16"/>
                <w:szCs w:val="16"/>
              </w:rPr>
              <w:t>25,822</w:t>
            </w:r>
          </w:p>
        </w:tc>
        <w:tc>
          <w:tcPr>
            <w:tcW w:w="0" w:type="auto"/>
            <w:shd w:val="clear" w:color="auto" w:fill="auto"/>
            <w:noWrap/>
            <w:vAlign w:val="center"/>
            <w:hideMark/>
          </w:tcPr>
          <w:p w14:paraId="5411F3D7" w14:textId="77777777" w:rsidR="002F74EC" w:rsidRPr="009373EF" w:rsidRDefault="002F74EC" w:rsidP="002F74EC">
            <w:pPr>
              <w:ind w:firstLine="0"/>
              <w:jc w:val="center"/>
              <w:rPr>
                <w:sz w:val="16"/>
                <w:szCs w:val="16"/>
              </w:rPr>
            </w:pPr>
            <w:r w:rsidRPr="009373EF">
              <w:rPr>
                <w:sz w:val="16"/>
                <w:szCs w:val="16"/>
              </w:rPr>
              <w:t>141.0</w:t>
            </w:r>
          </w:p>
        </w:tc>
        <w:tc>
          <w:tcPr>
            <w:tcW w:w="0" w:type="auto"/>
            <w:shd w:val="clear" w:color="auto" w:fill="auto"/>
            <w:noWrap/>
            <w:vAlign w:val="center"/>
            <w:hideMark/>
          </w:tcPr>
          <w:p w14:paraId="4FC46768" w14:textId="77777777" w:rsidR="002F74EC" w:rsidRPr="009373EF" w:rsidRDefault="002F74EC" w:rsidP="002F74EC">
            <w:pPr>
              <w:ind w:firstLine="0"/>
              <w:jc w:val="center"/>
              <w:rPr>
                <w:sz w:val="16"/>
                <w:szCs w:val="16"/>
              </w:rPr>
            </w:pPr>
            <w:r w:rsidRPr="009373EF">
              <w:rPr>
                <w:sz w:val="16"/>
                <w:szCs w:val="16"/>
              </w:rPr>
              <w:t>20,729</w:t>
            </w:r>
          </w:p>
        </w:tc>
        <w:tc>
          <w:tcPr>
            <w:tcW w:w="0" w:type="auto"/>
            <w:shd w:val="clear" w:color="auto" w:fill="auto"/>
          </w:tcPr>
          <w:p w14:paraId="3CBFD4A0" w14:textId="77777777" w:rsidR="002F74EC" w:rsidRPr="009373EF" w:rsidRDefault="002F74EC" w:rsidP="002F74EC">
            <w:pPr>
              <w:ind w:firstLine="0"/>
              <w:jc w:val="center"/>
              <w:rPr>
                <w:sz w:val="16"/>
                <w:szCs w:val="16"/>
              </w:rPr>
            </w:pPr>
            <w:r w:rsidRPr="009373EF">
              <w:rPr>
                <w:sz w:val="16"/>
                <w:szCs w:val="16"/>
              </w:rPr>
              <w:t>-</w:t>
            </w:r>
          </w:p>
        </w:tc>
        <w:tc>
          <w:tcPr>
            <w:tcW w:w="0" w:type="auto"/>
            <w:shd w:val="clear" w:color="auto" w:fill="auto"/>
            <w:vAlign w:val="center"/>
          </w:tcPr>
          <w:p w14:paraId="264CE1C8" w14:textId="77777777" w:rsidR="002F74EC" w:rsidRPr="009373EF" w:rsidRDefault="002F74EC" w:rsidP="002F74EC">
            <w:pPr>
              <w:ind w:firstLine="0"/>
              <w:jc w:val="center"/>
              <w:rPr>
                <w:sz w:val="16"/>
                <w:szCs w:val="16"/>
              </w:rPr>
            </w:pPr>
            <w:r w:rsidRPr="009373EF">
              <w:rPr>
                <w:sz w:val="16"/>
                <w:szCs w:val="16"/>
              </w:rPr>
              <w:t>-</w:t>
            </w:r>
          </w:p>
        </w:tc>
        <w:tc>
          <w:tcPr>
            <w:tcW w:w="0" w:type="auto"/>
            <w:shd w:val="clear" w:color="auto" w:fill="auto"/>
            <w:vAlign w:val="center"/>
            <w:hideMark/>
          </w:tcPr>
          <w:p w14:paraId="6E7E7F75" w14:textId="77777777" w:rsidR="002F74EC" w:rsidRPr="009373EF" w:rsidRDefault="002F74EC" w:rsidP="002F74EC">
            <w:pPr>
              <w:ind w:firstLine="0"/>
              <w:jc w:val="center"/>
              <w:rPr>
                <w:sz w:val="16"/>
                <w:szCs w:val="16"/>
              </w:rPr>
            </w:pPr>
            <w:r w:rsidRPr="009373EF">
              <w:rPr>
                <w:sz w:val="16"/>
                <w:szCs w:val="16"/>
              </w:rPr>
              <w:t>18.2</w:t>
            </w:r>
          </w:p>
        </w:tc>
        <w:tc>
          <w:tcPr>
            <w:tcW w:w="0" w:type="auto"/>
            <w:shd w:val="clear" w:color="auto" w:fill="auto"/>
            <w:vAlign w:val="center"/>
            <w:hideMark/>
          </w:tcPr>
          <w:p w14:paraId="05ECA87D" w14:textId="77777777" w:rsidR="002F74EC" w:rsidRPr="009373EF" w:rsidRDefault="002F74EC" w:rsidP="002F74EC">
            <w:pPr>
              <w:ind w:firstLine="0"/>
              <w:jc w:val="center"/>
              <w:rPr>
                <w:sz w:val="16"/>
                <w:szCs w:val="16"/>
              </w:rPr>
            </w:pPr>
            <w:r w:rsidRPr="009373EF">
              <w:rPr>
                <w:sz w:val="16"/>
                <w:szCs w:val="16"/>
              </w:rPr>
              <w:t>110.0</w:t>
            </w:r>
          </w:p>
        </w:tc>
        <w:tc>
          <w:tcPr>
            <w:tcW w:w="0" w:type="auto"/>
            <w:shd w:val="clear" w:color="auto" w:fill="auto"/>
            <w:vAlign w:val="center"/>
            <w:hideMark/>
          </w:tcPr>
          <w:p w14:paraId="630875FC" w14:textId="77777777" w:rsidR="002F74EC" w:rsidRPr="009373EF" w:rsidRDefault="002F74EC" w:rsidP="002F74EC">
            <w:pPr>
              <w:ind w:firstLine="0"/>
              <w:jc w:val="center"/>
              <w:rPr>
                <w:sz w:val="16"/>
                <w:szCs w:val="16"/>
              </w:rPr>
            </w:pPr>
            <w:r w:rsidRPr="009373EF">
              <w:rPr>
                <w:sz w:val="16"/>
                <w:szCs w:val="16"/>
              </w:rPr>
              <w:t>102.0</w:t>
            </w:r>
          </w:p>
        </w:tc>
        <w:tc>
          <w:tcPr>
            <w:tcW w:w="0" w:type="auto"/>
            <w:shd w:val="clear" w:color="auto" w:fill="auto"/>
            <w:vAlign w:val="center"/>
            <w:hideMark/>
          </w:tcPr>
          <w:p w14:paraId="56A335B0" w14:textId="77777777" w:rsidR="002F74EC" w:rsidRPr="009373EF" w:rsidRDefault="002F74EC" w:rsidP="002F74EC">
            <w:pPr>
              <w:ind w:firstLine="0"/>
              <w:jc w:val="center"/>
              <w:rPr>
                <w:sz w:val="16"/>
                <w:szCs w:val="16"/>
              </w:rPr>
            </w:pPr>
            <w:r w:rsidRPr="009373EF">
              <w:rPr>
                <w:sz w:val="16"/>
                <w:szCs w:val="16"/>
              </w:rPr>
              <w:t>2.1</w:t>
            </w:r>
          </w:p>
        </w:tc>
        <w:tc>
          <w:tcPr>
            <w:tcW w:w="0" w:type="auto"/>
            <w:shd w:val="clear" w:color="auto" w:fill="auto"/>
            <w:vAlign w:val="center"/>
            <w:hideMark/>
          </w:tcPr>
          <w:p w14:paraId="4E4F856A" w14:textId="77777777" w:rsidR="002F74EC" w:rsidRPr="009373EF" w:rsidRDefault="002F74EC" w:rsidP="002F74EC">
            <w:pPr>
              <w:ind w:firstLine="0"/>
              <w:jc w:val="center"/>
              <w:rPr>
                <w:sz w:val="16"/>
                <w:szCs w:val="16"/>
              </w:rPr>
            </w:pPr>
            <w:r w:rsidRPr="009373EF">
              <w:rPr>
                <w:sz w:val="16"/>
                <w:szCs w:val="16"/>
              </w:rPr>
              <w:t>19.3</w:t>
            </w:r>
          </w:p>
        </w:tc>
      </w:tr>
      <w:tr w:rsidR="002F74EC" w:rsidRPr="009373EF" w14:paraId="61C9AA29" w14:textId="77777777" w:rsidTr="002F74EC">
        <w:trPr>
          <w:trHeight w:val="145"/>
          <w:jc w:val="center"/>
        </w:trPr>
        <w:tc>
          <w:tcPr>
            <w:tcW w:w="0" w:type="auto"/>
            <w:shd w:val="clear" w:color="auto" w:fill="auto"/>
            <w:noWrap/>
            <w:vAlign w:val="center"/>
            <w:hideMark/>
          </w:tcPr>
          <w:p w14:paraId="28689A99" w14:textId="77777777" w:rsidR="002F74EC" w:rsidRPr="009373EF" w:rsidRDefault="002F74EC" w:rsidP="002F74EC">
            <w:pPr>
              <w:ind w:firstLine="0"/>
              <w:rPr>
                <w:bCs/>
                <w:sz w:val="16"/>
                <w:szCs w:val="16"/>
              </w:rPr>
            </w:pPr>
            <w:r w:rsidRPr="009373EF">
              <w:rPr>
                <w:bCs/>
                <w:sz w:val="16"/>
                <w:szCs w:val="16"/>
              </w:rPr>
              <w:t>Git</w:t>
            </w:r>
          </w:p>
        </w:tc>
        <w:tc>
          <w:tcPr>
            <w:tcW w:w="0" w:type="auto"/>
            <w:shd w:val="clear" w:color="auto" w:fill="auto"/>
            <w:vAlign w:val="center"/>
            <w:hideMark/>
          </w:tcPr>
          <w:p w14:paraId="4FFF9647" w14:textId="77777777" w:rsidR="002F74EC" w:rsidRPr="009373EF" w:rsidRDefault="002F74EC" w:rsidP="002F74EC">
            <w:pPr>
              <w:ind w:firstLine="0"/>
              <w:rPr>
                <w:sz w:val="16"/>
                <w:szCs w:val="16"/>
              </w:rPr>
            </w:pPr>
            <w:r w:rsidRPr="009373EF">
              <w:rPr>
                <w:sz w:val="16"/>
                <w:szCs w:val="16"/>
              </w:rPr>
              <w:t>github.com</w:t>
            </w:r>
          </w:p>
        </w:tc>
        <w:tc>
          <w:tcPr>
            <w:tcW w:w="0" w:type="auto"/>
            <w:shd w:val="clear" w:color="auto" w:fill="auto"/>
            <w:noWrap/>
            <w:vAlign w:val="center"/>
            <w:hideMark/>
          </w:tcPr>
          <w:p w14:paraId="1B351290" w14:textId="77777777" w:rsidR="002F74EC" w:rsidRPr="009373EF" w:rsidRDefault="002F74EC" w:rsidP="002F74EC">
            <w:pPr>
              <w:ind w:firstLine="0"/>
              <w:jc w:val="center"/>
              <w:rPr>
                <w:sz w:val="16"/>
                <w:szCs w:val="16"/>
              </w:rPr>
            </w:pPr>
            <w:r w:rsidRPr="009373EF">
              <w:rPr>
                <w:sz w:val="16"/>
                <w:szCs w:val="16"/>
              </w:rPr>
              <w:t>35,260</w:t>
            </w:r>
          </w:p>
        </w:tc>
        <w:tc>
          <w:tcPr>
            <w:tcW w:w="0" w:type="auto"/>
            <w:shd w:val="clear" w:color="auto" w:fill="auto"/>
            <w:noWrap/>
            <w:vAlign w:val="center"/>
            <w:hideMark/>
          </w:tcPr>
          <w:p w14:paraId="5E15DFF3" w14:textId="77777777" w:rsidR="002F74EC" w:rsidRPr="009373EF" w:rsidRDefault="002F74EC" w:rsidP="002F74EC">
            <w:pPr>
              <w:ind w:firstLine="0"/>
              <w:jc w:val="center"/>
              <w:rPr>
                <w:sz w:val="16"/>
                <w:szCs w:val="16"/>
              </w:rPr>
            </w:pPr>
            <w:r w:rsidRPr="009373EF">
              <w:rPr>
                <w:sz w:val="16"/>
                <w:szCs w:val="16"/>
              </w:rPr>
              <w:t>98.0</w:t>
            </w:r>
          </w:p>
        </w:tc>
        <w:tc>
          <w:tcPr>
            <w:tcW w:w="0" w:type="auto"/>
            <w:shd w:val="clear" w:color="auto" w:fill="auto"/>
            <w:noWrap/>
            <w:vAlign w:val="center"/>
            <w:hideMark/>
          </w:tcPr>
          <w:p w14:paraId="083D4B9E" w14:textId="77777777" w:rsidR="002F74EC" w:rsidRPr="009373EF" w:rsidRDefault="002F74EC" w:rsidP="002F74EC">
            <w:pPr>
              <w:ind w:firstLine="0"/>
              <w:jc w:val="center"/>
              <w:rPr>
                <w:sz w:val="16"/>
                <w:szCs w:val="16"/>
              </w:rPr>
            </w:pPr>
            <w:r w:rsidRPr="009373EF">
              <w:rPr>
                <w:sz w:val="16"/>
                <w:szCs w:val="16"/>
              </w:rPr>
              <w:t>2,656</w:t>
            </w:r>
          </w:p>
        </w:tc>
        <w:tc>
          <w:tcPr>
            <w:tcW w:w="0" w:type="auto"/>
            <w:shd w:val="clear" w:color="auto" w:fill="auto"/>
          </w:tcPr>
          <w:p w14:paraId="328A93D0" w14:textId="77777777" w:rsidR="002F74EC" w:rsidRPr="009373EF" w:rsidRDefault="002F74EC" w:rsidP="002F74EC">
            <w:pPr>
              <w:ind w:firstLine="0"/>
              <w:jc w:val="center"/>
              <w:rPr>
                <w:sz w:val="16"/>
                <w:szCs w:val="16"/>
              </w:rPr>
            </w:pPr>
            <w:r w:rsidRPr="009373EF">
              <w:rPr>
                <w:sz w:val="16"/>
                <w:szCs w:val="16"/>
              </w:rPr>
              <w:t>-</w:t>
            </w:r>
          </w:p>
        </w:tc>
        <w:tc>
          <w:tcPr>
            <w:tcW w:w="0" w:type="auto"/>
            <w:shd w:val="clear" w:color="auto" w:fill="auto"/>
            <w:vAlign w:val="center"/>
          </w:tcPr>
          <w:p w14:paraId="09555ADF" w14:textId="77777777" w:rsidR="002F74EC" w:rsidRPr="009373EF" w:rsidRDefault="002F74EC" w:rsidP="002F74EC">
            <w:pPr>
              <w:ind w:firstLine="0"/>
              <w:jc w:val="center"/>
              <w:rPr>
                <w:sz w:val="16"/>
                <w:szCs w:val="16"/>
              </w:rPr>
            </w:pPr>
            <w:r w:rsidRPr="009373EF">
              <w:rPr>
                <w:sz w:val="16"/>
                <w:szCs w:val="16"/>
              </w:rPr>
              <w:t>-</w:t>
            </w:r>
          </w:p>
        </w:tc>
        <w:tc>
          <w:tcPr>
            <w:tcW w:w="0" w:type="auto"/>
            <w:shd w:val="clear" w:color="auto" w:fill="auto"/>
            <w:vAlign w:val="center"/>
            <w:hideMark/>
          </w:tcPr>
          <w:p w14:paraId="2A8BDB5B" w14:textId="77777777" w:rsidR="002F74EC" w:rsidRPr="009373EF" w:rsidRDefault="002F74EC" w:rsidP="002F74EC">
            <w:pPr>
              <w:ind w:firstLine="0"/>
              <w:jc w:val="center"/>
              <w:rPr>
                <w:sz w:val="16"/>
                <w:szCs w:val="16"/>
              </w:rPr>
            </w:pPr>
            <w:r w:rsidRPr="009373EF">
              <w:rPr>
                <w:sz w:val="16"/>
                <w:szCs w:val="16"/>
              </w:rPr>
              <w:t>19.4</w:t>
            </w:r>
          </w:p>
        </w:tc>
        <w:tc>
          <w:tcPr>
            <w:tcW w:w="0" w:type="auto"/>
            <w:shd w:val="clear" w:color="auto" w:fill="auto"/>
            <w:vAlign w:val="center"/>
            <w:hideMark/>
          </w:tcPr>
          <w:p w14:paraId="526AEA54" w14:textId="77777777" w:rsidR="002F74EC" w:rsidRPr="009373EF" w:rsidRDefault="002F74EC" w:rsidP="002F74EC">
            <w:pPr>
              <w:ind w:firstLine="0"/>
              <w:jc w:val="center"/>
              <w:rPr>
                <w:sz w:val="16"/>
                <w:szCs w:val="16"/>
              </w:rPr>
            </w:pPr>
            <w:r w:rsidRPr="009373EF">
              <w:rPr>
                <w:sz w:val="16"/>
                <w:szCs w:val="16"/>
              </w:rPr>
              <w:t>196.0</w:t>
            </w:r>
          </w:p>
        </w:tc>
        <w:tc>
          <w:tcPr>
            <w:tcW w:w="0" w:type="auto"/>
            <w:shd w:val="clear" w:color="auto" w:fill="auto"/>
            <w:vAlign w:val="center"/>
            <w:hideMark/>
          </w:tcPr>
          <w:p w14:paraId="6AAC822A" w14:textId="77777777" w:rsidR="002F74EC" w:rsidRPr="009373EF" w:rsidRDefault="002F74EC" w:rsidP="002F74EC">
            <w:pPr>
              <w:ind w:firstLine="0"/>
              <w:jc w:val="center"/>
              <w:rPr>
                <w:sz w:val="16"/>
                <w:szCs w:val="16"/>
              </w:rPr>
            </w:pPr>
            <w:r w:rsidRPr="009373EF">
              <w:rPr>
                <w:sz w:val="16"/>
                <w:szCs w:val="16"/>
              </w:rPr>
              <w:t>158.6</w:t>
            </w:r>
          </w:p>
        </w:tc>
        <w:tc>
          <w:tcPr>
            <w:tcW w:w="0" w:type="auto"/>
            <w:shd w:val="clear" w:color="auto" w:fill="auto"/>
            <w:vAlign w:val="center"/>
            <w:hideMark/>
          </w:tcPr>
          <w:p w14:paraId="770A6371" w14:textId="77777777" w:rsidR="002F74EC" w:rsidRPr="009373EF" w:rsidRDefault="002F74EC" w:rsidP="002F74EC">
            <w:pPr>
              <w:ind w:firstLine="0"/>
              <w:jc w:val="center"/>
              <w:rPr>
                <w:sz w:val="16"/>
                <w:szCs w:val="16"/>
              </w:rPr>
            </w:pPr>
            <w:r w:rsidRPr="009373EF">
              <w:rPr>
                <w:sz w:val="16"/>
                <w:szCs w:val="16"/>
              </w:rPr>
              <w:t>3.4</w:t>
            </w:r>
          </w:p>
        </w:tc>
        <w:tc>
          <w:tcPr>
            <w:tcW w:w="0" w:type="auto"/>
            <w:shd w:val="clear" w:color="auto" w:fill="auto"/>
            <w:vAlign w:val="center"/>
            <w:hideMark/>
          </w:tcPr>
          <w:p w14:paraId="6495CC40" w14:textId="77777777" w:rsidR="002F74EC" w:rsidRPr="009373EF" w:rsidRDefault="002F74EC" w:rsidP="002F74EC">
            <w:pPr>
              <w:ind w:firstLine="0"/>
              <w:jc w:val="center"/>
              <w:rPr>
                <w:sz w:val="16"/>
                <w:szCs w:val="16"/>
              </w:rPr>
            </w:pPr>
            <w:r w:rsidRPr="009373EF">
              <w:rPr>
                <w:sz w:val="16"/>
                <w:szCs w:val="16"/>
              </w:rPr>
              <w:t>40.0</w:t>
            </w:r>
          </w:p>
        </w:tc>
      </w:tr>
    </w:tbl>
    <w:p w14:paraId="1091CADA" w14:textId="77777777" w:rsidR="002F74EC" w:rsidRPr="009373EF" w:rsidRDefault="002F74EC" w:rsidP="002F74EC">
      <w:pPr>
        <w:pStyle w:val="Legenda"/>
        <w:rPr>
          <w:b w:val="0"/>
        </w:rPr>
      </w:pPr>
      <w:bookmarkStart w:id="1553" w:name="_Ref447918345"/>
      <w:bookmarkStart w:id="1554" w:name="_Ref401688977"/>
      <w:r w:rsidRPr="009373EF">
        <w:t xml:space="preserve">Table </w:t>
      </w:r>
      <w:r w:rsidR="00E02D98" w:rsidRPr="009373EF">
        <w:rPr>
          <w:rPrChange w:id="1555" w:author="Leonardo Murta" w:date="2016-12-13T10:32:00Z">
            <w:rPr>
              <w:noProof/>
            </w:rPr>
          </w:rPrChange>
        </w:rPr>
        <w:fldChar w:fldCharType="begin"/>
      </w:r>
      <w:r w:rsidRPr="009373EF">
        <w:instrText xml:space="preserve"> SEQ Table \* ARABIC </w:instrText>
      </w:r>
      <w:r w:rsidR="00E02D98" w:rsidRPr="009373EF">
        <w:rPr>
          <w:rPrChange w:id="1556" w:author="Leonardo Murta" w:date="2016-12-13T10:32:00Z">
            <w:rPr>
              <w:noProof/>
            </w:rPr>
          </w:rPrChange>
        </w:rPr>
        <w:fldChar w:fldCharType="separate"/>
      </w:r>
      <w:r w:rsidR="00AD7EB7" w:rsidRPr="009373EF">
        <w:rPr>
          <w:rPrChange w:id="1557" w:author="Leonardo Murta" w:date="2016-12-13T10:32:00Z">
            <w:rPr>
              <w:noProof/>
            </w:rPr>
          </w:rPrChange>
        </w:rPr>
        <w:t>4</w:t>
      </w:r>
      <w:r w:rsidR="00E02D98" w:rsidRPr="009373EF">
        <w:rPr>
          <w:rPrChange w:id="1558" w:author="Leonardo Murta" w:date="2016-12-13T10:32:00Z">
            <w:rPr>
              <w:noProof/>
            </w:rPr>
          </w:rPrChange>
        </w:rPr>
        <w:fldChar w:fldCharType="end"/>
      </w:r>
      <w:bookmarkEnd w:id="1553"/>
      <w:r w:rsidRPr="009373EF">
        <w:t>.</w:t>
      </w:r>
      <w:bookmarkEnd w:id="1554"/>
      <w:r w:rsidRPr="009373EF">
        <w:rPr>
          <w:b w:val="0"/>
        </w:rPr>
        <w:t xml:space="preserve">Scalability results of DyeVC for repositories with different sizes </w:t>
      </w:r>
    </w:p>
    <w:p w14:paraId="441FCC83" w14:textId="77777777" w:rsidR="00967F72" w:rsidRPr="009373EF" w:rsidRDefault="00967F72" w:rsidP="006E6751">
      <w:pPr>
        <w:rPr>
          <w:lang w:eastAsia="pt-BR"/>
        </w:rPr>
      </w:pPr>
      <w:r w:rsidRPr="009373EF">
        <w:rPr>
          <w:lang w:eastAsia="pt-BR"/>
        </w:rPr>
        <w:lastRenderedPageBreak/>
        <w:t>We measured the main operations of our approach: “Insert 1st”, invoked when the user includes the first repository of a given system to be monitored; “Insert 2nd”, invoked when the user includes a repository to be monitored in a system that already have registered repositories; “Commit History”, invoked when the user requests to see the commit history of a given repository; “Topology”, invoked when the user wants to see the topology of repositories of a given system; “Check Branches”, invoked periodically to check all the monitored repositories, searching for ahead or behind commits; and “Update Topology”, invoked periodically to update the topology information in the central database. This last operation updates the existing repositories, their peers, and the existing commits, marking in which repositories each commit is found, as detailed by</w:t>
      </w:r>
      <w:r w:rsidR="00985CF7" w:rsidRPr="004A7129">
        <w:fldChar w:fldCharType="begin"/>
      </w:r>
      <w:r w:rsidR="00985CF7" w:rsidRPr="009373EF">
        <w:instrText xml:space="preserve"> REF _Ref462682284 \h  \* MERGEFORMAT </w:instrText>
      </w:r>
      <w:r w:rsidR="00985CF7" w:rsidRPr="004A7129">
        <w:rPr>
          <w:rPrChange w:id="1559" w:author="Leonardo Murta" w:date="2016-12-13T10:32:00Z">
            <w:rPr/>
          </w:rPrChange>
        </w:rPr>
        <w:fldChar w:fldCharType="separate"/>
      </w:r>
      <w:del w:id="1560" w:author="Cristiano Cesario" w:date="2016-12-10T08:37:00Z">
        <w:r w:rsidR="00F131DB" w:rsidRPr="004A7129" w:rsidDel="00885AFE">
          <w:delText>Figure 10</w:delText>
        </w:r>
      </w:del>
      <w:r w:rsidR="00985CF7" w:rsidRPr="004A7129">
        <w:fldChar w:fldCharType="end"/>
      </w:r>
      <w:r w:rsidRPr="009373EF">
        <w:rPr>
          <w:lang w:eastAsia="pt-BR"/>
        </w:rPr>
        <w:t>.</w:t>
      </w:r>
    </w:p>
    <w:p w14:paraId="12F583BA" w14:textId="77777777" w:rsidR="00967F72" w:rsidRPr="004C46C6" w:rsidRDefault="00967F72" w:rsidP="006E6751">
      <w:pPr>
        <w:rPr>
          <w:lang w:eastAsia="pt-BR"/>
        </w:rPr>
      </w:pPr>
      <w:r w:rsidRPr="004A7129">
        <w:rPr>
          <w:lang w:eastAsia="pt-BR"/>
        </w:rPr>
        <w:t xml:space="preserve">It is possible to notice that the “Commit History” operation has no values for the last three repositories. This occurs because, as the number of commits increases, more memory is used to calculate the commit history graph. </w:t>
      </w:r>
      <w:r w:rsidRPr="00712F63">
        <w:rPr>
          <w:lang w:eastAsia="pt-BR"/>
        </w:rPr>
        <w:t xml:space="preserve">The current algorithm has an </w:t>
      </w:r>
      <w:r w:rsidRPr="00876FD4">
        <w:rPr>
          <w:bCs/>
          <w:i/>
        </w:rPr>
        <w:t>O(x</w:t>
      </w:r>
      <w:r w:rsidRPr="00876FD4">
        <w:rPr>
          <w:bCs/>
          <w:i/>
          <w:vertAlign w:val="superscript"/>
        </w:rPr>
        <w:t>2</w:t>
      </w:r>
      <w:r w:rsidRPr="00876FD4">
        <w:rPr>
          <w:bCs/>
          <w:i/>
        </w:rPr>
        <w:t>)</w:t>
      </w:r>
      <w:r w:rsidRPr="002C33DA">
        <w:rPr>
          <w:lang w:eastAsia="pt-BR"/>
        </w:rPr>
        <w:t xml:space="preserve"> space complexity (being </w:t>
      </w:r>
      <w:r w:rsidRPr="002C33DA">
        <w:rPr>
          <w:bCs/>
          <w:i/>
        </w:rPr>
        <w:t>x</w:t>
      </w:r>
      <w:r w:rsidRPr="002C33DA">
        <w:rPr>
          <w:lang w:eastAsia="pt-BR"/>
        </w:rPr>
        <w:t xml:space="preserve"> the number of commits). Our experiment computer was configured with a 2 GB maximum Java Heap Size, which let us analyze repositories with up to 6K commits. This limitation occurs mainly because o</w:t>
      </w:r>
      <w:r w:rsidRPr="004C46C6">
        <w:rPr>
          <w:lang w:eastAsia="pt-BR"/>
        </w:rPr>
        <w:t>f JUNG.</w:t>
      </w:r>
    </w:p>
    <w:p w14:paraId="6FCB2AA5" w14:textId="3A5B2D65" w:rsidR="00967F72" w:rsidRPr="00232F17" w:rsidRDefault="00985CF7" w:rsidP="006E6751">
      <w:pPr>
        <w:rPr>
          <w:lang w:eastAsia="pt-BR"/>
        </w:rPr>
      </w:pPr>
      <w:r w:rsidRPr="004A7129">
        <w:fldChar w:fldCharType="begin"/>
      </w:r>
      <w:r w:rsidRPr="009373EF">
        <w:instrText xml:space="preserve"> REF _Ref401781681 \h  \* MERGEFORMAT </w:instrText>
      </w:r>
      <w:r w:rsidRPr="004A7129">
        <w:rPr>
          <w:rPrChange w:id="1561" w:author="Leonardo Murta" w:date="2016-12-13T10:32:00Z">
            <w:rPr/>
          </w:rPrChange>
        </w:rPr>
        <w:fldChar w:fldCharType="separate"/>
      </w:r>
      <w:r w:rsidR="00885AFE" w:rsidRPr="004A7129">
        <w:t>Table 5</w:t>
      </w:r>
      <w:r w:rsidRPr="004A7129">
        <w:fldChar w:fldCharType="end"/>
      </w:r>
      <w:r w:rsidR="00967F72" w:rsidRPr="009373EF">
        <w:rPr>
          <w:lang w:eastAsia="pt-BR"/>
        </w:rPr>
        <w:t xml:space="preserve"> shows the correlation between each repository size metric and the DyeVC operations execution time, according to the Spearman’s rank correlation coefficient </w:t>
      </w:r>
      <w:r w:rsidR="00E02D98" w:rsidRPr="004A7129">
        <w:rPr>
          <w:lang w:eastAsia="pt-BR"/>
        </w:rPr>
        <w:fldChar w:fldCharType="begin"/>
      </w:r>
      <w:r w:rsidR="00967F72" w:rsidRPr="009373EF">
        <w:rPr>
          <w:lang w:eastAsia="pt-BR"/>
        </w:rPr>
        <w:instrText xml:space="preserve"> ADDIN ZOTERO_ITEM CSL_CITATION {"citationID":"6bnmojcp4","properties":{"formattedCitation":"[23]","plainCitation":"[23]"},"citationItems":[{"id":3121,"uris":["http://zotero.org/groups/40050/items/3EHRI3UQ"],"uri":["http://zotero.org/groups/40050/items/3EHRI3UQ"],"itemData":{"id":3121,"type":"article-journal","title":"The Proof and Measurement of Association between Two Things","container-title":"The American Journal of Psychology","page":"72-101","volume":"15","issue":"1","source":"JSTOR","DOI":"10.2307/1412159","ISSN":"0002-9556","journalAbbreviation":"The American Journal of Psychology","author":[{"family":"Spearman","given":"C."}],"issued":{"date-parts":[["1904"]]}}}],"schema":"https://github.com/citation-style-language/schema/raw/master/csl-citation.json"} </w:instrText>
      </w:r>
      <w:r w:rsidR="00E02D98" w:rsidRPr="004A7129">
        <w:rPr>
          <w:lang w:eastAsia="pt-BR"/>
          <w:rPrChange w:id="1562" w:author="Leonardo Murta" w:date="2016-12-13T10:32:00Z">
            <w:rPr>
              <w:lang w:eastAsia="pt-BR"/>
            </w:rPr>
          </w:rPrChange>
        </w:rPr>
        <w:fldChar w:fldCharType="separate"/>
      </w:r>
      <w:r w:rsidR="00370586" w:rsidRPr="00370586">
        <w:t>[23]</w:t>
      </w:r>
      <w:r w:rsidR="00E02D98" w:rsidRPr="004A7129">
        <w:rPr>
          <w:lang w:eastAsia="pt-BR"/>
        </w:rPr>
        <w:fldChar w:fldCharType="end"/>
      </w:r>
      <w:r w:rsidR="00967F72" w:rsidRPr="009373EF">
        <w:rPr>
          <w:lang w:eastAsia="pt-BR"/>
        </w:rPr>
        <w:t xml:space="preserve">. This correlation coefficient </w:t>
      </w:r>
      <w:r w:rsidR="00967F72" w:rsidRPr="004A7129">
        <w:rPr>
          <w:lang w:eastAsia="pt-BR"/>
        </w:rPr>
        <w:t xml:space="preserve">measures the monotonic relation between two variables and ranges from </w:t>
      </w:r>
      <w:r w:rsidR="00967F72" w:rsidRPr="004A7129">
        <w:rPr>
          <w:bCs/>
          <w:i/>
        </w:rPr>
        <w:t>-1</w:t>
      </w:r>
      <w:r w:rsidR="00967F72" w:rsidRPr="00712F63">
        <w:rPr>
          <w:lang w:eastAsia="pt-BR"/>
        </w:rPr>
        <w:t xml:space="preserve"> to </w:t>
      </w:r>
      <w:r w:rsidR="00967F72" w:rsidRPr="00876FD4">
        <w:rPr>
          <w:bCs/>
          <w:i/>
        </w:rPr>
        <w:t>1</w:t>
      </w:r>
      <w:r w:rsidR="00967F72" w:rsidRPr="00876FD4">
        <w:rPr>
          <w:lang w:eastAsia="pt-BR"/>
        </w:rPr>
        <w:t xml:space="preserve">. Values of </w:t>
      </w:r>
      <w:r w:rsidR="00967F72" w:rsidRPr="00876FD4">
        <w:rPr>
          <w:bCs/>
          <w:i/>
        </w:rPr>
        <w:t>1</w:t>
      </w:r>
      <w:r w:rsidR="00967F72" w:rsidRPr="002C33DA">
        <w:rPr>
          <w:lang w:eastAsia="pt-BR"/>
        </w:rPr>
        <w:t xml:space="preserve"> or </w:t>
      </w:r>
      <w:r w:rsidR="00967F72" w:rsidRPr="002C33DA">
        <w:rPr>
          <w:bCs/>
          <w:i/>
        </w:rPr>
        <w:t>-1</w:t>
      </w:r>
      <w:r w:rsidR="00967F72" w:rsidRPr="002C33DA">
        <w:rPr>
          <w:lang w:eastAsia="pt-BR"/>
        </w:rPr>
        <w:t xml:space="preserve"> mean that each variable is a perfect (increasing or decreasing) monotone function of the other. A value of </w:t>
      </w:r>
      <w:r w:rsidR="00967F72" w:rsidRPr="004C46C6">
        <w:rPr>
          <w:bCs/>
          <w:i/>
        </w:rPr>
        <w:t>0</w:t>
      </w:r>
      <w:r w:rsidR="00967F72" w:rsidRPr="0029320D">
        <w:rPr>
          <w:lang w:eastAsia="pt-BR"/>
        </w:rPr>
        <w:t xml:space="preserve"> means that there is no correlation between the var</w:t>
      </w:r>
      <w:r w:rsidR="00967F72" w:rsidRPr="00232F17">
        <w:rPr>
          <w:lang w:eastAsia="pt-BR"/>
        </w:rPr>
        <w:t>iables.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43"/>
        <w:gridCol w:w="1134"/>
        <w:gridCol w:w="592"/>
        <w:gridCol w:w="692"/>
      </w:tblGrid>
      <w:tr w:rsidR="002F74EC" w:rsidRPr="009373EF" w14:paraId="794569C5" w14:textId="77777777" w:rsidTr="002F74EC">
        <w:trPr>
          <w:trHeight w:val="40"/>
        </w:trPr>
        <w:tc>
          <w:tcPr>
            <w:tcW w:w="0" w:type="auto"/>
            <w:vAlign w:val="center"/>
            <w:hideMark/>
          </w:tcPr>
          <w:p w14:paraId="602FDEFF" w14:textId="77777777" w:rsidR="002F74EC" w:rsidRPr="001A25BE" w:rsidRDefault="002F74EC" w:rsidP="002F74EC">
            <w:pPr>
              <w:ind w:firstLine="0"/>
              <w:jc w:val="center"/>
              <w:rPr>
                <w:b/>
                <w:lang w:eastAsia="pt-BR"/>
              </w:rPr>
            </w:pPr>
            <w:r w:rsidRPr="001A25BE">
              <w:rPr>
                <w:b/>
                <w:lang w:eastAsia="pt-BR"/>
              </w:rPr>
              <w:t>Operation</w:t>
            </w:r>
          </w:p>
        </w:tc>
        <w:tc>
          <w:tcPr>
            <w:tcW w:w="0" w:type="auto"/>
            <w:vAlign w:val="center"/>
            <w:hideMark/>
          </w:tcPr>
          <w:p w14:paraId="278ABB93" w14:textId="77777777" w:rsidR="002F74EC" w:rsidRPr="00EF1D5B" w:rsidRDefault="002F74EC" w:rsidP="002F74EC">
            <w:pPr>
              <w:ind w:firstLine="0"/>
              <w:jc w:val="center"/>
              <w:rPr>
                <w:b/>
                <w:lang w:eastAsia="pt-BR"/>
              </w:rPr>
            </w:pPr>
            <w:r w:rsidRPr="00EF1D5B">
              <w:rPr>
                <w:b/>
                <w:lang w:eastAsia="pt-BR"/>
              </w:rPr>
              <w:t># commits</w:t>
            </w:r>
          </w:p>
        </w:tc>
        <w:tc>
          <w:tcPr>
            <w:tcW w:w="0" w:type="auto"/>
            <w:vAlign w:val="center"/>
            <w:hideMark/>
          </w:tcPr>
          <w:p w14:paraId="104AAF34" w14:textId="77777777" w:rsidR="002F74EC" w:rsidRPr="00CB6143" w:rsidRDefault="002F74EC" w:rsidP="002F74EC">
            <w:pPr>
              <w:ind w:firstLine="0"/>
              <w:jc w:val="center"/>
              <w:rPr>
                <w:b/>
                <w:lang w:eastAsia="pt-BR"/>
              </w:rPr>
            </w:pPr>
            <w:r w:rsidRPr="00CB6143">
              <w:rPr>
                <w:b/>
                <w:lang w:eastAsia="pt-BR"/>
              </w:rPr>
              <w:t>Size</w:t>
            </w:r>
          </w:p>
        </w:tc>
        <w:tc>
          <w:tcPr>
            <w:tcW w:w="0" w:type="auto"/>
            <w:vAlign w:val="center"/>
            <w:hideMark/>
          </w:tcPr>
          <w:p w14:paraId="1C30053B" w14:textId="77777777" w:rsidR="002F74EC" w:rsidRPr="00B96FAC" w:rsidRDefault="002F74EC" w:rsidP="002F74EC">
            <w:pPr>
              <w:ind w:firstLine="0"/>
              <w:jc w:val="center"/>
              <w:rPr>
                <w:b/>
                <w:lang w:eastAsia="pt-BR"/>
              </w:rPr>
            </w:pPr>
            <w:r w:rsidRPr="00B96FAC">
              <w:rPr>
                <w:b/>
                <w:lang w:eastAsia="pt-BR"/>
              </w:rPr>
              <w:t># files</w:t>
            </w:r>
          </w:p>
        </w:tc>
      </w:tr>
      <w:tr w:rsidR="002F74EC" w:rsidRPr="009373EF" w14:paraId="76E83BA5" w14:textId="77777777" w:rsidTr="002F74EC">
        <w:trPr>
          <w:trHeight w:val="60"/>
        </w:trPr>
        <w:tc>
          <w:tcPr>
            <w:tcW w:w="0" w:type="auto"/>
            <w:noWrap/>
            <w:vAlign w:val="bottom"/>
            <w:hideMark/>
          </w:tcPr>
          <w:p w14:paraId="76F79363" w14:textId="77777777" w:rsidR="002F74EC" w:rsidRPr="009373EF" w:rsidRDefault="002F74EC" w:rsidP="002F74EC">
            <w:pPr>
              <w:ind w:firstLine="0"/>
              <w:jc w:val="left"/>
              <w:rPr>
                <w:bCs/>
                <w:color w:val="000000"/>
                <w:lang w:eastAsia="pt-BR"/>
              </w:rPr>
            </w:pPr>
            <w:r w:rsidRPr="009373EF">
              <w:rPr>
                <w:bCs/>
                <w:color w:val="000000"/>
                <w:lang w:eastAsia="pt-BR"/>
              </w:rPr>
              <w:t>Insert 1st</w:t>
            </w:r>
          </w:p>
        </w:tc>
        <w:tc>
          <w:tcPr>
            <w:tcW w:w="0" w:type="auto"/>
            <w:noWrap/>
            <w:vAlign w:val="bottom"/>
            <w:hideMark/>
          </w:tcPr>
          <w:p w14:paraId="12DE41AA" w14:textId="77777777" w:rsidR="002F74EC" w:rsidRPr="009373EF" w:rsidRDefault="002F74EC" w:rsidP="002F74EC">
            <w:pPr>
              <w:ind w:firstLine="0"/>
              <w:jc w:val="center"/>
              <w:rPr>
                <w:color w:val="000000"/>
                <w:lang w:eastAsia="pt-BR"/>
              </w:rPr>
            </w:pPr>
            <w:r w:rsidRPr="009373EF">
              <w:rPr>
                <w:color w:val="000000"/>
                <w:lang w:eastAsia="pt-BR"/>
              </w:rPr>
              <w:t>0.85</w:t>
            </w:r>
          </w:p>
        </w:tc>
        <w:tc>
          <w:tcPr>
            <w:tcW w:w="0" w:type="auto"/>
            <w:noWrap/>
            <w:vAlign w:val="bottom"/>
            <w:hideMark/>
          </w:tcPr>
          <w:p w14:paraId="7389E49B" w14:textId="77777777" w:rsidR="002F74EC" w:rsidRPr="009373EF" w:rsidRDefault="002F74EC" w:rsidP="002F74EC">
            <w:pPr>
              <w:ind w:firstLine="0"/>
              <w:jc w:val="center"/>
              <w:rPr>
                <w:color w:val="000000"/>
                <w:lang w:eastAsia="pt-BR"/>
              </w:rPr>
            </w:pPr>
            <w:r w:rsidRPr="009373EF">
              <w:rPr>
                <w:color w:val="000000"/>
                <w:lang w:eastAsia="pt-BR"/>
              </w:rPr>
              <w:t>0.83</w:t>
            </w:r>
          </w:p>
        </w:tc>
        <w:tc>
          <w:tcPr>
            <w:tcW w:w="0" w:type="auto"/>
            <w:noWrap/>
            <w:vAlign w:val="bottom"/>
            <w:hideMark/>
          </w:tcPr>
          <w:p w14:paraId="0C1403F3" w14:textId="77777777" w:rsidR="002F74EC" w:rsidRPr="009373EF" w:rsidRDefault="002F74EC" w:rsidP="002F74EC">
            <w:pPr>
              <w:ind w:firstLine="0"/>
              <w:jc w:val="center"/>
              <w:rPr>
                <w:color w:val="000000"/>
                <w:lang w:eastAsia="pt-BR"/>
              </w:rPr>
            </w:pPr>
            <w:r w:rsidRPr="009373EF">
              <w:rPr>
                <w:color w:val="000000"/>
                <w:lang w:eastAsia="pt-BR"/>
              </w:rPr>
              <w:t>0.76</w:t>
            </w:r>
          </w:p>
        </w:tc>
      </w:tr>
      <w:tr w:rsidR="002F74EC" w:rsidRPr="009373EF" w14:paraId="6099337A" w14:textId="77777777" w:rsidTr="002F74EC">
        <w:trPr>
          <w:trHeight w:val="63"/>
        </w:trPr>
        <w:tc>
          <w:tcPr>
            <w:tcW w:w="0" w:type="auto"/>
            <w:noWrap/>
            <w:vAlign w:val="bottom"/>
            <w:hideMark/>
          </w:tcPr>
          <w:p w14:paraId="464515E3" w14:textId="77777777" w:rsidR="002F74EC" w:rsidRPr="009373EF" w:rsidRDefault="002F74EC" w:rsidP="002F74EC">
            <w:pPr>
              <w:ind w:firstLine="0"/>
              <w:jc w:val="left"/>
              <w:rPr>
                <w:bCs/>
                <w:color w:val="000000"/>
                <w:lang w:eastAsia="pt-BR"/>
              </w:rPr>
            </w:pPr>
            <w:r w:rsidRPr="009373EF">
              <w:rPr>
                <w:bCs/>
                <w:color w:val="000000"/>
                <w:lang w:eastAsia="pt-BR"/>
              </w:rPr>
              <w:t>Insert 2nd</w:t>
            </w:r>
          </w:p>
        </w:tc>
        <w:tc>
          <w:tcPr>
            <w:tcW w:w="0" w:type="auto"/>
            <w:noWrap/>
            <w:vAlign w:val="bottom"/>
            <w:hideMark/>
          </w:tcPr>
          <w:p w14:paraId="6365837F" w14:textId="77777777" w:rsidR="002F74EC" w:rsidRPr="009373EF" w:rsidRDefault="002F74EC" w:rsidP="002F74EC">
            <w:pPr>
              <w:ind w:firstLine="0"/>
              <w:jc w:val="center"/>
              <w:rPr>
                <w:color w:val="000000"/>
                <w:lang w:eastAsia="pt-BR"/>
              </w:rPr>
            </w:pPr>
            <w:r w:rsidRPr="009373EF">
              <w:rPr>
                <w:color w:val="000000"/>
                <w:lang w:eastAsia="pt-BR"/>
              </w:rPr>
              <w:t>0.85</w:t>
            </w:r>
          </w:p>
        </w:tc>
        <w:tc>
          <w:tcPr>
            <w:tcW w:w="0" w:type="auto"/>
            <w:noWrap/>
            <w:vAlign w:val="bottom"/>
            <w:hideMark/>
          </w:tcPr>
          <w:p w14:paraId="48729DC4" w14:textId="77777777" w:rsidR="002F74EC" w:rsidRPr="009373EF" w:rsidRDefault="002F74EC" w:rsidP="002F74EC">
            <w:pPr>
              <w:ind w:firstLine="0"/>
              <w:jc w:val="center"/>
              <w:rPr>
                <w:color w:val="000000"/>
                <w:lang w:eastAsia="pt-BR"/>
              </w:rPr>
            </w:pPr>
            <w:r w:rsidRPr="009373EF">
              <w:rPr>
                <w:color w:val="000000"/>
                <w:lang w:eastAsia="pt-BR"/>
              </w:rPr>
              <w:t>0.83</w:t>
            </w:r>
          </w:p>
        </w:tc>
        <w:tc>
          <w:tcPr>
            <w:tcW w:w="0" w:type="auto"/>
            <w:noWrap/>
            <w:vAlign w:val="bottom"/>
            <w:hideMark/>
          </w:tcPr>
          <w:p w14:paraId="701B40FE" w14:textId="77777777" w:rsidR="002F74EC" w:rsidRPr="009373EF" w:rsidRDefault="002F74EC" w:rsidP="002F74EC">
            <w:pPr>
              <w:ind w:firstLine="0"/>
              <w:jc w:val="center"/>
              <w:rPr>
                <w:color w:val="000000"/>
                <w:lang w:eastAsia="pt-BR"/>
              </w:rPr>
            </w:pPr>
            <w:r w:rsidRPr="009373EF">
              <w:rPr>
                <w:color w:val="000000"/>
                <w:lang w:eastAsia="pt-BR"/>
              </w:rPr>
              <w:t>0.76</w:t>
            </w:r>
          </w:p>
        </w:tc>
      </w:tr>
      <w:tr w:rsidR="002F74EC" w:rsidRPr="009373EF" w14:paraId="7946BCEF" w14:textId="77777777" w:rsidTr="002F74EC">
        <w:trPr>
          <w:trHeight w:val="60"/>
        </w:trPr>
        <w:tc>
          <w:tcPr>
            <w:tcW w:w="0" w:type="auto"/>
            <w:noWrap/>
            <w:vAlign w:val="bottom"/>
            <w:hideMark/>
          </w:tcPr>
          <w:p w14:paraId="7058BC0A" w14:textId="77777777" w:rsidR="002F74EC" w:rsidRPr="009373EF" w:rsidRDefault="002F74EC" w:rsidP="002F74EC">
            <w:pPr>
              <w:ind w:firstLine="0"/>
              <w:jc w:val="left"/>
              <w:rPr>
                <w:bCs/>
                <w:color w:val="000000"/>
                <w:lang w:eastAsia="pt-BR"/>
              </w:rPr>
            </w:pPr>
            <w:r w:rsidRPr="009373EF">
              <w:rPr>
                <w:bCs/>
                <w:color w:val="000000"/>
                <w:lang w:eastAsia="pt-BR"/>
              </w:rPr>
              <w:t>Check Branches</w:t>
            </w:r>
          </w:p>
        </w:tc>
        <w:tc>
          <w:tcPr>
            <w:tcW w:w="0" w:type="auto"/>
            <w:noWrap/>
            <w:vAlign w:val="bottom"/>
            <w:hideMark/>
          </w:tcPr>
          <w:p w14:paraId="1732BAFB" w14:textId="77777777" w:rsidR="002F74EC" w:rsidRPr="009373EF" w:rsidRDefault="002F74EC" w:rsidP="002F74EC">
            <w:pPr>
              <w:ind w:firstLine="0"/>
              <w:jc w:val="center"/>
              <w:rPr>
                <w:color w:val="000000"/>
                <w:lang w:eastAsia="pt-BR"/>
              </w:rPr>
            </w:pPr>
            <w:r w:rsidRPr="009373EF">
              <w:rPr>
                <w:color w:val="000000"/>
                <w:lang w:eastAsia="pt-BR"/>
              </w:rPr>
              <w:t>0.07</w:t>
            </w:r>
          </w:p>
        </w:tc>
        <w:tc>
          <w:tcPr>
            <w:tcW w:w="0" w:type="auto"/>
            <w:noWrap/>
            <w:vAlign w:val="bottom"/>
            <w:hideMark/>
          </w:tcPr>
          <w:p w14:paraId="103BDFAA" w14:textId="77777777" w:rsidR="002F74EC" w:rsidRPr="009373EF" w:rsidRDefault="002F74EC" w:rsidP="002F74EC">
            <w:pPr>
              <w:ind w:firstLine="0"/>
              <w:jc w:val="center"/>
              <w:rPr>
                <w:color w:val="000000"/>
                <w:lang w:eastAsia="pt-BR"/>
              </w:rPr>
            </w:pPr>
            <w:r w:rsidRPr="009373EF">
              <w:rPr>
                <w:color w:val="000000"/>
                <w:lang w:eastAsia="pt-BR"/>
              </w:rPr>
              <w:t>-0.05</w:t>
            </w:r>
          </w:p>
        </w:tc>
        <w:tc>
          <w:tcPr>
            <w:tcW w:w="0" w:type="auto"/>
            <w:noWrap/>
            <w:vAlign w:val="bottom"/>
            <w:hideMark/>
          </w:tcPr>
          <w:p w14:paraId="6400443D" w14:textId="77777777" w:rsidR="002F74EC" w:rsidRPr="009373EF" w:rsidRDefault="002F74EC" w:rsidP="002F74EC">
            <w:pPr>
              <w:ind w:firstLine="0"/>
              <w:jc w:val="center"/>
              <w:rPr>
                <w:color w:val="000000"/>
                <w:lang w:eastAsia="pt-BR"/>
              </w:rPr>
            </w:pPr>
            <w:r w:rsidRPr="009373EF">
              <w:rPr>
                <w:color w:val="000000"/>
                <w:lang w:eastAsia="pt-BR"/>
              </w:rPr>
              <w:t>0.72</w:t>
            </w:r>
          </w:p>
        </w:tc>
      </w:tr>
      <w:tr w:rsidR="002F74EC" w:rsidRPr="009373EF" w14:paraId="54DEA716" w14:textId="77777777" w:rsidTr="002F74EC">
        <w:trPr>
          <w:trHeight w:val="60"/>
        </w:trPr>
        <w:tc>
          <w:tcPr>
            <w:tcW w:w="0" w:type="auto"/>
            <w:noWrap/>
            <w:vAlign w:val="bottom"/>
            <w:hideMark/>
          </w:tcPr>
          <w:p w14:paraId="29CB28CB" w14:textId="77777777" w:rsidR="002F74EC" w:rsidRPr="009373EF" w:rsidRDefault="002F74EC" w:rsidP="002F74EC">
            <w:pPr>
              <w:ind w:firstLine="0"/>
              <w:jc w:val="left"/>
              <w:rPr>
                <w:bCs/>
                <w:color w:val="000000"/>
                <w:lang w:eastAsia="pt-BR"/>
                <w:rPrChange w:id="1563" w:author="Leonardo Murta" w:date="2016-12-13T10:32:00Z">
                  <w:rPr>
                    <w:bCs/>
                    <w:color w:val="000000"/>
                    <w:lang w:val="pt-BR" w:eastAsia="pt-BR"/>
                  </w:rPr>
                </w:rPrChange>
              </w:rPr>
            </w:pPr>
            <w:r w:rsidRPr="002C33DA">
              <w:rPr>
                <w:bCs/>
                <w:color w:val="000000"/>
                <w:lang w:eastAsia="pt-BR"/>
              </w:rPr>
              <w:t xml:space="preserve">Update </w:t>
            </w:r>
            <w:r w:rsidRPr="009373EF">
              <w:rPr>
                <w:bCs/>
                <w:color w:val="000000"/>
                <w:lang w:eastAsia="pt-BR"/>
                <w:rPrChange w:id="1564" w:author="Leonardo Murta" w:date="2016-12-13T10:32:00Z">
                  <w:rPr>
                    <w:bCs/>
                    <w:color w:val="000000"/>
                    <w:lang w:val="pt-BR" w:eastAsia="pt-BR"/>
                  </w:rPr>
                </w:rPrChange>
              </w:rPr>
              <w:t>Topology</w:t>
            </w:r>
          </w:p>
        </w:tc>
        <w:tc>
          <w:tcPr>
            <w:tcW w:w="0" w:type="auto"/>
            <w:noWrap/>
            <w:vAlign w:val="bottom"/>
            <w:hideMark/>
          </w:tcPr>
          <w:p w14:paraId="71E8B2E8" w14:textId="77777777" w:rsidR="002F74EC" w:rsidRPr="009373EF" w:rsidRDefault="002F74EC" w:rsidP="002F74EC">
            <w:pPr>
              <w:ind w:firstLine="0"/>
              <w:jc w:val="center"/>
              <w:rPr>
                <w:color w:val="000000"/>
                <w:lang w:eastAsia="pt-BR"/>
                <w:rPrChange w:id="1565" w:author="Leonardo Murta" w:date="2016-12-13T10:32:00Z">
                  <w:rPr>
                    <w:color w:val="000000"/>
                    <w:lang w:val="pt-BR" w:eastAsia="pt-BR"/>
                  </w:rPr>
                </w:rPrChange>
              </w:rPr>
            </w:pPr>
            <w:r w:rsidRPr="009373EF">
              <w:rPr>
                <w:color w:val="000000"/>
                <w:lang w:eastAsia="pt-BR"/>
                <w:rPrChange w:id="1566" w:author="Leonardo Murta" w:date="2016-12-13T10:32:00Z">
                  <w:rPr>
                    <w:color w:val="000000"/>
                    <w:lang w:val="pt-BR" w:eastAsia="pt-BR"/>
                  </w:rPr>
                </w:rPrChange>
              </w:rPr>
              <w:t>1.00</w:t>
            </w:r>
          </w:p>
        </w:tc>
        <w:tc>
          <w:tcPr>
            <w:tcW w:w="0" w:type="auto"/>
            <w:noWrap/>
            <w:vAlign w:val="bottom"/>
            <w:hideMark/>
          </w:tcPr>
          <w:p w14:paraId="07247335" w14:textId="77777777" w:rsidR="002F74EC" w:rsidRPr="009373EF" w:rsidRDefault="002F74EC" w:rsidP="002F74EC">
            <w:pPr>
              <w:ind w:firstLine="0"/>
              <w:jc w:val="center"/>
              <w:rPr>
                <w:color w:val="000000"/>
                <w:lang w:eastAsia="pt-BR"/>
                <w:rPrChange w:id="1567" w:author="Leonardo Murta" w:date="2016-12-13T10:32:00Z">
                  <w:rPr>
                    <w:color w:val="000000"/>
                    <w:lang w:val="pt-BR" w:eastAsia="pt-BR"/>
                  </w:rPr>
                </w:rPrChange>
              </w:rPr>
            </w:pPr>
            <w:r w:rsidRPr="009373EF">
              <w:rPr>
                <w:color w:val="000000"/>
                <w:lang w:eastAsia="pt-BR"/>
                <w:rPrChange w:id="1568" w:author="Leonardo Murta" w:date="2016-12-13T10:32:00Z">
                  <w:rPr>
                    <w:color w:val="000000"/>
                    <w:lang w:val="pt-BR" w:eastAsia="pt-BR"/>
                  </w:rPr>
                </w:rPrChange>
              </w:rPr>
              <w:t>0.88</w:t>
            </w:r>
          </w:p>
        </w:tc>
        <w:tc>
          <w:tcPr>
            <w:tcW w:w="0" w:type="auto"/>
            <w:noWrap/>
            <w:vAlign w:val="bottom"/>
            <w:hideMark/>
          </w:tcPr>
          <w:p w14:paraId="1C6474B9" w14:textId="77777777" w:rsidR="002F74EC" w:rsidRPr="009373EF" w:rsidRDefault="002F74EC" w:rsidP="002F74EC">
            <w:pPr>
              <w:ind w:firstLine="0"/>
              <w:jc w:val="center"/>
              <w:rPr>
                <w:color w:val="000000"/>
                <w:lang w:eastAsia="pt-BR"/>
                <w:rPrChange w:id="1569" w:author="Leonardo Murta" w:date="2016-12-13T10:32:00Z">
                  <w:rPr>
                    <w:color w:val="000000"/>
                    <w:lang w:val="pt-BR" w:eastAsia="pt-BR"/>
                  </w:rPr>
                </w:rPrChange>
              </w:rPr>
            </w:pPr>
            <w:r w:rsidRPr="009373EF">
              <w:rPr>
                <w:color w:val="000000"/>
                <w:lang w:eastAsia="pt-BR"/>
                <w:rPrChange w:id="1570" w:author="Leonardo Murta" w:date="2016-12-13T10:32:00Z">
                  <w:rPr>
                    <w:color w:val="000000"/>
                    <w:lang w:val="pt-BR" w:eastAsia="pt-BR"/>
                  </w:rPr>
                </w:rPrChange>
              </w:rPr>
              <w:t>0.52</w:t>
            </w:r>
          </w:p>
        </w:tc>
      </w:tr>
      <w:tr w:rsidR="002F74EC" w:rsidRPr="009373EF" w14:paraId="370D6FEA" w14:textId="77777777" w:rsidTr="002F74EC">
        <w:trPr>
          <w:trHeight w:val="60"/>
        </w:trPr>
        <w:tc>
          <w:tcPr>
            <w:tcW w:w="0" w:type="auto"/>
            <w:noWrap/>
            <w:vAlign w:val="bottom"/>
            <w:hideMark/>
          </w:tcPr>
          <w:p w14:paraId="7CBCD493" w14:textId="77777777" w:rsidR="002F74EC" w:rsidRPr="009373EF" w:rsidRDefault="002F74EC" w:rsidP="002F74EC">
            <w:pPr>
              <w:ind w:firstLine="0"/>
              <w:jc w:val="left"/>
              <w:rPr>
                <w:bCs/>
                <w:color w:val="000000"/>
                <w:lang w:eastAsia="pt-BR"/>
                <w:rPrChange w:id="1571" w:author="Leonardo Murta" w:date="2016-12-13T10:32:00Z">
                  <w:rPr>
                    <w:bCs/>
                    <w:color w:val="000000"/>
                    <w:lang w:val="pt-BR" w:eastAsia="pt-BR"/>
                  </w:rPr>
                </w:rPrChange>
              </w:rPr>
            </w:pPr>
            <w:proofErr w:type="spellStart"/>
            <w:r w:rsidRPr="009373EF">
              <w:rPr>
                <w:bCs/>
                <w:color w:val="000000"/>
                <w:lang w:eastAsia="pt-BR"/>
                <w:rPrChange w:id="1572" w:author="Leonardo Murta" w:date="2016-12-13T10:32:00Z">
                  <w:rPr>
                    <w:bCs/>
                    <w:color w:val="000000"/>
                    <w:lang w:val="pt-BR" w:eastAsia="pt-BR"/>
                  </w:rPr>
                </w:rPrChange>
              </w:rPr>
              <w:t>CommitHistory</w:t>
            </w:r>
            <w:proofErr w:type="spellEnd"/>
          </w:p>
        </w:tc>
        <w:tc>
          <w:tcPr>
            <w:tcW w:w="0" w:type="auto"/>
            <w:noWrap/>
            <w:vAlign w:val="bottom"/>
            <w:hideMark/>
          </w:tcPr>
          <w:p w14:paraId="73340695" w14:textId="77777777" w:rsidR="002F74EC" w:rsidRPr="009373EF" w:rsidRDefault="002F74EC" w:rsidP="002F74EC">
            <w:pPr>
              <w:ind w:firstLine="0"/>
              <w:jc w:val="center"/>
              <w:rPr>
                <w:color w:val="000000"/>
                <w:lang w:eastAsia="pt-BR"/>
                <w:rPrChange w:id="1573" w:author="Leonardo Murta" w:date="2016-12-13T10:32:00Z">
                  <w:rPr>
                    <w:color w:val="000000"/>
                    <w:lang w:val="pt-BR" w:eastAsia="pt-BR"/>
                  </w:rPr>
                </w:rPrChange>
              </w:rPr>
            </w:pPr>
            <w:r w:rsidRPr="009373EF">
              <w:rPr>
                <w:color w:val="000000"/>
                <w:lang w:eastAsia="pt-BR"/>
                <w:rPrChange w:id="1574" w:author="Leonardo Murta" w:date="2016-12-13T10:32:00Z">
                  <w:rPr>
                    <w:color w:val="000000"/>
                    <w:lang w:val="pt-BR" w:eastAsia="pt-BR"/>
                  </w:rPr>
                </w:rPrChange>
              </w:rPr>
              <w:t>1.00</w:t>
            </w:r>
          </w:p>
        </w:tc>
        <w:tc>
          <w:tcPr>
            <w:tcW w:w="0" w:type="auto"/>
            <w:noWrap/>
            <w:vAlign w:val="bottom"/>
            <w:hideMark/>
          </w:tcPr>
          <w:p w14:paraId="2DED73A6" w14:textId="77777777" w:rsidR="002F74EC" w:rsidRPr="009373EF" w:rsidRDefault="002F74EC" w:rsidP="002F74EC">
            <w:pPr>
              <w:ind w:firstLine="0"/>
              <w:jc w:val="center"/>
              <w:rPr>
                <w:color w:val="000000"/>
                <w:lang w:eastAsia="pt-BR"/>
                <w:rPrChange w:id="1575" w:author="Leonardo Murta" w:date="2016-12-13T10:32:00Z">
                  <w:rPr>
                    <w:color w:val="000000"/>
                    <w:lang w:val="pt-BR" w:eastAsia="pt-BR"/>
                  </w:rPr>
                </w:rPrChange>
              </w:rPr>
            </w:pPr>
            <w:r w:rsidRPr="009373EF">
              <w:rPr>
                <w:color w:val="000000"/>
                <w:lang w:eastAsia="pt-BR"/>
                <w:rPrChange w:id="1576" w:author="Leonardo Murta" w:date="2016-12-13T10:32:00Z">
                  <w:rPr>
                    <w:color w:val="000000"/>
                    <w:lang w:val="pt-BR" w:eastAsia="pt-BR"/>
                  </w:rPr>
                </w:rPrChange>
              </w:rPr>
              <w:t>0.96</w:t>
            </w:r>
          </w:p>
        </w:tc>
        <w:tc>
          <w:tcPr>
            <w:tcW w:w="0" w:type="auto"/>
            <w:noWrap/>
            <w:vAlign w:val="bottom"/>
            <w:hideMark/>
          </w:tcPr>
          <w:p w14:paraId="097A61FA" w14:textId="77777777" w:rsidR="002F74EC" w:rsidRPr="009373EF" w:rsidRDefault="002F74EC" w:rsidP="002F74EC">
            <w:pPr>
              <w:ind w:firstLine="0"/>
              <w:jc w:val="center"/>
              <w:rPr>
                <w:color w:val="000000"/>
                <w:lang w:eastAsia="pt-BR"/>
                <w:rPrChange w:id="1577" w:author="Leonardo Murta" w:date="2016-12-13T10:32:00Z">
                  <w:rPr>
                    <w:color w:val="000000"/>
                    <w:lang w:val="pt-BR" w:eastAsia="pt-BR"/>
                  </w:rPr>
                </w:rPrChange>
              </w:rPr>
            </w:pPr>
            <w:r w:rsidRPr="009373EF">
              <w:rPr>
                <w:color w:val="000000"/>
                <w:lang w:eastAsia="pt-BR"/>
                <w:rPrChange w:id="1578" w:author="Leonardo Murta" w:date="2016-12-13T10:32:00Z">
                  <w:rPr>
                    <w:color w:val="000000"/>
                    <w:lang w:val="pt-BR" w:eastAsia="pt-BR"/>
                  </w:rPr>
                </w:rPrChange>
              </w:rPr>
              <w:t>-0.04</w:t>
            </w:r>
          </w:p>
        </w:tc>
      </w:tr>
      <w:tr w:rsidR="002F74EC" w:rsidRPr="009373EF" w14:paraId="3438749B" w14:textId="77777777" w:rsidTr="002F74EC">
        <w:trPr>
          <w:trHeight w:val="60"/>
        </w:trPr>
        <w:tc>
          <w:tcPr>
            <w:tcW w:w="0" w:type="auto"/>
            <w:noWrap/>
            <w:vAlign w:val="bottom"/>
            <w:hideMark/>
          </w:tcPr>
          <w:p w14:paraId="198B3169" w14:textId="77777777" w:rsidR="002F74EC" w:rsidRPr="009373EF" w:rsidRDefault="002F74EC" w:rsidP="002F74EC">
            <w:pPr>
              <w:ind w:firstLine="0"/>
              <w:jc w:val="left"/>
              <w:rPr>
                <w:bCs/>
                <w:color w:val="000000"/>
                <w:lang w:eastAsia="pt-BR"/>
                <w:rPrChange w:id="1579" w:author="Leonardo Murta" w:date="2016-12-13T10:32:00Z">
                  <w:rPr>
                    <w:bCs/>
                    <w:color w:val="000000"/>
                    <w:lang w:val="pt-BR" w:eastAsia="pt-BR"/>
                  </w:rPr>
                </w:rPrChange>
              </w:rPr>
            </w:pPr>
            <w:r w:rsidRPr="009373EF">
              <w:rPr>
                <w:bCs/>
                <w:color w:val="000000"/>
                <w:lang w:eastAsia="pt-BR"/>
                <w:rPrChange w:id="1580" w:author="Leonardo Murta" w:date="2016-12-13T10:32:00Z">
                  <w:rPr>
                    <w:bCs/>
                    <w:color w:val="000000"/>
                    <w:lang w:val="pt-BR" w:eastAsia="pt-BR"/>
                  </w:rPr>
                </w:rPrChange>
              </w:rPr>
              <w:t>Topology</w:t>
            </w:r>
          </w:p>
        </w:tc>
        <w:tc>
          <w:tcPr>
            <w:tcW w:w="0" w:type="auto"/>
            <w:noWrap/>
            <w:vAlign w:val="bottom"/>
            <w:hideMark/>
          </w:tcPr>
          <w:p w14:paraId="0BF354FA" w14:textId="77777777" w:rsidR="002F74EC" w:rsidRPr="009373EF" w:rsidRDefault="002F74EC" w:rsidP="002F74EC">
            <w:pPr>
              <w:ind w:firstLine="0"/>
              <w:jc w:val="center"/>
              <w:rPr>
                <w:color w:val="000000"/>
                <w:lang w:eastAsia="pt-BR"/>
                <w:rPrChange w:id="1581" w:author="Leonardo Murta" w:date="2016-12-13T10:32:00Z">
                  <w:rPr>
                    <w:color w:val="000000"/>
                    <w:lang w:val="pt-BR" w:eastAsia="pt-BR"/>
                  </w:rPr>
                </w:rPrChange>
              </w:rPr>
            </w:pPr>
            <w:r w:rsidRPr="009373EF">
              <w:rPr>
                <w:color w:val="000000"/>
                <w:lang w:eastAsia="pt-BR"/>
                <w:rPrChange w:id="1582" w:author="Leonardo Murta" w:date="2016-12-13T10:32:00Z">
                  <w:rPr>
                    <w:color w:val="000000"/>
                    <w:lang w:val="pt-BR" w:eastAsia="pt-BR"/>
                  </w:rPr>
                </w:rPrChange>
              </w:rPr>
              <w:t>1.00</w:t>
            </w:r>
          </w:p>
        </w:tc>
        <w:tc>
          <w:tcPr>
            <w:tcW w:w="0" w:type="auto"/>
            <w:noWrap/>
            <w:vAlign w:val="bottom"/>
            <w:hideMark/>
          </w:tcPr>
          <w:p w14:paraId="110FA768" w14:textId="77777777" w:rsidR="002F74EC" w:rsidRPr="009373EF" w:rsidRDefault="002F74EC" w:rsidP="002F74EC">
            <w:pPr>
              <w:ind w:firstLine="0"/>
              <w:jc w:val="center"/>
              <w:rPr>
                <w:color w:val="000000"/>
                <w:lang w:eastAsia="pt-BR"/>
                <w:rPrChange w:id="1583" w:author="Leonardo Murta" w:date="2016-12-13T10:32:00Z">
                  <w:rPr>
                    <w:color w:val="000000"/>
                    <w:lang w:val="pt-BR" w:eastAsia="pt-BR"/>
                  </w:rPr>
                </w:rPrChange>
              </w:rPr>
            </w:pPr>
            <w:r w:rsidRPr="009373EF">
              <w:rPr>
                <w:color w:val="000000"/>
                <w:lang w:eastAsia="pt-BR"/>
                <w:rPrChange w:id="1584" w:author="Leonardo Murta" w:date="2016-12-13T10:32:00Z">
                  <w:rPr>
                    <w:color w:val="000000"/>
                    <w:lang w:val="pt-BR" w:eastAsia="pt-BR"/>
                  </w:rPr>
                </w:rPrChange>
              </w:rPr>
              <w:t>0.88</w:t>
            </w:r>
          </w:p>
        </w:tc>
        <w:tc>
          <w:tcPr>
            <w:tcW w:w="0" w:type="auto"/>
            <w:noWrap/>
            <w:vAlign w:val="bottom"/>
            <w:hideMark/>
          </w:tcPr>
          <w:p w14:paraId="2095F72E" w14:textId="77777777" w:rsidR="002F74EC" w:rsidRPr="009373EF" w:rsidRDefault="002F74EC" w:rsidP="002F74EC">
            <w:pPr>
              <w:ind w:firstLine="0"/>
              <w:jc w:val="center"/>
              <w:rPr>
                <w:color w:val="000000"/>
                <w:lang w:eastAsia="pt-BR"/>
                <w:rPrChange w:id="1585" w:author="Leonardo Murta" w:date="2016-12-13T10:32:00Z">
                  <w:rPr>
                    <w:color w:val="000000"/>
                    <w:lang w:val="pt-BR" w:eastAsia="pt-BR"/>
                  </w:rPr>
                </w:rPrChange>
              </w:rPr>
            </w:pPr>
            <w:r w:rsidRPr="009373EF">
              <w:rPr>
                <w:color w:val="000000"/>
                <w:lang w:eastAsia="pt-BR"/>
                <w:rPrChange w:id="1586" w:author="Leonardo Murta" w:date="2016-12-13T10:32:00Z">
                  <w:rPr>
                    <w:color w:val="000000"/>
                    <w:lang w:val="pt-BR" w:eastAsia="pt-BR"/>
                  </w:rPr>
                </w:rPrChange>
              </w:rPr>
              <w:t>0.52</w:t>
            </w:r>
          </w:p>
        </w:tc>
      </w:tr>
    </w:tbl>
    <w:p w14:paraId="74DE306D" w14:textId="77777777" w:rsidR="002F74EC" w:rsidRPr="009373EF" w:rsidRDefault="002F74EC" w:rsidP="002F74EC">
      <w:pPr>
        <w:pStyle w:val="Legenda"/>
        <w:rPr>
          <w:rFonts w:cs="Times New Roman"/>
          <w:szCs w:val="20"/>
          <w:rPrChange w:id="1587" w:author="Leonardo Murta" w:date="2016-12-13T10:32:00Z">
            <w:rPr>
              <w:rFonts w:cs="Times New Roman"/>
              <w:noProof/>
              <w:szCs w:val="20"/>
            </w:rPr>
          </w:rPrChange>
        </w:rPr>
      </w:pPr>
      <w:bookmarkStart w:id="1588" w:name="_Ref401781681"/>
      <w:r w:rsidRPr="009373EF">
        <w:lastRenderedPageBreak/>
        <w:t xml:space="preserve">Table </w:t>
      </w:r>
      <w:r w:rsidR="00E02D98" w:rsidRPr="009373EF">
        <w:rPr>
          <w:rPrChange w:id="1589" w:author="Leonardo Murta" w:date="2016-12-13T10:32:00Z">
            <w:rPr>
              <w:noProof/>
            </w:rPr>
          </w:rPrChange>
        </w:rPr>
        <w:fldChar w:fldCharType="begin"/>
      </w:r>
      <w:r w:rsidRPr="009373EF">
        <w:instrText xml:space="preserve"> SEQ Table \* ARABIC </w:instrText>
      </w:r>
      <w:r w:rsidR="00E02D98" w:rsidRPr="009373EF">
        <w:rPr>
          <w:rPrChange w:id="1590" w:author="Leonardo Murta" w:date="2016-12-13T10:32:00Z">
            <w:rPr>
              <w:noProof/>
            </w:rPr>
          </w:rPrChange>
        </w:rPr>
        <w:fldChar w:fldCharType="separate"/>
      </w:r>
      <w:r w:rsidR="00AD7EB7" w:rsidRPr="009373EF">
        <w:rPr>
          <w:rPrChange w:id="1591" w:author="Leonardo Murta" w:date="2016-12-13T10:32:00Z">
            <w:rPr>
              <w:noProof/>
            </w:rPr>
          </w:rPrChange>
        </w:rPr>
        <w:t>5</w:t>
      </w:r>
      <w:r w:rsidR="00E02D98" w:rsidRPr="009373EF">
        <w:rPr>
          <w:rPrChange w:id="1592" w:author="Leonardo Murta" w:date="2016-12-13T10:32:00Z">
            <w:rPr>
              <w:noProof/>
            </w:rPr>
          </w:rPrChange>
        </w:rPr>
        <w:fldChar w:fldCharType="end"/>
      </w:r>
      <w:bookmarkEnd w:id="1588"/>
      <w:r w:rsidRPr="009373EF">
        <w:t xml:space="preserve">. </w:t>
      </w:r>
      <w:r w:rsidRPr="009373EF">
        <w:rPr>
          <w:b w:val="0"/>
        </w:rPr>
        <w:t>Spearman’s rank correlation coefficient between repository size metrics and DyeVC operations time</w:t>
      </w:r>
    </w:p>
    <w:p w14:paraId="0AF4C8CD" w14:textId="77777777" w:rsidR="00967F72" w:rsidRPr="00876FD4" w:rsidRDefault="00967F72" w:rsidP="006E6751">
      <w:pPr>
        <w:rPr>
          <w:ins w:id="1593" w:author="Ruben" w:date="2016-12-12T00:29:00Z"/>
          <w:lang w:eastAsia="pt-BR"/>
        </w:rPr>
      </w:pPr>
      <w:r w:rsidRPr="009373EF">
        <w:rPr>
          <w:lang w:eastAsia="pt-BR"/>
        </w:rPr>
        <w:t xml:space="preserve">Looking at </w:t>
      </w:r>
      <w:r w:rsidR="00985CF7" w:rsidRPr="004A7129">
        <w:fldChar w:fldCharType="begin"/>
      </w:r>
      <w:r w:rsidR="00985CF7" w:rsidRPr="009373EF">
        <w:instrText xml:space="preserve"> REF _Ref401781681 \h  \* MERGEFORMAT </w:instrText>
      </w:r>
      <w:r w:rsidR="00985CF7" w:rsidRPr="004A7129">
        <w:rPr>
          <w:rPrChange w:id="1594" w:author="Leonardo Murta" w:date="2016-12-13T10:32:00Z">
            <w:rPr/>
          </w:rPrChange>
        </w:rPr>
        <w:fldChar w:fldCharType="separate"/>
      </w:r>
      <w:r w:rsidR="00885AFE" w:rsidRPr="004A7129">
        <w:t>Table 5</w:t>
      </w:r>
      <w:r w:rsidR="00985CF7" w:rsidRPr="004A7129">
        <w:fldChar w:fldCharType="end"/>
      </w:r>
      <w:r w:rsidRPr="009373EF">
        <w:rPr>
          <w:lang w:eastAsia="pt-BR"/>
        </w:rPr>
        <w:t>, it is possible to notice that, except for the “Check Branches” operation, all other operation times are</w:t>
      </w:r>
      <w:r w:rsidRPr="004A7129">
        <w:rPr>
          <w:lang w:eastAsia="pt-BR"/>
        </w:rPr>
        <w:t xml:space="preserve"> strongly correlated to the number of commits and repository size. This is due to the nature of these operations, which update or show information about all commits in the repository. On the other hand, except for the “Commit History” operation, all other </w:t>
      </w:r>
      <w:r w:rsidRPr="00712F63">
        <w:rPr>
          <w:lang w:eastAsia="pt-BR"/>
        </w:rPr>
        <w:t>operation times correlate with the number of files. This is also expected due to the nature of “Commit History” operation, which does not dig into the changed files.</w:t>
      </w:r>
    </w:p>
    <w:p w14:paraId="6BC8160B" w14:textId="77777777" w:rsidR="003F7D1B" w:rsidRPr="002C33DA" w:rsidRDefault="008A0068">
      <w:pPr>
        <w:pStyle w:val="Ttulo3"/>
        <w:rPr>
          <w:ins w:id="1595" w:author="Ruben" w:date="2016-12-12T00:30:00Z"/>
          <w:lang w:eastAsia="pt-BR"/>
        </w:rPr>
        <w:pPrChange w:id="1596" w:author="Ruben" w:date="2016-12-12T00:30:00Z">
          <w:pPr/>
        </w:pPrChange>
      </w:pPr>
      <w:ins w:id="1597" w:author="Ruben" w:date="2016-12-12T00:49:00Z">
        <w:r w:rsidRPr="00876FD4">
          <w:rPr>
            <w:lang w:eastAsia="pt-BR"/>
          </w:rPr>
          <w:t xml:space="preserve">Optimizing Commit History operation </w:t>
        </w:r>
      </w:ins>
      <w:ins w:id="1598" w:author="Ruben" w:date="2016-12-12T00:50:00Z">
        <w:r w:rsidR="00614232" w:rsidRPr="00876FD4">
          <w:rPr>
            <w:lang w:eastAsia="pt-BR"/>
          </w:rPr>
          <w:t>by automatic</w:t>
        </w:r>
      </w:ins>
      <w:ins w:id="1599" w:author="Ruben" w:date="2016-12-12T00:49:00Z">
        <w:r w:rsidRPr="002C33DA">
          <w:rPr>
            <w:lang w:eastAsia="pt-BR"/>
          </w:rPr>
          <w:t xml:space="preserve"> collaps</w:t>
        </w:r>
      </w:ins>
      <w:ins w:id="1600" w:author="Cristiano Cesario" w:date="2016-12-12T21:28:00Z">
        <w:r w:rsidR="009B3B4A" w:rsidRPr="002C33DA">
          <w:rPr>
            <w:lang w:eastAsia="pt-BR"/>
          </w:rPr>
          <w:t>ing the graph</w:t>
        </w:r>
      </w:ins>
      <w:ins w:id="1601" w:author="Ruben" w:date="2016-12-12T00:49:00Z">
        <w:del w:id="1602" w:author="Cristiano Cesario" w:date="2016-12-12T21:28:00Z">
          <w:r w:rsidRPr="002C33DA" w:rsidDel="009B3B4A">
            <w:rPr>
              <w:lang w:eastAsia="pt-BR"/>
            </w:rPr>
            <w:delText>es</w:delText>
          </w:r>
        </w:del>
      </w:ins>
    </w:p>
    <w:p w14:paraId="76029F53" w14:textId="77777777" w:rsidR="00D959E5" w:rsidRPr="00712F63" w:rsidRDefault="00841194">
      <w:pPr>
        <w:rPr>
          <w:ins w:id="1603" w:author="Ruben" w:date="2016-12-12T00:30:00Z"/>
          <w:lang w:eastAsia="pt-BR"/>
        </w:rPr>
      </w:pPr>
      <w:ins w:id="1604" w:author="Ruben" w:date="2016-12-12T08:26:00Z">
        <w:r w:rsidRPr="004C46C6">
          <w:rPr>
            <w:lang w:eastAsia="pt-BR"/>
          </w:rPr>
          <w:t xml:space="preserve">In addition, we </w:t>
        </w:r>
      </w:ins>
      <w:ins w:id="1605" w:author="Ruben" w:date="2016-12-12T08:27:00Z">
        <w:r w:rsidRPr="0029320D">
          <w:rPr>
            <w:lang w:eastAsia="pt-BR"/>
          </w:rPr>
          <w:t>stud</w:t>
        </w:r>
      </w:ins>
      <w:ins w:id="1606" w:author="Cristiano Cesario" w:date="2016-12-12T21:30:00Z">
        <w:r w:rsidR="00AD7EB7" w:rsidRPr="00232F17">
          <w:rPr>
            <w:lang w:eastAsia="pt-BR"/>
          </w:rPr>
          <w:t>ied</w:t>
        </w:r>
      </w:ins>
      <w:ins w:id="1607" w:author="Ruben" w:date="2016-12-12T08:27:00Z">
        <w:del w:id="1608" w:author="Cristiano Cesario" w:date="2016-12-12T21:30:00Z">
          <w:r w:rsidRPr="001A25BE" w:rsidDel="00AD7EB7">
            <w:rPr>
              <w:lang w:eastAsia="pt-BR"/>
            </w:rPr>
            <w:delText>y</w:delText>
          </w:r>
        </w:del>
        <w:r w:rsidRPr="001A25BE">
          <w:rPr>
            <w:lang w:eastAsia="pt-BR"/>
          </w:rPr>
          <w:t xml:space="preserve"> </w:t>
        </w:r>
      </w:ins>
      <w:ins w:id="1609" w:author="Ruben" w:date="2016-12-12T08:30:00Z">
        <w:r w:rsidRPr="00EF1D5B">
          <w:rPr>
            <w:lang w:eastAsia="pt-BR"/>
          </w:rPr>
          <w:t xml:space="preserve">the </w:t>
        </w:r>
      </w:ins>
      <w:ins w:id="1610" w:author="Ruben" w:date="2016-12-12T08:34:00Z">
        <w:r w:rsidR="001E468C" w:rsidRPr="00CB6143">
          <w:rPr>
            <w:lang w:eastAsia="pt-BR"/>
          </w:rPr>
          <w:t xml:space="preserve">impact </w:t>
        </w:r>
      </w:ins>
      <w:ins w:id="1611" w:author="Ruben" w:date="2016-12-12T08:36:00Z">
        <w:r w:rsidR="001E468C" w:rsidRPr="00CB6143">
          <w:rPr>
            <w:lang w:eastAsia="pt-BR"/>
          </w:rPr>
          <w:t xml:space="preserve">of </w:t>
        </w:r>
      </w:ins>
      <w:ins w:id="1612" w:author="Ruben" w:date="2016-12-12T08:38:00Z">
        <w:r w:rsidR="001E468C" w:rsidRPr="00CB6143">
          <w:rPr>
            <w:lang w:eastAsia="pt-BR"/>
          </w:rPr>
          <w:t>automatic collapse algorithms</w:t>
        </w:r>
      </w:ins>
      <w:ins w:id="1613" w:author="Ruben" w:date="2016-12-12T08:36:00Z">
        <w:r w:rsidR="001E468C" w:rsidRPr="00CB6143">
          <w:rPr>
            <w:lang w:eastAsia="pt-BR"/>
          </w:rPr>
          <w:t xml:space="preserve"> </w:t>
        </w:r>
      </w:ins>
      <w:ins w:id="1614" w:author="Ruben" w:date="2016-12-12T08:34:00Z">
        <w:r w:rsidR="001E468C" w:rsidRPr="00B96FAC">
          <w:rPr>
            <w:lang w:eastAsia="pt-BR"/>
          </w:rPr>
          <w:t>in the performance</w:t>
        </w:r>
      </w:ins>
      <w:ins w:id="1615" w:author="Ruben" w:date="2016-12-12T08:38:00Z">
        <w:r w:rsidR="001E468C" w:rsidRPr="002F44A9">
          <w:rPr>
            <w:lang w:eastAsia="pt-BR"/>
          </w:rPr>
          <w:t xml:space="preserve"> of the </w:t>
        </w:r>
      </w:ins>
      <w:ins w:id="1616" w:author="Ruben" w:date="2016-12-12T08:43:00Z">
        <w:r w:rsidR="001E468C" w:rsidRPr="002F44A9">
          <w:rPr>
            <w:lang w:eastAsia="pt-BR"/>
          </w:rPr>
          <w:t>“Commit History” operation</w:t>
        </w:r>
      </w:ins>
      <w:ins w:id="1617" w:author="Ruben" w:date="2016-12-12T08:34:00Z">
        <w:r w:rsidR="001E468C" w:rsidRPr="00E16339">
          <w:rPr>
            <w:lang w:eastAsia="pt-BR"/>
          </w:rPr>
          <w:t xml:space="preserve">. </w:t>
        </w:r>
      </w:ins>
      <w:ins w:id="1618" w:author="Ruben" w:date="2016-12-12T08:42:00Z">
        <w:r w:rsidR="001E468C" w:rsidRPr="00E16339">
          <w:rPr>
            <w:lang w:eastAsia="pt-BR"/>
          </w:rPr>
          <w:t xml:space="preserve">These </w:t>
        </w:r>
        <w:del w:id="1619" w:author="Cristiano Cesario" w:date="2016-12-12T21:30:00Z">
          <w:r w:rsidR="001E468C" w:rsidRPr="004416DF" w:rsidDel="00AD7EB7">
            <w:rPr>
              <w:lang w:eastAsia="pt-BR"/>
            </w:rPr>
            <w:delText xml:space="preserve">particular </w:delText>
          </w:r>
        </w:del>
        <w:r w:rsidR="001E468C" w:rsidRPr="004416DF">
          <w:rPr>
            <w:lang w:eastAsia="pt-BR"/>
          </w:rPr>
          <w:t xml:space="preserve">experiments were performed at a later time in comparison with the results obtained in </w:t>
        </w:r>
        <w:del w:id="1620" w:author="Cristiano Cesario" w:date="2016-12-12T21:31:00Z">
          <w:r w:rsidR="001E468C" w:rsidRPr="009373EF" w:rsidDel="00AD7EB7">
            <w:rPr>
              <w:lang w:eastAsia="pt-BR"/>
            </w:rPr>
            <w:delText xml:space="preserve">the </w:delText>
          </w:r>
        </w:del>
        <w:r w:rsidR="001E468C" w:rsidRPr="009373EF">
          <w:rPr>
            <w:lang w:eastAsia="pt-BR"/>
          </w:rPr>
          <w:t>previous section</w:t>
        </w:r>
      </w:ins>
      <w:ins w:id="1621" w:author="Cristiano Cesario" w:date="2016-12-12T21:31:00Z">
        <w:r w:rsidR="00AD7EB7" w:rsidRPr="009373EF">
          <w:rPr>
            <w:lang w:eastAsia="pt-BR"/>
          </w:rPr>
          <w:t>.</w:t>
        </w:r>
      </w:ins>
      <w:ins w:id="1622" w:author="Ruben" w:date="2016-12-12T08:44:00Z">
        <w:del w:id="1623" w:author="Cristiano Cesario" w:date="2016-12-12T21:31:00Z">
          <w:r w:rsidR="001E468C" w:rsidRPr="009373EF" w:rsidDel="00AD7EB7">
            <w:rPr>
              <w:lang w:eastAsia="pt-BR"/>
            </w:rPr>
            <w:delText>,</w:delText>
          </w:r>
        </w:del>
        <w:r w:rsidR="001E468C" w:rsidRPr="009373EF">
          <w:rPr>
            <w:lang w:eastAsia="pt-BR"/>
          </w:rPr>
          <w:t xml:space="preserve"> </w:t>
        </w:r>
      </w:ins>
      <w:ins w:id="1624" w:author="Cristiano Cesario" w:date="2016-12-12T21:31:00Z">
        <w:r w:rsidR="00AD7EB7" w:rsidRPr="009373EF">
          <w:rPr>
            <w:lang w:eastAsia="pt-BR"/>
          </w:rPr>
          <w:t>C</w:t>
        </w:r>
      </w:ins>
      <w:ins w:id="1625" w:author="Ruben" w:date="2016-12-12T08:47:00Z">
        <w:del w:id="1626" w:author="Cristiano Cesario" w:date="2016-12-12T21:31:00Z">
          <w:r w:rsidR="005B1C12" w:rsidRPr="009373EF" w:rsidDel="00AD7EB7">
            <w:rPr>
              <w:lang w:eastAsia="pt-BR"/>
            </w:rPr>
            <w:delText>c</w:delText>
          </w:r>
        </w:del>
        <w:r w:rsidR="005B1C12" w:rsidRPr="009373EF">
          <w:rPr>
            <w:lang w:eastAsia="pt-BR"/>
          </w:rPr>
          <w:t>onsequently</w:t>
        </w:r>
      </w:ins>
      <w:ins w:id="1627" w:author="Ruben" w:date="2016-12-12T09:25:00Z">
        <w:r w:rsidR="00A77859" w:rsidRPr="009373EF">
          <w:rPr>
            <w:lang w:eastAsia="pt-BR"/>
          </w:rPr>
          <w:t>,</w:t>
        </w:r>
      </w:ins>
      <w:ins w:id="1628" w:author="Ruben" w:date="2016-12-12T08:42:00Z">
        <w:r w:rsidR="001E468C" w:rsidRPr="009373EF">
          <w:rPr>
            <w:lang w:eastAsia="pt-BR"/>
          </w:rPr>
          <w:t xml:space="preserve"> </w:t>
        </w:r>
      </w:ins>
      <w:ins w:id="1629" w:author="Ruben" w:date="2016-12-12T08:47:00Z">
        <w:r w:rsidR="005B1C12" w:rsidRPr="009373EF">
          <w:rPr>
            <w:lang w:eastAsia="pt-BR"/>
          </w:rPr>
          <w:t xml:space="preserve">the </w:t>
        </w:r>
        <w:del w:id="1630" w:author="Cristiano Cesario" w:date="2016-12-12T21:31:00Z">
          <w:r w:rsidR="005B1C12" w:rsidRPr="009373EF" w:rsidDel="00AD7EB7">
            <w:rPr>
              <w:lang w:eastAsia="pt-BR"/>
            </w:rPr>
            <w:delText xml:space="preserve">values of the </w:delText>
          </w:r>
        </w:del>
        <w:r w:rsidR="005B1C12" w:rsidRPr="009373EF">
          <w:rPr>
            <w:lang w:eastAsia="pt-BR"/>
          </w:rPr>
          <w:t xml:space="preserve">repository metrics are different. </w:t>
        </w:r>
      </w:ins>
      <w:ins w:id="1631" w:author="Ruben" w:date="2016-12-12T08:49:00Z">
        <w:r w:rsidR="005B1C12" w:rsidRPr="009373EF">
          <w:rPr>
            <w:lang w:eastAsia="pt-BR"/>
          </w:rPr>
          <w:t>The repository size, number of commits</w:t>
        </w:r>
      </w:ins>
      <w:ins w:id="1632" w:author="Ruben" w:date="2016-12-12T08:53:00Z">
        <w:r w:rsidR="005B1C12" w:rsidRPr="009373EF">
          <w:rPr>
            <w:lang w:eastAsia="pt-BR"/>
          </w:rPr>
          <w:t>,</w:t>
        </w:r>
      </w:ins>
      <w:ins w:id="1633" w:author="Ruben" w:date="2016-12-12T08:49:00Z">
        <w:r w:rsidR="005B1C12" w:rsidRPr="009373EF">
          <w:rPr>
            <w:lang w:eastAsia="pt-BR"/>
          </w:rPr>
          <w:t xml:space="preserve"> and </w:t>
        </w:r>
      </w:ins>
      <w:ins w:id="1634" w:author="Ruben" w:date="2016-12-12T08:50:00Z">
        <w:r w:rsidR="005B1C12" w:rsidRPr="009373EF">
          <w:rPr>
            <w:lang w:eastAsia="pt-BR"/>
          </w:rPr>
          <w:t xml:space="preserve">number of files </w:t>
        </w:r>
      </w:ins>
      <w:ins w:id="1635" w:author="Ruben" w:date="2016-12-12T08:49:00Z">
        <w:r w:rsidR="005B1C12" w:rsidRPr="009373EF">
          <w:rPr>
            <w:lang w:eastAsia="pt-BR"/>
          </w:rPr>
          <w:t>are generally higher</w:t>
        </w:r>
      </w:ins>
      <w:ins w:id="1636" w:author="Ruben" w:date="2016-12-12T08:50:00Z">
        <w:r w:rsidR="005B1C12" w:rsidRPr="009373EF">
          <w:rPr>
            <w:lang w:eastAsia="pt-BR"/>
          </w:rPr>
          <w:t xml:space="preserve">, as shown </w:t>
        </w:r>
        <w:proofErr w:type="spellStart"/>
        <w:r w:rsidR="005B1C12" w:rsidRPr="009373EF">
          <w:rPr>
            <w:lang w:eastAsia="pt-BR"/>
          </w:rPr>
          <w:t>in</w:t>
        </w:r>
        <w:del w:id="1637" w:author="Cristiano Cesario" w:date="2016-12-12T21:33:00Z">
          <w:r w:rsidR="005B1C12" w:rsidRPr="009373EF" w:rsidDel="00AD7EB7">
            <w:rPr>
              <w:lang w:eastAsia="pt-BR"/>
            </w:rPr>
            <w:delText xml:space="preserve"> Table </w:delText>
          </w:r>
        </w:del>
      </w:ins>
      <w:ins w:id="1638" w:author="Ruben" w:date="2016-12-12T09:29:00Z">
        <w:del w:id="1639" w:author="Cristiano Cesario" w:date="2016-12-12T21:33:00Z">
          <w:r w:rsidR="00A77859" w:rsidRPr="009373EF" w:rsidDel="00AD7EB7">
            <w:rPr>
              <w:lang w:eastAsia="pt-BR"/>
            </w:rPr>
            <w:delText>T</w:delText>
          </w:r>
        </w:del>
      </w:ins>
      <w:ins w:id="1640" w:author="Ruben" w:date="2016-12-12T08:50:00Z">
        <w:del w:id="1641" w:author="Cristiano Cesario" w:date="2016-12-12T21:33:00Z">
          <w:r w:rsidR="005B1C12" w:rsidRPr="009373EF" w:rsidDel="00AD7EB7">
            <w:rPr>
              <w:lang w:eastAsia="pt-BR"/>
            </w:rPr>
            <w:delText>1</w:delText>
          </w:r>
        </w:del>
      </w:ins>
      <w:ins w:id="1642" w:author="Cristiano Cesario" w:date="2016-12-12T21:33:00Z">
        <w:r w:rsidR="00AD7EB7" w:rsidRPr="004A7129">
          <w:rPr>
            <w:lang w:eastAsia="pt-BR"/>
          </w:rPr>
          <w:fldChar w:fldCharType="begin"/>
        </w:r>
        <w:r w:rsidR="00AD7EB7" w:rsidRPr="009373EF">
          <w:rPr>
            <w:lang w:eastAsia="pt-BR"/>
          </w:rPr>
          <w:instrText xml:space="preserve"> REF _Ref469341745 \h </w:instrText>
        </w:r>
      </w:ins>
      <w:r w:rsidR="00AD7EB7" w:rsidRPr="004A7129">
        <w:rPr>
          <w:lang w:eastAsia="pt-BR"/>
        </w:rPr>
      </w:r>
      <w:r w:rsidR="00AD7EB7" w:rsidRPr="004A7129">
        <w:rPr>
          <w:lang w:eastAsia="pt-BR"/>
          <w:rPrChange w:id="1643" w:author="Leonardo Murta" w:date="2016-12-13T10:32:00Z">
            <w:rPr>
              <w:lang w:eastAsia="pt-BR"/>
            </w:rPr>
          </w:rPrChange>
        </w:rPr>
        <w:fldChar w:fldCharType="separate"/>
      </w:r>
      <w:ins w:id="1644" w:author="Cristiano Cesario" w:date="2016-12-12T21:33:00Z">
        <w:r w:rsidR="00AD7EB7" w:rsidRPr="004A7129">
          <w:t>Table</w:t>
        </w:r>
        <w:proofErr w:type="spellEnd"/>
        <w:r w:rsidR="00AD7EB7" w:rsidRPr="004A7129">
          <w:t xml:space="preserve"> </w:t>
        </w:r>
        <w:r w:rsidR="00AD7EB7" w:rsidRPr="009373EF">
          <w:rPr>
            <w:rPrChange w:id="1645" w:author="Leonardo Murta" w:date="2016-12-13T10:32:00Z">
              <w:rPr>
                <w:noProof/>
              </w:rPr>
            </w:rPrChange>
          </w:rPr>
          <w:t>6</w:t>
        </w:r>
        <w:r w:rsidR="00AD7EB7" w:rsidRPr="004A7129">
          <w:rPr>
            <w:lang w:eastAsia="pt-BR"/>
          </w:rPr>
          <w:fldChar w:fldCharType="end"/>
        </w:r>
      </w:ins>
      <w:ins w:id="1646" w:author="Ruben" w:date="2016-12-12T08:49:00Z">
        <w:r w:rsidR="005B1C12" w:rsidRPr="009373EF">
          <w:rPr>
            <w:lang w:eastAsia="pt-BR"/>
          </w:rPr>
          <w:t>.</w:t>
        </w:r>
      </w:ins>
      <w:ins w:id="1647" w:author="Ruben" w:date="2016-12-12T08:50:00Z">
        <w:r w:rsidR="005B1C12" w:rsidRPr="004A7129">
          <w:rPr>
            <w:lang w:eastAsia="pt-BR"/>
          </w:rPr>
          <w:t xml:space="preserve"> </w:t>
        </w:r>
      </w:ins>
    </w:p>
    <w:p w14:paraId="5DA732C1" w14:textId="77777777" w:rsidR="00D959E5" w:rsidRPr="009373EF" w:rsidRDefault="005B1C12">
      <w:pPr>
        <w:rPr>
          <w:ins w:id="1648" w:author="Ruben" w:date="2016-12-12T09:27:00Z"/>
          <w:lang w:eastAsia="pt-BR"/>
        </w:rPr>
      </w:pPr>
      <w:ins w:id="1649" w:author="Ruben" w:date="2016-12-12T08:55:00Z">
        <w:r w:rsidRPr="00876FD4">
          <w:rPr>
            <w:lang w:eastAsia="pt-BR"/>
          </w:rPr>
          <w:t xml:space="preserve">The design of the experiment was as follows. </w:t>
        </w:r>
        <w:r w:rsidR="00ED75AE" w:rsidRPr="00876FD4">
          <w:rPr>
            <w:lang w:eastAsia="pt-BR"/>
          </w:rPr>
          <w:t xml:space="preserve">Firstly, </w:t>
        </w:r>
      </w:ins>
      <w:ins w:id="1650" w:author="Ruben" w:date="2016-12-12T08:56:00Z">
        <w:r w:rsidR="00ED75AE" w:rsidRPr="00876FD4">
          <w:rPr>
            <w:lang w:eastAsia="pt-BR"/>
          </w:rPr>
          <w:t>“Commit History”</w:t>
        </w:r>
      </w:ins>
      <w:ins w:id="1651" w:author="Ruben" w:date="2016-12-12T08:57:00Z">
        <w:r w:rsidR="00ED75AE" w:rsidRPr="002C33DA">
          <w:rPr>
            <w:lang w:eastAsia="pt-BR"/>
          </w:rPr>
          <w:t xml:space="preserve"> </w:t>
        </w:r>
      </w:ins>
      <w:ins w:id="1652" w:author="Ruben" w:date="2016-12-12T08:55:00Z">
        <w:r w:rsidR="00ED75AE" w:rsidRPr="002C33DA">
          <w:rPr>
            <w:lang w:eastAsia="pt-BR"/>
          </w:rPr>
          <w:t xml:space="preserve">operation is performed without </w:t>
        </w:r>
      </w:ins>
      <w:ins w:id="1653" w:author="Ruben" w:date="2016-12-12T08:56:00Z">
        <w:r w:rsidR="00ED75AE" w:rsidRPr="004C46C6">
          <w:rPr>
            <w:lang w:eastAsia="pt-BR"/>
          </w:rPr>
          <w:t xml:space="preserve">using automatic collapse algorithms. </w:t>
        </w:r>
      </w:ins>
      <w:ins w:id="1654" w:author="Ruben" w:date="2016-12-12T08:58:00Z">
        <w:r w:rsidR="00ED75AE" w:rsidRPr="0029320D">
          <w:rPr>
            <w:lang w:eastAsia="pt-BR"/>
          </w:rPr>
          <w:t>Afterwards,</w:t>
        </w:r>
      </w:ins>
      <w:ins w:id="1655" w:author="Ruben" w:date="2016-12-12T09:04:00Z">
        <w:r w:rsidR="00ED75AE" w:rsidRPr="0029320D">
          <w:rPr>
            <w:lang w:eastAsia="pt-BR"/>
          </w:rPr>
          <w:t xml:space="preserve"> heuristics 1 and 2 </w:t>
        </w:r>
      </w:ins>
      <w:ins w:id="1656" w:author="Ruben" w:date="2016-12-12T09:00:00Z">
        <w:r w:rsidR="00ED75AE" w:rsidRPr="00232F17">
          <w:rPr>
            <w:lang w:eastAsia="pt-BR"/>
          </w:rPr>
          <w:t>described in section 3.2.5 are used in order to simplify the structure of the commit graph</w:t>
        </w:r>
      </w:ins>
      <w:ins w:id="1657" w:author="Ruben" w:date="2016-12-12T09:06:00Z">
        <w:r w:rsidR="003F4CFE" w:rsidRPr="001A25BE">
          <w:rPr>
            <w:lang w:eastAsia="pt-BR"/>
          </w:rPr>
          <w:t xml:space="preserve"> collapsing </w:t>
        </w:r>
      </w:ins>
      <w:ins w:id="1658" w:author="Ruben" w:date="2016-12-12T09:05:00Z">
        <w:r w:rsidR="003F4CFE" w:rsidRPr="001A25BE">
          <w:rPr>
            <w:lang w:eastAsia="pt-BR"/>
          </w:rPr>
          <w:t xml:space="preserve">Type 1 </w:t>
        </w:r>
      </w:ins>
      <w:ins w:id="1659" w:author="Ruben" w:date="2016-12-12T09:06:00Z">
        <w:r w:rsidR="003F4CFE" w:rsidRPr="00EF1D5B">
          <w:rPr>
            <w:lang w:eastAsia="pt-BR"/>
          </w:rPr>
          <w:t>and</w:t>
        </w:r>
      </w:ins>
      <w:ins w:id="1660" w:author="Ruben" w:date="2016-12-12T09:05:00Z">
        <w:r w:rsidR="003F4CFE" w:rsidRPr="00CB6143">
          <w:rPr>
            <w:lang w:eastAsia="pt-BR"/>
          </w:rPr>
          <w:t xml:space="preserve"> Type 2 node </w:t>
        </w:r>
      </w:ins>
      <w:ins w:id="1661" w:author="Ruben" w:date="2016-12-12T09:06:00Z">
        <w:r w:rsidR="003F4CFE" w:rsidRPr="00CB6143">
          <w:rPr>
            <w:lang w:eastAsia="pt-BR"/>
          </w:rPr>
          <w:t>sub</w:t>
        </w:r>
      </w:ins>
      <w:ins w:id="1662" w:author="Ruben" w:date="2016-12-12T09:05:00Z">
        <w:r w:rsidR="003F4CFE" w:rsidRPr="00CB6143">
          <w:rPr>
            <w:lang w:eastAsia="pt-BR"/>
          </w:rPr>
          <w:t>structures</w:t>
        </w:r>
      </w:ins>
      <w:ins w:id="1663" w:author="Ruben" w:date="2016-12-12T09:00:00Z">
        <w:r w:rsidR="00ED75AE" w:rsidRPr="00CB6143">
          <w:rPr>
            <w:lang w:eastAsia="pt-BR"/>
          </w:rPr>
          <w:t>.</w:t>
        </w:r>
      </w:ins>
      <w:ins w:id="1664" w:author="Ruben" w:date="2016-12-12T09:13:00Z">
        <w:r w:rsidR="003F4CFE" w:rsidRPr="00B96FAC">
          <w:rPr>
            <w:lang w:eastAsia="pt-BR"/>
          </w:rPr>
          <w:t xml:space="preserve"> The consecutive execut</w:t>
        </w:r>
        <w:r w:rsidR="003F4CFE" w:rsidRPr="002F44A9">
          <w:rPr>
            <w:lang w:eastAsia="pt-BR"/>
          </w:rPr>
          <w:t xml:space="preserve">ion of heuristic 1 followed by heuristic 2 is considered as one iteration of the </w:t>
        </w:r>
      </w:ins>
      <w:ins w:id="1665" w:author="Ruben" w:date="2016-12-12T14:08:00Z">
        <w:r w:rsidR="00ED7809" w:rsidRPr="002F44A9">
          <w:rPr>
            <w:lang w:eastAsia="pt-BR"/>
          </w:rPr>
          <w:t>automatic</w:t>
        </w:r>
      </w:ins>
      <w:ins w:id="1666" w:author="Ruben" w:date="2016-12-12T09:14:00Z">
        <w:r w:rsidR="003F4CFE" w:rsidRPr="00E16339">
          <w:rPr>
            <w:lang w:eastAsia="pt-BR"/>
          </w:rPr>
          <w:t xml:space="preserve"> </w:t>
        </w:r>
      </w:ins>
      <w:ins w:id="1667" w:author="Ruben" w:date="2016-12-12T09:13:00Z">
        <w:r w:rsidR="003F4CFE" w:rsidRPr="00E16339">
          <w:rPr>
            <w:lang w:eastAsia="pt-BR"/>
          </w:rPr>
          <w:t>collapse</w:t>
        </w:r>
      </w:ins>
      <w:ins w:id="1668" w:author="Ruben" w:date="2016-12-12T09:14:00Z">
        <w:r w:rsidR="003F4CFE" w:rsidRPr="004416DF">
          <w:rPr>
            <w:lang w:eastAsia="pt-BR"/>
          </w:rPr>
          <w:t xml:space="preserve"> </w:t>
        </w:r>
      </w:ins>
      <w:ins w:id="1669" w:author="Ruben" w:date="2016-12-12T09:13:00Z">
        <w:r w:rsidR="003F4CFE" w:rsidRPr="004416DF">
          <w:rPr>
            <w:lang w:eastAsia="pt-BR"/>
          </w:rPr>
          <w:t>algorithm</w:t>
        </w:r>
      </w:ins>
      <w:ins w:id="1670" w:author="Ruben" w:date="2016-12-12T09:25:00Z">
        <w:r w:rsidR="00A77859" w:rsidRPr="009373EF">
          <w:rPr>
            <w:lang w:eastAsia="pt-BR"/>
          </w:rPr>
          <w:t xml:space="preserve">, and each heuristic is seen as </w:t>
        </w:r>
      </w:ins>
      <w:ins w:id="1671" w:author="Ruben" w:date="2016-12-12T09:26:00Z">
        <w:r w:rsidR="00A77859" w:rsidRPr="009373EF">
          <w:rPr>
            <w:lang w:eastAsia="pt-BR"/>
          </w:rPr>
          <w:t>one</w:t>
        </w:r>
      </w:ins>
      <w:ins w:id="1672" w:author="Ruben" w:date="2016-12-12T09:25:00Z">
        <w:r w:rsidR="00A77859" w:rsidRPr="009373EF">
          <w:rPr>
            <w:lang w:eastAsia="pt-BR"/>
          </w:rPr>
          <w:t xml:space="preserve"> stage of </w:t>
        </w:r>
      </w:ins>
      <w:ins w:id="1673" w:author="Ruben" w:date="2016-12-12T09:26:00Z">
        <w:r w:rsidR="00A77859" w:rsidRPr="009373EF">
          <w:rPr>
            <w:lang w:eastAsia="pt-BR"/>
          </w:rPr>
          <w:t>this iteration</w:t>
        </w:r>
      </w:ins>
      <w:ins w:id="1674" w:author="Ruben" w:date="2016-12-12T09:13:00Z">
        <w:r w:rsidR="003F4CFE" w:rsidRPr="009373EF">
          <w:rPr>
            <w:lang w:eastAsia="pt-BR"/>
          </w:rPr>
          <w:t>.</w:t>
        </w:r>
      </w:ins>
      <w:ins w:id="1675" w:author="Ruben" w:date="2016-12-12T09:17:00Z">
        <w:r w:rsidR="001E4197" w:rsidRPr="009373EF">
          <w:rPr>
            <w:lang w:eastAsia="pt-BR"/>
          </w:rPr>
          <w:t xml:space="preserve"> </w:t>
        </w:r>
      </w:ins>
      <w:ins w:id="1676" w:author="Ruben" w:date="2016-12-12T09:02:00Z">
        <w:r w:rsidR="00ED75AE" w:rsidRPr="009373EF">
          <w:rPr>
            <w:lang w:eastAsia="pt-BR"/>
          </w:rPr>
          <w:t>Moreover,</w:t>
        </w:r>
      </w:ins>
      <w:ins w:id="1677" w:author="Ruben" w:date="2016-12-12T09:03:00Z">
        <w:r w:rsidR="00ED75AE" w:rsidRPr="009373EF">
          <w:rPr>
            <w:lang w:eastAsia="pt-BR"/>
          </w:rPr>
          <w:t xml:space="preserve"> in each case,</w:t>
        </w:r>
      </w:ins>
      <w:ins w:id="1678" w:author="Ruben" w:date="2016-12-12T09:02:00Z">
        <w:r w:rsidR="00ED75AE" w:rsidRPr="009373EF">
          <w:rPr>
            <w:lang w:eastAsia="pt-BR"/>
          </w:rPr>
          <w:t xml:space="preserve"> memory</w:t>
        </w:r>
      </w:ins>
      <w:ins w:id="1679" w:author="Ruben" w:date="2016-12-12T09:03:00Z">
        <w:r w:rsidR="00ED75AE" w:rsidRPr="009373EF">
          <w:rPr>
            <w:lang w:eastAsia="pt-BR"/>
          </w:rPr>
          <w:t xml:space="preserve"> use</w:t>
        </w:r>
      </w:ins>
      <w:ins w:id="1680" w:author="Ruben" w:date="2016-12-12T09:02:00Z">
        <w:r w:rsidR="00ED75AE" w:rsidRPr="009373EF">
          <w:rPr>
            <w:lang w:eastAsia="pt-BR"/>
          </w:rPr>
          <w:t xml:space="preserve"> and </w:t>
        </w:r>
      </w:ins>
      <w:ins w:id="1681" w:author="Ruben" w:date="2016-12-12T09:03:00Z">
        <w:r w:rsidR="00ED75AE" w:rsidRPr="009373EF">
          <w:rPr>
            <w:lang w:eastAsia="pt-BR"/>
          </w:rPr>
          <w:t>execution time are measured.</w:t>
        </w:r>
      </w:ins>
      <w:ins w:id="1682" w:author="Ruben" w:date="2016-12-12T09:11:00Z">
        <w:r w:rsidR="003F4CFE" w:rsidRPr="009373EF">
          <w:rPr>
            <w:lang w:eastAsia="pt-BR"/>
          </w:rPr>
          <w:t xml:space="preserve"> </w:t>
        </w:r>
      </w:ins>
      <w:ins w:id="1683" w:author="Ruben" w:date="2016-12-12T09:07:00Z">
        <w:r w:rsidR="003F4CFE" w:rsidRPr="009373EF">
          <w:rPr>
            <w:lang w:eastAsia="pt-BR"/>
          </w:rPr>
          <w:t>The operations were executed in</w:t>
        </w:r>
      </w:ins>
      <w:ins w:id="1684" w:author="Ruben" w:date="2016-12-12T09:08:00Z">
        <w:r w:rsidR="003F4CFE" w:rsidRPr="009373EF">
          <w:rPr>
            <w:lang w:eastAsia="pt-BR"/>
          </w:rPr>
          <w:t xml:space="preserve"> the same machine with </w:t>
        </w:r>
      </w:ins>
      <w:ins w:id="1685" w:author="Ruben" w:date="2016-12-12T09:07:00Z">
        <w:r w:rsidR="003F4CFE" w:rsidRPr="009373EF">
          <w:rPr>
            <w:lang w:eastAsia="pt-BR"/>
          </w:rPr>
          <w:t xml:space="preserve">Core i7 </w:t>
        </w:r>
      </w:ins>
      <w:ins w:id="1686" w:author="Ruben" w:date="2016-12-12T09:08:00Z">
        <w:r w:rsidR="003F4CFE" w:rsidRPr="009373EF">
          <w:rPr>
            <w:lang w:eastAsia="pt-BR"/>
          </w:rPr>
          <w:t>CPU</w:t>
        </w:r>
      </w:ins>
      <w:ins w:id="1687" w:author="Ruben" w:date="2016-12-12T09:12:00Z">
        <w:r w:rsidR="003F4CFE" w:rsidRPr="009373EF">
          <w:rPr>
            <w:lang w:eastAsia="pt-BR"/>
          </w:rPr>
          <w:t xml:space="preserve"> at 2.00 GHz</w:t>
        </w:r>
      </w:ins>
      <w:ins w:id="1688" w:author="Ruben" w:date="2016-12-12T09:08:00Z">
        <w:r w:rsidR="003F4CFE" w:rsidRPr="009373EF">
          <w:rPr>
            <w:lang w:eastAsia="pt-BR"/>
          </w:rPr>
          <w:t xml:space="preserve"> and 16</w:t>
        </w:r>
      </w:ins>
      <w:ins w:id="1689" w:author="Ruben" w:date="2016-12-12T09:09:00Z">
        <w:r w:rsidR="003F4CFE" w:rsidRPr="009373EF">
          <w:rPr>
            <w:lang w:eastAsia="pt-BR"/>
          </w:rPr>
          <w:t xml:space="preserve"> </w:t>
        </w:r>
      </w:ins>
      <w:ins w:id="1690" w:author="Ruben" w:date="2016-12-12T09:08:00Z">
        <w:r w:rsidR="003F4CFE" w:rsidRPr="009373EF">
          <w:rPr>
            <w:lang w:eastAsia="pt-BR"/>
          </w:rPr>
          <w:t>G</w:t>
        </w:r>
      </w:ins>
      <w:ins w:id="1691" w:author="Ruben" w:date="2016-12-12T09:09:00Z">
        <w:r w:rsidR="003F4CFE" w:rsidRPr="009373EF">
          <w:rPr>
            <w:lang w:eastAsia="pt-BR"/>
          </w:rPr>
          <w:t>B of RAM running</w:t>
        </w:r>
      </w:ins>
      <w:ins w:id="1692" w:author="Ruben" w:date="2016-12-12T09:10:00Z">
        <w:r w:rsidR="003F4CFE" w:rsidRPr="009373EF">
          <w:rPr>
            <w:lang w:eastAsia="pt-BR"/>
          </w:rPr>
          <w:t xml:space="preserve"> </w:t>
        </w:r>
      </w:ins>
      <w:ins w:id="1693" w:author="Ruben" w:date="2016-12-12T09:09:00Z">
        <w:r w:rsidR="003F4CFE" w:rsidRPr="009373EF">
          <w:rPr>
            <w:lang w:eastAsia="pt-BR"/>
          </w:rPr>
          <w:t>Windows 7</w:t>
        </w:r>
      </w:ins>
      <w:ins w:id="1694" w:author="Ruben" w:date="2016-12-12T09:10:00Z">
        <w:r w:rsidR="003F4CFE" w:rsidRPr="009373EF">
          <w:rPr>
            <w:lang w:eastAsia="pt-BR"/>
          </w:rPr>
          <w:t xml:space="preserve"> 64 bits</w:t>
        </w:r>
      </w:ins>
      <w:ins w:id="1695" w:author="Ruben" w:date="2016-12-12T09:08:00Z">
        <w:r w:rsidR="003F4CFE" w:rsidRPr="009373EF">
          <w:rPr>
            <w:lang w:eastAsia="pt-BR"/>
          </w:rPr>
          <w:t>.</w:t>
        </w:r>
      </w:ins>
      <w:ins w:id="1696" w:author="Ruben" w:date="2016-12-12T09:10:00Z">
        <w:r w:rsidR="003F4CFE" w:rsidRPr="009373EF">
          <w:rPr>
            <w:lang w:eastAsia="pt-BR"/>
          </w:rPr>
          <w:t xml:space="preserve"> </w:t>
        </w:r>
      </w:ins>
    </w:p>
    <w:tbl>
      <w:tblPr>
        <w:tblW w:w="5242" w:type="dxa"/>
        <w:tblInd w:w="96" w:type="dxa"/>
        <w:tblLook w:val="04A0" w:firstRow="1" w:lastRow="0" w:firstColumn="1" w:lastColumn="0" w:noHBand="0" w:noVBand="1"/>
        <w:tblPrChange w:id="1697" w:author="Cristiano Cesario" w:date="2016-12-12T21:33:00Z">
          <w:tblPr>
            <w:tblW w:w="5400" w:type="dxa"/>
            <w:tblInd w:w="96" w:type="dxa"/>
            <w:tblLook w:val="04A0" w:firstRow="1" w:lastRow="0" w:firstColumn="1" w:lastColumn="0" w:noHBand="0" w:noVBand="1"/>
          </w:tblPr>
        </w:tblPrChange>
      </w:tblPr>
      <w:tblGrid>
        <w:gridCol w:w="2964"/>
        <w:gridCol w:w="2138"/>
        <w:gridCol w:w="2310"/>
        <w:gridCol w:w="2552"/>
        <w:tblGridChange w:id="1698">
          <w:tblGrid>
            <w:gridCol w:w="1520"/>
            <w:gridCol w:w="1811"/>
            <w:gridCol w:w="850"/>
            <w:gridCol w:w="1219"/>
          </w:tblGrid>
        </w:tblGridChange>
      </w:tblGrid>
      <w:tr w:rsidR="00A77859" w:rsidRPr="009373EF" w14:paraId="36753CCC" w14:textId="77777777" w:rsidTr="00AD7EB7">
        <w:trPr>
          <w:trHeight w:val="300"/>
          <w:tblHeader/>
          <w:ins w:id="1699" w:author="Ruben" w:date="2016-12-12T09:28:00Z"/>
          <w:trPrChange w:id="1700" w:author="Cristiano Cesario" w:date="2016-12-12T21:33:00Z">
            <w:trPr>
              <w:trHeight w:val="300"/>
            </w:trPr>
          </w:trPrChange>
        </w:trPr>
        <w:tc>
          <w:tcPr>
            <w:tcW w:w="1362"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Change w:id="1701" w:author="Cristiano Cesario" w:date="2016-12-12T21:33:00Z">
              <w:tcPr>
                <w:tcW w:w="1520"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tcPrChange>
          </w:tcPr>
          <w:p w14:paraId="7252FCD6" w14:textId="77777777" w:rsidR="00A77859" w:rsidRPr="009373EF" w:rsidRDefault="00A77859" w:rsidP="00A77859">
            <w:pPr>
              <w:numPr>
                <w:ilvl w:val="8"/>
                <w:numId w:val="1"/>
              </w:numPr>
              <w:spacing w:before="240" w:line="240" w:lineRule="auto"/>
              <w:ind w:firstLine="0"/>
              <w:jc w:val="center"/>
              <w:outlineLvl w:val="8"/>
              <w:rPr>
                <w:ins w:id="1702" w:author="Ruben" w:date="2016-12-12T09:28:00Z"/>
                <w:rFonts w:eastAsia="Times New Roman" w:cs="Calibri"/>
                <w:b/>
                <w:bCs/>
                <w:color w:val="000000"/>
                <w:rPrChange w:id="1703" w:author="Leonardo Murta" w:date="2016-12-13T10:32:00Z">
                  <w:rPr>
                    <w:ins w:id="1704" w:author="Ruben" w:date="2016-12-12T09:28:00Z"/>
                    <w:rFonts w:ascii="Calibri" w:eastAsia="Times New Roman" w:hAnsi="Calibri" w:cs="Calibri"/>
                    <w:b/>
                    <w:bCs/>
                    <w:i/>
                    <w:color w:val="000000"/>
                    <w:sz w:val="18"/>
                    <w:szCs w:val="20"/>
                  </w:rPr>
                </w:rPrChange>
              </w:rPr>
            </w:pPr>
            <w:ins w:id="1705" w:author="Ruben" w:date="2016-12-12T09:28:00Z">
              <w:r w:rsidRPr="009373EF">
                <w:rPr>
                  <w:rFonts w:eastAsia="Times New Roman" w:cs="Calibri"/>
                  <w:b/>
                  <w:bCs/>
                  <w:color w:val="000000"/>
                  <w:rPrChange w:id="1706" w:author="Leonardo Murta" w:date="2016-12-13T10:32:00Z">
                    <w:rPr>
                      <w:rFonts w:ascii="Calibri" w:eastAsia="Times New Roman" w:hAnsi="Calibri" w:cs="Calibri"/>
                      <w:b/>
                      <w:bCs/>
                      <w:color w:val="000000"/>
                    </w:rPr>
                  </w:rPrChange>
                </w:rPr>
                <w:t>Repository</w:t>
              </w:r>
            </w:ins>
          </w:p>
        </w:tc>
        <w:tc>
          <w:tcPr>
            <w:tcW w:w="3880" w:type="dxa"/>
            <w:gridSpan w:val="3"/>
            <w:tcBorders>
              <w:top w:val="single" w:sz="8" w:space="0" w:color="auto"/>
              <w:left w:val="nil"/>
              <w:bottom w:val="single" w:sz="8" w:space="0" w:color="auto"/>
              <w:right w:val="single" w:sz="8" w:space="0" w:color="000000"/>
            </w:tcBorders>
            <w:shd w:val="clear" w:color="auto" w:fill="auto"/>
            <w:vAlign w:val="center"/>
            <w:hideMark/>
            <w:tcPrChange w:id="1707" w:author="Cristiano Cesario" w:date="2016-12-12T21:33:00Z">
              <w:tcPr>
                <w:tcW w:w="3880" w:type="dxa"/>
                <w:gridSpan w:val="3"/>
                <w:tcBorders>
                  <w:top w:val="single" w:sz="8" w:space="0" w:color="auto"/>
                  <w:left w:val="nil"/>
                  <w:bottom w:val="single" w:sz="8" w:space="0" w:color="auto"/>
                  <w:right w:val="single" w:sz="8" w:space="0" w:color="000000"/>
                </w:tcBorders>
                <w:shd w:val="clear" w:color="auto" w:fill="auto"/>
                <w:vAlign w:val="center"/>
                <w:hideMark/>
              </w:tcPr>
            </w:tcPrChange>
          </w:tcPr>
          <w:p w14:paraId="74BA9F11" w14:textId="77777777" w:rsidR="00A77859" w:rsidRPr="009373EF" w:rsidRDefault="00A77859" w:rsidP="00A77859">
            <w:pPr>
              <w:numPr>
                <w:ilvl w:val="8"/>
                <w:numId w:val="1"/>
              </w:numPr>
              <w:spacing w:before="240" w:line="240" w:lineRule="auto"/>
              <w:ind w:firstLine="0"/>
              <w:jc w:val="center"/>
              <w:outlineLvl w:val="8"/>
              <w:rPr>
                <w:ins w:id="1708" w:author="Ruben" w:date="2016-12-12T09:28:00Z"/>
                <w:rFonts w:eastAsia="Times New Roman" w:cs="Calibri"/>
                <w:b/>
                <w:bCs/>
                <w:color w:val="000000"/>
                <w:rPrChange w:id="1709" w:author="Leonardo Murta" w:date="2016-12-13T10:32:00Z">
                  <w:rPr>
                    <w:ins w:id="1710" w:author="Ruben" w:date="2016-12-12T09:28:00Z"/>
                    <w:rFonts w:ascii="Calibri" w:eastAsia="Times New Roman" w:hAnsi="Calibri" w:cs="Calibri"/>
                    <w:b/>
                    <w:bCs/>
                    <w:i/>
                    <w:color w:val="000000"/>
                    <w:sz w:val="18"/>
                    <w:szCs w:val="20"/>
                  </w:rPr>
                </w:rPrChange>
              </w:rPr>
            </w:pPr>
            <w:ins w:id="1711" w:author="Ruben" w:date="2016-12-12T09:28:00Z">
              <w:r w:rsidRPr="009373EF">
                <w:rPr>
                  <w:rFonts w:eastAsia="Times New Roman" w:cs="Calibri"/>
                  <w:b/>
                  <w:bCs/>
                  <w:color w:val="000000"/>
                  <w:rPrChange w:id="1712" w:author="Leonardo Murta" w:date="2016-12-13T10:32:00Z">
                    <w:rPr>
                      <w:rFonts w:ascii="Calibri" w:eastAsia="Times New Roman" w:hAnsi="Calibri" w:cs="Calibri"/>
                      <w:b/>
                      <w:bCs/>
                      <w:color w:val="000000"/>
                    </w:rPr>
                  </w:rPrChange>
                </w:rPr>
                <w:t>Repo metrics</w:t>
              </w:r>
            </w:ins>
          </w:p>
        </w:tc>
      </w:tr>
      <w:tr w:rsidR="00A77859" w:rsidRPr="009373EF" w14:paraId="66C2943F" w14:textId="77777777" w:rsidTr="00AD7EB7">
        <w:trPr>
          <w:trHeight w:val="300"/>
          <w:tblHeader/>
          <w:ins w:id="1713" w:author="Ruben" w:date="2016-12-12T09:28:00Z"/>
          <w:trPrChange w:id="1714" w:author="Cristiano Cesario" w:date="2016-12-12T21:33:00Z">
            <w:trPr>
              <w:trHeight w:val="300"/>
            </w:trPr>
          </w:trPrChange>
        </w:trPr>
        <w:tc>
          <w:tcPr>
            <w:tcW w:w="1362" w:type="dxa"/>
            <w:vMerge/>
            <w:tcBorders>
              <w:top w:val="single" w:sz="8" w:space="0" w:color="auto"/>
              <w:left w:val="single" w:sz="8" w:space="0" w:color="auto"/>
              <w:bottom w:val="single" w:sz="8" w:space="0" w:color="auto"/>
              <w:right w:val="single" w:sz="8" w:space="0" w:color="auto"/>
            </w:tcBorders>
            <w:shd w:val="clear" w:color="auto" w:fill="auto"/>
            <w:vAlign w:val="center"/>
            <w:hideMark/>
            <w:tcPrChange w:id="1715" w:author="Cristiano Cesario" w:date="2016-12-12T21:33:00Z">
              <w:tcPr>
                <w:tcW w:w="1520" w:type="dxa"/>
                <w:vMerge/>
                <w:tcBorders>
                  <w:top w:val="single" w:sz="8" w:space="0" w:color="auto"/>
                  <w:left w:val="single" w:sz="8" w:space="0" w:color="auto"/>
                  <w:bottom w:val="single" w:sz="8" w:space="0" w:color="auto"/>
                  <w:right w:val="single" w:sz="8" w:space="0" w:color="auto"/>
                </w:tcBorders>
                <w:vAlign w:val="center"/>
                <w:hideMark/>
              </w:tcPr>
            </w:tcPrChange>
          </w:tcPr>
          <w:p w14:paraId="4AAA2E0F" w14:textId="77777777" w:rsidR="00A77859" w:rsidRPr="009373EF" w:rsidRDefault="00A77859" w:rsidP="00A77859">
            <w:pPr>
              <w:spacing w:line="240" w:lineRule="auto"/>
              <w:ind w:firstLine="0"/>
              <w:jc w:val="left"/>
              <w:rPr>
                <w:ins w:id="1716" w:author="Ruben" w:date="2016-12-12T09:28:00Z"/>
                <w:rFonts w:eastAsia="Times New Roman" w:cs="Calibri"/>
                <w:b/>
                <w:bCs/>
                <w:color w:val="000000"/>
                <w:rPrChange w:id="1717" w:author="Leonardo Murta" w:date="2016-12-13T10:32:00Z">
                  <w:rPr>
                    <w:ins w:id="1718" w:author="Ruben" w:date="2016-12-12T09:28:00Z"/>
                    <w:rFonts w:ascii="Calibri" w:eastAsia="Times New Roman" w:hAnsi="Calibri" w:cs="Calibri"/>
                    <w:b/>
                    <w:bCs/>
                    <w:color w:val="000000"/>
                  </w:rPr>
                </w:rPrChange>
              </w:rPr>
            </w:pPr>
          </w:p>
        </w:tc>
        <w:tc>
          <w:tcPr>
            <w:tcW w:w="1811" w:type="dxa"/>
            <w:tcBorders>
              <w:top w:val="nil"/>
              <w:left w:val="nil"/>
              <w:bottom w:val="nil"/>
              <w:right w:val="single" w:sz="8" w:space="0" w:color="auto"/>
            </w:tcBorders>
            <w:shd w:val="clear" w:color="auto" w:fill="auto"/>
            <w:vAlign w:val="center"/>
            <w:hideMark/>
            <w:tcPrChange w:id="1719" w:author="Cristiano Cesario" w:date="2016-12-12T21:33:00Z">
              <w:tcPr>
                <w:tcW w:w="1811" w:type="dxa"/>
                <w:tcBorders>
                  <w:top w:val="nil"/>
                  <w:left w:val="nil"/>
                  <w:bottom w:val="nil"/>
                  <w:right w:val="single" w:sz="8" w:space="0" w:color="auto"/>
                </w:tcBorders>
                <w:shd w:val="clear" w:color="auto" w:fill="auto"/>
                <w:vAlign w:val="center"/>
                <w:hideMark/>
              </w:tcPr>
            </w:tcPrChange>
          </w:tcPr>
          <w:p w14:paraId="7DB5C804" w14:textId="77777777" w:rsidR="00A77859" w:rsidRPr="009373EF" w:rsidRDefault="00A77859" w:rsidP="00A77859">
            <w:pPr>
              <w:numPr>
                <w:ilvl w:val="8"/>
                <w:numId w:val="1"/>
              </w:numPr>
              <w:spacing w:before="240" w:line="240" w:lineRule="auto"/>
              <w:ind w:firstLine="0"/>
              <w:jc w:val="center"/>
              <w:outlineLvl w:val="8"/>
              <w:rPr>
                <w:ins w:id="1720" w:author="Ruben" w:date="2016-12-12T09:28:00Z"/>
                <w:rFonts w:eastAsia="Times New Roman" w:cs="Calibri"/>
                <w:b/>
                <w:bCs/>
                <w:color w:val="000000"/>
                <w:rPrChange w:id="1721" w:author="Leonardo Murta" w:date="2016-12-13T10:32:00Z">
                  <w:rPr>
                    <w:ins w:id="1722" w:author="Ruben" w:date="2016-12-12T09:28:00Z"/>
                    <w:rFonts w:ascii="Calibri" w:eastAsia="Times New Roman" w:hAnsi="Calibri" w:cs="Calibri"/>
                    <w:b/>
                    <w:bCs/>
                    <w:i/>
                    <w:color w:val="000000"/>
                    <w:sz w:val="18"/>
                    <w:szCs w:val="20"/>
                  </w:rPr>
                </w:rPrChange>
              </w:rPr>
            </w:pPr>
            <w:ins w:id="1723" w:author="Ruben" w:date="2016-12-12T09:28:00Z">
              <w:r w:rsidRPr="009373EF">
                <w:rPr>
                  <w:rFonts w:eastAsia="Times New Roman" w:cs="Calibri"/>
                  <w:b/>
                  <w:bCs/>
                  <w:color w:val="000000"/>
                  <w:rPrChange w:id="1724" w:author="Leonardo Murta" w:date="2016-12-13T10:32:00Z">
                    <w:rPr>
                      <w:rFonts w:ascii="Calibri" w:eastAsia="Times New Roman" w:hAnsi="Calibri" w:cs="Calibri"/>
                      <w:b/>
                      <w:bCs/>
                      <w:color w:val="000000"/>
                    </w:rPr>
                  </w:rPrChange>
                </w:rPr>
                <w:t>Size (MB)</w:t>
              </w:r>
            </w:ins>
          </w:p>
        </w:tc>
        <w:tc>
          <w:tcPr>
            <w:tcW w:w="850" w:type="dxa"/>
            <w:tcBorders>
              <w:top w:val="nil"/>
              <w:left w:val="nil"/>
              <w:bottom w:val="single" w:sz="8" w:space="0" w:color="auto"/>
              <w:right w:val="single" w:sz="8" w:space="0" w:color="auto"/>
            </w:tcBorders>
            <w:shd w:val="clear" w:color="auto" w:fill="auto"/>
            <w:noWrap/>
            <w:vAlign w:val="center"/>
            <w:hideMark/>
            <w:tcPrChange w:id="1725" w:author="Cristiano Cesario" w:date="2016-12-12T21:33:00Z">
              <w:tcPr>
                <w:tcW w:w="850" w:type="dxa"/>
                <w:tcBorders>
                  <w:top w:val="nil"/>
                  <w:left w:val="nil"/>
                  <w:bottom w:val="single" w:sz="8" w:space="0" w:color="auto"/>
                  <w:right w:val="single" w:sz="8" w:space="0" w:color="auto"/>
                </w:tcBorders>
                <w:shd w:val="clear" w:color="auto" w:fill="auto"/>
                <w:noWrap/>
                <w:vAlign w:val="center"/>
                <w:hideMark/>
              </w:tcPr>
            </w:tcPrChange>
          </w:tcPr>
          <w:p w14:paraId="41C74819" w14:textId="77777777" w:rsidR="00A77859" w:rsidRPr="009373EF" w:rsidRDefault="00A77859" w:rsidP="00A77859">
            <w:pPr>
              <w:numPr>
                <w:ilvl w:val="8"/>
                <w:numId w:val="1"/>
              </w:numPr>
              <w:spacing w:before="240" w:line="240" w:lineRule="auto"/>
              <w:ind w:firstLine="0"/>
              <w:jc w:val="center"/>
              <w:outlineLvl w:val="8"/>
              <w:rPr>
                <w:ins w:id="1726" w:author="Ruben" w:date="2016-12-12T09:28:00Z"/>
                <w:rFonts w:eastAsia="Times New Roman" w:cs="Calibri"/>
                <w:b/>
                <w:bCs/>
                <w:color w:val="000000"/>
                <w:rPrChange w:id="1727" w:author="Leonardo Murta" w:date="2016-12-13T10:32:00Z">
                  <w:rPr>
                    <w:ins w:id="1728" w:author="Ruben" w:date="2016-12-12T09:28:00Z"/>
                    <w:rFonts w:ascii="Calibri" w:eastAsia="Times New Roman" w:hAnsi="Calibri" w:cs="Calibri"/>
                    <w:b/>
                    <w:bCs/>
                    <w:i/>
                    <w:color w:val="000000"/>
                    <w:sz w:val="18"/>
                    <w:szCs w:val="20"/>
                  </w:rPr>
                </w:rPrChange>
              </w:rPr>
            </w:pPr>
            <w:ins w:id="1729" w:author="Ruben" w:date="2016-12-12T09:28:00Z">
              <w:r w:rsidRPr="009373EF">
                <w:rPr>
                  <w:rFonts w:eastAsia="Times New Roman" w:cs="Calibri"/>
                  <w:b/>
                  <w:bCs/>
                  <w:color w:val="000000"/>
                  <w:rPrChange w:id="1730" w:author="Leonardo Murta" w:date="2016-12-13T10:32:00Z">
                    <w:rPr>
                      <w:rFonts w:ascii="Calibri" w:eastAsia="Times New Roman" w:hAnsi="Calibri" w:cs="Calibri"/>
                      <w:b/>
                      <w:bCs/>
                      <w:color w:val="000000"/>
                    </w:rPr>
                  </w:rPrChange>
                </w:rPr>
                <w:t>#files</w:t>
              </w:r>
            </w:ins>
          </w:p>
        </w:tc>
        <w:tc>
          <w:tcPr>
            <w:tcW w:w="1219" w:type="dxa"/>
            <w:tcBorders>
              <w:top w:val="nil"/>
              <w:left w:val="nil"/>
              <w:bottom w:val="single" w:sz="8" w:space="0" w:color="auto"/>
              <w:right w:val="single" w:sz="8" w:space="0" w:color="auto"/>
            </w:tcBorders>
            <w:shd w:val="clear" w:color="auto" w:fill="auto"/>
            <w:noWrap/>
            <w:vAlign w:val="center"/>
            <w:hideMark/>
            <w:tcPrChange w:id="1731" w:author="Cristiano Cesario" w:date="2016-12-12T21:33:00Z">
              <w:tcPr>
                <w:tcW w:w="1219" w:type="dxa"/>
                <w:tcBorders>
                  <w:top w:val="nil"/>
                  <w:left w:val="nil"/>
                  <w:bottom w:val="single" w:sz="8" w:space="0" w:color="auto"/>
                  <w:right w:val="single" w:sz="8" w:space="0" w:color="auto"/>
                </w:tcBorders>
                <w:shd w:val="clear" w:color="auto" w:fill="auto"/>
                <w:noWrap/>
                <w:vAlign w:val="center"/>
                <w:hideMark/>
              </w:tcPr>
            </w:tcPrChange>
          </w:tcPr>
          <w:p w14:paraId="1525D0A9" w14:textId="77777777" w:rsidR="00A77859" w:rsidRPr="009373EF" w:rsidRDefault="00A77859" w:rsidP="00A77859">
            <w:pPr>
              <w:numPr>
                <w:ilvl w:val="8"/>
                <w:numId w:val="1"/>
              </w:numPr>
              <w:spacing w:before="240" w:line="240" w:lineRule="auto"/>
              <w:ind w:firstLine="0"/>
              <w:jc w:val="center"/>
              <w:outlineLvl w:val="8"/>
              <w:rPr>
                <w:ins w:id="1732" w:author="Ruben" w:date="2016-12-12T09:28:00Z"/>
                <w:rFonts w:eastAsia="Times New Roman" w:cs="Calibri"/>
                <w:b/>
                <w:bCs/>
                <w:color w:val="000000"/>
                <w:rPrChange w:id="1733" w:author="Leonardo Murta" w:date="2016-12-13T10:32:00Z">
                  <w:rPr>
                    <w:ins w:id="1734" w:author="Ruben" w:date="2016-12-12T09:28:00Z"/>
                    <w:rFonts w:ascii="Calibri" w:eastAsia="Times New Roman" w:hAnsi="Calibri" w:cs="Calibri"/>
                    <w:b/>
                    <w:bCs/>
                    <w:i/>
                    <w:color w:val="000000"/>
                    <w:sz w:val="18"/>
                    <w:szCs w:val="20"/>
                  </w:rPr>
                </w:rPrChange>
              </w:rPr>
            </w:pPr>
            <w:ins w:id="1735" w:author="Ruben" w:date="2016-12-12T09:28:00Z">
              <w:r w:rsidRPr="009373EF">
                <w:rPr>
                  <w:rFonts w:eastAsia="Times New Roman" w:cs="Calibri"/>
                  <w:b/>
                  <w:bCs/>
                  <w:color w:val="000000"/>
                  <w:rPrChange w:id="1736" w:author="Leonardo Murta" w:date="2016-12-13T10:32:00Z">
                    <w:rPr>
                      <w:rFonts w:ascii="Calibri" w:eastAsia="Times New Roman" w:hAnsi="Calibri" w:cs="Calibri"/>
                      <w:b/>
                      <w:bCs/>
                      <w:color w:val="000000"/>
                    </w:rPr>
                  </w:rPrChange>
                </w:rPr>
                <w:t>Commits</w:t>
              </w:r>
            </w:ins>
          </w:p>
        </w:tc>
      </w:tr>
      <w:tr w:rsidR="00A77859" w:rsidRPr="009373EF" w14:paraId="2AE43FBB" w14:textId="77777777" w:rsidTr="00AD7EB7">
        <w:trPr>
          <w:trHeight w:val="288"/>
          <w:ins w:id="1737" w:author="Ruben" w:date="2016-12-12T09:28:00Z"/>
          <w:trPrChange w:id="1738" w:author="Cristiano Cesario" w:date="2016-12-12T21:32:00Z">
            <w:trPr>
              <w:trHeight w:val="288"/>
            </w:trPr>
          </w:trPrChange>
        </w:trPr>
        <w:tc>
          <w:tcPr>
            <w:tcW w:w="1362" w:type="dxa"/>
            <w:tcBorders>
              <w:top w:val="nil"/>
              <w:left w:val="single" w:sz="8" w:space="0" w:color="auto"/>
              <w:bottom w:val="single" w:sz="4" w:space="0" w:color="auto"/>
              <w:right w:val="nil"/>
            </w:tcBorders>
            <w:shd w:val="clear" w:color="auto" w:fill="auto"/>
            <w:noWrap/>
            <w:vAlign w:val="bottom"/>
            <w:hideMark/>
            <w:tcPrChange w:id="1739" w:author="Cristiano Cesario" w:date="2016-12-12T21:32:00Z">
              <w:tcPr>
                <w:tcW w:w="1520" w:type="dxa"/>
                <w:tcBorders>
                  <w:top w:val="nil"/>
                  <w:left w:val="single" w:sz="8" w:space="0" w:color="auto"/>
                  <w:bottom w:val="single" w:sz="4" w:space="0" w:color="auto"/>
                  <w:right w:val="nil"/>
                </w:tcBorders>
                <w:shd w:val="clear" w:color="auto" w:fill="auto"/>
                <w:noWrap/>
                <w:vAlign w:val="bottom"/>
                <w:hideMark/>
              </w:tcPr>
            </w:tcPrChange>
          </w:tcPr>
          <w:p w14:paraId="51BE1F36" w14:textId="77777777" w:rsidR="00A77859" w:rsidRPr="009373EF" w:rsidRDefault="00A77859" w:rsidP="00A77859">
            <w:pPr>
              <w:numPr>
                <w:ilvl w:val="8"/>
                <w:numId w:val="1"/>
              </w:numPr>
              <w:spacing w:before="240" w:line="240" w:lineRule="auto"/>
              <w:ind w:firstLine="0"/>
              <w:jc w:val="left"/>
              <w:outlineLvl w:val="8"/>
              <w:rPr>
                <w:ins w:id="1740" w:author="Ruben" w:date="2016-12-12T09:28:00Z"/>
                <w:rFonts w:eastAsia="Times New Roman" w:cs="Calibri"/>
                <w:color w:val="000000"/>
                <w:rPrChange w:id="1741" w:author="Leonardo Murta" w:date="2016-12-13T10:32:00Z">
                  <w:rPr>
                    <w:ins w:id="1742" w:author="Ruben" w:date="2016-12-12T09:28:00Z"/>
                    <w:rFonts w:ascii="Calibri" w:eastAsia="Times New Roman" w:hAnsi="Calibri" w:cs="Calibri"/>
                    <w:i/>
                    <w:color w:val="000000"/>
                    <w:sz w:val="18"/>
                    <w:szCs w:val="20"/>
                  </w:rPr>
                </w:rPrChange>
              </w:rPr>
            </w:pPr>
            <w:ins w:id="1743" w:author="Ruben" w:date="2016-12-12T09:28:00Z">
              <w:r w:rsidRPr="009373EF">
                <w:rPr>
                  <w:rFonts w:eastAsia="Times New Roman" w:cs="Calibri"/>
                  <w:color w:val="000000"/>
                  <w:rPrChange w:id="1744" w:author="Leonardo Murta" w:date="2016-12-13T10:32:00Z">
                    <w:rPr>
                      <w:rFonts w:ascii="Calibri" w:eastAsia="Times New Roman" w:hAnsi="Calibri" w:cs="Calibri"/>
                      <w:color w:val="000000"/>
                    </w:rPr>
                  </w:rPrChange>
                </w:rPr>
                <w:t>DyeVC</w:t>
              </w:r>
            </w:ins>
          </w:p>
        </w:tc>
        <w:tc>
          <w:tcPr>
            <w:tcW w:w="1811" w:type="dxa"/>
            <w:tcBorders>
              <w:top w:val="single" w:sz="8" w:space="0" w:color="auto"/>
              <w:left w:val="single" w:sz="8" w:space="0" w:color="auto"/>
              <w:bottom w:val="single" w:sz="4" w:space="0" w:color="auto"/>
              <w:right w:val="single" w:sz="8" w:space="0" w:color="auto"/>
            </w:tcBorders>
            <w:shd w:val="clear" w:color="auto" w:fill="auto"/>
            <w:noWrap/>
            <w:vAlign w:val="center"/>
            <w:hideMark/>
            <w:tcPrChange w:id="1745" w:author="Cristiano Cesario" w:date="2016-12-12T21:32:00Z">
              <w:tcPr>
                <w:tcW w:w="1811" w:type="dxa"/>
                <w:tcBorders>
                  <w:top w:val="single" w:sz="8" w:space="0" w:color="auto"/>
                  <w:left w:val="single" w:sz="8" w:space="0" w:color="auto"/>
                  <w:bottom w:val="single" w:sz="4" w:space="0" w:color="auto"/>
                  <w:right w:val="single" w:sz="8" w:space="0" w:color="auto"/>
                </w:tcBorders>
                <w:shd w:val="clear" w:color="auto" w:fill="auto"/>
                <w:noWrap/>
                <w:vAlign w:val="center"/>
                <w:hideMark/>
              </w:tcPr>
            </w:tcPrChange>
          </w:tcPr>
          <w:p w14:paraId="05C02ACB" w14:textId="77777777" w:rsidR="00A77859" w:rsidRPr="009373EF" w:rsidRDefault="00A77859" w:rsidP="00A77859">
            <w:pPr>
              <w:numPr>
                <w:ilvl w:val="8"/>
                <w:numId w:val="1"/>
              </w:numPr>
              <w:spacing w:before="240" w:line="240" w:lineRule="auto"/>
              <w:ind w:firstLine="0"/>
              <w:jc w:val="center"/>
              <w:outlineLvl w:val="8"/>
              <w:rPr>
                <w:ins w:id="1746" w:author="Ruben" w:date="2016-12-12T09:28:00Z"/>
                <w:rFonts w:eastAsia="Times New Roman" w:cs="Calibri"/>
                <w:color w:val="000000"/>
                <w:rPrChange w:id="1747" w:author="Leonardo Murta" w:date="2016-12-13T10:32:00Z">
                  <w:rPr>
                    <w:ins w:id="1748" w:author="Ruben" w:date="2016-12-12T09:28:00Z"/>
                    <w:rFonts w:ascii="Calibri" w:eastAsia="Times New Roman" w:hAnsi="Calibri" w:cs="Calibri"/>
                    <w:i/>
                    <w:color w:val="000000"/>
                    <w:sz w:val="18"/>
                    <w:szCs w:val="20"/>
                  </w:rPr>
                </w:rPrChange>
              </w:rPr>
            </w:pPr>
            <w:ins w:id="1749" w:author="Ruben" w:date="2016-12-12T09:28:00Z">
              <w:r w:rsidRPr="009373EF">
                <w:rPr>
                  <w:rFonts w:eastAsia="Times New Roman" w:cs="Calibri"/>
                  <w:color w:val="000000"/>
                  <w:rPrChange w:id="1750" w:author="Leonardo Murta" w:date="2016-12-13T10:32:00Z">
                    <w:rPr>
                      <w:rFonts w:ascii="Calibri" w:eastAsia="Times New Roman" w:hAnsi="Calibri" w:cs="Calibri"/>
                      <w:color w:val="000000"/>
                    </w:rPr>
                  </w:rPrChange>
                </w:rPr>
                <w:t>3.2</w:t>
              </w:r>
            </w:ins>
          </w:p>
        </w:tc>
        <w:tc>
          <w:tcPr>
            <w:tcW w:w="850" w:type="dxa"/>
            <w:tcBorders>
              <w:top w:val="nil"/>
              <w:left w:val="nil"/>
              <w:bottom w:val="single" w:sz="4" w:space="0" w:color="auto"/>
              <w:right w:val="single" w:sz="8" w:space="0" w:color="auto"/>
            </w:tcBorders>
            <w:shd w:val="clear" w:color="auto" w:fill="auto"/>
            <w:noWrap/>
            <w:vAlign w:val="center"/>
            <w:hideMark/>
            <w:tcPrChange w:id="1751" w:author="Cristiano Cesario" w:date="2016-12-12T21:32:00Z">
              <w:tcPr>
                <w:tcW w:w="850" w:type="dxa"/>
                <w:tcBorders>
                  <w:top w:val="nil"/>
                  <w:left w:val="nil"/>
                  <w:bottom w:val="single" w:sz="4" w:space="0" w:color="auto"/>
                  <w:right w:val="single" w:sz="8" w:space="0" w:color="auto"/>
                </w:tcBorders>
                <w:shd w:val="clear" w:color="auto" w:fill="auto"/>
                <w:noWrap/>
                <w:vAlign w:val="center"/>
                <w:hideMark/>
              </w:tcPr>
            </w:tcPrChange>
          </w:tcPr>
          <w:p w14:paraId="38366EDC" w14:textId="77777777" w:rsidR="00A77859" w:rsidRPr="009373EF" w:rsidRDefault="00A77859" w:rsidP="00A77859">
            <w:pPr>
              <w:numPr>
                <w:ilvl w:val="8"/>
                <w:numId w:val="1"/>
              </w:numPr>
              <w:spacing w:before="240" w:line="240" w:lineRule="auto"/>
              <w:ind w:firstLine="0"/>
              <w:jc w:val="center"/>
              <w:outlineLvl w:val="8"/>
              <w:rPr>
                <w:ins w:id="1752" w:author="Ruben" w:date="2016-12-12T09:28:00Z"/>
                <w:rFonts w:eastAsia="Times New Roman" w:cs="Calibri"/>
                <w:color w:val="000000"/>
                <w:rPrChange w:id="1753" w:author="Leonardo Murta" w:date="2016-12-13T10:32:00Z">
                  <w:rPr>
                    <w:ins w:id="1754" w:author="Ruben" w:date="2016-12-12T09:28:00Z"/>
                    <w:rFonts w:ascii="Calibri" w:eastAsia="Times New Roman" w:hAnsi="Calibri" w:cs="Calibri"/>
                    <w:i/>
                    <w:color w:val="000000"/>
                    <w:sz w:val="18"/>
                    <w:szCs w:val="20"/>
                  </w:rPr>
                </w:rPrChange>
              </w:rPr>
            </w:pPr>
            <w:ins w:id="1755" w:author="Ruben" w:date="2016-12-12T09:28:00Z">
              <w:r w:rsidRPr="009373EF">
                <w:rPr>
                  <w:rFonts w:eastAsia="Times New Roman" w:cs="Calibri"/>
                  <w:color w:val="000000"/>
                  <w:rPrChange w:id="1756" w:author="Leonardo Murta" w:date="2016-12-13T10:32:00Z">
                    <w:rPr>
                      <w:rFonts w:ascii="Calibri" w:eastAsia="Times New Roman" w:hAnsi="Calibri" w:cs="Calibri"/>
                      <w:color w:val="000000"/>
                    </w:rPr>
                  </w:rPrChange>
                </w:rPr>
                <w:t>745</w:t>
              </w:r>
            </w:ins>
          </w:p>
        </w:tc>
        <w:tc>
          <w:tcPr>
            <w:tcW w:w="1219" w:type="dxa"/>
            <w:tcBorders>
              <w:top w:val="nil"/>
              <w:left w:val="nil"/>
              <w:bottom w:val="single" w:sz="4" w:space="0" w:color="auto"/>
              <w:right w:val="single" w:sz="8" w:space="0" w:color="auto"/>
            </w:tcBorders>
            <w:shd w:val="clear" w:color="auto" w:fill="auto"/>
            <w:noWrap/>
            <w:vAlign w:val="center"/>
            <w:hideMark/>
            <w:tcPrChange w:id="1757" w:author="Cristiano Cesario" w:date="2016-12-12T21:32:00Z">
              <w:tcPr>
                <w:tcW w:w="1219" w:type="dxa"/>
                <w:tcBorders>
                  <w:top w:val="nil"/>
                  <w:left w:val="nil"/>
                  <w:bottom w:val="single" w:sz="4" w:space="0" w:color="auto"/>
                  <w:right w:val="single" w:sz="8" w:space="0" w:color="auto"/>
                </w:tcBorders>
                <w:shd w:val="clear" w:color="auto" w:fill="auto"/>
                <w:noWrap/>
                <w:vAlign w:val="center"/>
                <w:hideMark/>
              </w:tcPr>
            </w:tcPrChange>
          </w:tcPr>
          <w:p w14:paraId="1B47C1D8" w14:textId="77777777" w:rsidR="00A77859" w:rsidRPr="009373EF" w:rsidRDefault="00A77859" w:rsidP="00A77859">
            <w:pPr>
              <w:numPr>
                <w:ilvl w:val="8"/>
                <w:numId w:val="1"/>
              </w:numPr>
              <w:spacing w:before="240" w:line="240" w:lineRule="auto"/>
              <w:ind w:firstLine="0"/>
              <w:jc w:val="center"/>
              <w:outlineLvl w:val="8"/>
              <w:rPr>
                <w:ins w:id="1758" w:author="Ruben" w:date="2016-12-12T09:28:00Z"/>
                <w:rFonts w:eastAsia="Times New Roman" w:cs="Calibri"/>
                <w:bCs/>
                <w:color w:val="000000"/>
                <w:rPrChange w:id="1759" w:author="Leonardo Murta" w:date="2016-12-13T10:32:00Z">
                  <w:rPr>
                    <w:ins w:id="1760" w:author="Ruben" w:date="2016-12-12T09:28:00Z"/>
                    <w:rFonts w:ascii="Calibri" w:eastAsia="Times New Roman" w:hAnsi="Calibri" w:cs="Calibri"/>
                    <w:b/>
                    <w:bCs/>
                    <w:i/>
                    <w:color w:val="000000"/>
                    <w:sz w:val="18"/>
                    <w:szCs w:val="20"/>
                  </w:rPr>
                </w:rPrChange>
              </w:rPr>
            </w:pPr>
            <w:ins w:id="1761" w:author="Ruben" w:date="2016-12-12T09:28:00Z">
              <w:r w:rsidRPr="009373EF">
                <w:rPr>
                  <w:rFonts w:eastAsia="Times New Roman" w:cs="Calibri"/>
                  <w:bCs/>
                  <w:color w:val="000000"/>
                  <w:rPrChange w:id="1762" w:author="Leonardo Murta" w:date="2016-12-13T10:32:00Z">
                    <w:rPr>
                      <w:rFonts w:ascii="Calibri" w:eastAsia="Times New Roman" w:hAnsi="Calibri" w:cs="Calibri"/>
                      <w:b/>
                      <w:bCs/>
                      <w:color w:val="000000"/>
                    </w:rPr>
                  </w:rPrChange>
                </w:rPr>
                <w:t>228</w:t>
              </w:r>
            </w:ins>
          </w:p>
        </w:tc>
      </w:tr>
      <w:tr w:rsidR="00A77859" w:rsidRPr="009373EF" w14:paraId="590BAE16" w14:textId="77777777" w:rsidTr="00AD7EB7">
        <w:trPr>
          <w:trHeight w:val="288"/>
          <w:ins w:id="1763" w:author="Ruben" w:date="2016-12-12T09:28:00Z"/>
          <w:trPrChange w:id="1764" w:author="Cristiano Cesario" w:date="2016-12-12T21:32:00Z">
            <w:trPr>
              <w:trHeight w:val="288"/>
            </w:trPr>
          </w:trPrChange>
        </w:trPr>
        <w:tc>
          <w:tcPr>
            <w:tcW w:w="1362" w:type="dxa"/>
            <w:tcBorders>
              <w:top w:val="nil"/>
              <w:left w:val="single" w:sz="8" w:space="0" w:color="auto"/>
              <w:bottom w:val="single" w:sz="4" w:space="0" w:color="auto"/>
              <w:right w:val="nil"/>
            </w:tcBorders>
            <w:shd w:val="clear" w:color="auto" w:fill="auto"/>
            <w:noWrap/>
            <w:vAlign w:val="bottom"/>
            <w:hideMark/>
            <w:tcPrChange w:id="1765" w:author="Cristiano Cesario" w:date="2016-12-12T21:32:00Z">
              <w:tcPr>
                <w:tcW w:w="1520" w:type="dxa"/>
                <w:tcBorders>
                  <w:top w:val="nil"/>
                  <w:left w:val="single" w:sz="8" w:space="0" w:color="auto"/>
                  <w:bottom w:val="single" w:sz="4" w:space="0" w:color="auto"/>
                  <w:right w:val="nil"/>
                </w:tcBorders>
                <w:shd w:val="clear" w:color="auto" w:fill="auto"/>
                <w:noWrap/>
                <w:vAlign w:val="bottom"/>
                <w:hideMark/>
              </w:tcPr>
            </w:tcPrChange>
          </w:tcPr>
          <w:p w14:paraId="116DAE9F" w14:textId="77777777" w:rsidR="00A77859" w:rsidRPr="009373EF" w:rsidRDefault="00A77859" w:rsidP="00A77859">
            <w:pPr>
              <w:numPr>
                <w:ilvl w:val="8"/>
                <w:numId w:val="1"/>
              </w:numPr>
              <w:spacing w:before="240" w:line="240" w:lineRule="auto"/>
              <w:ind w:firstLine="0"/>
              <w:jc w:val="left"/>
              <w:outlineLvl w:val="8"/>
              <w:rPr>
                <w:ins w:id="1766" w:author="Ruben" w:date="2016-12-12T09:28:00Z"/>
                <w:rFonts w:eastAsia="Times New Roman" w:cs="Calibri"/>
                <w:color w:val="000000"/>
                <w:rPrChange w:id="1767" w:author="Leonardo Murta" w:date="2016-12-13T10:32:00Z">
                  <w:rPr>
                    <w:ins w:id="1768" w:author="Ruben" w:date="2016-12-12T09:28:00Z"/>
                    <w:rFonts w:ascii="Calibri" w:eastAsia="Times New Roman" w:hAnsi="Calibri" w:cs="Calibri"/>
                    <w:i/>
                    <w:color w:val="000000"/>
                    <w:sz w:val="18"/>
                    <w:szCs w:val="20"/>
                  </w:rPr>
                </w:rPrChange>
              </w:rPr>
            </w:pPr>
            <w:ins w:id="1769" w:author="Ruben" w:date="2016-12-12T09:28:00Z">
              <w:r w:rsidRPr="009373EF">
                <w:rPr>
                  <w:rFonts w:eastAsia="Times New Roman" w:cs="Calibri"/>
                  <w:color w:val="000000"/>
                  <w:rPrChange w:id="1770" w:author="Leonardo Murta" w:date="2016-12-13T10:32:00Z">
                    <w:rPr>
                      <w:rFonts w:ascii="Calibri" w:eastAsia="Times New Roman" w:hAnsi="Calibri" w:cs="Calibri"/>
                      <w:color w:val="000000"/>
                    </w:rPr>
                  </w:rPrChange>
                </w:rPr>
                <w:t>SAPOS</w:t>
              </w:r>
            </w:ins>
          </w:p>
        </w:tc>
        <w:tc>
          <w:tcPr>
            <w:tcW w:w="1811" w:type="dxa"/>
            <w:tcBorders>
              <w:top w:val="nil"/>
              <w:left w:val="single" w:sz="8" w:space="0" w:color="auto"/>
              <w:bottom w:val="single" w:sz="4" w:space="0" w:color="auto"/>
              <w:right w:val="single" w:sz="8" w:space="0" w:color="auto"/>
            </w:tcBorders>
            <w:shd w:val="clear" w:color="auto" w:fill="auto"/>
            <w:noWrap/>
            <w:vAlign w:val="center"/>
            <w:hideMark/>
            <w:tcPrChange w:id="1771" w:author="Cristiano Cesario" w:date="2016-12-12T21:32:00Z">
              <w:tcPr>
                <w:tcW w:w="1811" w:type="dxa"/>
                <w:tcBorders>
                  <w:top w:val="nil"/>
                  <w:left w:val="single" w:sz="8" w:space="0" w:color="auto"/>
                  <w:bottom w:val="single" w:sz="4" w:space="0" w:color="auto"/>
                  <w:right w:val="single" w:sz="8" w:space="0" w:color="auto"/>
                </w:tcBorders>
                <w:shd w:val="clear" w:color="auto" w:fill="auto"/>
                <w:noWrap/>
                <w:vAlign w:val="center"/>
                <w:hideMark/>
              </w:tcPr>
            </w:tcPrChange>
          </w:tcPr>
          <w:p w14:paraId="37D0BA64" w14:textId="77777777" w:rsidR="00A77859" w:rsidRPr="009373EF" w:rsidRDefault="00A77859" w:rsidP="00A77859">
            <w:pPr>
              <w:numPr>
                <w:ilvl w:val="8"/>
                <w:numId w:val="1"/>
              </w:numPr>
              <w:spacing w:before="240" w:line="240" w:lineRule="auto"/>
              <w:ind w:firstLine="0"/>
              <w:jc w:val="center"/>
              <w:outlineLvl w:val="8"/>
              <w:rPr>
                <w:ins w:id="1772" w:author="Ruben" w:date="2016-12-12T09:28:00Z"/>
                <w:rFonts w:eastAsia="Times New Roman" w:cs="Calibri"/>
                <w:color w:val="000000"/>
                <w:rPrChange w:id="1773" w:author="Leonardo Murta" w:date="2016-12-13T10:32:00Z">
                  <w:rPr>
                    <w:ins w:id="1774" w:author="Ruben" w:date="2016-12-12T09:28:00Z"/>
                    <w:rFonts w:ascii="Calibri" w:eastAsia="Times New Roman" w:hAnsi="Calibri" w:cs="Calibri"/>
                    <w:i/>
                    <w:color w:val="000000"/>
                    <w:sz w:val="18"/>
                    <w:szCs w:val="20"/>
                  </w:rPr>
                </w:rPrChange>
              </w:rPr>
            </w:pPr>
            <w:ins w:id="1775" w:author="Ruben" w:date="2016-12-12T09:28:00Z">
              <w:r w:rsidRPr="009373EF">
                <w:rPr>
                  <w:rFonts w:eastAsia="Times New Roman" w:cs="Calibri"/>
                  <w:color w:val="000000"/>
                  <w:rPrChange w:id="1776" w:author="Leonardo Murta" w:date="2016-12-13T10:32:00Z">
                    <w:rPr>
                      <w:rFonts w:ascii="Calibri" w:eastAsia="Times New Roman" w:hAnsi="Calibri" w:cs="Calibri"/>
                      <w:color w:val="000000"/>
                    </w:rPr>
                  </w:rPrChange>
                </w:rPr>
                <w:t>18.8</w:t>
              </w:r>
            </w:ins>
          </w:p>
        </w:tc>
        <w:tc>
          <w:tcPr>
            <w:tcW w:w="850" w:type="dxa"/>
            <w:tcBorders>
              <w:top w:val="nil"/>
              <w:left w:val="nil"/>
              <w:bottom w:val="single" w:sz="4" w:space="0" w:color="auto"/>
              <w:right w:val="single" w:sz="8" w:space="0" w:color="auto"/>
            </w:tcBorders>
            <w:shd w:val="clear" w:color="auto" w:fill="auto"/>
            <w:noWrap/>
            <w:vAlign w:val="center"/>
            <w:hideMark/>
            <w:tcPrChange w:id="1777" w:author="Cristiano Cesario" w:date="2016-12-12T21:32:00Z">
              <w:tcPr>
                <w:tcW w:w="850" w:type="dxa"/>
                <w:tcBorders>
                  <w:top w:val="nil"/>
                  <w:left w:val="nil"/>
                  <w:bottom w:val="single" w:sz="4" w:space="0" w:color="auto"/>
                  <w:right w:val="single" w:sz="8" w:space="0" w:color="auto"/>
                </w:tcBorders>
                <w:shd w:val="clear" w:color="auto" w:fill="auto"/>
                <w:noWrap/>
                <w:vAlign w:val="center"/>
                <w:hideMark/>
              </w:tcPr>
            </w:tcPrChange>
          </w:tcPr>
          <w:p w14:paraId="5D8B63BF" w14:textId="77777777" w:rsidR="00A77859" w:rsidRPr="009373EF" w:rsidRDefault="00A77859" w:rsidP="00A77859">
            <w:pPr>
              <w:numPr>
                <w:ilvl w:val="8"/>
                <w:numId w:val="1"/>
              </w:numPr>
              <w:spacing w:before="240" w:line="240" w:lineRule="auto"/>
              <w:ind w:firstLine="0"/>
              <w:jc w:val="center"/>
              <w:outlineLvl w:val="8"/>
              <w:rPr>
                <w:ins w:id="1778" w:author="Ruben" w:date="2016-12-12T09:28:00Z"/>
                <w:rFonts w:eastAsia="Times New Roman" w:cs="Calibri"/>
                <w:color w:val="000000"/>
                <w:rPrChange w:id="1779" w:author="Leonardo Murta" w:date="2016-12-13T10:32:00Z">
                  <w:rPr>
                    <w:ins w:id="1780" w:author="Ruben" w:date="2016-12-12T09:28:00Z"/>
                    <w:rFonts w:ascii="Calibri" w:eastAsia="Times New Roman" w:hAnsi="Calibri" w:cs="Calibri"/>
                    <w:i/>
                    <w:color w:val="000000"/>
                    <w:sz w:val="18"/>
                    <w:szCs w:val="20"/>
                  </w:rPr>
                </w:rPrChange>
              </w:rPr>
            </w:pPr>
            <w:ins w:id="1781" w:author="Ruben" w:date="2016-12-12T09:28:00Z">
              <w:r w:rsidRPr="009373EF">
                <w:rPr>
                  <w:rFonts w:eastAsia="Times New Roman" w:cs="Calibri"/>
                  <w:color w:val="000000"/>
                  <w:rPrChange w:id="1782" w:author="Leonardo Murta" w:date="2016-12-13T10:32:00Z">
                    <w:rPr>
                      <w:rFonts w:ascii="Calibri" w:eastAsia="Times New Roman" w:hAnsi="Calibri" w:cs="Calibri"/>
                      <w:color w:val="000000"/>
                    </w:rPr>
                  </w:rPrChange>
                </w:rPr>
                <w:t>668</w:t>
              </w:r>
            </w:ins>
          </w:p>
        </w:tc>
        <w:tc>
          <w:tcPr>
            <w:tcW w:w="1219" w:type="dxa"/>
            <w:tcBorders>
              <w:top w:val="nil"/>
              <w:left w:val="nil"/>
              <w:bottom w:val="single" w:sz="4" w:space="0" w:color="auto"/>
              <w:right w:val="single" w:sz="8" w:space="0" w:color="auto"/>
            </w:tcBorders>
            <w:shd w:val="clear" w:color="auto" w:fill="auto"/>
            <w:noWrap/>
            <w:vAlign w:val="center"/>
            <w:hideMark/>
            <w:tcPrChange w:id="1783" w:author="Cristiano Cesario" w:date="2016-12-12T21:32:00Z">
              <w:tcPr>
                <w:tcW w:w="1219" w:type="dxa"/>
                <w:tcBorders>
                  <w:top w:val="nil"/>
                  <w:left w:val="nil"/>
                  <w:bottom w:val="single" w:sz="4" w:space="0" w:color="auto"/>
                  <w:right w:val="single" w:sz="8" w:space="0" w:color="auto"/>
                </w:tcBorders>
                <w:shd w:val="clear" w:color="auto" w:fill="auto"/>
                <w:noWrap/>
                <w:vAlign w:val="center"/>
                <w:hideMark/>
              </w:tcPr>
            </w:tcPrChange>
          </w:tcPr>
          <w:p w14:paraId="477E72EC" w14:textId="77777777" w:rsidR="00A77859" w:rsidRPr="009373EF" w:rsidRDefault="00A77859" w:rsidP="00A77859">
            <w:pPr>
              <w:spacing w:line="240" w:lineRule="auto"/>
              <w:ind w:firstLine="0"/>
              <w:jc w:val="center"/>
              <w:rPr>
                <w:ins w:id="1784" w:author="Ruben" w:date="2016-12-12T09:28:00Z"/>
                <w:rFonts w:eastAsia="Times New Roman" w:cs="Calibri"/>
                <w:bCs/>
                <w:color w:val="000000"/>
                <w:rPrChange w:id="1785" w:author="Leonardo Murta" w:date="2016-12-13T10:32:00Z">
                  <w:rPr>
                    <w:ins w:id="1786" w:author="Ruben" w:date="2016-12-12T09:28:00Z"/>
                    <w:rFonts w:ascii="Calibri" w:eastAsia="Times New Roman" w:hAnsi="Calibri" w:cs="Calibri"/>
                    <w:b/>
                    <w:bCs/>
                    <w:color w:val="000000"/>
                  </w:rPr>
                </w:rPrChange>
              </w:rPr>
            </w:pPr>
            <w:ins w:id="1787" w:author="Ruben" w:date="2016-12-12T09:28:00Z">
              <w:r w:rsidRPr="009373EF">
                <w:rPr>
                  <w:rFonts w:eastAsia="Times New Roman" w:cs="Calibri"/>
                  <w:bCs/>
                  <w:color w:val="000000"/>
                  <w:rPrChange w:id="1788" w:author="Leonardo Murta" w:date="2016-12-13T10:32:00Z">
                    <w:rPr>
                      <w:rFonts w:ascii="Calibri" w:eastAsia="Times New Roman" w:hAnsi="Calibri" w:cs="Calibri"/>
                      <w:b/>
                      <w:bCs/>
                      <w:color w:val="000000"/>
                    </w:rPr>
                  </w:rPrChange>
                </w:rPr>
                <w:t>1245</w:t>
              </w:r>
            </w:ins>
          </w:p>
        </w:tc>
      </w:tr>
      <w:tr w:rsidR="00A77859" w:rsidRPr="009373EF" w14:paraId="37682379" w14:textId="77777777" w:rsidTr="00AD7EB7">
        <w:trPr>
          <w:trHeight w:val="288"/>
          <w:ins w:id="1789" w:author="Ruben" w:date="2016-12-12T09:28:00Z"/>
          <w:trPrChange w:id="1790" w:author="Cristiano Cesario" w:date="2016-12-12T21:32:00Z">
            <w:trPr>
              <w:trHeight w:val="288"/>
            </w:trPr>
          </w:trPrChange>
        </w:trPr>
        <w:tc>
          <w:tcPr>
            <w:tcW w:w="1362" w:type="dxa"/>
            <w:tcBorders>
              <w:top w:val="nil"/>
              <w:left w:val="single" w:sz="8" w:space="0" w:color="auto"/>
              <w:bottom w:val="single" w:sz="4" w:space="0" w:color="auto"/>
              <w:right w:val="nil"/>
            </w:tcBorders>
            <w:shd w:val="clear" w:color="auto" w:fill="auto"/>
            <w:noWrap/>
            <w:vAlign w:val="bottom"/>
            <w:hideMark/>
            <w:tcPrChange w:id="1791" w:author="Cristiano Cesario" w:date="2016-12-12T21:32:00Z">
              <w:tcPr>
                <w:tcW w:w="1520" w:type="dxa"/>
                <w:tcBorders>
                  <w:top w:val="nil"/>
                  <w:left w:val="single" w:sz="8" w:space="0" w:color="auto"/>
                  <w:bottom w:val="single" w:sz="4" w:space="0" w:color="auto"/>
                  <w:right w:val="nil"/>
                </w:tcBorders>
                <w:shd w:val="clear" w:color="auto" w:fill="auto"/>
                <w:noWrap/>
                <w:vAlign w:val="bottom"/>
                <w:hideMark/>
              </w:tcPr>
            </w:tcPrChange>
          </w:tcPr>
          <w:p w14:paraId="3022607A" w14:textId="77777777" w:rsidR="00A77859" w:rsidRPr="009373EF" w:rsidRDefault="00A77859" w:rsidP="00A77859">
            <w:pPr>
              <w:numPr>
                <w:ilvl w:val="8"/>
                <w:numId w:val="1"/>
              </w:numPr>
              <w:spacing w:before="240" w:line="240" w:lineRule="auto"/>
              <w:ind w:firstLine="0"/>
              <w:jc w:val="left"/>
              <w:outlineLvl w:val="8"/>
              <w:rPr>
                <w:ins w:id="1792" w:author="Ruben" w:date="2016-12-12T09:28:00Z"/>
                <w:rFonts w:eastAsia="Times New Roman" w:cs="Calibri"/>
                <w:color w:val="000000"/>
                <w:rPrChange w:id="1793" w:author="Leonardo Murta" w:date="2016-12-13T10:32:00Z">
                  <w:rPr>
                    <w:ins w:id="1794" w:author="Ruben" w:date="2016-12-12T09:28:00Z"/>
                    <w:rFonts w:ascii="Calibri" w:eastAsia="Times New Roman" w:hAnsi="Calibri" w:cs="Calibri"/>
                    <w:i/>
                    <w:color w:val="000000"/>
                    <w:sz w:val="18"/>
                    <w:szCs w:val="20"/>
                  </w:rPr>
                </w:rPrChange>
              </w:rPr>
            </w:pPr>
            <w:proofErr w:type="spellStart"/>
            <w:ins w:id="1795" w:author="Ruben" w:date="2016-12-12T09:28:00Z">
              <w:r w:rsidRPr="009373EF">
                <w:rPr>
                  <w:rFonts w:eastAsia="Times New Roman" w:cs="Calibri"/>
                  <w:color w:val="000000"/>
                  <w:rPrChange w:id="1796" w:author="Leonardo Murta" w:date="2016-12-13T10:32:00Z">
                    <w:rPr>
                      <w:rFonts w:ascii="Calibri" w:eastAsia="Times New Roman" w:hAnsi="Calibri" w:cs="Calibri"/>
                      <w:color w:val="000000"/>
                    </w:rPr>
                  </w:rPrChange>
                </w:rPr>
                <w:t>jgit</w:t>
              </w:r>
              <w:proofErr w:type="spellEnd"/>
            </w:ins>
          </w:p>
        </w:tc>
        <w:tc>
          <w:tcPr>
            <w:tcW w:w="1811" w:type="dxa"/>
            <w:tcBorders>
              <w:top w:val="nil"/>
              <w:left w:val="single" w:sz="8" w:space="0" w:color="auto"/>
              <w:bottom w:val="single" w:sz="4" w:space="0" w:color="auto"/>
              <w:right w:val="single" w:sz="8" w:space="0" w:color="auto"/>
            </w:tcBorders>
            <w:shd w:val="clear" w:color="auto" w:fill="auto"/>
            <w:noWrap/>
            <w:vAlign w:val="center"/>
            <w:hideMark/>
            <w:tcPrChange w:id="1797" w:author="Cristiano Cesario" w:date="2016-12-12T21:32:00Z">
              <w:tcPr>
                <w:tcW w:w="1811" w:type="dxa"/>
                <w:tcBorders>
                  <w:top w:val="nil"/>
                  <w:left w:val="single" w:sz="8" w:space="0" w:color="auto"/>
                  <w:bottom w:val="single" w:sz="4" w:space="0" w:color="auto"/>
                  <w:right w:val="single" w:sz="8" w:space="0" w:color="auto"/>
                </w:tcBorders>
                <w:shd w:val="clear" w:color="auto" w:fill="auto"/>
                <w:noWrap/>
                <w:vAlign w:val="center"/>
                <w:hideMark/>
              </w:tcPr>
            </w:tcPrChange>
          </w:tcPr>
          <w:p w14:paraId="31DC0409" w14:textId="77777777" w:rsidR="00A77859" w:rsidRPr="009373EF" w:rsidRDefault="00A77859" w:rsidP="00A77859">
            <w:pPr>
              <w:numPr>
                <w:ilvl w:val="8"/>
                <w:numId w:val="1"/>
              </w:numPr>
              <w:spacing w:before="240" w:line="240" w:lineRule="auto"/>
              <w:ind w:firstLine="0"/>
              <w:jc w:val="center"/>
              <w:outlineLvl w:val="8"/>
              <w:rPr>
                <w:ins w:id="1798" w:author="Ruben" w:date="2016-12-12T09:28:00Z"/>
                <w:rFonts w:eastAsia="Times New Roman" w:cs="Calibri"/>
                <w:color w:val="000000"/>
                <w:rPrChange w:id="1799" w:author="Leonardo Murta" w:date="2016-12-13T10:32:00Z">
                  <w:rPr>
                    <w:ins w:id="1800" w:author="Ruben" w:date="2016-12-12T09:28:00Z"/>
                    <w:rFonts w:ascii="Calibri" w:eastAsia="Times New Roman" w:hAnsi="Calibri" w:cs="Calibri"/>
                    <w:i/>
                    <w:color w:val="000000"/>
                    <w:sz w:val="18"/>
                    <w:szCs w:val="20"/>
                  </w:rPr>
                </w:rPrChange>
              </w:rPr>
            </w:pPr>
            <w:ins w:id="1801" w:author="Ruben" w:date="2016-12-12T09:28:00Z">
              <w:r w:rsidRPr="009373EF">
                <w:rPr>
                  <w:rFonts w:eastAsia="Times New Roman" w:cs="Calibri"/>
                  <w:color w:val="000000"/>
                  <w:rPrChange w:id="1802" w:author="Leonardo Murta" w:date="2016-12-13T10:32:00Z">
                    <w:rPr>
                      <w:rFonts w:ascii="Calibri" w:eastAsia="Times New Roman" w:hAnsi="Calibri" w:cs="Calibri"/>
                      <w:color w:val="000000"/>
                    </w:rPr>
                  </w:rPrChange>
                </w:rPr>
                <w:t>39.3</w:t>
              </w:r>
            </w:ins>
          </w:p>
        </w:tc>
        <w:tc>
          <w:tcPr>
            <w:tcW w:w="850" w:type="dxa"/>
            <w:tcBorders>
              <w:top w:val="nil"/>
              <w:left w:val="nil"/>
              <w:bottom w:val="single" w:sz="4" w:space="0" w:color="auto"/>
              <w:right w:val="single" w:sz="8" w:space="0" w:color="auto"/>
            </w:tcBorders>
            <w:shd w:val="clear" w:color="auto" w:fill="auto"/>
            <w:noWrap/>
            <w:vAlign w:val="center"/>
            <w:hideMark/>
            <w:tcPrChange w:id="1803" w:author="Cristiano Cesario" w:date="2016-12-12T21:32:00Z">
              <w:tcPr>
                <w:tcW w:w="850" w:type="dxa"/>
                <w:tcBorders>
                  <w:top w:val="nil"/>
                  <w:left w:val="nil"/>
                  <w:bottom w:val="single" w:sz="4" w:space="0" w:color="auto"/>
                  <w:right w:val="single" w:sz="8" w:space="0" w:color="auto"/>
                </w:tcBorders>
                <w:shd w:val="clear" w:color="auto" w:fill="auto"/>
                <w:noWrap/>
                <w:vAlign w:val="center"/>
                <w:hideMark/>
              </w:tcPr>
            </w:tcPrChange>
          </w:tcPr>
          <w:p w14:paraId="60938D55" w14:textId="77777777" w:rsidR="00A77859" w:rsidRPr="009373EF" w:rsidRDefault="00A77859" w:rsidP="00A77859">
            <w:pPr>
              <w:numPr>
                <w:ilvl w:val="8"/>
                <w:numId w:val="1"/>
              </w:numPr>
              <w:spacing w:before="240" w:line="240" w:lineRule="auto"/>
              <w:ind w:firstLine="0"/>
              <w:jc w:val="center"/>
              <w:outlineLvl w:val="8"/>
              <w:rPr>
                <w:ins w:id="1804" w:author="Ruben" w:date="2016-12-12T09:28:00Z"/>
                <w:rFonts w:eastAsia="Times New Roman" w:cs="Calibri"/>
                <w:color w:val="000000"/>
                <w:rPrChange w:id="1805" w:author="Leonardo Murta" w:date="2016-12-13T10:32:00Z">
                  <w:rPr>
                    <w:ins w:id="1806" w:author="Ruben" w:date="2016-12-12T09:28:00Z"/>
                    <w:rFonts w:ascii="Calibri" w:eastAsia="Times New Roman" w:hAnsi="Calibri" w:cs="Calibri"/>
                    <w:i/>
                    <w:color w:val="000000"/>
                    <w:sz w:val="18"/>
                    <w:szCs w:val="20"/>
                  </w:rPr>
                </w:rPrChange>
              </w:rPr>
            </w:pPr>
            <w:ins w:id="1807" w:author="Ruben" w:date="2016-12-12T09:28:00Z">
              <w:r w:rsidRPr="009373EF">
                <w:rPr>
                  <w:rFonts w:eastAsia="Times New Roman" w:cs="Calibri"/>
                  <w:color w:val="000000"/>
                  <w:rPrChange w:id="1808" w:author="Leonardo Murta" w:date="2016-12-13T10:32:00Z">
                    <w:rPr>
                      <w:rFonts w:ascii="Calibri" w:eastAsia="Times New Roman" w:hAnsi="Calibri" w:cs="Calibri"/>
                      <w:color w:val="000000"/>
                    </w:rPr>
                  </w:rPrChange>
                </w:rPr>
                <w:t>1902</w:t>
              </w:r>
            </w:ins>
          </w:p>
        </w:tc>
        <w:tc>
          <w:tcPr>
            <w:tcW w:w="1219" w:type="dxa"/>
            <w:tcBorders>
              <w:top w:val="nil"/>
              <w:left w:val="nil"/>
              <w:bottom w:val="single" w:sz="4" w:space="0" w:color="auto"/>
              <w:right w:val="single" w:sz="8" w:space="0" w:color="auto"/>
            </w:tcBorders>
            <w:shd w:val="clear" w:color="auto" w:fill="auto"/>
            <w:noWrap/>
            <w:vAlign w:val="center"/>
            <w:hideMark/>
            <w:tcPrChange w:id="1809" w:author="Cristiano Cesario" w:date="2016-12-12T21:32:00Z">
              <w:tcPr>
                <w:tcW w:w="1219" w:type="dxa"/>
                <w:tcBorders>
                  <w:top w:val="nil"/>
                  <w:left w:val="nil"/>
                  <w:bottom w:val="single" w:sz="4" w:space="0" w:color="auto"/>
                  <w:right w:val="single" w:sz="8" w:space="0" w:color="auto"/>
                </w:tcBorders>
                <w:shd w:val="clear" w:color="auto" w:fill="auto"/>
                <w:noWrap/>
                <w:vAlign w:val="center"/>
                <w:hideMark/>
              </w:tcPr>
            </w:tcPrChange>
          </w:tcPr>
          <w:p w14:paraId="17A1DB56" w14:textId="77777777" w:rsidR="00A77859" w:rsidRPr="009373EF" w:rsidRDefault="00A77859" w:rsidP="00A77859">
            <w:pPr>
              <w:spacing w:line="240" w:lineRule="auto"/>
              <w:ind w:firstLine="0"/>
              <w:jc w:val="center"/>
              <w:rPr>
                <w:ins w:id="1810" w:author="Ruben" w:date="2016-12-12T09:28:00Z"/>
                <w:rFonts w:eastAsia="Times New Roman" w:cs="Calibri"/>
                <w:bCs/>
                <w:color w:val="000000"/>
                <w:rPrChange w:id="1811" w:author="Leonardo Murta" w:date="2016-12-13T10:32:00Z">
                  <w:rPr>
                    <w:ins w:id="1812" w:author="Ruben" w:date="2016-12-12T09:28:00Z"/>
                    <w:rFonts w:ascii="Calibri" w:eastAsia="Times New Roman" w:hAnsi="Calibri" w:cs="Calibri"/>
                    <w:b/>
                    <w:bCs/>
                    <w:color w:val="000000"/>
                  </w:rPr>
                </w:rPrChange>
              </w:rPr>
            </w:pPr>
            <w:ins w:id="1813" w:author="Ruben" w:date="2016-12-12T09:28:00Z">
              <w:r w:rsidRPr="009373EF">
                <w:rPr>
                  <w:rFonts w:eastAsia="Times New Roman" w:cs="Calibri"/>
                  <w:bCs/>
                  <w:color w:val="000000"/>
                  <w:rPrChange w:id="1814" w:author="Leonardo Murta" w:date="2016-12-13T10:32:00Z">
                    <w:rPr>
                      <w:rFonts w:ascii="Calibri" w:eastAsia="Times New Roman" w:hAnsi="Calibri" w:cs="Calibri"/>
                      <w:b/>
                      <w:bCs/>
                      <w:color w:val="000000"/>
                    </w:rPr>
                  </w:rPrChange>
                </w:rPr>
                <w:t>4741</w:t>
              </w:r>
            </w:ins>
          </w:p>
        </w:tc>
      </w:tr>
      <w:tr w:rsidR="00A77859" w:rsidRPr="009373EF" w14:paraId="038E2929" w14:textId="77777777" w:rsidTr="00AD7EB7">
        <w:trPr>
          <w:trHeight w:val="288"/>
          <w:ins w:id="1815" w:author="Ruben" w:date="2016-12-12T09:28:00Z"/>
          <w:trPrChange w:id="1816" w:author="Cristiano Cesario" w:date="2016-12-12T21:32:00Z">
            <w:trPr>
              <w:trHeight w:val="288"/>
            </w:trPr>
          </w:trPrChange>
        </w:trPr>
        <w:tc>
          <w:tcPr>
            <w:tcW w:w="1362" w:type="dxa"/>
            <w:tcBorders>
              <w:top w:val="nil"/>
              <w:left w:val="single" w:sz="8" w:space="0" w:color="auto"/>
              <w:bottom w:val="single" w:sz="4" w:space="0" w:color="auto"/>
              <w:right w:val="nil"/>
            </w:tcBorders>
            <w:shd w:val="clear" w:color="auto" w:fill="auto"/>
            <w:noWrap/>
            <w:vAlign w:val="bottom"/>
            <w:hideMark/>
            <w:tcPrChange w:id="1817" w:author="Cristiano Cesario" w:date="2016-12-12T21:32:00Z">
              <w:tcPr>
                <w:tcW w:w="1520" w:type="dxa"/>
                <w:tcBorders>
                  <w:top w:val="nil"/>
                  <w:left w:val="single" w:sz="8" w:space="0" w:color="auto"/>
                  <w:bottom w:val="single" w:sz="4" w:space="0" w:color="auto"/>
                  <w:right w:val="nil"/>
                </w:tcBorders>
                <w:shd w:val="clear" w:color="auto" w:fill="auto"/>
                <w:noWrap/>
                <w:vAlign w:val="bottom"/>
                <w:hideMark/>
              </w:tcPr>
            </w:tcPrChange>
          </w:tcPr>
          <w:p w14:paraId="31259966" w14:textId="77777777" w:rsidR="00A77859" w:rsidRPr="009373EF" w:rsidRDefault="00A77859" w:rsidP="00A77859">
            <w:pPr>
              <w:numPr>
                <w:ilvl w:val="8"/>
                <w:numId w:val="1"/>
              </w:numPr>
              <w:spacing w:before="240" w:line="240" w:lineRule="auto"/>
              <w:ind w:firstLine="0"/>
              <w:jc w:val="left"/>
              <w:outlineLvl w:val="8"/>
              <w:rPr>
                <w:ins w:id="1818" w:author="Ruben" w:date="2016-12-12T09:28:00Z"/>
                <w:rFonts w:eastAsia="Times New Roman" w:cs="Calibri"/>
                <w:color w:val="000000"/>
                <w:rPrChange w:id="1819" w:author="Leonardo Murta" w:date="2016-12-13T10:32:00Z">
                  <w:rPr>
                    <w:ins w:id="1820" w:author="Ruben" w:date="2016-12-12T09:28:00Z"/>
                    <w:rFonts w:ascii="Calibri" w:eastAsia="Times New Roman" w:hAnsi="Calibri" w:cs="Calibri"/>
                    <w:i/>
                    <w:color w:val="000000"/>
                    <w:sz w:val="18"/>
                    <w:szCs w:val="20"/>
                  </w:rPr>
                </w:rPrChange>
              </w:rPr>
            </w:pPr>
            <w:proofErr w:type="spellStart"/>
            <w:ins w:id="1821" w:author="Ruben" w:date="2016-12-12T09:28:00Z">
              <w:r w:rsidRPr="009373EF">
                <w:rPr>
                  <w:rFonts w:eastAsia="Times New Roman" w:cs="Calibri"/>
                  <w:color w:val="000000"/>
                  <w:rPrChange w:id="1822" w:author="Leonardo Murta" w:date="2016-12-13T10:32:00Z">
                    <w:rPr>
                      <w:rFonts w:ascii="Calibri" w:eastAsia="Times New Roman" w:hAnsi="Calibri" w:cs="Calibri"/>
                      <w:color w:val="000000"/>
                    </w:rPr>
                  </w:rPrChange>
                </w:rPr>
                <w:lastRenderedPageBreak/>
                <w:t>egit</w:t>
              </w:r>
              <w:proofErr w:type="spellEnd"/>
            </w:ins>
          </w:p>
        </w:tc>
        <w:tc>
          <w:tcPr>
            <w:tcW w:w="1811" w:type="dxa"/>
            <w:tcBorders>
              <w:top w:val="nil"/>
              <w:left w:val="single" w:sz="8" w:space="0" w:color="auto"/>
              <w:bottom w:val="single" w:sz="4" w:space="0" w:color="auto"/>
              <w:right w:val="single" w:sz="8" w:space="0" w:color="auto"/>
            </w:tcBorders>
            <w:shd w:val="clear" w:color="auto" w:fill="auto"/>
            <w:noWrap/>
            <w:vAlign w:val="center"/>
            <w:hideMark/>
            <w:tcPrChange w:id="1823" w:author="Cristiano Cesario" w:date="2016-12-12T21:32:00Z">
              <w:tcPr>
                <w:tcW w:w="1811" w:type="dxa"/>
                <w:tcBorders>
                  <w:top w:val="nil"/>
                  <w:left w:val="single" w:sz="8" w:space="0" w:color="auto"/>
                  <w:bottom w:val="single" w:sz="4" w:space="0" w:color="auto"/>
                  <w:right w:val="single" w:sz="8" w:space="0" w:color="auto"/>
                </w:tcBorders>
                <w:shd w:val="clear" w:color="auto" w:fill="auto"/>
                <w:noWrap/>
                <w:vAlign w:val="center"/>
                <w:hideMark/>
              </w:tcPr>
            </w:tcPrChange>
          </w:tcPr>
          <w:p w14:paraId="0A7A99A0" w14:textId="77777777" w:rsidR="00A77859" w:rsidRPr="009373EF" w:rsidRDefault="00A77859" w:rsidP="00A77859">
            <w:pPr>
              <w:numPr>
                <w:ilvl w:val="8"/>
                <w:numId w:val="1"/>
              </w:numPr>
              <w:spacing w:before="240" w:line="240" w:lineRule="auto"/>
              <w:ind w:firstLine="0"/>
              <w:jc w:val="center"/>
              <w:outlineLvl w:val="8"/>
              <w:rPr>
                <w:ins w:id="1824" w:author="Ruben" w:date="2016-12-12T09:28:00Z"/>
                <w:rFonts w:eastAsia="Times New Roman" w:cs="Calibri"/>
                <w:color w:val="000000"/>
                <w:rPrChange w:id="1825" w:author="Leonardo Murta" w:date="2016-12-13T10:32:00Z">
                  <w:rPr>
                    <w:ins w:id="1826" w:author="Ruben" w:date="2016-12-12T09:28:00Z"/>
                    <w:rFonts w:ascii="Calibri" w:eastAsia="Times New Roman" w:hAnsi="Calibri" w:cs="Calibri"/>
                    <w:i/>
                    <w:color w:val="000000"/>
                    <w:sz w:val="18"/>
                    <w:szCs w:val="20"/>
                  </w:rPr>
                </w:rPrChange>
              </w:rPr>
            </w:pPr>
            <w:ins w:id="1827" w:author="Ruben" w:date="2016-12-12T09:28:00Z">
              <w:r w:rsidRPr="009373EF">
                <w:rPr>
                  <w:rFonts w:eastAsia="Times New Roman" w:cs="Calibri"/>
                  <w:color w:val="000000"/>
                  <w:rPrChange w:id="1828" w:author="Leonardo Murta" w:date="2016-12-13T10:32:00Z">
                    <w:rPr>
                      <w:rFonts w:ascii="Calibri" w:eastAsia="Times New Roman" w:hAnsi="Calibri" w:cs="Calibri"/>
                      <w:color w:val="000000"/>
                    </w:rPr>
                  </w:rPrChange>
                </w:rPr>
                <w:t>63.6</w:t>
              </w:r>
            </w:ins>
          </w:p>
        </w:tc>
        <w:tc>
          <w:tcPr>
            <w:tcW w:w="850" w:type="dxa"/>
            <w:tcBorders>
              <w:top w:val="nil"/>
              <w:left w:val="nil"/>
              <w:bottom w:val="single" w:sz="4" w:space="0" w:color="auto"/>
              <w:right w:val="single" w:sz="8" w:space="0" w:color="auto"/>
            </w:tcBorders>
            <w:shd w:val="clear" w:color="auto" w:fill="auto"/>
            <w:noWrap/>
            <w:vAlign w:val="center"/>
            <w:hideMark/>
            <w:tcPrChange w:id="1829" w:author="Cristiano Cesario" w:date="2016-12-12T21:32:00Z">
              <w:tcPr>
                <w:tcW w:w="850" w:type="dxa"/>
                <w:tcBorders>
                  <w:top w:val="nil"/>
                  <w:left w:val="nil"/>
                  <w:bottom w:val="single" w:sz="4" w:space="0" w:color="auto"/>
                  <w:right w:val="single" w:sz="8" w:space="0" w:color="auto"/>
                </w:tcBorders>
                <w:shd w:val="clear" w:color="auto" w:fill="auto"/>
                <w:noWrap/>
                <w:vAlign w:val="center"/>
                <w:hideMark/>
              </w:tcPr>
            </w:tcPrChange>
          </w:tcPr>
          <w:p w14:paraId="1C64521D" w14:textId="77777777" w:rsidR="00A77859" w:rsidRPr="009373EF" w:rsidRDefault="00A77859" w:rsidP="00A77859">
            <w:pPr>
              <w:numPr>
                <w:ilvl w:val="8"/>
                <w:numId w:val="1"/>
              </w:numPr>
              <w:spacing w:before="240" w:line="240" w:lineRule="auto"/>
              <w:ind w:firstLine="0"/>
              <w:jc w:val="center"/>
              <w:outlineLvl w:val="8"/>
              <w:rPr>
                <w:ins w:id="1830" w:author="Ruben" w:date="2016-12-12T09:28:00Z"/>
                <w:rFonts w:eastAsia="Times New Roman" w:cs="Calibri"/>
                <w:color w:val="000000"/>
                <w:rPrChange w:id="1831" w:author="Leonardo Murta" w:date="2016-12-13T10:32:00Z">
                  <w:rPr>
                    <w:ins w:id="1832" w:author="Ruben" w:date="2016-12-12T09:28:00Z"/>
                    <w:rFonts w:ascii="Calibri" w:eastAsia="Times New Roman" w:hAnsi="Calibri" w:cs="Calibri"/>
                    <w:i/>
                    <w:color w:val="000000"/>
                    <w:sz w:val="18"/>
                    <w:szCs w:val="20"/>
                  </w:rPr>
                </w:rPrChange>
              </w:rPr>
            </w:pPr>
            <w:ins w:id="1833" w:author="Ruben" w:date="2016-12-12T09:28:00Z">
              <w:r w:rsidRPr="009373EF">
                <w:rPr>
                  <w:rFonts w:eastAsia="Times New Roman" w:cs="Calibri"/>
                  <w:color w:val="000000"/>
                  <w:rPrChange w:id="1834" w:author="Leonardo Murta" w:date="2016-12-13T10:32:00Z">
                    <w:rPr>
                      <w:rFonts w:ascii="Calibri" w:eastAsia="Times New Roman" w:hAnsi="Calibri" w:cs="Calibri"/>
                      <w:color w:val="000000"/>
                    </w:rPr>
                  </w:rPrChange>
                </w:rPr>
                <w:t>1779</w:t>
              </w:r>
            </w:ins>
          </w:p>
        </w:tc>
        <w:tc>
          <w:tcPr>
            <w:tcW w:w="1219" w:type="dxa"/>
            <w:tcBorders>
              <w:top w:val="nil"/>
              <w:left w:val="nil"/>
              <w:bottom w:val="single" w:sz="4" w:space="0" w:color="auto"/>
              <w:right w:val="single" w:sz="8" w:space="0" w:color="auto"/>
            </w:tcBorders>
            <w:shd w:val="clear" w:color="auto" w:fill="auto"/>
            <w:noWrap/>
            <w:vAlign w:val="center"/>
            <w:hideMark/>
            <w:tcPrChange w:id="1835" w:author="Cristiano Cesario" w:date="2016-12-12T21:32:00Z">
              <w:tcPr>
                <w:tcW w:w="1219" w:type="dxa"/>
                <w:tcBorders>
                  <w:top w:val="nil"/>
                  <w:left w:val="nil"/>
                  <w:bottom w:val="single" w:sz="4" w:space="0" w:color="auto"/>
                  <w:right w:val="single" w:sz="8" w:space="0" w:color="auto"/>
                </w:tcBorders>
                <w:shd w:val="clear" w:color="auto" w:fill="auto"/>
                <w:noWrap/>
                <w:vAlign w:val="center"/>
                <w:hideMark/>
              </w:tcPr>
            </w:tcPrChange>
          </w:tcPr>
          <w:p w14:paraId="4FAEE4D9" w14:textId="77777777" w:rsidR="00A77859" w:rsidRPr="009373EF" w:rsidRDefault="00A77859" w:rsidP="00A77859">
            <w:pPr>
              <w:spacing w:line="240" w:lineRule="auto"/>
              <w:ind w:firstLine="0"/>
              <w:jc w:val="center"/>
              <w:rPr>
                <w:ins w:id="1836" w:author="Ruben" w:date="2016-12-12T09:28:00Z"/>
                <w:rFonts w:eastAsia="Times New Roman" w:cs="Calibri"/>
                <w:bCs/>
                <w:color w:val="000000"/>
                <w:rPrChange w:id="1837" w:author="Leonardo Murta" w:date="2016-12-13T10:32:00Z">
                  <w:rPr>
                    <w:ins w:id="1838" w:author="Ruben" w:date="2016-12-12T09:28:00Z"/>
                    <w:rFonts w:ascii="Calibri" w:eastAsia="Times New Roman" w:hAnsi="Calibri" w:cs="Calibri"/>
                    <w:b/>
                    <w:bCs/>
                    <w:color w:val="000000"/>
                  </w:rPr>
                </w:rPrChange>
              </w:rPr>
            </w:pPr>
            <w:ins w:id="1839" w:author="Ruben" w:date="2016-12-12T09:28:00Z">
              <w:r w:rsidRPr="009373EF">
                <w:rPr>
                  <w:rFonts w:eastAsia="Times New Roman" w:cs="Calibri"/>
                  <w:bCs/>
                  <w:color w:val="000000"/>
                  <w:rPrChange w:id="1840" w:author="Leonardo Murta" w:date="2016-12-13T10:32:00Z">
                    <w:rPr>
                      <w:rFonts w:ascii="Calibri" w:eastAsia="Times New Roman" w:hAnsi="Calibri" w:cs="Calibri"/>
                      <w:b/>
                      <w:bCs/>
                      <w:color w:val="000000"/>
                    </w:rPr>
                  </w:rPrChange>
                </w:rPr>
                <w:t>4983</w:t>
              </w:r>
            </w:ins>
          </w:p>
        </w:tc>
      </w:tr>
      <w:tr w:rsidR="00A77859" w:rsidRPr="009373EF" w14:paraId="23F0D0E8" w14:textId="77777777" w:rsidTr="00AD7EB7">
        <w:trPr>
          <w:trHeight w:val="288"/>
          <w:ins w:id="1841" w:author="Ruben" w:date="2016-12-12T09:28:00Z"/>
          <w:trPrChange w:id="1842" w:author="Cristiano Cesario" w:date="2016-12-12T21:32:00Z">
            <w:trPr>
              <w:trHeight w:val="288"/>
            </w:trPr>
          </w:trPrChange>
        </w:trPr>
        <w:tc>
          <w:tcPr>
            <w:tcW w:w="1362" w:type="dxa"/>
            <w:tcBorders>
              <w:top w:val="nil"/>
              <w:left w:val="single" w:sz="8" w:space="0" w:color="auto"/>
              <w:bottom w:val="single" w:sz="4" w:space="0" w:color="auto"/>
              <w:right w:val="nil"/>
            </w:tcBorders>
            <w:shd w:val="clear" w:color="auto" w:fill="auto"/>
            <w:noWrap/>
            <w:vAlign w:val="bottom"/>
            <w:hideMark/>
            <w:tcPrChange w:id="1843" w:author="Cristiano Cesario" w:date="2016-12-12T21:32:00Z">
              <w:tcPr>
                <w:tcW w:w="1520" w:type="dxa"/>
                <w:tcBorders>
                  <w:top w:val="nil"/>
                  <w:left w:val="single" w:sz="8" w:space="0" w:color="auto"/>
                  <w:bottom w:val="single" w:sz="4" w:space="0" w:color="auto"/>
                  <w:right w:val="nil"/>
                </w:tcBorders>
                <w:shd w:val="clear" w:color="auto" w:fill="auto"/>
                <w:noWrap/>
                <w:vAlign w:val="bottom"/>
                <w:hideMark/>
              </w:tcPr>
            </w:tcPrChange>
          </w:tcPr>
          <w:p w14:paraId="7FCDB294" w14:textId="77777777" w:rsidR="00A77859" w:rsidRPr="009373EF" w:rsidRDefault="00A77859" w:rsidP="00A77859">
            <w:pPr>
              <w:numPr>
                <w:ilvl w:val="8"/>
                <w:numId w:val="1"/>
              </w:numPr>
              <w:spacing w:before="240" w:line="240" w:lineRule="auto"/>
              <w:ind w:firstLine="0"/>
              <w:jc w:val="left"/>
              <w:outlineLvl w:val="8"/>
              <w:rPr>
                <w:ins w:id="1844" w:author="Ruben" w:date="2016-12-12T09:28:00Z"/>
                <w:rFonts w:eastAsia="Times New Roman" w:cs="Calibri"/>
                <w:color w:val="000000"/>
                <w:rPrChange w:id="1845" w:author="Leonardo Murta" w:date="2016-12-13T10:32:00Z">
                  <w:rPr>
                    <w:ins w:id="1846" w:author="Ruben" w:date="2016-12-12T09:28:00Z"/>
                    <w:rFonts w:ascii="Calibri" w:eastAsia="Times New Roman" w:hAnsi="Calibri" w:cs="Calibri"/>
                    <w:i/>
                    <w:color w:val="000000"/>
                    <w:sz w:val="18"/>
                    <w:szCs w:val="20"/>
                  </w:rPr>
                </w:rPrChange>
              </w:rPr>
            </w:pPr>
            <w:proofErr w:type="spellStart"/>
            <w:ins w:id="1847" w:author="Ruben" w:date="2016-12-12T09:28:00Z">
              <w:r w:rsidRPr="009373EF">
                <w:rPr>
                  <w:rFonts w:eastAsia="Times New Roman" w:cs="Calibri"/>
                  <w:color w:val="000000"/>
                  <w:rPrChange w:id="1848" w:author="Leonardo Murta" w:date="2016-12-13T10:32:00Z">
                    <w:rPr>
                      <w:rFonts w:ascii="Calibri" w:eastAsia="Times New Roman" w:hAnsi="Calibri" w:cs="Calibri"/>
                      <w:color w:val="000000"/>
                    </w:rPr>
                  </w:rPrChange>
                </w:rPr>
                <w:t>jquery</w:t>
              </w:r>
              <w:proofErr w:type="spellEnd"/>
            </w:ins>
          </w:p>
        </w:tc>
        <w:tc>
          <w:tcPr>
            <w:tcW w:w="1811" w:type="dxa"/>
            <w:tcBorders>
              <w:top w:val="nil"/>
              <w:left w:val="single" w:sz="8" w:space="0" w:color="auto"/>
              <w:bottom w:val="single" w:sz="4" w:space="0" w:color="auto"/>
              <w:right w:val="single" w:sz="8" w:space="0" w:color="auto"/>
            </w:tcBorders>
            <w:shd w:val="clear" w:color="auto" w:fill="auto"/>
            <w:noWrap/>
            <w:vAlign w:val="center"/>
            <w:hideMark/>
            <w:tcPrChange w:id="1849" w:author="Cristiano Cesario" w:date="2016-12-12T21:32:00Z">
              <w:tcPr>
                <w:tcW w:w="1811" w:type="dxa"/>
                <w:tcBorders>
                  <w:top w:val="nil"/>
                  <w:left w:val="single" w:sz="8" w:space="0" w:color="auto"/>
                  <w:bottom w:val="single" w:sz="4" w:space="0" w:color="auto"/>
                  <w:right w:val="single" w:sz="8" w:space="0" w:color="auto"/>
                </w:tcBorders>
                <w:shd w:val="clear" w:color="auto" w:fill="auto"/>
                <w:noWrap/>
                <w:vAlign w:val="center"/>
                <w:hideMark/>
              </w:tcPr>
            </w:tcPrChange>
          </w:tcPr>
          <w:p w14:paraId="1148C9CF" w14:textId="77777777" w:rsidR="00A77859" w:rsidRPr="009373EF" w:rsidRDefault="00A77859" w:rsidP="00A77859">
            <w:pPr>
              <w:numPr>
                <w:ilvl w:val="8"/>
                <w:numId w:val="1"/>
              </w:numPr>
              <w:spacing w:before="240" w:line="240" w:lineRule="auto"/>
              <w:ind w:firstLine="0"/>
              <w:jc w:val="center"/>
              <w:outlineLvl w:val="8"/>
              <w:rPr>
                <w:ins w:id="1850" w:author="Ruben" w:date="2016-12-12T09:28:00Z"/>
                <w:rFonts w:eastAsia="Times New Roman" w:cs="Calibri"/>
                <w:color w:val="000000"/>
                <w:rPrChange w:id="1851" w:author="Leonardo Murta" w:date="2016-12-13T10:32:00Z">
                  <w:rPr>
                    <w:ins w:id="1852" w:author="Ruben" w:date="2016-12-12T09:28:00Z"/>
                    <w:rFonts w:ascii="Calibri" w:eastAsia="Times New Roman" w:hAnsi="Calibri" w:cs="Calibri"/>
                    <w:i/>
                    <w:color w:val="000000"/>
                    <w:sz w:val="18"/>
                    <w:szCs w:val="20"/>
                  </w:rPr>
                </w:rPrChange>
              </w:rPr>
            </w:pPr>
            <w:ins w:id="1853" w:author="Ruben" w:date="2016-12-12T09:28:00Z">
              <w:r w:rsidRPr="009373EF">
                <w:rPr>
                  <w:rFonts w:eastAsia="Times New Roman" w:cs="Calibri"/>
                  <w:color w:val="000000"/>
                  <w:rPrChange w:id="1854" w:author="Leonardo Murta" w:date="2016-12-13T10:32:00Z">
                    <w:rPr>
                      <w:rFonts w:ascii="Calibri" w:eastAsia="Times New Roman" w:hAnsi="Calibri" w:cs="Calibri"/>
                      <w:color w:val="000000"/>
                    </w:rPr>
                  </w:rPrChange>
                </w:rPr>
                <w:t>29.2</w:t>
              </w:r>
            </w:ins>
          </w:p>
        </w:tc>
        <w:tc>
          <w:tcPr>
            <w:tcW w:w="850" w:type="dxa"/>
            <w:tcBorders>
              <w:top w:val="nil"/>
              <w:left w:val="nil"/>
              <w:bottom w:val="single" w:sz="4" w:space="0" w:color="auto"/>
              <w:right w:val="single" w:sz="8" w:space="0" w:color="auto"/>
            </w:tcBorders>
            <w:shd w:val="clear" w:color="auto" w:fill="auto"/>
            <w:noWrap/>
            <w:vAlign w:val="center"/>
            <w:hideMark/>
            <w:tcPrChange w:id="1855" w:author="Cristiano Cesario" w:date="2016-12-12T21:32:00Z">
              <w:tcPr>
                <w:tcW w:w="850" w:type="dxa"/>
                <w:tcBorders>
                  <w:top w:val="nil"/>
                  <w:left w:val="nil"/>
                  <w:bottom w:val="single" w:sz="4" w:space="0" w:color="auto"/>
                  <w:right w:val="single" w:sz="8" w:space="0" w:color="auto"/>
                </w:tcBorders>
                <w:shd w:val="clear" w:color="auto" w:fill="auto"/>
                <w:noWrap/>
                <w:vAlign w:val="center"/>
                <w:hideMark/>
              </w:tcPr>
            </w:tcPrChange>
          </w:tcPr>
          <w:p w14:paraId="3072CF5C" w14:textId="77777777" w:rsidR="00A77859" w:rsidRPr="009373EF" w:rsidRDefault="00A77859" w:rsidP="00A77859">
            <w:pPr>
              <w:numPr>
                <w:ilvl w:val="8"/>
                <w:numId w:val="1"/>
              </w:numPr>
              <w:spacing w:before="240" w:line="240" w:lineRule="auto"/>
              <w:ind w:firstLine="0"/>
              <w:jc w:val="center"/>
              <w:outlineLvl w:val="8"/>
              <w:rPr>
                <w:ins w:id="1856" w:author="Ruben" w:date="2016-12-12T09:28:00Z"/>
                <w:rFonts w:eastAsia="Times New Roman" w:cs="Calibri"/>
                <w:color w:val="000000"/>
                <w:rPrChange w:id="1857" w:author="Leonardo Murta" w:date="2016-12-13T10:32:00Z">
                  <w:rPr>
                    <w:ins w:id="1858" w:author="Ruben" w:date="2016-12-12T09:28:00Z"/>
                    <w:rFonts w:ascii="Calibri" w:eastAsia="Times New Roman" w:hAnsi="Calibri" w:cs="Calibri"/>
                    <w:i/>
                    <w:color w:val="000000"/>
                    <w:sz w:val="18"/>
                    <w:szCs w:val="20"/>
                  </w:rPr>
                </w:rPrChange>
              </w:rPr>
            </w:pPr>
            <w:ins w:id="1859" w:author="Ruben" w:date="2016-12-12T09:28:00Z">
              <w:r w:rsidRPr="009373EF">
                <w:rPr>
                  <w:rFonts w:eastAsia="Times New Roman" w:cs="Calibri"/>
                  <w:color w:val="000000"/>
                  <w:rPrChange w:id="1860" w:author="Leonardo Murta" w:date="2016-12-13T10:32:00Z">
                    <w:rPr>
                      <w:rFonts w:ascii="Calibri" w:eastAsia="Times New Roman" w:hAnsi="Calibri" w:cs="Calibri"/>
                      <w:color w:val="000000"/>
                    </w:rPr>
                  </w:rPrChange>
                </w:rPr>
                <w:t>296</w:t>
              </w:r>
            </w:ins>
          </w:p>
        </w:tc>
        <w:tc>
          <w:tcPr>
            <w:tcW w:w="1219" w:type="dxa"/>
            <w:tcBorders>
              <w:top w:val="nil"/>
              <w:left w:val="nil"/>
              <w:bottom w:val="single" w:sz="4" w:space="0" w:color="auto"/>
              <w:right w:val="single" w:sz="8" w:space="0" w:color="auto"/>
            </w:tcBorders>
            <w:shd w:val="clear" w:color="auto" w:fill="auto"/>
            <w:noWrap/>
            <w:vAlign w:val="center"/>
            <w:hideMark/>
            <w:tcPrChange w:id="1861" w:author="Cristiano Cesario" w:date="2016-12-12T21:32:00Z">
              <w:tcPr>
                <w:tcW w:w="1219" w:type="dxa"/>
                <w:tcBorders>
                  <w:top w:val="nil"/>
                  <w:left w:val="nil"/>
                  <w:bottom w:val="single" w:sz="4" w:space="0" w:color="auto"/>
                  <w:right w:val="single" w:sz="8" w:space="0" w:color="auto"/>
                </w:tcBorders>
                <w:shd w:val="clear" w:color="auto" w:fill="auto"/>
                <w:noWrap/>
                <w:vAlign w:val="center"/>
                <w:hideMark/>
              </w:tcPr>
            </w:tcPrChange>
          </w:tcPr>
          <w:p w14:paraId="3F89C900" w14:textId="77777777" w:rsidR="00A77859" w:rsidRPr="009373EF" w:rsidRDefault="00A77859" w:rsidP="00A77859">
            <w:pPr>
              <w:numPr>
                <w:ilvl w:val="8"/>
                <w:numId w:val="1"/>
              </w:numPr>
              <w:spacing w:before="240" w:line="240" w:lineRule="auto"/>
              <w:ind w:firstLine="0"/>
              <w:jc w:val="center"/>
              <w:outlineLvl w:val="8"/>
              <w:rPr>
                <w:ins w:id="1862" w:author="Ruben" w:date="2016-12-12T09:28:00Z"/>
                <w:rFonts w:eastAsia="Times New Roman" w:cs="Calibri"/>
                <w:bCs/>
                <w:color w:val="000000"/>
                <w:rPrChange w:id="1863" w:author="Leonardo Murta" w:date="2016-12-13T10:32:00Z">
                  <w:rPr>
                    <w:ins w:id="1864" w:author="Ruben" w:date="2016-12-12T09:28:00Z"/>
                    <w:rFonts w:ascii="Calibri" w:eastAsia="Times New Roman" w:hAnsi="Calibri" w:cs="Calibri"/>
                    <w:b/>
                    <w:bCs/>
                    <w:i/>
                    <w:color w:val="000000"/>
                    <w:sz w:val="18"/>
                    <w:szCs w:val="20"/>
                  </w:rPr>
                </w:rPrChange>
              </w:rPr>
            </w:pPr>
            <w:ins w:id="1865" w:author="Ruben" w:date="2016-12-12T09:28:00Z">
              <w:r w:rsidRPr="009373EF">
                <w:rPr>
                  <w:rFonts w:eastAsia="Times New Roman" w:cs="Calibri"/>
                  <w:bCs/>
                  <w:color w:val="000000"/>
                  <w:rPrChange w:id="1866" w:author="Leonardo Murta" w:date="2016-12-13T10:32:00Z">
                    <w:rPr>
                      <w:rFonts w:ascii="Calibri" w:eastAsia="Times New Roman" w:hAnsi="Calibri" w:cs="Calibri"/>
                      <w:b/>
                      <w:bCs/>
                      <w:color w:val="000000"/>
                    </w:rPr>
                  </w:rPrChange>
                </w:rPr>
                <w:t>7291</w:t>
              </w:r>
            </w:ins>
          </w:p>
        </w:tc>
      </w:tr>
      <w:tr w:rsidR="00A77859" w:rsidRPr="009373EF" w14:paraId="79D58972" w14:textId="77777777" w:rsidTr="00AD7EB7">
        <w:trPr>
          <w:trHeight w:val="288"/>
          <w:ins w:id="1867" w:author="Ruben" w:date="2016-12-12T09:28:00Z"/>
          <w:trPrChange w:id="1868" w:author="Cristiano Cesario" w:date="2016-12-12T21:32:00Z">
            <w:trPr>
              <w:trHeight w:val="288"/>
            </w:trPr>
          </w:trPrChange>
        </w:trPr>
        <w:tc>
          <w:tcPr>
            <w:tcW w:w="1362" w:type="dxa"/>
            <w:tcBorders>
              <w:top w:val="nil"/>
              <w:left w:val="single" w:sz="8" w:space="0" w:color="auto"/>
              <w:bottom w:val="single" w:sz="4" w:space="0" w:color="auto"/>
              <w:right w:val="nil"/>
            </w:tcBorders>
            <w:shd w:val="clear" w:color="auto" w:fill="auto"/>
            <w:noWrap/>
            <w:vAlign w:val="bottom"/>
            <w:hideMark/>
            <w:tcPrChange w:id="1869" w:author="Cristiano Cesario" w:date="2016-12-12T21:32:00Z">
              <w:tcPr>
                <w:tcW w:w="1520" w:type="dxa"/>
                <w:tcBorders>
                  <w:top w:val="nil"/>
                  <w:left w:val="single" w:sz="8" w:space="0" w:color="auto"/>
                  <w:bottom w:val="single" w:sz="4" w:space="0" w:color="auto"/>
                  <w:right w:val="nil"/>
                </w:tcBorders>
                <w:shd w:val="clear" w:color="auto" w:fill="auto"/>
                <w:noWrap/>
                <w:vAlign w:val="bottom"/>
                <w:hideMark/>
              </w:tcPr>
            </w:tcPrChange>
          </w:tcPr>
          <w:p w14:paraId="688B07D4" w14:textId="77777777" w:rsidR="00A77859" w:rsidRPr="009373EF" w:rsidRDefault="00A77859" w:rsidP="00A77859">
            <w:pPr>
              <w:numPr>
                <w:ilvl w:val="8"/>
                <w:numId w:val="1"/>
              </w:numPr>
              <w:spacing w:before="240" w:line="240" w:lineRule="auto"/>
              <w:ind w:firstLine="0"/>
              <w:jc w:val="left"/>
              <w:outlineLvl w:val="8"/>
              <w:rPr>
                <w:ins w:id="1870" w:author="Ruben" w:date="2016-12-12T09:28:00Z"/>
                <w:rFonts w:eastAsia="Times New Roman" w:cs="Calibri"/>
                <w:color w:val="000000"/>
                <w:rPrChange w:id="1871" w:author="Leonardo Murta" w:date="2016-12-13T10:32:00Z">
                  <w:rPr>
                    <w:ins w:id="1872" w:author="Ruben" w:date="2016-12-12T09:28:00Z"/>
                    <w:rFonts w:ascii="Calibri" w:eastAsia="Times New Roman" w:hAnsi="Calibri" w:cs="Calibri"/>
                    <w:i/>
                    <w:color w:val="000000"/>
                    <w:sz w:val="18"/>
                    <w:szCs w:val="20"/>
                  </w:rPr>
                </w:rPrChange>
              </w:rPr>
            </w:pPr>
            <w:proofErr w:type="spellStart"/>
            <w:ins w:id="1873" w:author="Ruben" w:date="2016-12-12T09:28:00Z">
              <w:r w:rsidRPr="009373EF">
                <w:rPr>
                  <w:rFonts w:eastAsia="Times New Roman" w:cs="Calibri"/>
                  <w:color w:val="000000"/>
                  <w:rPrChange w:id="1874" w:author="Leonardo Murta" w:date="2016-12-13T10:32:00Z">
                    <w:rPr>
                      <w:rFonts w:ascii="Calibri" w:eastAsia="Times New Roman" w:hAnsi="Calibri" w:cs="Calibri"/>
                      <w:color w:val="000000"/>
                    </w:rPr>
                  </w:rPrChange>
                </w:rPr>
                <w:t>Gitextensions</w:t>
              </w:r>
              <w:proofErr w:type="spellEnd"/>
            </w:ins>
          </w:p>
        </w:tc>
        <w:tc>
          <w:tcPr>
            <w:tcW w:w="1811" w:type="dxa"/>
            <w:tcBorders>
              <w:top w:val="nil"/>
              <w:left w:val="single" w:sz="8" w:space="0" w:color="auto"/>
              <w:bottom w:val="single" w:sz="4" w:space="0" w:color="auto"/>
              <w:right w:val="single" w:sz="8" w:space="0" w:color="auto"/>
            </w:tcBorders>
            <w:shd w:val="clear" w:color="auto" w:fill="auto"/>
            <w:noWrap/>
            <w:vAlign w:val="center"/>
            <w:hideMark/>
            <w:tcPrChange w:id="1875" w:author="Cristiano Cesario" w:date="2016-12-12T21:32:00Z">
              <w:tcPr>
                <w:tcW w:w="1811" w:type="dxa"/>
                <w:tcBorders>
                  <w:top w:val="nil"/>
                  <w:left w:val="single" w:sz="8" w:space="0" w:color="auto"/>
                  <w:bottom w:val="single" w:sz="4" w:space="0" w:color="auto"/>
                  <w:right w:val="single" w:sz="8" w:space="0" w:color="auto"/>
                </w:tcBorders>
                <w:shd w:val="clear" w:color="auto" w:fill="auto"/>
                <w:noWrap/>
                <w:vAlign w:val="center"/>
                <w:hideMark/>
              </w:tcPr>
            </w:tcPrChange>
          </w:tcPr>
          <w:p w14:paraId="38B84F05" w14:textId="77777777" w:rsidR="00A77859" w:rsidRPr="009373EF" w:rsidRDefault="00A77859" w:rsidP="00A77859">
            <w:pPr>
              <w:numPr>
                <w:ilvl w:val="8"/>
                <w:numId w:val="1"/>
              </w:numPr>
              <w:spacing w:before="240" w:line="240" w:lineRule="auto"/>
              <w:ind w:firstLine="0"/>
              <w:jc w:val="center"/>
              <w:outlineLvl w:val="8"/>
              <w:rPr>
                <w:ins w:id="1876" w:author="Ruben" w:date="2016-12-12T09:28:00Z"/>
                <w:rFonts w:eastAsia="Times New Roman" w:cs="Calibri"/>
                <w:color w:val="000000"/>
                <w:rPrChange w:id="1877" w:author="Leonardo Murta" w:date="2016-12-13T10:32:00Z">
                  <w:rPr>
                    <w:ins w:id="1878" w:author="Ruben" w:date="2016-12-12T09:28:00Z"/>
                    <w:rFonts w:ascii="Calibri" w:eastAsia="Times New Roman" w:hAnsi="Calibri" w:cs="Calibri"/>
                    <w:i/>
                    <w:color w:val="000000"/>
                    <w:sz w:val="18"/>
                    <w:szCs w:val="20"/>
                  </w:rPr>
                </w:rPrChange>
              </w:rPr>
            </w:pPr>
            <w:ins w:id="1879" w:author="Ruben" w:date="2016-12-12T09:28:00Z">
              <w:r w:rsidRPr="009373EF">
                <w:rPr>
                  <w:rFonts w:eastAsia="Times New Roman" w:cs="Calibri"/>
                  <w:color w:val="000000"/>
                  <w:rPrChange w:id="1880" w:author="Leonardo Murta" w:date="2016-12-13T10:32:00Z">
                    <w:rPr>
                      <w:rFonts w:ascii="Calibri" w:eastAsia="Times New Roman" w:hAnsi="Calibri" w:cs="Calibri"/>
                      <w:color w:val="000000"/>
                    </w:rPr>
                  </w:rPrChange>
                </w:rPr>
                <w:t>94.9</w:t>
              </w:r>
            </w:ins>
          </w:p>
        </w:tc>
        <w:tc>
          <w:tcPr>
            <w:tcW w:w="850" w:type="dxa"/>
            <w:tcBorders>
              <w:top w:val="nil"/>
              <w:left w:val="nil"/>
              <w:bottom w:val="single" w:sz="4" w:space="0" w:color="auto"/>
              <w:right w:val="single" w:sz="8" w:space="0" w:color="auto"/>
            </w:tcBorders>
            <w:shd w:val="clear" w:color="auto" w:fill="auto"/>
            <w:noWrap/>
            <w:vAlign w:val="center"/>
            <w:hideMark/>
            <w:tcPrChange w:id="1881" w:author="Cristiano Cesario" w:date="2016-12-12T21:32:00Z">
              <w:tcPr>
                <w:tcW w:w="850" w:type="dxa"/>
                <w:tcBorders>
                  <w:top w:val="nil"/>
                  <w:left w:val="nil"/>
                  <w:bottom w:val="single" w:sz="4" w:space="0" w:color="auto"/>
                  <w:right w:val="single" w:sz="8" w:space="0" w:color="auto"/>
                </w:tcBorders>
                <w:shd w:val="clear" w:color="auto" w:fill="auto"/>
                <w:noWrap/>
                <w:vAlign w:val="center"/>
                <w:hideMark/>
              </w:tcPr>
            </w:tcPrChange>
          </w:tcPr>
          <w:p w14:paraId="11BC4817" w14:textId="77777777" w:rsidR="00A77859" w:rsidRPr="009373EF" w:rsidRDefault="00A77859" w:rsidP="00A77859">
            <w:pPr>
              <w:numPr>
                <w:ilvl w:val="8"/>
                <w:numId w:val="1"/>
              </w:numPr>
              <w:spacing w:before="240" w:line="240" w:lineRule="auto"/>
              <w:ind w:firstLine="0"/>
              <w:jc w:val="center"/>
              <w:outlineLvl w:val="8"/>
              <w:rPr>
                <w:ins w:id="1882" w:author="Ruben" w:date="2016-12-12T09:28:00Z"/>
                <w:rFonts w:eastAsia="Times New Roman" w:cs="Calibri"/>
                <w:color w:val="000000"/>
                <w:rPrChange w:id="1883" w:author="Leonardo Murta" w:date="2016-12-13T10:32:00Z">
                  <w:rPr>
                    <w:ins w:id="1884" w:author="Ruben" w:date="2016-12-12T09:28:00Z"/>
                    <w:rFonts w:ascii="Calibri" w:eastAsia="Times New Roman" w:hAnsi="Calibri" w:cs="Calibri"/>
                    <w:i/>
                    <w:color w:val="000000"/>
                    <w:sz w:val="18"/>
                    <w:szCs w:val="20"/>
                  </w:rPr>
                </w:rPrChange>
              </w:rPr>
            </w:pPr>
            <w:ins w:id="1885" w:author="Ruben" w:date="2016-12-12T09:28:00Z">
              <w:r w:rsidRPr="009373EF">
                <w:rPr>
                  <w:rFonts w:eastAsia="Times New Roman" w:cs="Calibri"/>
                  <w:color w:val="000000"/>
                  <w:rPrChange w:id="1886" w:author="Leonardo Murta" w:date="2016-12-13T10:32:00Z">
                    <w:rPr>
                      <w:rFonts w:ascii="Calibri" w:eastAsia="Times New Roman" w:hAnsi="Calibri" w:cs="Calibri"/>
                      <w:color w:val="000000"/>
                    </w:rPr>
                  </w:rPrChange>
                </w:rPr>
                <w:t>1710</w:t>
              </w:r>
            </w:ins>
          </w:p>
        </w:tc>
        <w:tc>
          <w:tcPr>
            <w:tcW w:w="1219" w:type="dxa"/>
            <w:tcBorders>
              <w:top w:val="nil"/>
              <w:left w:val="nil"/>
              <w:bottom w:val="single" w:sz="4" w:space="0" w:color="auto"/>
              <w:right w:val="single" w:sz="8" w:space="0" w:color="auto"/>
            </w:tcBorders>
            <w:shd w:val="clear" w:color="auto" w:fill="auto"/>
            <w:noWrap/>
            <w:vAlign w:val="center"/>
            <w:hideMark/>
            <w:tcPrChange w:id="1887" w:author="Cristiano Cesario" w:date="2016-12-12T21:32:00Z">
              <w:tcPr>
                <w:tcW w:w="1219" w:type="dxa"/>
                <w:tcBorders>
                  <w:top w:val="nil"/>
                  <w:left w:val="nil"/>
                  <w:bottom w:val="single" w:sz="4" w:space="0" w:color="auto"/>
                  <w:right w:val="single" w:sz="8" w:space="0" w:color="auto"/>
                </w:tcBorders>
                <w:shd w:val="clear" w:color="auto" w:fill="auto"/>
                <w:noWrap/>
                <w:vAlign w:val="center"/>
                <w:hideMark/>
              </w:tcPr>
            </w:tcPrChange>
          </w:tcPr>
          <w:p w14:paraId="7F264297" w14:textId="77777777" w:rsidR="00A77859" w:rsidRPr="009373EF" w:rsidRDefault="00A77859" w:rsidP="00A77859">
            <w:pPr>
              <w:numPr>
                <w:ilvl w:val="8"/>
                <w:numId w:val="1"/>
              </w:numPr>
              <w:spacing w:before="240" w:line="240" w:lineRule="auto"/>
              <w:ind w:firstLine="0"/>
              <w:jc w:val="center"/>
              <w:outlineLvl w:val="8"/>
              <w:rPr>
                <w:ins w:id="1888" w:author="Ruben" w:date="2016-12-12T09:28:00Z"/>
                <w:rFonts w:eastAsia="Times New Roman" w:cs="Calibri"/>
                <w:bCs/>
                <w:color w:val="000000"/>
                <w:rPrChange w:id="1889" w:author="Leonardo Murta" w:date="2016-12-13T10:32:00Z">
                  <w:rPr>
                    <w:ins w:id="1890" w:author="Ruben" w:date="2016-12-12T09:28:00Z"/>
                    <w:rFonts w:ascii="Calibri" w:eastAsia="Times New Roman" w:hAnsi="Calibri" w:cs="Calibri"/>
                    <w:b/>
                    <w:bCs/>
                    <w:i/>
                    <w:color w:val="000000"/>
                    <w:sz w:val="18"/>
                    <w:szCs w:val="20"/>
                  </w:rPr>
                </w:rPrChange>
              </w:rPr>
            </w:pPr>
            <w:ins w:id="1891" w:author="Ruben" w:date="2016-12-12T09:28:00Z">
              <w:r w:rsidRPr="009373EF">
                <w:rPr>
                  <w:rFonts w:eastAsia="Times New Roman" w:cs="Calibri"/>
                  <w:bCs/>
                  <w:color w:val="000000"/>
                  <w:rPrChange w:id="1892" w:author="Leonardo Murta" w:date="2016-12-13T10:32:00Z">
                    <w:rPr>
                      <w:rFonts w:ascii="Calibri" w:eastAsia="Times New Roman" w:hAnsi="Calibri" w:cs="Calibri"/>
                      <w:b/>
                      <w:bCs/>
                      <w:color w:val="000000"/>
                    </w:rPr>
                  </w:rPrChange>
                </w:rPr>
                <w:t>8146</w:t>
              </w:r>
            </w:ins>
          </w:p>
        </w:tc>
      </w:tr>
      <w:tr w:rsidR="00A77859" w:rsidRPr="009373EF" w14:paraId="46A02AD2" w14:textId="77777777" w:rsidTr="00AD7EB7">
        <w:trPr>
          <w:trHeight w:val="288"/>
          <w:ins w:id="1893" w:author="Ruben" w:date="2016-12-12T09:28:00Z"/>
          <w:trPrChange w:id="1894" w:author="Cristiano Cesario" w:date="2016-12-12T21:32:00Z">
            <w:trPr>
              <w:trHeight w:val="288"/>
            </w:trPr>
          </w:trPrChange>
        </w:trPr>
        <w:tc>
          <w:tcPr>
            <w:tcW w:w="1362" w:type="dxa"/>
            <w:tcBorders>
              <w:top w:val="nil"/>
              <w:left w:val="single" w:sz="8" w:space="0" w:color="auto"/>
              <w:bottom w:val="single" w:sz="4" w:space="0" w:color="auto"/>
              <w:right w:val="nil"/>
            </w:tcBorders>
            <w:shd w:val="clear" w:color="auto" w:fill="auto"/>
            <w:noWrap/>
            <w:vAlign w:val="bottom"/>
            <w:hideMark/>
            <w:tcPrChange w:id="1895" w:author="Cristiano Cesario" w:date="2016-12-12T21:32:00Z">
              <w:tcPr>
                <w:tcW w:w="1520" w:type="dxa"/>
                <w:tcBorders>
                  <w:top w:val="nil"/>
                  <w:left w:val="single" w:sz="8" w:space="0" w:color="auto"/>
                  <w:bottom w:val="single" w:sz="4" w:space="0" w:color="auto"/>
                  <w:right w:val="nil"/>
                </w:tcBorders>
                <w:shd w:val="clear" w:color="auto" w:fill="auto"/>
                <w:noWrap/>
                <w:vAlign w:val="bottom"/>
                <w:hideMark/>
              </w:tcPr>
            </w:tcPrChange>
          </w:tcPr>
          <w:p w14:paraId="1006DE84" w14:textId="77777777" w:rsidR="00A77859" w:rsidRPr="009373EF" w:rsidRDefault="00A77859" w:rsidP="00A77859">
            <w:pPr>
              <w:numPr>
                <w:ilvl w:val="8"/>
                <w:numId w:val="1"/>
              </w:numPr>
              <w:spacing w:before="240" w:line="240" w:lineRule="auto"/>
              <w:ind w:firstLine="0"/>
              <w:jc w:val="left"/>
              <w:outlineLvl w:val="8"/>
              <w:rPr>
                <w:ins w:id="1896" w:author="Ruben" w:date="2016-12-12T09:28:00Z"/>
                <w:rFonts w:eastAsia="Times New Roman" w:cs="Calibri"/>
                <w:color w:val="000000"/>
                <w:rPrChange w:id="1897" w:author="Leonardo Murta" w:date="2016-12-13T10:32:00Z">
                  <w:rPr>
                    <w:ins w:id="1898" w:author="Ruben" w:date="2016-12-12T09:28:00Z"/>
                    <w:rFonts w:ascii="Calibri" w:eastAsia="Times New Roman" w:hAnsi="Calibri" w:cs="Calibri"/>
                    <w:i/>
                    <w:color w:val="000000"/>
                    <w:sz w:val="18"/>
                    <w:szCs w:val="20"/>
                  </w:rPr>
                </w:rPrChange>
              </w:rPr>
            </w:pPr>
            <w:ins w:id="1899" w:author="Ruben" w:date="2016-12-12T09:28:00Z">
              <w:r w:rsidRPr="009373EF">
                <w:rPr>
                  <w:rFonts w:eastAsia="Times New Roman" w:cs="Calibri"/>
                  <w:color w:val="000000"/>
                  <w:rPrChange w:id="1900" w:author="Leonardo Murta" w:date="2016-12-13T10:32:00Z">
                    <w:rPr>
                      <w:rFonts w:ascii="Calibri" w:eastAsia="Times New Roman" w:hAnsi="Calibri" w:cs="Calibri"/>
                      <w:color w:val="000000"/>
                    </w:rPr>
                  </w:rPrChange>
                </w:rPr>
                <w:t>Tortoise Git</w:t>
              </w:r>
            </w:ins>
          </w:p>
        </w:tc>
        <w:tc>
          <w:tcPr>
            <w:tcW w:w="1811" w:type="dxa"/>
            <w:tcBorders>
              <w:top w:val="nil"/>
              <w:left w:val="single" w:sz="8" w:space="0" w:color="auto"/>
              <w:bottom w:val="single" w:sz="4" w:space="0" w:color="auto"/>
              <w:right w:val="single" w:sz="8" w:space="0" w:color="auto"/>
            </w:tcBorders>
            <w:shd w:val="clear" w:color="auto" w:fill="auto"/>
            <w:noWrap/>
            <w:vAlign w:val="center"/>
            <w:hideMark/>
            <w:tcPrChange w:id="1901" w:author="Cristiano Cesario" w:date="2016-12-12T21:32:00Z">
              <w:tcPr>
                <w:tcW w:w="1811" w:type="dxa"/>
                <w:tcBorders>
                  <w:top w:val="nil"/>
                  <w:left w:val="single" w:sz="8" w:space="0" w:color="auto"/>
                  <w:bottom w:val="single" w:sz="4" w:space="0" w:color="auto"/>
                  <w:right w:val="single" w:sz="8" w:space="0" w:color="auto"/>
                </w:tcBorders>
                <w:shd w:val="clear" w:color="auto" w:fill="auto"/>
                <w:noWrap/>
                <w:vAlign w:val="center"/>
                <w:hideMark/>
              </w:tcPr>
            </w:tcPrChange>
          </w:tcPr>
          <w:p w14:paraId="72932A6B" w14:textId="77777777" w:rsidR="00A77859" w:rsidRPr="009373EF" w:rsidRDefault="00A77859" w:rsidP="00A77859">
            <w:pPr>
              <w:numPr>
                <w:ilvl w:val="8"/>
                <w:numId w:val="1"/>
              </w:numPr>
              <w:spacing w:before="240" w:line="240" w:lineRule="auto"/>
              <w:ind w:firstLine="0"/>
              <w:jc w:val="center"/>
              <w:outlineLvl w:val="8"/>
              <w:rPr>
                <w:ins w:id="1902" w:author="Ruben" w:date="2016-12-12T09:28:00Z"/>
                <w:rFonts w:eastAsia="Times New Roman" w:cs="Calibri"/>
                <w:color w:val="000000"/>
                <w:rPrChange w:id="1903" w:author="Leonardo Murta" w:date="2016-12-13T10:32:00Z">
                  <w:rPr>
                    <w:ins w:id="1904" w:author="Ruben" w:date="2016-12-12T09:28:00Z"/>
                    <w:rFonts w:ascii="Calibri" w:eastAsia="Times New Roman" w:hAnsi="Calibri" w:cs="Calibri"/>
                    <w:i/>
                    <w:color w:val="000000"/>
                    <w:sz w:val="18"/>
                    <w:szCs w:val="20"/>
                  </w:rPr>
                </w:rPrChange>
              </w:rPr>
            </w:pPr>
            <w:ins w:id="1905" w:author="Ruben" w:date="2016-12-12T09:28:00Z">
              <w:r w:rsidRPr="009373EF">
                <w:rPr>
                  <w:rFonts w:eastAsia="Times New Roman" w:cs="Calibri"/>
                  <w:color w:val="000000"/>
                  <w:rPrChange w:id="1906" w:author="Leonardo Murta" w:date="2016-12-13T10:32:00Z">
                    <w:rPr>
                      <w:rFonts w:ascii="Calibri" w:eastAsia="Times New Roman" w:hAnsi="Calibri" w:cs="Calibri"/>
                      <w:color w:val="000000"/>
                    </w:rPr>
                  </w:rPrChange>
                </w:rPr>
                <w:t>168</w:t>
              </w:r>
            </w:ins>
          </w:p>
        </w:tc>
        <w:tc>
          <w:tcPr>
            <w:tcW w:w="850" w:type="dxa"/>
            <w:tcBorders>
              <w:top w:val="nil"/>
              <w:left w:val="nil"/>
              <w:bottom w:val="single" w:sz="4" w:space="0" w:color="auto"/>
              <w:right w:val="single" w:sz="8" w:space="0" w:color="auto"/>
            </w:tcBorders>
            <w:shd w:val="clear" w:color="auto" w:fill="auto"/>
            <w:noWrap/>
            <w:vAlign w:val="center"/>
            <w:hideMark/>
            <w:tcPrChange w:id="1907" w:author="Cristiano Cesario" w:date="2016-12-12T21:32:00Z">
              <w:tcPr>
                <w:tcW w:w="850" w:type="dxa"/>
                <w:tcBorders>
                  <w:top w:val="nil"/>
                  <w:left w:val="nil"/>
                  <w:bottom w:val="single" w:sz="4" w:space="0" w:color="auto"/>
                  <w:right w:val="single" w:sz="8" w:space="0" w:color="auto"/>
                </w:tcBorders>
                <w:shd w:val="clear" w:color="auto" w:fill="auto"/>
                <w:noWrap/>
                <w:vAlign w:val="center"/>
                <w:hideMark/>
              </w:tcPr>
            </w:tcPrChange>
          </w:tcPr>
          <w:p w14:paraId="12CF3B1E" w14:textId="77777777" w:rsidR="00A77859" w:rsidRPr="009373EF" w:rsidRDefault="00A77859" w:rsidP="00A77859">
            <w:pPr>
              <w:numPr>
                <w:ilvl w:val="8"/>
                <w:numId w:val="1"/>
              </w:numPr>
              <w:spacing w:before="240" w:line="240" w:lineRule="auto"/>
              <w:ind w:firstLine="0"/>
              <w:jc w:val="center"/>
              <w:outlineLvl w:val="8"/>
              <w:rPr>
                <w:ins w:id="1908" w:author="Ruben" w:date="2016-12-12T09:28:00Z"/>
                <w:rFonts w:eastAsia="Times New Roman" w:cs="Calibri"/>
                <w:color w:val="000000"/>
                <w:rPrChange w:id="1909" w:author="Leonardo Murta" w:date="2016-12-13T10:32:00Z">
                  <w:rPr>
                    <w:ins w:id="1910" w:author="Ruben" w:date="2016-12-12T09:28:00Z"/>
                    <w:rFonts w:ascii="Calibri" w:eastAsia="Times New Roman" w:hAnsi="Calibri" w:cs="Calibri"/>
                    <w:i/>
                    <w:color w:val="000000"/>
                    <w:sz w:val="18"/>
                    <w:szCs w:val="20"/>
                  </w:rPr>
                </w:rPrChange>
              </w:rPr>
            </w:pPr>
            <w:ins w:id="1911" w:author="Ruben" w:date="2016-12-12T09:28:00Z">
              <w:r w:rsidRPr="009373EF">
                <w:rPr>
                  <w:rFonts w:eastAsia="Times New Roman" w:cs="Calibri"/>
                  <w:color w:val="000000"/>
                  <w:rPrChange w:id="1912" w:author="Leonardo Murta" w:date="2016-12-13T10:32:00Z">
                    <w:rPr>
                      <w:rFonts w:ascii="Calibri" w:eastAsia="Times New Roman" w:hAnsi="Calibri" w:cs="Calibri"/>
                      <w:color w:val="000000"/>
                    </w:rPr>
                  </w:rPrChange>
                </w:rPr>
                <w:t>3518</w:t>
              </w:r>
            </w:ins>
          </w:p>
        </w:tc>
        <w:tc>
          <w:tcPr>
            <w:tcW w:w="1219" w:type="dxa"/>
            <w:tcBorders>
              <w:top w:val="nil"/>
              <w:left w:val="nil"/>
              <w:bottom w:val="single" w:sz="4" w:space="0" w:color="auto"/>
              <w:right w:val="single" w:sz="8" w:space="0" w:color="auto"/>
            </w:tcBorders>
            <w:shd w:val="clear" w:color="auto" w:fill="auto"/>
            <w:noWrap/>
            <w:vAlign w:val="center"/>
            <w:hideMark/>
            <w:tcPrChange w:id="1913" w:author="Cristiano Cesario" w:date="2016-12-12T21:32:00Z">
              <w:tcPr>
                <w:tcW w:w="1219" w:type="dxa"/>
                <w:tcBorders>
                  <w:top w:val="nil"/>
                  <w:left w:val="nil"/>
                  <w:bottom w:val="single" w:sz="4" w:space="0" w:color="auto"/>
                  <w:right w:val="single" w:sz="8" w:space="0" w:color="auto"/>
                </w:tcBorders>
                <w:shd w:val="clear" w:color="auto" w:fill="auto"/>
                <w:noWrap/>
                <w:vAlign w:val="center"/>
                <w:hideMark/>
              </w:tcPr>
            </w:tcPrChange>
          </w:tcPr>
          <w:p w14:paraId="331BA546" w14:textId="77777777" w:rsidR="00A77859" w:rsidRPr="009373EF" w:rsidRDefault="00A77859" w:rsidP="00A77859">
            <w:pPr>
              <w:numPr>
                <w:ilvl w:val="8"/>
                <w:numId w:val="1"/>
              </w:numPr>
              <w:spacing w:before="240" w:line="240" w:lineRule="auto"/>
              <w:ind w:firstLine="0"/>
              <w:jc w:val="center"/>
              <w:outlineLvl w:val="8"/>
              <w:rPr>
                <w:ins w:id="1914" w:author="Ruben" w:date="2016-12-12T09:28:00Z"/>
                <w:rFonts w:eastAsia="Times New Roman" w:cs="Calibri"/>
                <w:bCs/>
                <w:color w:val="000000"/>
                <w:rPrChange w:id="1915" w:author="Leonardo Murta" w:date="2016-12-13T10:32:00Z">
                  <w:rPr>
                    <w:ins w:id="1916" w:author="Ruben" w:date="2016-12-12T09:28:00Z"/>
                    <w:rFonts w:ascii="Calibri" w:eastAsia="Times New Roman" w:hAnsi="Calibri" w:cs="Calibri"/>
                    <w:b/>
                    <w:bCs/>
                    <w:i/>
                    <w:color w:val="000000"/>
                    <w:sz w:val="18"/>
                    <w:szCs w:val="20"/>
                  </w:rPr>
                </w:rPrChange>
              </w:rPr>
            </w:pPr>
            <w:ins w:id="1917" w:author="Ruben" w:date="2016-12-12T09:28:00Z">
              <w:r w:rsidRPr="009373EF">
                <w:rPr>
                  <w:rFonts w:eastAsia="Times New Roman" w:cs="Calibri"/>
                  <w:bCs/>
                  <w:color w:val="000000"/>
                  <w:rPrChange w:id="1918" w:author="Leonardo Murta" w:date="2016-12-13T10:32:00Z">
                    <w:rPr>
                      <w:rFonts w:ascii="Calibri" w:eastAsia="Times New Roman" w:hAnsi="Calibri" w:cs="Calibri"/>
                      <w:b/>
                      <w:bCs/>
                      <w:color w:val="000000"/>
                    </w:rPr>
                  </w:rPrChange>
                </w:rPr>
                <w:t>8442</w:t>
              </w:r>
            </w:ins>
          </w:p>
        </w:tc>
      </w:tr>
      <w:tr w:rsidR="00A77859" w:rsidRPr="009373EF" w14:paraId="73BAD2A6" w14:textId="77777777" w:rsidTr="00AD7EB7">
        <w:trPr>
          <w:trHeight w:val="288"/>
          <w:ins w:id="1919" w:author="Ruben" w:date="2016-12-12T09:28:00Z"/>
          <w:trPrChange w:id="1920" w:author="Cristiano Cesario" w:date="2016-12-12T21:32:00Z">
            <w:trPr>
              <w:trHeight w:val="288"/>
            </w:trPr>
          </w:trPrChange>
        </w:trPr>
        <w:tc>
          <w:tcPr>
            <w:tcW w:w="1362" w:type="dxa"/>
            <w:tcBorders>
              <w:top w:val="nil"/>
              <w:left w:val="single" w:sz="8" w:space="0" w:color="auto"/>
              <w:bottom w:val="single" w:sz="4" w:space="0" w:color="auto"/>
              <w:right w:val="nil"/>
            </w:tcBorders>
            <w:shd w:val="clear" w:color="auto" w:fill="auto"/>
            <w:noWrap/>
            <w:vAlign w:val="bottom"/>
            <w:hideMark/>
            <w:tcPrChange w:id="1921" w:author="Cristiano Cesario" w:date="2016-12-12T21:32:00Z">
              <w:tcPr>
                <w:tcW w:w="1520" w:type="dxa"/>
                <w:tcBorders>
                  <w:top w:val="nil"/>
                  <w:left w:val="single" w:sz="8" w:space="0" w:color="auto"/>
                  <w:bottom w:val="single" w:sz="4" w:space="0" w:color="auto"/>
                  <w:right w:val="nil"/>
                </w:tcBorders>
                <w:shd w:val="clear" w:color="auto" w:fill="auto"/>
                <w:noWrap/>
                <w:vAlign w:val="bottom"/>
                <w:hideMark/>
              </w:tcPr>
            </w:tcPrChange>
          </w:tcPr>
          <w:p w14:paraId="0997A391" w14:textId="77777777" w:rsidR="00A77859" w:rsidRPr="009373EF" w:rsidRDefault="00A77859" w:rsidP="00A77859">
            <w:pPr>
              <w:numPr>
                <w:ilvl w:val="8"/>
                <w:numId w:val="1"/>
              </w:numPr>
              <w:spacing w:before="240" w:line="240" w:lineRule="auto"/>
              <w:ind w:firstLine="0"/>
              <w:jc w:val="left"/>
              <w:outlineLvl w:val="8"/>
              <w:rPr>
                <w:ins w:id="1922" w:author="Ruben" w:date="2016-12-12T09:28:00Z"/>
                <w:rFonts w:eastAsia="Times New Roman" w:cs="Calibri"/>
                <w:color w:val="000000"/>
                <w:rPrChange w:id="1923" w:author="Leonardo Murta" w:date="2016-12-13T10:32:00Z">
                  <w:rPr>
                    <w:ins w:id="1924" w:author="Ruben" w:date="2016-12-12T09:28:00Z"/>
                    <w:rFonts w:ascii="Calibri" w:eastAsia="Times New Roman" w:hAnsi="Calibri" w:cs="Calibri"/>
                    <w:i/>
                    <w:color w:val="000000"/>
                    <w:sz w:val="18"/>
                    <w:szCs w:val="20"/>
                  </w:rPr>
                </w:rPrChange>
              </w:rPr>
            </w:pPr>
            <w:ins w:id="1925" w:author="Ruben" w:date="2016-12-12T09:28:00Z">
              <w:r w:rsidRPr="009373EF">
                <w:rPr>
                  <w:rFonts w:eastAsia="Times New Roman" w:cs="Calibri"/>
                  <w:color w:val="000000"/>
                  <w:rPrChange w:id="1926" w:author="Leonardo Murta" w:date="2016-12-13T10:32:00Z">
                    <w:rPr>
                      <w:rFonts w:ascii="Calibri" w:eastAsia="Times New Roman" w:hAnsi="Calibri" w:cs="Calibri"/>
                      <w:color w:val="000000"/>
                    </w:rPr>
                  </w:rPrChange>
                </w:rPr>
                <w:t>Drupal</w:t>
              </w:r>
            </w:ins>
          </w:p>
        </w:tc>
        <w:tc>
          <w:tcPr>
            <w:tcW w:w="1811" w:type="dxa"/>
            <w:tcBorders>
              <w:top w:val="nil"/>
              <w:left w:val="single" w:sz="8" w:space="0" w:color="auto"/>
              <w:bottom w:val="single" w:sz="4" w:space="0" w:color="auto"/>
              <w:right w:val="single" w:sz="8" w:space="0" w:color="auto"/>
            </w:tcBorders>
            <w:shd w:val="clear" w:color="auto" w:fill="auto"/>
            <w:noWrap/>
            <w:vAlign w:val="center"/>
            <w:hideMark/>
            <w:tcPrChange w:id="1927" w:author="Cristiano Cesario" w:date="2016-12-12T21:32:00Z">
              <w:tcPr>
                <w:tcW w:w="1811" w:type="dxa"/>
                <w:tcBorders>
                  <w:top w:val="nil"/>
                  <w:left w:val="single" w:sz="8" w:space="0" w:color="auto"/>
                  <w:bottom w:val="single" w:sz="4" w:space="0" w:color="auto"/>
                  <w:right w:val="single" w:sz="8" w:space="0" w:color="auto"/>
                </w:tcBorders>
                <w:shd w:val="clear" w:color="auto" w:fill="auto"/>
                <w:noWrap/>
                <w:vAlign w:val="center"/>
                <w:hideMark/>
              </w:tcPr>
            </w:tcPrChange>
          </w:tcPr>
          <w:p w14:paraId="196AAD06" w14:textId="77777777" w:rsidR="00A77859" w:rsidRPr="009373EF" w:rsidRDefault="00A77859" w:rsidP="00A77859">
            <w:pPr>
              <w:numPr>
                <w:ilvl w:val="8"/>
                <w:numId w:val="1"/>
              </w:numPr>
              <w:spacing w:before="240" w:line="240" w:lineRule="auto"/>
              <w:ind w:firstLine="0"/>
              <w:jc w:val="center"/>
              <w:outlineLvl w:val="8"/>
              <w:rPr>
                <w:ins w:id="1928" w:author="Ruben" w:date="2016-12-12T09:28:00Z"/>
                <w:rFonts w:eastAsia="Times New Roman" w:cs="Calibri"/>
                <w:color w:val="000000"/>
                <w:rPrChange w:id="1929" w:author="Leonardo Murta" w:date="2016-12-13T10:32:00Z">
                  <w:rPr>
                    <w:ins w:id="1930" w:author="Ruben" w:date="2016-12-12T09:28:00Z"/>
                    <w:rFonts w:ascii="Calibri" w:eastAsia="Times New Roman" w:hAnsi="Calibri" w:cs="Calibri"/>
                    <w:i/>
                    <w:color w:val="000000"/>
                    <w:sz w:val="18"/>
                    <w:szCs w:val="20"/>
                  </w:rPr>
                </w:rPrChange>
              </w:rPr>
            </w:pPr>
            <w:ins w:id="1931" w:author="Ruben" w:date="2016-12-12T09:28:00Z">
              <w:r w:rsidRPr="009373EF">
                <w:rPr>
                  <w:rFonts w:eastAsia="Times New Roman" w:cs="Calibri"/>
                  <w:color w:val="000000"/>
                  <w:rPrChange w:id="1932" w:author="Leonardo Murta" w:date="2016-12-13T10:32:00Z">
                    <w:rPr>
                      <w:rFonts w:ascii="Calibri" w:eastAsia="Times New Roman" w:hAnsi="Calibri" w:cs="Calibri"/>
                      <w:color w:val="000000"/>
                    </w:rPr>
                  </w:rPrChange>
                </w:rPr>
                <w:t>176</w:t>
              </w:r>
            </w:ins>
          </w:p>
        </w:tc>
        <w:tc>
          <w:tcPr>
            <w:tcW w:w="850" w:type="dxa"/>
            <w:tcBorders>
              <w:top w:val="nil"/>
              <w:left w:val="nil"/>
              <w:bottom w:val="single" w:sz="4" w:space="0" w:color="auto"/>
              <w:right w:val="single" w:sz="8" w:space="0" w:color="auto"/>
            </w:tcBorders>
            <w:shd w:val="clear" w:color="auto" w:fill="auto"/>
            <w:noWrap/>
            <w:vAlign w:val="center"/>
            <w:hideMark/>
            <w:tcPrChange w:id="1933" w:author="Cristiano Cesario" w:date="2016-12-12T21:32:00Z">
              <w:tcPr>
                <w:tcW w:w="850" w:type="dxa"/>
                <w:tcBorders>
                  <w:top w:val="nil"/>
                  <w:left w:val="nil"/>
                  <w:bottom w:val="single" w:sz="4" w:space="0" w:color="auto"/>
                  <w:right w:val="single" w:sz="8" w:space="0" w:color="auto"/>
                </w:tcBorders>
                <w:shd w:val="clear" w:color="auto" w:fill="auto"/>
                <w:noWrap/>
                <w:vAlign w:val="center"/>
                <w:hideMark/>
              </w:tcPr>
            </w:tcPrChange>
          </w:tcPr>
          <w:p w14:paraId="2C7C6D43" w14:textId="77777777" w:rsidR="00A77859" w:rsidRPr="009373EF" w:rsidRDefault="00A77859" w:rsidP="00A77859">
            <w:pPr>
              <w:numPr>
                <w:ilvl w:val="8"/>
                <w:numId w:val="1"/>
              </w:numPr>
              <w:spacing w:before="240" w:line="240" w:lineRule="auto"/>
              <w:ind w:firstLine="0"/>
              <w:jc w:val="center"/>
              <w:outlineLvl w:val="8"/>
              <w:rPr>
                <w:ins w:id="1934" w:author="Ruben" w:date="2016-12-12T09:28:00Z"/>
                <w:rFonts w:eastAsia="Times New Roman" w:cs="Calibri"/>
                <w:color w:val="000000"/>
                <w:rPrChange w:id="1935" w:author="Leonardo Murta" w:date="2016-12-13T10:32:00Z">
                  <w:rPr>
                    <w:ins w:id="1936" w:author="Ruben" w:date="2016-12-12T09:28:00Z"/>
                    <w:rFonts w:ascii="Calibri" w:eastAsia="Times New Roman" w:hAnsi="Calibri" w:cs="Calibri"/>
                    <w:i/>
                    <w:color w:val="000000"/>
                    <w:sz w:val="18"/>
                    <w:szCs w:val="20"/>
                  </w:rPr>
                </w:rPrChange>
              </w:rPr>
            </w:pPr>
            <w:ins w:id="1937" w:author="Ruben" w:date="2016-12-12T09:28:00Z">
              <w:r w:rsidRPr="009373EF">
                <w:rPr>
                  <w:rFonts w:eastAsia="Times New Roman" w:cs="Calibri"/>
                  <w:color w:val="000000"/>
                  <w:rPrChange w:id="1938" w:author="Leonardo Murta" w:date="2016-12-13T10:32:00Z">
                    <w:rPr>
                      <w:rFonts w:ascii="Calibri" w:eastAsia="Times New Roman" w:hAnsi="Calibri" w:cs="Calibri"/>
                      <w:color w:val="000000"/>
                    </w:rPr>
                  </w:rPrChange>
                </w:rPr>
                <w:t>10285</w:t>
              </w:r>
            </w:ins>
          </w:p>
        </w:tc>
        <w:tc>
          <w:tcPr>
            <w:tcW w:w="1219" w:type="dxa"/>
            <w:tcBorders>
              <w:top w:val="nil"/>
              <w:left w:val="nil"/>
              <w:bottom w:val="single" w:sz="4" w:space="0" w:color="auto"/>
              <w:right w:val="single" w:sz="8" w:space="0" w:color="auto"/>
            </w:tcBorders>
            <w:shd w:val="clear" w:color="auto" w:fill="auto"/>
            <w:noWrap/>
            <w:vAlign w:val="center"/>
            <w:hideMark/>
            <w:tcPrChange w:id="1939" w:author="Cristiano Cesario" w:date="2016-12-12T21:32:00Z">
              <w:tcPr>
                <w:tcW w:w="1219" w:type="dxa"/>
                <w:tcBorders>
                  <w:top w:val="nil"/>
                  <w:left w:val="nil"/>
                  <w:bottom w:val="single" w:sz="4" w:space="0" w:color="auto"/>
                  <w:right w:val="single" w:sz="8" w:space="0" w:color="auto"/>
                </w:tcBorders>
                <w:shd w:val="clear" w:color="auto" w:fill="auto"/>
                <w:noWrap/>
                <w:vAlign w:val="center"/>
                <w:hideMark/>
              </w:tcPr>
            </w:tcPrChange>
          </w:tcPr>
          <w:p w14:paraId="3C787204" w14:textId="77777777" w:rsidR="00A77859" w:rsidRPr="009373EF" w:rsidRDefault="00A77859" w:rsidP="00A77859">
            <w:pPr>
              <w:numPr>
                <w:ilvl w:val="8"/>
                <w:numId w:val="1"/>
              </w:numPr>
              <w:spacing w:before="240" w:line="240" w:lineRule="auto"/>
              <w:ind w:firstLine="0"/>
              <w:jc w:val="center"/>
              <w:outlineLvl w:val="8"/>
              <w:rPr>
                <w:ins w:id="1940" w:author="Ruben" w:date="2016-12-12T09:28:00Z"/>
                <w:rFonts w:eastAsia="Times New Roman" w:cs="Calibri"/>
                <w:bCs/>
                <w:color w:val="000000"/>
                <w:rPrChange w:id="1941" w:author="Leonardo Murta" w:date="2016-12-13T10:32:00Z">
                  <w:rPr>
                    <w:ins w:id="1942" w:author="Ruben" w:date="2016-12-12T09:28:00Z"/>
                    <w:rFonts w:ascii="Calibri" w:eastAsia="Times New Roman" w:hAnsi="Calibri" w:cs="Calibri"/>
                    <w:b/>
                    <w:bCs/>
                    <w:i/>
                    <w:color w:val="000000"/>
                    <w:sz w:val="18"/>
                    <w:szCs w:val="20"/>
                  </w:rPr>
                </w:rPrChange>
              </w:rPr>
            </w:pPr>
            <w:ins w:id="1943" w:author="Ruben" w:date="2016-12-12T09:28:00Z">
              <w:r w:rsidRPr="009373EF">
                <w:rPr>
                  <w:rFonts w:eastAsia="Times New Roman" w:cs="Calibri"/>
                  <w:bCs/>
                  <w:color w:val="000000"/>
                  <w:rPrChange w:id="1944" w:author="Leonardo Murta" w:date="2016-12-13T10:32:00Z">
                    <w:rPr>
                      <w:rFonts w:ascii="Calibri" w:eastAsia="Times New Roman" w:hAnsi="Calibri" w:cs="Calibri"/>
                      <w:b/>
                      <w:bCs/>
                      <w:color w:val="000000"/>
                    </w:rPr>
                  </w:rPrChange>
                </w:rPr>
                <w:t>38047</w:t>
              </w:r>
            </w:ins>
          </w:p>
        </w:tc>
      </w:tr>
      <w:tr w:rsidR="00A77859" w:rsidRPr="009373EF" w14:paraId="071ECABA" w14:textId="77777777" w:rsidTr="00AD7EB7">
        <w:trPr>
          <w:trHeight w:val="288"/>
          <w:ins w:id="1945" w:author="Ruben" w:date="2016-12-12T09:28:00Z"/>
          <w:trPrChange w:id="1946" w:author="Cristiano Cesario" w:date="2016-12-12T21:32:00Z">
            <w:trPr>
              <w:trHeight w:val="288"/>
            </w:trPr>
          </w:trPrChange>
        </w:trPr>
        <w:tc>
          <w:tcPr>
            <w:tcW w:w="1362" w:type="dxa"/>
            <w:tcBorders>
              <w:top w:val="nil"/>
              <w:left w:val="single" w:sz="8" w:space="0" w:color="auto"/>
              <w:bottom w:val="single" w:sz="4" w:space="0" w:color="auto"/>
              <w:right w:val="nil"/>
            </w:tcBorders>
            <w:shd w:val="clear" w:color="auto" w:fill="auto"/>
            <w:noWrap/>
            <w:vAlign w:val="bottom"/>
            <w:hideMark/>
            <w:tcPrChange w:id="1947" w:author="Cristiano Cesario" w:date="2016-12-12T21:32:00Z">
              <w:tcPr>
                <w:tcW w:w="1520" w:type="dxa"/>
                <w:tcBorders>
                  <w:top w:val="nil"/>
                  <w:left w:val="single" w:sz="8" w:space="0" w:color="auto"/>
                  <w:bottom w:val="single" w:sz="4" w:space="0" w:color="auto"/>
                  <w:right w:val="nil"/>
                </w:tcBorders>
                <w:shd w:val="clear" w:color="auto" w:fill="auto"/>
                <w:noWrap/>
                <w:vAlign w:val="bottom"/>
                <w:hideMark/>
              </w:tcPr>
            </w:tcPrChange>
          </w:tcPr>
          <w:p w14:paraId="61302A48" w14:textId="77777777" w:rsidR="00A77859" w:rsidRPr="009373EF" w:rsidRDefault="00A77859" w:rsidP="00A77859">
            <w:pPr>
              <w:numPr>
                <w:ilvl w:val="8"/>
                <w:numId w:val="1"/>
              </w:numPr>
              <w:spacing w:before="240" w:line="240" w:lineRule="auto"/>
              <w:ind w:firstLine="0"/>
              <w:jc w:val="left"/>
              <w:outlineLvl w:val="8"/>
              <w:rPr>
                <w:ins w:id="1948" w:author="Ruben" w:date="2016-12-12T09:28:00Z"/>
                <w:rFonts w:eastAsia="Times New Roman" w:cs="Calibri"/>
                <w:color w:val="000000"/>
                <w:rPrChange w:id="1949" w:author="Leonardo Murta" w:date="2016-12-13T10:32:00Z">
                  <w:rPr>
                    <w:ins w:id="1950" w:author="Ruben" w:date="2016-12-12T09:28:00Z"/>
                    <w:rFonts w:ascii="Calibri" w:eastAsia="Times New Roman" w:hAnsi="Calibri" w:cs="Calibri"/>
                    <w:i/>
                    <w:color w:val="000000"/>
                    <w:sz w:val="18"/>
                    <w:szCs w:val="20"/>
                  </w:rPr>
                </w:rPrChange>
              </w:rPr>
            </w:pPr>
            <w:ins w:id="1951" w:author="Ruben" w:date="2016-12-12T09:28:00Z">
              <w:r w:rsidRPr="009373EF">
                <w:rPr>
                  <w:rFonts w:eastAsia="Times New Roman" w:cs="Calibri"/>
                  <w:color w:val="000000"/>
                  <w:rPrChange w:id="1952" w:author="Leonardo Murta" w:date="2016-12-13T10:32:00Z">
                    <w:rPr>
                      <w:rFonts w:ascii="Calibri" w:eastAsia="Times New Roman" w:hAnsi="Calibri" w:cs="Calibri"/>
                      <w:color w:val="000000"/>
                    </w:rPr>
                  </w:rPrChange>
                </w:rPr>
                <w:t>Expresso Livre</w:t>
              </w:r>
            </w:ins>
          </w:p>
        </w:tc>
        <w:tc>
          <w:tcPr>
            <w:tcW w:w="1811" w:type="dxa"/>
            <w:tcBorders>
              <w:top w:val="nil"/>
              <w:left w:val="single" w:sz="8" w:space="0" w:color="auto"/>
              <w:bottom w:val="single" w:sz="4" w:space="0" w:color="auto"/>
              <w:right w:val="single" w:sz="8" w:space="0" w:color="auto"/>
            </w:tcBorders>
            <w:shd w:val="clear" w:color="auto" w:fill="auto"/>
            <w:noWrap/>
            <w:vAlign w:val="center"/>
            <w:hideMark/>
            <w:tcPrChange w:id="1953" w:author="Cristiano Cesario" w:date="2016-12-12T21:32:00Z">
              <w:tcPr>
                <w:tcW w:w="1811" w:type="dxa"/>
                <w:tcBorders>
                  <w:top w:val="nil"/>
                  <w:left w:val="single" w:sz="8" w:space="0" w:color="auto"/>
                  <w:bottom w:val="single" w:sz="4" w:space="0" w:color="auto"/>
                  <w:right w:val="single" w:sz="8" w:space="0" w:color="auto"/>
                </w:tcBorders>
                <w:shd w:val="clear" w:color="auto" w:fill="auto"/>
                <w:noWrap/>
                <w:vAlign w:val="center"/>
                <w:hideMark/>
              </w:tcPr>
            </w:tcPrChange>
          </w:tcPr>
          <w:p w14:paraId="0FD2EF4A" w14:textId="77777777" w:rsidR="00A77859" w:rsidRPr="009373EF" w:rsidRDefault="00A77859" w:rsidP="00A77859">
            <w:pPr>
              <w:numPr>
                <w:ilvl w:val="8"/>
                <w:numId w:val="1"/>
              </w:numPr>
              <w:spacing w:before="240" w:line="240" w:lineRule="auto"/>
              <w:ind w:firstLine="0"/>
              <w:jc w:val="center"/>
              <w:outlineLvl w:val="8"/>
              <w:rPr>
                <w:ins w:id="1954" w:author="Ruben" w:date="2016-12-12T09:28:00Z"/>
                <w:rFonts w:eastAsia="Times New Roman" w:cs="Calibri"/>
                <w:color w:val="000000"/>
                <w:rPrChange w:id="1955" w:author="Leonardo Murta" w:date="2016-12-13T10:32:00Z">
                  <w:rPr>
                    <w:ins w:id="1956" w:author="Ruben" w:date="2016-12-12T09:28:00Z"/>
                    <w:rFonts w:ascii="Calibri" w:eastAsia="Times New Roman" w:hAnsi="Calibri" w:cs="Calibri"/>
                    <w:i/>
                    <w:color w:val="000000"/>
                    <w:sz w:val="18"/>
                    <w:szCs w:val="20"/>
                  </w:rPr>
                </w:rPrChange>
              </w:rPr>
            </w:pPr>
            <w:ins w:id="1957" w:author="Ruben" w:date="2016-12-12T09:28:00Z">
              <w:r w:rsidRPr="009373EF">
                <w:rPr>
                  <w:rFonts w:eastAsia="Times New Roman" w:cs="Calibri"/>
                  <w:color w:val="000000"/>
                  <w:rPrChange w:id="1958" w:author="Leonardo Murta" w:date="2016-12-13T10:32:00Z">
                    <w:rPr>
                      <w:rFonts w:ascii="Calibri" w:eastAsia="Times New Roman" w:hAnsi="Calibri" w:cs="Calibri"/>
                      <w:color w:val="000000"/>
                    </w:rPr>
                  </w:rPrChange>
                </w:rPr>
                <w:t>366</w:t>
              </w:r>
            </w:ins>
          </w:p>
        </w:tc>
        <w:tc>
          <w:tcPr>
            <w:tcW w:w="850" w:type="dxa"/>
            <w:tcBorders>
              <w:top w:val="nil"/>
              <w:left w:val="nil"/>
              <w:bottom w:val="single" w:sz="4" w:space="0" w:color="auto"/>
              <w:right w:val="single" w:sz="8" w:space="0" w:color="auto"/>
            </w:tcBorders>
            <w:shd w:val="clear" w:color="auto" w:fill="auto"/>
            <w:noWrap/>
            <w:vAlign w:val="center"/>
            <w:hideMark/>
            <w:tcPrChange w:id="1959" w:author="Cristiano Cesario" w:date="2016-12-12T21:32:00Z">
              <w:tcPr>
                <w:tcW w:w="850" w:type="dxa"/>
                <w:tcBorders>
                  <w:top w:val="nil"/>
                  <w:left w:val="nil"/>
                  <w:bottom w:val="single" w:sz="4" w:space="0" w:color="auto"/>
                  <w:right w:val="single" w:sz="8" w:space="0" w:color="auto"/>
                </w:tcBorders>
                <w:shd w:val="clear" w:color="auto" w:fill="auto"/>
                <w:noWrap/>
                <w:vAlign w:val="center"/>
                <w:hideMark/>
              </w:tcPr>
            </w:tcPrChange>
          </w:tcPr>
          <w:p w14:paraId="2A32A946" w14:textId="77777777" w:rsidR="00A77859" w:rsidRPr="009373EF" w:rsidRDefault="00A77859" w:rsidP="00A77859">
            <w:pPr>
              <w:numPr>
                <w:ilvl w:val="8"/>
                <w:numId w:val="1"/>
              </w:numPr>
              <w:spacing w:before="240" w:line="240" w:lineRule="auto"/>
              <w:ind w:firstLine="0"/>
              <w:jc w:val="center"/>
              <w:outlineLvl w:val="8"/>
              <w:rPr>
                <w:ins w:id="1960" w:author="Ruben" w:date="2016-12-12T09:28:00Z"/>
                <w:rFonts w:eastAsia="Times New Roman" w:cs="Calibri"/>
                <w:color w:val="000000"/>
                <w:rPrChange w:id="1961" w:author="Leonardo Murta" w:date="2016-12-13T10:32:00Z">
                  <w:rPr>
                    <w:ins w:id="1962" w:author="Ruben" w:date="2016-12-12T09:28:00Z"/>
                    <w:rFonts w:ascii="Calibri" w:eastAsia="Times New Roman" w:hAnsi="Calibri" w:cs="Calibri"/>
                    <w:i/>
                    <w:color w:val="000000"/>
                    <w:sz w:val="18"/>
                    <w:szCs w:val="20"/>
                  </w:rPr>
                </w:rPrChange>
              </w:rPr>
            </w:pPr>
            <w:ins w:id="1963" w:author="Ruben" w:date="2016-12-12T09:28:00Z">
              <w:r w:rsidRPr="009373EF">
                <w:rPr>
                  <w:rFonts w:eastAsia="Times New Roman" w:cs="Calibri"/>
                  <w:color w:val="000000"/>
                  <w:rPrChange w:id="1964" w:author="Leonardo Murta" w:date="2016-12-13T10:32:00Z">
                    <w:rPr>
                      <w:rFonts w:ascii="Calibri" w:eastAsia="Times New Roman" w:hAnsi="Calibri" w:cs="Calibri"/>
                      <w:color w:val="000000"/>
                    </w:rPr>
                  </w:rPrChange>
                </w:rPr>
                <w:t>21592</w:t>
              </w:r>
            </w:ins>
          </w:p>
        </w:tc>
        <w:tc>
          <w:tcPr>
            <w:tcW w:w="1219" w:type="dxa"/>
            <w:tcBorders>
              <w:top w:val="nil"/>
              <w:left w:val="nil"/>
              <w:bottom w:val="single" w:sz="4" w:space="0" w:color="auto"/>
              <w:right w:val="single" w:sz="8" w:space="0" w:color="auto"/>
            </w:tcBorders>
            <w:shd w:val="clear" w:color="auto" w:fill="auto"/>
            <w:noWrap/>
            <w:vAlign w:val="center"/>
            <w:hideMark/>
            <w:tcPrChange w:id="1965" w:author="Cristiano Cesario" w:date="2016-12-12T21:32:00Z">
              <w:tcPr>
                <w:tcW w:w="1219" w:type="dxa"/>
                <w:tcBorders>
                  <w:top w:val="nil"/>
                  <w:left w:val="nil"/>
                  <w:bottom w:val="single" w:sz="4" w:space="0" w:color="auto"/>
                  <w:right w:val="single" w:sz="8" w:space="0" w:color="auto"/>
                </w:tcBorders>
                <w:shd w:val="clear" w:color="auto" w:fill="auto"/>
                <w:noWrap/>
                <w:vAlign w:val="center"/>
                <w:hideMark/>
              </w:tcPr>
            </w:tcPrChange>
          </w:tcPr>
          <w:p w14:paraId="7494AF87" w14:textId="77777777" w:rsidR="00A77859" w:rsidRPr="009373EF" w:rsidRDefault="00A77859" w:rsidP="00A77859">
            <w:pPr>
              <w:numPr>
                <w:ilvl w:val="8"/>
                <w:numId w:val="1"/>
              </w:numPr>
              <w:spacing w:before="240" w:line="240" w:lineRule="auto"/>
              <w:ind w:firstLine="0"/>
              <w:jc w:val="center"/>
              <w:outlineLvl w:val="8"/>
              <w:rPr>
                <w:ins w:id="1966" w:author="Ruben" w:date="2016-12-12T09:28:00Z"/>
                <w:rFonts w:eastAsia="Times New Roman" w:cs="Calibri"/>
                <w:bCs/>
                <w:color w:val="000000"/>
                <w:rPrChange w:id="1967" w:author="Leonardo Murta" w:date="2016-12-13T10:32:00Z">
                  <w:rPr>
                    <w:ins w:id="1968" w:author="Ruben" w:date="2016-12-12T09:28:00Z"/>
                    <w:rFonts w:ascii="Calibri" w:eastAsia="Times New Roman" w:hAnsi="Calibri" w:cs="Calibri"/>
                    <w:b/>
                    <w:bCs/>
                    <w:i/>
                    <w:color w:val="000000"/>
                    <w:sz w:val="18"/>
                    <w:szCs w:val="20"/>
                  </w:rPr>
                </w:rPrChange>
              </w:rPr>
            </w:pPr>
            <w:ins w:id="1969" w:author="Ruben" w:date="2016-12-12T09:28:00Z">
              <w:r w:rsidRPr="009373EF">
                <w:rPr>
                  <w:rFonts w:eastAsia="Times New Roman" w:cs="Calibri"/>
                  <w:bCs/>
                  <w:color w:val="000000"/>
                  <w:rPrChange w:id="1970" w:author="Leonardo Murta" w:date="2016-12-13T10:32:00Z">
                    <w:rPr>
                      <w:rFonts w:ascii="Calibri" w:eastAsia="Times New Roman" w:hAnsi="Calibri" w:cs="Calibri"/>
                      <w:b/>
                      <w:bCs/>
                      <w:color w:val="000000"/>
                    </w:rPr>
                  </w:rPrChange>
                </w:rPr>
                <w:t>27079</w:t>
              </w:r>
            </w:ins>
          </w:p>
        </w:tc>
      </w:tr>
      <w:tr w:rsidR="00A77859" w:rsidRPr="009373EF" w14:paraId="7762E0B9" w14:textId="77777777" w:rsidTr="00AD7EB7">
        <w:trPr>
          <w:trHeight w:val="300"/>
          <w:ins w:id="1971" w:author="Ruben" w:date="2016-12-12T09:28:00Z"/>
          <w:trPrChange w:id="1972" w:author="Cristiano Cesario" w:date="2016-12-12T21:32:00Z">
            <w:trPr>
              <w:trHeight w:val="300"/>
            </w:trPr>
          </w:trPrChange>
        </w:trPr>
        <w:tc>
          <w:tcPr>
            <w:tcW w:w="1362" w:type="dxa"/>
            <w:tcBorders>
              <w:top w:val="nil"/>
              <w:left w:val="single" w:sz="8" w:space="0" w:color="auto"/>
              <w:bottom w:val="single" w:sz="8" w:space="0" w:color="auto"/>
              <w:right w:val="nil"/>
            </w:tcBorders>
            <w:shd w:val="clear" w:color="auto" w:fill="auto"/>
            <w:noWrap/>
            <w:vAlign w:val="bottom"/>
            <w:hideMark/>
            <w:tcPrChange w:id="1973" w:author="Cristiano Cesario" w:date="2016-12-12T21:32:00Z">
              <w:tcPr>
                <w:tcW w:w="1520" w:type="dxa"/>
                <w:tcBorders>
                  <w:top w:val="nil"/>
                  <w:left w:val="single" w:sz="8" w:space="0" w:color="auto"/>
                  <w:bottom w:val="single" w:sz="8" w:space="0" w:color="auto"/>
                  <w:right w:val="nil"/>
                </w:tcBorders>
                <w:shd w:val="clear" w:color="auto" w:fill="auto"/>
                <w:noWrap/>
                <w:vAlign w:val="bottom"/>
                <w:hideMark/>
              </w:tcPr>
            </w:tcPrChange>
          </w:tcPr>
          <w:p w14:paraId="4353FEA3" w14:textId="77777777" w:rsidR="00A77859" w:rsidRPr="009373EF" w:rsidRDefault="00A77859" w:rsidP="00A77859">
            <w:pPr>
              <w:numPr>
                <w:ilvl w:val="8"/>
                <w:numId w:val="1"/>
              </w:numPr>
              <w:spacing w:before="240" w:line="240" w:lineRule="auto"/>
              <w:ind w:firstLine="0"/>
              <w:jc w:val="left"/>
              <w:outlineLvl w:val="8"/>
              <w:rPr>
                <w:ins w:id="1974" w:author="Ruben" w:date="2016-12-12T09:28:00Z"/>
                <w:rFonts w:eastAsia="Times New Roman" w:cs="Calibri"/>
                <w:color w:val="000000"/>
                <w:rPrChange w:id="1975" w:author="Leonardo Murta" w:date="2016-12-13T10:32:00Z">
                  <w:rPr>
                    <w:ins w:id="1976" w:author="Ruben" w:date="2016-12-12T09:28:00Z"/>
                    <w:rFonts w:ascii="Calibri" w:eastAsia="Times New Roman" w:hAnsi="Calibri" w:cs="Calibri"/>
                    <w:i/>
                    <w:color w:val="000000"/>
                    <w:sz w:val="18"/>
                    <w:szCs w:val="20"/>
                  </w:rPr>
                </w:rPrChange>
              </w:rPr>
            </w:pPr>
            <w:ins w:id="1977" w:author="Ruben" w:date="2016-12-12T09:28:00Z">
              <w:r w:rsidRPr="009373EF">
                <w:rPr>
                  <w:rFonts w:eastAsia="Times New Roman" w:cs="Calibri"/>
                  <w:color w:val="000000"/>
                  <w:rPrChange w:id="1978" w:author="Leonardo Murta" w:date="2016-12-13T10:32:00Z">
                    <w:rPr>
                      <w:rFonts w:ascii="Calibri" w:eastAsia="Times New Roman" w:hAnsi="Calibri" w:cs="Calibri"/>
                      <w:color w:val="000000"/>
                    </w:rPr>
                  </w:rPrChange>
                </w:rPr>
                <w:t>Git</w:t>
              </w:r>
            </w:ins>
          </w:p>
        </w:tc>
        <w:tc>
          <w:tcPr>
            <w:tcW w:w="1811" w:type="dxa"/>
            <w:tcBorders>
              <w:top w:val="nil"/>
              <w:left w:val="single" w:sz="8" w:space="0" w:color="auto"/>
              <w:bottom w:val="single" w:sz="8" w:space="0" w:color="auto"/>
              <w:right w:val="single" w:sz="8" w:space="0" w:color="auto"/>
            </w:tcBorders>
            <w:shd w:val="clear" w:color="auto" w:fill="auto"/>
            <w:noWrap/>
            <w:vAlign w:val="center"/>
            <w:hideMark/>
            <w:tcPrChange w:id="1979" w:author="Cristiano Cesario" w:date="2016-12-12T21:32:00Z">
              <w:tcPr>
                <w:tcW w:w="1811" w:type="dxa"/>
                <w:tcBorders>
                  <w:top w:val="nil"/>
                  <w:left w:val="single" w:sz="8" w:space="0" w:color="auto"/>
                  <w:bottom w:val="single" w:sz="8" w:space="0" w:color="auto"/>
                  <w:right w:val="single" w:sz="8" w:space="0" w:color="auto"/>
                </w:tcBorders>
                <w:shd w:val="clear" w:color="auto" w:fill="auto"/>
                <w:noWrap/>
                <w:vAlign w:val="center"/>
                <w:hideMark/>
              </w:tcPr>
            </w:tcPrChange>
          </w:tcPr>
          <w:p w14:paraId="085C8E7B" w14:textId="77777777" w:rsidR="00A77859" w:rsidRPr="009373EF" w:rsidRDefault="00A77859" w:rsidP="00A77859">
            <w:pPr>
              <w:numPr>
                <w:ilvl w:val="8"/>
                <w:numId w:val="1"/>
              </w:numPr>
              <w:spacing w:before="240" w:line="240" w:lineRule="auto"/>
              <w:ind w:firstLine="0"/>
              <w:jc w:val="center"/>
              <w:outlineLvl w:val="8"/>
              <w:rPr>
                <w:ins w:id="1980" w:author="Ruben" w:date="2016-12-12T09:28:00Z"/>
                <w:rFonts w:eastAsia="Times New Roman" w:cs="Calibri"/>
                <w:color w:val="000000"/>
                <w:rPrChange w:id="1981" w:author="Leonardo Murta" w:date="2016-12-13T10:32:00Z">
                  <w:rPr>
                    <w:ins w:id="1982" w:author="Ruben" w:date="2016-12-12T09:28:00Z"/>
                    <w:rFonts w:ascii="Calibri" w:eastAsia="Times New Roman" w:hAnsi="Calibri" w:cs="Calibri"/>
                    <w:i/>
                    <w:color w:val="000000"/>
                    <w:sz w:val="18"/>
                    <w:szCs w:val="20"/>
                  </w:rPr>
                </w:rPrChange>
              </w:rPr>
            </w:pPr>
            <w:ins w:id="1983" w:author="Ruben" w:date="2016-12-12T09:28:00Z">
              <w:r w:rsidRPr="009373EF">
                <w:rPr>
                  <w:rFonts w:eastAsia="Times New Roman" w:cs="Calibri"/>
                  <w:color w:val="000000"/>
                  <w:rPrChange w:id="1984" w:author="Leonardo Murta" w:date="2016-12-13T10:32:00Z">
                    <w:rPr>
                      <w:rFonts w:ascii="Calibri" w:eastAsia="Times New Roman" w:hAnsi="Calibri" w:cs="Calibri"/>
                      <w:color w:val="000000"/>
                    </w:rPr>
                  </w:rPrChange>
                </w:rPr>
                <w:t>104</w:t>
              </w:r>
            </w:ins>
          </w:p>
        </w:tc>
        <w:tc>
          <w:tcPr>
            <w:tcW w:w="850" w:type="dxa"/>
            <w:tcBorders>
              <w:top w:val="nil"/>
              <w:left w:val="nil"/>
              <w:bottom w:val="single" w:sz="8" w:space="0" w:color="auto"/>
              <w:right w:val="single" w:sz="8" w:space="0" w:color="auto"/>
            </w:tcBorders>
            <w:shd w:val="clear" w:color="auto" w:fill="auto"/>
            <w:noWrap/>
            <w:vAlign w:val="center"/>
            <w:hideMark/>
            <w:tcPrChange w:id="1985" w:author="Cristiano Cesario" w:date="2016-12-12T21:32:00Z">
              <w:tcPr>
                <w:tcW w:w="850" w:type="dxa"/>
                <w:tcBorders>
                  <w:top w:val="nil"/>
                  <w:left w:val="nil"/>
                  <w:bottom w:val="single" w:sz="8" w:space="0" w:color="auto"/>
                  <w:right w:val="single" w:sz="8" w:space="0" w:color="auto"/>
                </w:tcBorders>
                <w:shd w:val="clear" w:color="auto" w:fill="auto"/>
                <w:noWrap/>
                <w:vAlign w:val="center"/>
                <w:hideMark/>
              </w:tcPr>
            </w:tcPrChange>
          </w:tcPr>
          <w:p w14:paraId="61D2C14D" w14:textId="77777777" w:rsidR="00A77859" w:rsidRPr="009373EF" w:rsidRDefault="00A77859" w:rsidP="00A77859">
            <w:pPr>
              <w:numPr>
                <w:ilvl w:val="8"/>
                <w:numId w:val="1"/>
              </w:numPr>
              <w:spacing w:before="240" w:line="240" w:lineRule="auto"/>
              <w:ind w:firstLine="0"/>
              <w:jc w:val="center"/>
              <w:outlineLvl w:val="8"/>
              <w:rPr>
                <w:ins w:id="1986" w:author="Ruben" w:date="2016-12-12T09:28:00Z"/>
                <w:rFonts w:eastAsia="Times New Roman" w:cs="Calibri"/>
                <w:color w:val="000000"/>
                <w:rPrChange w:id="1987" w:author="Leonardo Murta" w:date="2016-12-13T10:32:00Z">
                  <w:rPr>
                    <w:ins w:id="1988" w:author="Ruben" w:date="2016-12-12T09:28:00Z"/>
                    <w:rFonts w:ascii="Calibri" w:eastAsia="Times New Roman" w:hAnsi="Calibri" w:cs="Calibri"/>
                    <w:i/>
                    <w:color w:val="000000"/>
                    <w:sz w:val="18"/>
                    <w:szCs w:val="20"/>
                  </w:rPr>
                </w:rPrChange>
              </w:rPr>
            </w:pPr>
            <w:ins w:id="1989" w:author="Ruben" w:date="2016-12-12T09:28:00Z">
              <w:r w:rsidRPr="009373EF">
                <w:rPr>
                  <w:rFonts w:eastAsia="Times New Roman" w:cs="Calibri"/>
                  <w:color w:val="000000"/>
                  <w:rPrChange w:id="1990" w:author="Leonardo Murta" w:date="2016-12-13T10:32:00Z">
                    <w:rPr>
                      <w:rFonts w:ascii="Calibri" w:eastAsia="Times New Roman" w:hAnsi="Calibri" w:cs="Calibri"/>
                      <w:color w:val="000000"/>
                    </w:rPr>
                  </w:rPrChange>
                </w:rPr>
                <w:t>3026</w:t>
              </w:r>
            </w:ins>
          </w:p>
        </w:tc>
        <w:tc>
          <w:tcPr>
            <w:tcW w:w="1219" w:type="dxa"/>
            <w:tcBorders>
              <w:top w:val="nil"/>
              <w:left w:val="nil"/>
              <w:bottom w:val="single" w:sz="8" w:space="0" w:color="auto"/>
              <w:right w:val="single" w:sz="8" w:space="0" w:color="auto"/>
            </w:tcBorders>
            <w:shd w:val="clear" w:color="auto" w:fill="auto"/>
            <w:noWrap/>
            <w:vAlign w:val="center"/>
            <w:hideMark/>
            <w:tcPrChange w:id="1991" w:author="Cristiano Cesario" w:date="2016-12-12T21:32:00Z">
              <w:tcPr>
                <w:tcW w:w="1219" w:type="dxa"/>
                <w:tcBorders>
                  <w:top w:val="nil"/>
                  <w:left w:val="nil"/>
                  <w:bottom w:val="single" w:sz="8" w:space="0" w:color="auto"/>
                  <w:right w:val="single" w:sz="8" w:space="0" w:color="auto"/>
                </w:tcBorders>
                <w:shd w:val="clear" w:color="auto" w:fill="auto"/>
                <w:noWrap/>
                <w:vAlign w:val="center"/>
                <w:hideMark/>
              </w:tcPr>
            </w:tcPrChange>
          </w:tcPr>
          <w:p w14:paraId="6D4E7EC9" w14:textId="77777777" w:rsidR="00A77859" w:rsidRPr="009373EF" w:rsidRDefault="00A77859" w:rsidP="00A77859">
            <w:pPr>
              <w:numPr>
                <w:ilvl w:val="8"/>
                <w:numId w:val="1"/>
              </w:numPr>
              <w:spacing w:before="240" w:line="240" w:lineRule="auto"/>
              <w:ind w:firstLine="0"/>
              <w:jc w:val="center"/>
              <w:outlineLvl w:val="8"/>
              <w:rPr>
                <w:ins w:id="1992" w:author="Ruben" w:date="2016-12-12T09:28:00Z"/>
                <w:rFonts w:eastAsia="Times New Roman" w:cs="Calibri"/>
                <w:b/>
                <w:bCs/>
                <w:color w:val="000000"/>
                <w:rPrChange w:id="1993" w:author="Leonardo Murta" w:date="2016-12-13T10:32:00Z">
                  <w:rPr>
                    <w:ins w:id="1994" w:author="Ruben" w:date="2016-12-12T09:28:00Z"/>
                    <w:rFonts w:ascii="Calibri" w:eastAsia="Times New Roman" w:hAnsi="Calibri" w:cs="Calibri"/>
                    <w:b/>
                    <w:bCs/>
                    <w:i/>
                    <w:color w:val="000000"/>
                    <w:sz w:val="18"/>
                    <w:szCs w:val="20"/>
                  </w:rPr>
                </w:rPrChange>
              </w:rPr>
            </w:pPr>
            <w:ins w:id="1995" w:author="Ruben" w:date="2016-12-12T09:28:00Z">
              <w:r w:rsidRPr="009373EF">
                <w:rPr>
                  <w:rFonts w:eastAsia="Times New Roman" w:cs="Calibri"/>
                  <w:b/>
                  <w:bCs/>
                  <w:color w:val="000000"/>
                  <w:rPrChange w:id="1996" w:author="Leonardo Murta" w:date="2016-12-13T10:32:00Z">
                    <w:rPr>
                      <w:rFonts w:ascii="Calibri" w:eastAsia="Times New Roman" w:hAnsi="Calibri" w:cs="Calibri"/>
                      <w:b/>
                      <w:bCs/>
                      <w:color w:val="000000"/>
                    </w:rPr>
                  </w:rPrChange>
                </w:rPr>
                <w:t>46794</w:t>
              </w:r>
            </w:ins>
          </w:p>
        </w:tc>
      </w:tr>
    </w:tbl>
    <w:p w14:paraId="27541537" w14:textId="77777777" w:rsidR="00AD7EB7" w:rsidRPr="009373EF" w:rsidRDefault="00AD7EB7">
      <w:pPr>
        <w:pStyle w:val="Legenda"/>
        <w:rPr>
          <w:ins w:id="1997" w:author="Cristiano Cesario" w:date="2016-12-12T21:32:00Z"/>
          <w:b w:val="0"/>
          <w:lang w:eastAsia="pt-BR"/>
          <w:rPrChange w:id="1998" w:author="Leonardo Murta" w:date="2016-12-13T10:32:00Z">
            <w:rPr>
              <w:ins w:id="1999" w:author="Cristiano Cesario" w:date="2016-12-12T21:32:00Z"/>
              <w:b/>
              <w:lang w:eastAsia="pt-BR"/>
            </w:rPr>
          </w:rPrChange>
        </w:rPr>
        <w:pPrChange w:id="2000" w:author="Cristiano Cesario" w:date="2016-12-12T21:32:00Z">
          <w:pPr/>
        </w:pPrChange>
      </w:pPr>
      <w:bookmarkStart w:id="2001" w:name="_Ref469341745"/>
      <w:ins w:id="2002" w:author="Cristiano Cesario" w:date="2016-12-12T21:32:00Z">
        <w:r w:rsidRPr="00307F34">
          <w:t xml:space="preserve">Table </w:t>
        </w:r>
        <w:r w:rsidRPr="009373EF">
          <w:fldChar w:fldCharType="begin"/>
        </w:r>
        <w:r w:rsidRPr="009373EF">
          <w:rPr>
            <w:rPrChange w:id="2003" w:author="Leonardo Murta" w:date="2016-12-13T10:32:00Z">
              <w:rPr/>
            </w:rPrChange>
          </w:rPr>
          <w:instrText xml:space="preserve"> SEQ Table \* ARABIC </w:instrText>
        </w:r>
      </w:ins>
      <w:r w:rsidRPr="009373EF">
        <w:rPr>
          <w:rPrChange w:id="2004" w:author="Leonardo Murta" w:date="2016-12-13T10:32:00Z">
            <w:rPr/>
          </w:rPrChange>
        </w:rPr>
        <w:fldChar w:fldCharType="separate"/>
      </w:r>
      <w:ins w:id="2005" w:author="Cristiano Cesario" w:date="2016-12-12T21:34:00Z">
        <w:r w:rsidRPr="009373EF">
          <w:rPr>
            <w:rPrChange w:id="2006" w:author="Leonardo Murta" w:date="2016-12-13T10:32:00Z">
              <w:rPr>
                <w:noProof/>
              </w:rPr>
            </w:rPrChange>
          </w:rPr>
          <w:t>6</w:t>
        </w:r>
      </w:ins>
      <w:ins w:id="2007" w:author="Cristiano Cesario" w:date="2016-12-12T21:32:00Z">
        <w:r w:rsidRPr="009373EF">
          <w:rPr>
            <w:rPrChange w:id="2008" w:author="Leonardo Murta" w:date="2016-12-13T10:32:00Z">
              <w:rPr/>
            </w:rPrChange>
          </w:rPr>
          <w:fldChar w:fldCharType="end"/>
        </w:r>
        <w:bookmarkEnd w:id="2001"/>
        <w:r w:rsidRPr="009373EF">
          <w:rPr>
            <w:rPrChange w:id="2009" w:author="Leonardo Murta" w:date="2016-12-13T10:32:00Z">
              <w:rPr/>
            </w:rPrChange>
          </w:rPr>
          <w:t xml:space="preserve">. </w:t>
        </w:r>
      </w:ins>
      <w:ins w:id="2010" w:author="Cristiano Cesario" w:date="2016-12-12T21:33:00Z">
        <w:r w:rsidRPr="009373EF">
          <w:rPr>
            <w:b w:val="0"/>
            <w:lang w:eastAsia="pt-BR"/>
            <w:rPrChange w:id="2011" w:author="Leonardo Murta" w:date="2016-12-13T10:32:00Z">
              <w:rPr>
                <w:b/>
                <w:bCs/>
                <w:lang w:eastAsia="pt-BR"/>
              </w:rPr>
            </w:rPrChange>
          </w:rPr>
          <w:t>Repositories used in the evaluation of the automatic collapse algorithm and their metrics</w:t>
        </w:r>
      </w:ins>
    </w:p>
    <w:p w14:paraId="5FBEAA22" w14:textId="77777777" w:rsidR="00A77859" w:rsidRPr="00876FD4" w:rsidDel="00AD7EB7" w:rsidRDefault="00E02D98">
      <w:pPr>
        <w:rPr>
          <w:ins w:id="2012" w:author="Ruben" w:date="2016-12-12T08:52:00Z"/>
          <w:del w:id="2013" w:author="Cristiano Cesario" w:date="2016-12-12T21:33:00Z"/>
          <w:lang w:eastAsia="pt-BR"/>
        </w:rPr>
      </w:pPr>
      <w:ins w:id="2014" w:author="Ruben" w:date="2016-12-12T09:29:00Z">
        <w:del w:id="2015" w:author="Cristiano Cesario" w:date="2016-12-12T21:33:00Z">
          <w:r w:rsidRPr="009373EF" w:rsidDel="00AD7EB7">
            <w:rPr>
              <w:b/>
              <w:lang w:eastAsia="pt-BR"/>
              <w:rPrChange w:id="2016" w:author="Leonardo Murta" w:date="2016-12-13T10:32:00Z">
                <w:rPr>
                  <w:color w:val="0563C1" w:themeColor="hyperlink"/>
                  <w:u w:val="single"/>
                  <w:lang w:eastAsia="pt-BR"/>
                </w:rPr>
              </w:rPrChange>
            </w:rPr>
            <w:delText>Table T1</w:delText>
          </w:r>
          <w:r w:rsidR="00A77859" w:rsidRPr="009373EF" w:rsidDel="00AD7EB7">
            <w:rPr>
              <w:lang w:eastAsia="pt-BR"/>
            </w:rPr>
            <w:delText xml:space="preserve">. Repositories </w:delText>
          </w:r>
        </w:del>
      </w:ins>
      <w:ins w:id="2017" w:author="Ruben" w:date="2016-12-12T09:30:00Z">
        <w:del w:id="2018" w:author="Cristiano Cesario" w:date="2016-12-12T21:33:00Z">
          <w:r w:rsidR="00A77859" w:rsidRPr="004A7129" w:rsidDel="00AD7EB7">
            <w:rPr>
              <w:lang w:eastAsia="pt-BR"/>
            </w:rPr>
            <w:delText xml:space="preserve">used in the evaluation </w:delText>
          </w:r>
          <w:r w:rsidR="00020B30" w:rsidRPr="00712F63" w:rsidDel="00AD7EB7">
            <w:rPr>
              <w:lang w:eastAsia="pt-BR"/>
            </w:rPr>
            <w:delText xml:space="preserve">of </w:delText>
          </w:r>
        </w:del>
      </w:ins>
      <w:ins w:id="2019" w:author="Ruben" w:date="2016-12-12T09:42:00Z">
        <w:del w:id="2020" w:author="Cristiano Cesario" w:date="2016-12-12T21:33:00Z">
          <w:r w:rsidR="00020B30" w:rsidRPr="00876FD4" w:rsidDel="00AD7EB7">
            <w:rPr>
              <w:lang w:eastAsia="pt-BR"/>
            </w:rPr>
            <w:delText xml:space="preserve">the </w:delText>
          </w:r>
        </w:del>
      </w:ins>
      <w:ins w:id="2021" w:author="Ruben" w:date="2016-12-12T09:30:00Z">
        <w:del w:id="2022" w:author="Cristiano Cesario" w:date="2016-12-12T21:33:00Z">
          <w:r w:rsidR="00020B30" w:rsidRPr="00876FD4" w:rsidDel="00AD7EB7">
            <w:rPr>
              <w:lang w:eastAsia="pt-BR"/>
            </w:rPr>
            <w:delText>automatic collapse algorithm</w:delText>
          </w:r>
        </w:del>
      </w:ins>
    </w:p>
    <w:p w14:paraId="3091BB4F" w14:textId="77777777" w:rsidR="005B1C12" w:rsidRPr="004C46C6" w:rsidRDefault="00A77859" w:rsidP="001654A5">
      <w:pPr>
        <w:rPr>
          <w:ins w:id="2023" w:author="Ruben" w:date="2016-12-12T09:31:00Z"/>
          <w:lang w:eastAsia="pt-BR"/>
        </w:rPr>
      </w:pPr>
      <w:ins w:id="2024" w:author="Ruben" w:date="2016-12-12T09:32:00Z">
        <w:r w:rsidRPr="002C33DA">
          <w:rPr>
            <w:lang w:eastAsia="pt-BR"/>
          </w:rPr>
          <w:t xml:space="preserve">We </w:t>
        </w:r>
      </w:ins>
      <w:ins w:id="2025" w:author="Ruben" w:date="2016-12-12T09:34:00Z">
        <w:r w:rsidRPr="002C33DA">
          <w:rPr>
            <w:lang w:eastAsia="pt-BR"/>
          </w:rPr>
          <w:t>evaluate</w:t>
        </w:r>
      </w:ins>
      <w:ins w:id="2026" w:author="Cristiano Cesario" w:date="2016-12-12T21:34:00Z">
        <w:r w:rsidR="00AD7EB7" w:rsidRPr="002C33DA">
          <w:rPr>
            <w:lang w:eastAsia="pt-BR"/>
          </w:rPr>
          <w:t>d</w:t>
        </w:r>
      </w:ins>
      <w:ins w:id="2027" w:author="Ruben" w:date="2016-12-12T09:34:00Z">
        <w:r w:rsidRPr="002C33DA">
          <w:rPr>
            <w:lang w:eastAsia="pt-BR"/>
          </w:rPr>
          <w:t xml:space="preserve"> the ability </w:t>
        </w:r>
      </w:ins>
      <w:ins w:id="2028" w:author="Ruben" w:date="2016-12-12T09:35:00Z">
        <w:r w:rsidRPr="004C46C6">
          <w:rPr>
            <w:lang w:eastAsia="pt-BR"/>
          </w:rPr>
          <w:t xml:space="preserve">of </w:t>
        </w:r>
      </w:ins>
      <w:ins w:id="2029" w:author="Ruben" w:date="2016-12-12T09:36:00Z">
        <w:r w:rsidR="0067769E" w:rsidRPr="0029320D">
          <w:rPr>
            <w:lang w:eastAsia="pt-BR"/>
          </w:rPr>
          <w:t xml:space="preserve">the </w:t>
        </w:r>
      </w:ins>
      <w:ins w:id="2030" w:author="Cristiano Cesario" w:date="2016-12-12T21:34:00Z">
        <w:r w:rsidR="00AD7EB7" w:rsidRPr="0029320D">
          <w:rPr>
            <w:lang w:eastAsia="pt-BR"/>
          </w:rPr>
          <w:t xml:space="preserve">automatic </w:t>
        </w:r>
      </w:ins>
      <w:ins w:id="2031" w:author="Ruben" w:date="2016-12-12T09:36:00Z">
        <w:r w:rsidR="0067769E" w:rsidRPr="00232F17">
          <w:rPr>
            <w:lang w:eastAsia="pt-BR"/>
          </w:rPr>
          <w:t>collapse</w:t>
        </w:r>
      </w:ins>
      <w:ins w:id="2032" w:author="Ruben" w:date="2016-12-12T09:35:00Z">
        <w:r w:rsidR="00020B30" w:rsidRPr="001A25BE">
          <w:rPr>
            <w:lang w:eastAsia="pt-BR"/>
          </w:rPr>
          <w:t xml:space="preserve"> algorithm</w:t>
        </w:r>
        <w:r w:rsidRPr="001A25BE">
          <w:rPr>
            <w:lang w:eastAsia="pt-BR"/>
          </w:rPr>
          <w:t xml:space="preserve"> </w:t>
        </w:r>
      </w:ins>
      <w:ins w:id="2033" w:author="Ruben" w:date="2016-12-12T09:34:00Z">
        <w:r w:rsidRPr="00EF1D5B">
          <w:rPr>
            <w:lang w:eastAsia="pt-BR"/>
          </w:rPr>
          <w:t>to reduce the number of</w:t>
        </w:r>
      </w:ins>
      <w:ins w:id="2034" w:author="Ruben" w:date="2016-12-12T09:36:00Z">
        <w:r w:rsidR="0067769E" w:rsidRPr="00CB6143">
          <w:rPr>
            <w:lang w:eastAsia="pt-BR"/>
          </w:rPr>
          <w:t xml:space="preserve"> nodes in the </w:t>
        </w:r>
      </w:ins>
      <w:ins w:id="2035" w:author="Ruben" w:date="2016-12-12T09:37:00Z">
        <w:r w:rsidR="0067769E" w:rsidRPr="00CB6143">
          <w:rPr>
            <w:lang w:eastAsia="pt-BR"/>
          </w:rPr>
          <w:t xml:space="preserve">commit </w:t>
        </w:r>
      </w:ins>
      <w:ins w:id="2036" w:author="Ruben" w:date="2016-12-12T09:36:00Z">
        <w:r w:rsidR="0067769E" w:rsidRPr="00CB6143">
          <w:rPr>
            <w:lang w:eastAsia="pt-BR"/>
          </w:rPr>
          <w:t>graph.</w:t>
        </w:r>
      </w:ins>
      <w:ins w:id="2037" w:author="Ruben" w:date="2016-12-12T09:40:00Z">
        <w:r w:rsidR="00020B30" w:rsidRPr="00CB6143">
          <w:rPr>
            <w:lang w:eastAsia="pt-BR"/>
          </w:rPr>
          <w:t xml:space="preserve"> </w:t>
        </w:r>
        <w:del w:id="2038" w:author="Cristiano Cesario" w:date="2016-12-12T21:34:00Z">
          <w:r w:rsidR="00020B30" w:rsidRPr="00B96FAC" w:rsidDel="00AD7EB7">
            <w:rPr>
              <w:lang w:eastAsia="pt-BR"/>
            </w:rPr>
            <w:delText xml:space="preserve">Table T2 </w:delText>
          </w:r>
        </w:del>
      </w:ins>
      <w:ins w:id="2039" w:author="Cristiano Cesario" w:date="2016-12-12T21:34:00Z">
        <w:r w:rsidR="00AD7EB7" w:rsidRPr="004A7129">
          <w:rPr>
            <w:lang w:eastAsia="pt-BR"/>
          </w:rPr>
          <w:fldChar w:fldCharType="begin"/>
        </w:r>
        <w:r w:rsidR="00AD7EB7" w:rsidRPr="009373EF">
          <w:rPr>
            <w:lang w:eastAsia="pt-BR"/>
          </w:rPr>
          <w:instrText xml:space="preserve"> REF _Ref469341826 \h </w:instrText>
        </w:r>
      </w:ins>
      <w:r w:rsidR="00AD7EB7" w:rsidRPr="004A7129">
        <w:rPr>
          <w:lang w:eastAsia="pt-BR"/>
        </w:rPr>
      </w:r>
      <w:r w:rsidR="00AD7EB7" w:rsidRPr="004A7129">
        <w:rPr>
          <w:lang w:eastAsia="pt-BR"/>
          <w:rPrChange w:id="2040" w:author="Leonardo Murta" w:date="2016-12-13T10:32:00Z">
            <w:rPr>
              <w:lang w:eastAsia="pt-BR"/>
            </w:rPr>
          </w:rPrChange>
        </w:rPr>
        <w:fldChar w:fldCharType="separate"/>
      </w:r>
      <w:ins w:id="2041" w:author="Cristiano Cesario" w:date="2016-12-12T21:34:00Z">
        <w:r w:rsidR="00AD7EB7" w:rsidRPr="004A7129">
          <w:t xml:space="preserve">Table </w:t>
        </w:r>
        <w:r w:rsidR="00AD7EB7" w:rsidRPr="009373EF">
          <w:rPr>
            <w:rPrChange w:id="2042" w:author="Leonardo Murta" w:date="2016-12-13T10:32:00Z">
              <w:rPr>
                <w:noProof/>
              </w:rPr>
            </w:rPrChange>
          </w:rPr>
          <w:t>7</w:t>
        </w:r>
        <w:r w:rsidR="00AD7EB7" w:rsidRPr="004A7129">
          <w:rPr>
            <w:lang w:eastAsia="pt-BR"/>
          </w:rPr>
          <w:fldChar w:fldCharType="end"/>
        </w:r>
      </w:ins>
      <w:ins w:id="2043" w:author="Cristiano Cesario" w:date="2016-12-12T21:35:00Z">
        <w:r w:rsidR="00AD7EB7" w:rsidRPr="009373EF">
          <w:rPr>
            <w:lang w:eastAsia="pt-BR"/>
          </w:rPr>
          <w:t xml:space="preserve"> </w:t>
        </w:r>
      </w:ins>
      <w:ins w:id="2044" w:author="Ruben" w:date="2016-12-12T09:40:00Z">
        <w:r w:rsidR="00020B30" w:rsidRPr="004A7129">
          <w:rPr>
            <w:lang w:eastAsia="pt-BR"/>
          </w:rPr>
          <w:t>shows the red</w:t>
        </w:r>
        <w:r w:rsidR="00020B30" w:rsidRPr="00712F63">
          <w:rPr>
            <w:lang w:eastAsia="pt-BR"/>
          </w:rPr>
          <w:t xml:space="preserve">uction achieved by </w:t>
        </w:r>
      </w:ins>
      <w:ins w:id="2045" w:author="Ruben" w:date="2016-12-12T09:44:00Z">
        <w:r w:rsidR="00020B30" w:rsidRPr="00876FD4">
          <w:rPr>
            <w:lang w:eastAsia="pt-BR"/>
          </w:rPr>
          <w:t>two</w:t>
        </w:r>
      </w:ins>
      <w:ins w:id="2046" w:author="Ruben" w:date="2016-12-12T09:40:00Z">
        <w:r w:rsidR="00020B30" w:rsidRPr="00876FD4">
          <w:rPr>
            <w:lang w:eastAsia="pt-BR"/>
          </w:rPr>
          <w:t xml:space="preserve"> iteration</w:t>
        </w:r>
      </w:ins>
      <w:ins w:id="2047" w:author="Ruben" w:date="2016-12-12T09:41:00Z">
        <w:r w:rsidR="00020B30" w:rsidRPr="00876FD4">
          <w:rPr>
            <w:lang w:eastAsia="pt-BR"/>
          </w:rPr>
          <w:t>s</w:t>
        </w:r>
      </w:ins>
      <w:ins w:id="2048" w:author="Ruben" w:date="2016-12-12T09:40:00Z">
        <w:r w:rsidR="00020B30" w:rsidRPr="002C33DA">
          <w:rPr>
            <w:lang w:eastAsia="pt-BR"/>
          </w:rPr>
          <w:t xml:space="preserve"> of the algorithm.</w:t>
        </w:r>
      </w:ins>
      <w:ins w:id="2049" w:author="Ruben" w:date="2016-12-12T09:41:00Z">
        <w:r w:rsidR="00020B30" w:rsidRPr="002C33DA">
          <w:rPr>
            <w:lang w:eastAsia="pt-BR"/>
          </w:rPr>
          <w:t xml:space="preserve"> </w:t>
        </w:r>
      </w:ins>
      <w:ins w:id="2050" w:author="Ruben" w:date="2016-12-12T09:43:00Z">
        <w:r w:rsidR="00020B30" w:rsidRPr="002C33DA">
          <w:rPr>
            <w:lang w:eastAsia="pt-BR"/>
          </w:rPr>
          <w:t xml:space="preserve">The number of iterations was set to two due to </w:t>
        </w:r>
      </w:ins>
      <w:ins w:id="2051" w:author="Ruben" w:date="2016-12-12T09:45:00Z">
        <w:r w:rsidR="00020B30" w:rsidRPr="002C33DA">
          <w:rPr>
            <w:lang w:eastAsia="pt-BR"/>
          </w:rPr>
          <w:t>empiric</w:t>
        </w:r>
        <w:r w:rsidR="001654A5" w:rsidRPr="004C46C6">
          <w:rPr>
            <w:lang w:eastAsia="pt-BR"/>
          </w:rPr>
          <w:t>al observation of</w:t>
        </w:r>
      </w:ins>
      <w:ins w:id="2052" w:author="Ruben" w:date="2016-12-12T09:46:00Z">
        <w:r w:rsidR="001654A5" w:rsidRPr="0029320D">
          <w:rPr>
            <w:lang w:eastAsia="pt-BR"/>
          </w:rPr>
          <w:t xml:space="preserve"> the fact that there </w:t>
        </w:r>
        <w:del w:id="2053" w:author="Cristiano Cesario" w:date="2016-12-12T21:35:00Z">
          <w:r w:rsidR="001654A5" w:rsidRPr="0029320D" w:rsidDel="00AD7EB7">
            <w:rPr>
              <w:lang w:eastAsia="pt-BR"/>
            </w:rPr>
            <w:delText>was</w:delText>
          </w:r>
        </w:del>
      </w:ins>
      <w:ins w:id="2054" w:author="Cristiano Cesario" w:date="2016-12-12T21:35:00Z">
        <w:r w:rsidR="00AD7EB7" w:rsidRPr="00232F17">
          <w:rPr>
            <w:lang w:eastAsia="pt-BR"/>
          </w:rPr>
          <w:t>were</w:t>
        </w:r>
      </w:ins>
      <w:ins w:id="2055" w:author="Ruben" w:date="2016-12-12T09:46:00Z">
        <w:r w:rsidR="001654A5" w:rsidRPr="001A25BE">
          <w:rPr>
            <w:lang w:eastAsia="pt-BR"/>
          </w:rPr>
          <w:t xml:space="preserve"> almost no reduction</w:t>
        </w:r>
      </w:ins>
      <w:ins w:id="2056" w:author="Ruben" w:date="2016-12-12T10:57:00Z">
        <w:r w:rsidR="00425904" w:rsidRPr="001A25BE">
          <w:rPr>
            <w:lang w:eastAsia="pt-BR"/>
          </w:rPr>
          <w:t>s</w:t>
        </w:r>
      </w:ins>
      <w:ins w:id="2057" w:author="Ruben" w:date="2016-12-12T09:46:00Z">
        <w:r w:rsidR="001654A5" w:rsidRPr="00EF1D5B">
          <w:rPr>
            <w:lang w:eastAsia="pt-BR"/>
          </w:rPr>
          <w:t xml:space="preserve"> a</w:t>
        </w:r>
      </w:ins>
      <w:ins w:id="2058" w:author="Cristiano Cesario" w:date="2016-12-12T21:35:00Z">
        <w:r w:rsidR="00AD7EB7" w:rsidRPr="00CB6143">
          <w:rPr>
            <w:lang w:eastAsia="pt-BR"/>
          </w:rPr>
          <w:t>fter</w:t>
        </w:r>
      </w:ins>
      <w:ins w:id="2059" w:author="Ruben" w:date="2016-12-12T09:46:00Z">
        <w:del w:id="2060" w:author="Cristiano Cesario" w:date="2016-12-12T21:35:00Z">
          <w:r w:rsidR="001654A5" w:rsidRPr="00CB6143" w:rsidDel="00AD7EB7">
            <w:rPr>
              <w:lang w:eastAsia="pt-BR"/>
            </w:rPr>
            <w:delText>t</w:delText>
          </w:r>
        </w:del>
        <w:r w:rsidR="001654A5" w:rsidRPr="00CB6143">
          <w:rPr>
            <w:lang w:eastAsia="pt-BR"/>
          </w:rPr>
          <w:t xml:space="preserve"> </w:t>
        </w:r>
        <w:del w:id="2061" w:author="Cristiano Cesario" w:date="2016-12-12T21:35:00Z">
          <w:r w:rsidR="001654A5" w:rsidRPr="00CB6143" w:rsidDel="00AD7EB7">
            <w:rPr>
              <w:lang w:eastAsia="pt-BR"/>
            </w:rPr>
            <w:delText>the</w:delText>
          </w:r>
        </w:del>
      </w:ins>
      <w:ins w:id="2062" w:author="Cristiano Cesario" w:date="2016-12-12T21:35:00Z">
        <w:r w:rsidR="00AD7EB7" w:rsidRPr="00B96FAC">
          <w:rPr>
            <w:lang w:eastAsia="pt-BR"/>
          </w:rPr>
          <w:t>a</w:t>
        </w:r>
      </w:ins>
      <w:ins w:id="2063" w:author="Ruben" w:date="2016-12-12T09:46:00Z">
        <w:r w:rsidR="001654A5" w:rsidRPr="002F44A9">
          <w:rPr>
            <w:lang w:eastAsia="pt-BR"/>
          </w:rPr>
          <w:t xml:space="preserve"> third iteration. </w:t>
        </w:r>
      </w:ins>
      <w:ins w:id="2064" w:author="Ruben" w:date="2016-12-12T13:16:00Z">
        <w:r w:rsidR="0065048C" w:rsidRPr="002F44A9">
          <w:rPr>
            <w:lang w:eastAsia="pt-BR"/>
          </w:rPr>
          <w:t>After two iterations, t</w:t>
        </w:r>
      </w:ins>
      <w:ins w:id="2065" w:author="Ruben" w:date="2016-12-12T09:46:00Z">
        <w:r w:rsidR="001654A5" w:rsidRPr="00E16339">
          <w:rPr>
            <w:lang w:eastAsia="pt-BR"/>
          </w:rPr>
          <w:t xml:space="preserve">he algorithm is capable of reducing </w:t>
        </w:r>
      </w:ins>
      <w:ins w:id="2066" w:author="Ruben" w:date="2016-12-12T09:48:00Z">
        <w:r w:rsidR="001654A5" w:rsidRPr="004416DF">
          <w:rPr>
            <w:lang w:eastAsia="pt-BR"/>
          </w:rPr>
          <w:t>the number of nodes</w:t>
        </w:r>
      </w:ins>
      <w:ins w:id="2067" w:author="Ruben" w:date="2016-12-12T13:13:00Z">
        <w:r w:rsidR="006D5E82" w:rsidRPr="004416DF">
          <w:rPr>
            <w:lang w:eastAsia="pt-BR"/>
          </w:rPr>
          <w:t xml:space="preserve"> </w:t>
        </w:r>
      </w:ins>
      <w:ins w:id="2068" w:author="Ruben" w:date="2016-12-12T13:15:00Z">
        <w:r w:rsidR="006D5E82" w:rsidRPr="009373EF">
          <w:rPr>
            <w:lang w:eastAsia="pt-BR"/>
          </w:rPr>
          <w:t>by</w:t>
        </w:r>
      </w:ins>
      <w:ins w:id="2069" w:author="Ruben" w:date="2016-12-12T09:48:00Z">
        <w:r w:rsidR="001654A5" w:rsidRPr="009373EF">
          <w:rPr>
            <w:lang w:eastAsia="pt-BR"/>
          </w:rPr>
          <w:t xml:space="preserve"> an average of 73%</w:t>
        </w:r>
      </w:ins>
      <w:ins w:id="2070" w:author="Ruben" w:date="2016-12-12T13:16:00Z">
        <w:r w:rsidR="006D5E82" w:rsidRPr="009373EF">
          <w:rPr>
            <w:lang w:eastAsia="pt-BR"/>
          </w:rPr>
          <w:t xml:space="preserve"> compared to the original graph</w:t>
        </w:r>
      </w:ins>
      <w:ins w:id="2071" w:author="Ruben" w:date="2016-12-12T09:48:00Z">
        <w:r w:rsidR="001654A5" w:rsidRPr="009373EF">
          <w:rPr>
            <w:lang w:eastAsia="pt-BR"/>
          </w:rPr>
          <w:t>.</w:t>
        </w:r>
      </w:ins>
      <w:ins w:id="2072" w:author="Ruben" w:date="2016-12-12T10:52:00Z">
        <w:r w:rsidR="00244634" w:rsidRPr="009373EF">
          <w:rPr>
            <w:lang w:eastAsia="pt-BR"/>
          </w:rPr>
          <w:t xml:space="preserve"> In some cases, </w:t>
        </w:r>
      </w:ins>
      <w:ins w:id="2073" w:author="Ruben" w:date="2016-12-12T10:53:00Z">
        <w:r w:rsidR="00425904" w:rsidRPr="009373EF">
          <w:rPr>
            <w:lang w:eastAsia="pt-BR"/>
          </w:rPr>
          <w:t xml:space="preserve">such as </w:t>
        </w:r>
      </w:ins>
      <w:ins w:id="2074" w:author="Ruben" w:date="2016-12-12T10:54:00Z">
        <w:r w:rsidR="00E02D98" w:rsidRPr="009373EF">
          <w:rPr>
            <w:lang w:eastAsia="pt-BR"/>
            <w:rPrChange w:id="2075" w:author="Leonardo Murta" w:date="2016-12-13T10:32:00Z">
              <w:rPr>
                <w:rFonts w:ascii="Calibri" w:eastAsia="Times New Roman" w:hAnsi="Calibri" w:cs="Calibri"/>
                <w:color w:val="000000"/>
                <w:sz w:val="20"/>
                <w:szCs w:val="20"/>
                <w:u w:val="single"/>
              </w:rPr>
            </w:rPrChange>
          </w:rPr>
          <w:t xml:space="preserve">Drupal </w:t>
        </w:r>
      </w:ins>
      <w:ins w:id="2076" w:author="Ruben" w:date="2016-12-12T10:56:00Z">
        <w:r w:rsidR="00E02D98" w:rsidRPr="009373EF">
          <w:rPr>
            <w:lang w:eastAsia="pt-BR"/>
            <w:rPrChange w:id="2077" w:author="Leonardo Murta" w:date="2016-12-13T10:32:00Z">
              <w:rPr>
                <w:rFonts w:ascii="Calibri" w:eastAsia="Times New Roman" w:hAnsi="Calibri" w:cs="Calibri"/>
                <w:color w:val="000000"/>
                <w:sz w:val="20"/>
                <w:szCs w:val="20"/>
                <w:u w:val="single"/>
              </w:rPr>
            </w:rPrChange>
          </w:rPr>
          <w:t>or Expresso Livre</w:t>
        </w:r>
      </w:ins>
      <w:ins w:id="2078" w:author="Cristiano Cesario" w:date="2016-12-12T21:36:00Z">
        <w:r w:rsidR="00AD7EB7" w:rsidRPr="009373EF">
          <w:rPr>
            <w:lang w:eastAsia="pt-BR"/>
          </w:rPr>
          <w:t>, which are</w:t>
        </w:r>
      </w:ins>
      <w:ins w:id="2079" w:author="Ruben" w:date="2016-12-12T10:56:00Z">
        <w:r w:rsidR="00E02D98" w:rsidRPr="009373EF">
          <w:rPr>
            <w:lang w:eastAsia="pt-BR"/>
            <w:rPrChange w:id="2080" w:author="Leonardo Murta" w:date="2016-12-13T10:32:00Z">
              <w:rPr>
                <w:rFonts w:ascii="Calibri" w:eastAsia="Times New Roman" w:hAnsi="Calibri" w:cs="Calibri"/>
                <w:color w:val="000000"/>
                <w:sz w:val="20"/>
                <w:szCs w:val="20"/>
                <w:u w:val="single"/>
              </w:rPr>
            </w:rPrChange>
          </w:rPr>
          <w:t xml:space="preserve"> </w:t>
        </w:r>
      </w:ins>
      <w:ins w:id="2081" w:author="Ruben" w:date="2016-12-12T10:54:00Z">
        <w:r w:rsidR="00E02D98" w:rsidRPr="009373EF">
          <w:rPr>
            <w:lang w:eastAsia="pt-BR"/>
            <w:rPrChange w:id="2082" w:author="Leonardo Murta" w:date="2016-12-13T10:32:00Z">
              <w:rPr>
                <w:rFonts w:ascii="Calibri" w:eastAsia="Times New Roman" w:hAnsi="Calibri" w:cs="Calibri"/>
                <w:color w:val="000000"/>
                <w:sz w:val="20"/>
                <w:szCs w:val="20"/>
                <w:u w:val="single"/>
              </w:rPr>
            </w:rPrChange>
          </w:rPr>
          <w:t>repositor</w:t>
        </w:r>
      </w:ins>
      <w:ins w:id="2083" w:author="Ruben" w:date="2016-12-12T11:08:00Z">
        <w:r w:rsidR="00C66F5F" w:rsidRPr="009373EF">
          <w:rPr>
            <w:lang w:eastAsia="pt-BR"/>
          </w:rPr>
          <w:t>ies</w:t>
        </w:r>
      </w:ins>
      <w:ins w:id="2084" w:author="Ruben" w:date="2016-12-12T11:07:00Z">
        <w:r w:rsidR="00C66F5F" w:rsidRPr="004A7129">
          <w:rPr>
            <w:lang w:eastAsia="pt-BR"/>
          </w:rPr>
          <w:t xml:space="preserve"> that </w:t>
        </w:r>
      </w:ins>
      <w:ins w:id="2085" w:author="Cristiano Cesario" w:date="2016-12-12T21:36:00Z">
        <w:r w:rsidR="00AD7EB7" w:rsidRPr="00712F63">
          <w:rPr>
            <w:lang w:eastAsia="pt-BR"/>
          </w:rPr>
          <w:t>we could not analyze before</w:t>
        </w:r>
      </w:ins>
      <w:ins w:id="2086" w:author="Ruben" w:date="2016-12-12T11:07:00Z">
        <w:del w:id="2087" w:author="Cristiano Cesario" w:date="2016-12-12T21:37:00Z">
          <w:r w:rsidR="00C66F5F" w:rsidRPr="00876FD4" w:rsidDel="00AD7EB7">
            <w:rPr>
              <w:lang w:eastAsia="pt-BR"/>
            </w:rPr>
            <w:delText>previously we had been unable to analyze</w:delText>
          </w:r>
        </w:del>
        <w:r w:rsidR="00C66F5F" w:rsidRPr="00876FD4">
          <w:rPr>
            <w:lang w:eastAsia="pt-BR"/>
          </w:rPr>
          <w:t>,</w:t>
        </w:r>
      </w:ins>
      <w:ins w:id="2088" w:author="Ruben" w:date="2016-12-12T10:54:00Z">
        <w:r w:rsidR="00E02D98" w:rsidRPr="009373EF">
          <w:rPr>
            <w:lang w:eastAsia="pt-BR"/>
            <w:rPrChange w:id="2089" w:author="Leonardo Murta" w:date="2016-12-13T10:32:00Z">
              <w:rPr>
                <w:rFonts w:ascii="Calibri" w:eastAsia="Times New Roman" w:hAnsi="Calibri" w:cs="Calibri"/>
                <w:color w:val="000000"/>
                <w:sz w:val="20"/>
                <w:szCs w:val="20"/>
                <w:u w:val="single"/>
              </w:rPr>
            </w:rPrChange>
          </w:rPr>
          <w:t xml:space="preserve"> the </w:t>
        </w:r>
      </w:ins>
      <w:ins w:id="2090" w:author="Cristiano Cesario" w:date="2016-12-12T21:37:00Z">
        <w:r w:rsidR="00AD7EB7" w:rsidRPr="009373EF">
          <w:rPr>
            <w:lang w:eastAsia="pt-BR"/>
          </w:rPr>
          <w:t xml:space="preserve">nodes </w:t>
        </w:r>
      </w:ins>
      <w:ins w:id="2091" w:author="Ruben" w:date="2016-12-12T10:54:00Z">
        <w:r w:rsidR="00E02D98" w:rsidRPr="009373EF">
          <w:rPr>
            <w:lang w:eastAsia="pt-BR"/>
            <w:rPrChange w:id="2092" w:author="Leonardo Murta" w:date="2016-12-13T10:32:00Z">
              <w:rPr>
                <w:rFonts w:ascii="Calibri" w:eastAsia="Times New Roman" w:hAnsi="Calibri" w:cs="Calibri"/>
                <w:color w:val="000000"/>
                <w:sz w:val="20"/>
                <w:szCs w:val="20"/>
                <w:u w:val="single"/>
              </w:rPr>
            </w:rPrChange>
          </w:rPr>
          <w:t xml:space="preserve">reduction </w:t>
        </w:r>
        <w:del w:id="2093" w:author="Cristiano Cesario" w:date="2016-12-12T21:37:00Z">
          <w:r w:rsidR="00E02D98" w:rsidRPr="009373EF" w:rsidDel="00AD7EB7">
            <w:rPr>
              <w:lang w:eastAsia="pt-BR"/>
              <w:rPrChange w:id="2094" w:author="Leonardo Murta" w:date="2016-12-13T10:32:00Z">
                <w:rPr>
                  <w:rFonts w:ascii="Calibri" w:eastAsia="Times New Roman" w:hAnsi="Calibri" w:cs="Calibri"/>
                  <w:color w:val="000000"/>
                  <w:sz w:val="20"/>
                  <w:szCs w:val="20"/>
                  <w:u w:val="single"/>
                </w:rPr>
              </w:rPrChange>
            </w:rPr>
            <w:delText xml:space="preserve">reached </w:delText>
          </w:r>
        </w:del>
      </w:ins>
      <w:ins w:id="2095" w:author="Ruben" w:date="2016-12-12T10:55:00Z">
        <w:del w:id="2096" w:author="Cristiano Cesario" w:date="2016-12-12T21:37:00Z">
          <w:r w:rsidR="00E02D98" w:rsidRPr="009373EF" w:rsidDel="00AD7EB7">
            <w:rPr>
              <w:lang w:eastAsia="pt-BR"/>
              <w:rPrChange w:id="2097" w:author="Leonardo Murta" w:date="2016-12-13T10:32:00Z">
                <w:rPr>
                  <w:rFonts w:ascii="Calibri" w:eastAsia="Times New Roman" w:hAnsi="Calibri" w:cs="Calibri"/>
                  <w:color w:val="000000"/>
                  <w:sz w:val="20"/>
                  <w:szCs w:val="20"/>
                  <w:u w:val="single"/>
                </w:rPr>
              </w:rPrChange>
            </w:rPr>
            <w:delText>more than</w:delText>
          </w:r>
        </w:del>
      </w:ins>
      <w:ins w:id="2098" w:author="Cristiano Cesario" w:date="2016-12-12T21:37:00Z">
        <w:r w:rsidR="00AD7EB7" w:rsidRPr="009373EF">
          <w:rPr>
            <w:lang w:eastAsia="pt-BR"/>
          </w:rPr>
          <w:t>surpassed</w:t>
        </w:r>
      </w:ins>
      <w:ins w:id="2099" w:author="Ruben" w:date="2016-12-12T10:55:00Z">
        <w:r w:rsidR="00E02D98" w:rsidRPr="009373EF">
          <w:rPr>
            <w:lang w:eastAsia="pt-BR"/>
            <w:rPrChange w:id="2100" w:author="Leonardo Murta" w:date="2016-12-13T10:32:00Z">
              <w:rPr>
                <w:rFonts w:ascii="Calibri" w:eastAsia="Times New Roman" w:hAnsi="Calibri" w:cs="Calibri"/>
                <w:color w:val="000000"/>
                <w:sz w:val="20"/>
                <w:szCs w:val="20"/>
                <w:u w:val="single"/>
              </w:rPr>
            </w:rPrChange>
          </w:rPr>
          <w:t xml:space="preserve"> 90%</w:t>
        </w:r>
      </w:ins>
      <w:ins w:id="2101" w:author="Ruben" w:date="2016-12-12T10:56:00Z">
        <w:del w:id="2102" w:author="Cristiano Cesario" w:date="2016-12-12T21:37:00Z">
          <w:r w:rsidR="00E02D98" w:rsidRPr="009373EF" w:rsidDel="00AD7EB7">
            <w:rPr>
              <w:lang w:eastAsia="pt-BR"/>
              <w:rPrChange w:id="2103" w:author="Leonardo Murta" w:date="2016-12-13T10:32:00Z">
                <w:rPr>
                  <w:rFonts w:ascii="Calibri" w:eastAsia="Times New Roman" w:hAnsi="Calibri" w:cs="Calibri"/>
                  <w:color w:val="000000"/>
                  <w:sz w:val="20"/>
                  <w:szCs w:val="20"/>
                  <w:u w:val="single"/>
                </w:rPr>
              </w:rPrChange>
            </w:rPr>
            <w:delText xml:space="preserve"> of nodes</w:delText>
          </w:r>
        </w:del>
        <w:r w:rsidR="00E02D98" w:rsidRPr="009373EF">
          <w:rPr>
            <w:lang w:eastAsia="pt-BR"/>
            <w:rPrChange w:id="2104" w:author="Leonardo Murta" w:date="2016-12-13T10:32:00Z">
              <w:rPr>
                <w:rFonts w:ascii="Calibri" w:eastAsia="Times New Roman" w:hAnsi="Calibri" w:cs="Calibri"/>
                <w:color w:val="000000"/>
                <w:sz w:val="20"/>
                <w:szCs w:val="20"/>
                <w:u w:val="single"/>
              </w:rPr>
            </w:rPrChange>
          </w:rPr>
          <w:t xml:space="preserve">, </w:t>
        </w:r>
      </w:ins>
      <w:ins w:id="2105" w:author="Ruben" w:date="2016-12-12T10:59:00Z">
        <w:del w:id="2106" w:author="Cristiano Cesario" w:date="2016-12-12T21:37:00Z">
          <w:r w:rsidR="00425904" w:rsidRPr="009373EF" w:rsidDel="00AD7EB7">
            <w:rPr>
              <w:lang w:eastAsia="pt-BR"/>
            </w:rPr>
            <w:delText xml:space="preserve">this way </w:delText>
          </w:r>
        </w:del>
      </w:ins>
      <w:ins w:id="2107" w:author="Ruben" w:date="2016-12-12T10:57:00Z">
        <w:r w:rsidR="00E02D98" w:rsidRPr="009373EF">
          <w:rPr>
            <w:lang w:eastAsia="pt-BR"/>
            <w:rPrChange w:id="2108" w:author="Leonardo Murta" w:date="2016-12-13T10:32:00Z">
              <w:rPr>
                <w:rFonts w:ascii="Calibri" w:eastAsia="Times New Roman" w:hAnsi="Calibri" w:cs="Calibri"/>
                <w:color w:val="000000"/>
                <w:sz w:val="20"/>
                <w:szCs w:val="20"/>
                <w:u w:val="single"/>
              </w:rPr>
            </w:rPrChange>
          </w:rPr>
          <w:t xml:space="preserve">allowing us to </w:t>
        </w:r>
      </w:ins>
      <w:ins w:id="2109" w:author="Ruben" w:date="2016-12-12T11:09:00Z">
        <w:r w:rsidR="00C66F5F" w:rsidRPr="009373EF">
          <w:rPr>
            <w:lang w:eastAsia="pt-BR"/>
          </w:rPr>
          <w:t>visualize</w:t>
        </w:r>
      </w:ins>
      <w:ins w:id="2110" w:author="Ruben" w:date="2016-12-12T10:58:00Z">
        <w:r w:rsidR="00425904" w:rsidRPr="004A7129">
          <w:rPr>
            <w:lang w:eastAsia="pt-BR"/>
          </w:rPr>
          <w:t xml:space="preserve"> </w:t>
        </w:r>
      </w:ins>
      <w:ins w:id="2111" w:author="Cristiano Cesario" w:date="2016-12-12T21:37:00Z">
        <w:r w:rsidR="00AD7EB7" w:rsidRPr="00712F63">
          <w:rPr>
            <w:lang w:eastAsia="pt-BR"/>
          </w:rPr>
          <w:t xml:space="preserve">their </w:t>
        </w:r>
      </w:ins>
      <w:ins w:id="2112" w:author="Ruben" w:date="2016-12-12T10:58:00Z">
        <w:r w:rsidR="00425904" w:rsidRPr="00876FD4">
          <w:rPr>
            <w:lang w:eastAsia="pt-BR"/>
          </w:rPr>
          <w:t>commit history graph</w:t>
        </w:r>
      </w:ins>
      <w:ins w:id="2113" w:author="Ruben" w:date="2016-12-12T11:06:00Z">
        <w:r w:rsidR="00C66F5F" w:rsidRPr="002C33DA">
          <w:rPr>
            <w:lang w:eastAsia="pt-BR"/>
          </w:rPr>
          <w:t xml:space="preserve"> after the </w:t>
        </w:r>
      </w:ins>
      <w:ins w:id="2114" w:author="Cristiano Cesario" w:date="2016-12-12T21:37:00Z">
        <w:r w:rsidR="00AD7EB7" w:rsidRPr="002C33DA">
          <w:rPr>
            <w:lang w:eastAsia="pt-BR"/>
          </w:rPr>
          <w:t xml:space="preserve">automatic </w:t>
        </w:r>
      </w:ins>
      <w:ins w:id="2115" w:author="Ruben" w:date="2016-12-12T11:06:00Z">
        <w:r w:rsidR="00C66F5F" w:rsidRPr="002C33DA">
          <w:rPr>
            <w:lang w:eastAsia="pt-BR"/>
          </w:rPr>
          <w:t>collapse process</w:t>
        </w:r>
      </w:ins>
      <w:ins w:id="2116" w:author="Ruben" w:date="2016-12-12T10:58:00Z">
        <w:r w:rsidR="00425904" w:rsidRPr="002C33DA">
          <w:rPr>
            <w:lang w:eastAsia="pt-BR"/>
          </w:rPr>
          <w:t>.</w:t>
        </w:r>
      </w:ins>
    </w:p>
    <w:tbl>
      <w:tblPr>
        <w:tblW w:w="10092" w:type="dxa"/>
        <w:tblInd w:w="96" w:type="dxa"/>
        <w:tblLook w:val="04A0" w:firstRow="1" w:lastRow="0" w:firstColumn="1" w:lastColumn="0" w:noHBand="0" w:noVBand="1"/>
        <w:tblPrChange w:id="2117" w:author="Ruben" w:date="2016-12-12T09:39:00Z">
          <w:tblPr>
            <w:tblW w:w="10480" w:type="dxa"/>
            <w:tblInd w:w="96" w:type="dxa"/>
            <w:tblLook w:val="04A0" w:firstRow="1" w:lastRow="0" w:firstColumn="1" w:lastColumn="0" w:noHBand="0" w:noVBand="1"/>
          </w:tblPr>
        </w:tblPrChange>
      </w:tblPr>
      <w:tblGrid>
        <w:gridCol w:w="2980"/>
        <w:gridCol w:w="2356"/>
        <w:gridCol w:w="2333"/>
        <w:gridCol w:w="2333"/>
        <w:gridCol w:w="2680"/>
        <w:gridCol w:w="2333"/>
        <w:gridCol w:w="2333"/>
        <w:gridCol w:w="2680"/>
        <w:tblGridChange w:id="2118">
          <w:tblGrid>
            <w:gridCol w:w="118"/>
            <w:gridCol w:w="1402"/>
            <w:gridCol w:w="13"/>
            <w:gridCol w:w="1227"/>
            <w:gridCol w:w="6"/>
            <w:gridCol w:w="332"/>
            <w:gridCol w:w="900"/>
            <w:gridCol w:w="1391"/>
            <w:gridCol w:w="65"/>
            <w:gridCol w:w="1038"/>
            <w:gridCol w:w="208"/>
            <w:gridCol w:w="1024"/>
            <w:gridCol w:w="63"/>
            <w:gridCol w:w="1169"/>
            <w:gridCol w:w="1061"/>
            <w:gridCol w:w="103"/>
            <w:gridCol w:w="360"/>
            <w:gridCol w:w="2320"/>
            <w:gridCol w:w="2333"/>
            <w:gridCol w:w="2333"/>
            <w:gridCol w:w="2680"/>
          </w:tblGrid>
        </w:tblGridChange>
      </w:tblGrid>
      <w:tr w:rsidR="00020B30" w:rsidRPr="009373EF" w14:paraId="1CD4967B" w14:textId="77777777" w:rsidTr="00020B30">
        <w:trPr>
          <w:trHeight w:val="300"/>
          <w:ins w:id="2119" w:author="Ruben" w:date="2016-12-12T09:37:00Z"/>
          <w:trPrChange w:id="2120" w:author="Ruben" w:date="2016-12-12T09:39:00Z">
            <w:trPr>
              <w:gridAfter w:val="0"/>
              <w:trHeight w:val="300"/>
            </w:trPr>
          </w:trPrChange>
        </w:trPr>
        <w:tc>
          <w:tcPr>
            <w:tcW w:w="1533"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Change w:id="2121" w:author="Ruben" w:date="2016-12-12T09:39:00Z">
              <w:tcPr>
                <w:tcW w:w="1520" w:type="dxa"/>
                <w:gridSpan w:val="2"/>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tcPrChange>
          </w:tcPr>
          <w:p w14:paraId="61CBA12F" w14:textId="77777777" w:rsidR="00020B30" w:rsidRPr="009373EF" w:rsidRDefault="00E02D98" w:rsidP="00020B30">
            <w:pPr>
              <w:numPr>
                <w:ilvl w:val="8"/>
                <w:numId w:val="1"/>
              </w:numPr>
              <w:spacing w:before="240" w:line="240" w:lineRule="auto"/>
              <w:ind w:firstLine="0"/>
              <w:jc w:val="center"/>
              <w:outlineLvl w:val="8"/>
              <w:rPr>
                <w:ins w:id="2122" w:author="Ruben" w:date="2016-12-12T09:37:00Z"/>
                <w:rFonts w:eastAsia="Times New Roman" w:cs="Calibri"/>
                <w:b/>
                <w:bCs/>
                <w:color w:val="000000"/>
                <w:sz w:val="20"/>
                <w:szCs w:val="20"/>
                <w:rPrChange w:id="2123" w:author="Leonardo Murta" w:date="2016-12-13T10:32:00Z">
                  <w:rPr>
                    <w:ins w:id="2124" w:author="Ruben" w:date="2016-12-12T09:37:00Z"/>
                    <w:rFonts w:ascii="Calibri" w:eastAsia="Times New Roman" w:hAnsi="Calibri" w:cs="Calibri"/>
                    <w:b/>
                    <w:bCs/>
                    <w:i/>
                    <w:color w:val="000000"/>
                    <w:sz w:val="18"/>
                    <w:szCs w:val="20"/>
                  </w:rPr>
                </w:rPrChange>
              </w:rPr>
            </w:pPr>
            <w:ins w:id="2125" w:author="Ruben" w:date="2016-12-12T09:38:00Z">
              <w:r w:rsidRPr="009373EF">
                <w:rPr>
                  <w:rFonts w:eastAsia="Times New Roman" w:cs="Calibri"/>
                  <w:b/>
                  <w:bCs/>
                  <w:color w:val="000000"/>
                  <w:sz w:val="20"/>
                  <w:szCs w:val="20"/>
                  <w:rPrChange w:id="2126" w:author="Leonardo Murta" w:date="2016-12-13T10:32:00Z">
                    <w:rPr>
                      <w:rFonts w:ascii="Calibri" w:eastAsia="Times New Roman" w:hAnsi="Calibri" w:cs="Calibri"/>
                      <w:b/>
                      <w:bCs/>
                      <w:color w:val="000000"/>
                      <w:u w:val="single"/>
                    </w:rPr>
                  </w:rPrChange>
                </w:rPr>
                <w:t>Repository</w:t>
              </w:r>
            </w:ins>
          </w:p>
        </w:tc>
        <w:tc>
          <w:tcPr>
            <w:tcW w:w="123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Change w:id="2127" w:author="Ruben" w:date="2016-12-12T09:39:00Z">
              <w:tcPr>
                <w:tcW w:w="1240" w:type="dxa"/>
                <w:gridSpan w:val="2"/>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tcPrChange>
          </w:tcPr>
          <w:p w14:paraId="5BF37FF5" w14:textId="77777777" w:rsidR="00020B30" w:rsidRPr="009373EF" w:rsidRDefault="00E02D98" w:rsidP="00020B30">
            <w:pPr>
              <w:numPr>
                <w:ilvl w:val="8"/>
                <w:numId w:val="1"/>
              </w:numPr>
              <w:spacing w:before="240" w:line="240" w:lineRule="auto"/>
              <w:ind w:firstLine="0"/>
              <w:jc w:val="center"/>
              <w:outlineLvl w:val="8"/>
              <w:rPr>
                <w:ins w:id="2128" w:author="Ruben" w:date="2016-12-12T09:37:00Z"/>
                <w:rFonts w:eastAsia="Times New Roman" w:cs="Calibri"/>
                <w:b/>
                <w:bCs/>
                <w:color w:val="000000"/>
                <w:sz w:val="20"/>
                <w:szCs w:val="20"/>
                <w:rPrChange w:id="2129" w:author="Leonardo Murta" w:date="2016-12-13T10:32:00Z">
                  <w:rPr>
                    <w:ins w:id="2130" w:author="Ruben" w:date="2016-12-12T09:37:00Z"/>
                    <w:rFonts w:ascii="Calibri" w:eastAsia="Times New Roman" w:hAnsi="Calibri" w:cs="Calibri"/>
                    <w:b/>
                    <w:bCs/>
                    <w:i/>
                    <w:color w:val="000000"/>
                    <w:sz w:val="18"/>
                    <w:szCs w:val="20"/>
                  </w:rPr>
                </w:rPrChange>
              </w:rPr>
            </w:pPr>
            <w:ins w:id="2131" w:author="Ruben" w:date="2016-12-12T09:37:00Z">
              <w:r w:rsidRPr="009373EF">
                <w:rPr>
                  <w:rFonts w:eastAsia="Times New Roman" w:cs="Calibri"/>
                  <w:b/>
                  <w:bCs/>
                  <w:color w:val="000000"/>
                  <w:sz w:val="20"/>
                  <w:szCs w:val="20"/>
                  <w:rPrChange w:id="2132" w:author="Leonardo Murta" w:date="2016-12-13T10:32:00Z">
                    <w:rPr>
                      <w:rFonts w:ascii="Calibri" w:eastAsia="Times New Roman" w:hAnsi="Calibri" w:cs="Calibri"/>
                      <w:b/>
                      <w:bCs/>
                      <w:color w:val="000000"/>
                      <w:u w:val="single"/>
                    </w:rPr>
                  </w:rPrChange>
                </w:rPr>
                <w:t>Before Collapse</w:t>
              </w:r>
            </w:ins>
          </w:p>
        </w:tc>
        <w:tc>
          <w:tcPr>
            <w:tcW w:w="3726" w:type="dxa"/>
            <w:gridSpan w:val="3"/>
            <w:tcBorders>
              <w:top w:val="single" w:sz="8" w:space="0" w:color="auto"/>
              <w:left w:val="nil"/>
              <w:bottom w:val="single" w:sz="8" w:space="0" w:color="auto"/>
              <w:right w:val="single" w:sz="8" w:space="0" w:color="000000"/>
            </w:tcBorders>
            <w:shd w:val="clear" w:color="auto" w:fill="auto"/>
            <w:vAlign w:val="center"/>
            <w:hideMark/>
            <w:tcPrChange w:id="2133" w:author="Ruben" w:date="2016-12-12T09:39:00Z">
              <w:tcPr>
                <w:tcW w:w="3940" w:type="dxa"/>
                <w:gridSpan w:val="7"/>
                <w:tcBorders>
                  <w:top w:val="single" w:sz="8" w:space="0" w:color="auto"/>
                  <w:left w:val="nil"/>
                  <w:bottom w:val="single" w:sz="8" w:space="0" w:color="auto"/>
                  <w:right w:val="single" w:sz="8" w:space="0" w:color="000000"/>
                </w:tcBorders>
                <w:shd w:val="clear" w:color="auto" w:fill="auto"/>
                <w:vAlign w:val="center"/>
                <w:hideMark/>
              </w:tcPr>
            </w:tcPrChange>
          </w:tcPr>
          <w:p w14:paraId="2780CBD2" w14:textId="77777777" w:rsidR="00020B30" w:rsidRPr="009373EF" w:rsidRDefault="00E02D98" w:rsidP="00020B30">
            <w:pPr>
              <w:numPr>
                <w:ilvl w:val="8"/>
                <w:numId w:val="1"/>
              </w:numPr>
              <w:spacing w:before="240" w:line="240" w:lineRule="auto"/>
              <w:ind w:firstLine="0"/>
              <w:jc w:val="center"/>
              <w:outlineLvl w:val="8"/>
              <w:rPr>
                <w:ins w:id="2134" w:author="Ruben" w:date="2016-12-12T09:37:00Z"/>
                <w:rFonts w:eastAsia="Times New Roman" w:cs="Calibri"/>
                <w:b/>
                <w:bCs/>
                <w:color w:val="000000"/>
                <w:sz w:val="20"/>
                <w:szCs w:val="20"/>
                <w:rPrChange w:id="2135" w:author="Leonardo Murta" w:date="2016-12-13T10:32:00Z">
                  <w:rPr>
                    <w:ins w:id="2136" w:author="Ruben" w:date="2016-12-12T09:37:00Z"/>
                    <w:rFonts w:ascii="Calibri" w:eastAsia="Times New Roman" w:hAnsi="Calibri" w:cs="Calibri"/>
                    <w:b/>
                    <w:bCs/>
                    <w:i/>
                    <w:color w:val="000000"/>
                    <w:sz w:val="18"/>
                    <w:szCs w:val="20"/>
                  </w:rPr>
                </w:rPrChange>
              </w:rPr>
            </w:pPr>
            <w:ins w:id="2137" w:author="Ruben" w:date="2016-12-12T09:37:00Z">
              <w:r w:rsidRPr="009373EF">
                <w:rPr>
                  <w:rFonts w:eastAsia="Times New Roman" w:cs="Calibri"/>
                  <w:b/>
                  <w:bCs/>
                  <w:color w:val="000000"/>
                  <w:sz w:val="20"/>
                  <w:szCs w:val="20"/>
                  <w:rPrChange w:id="2138" w:author="Leonardo Murta" w:date="2016-12-13T10:32:00Z">
                    <w:rPr>
                      <w:rFonts w:ascii="Calibri" w:eastAsia="Times New Roman" w:hAnsi="Calibri" w:cs="Calibri"/>
                      <w:b/>
                      <w:bCs/>
                      <w:color w:val="000000"/>
                      <w:u w:val="single"/>
                    </w:rPr>
                  </w:rPrChange>
                </w:rPr>
                <w:t>Iteration 1</w:t>
              </w:r>
            </w:ins>
          </w:p>
        </w:tc>
        <w:tc>
          <w:tcPr>
            <w:tcW w:w="3600" w:type="dxa"/>
            <w:gridSpan w:val="3"/>
            <w:tcBorders>
              <w:top w:val="single" w:sz="8" w:space="0" w:color="auto"/>
              <w:left w:val="nil"/>
              <w:bottom w:val="single" w:sz="8" w:space="0" w:color="auto"/>
              <w:right w:val="single" w:sz="8" w:space="0" w:color="000000"/>
            </w:tcBorders>
            <w:shd w:val="clear" w:color="auto" w:fill="auto"/>
            <w:vAlign w:val="center"/>
            <w:hideMark/>
            <w:tcPrChange w:id="2139" w:author="Ruben" w:date="2016-12-12T09:39:00Z">
              <w:tcPr>
                <w:tcW w:w="3780" w:type="dxa"/>
                <w:gridSpan w:val="6"/>
                <w:tcBorders>
                  <w:top w:val="single" w:sz="8" w:space="0" w:color="auto"/>
                  <w:left w:val="nil"/>
                  <w:bottom w:val="single" w:sz="8" w:space="0" w:color="auto"/>
                  <w:right w:val="single" w:sz="8" w:space="0" w:color="000000"/>
                </w:tcBorders>
                <w:shd w:val="clear" w:color="auto" w:fill="auto"/>
                <w:vAlign w:val="center"/>
                <w:hideMark/>
              </w:tcPr>
            </w:tcPrChange>
          </w:tcPr>
          <w:p w14:paraId="13180DC2" w14:textId="77777777" w:rsidR="00020B30" w:rsidRPr="009373EF" w:rsidRDefault="00E02D98" w:rsidP="00020B30">
            <w:pPr>
              <w:numPr>
                <w:ilvl w:val="8"/>
                <w:numId w:val="1"/>
              </w:numPr>
              <w:spacing w:before="240" w:line="240" w:lineRule="auto"/>
              <w:ind w:firstLine="0"/>
              <w:jc w:val="center"/>
              <w:outlineLvl w:val="8"/>
              <w:rPr>
                <w:ins w:id="2140" w:author="Ruben" w:date="2016-12-12T09:37:00Z"/>
                <w:rFonts w:eastAsia="Times New Roman" w:cs="Calibri"/>
                <w:b/>
                <w:bCs/>
                <w:color w:val="000000"/>
                <w:sz w:val="20"/>
                <w:szCs w:val="20"/>
                <w:rPrChange w:id="2141" w:author="Leonardo Murta" w:date="2016-12-13T10:32:00Z">
                  <w:rPr>
                    <w:ins w:id="2142" w:author="Ruben" w:date="2016-12-12T09:37:00Z"/>
                    <w:rFonts w:ascii="Calibri" w:eastAsia="Times New Roman" w:hAnsi="Calibri" w:cs="Calibri"/>
                    <w:b/>
                    <w:bCs/>
                    <w:i/>
                    <w:color w:val="000000"/>
                    <w:sz w:val="18"/>
                    <w:szCs w:val="20"/>
                  </w:rPr>
                </w:rPrChange>
              </w:rPr>
            </w:pPr>
            <w:ins w:id="2143" w:author="Ruben" w:date="2016-12-12T09:37:00Z">
              <w:r w:rsidRPr="009373EF">
                <w:rPr>
                  <w:rFonts w:eastAsia="Times New Roman" w:cs="Calibri"/>
                  <w:b/>
                  <w:bCs/>
                  <w:color w:val="000000"/>
                  <w:sz w:val="20"/>
                  <w:szCs w:val="20"/>
                  <w:rPrChange w:id="2144" w:author="Leonardo Murta" w:date="2016-12-13T10:32:00Z">
                    <w:rPr>
                      <w:rFonts w:ascii="Calibri" w:eastAsia="Times New Roman" w:hAnsi="Calibri" w:cs="Calibri"/>
                      <w:b/>
                      <w:bCs/>
                      <w:color w:val="000000"/>
                      <w:u w:val="single"/>
                    </w:rPr>
                  </w:rPrChange>
                </w:rPr>
                <w:t>Iteration 2</w:t>
              </w:r>
            </w:ins>
          </w:p>
        </w:tc>
      </w:tr>
      <w:tr w:rsidR="00020B30" w:rsidRPr="009373EF" w14:paraId="26C9DB67" w14:textId="77777777" w:rsidTr="00020B30">
        <w:tblPrEx>
          <w:tblPrExChange w:id="2145" w:author="Ruben" w:date="2016-12-12T09:39:00Z">
            <w:tblPrEx>
              <w:tblW w:w="10011" w:type="dxa"/>
            </w:tblPrEx>
          </w:tblPrExChange>
        </w:tblPrEx>
        <w:trPr>
          <w:trHeight w:val="588"/>
          <w:ins w:id="2146" w:author="Ruben" w:date="2016-12-12T09:37:00Z"/>
          <w:trPrChange w:id="2147" w:author="Ruben" w:date="2016-12-12T09:39:00Z">
            <w:trPr>
              <w:gridAfter w:val="0"/>
              <w:trHeight w:val="588"/>
            </w:trPr>
          </w:trPrChange>
        </w:trPr>
        <w:tc>
          <w:tcPr>
            <w:tcW w:w="1533" w:type="dxa"/>
            <w:vMerge/>
            <w:tcBorders>
              <w:top w:val="single" w:sz="8" w:space="0" w:color="auto"/>
              <w:left w:val="single" w:sz="8" w:space="0" w:color="auto"/>
              <w:bottom w:val="single" w:sz="8" w:space="0" w:color="auto"/>
              <w:right w:val="single" w:sz="8" w:space="0" w:color="auto"/>
            </w:tcBorders>
            <w:vAlign w:val="center"/>
            <w:hideMark/>
            <w:tcPrChange w:id="2148" w:author="Ruben" w:date="2016-12-12T09:39:00Z">
              <w:tcPr>
                <w:tcW w:w="1533" w:type="dxa"/>
                <w:gridSpan w:val="3"/>
                <w:vMerge/>
                <w:tcBorders>
                  <w:top w:val="single" w:sz="8" w:space="0" w:color="auto"/>
                  <w:left w:val="single" w:sz="8" w:space="0" w:color="auto"/>
                  <w:bottom w:val="single" w:sz="8" w:space="0" w:color="auto"/>
                  <w:right w:val="single" w:sz="8" w:space="0" w:color="auto"/>
                </w:tcBorders>
                <w:vAlign w:val="center"/>
                <w:hideMark/>
              </w:tcPr>
            </w:tcPrChange>
          </w:tcPr>
          <w:p w14:paraId="229DBFB5" w14:textId="77777777" w:rsidR="00020B30" w:rsidRPr="009373EF" w:rsidRDefault="00020B30" w:rsidP="00020B30">
            <w:pPr>
              <w:spacing w:line="240" w:lineRule="auto"/>
              <w:ind w:firstLine="0"/>
              <w:jc w:val="left"/>
              <w:rPr>
                <w:ins w:id="2149" w:author="Ruben" w:date="2016-12-12T09:37:00Z"/>
                <w:rFonts w:eastAsia="Times New Roman" w:cs="Calibri"/>
                <w:b/>
                <w:bCs/>
                <w:color w:val="000000"/>
                <w:sz w:val="20"/>
                <w:szCs w:val="20"/>
                <w:rPrChange w:id="2150" w:author="Leonardo Murta" w:date="2016-12-13T10:32:00Z">
                  <w:rPr>
                    <w:ins w:id="2151" w:author="Ruben" w:date="2016-12-12T09:37:00Z"/>
                    <w:rFonts w:ascii="Calibri" w:eastAsia="Times New Roman" w:hAnsi="Calibri" w:cs="Calibri"/>
                    <w:b/>
                    <w:bCs/>
                    <w:color w:val="000000"/>
                  </w:rPr>
                </w:rPrChange>
              </w:rPr>
            </w:pPr>
          </w:p>
        </w:tc>
        <w:tc>
          <w:tcPr>
            <w:tcW w:w="1233" w:type="dxa"/>
            <w:vMerge/>
            <w:tcBorders>
              <w:top w:val="single" w:sz="8" w:space="0" w:color="auto"/>
              <w:left w:val="single" w:sz="8" w:space="0" w:color="auto"/>
              <w:bottom w:val="single" w:sz="8" w:space="0" w:color="000000"/>
              <w:right w:val="single" w:sz="8" w:space="0" w:color="auto"/>
            </w:tcBorders>
            <w:vAlign w:val="center"/>
            <w:hideMark/>
            <w:tcPrChange w:id="2152" w:author="Ruben" w:date="2016-12-12T09:39:00Z">
              <w:tcPr>
                <w:tcW w:w="1233" w:type="dxa"/>
                <w:gridSpan w:val="2"/>
                <w:vMerge/>
                <w:tcBorders>
                  <w:top w:val="single" w:sz="8" w:space="0" w:color="auto"/>
                  <w:left w:val="single" w:sz="8" w:space="0" w:color="auto"/>
                  <w:bottom w:val="single" w:sz="8" w:space="0" w:color="000000"/>
                  <w:right w:val="single" w:sz="8" w:space="0" w:color="auto"/>
                </w:tcBorders>
                <w:vAlign w:val="center"/>
                <w:hideMark/>
              </w:tcPr>
            </w:tcPrChange>
          </w:tcPr>
          <w:p w14:paraId="18D0401F" w14:textId="77777777" w:rsidR="00020B30" w:rsidRPr="009373EF" w:rsidRDefault="00020B30" w:rsidP="00020B30">
            <w:pPr>
              <w:spacing w:line="240" w:lineRule="auto"/>
              <w:ind w:firstLine="0"/>
              <w:jc w:val="left"/>
              <w:rPr>
                <w:ins w:id="2153" w:author="Ruben" w:date="2016-12-12T09:37:00Z"/>
                <w:rFonts w:eastAsia="Times New Roman" w:cs="Calibri"/>
                <w:b/>
                <w:bCs/>
                <w:color w:val="000000"/>
                <w:sz w:val="20"/>
                <w:szCs w:val="20"/>
                <w:rPrChange w:id="2154" w:author="Leonardo Murta" w:date="2016-12-13T10:32:00Z">
                  <w:rPr>
                    <w:ins w:id="2155" w:author="Ruben" w:date="2016-12-12T09:37:00Z"/>
                    <w:rFonts w:ascii="Calibri" w:eastAsia="Times New Roman" w:hAnsi="Calibri" w:cs="Calibri"/>
                    <w:b/>
                    <w:bCs/>
                    <w:color w:val="000000"/>
                  </w:rPr>
                </w:rPrChange>
              </w:rPr>
            </w:pPr>
          </w:p>
        </w:tc>
        <w:tc>
          <w:tcPr>
            <w:tcW w:w="1232" w:type="dxa"/>
            <w:tcBorders>
              <w:top w:val="nil"/>
              <w:left w:val="nil"/>
              <w:bottom w:val="single" w:sz="8" w:space="0" w:color="auto"/>
              <w:right w:val="nil"/>
            </w:tcBorders>
            <w:shd w:val="clear" w:color="auto" w:fill="auto"/>
            <w:vAlign w:val="center"/>
            <w:hideMark/>
            <w:tcPrChange w:id="2156" w:author="Ruben" w:date="2016-12-12T09:39:00Z">
              <w:tcPr>
                <w:tcW w:w="1232" w:type="dxa"/>
                <w:gridSpan w:val="2"/>
                <w:tcBorders>
                  <w:top w:val="nil"/>
                  <w:left w:val="nil"/>
                  <w:bottom w:val="single" w:sz="8" w:space="0" w:color="auto"/>
                  <w:right w:val="nil"/>
                </w:tcBorders>
                <w:shd w:val="clear" w:color="auto" w:fill="auto"/>
                <w:vAlign w:val="center"/>
                <w:hideMark/>
              </w:tcPr>
            </w:tcPrChange>
          </w:tcPr>
          <w:p w14:paraId="0838B60A" w14:textId="77777777" w:rsidR="00020B30" w:rsidRPr="009373EF" w:rsidRDefault="00E02D98" w:rsidP="00020B30">
            <w:pPr>
              <w:numPr>
                <w:ilvl w:val="8"/>
                <w:numId w:val="1"/>
              </w:numPr>
              <w:spacing w:before="240" w:line="240" w:lineRule="auto"/>
              <w:ind w:firstLine="0"/>
              <w:jc w:val="center"/>
              <w:outlineLvl w:val="8"/>
              <w:rPr>
                <w:ins w:id="2157" w:author="Ruben" w:date="2016-12-12T09:37:00Z"/>
                <w:rFonts w:eastAsia="Times New Roman" w:cs="Calibri"/>
                <w:b/>
                <w:bCs/>
                <w:color w:val="000000"/>
                <w:sz w:val="20"/>
                <w:szCs w:val="20"/>
                <w:rPrChange w:id="2158" w:author="Leonardo Murta" w:date="2016-12-13T10:32:00Z">
                  <w:rPr>
                    <w:ins w:id="2159" w:author="Ruben" w:date="2016-12-12T09:37:00Z"/>
                    <w:rFonts w:ascii="Calibri" w:eastAsia="Times New Roman" w:hAnsi="Calibri" w:cs="Calibri"/>
                    <w:b/>
                    <w:bCs/>
                    <w:i/>
                    <w:color w:val="000000"/>
                    <w:sz w:val="18"/>
                    <w:szCs w:val="20"/>
                  </w:rPr>
                </w:rPrChange>
              </w:rPr>
            </w:pPr>
            <w:ins w:id="2160" w:author="Ruben" w:date="2016-12-12T09:37:00Z">
              <w:r w:rsidRPr="009373EF">
                <w:rPr>
                  <w:rFonts w:eastAsia="Times New Roman" w:cs="Calibri"/>
                  <w:b/>
                  <w:bCs/>
                  <w:color w:val="000000"/>
                  <w:sz w:val="20"/>
                  <w:szCs w:val="20"/>
                  <w:rPrChange w:id="2161" w:author="Leonardo Murta" w:date="2016-12-13T10:32:00Z">
                    <w:rPr>
                      <w:rFonts w:ascii="Calibri" w:eastAsia="Times New Roman" w:hAnsi="Calibri" w:cs="Calibri"/>
                      <w:b/>
                      <w:bCs/>
                      <w:color w:val="000000"/>
                      <w:u w:val="single"/>
                    </w:rPr>
                  </w:rPrChange>
                </w:rPr>
                <w:t>1st stage</w:t>
              </w:r>
            </w:ins>
          </w:p>
        </w:tc>
        <w:tc>
          <w:tcPr>
            <w:tcW w:w="1391" w:type="dxa"/>
            <w:tcBorders>
              <w:top w:val="nil"/>
              <w:left w:val="single" w:sz="8" w:space="0" w:color="auto"/>
              <w:bottom w:val="single" w:sz="8" w:space="0" w:color="auto"/>
              <w:right w:val="nil"/>
            </w:tcBorders>
            <w:shd w:val="clear" w:color="auto" w:fill="auto"/>
            <w:vAlign w:val="center"/>
            <w:hideMark/>
            <w:tcPrChange w:id="2162" w:author="Ruben" w:date="2016-12-12T09:39:00Z">
              <w:tcPr>
                <w:tcW w:w="1391" w:type="dxa"/>
                <w:tcBorders>
                  <w:top w:val="nil"/>
                  <w:left w:val="single" w:sz="8" w:space="0" w:color="auto"/>
                  <w:bottom w:val="single" w:sz="8" w:space="0" w:color="auto"/>
                  <w:right w:val="nil"/>
                </w:tcBorders>
                <w:shd w:val="clear" w:color="auto" w:fill="auto"/>
                <w:vAlign w:val="center"/>
                <w:hideMark/>
              </w:tcPr>
            </w:tcPrChange>
          </w:tcPr>
          <w:p w14:paraId="02AC49C5" w14:textId="77777777" w:rsidR="00020B30" w:rsidRPr="009373EF" w:rsidRDefault="00E02D98" w:rsidP="00020B30">
            <w:pPr>
              <w:numPr>
                <w:ilvl w:val="8"/>
                <w:numId w:val="1"/>
              </w:numPr>
              <w:spacing w:before="240" w:line="240" w:lineRule="auto"/>
              <w:ind w:firstLine="0"/>
              <w:jc w:val="center"/>
              <w:outlineLvl w:val="8"/>
              <w:rPr>
                <w:ins w:id="2163" w:author="Ruben" w:date="2016-12-12T09:37:00Z"/>
                <w:rFonts w:eastAsia="Times New Roman" w:cs="Calibri"/>
                <w:b/>
                <w:bCs/>
                <w:color w:val="000000"/>
                <w:sz w:val="20"/>
                <w:szCs w:val="20"/>
                <w:rPrChange w:id="2164" w:author="Leonardo Murta" w:date="2016-12-13T10:32:00Z">
                  <w:rPr>
                    <w:ins w:id="2165" w:author="Ruben" w:date="2016-12-12T09:37:00Z"/>
                    <w:rFonts w:ascii="Calibri" w:eastAsia="Times New Roman" w:hAnsi="Calibri" w:cs="Calibri"/>
                    <w:b/>
                    <w:bCs/>
                    <w:i/>
                    <w:color w:val="000000"/>
                    <w:sz w:val="18"/>
                    <w:szCs w:val="20"/>
                  </w:rPr>
                </w:rPrChange>
              </w:rPr>
            </w:pPr>
            <w:ins w:id="2166" w:author="Ruben" w:date="2016-12-12T09:37:00Z">
              <w:r w:rsidRPr="009373EF">
                <w:rPr>
                  <w:rFonts w:eastAsia="Times New Roman" w:cs="Calibri"/>
                  <w:b/>
                  <w:bCs/>
                  <w:color w:val="000000"/>
                  <w:sz w:val="20"/>
                  <w:szCs w:val="20"/>
                  <w:rPrChange w:id="2167" w:author="Leonardo Murta" w:date="2016-12-13T10:32:00Z">
                    <w:rPr>
                      <w:rFonts w:ascii="Calibri" w:eastAsia="Times New Roman" w:hAnsi="Calibri" w:cs="Calibri"/>
                      <w:b/>
                      <w:bCs/>
                      <w:color w:val="000000"/>
                      <w:u w:val="single"/>
                    </w:rPr>
                  </w:rPrChange>
                </w:rPr>
                <w:t>2nd stage</w:t>
              </w:r>
            </w:ins>
          </w:p>
        </w:tc>
        <w:tc>
          <w:tcPr>
            <w:tcW w:w="1103" w:type="dxa"/>
            <w:tcBorders>
              <w:top w:val="nil"/>
              <w:left w:val="single" w:sz="8" w:space="0" w:color="auto"/>
              <w:bottom w:val="single" w:sz="8" w:space="0" w:color="auto"/>
              <w:right w:val="nil"/>
            </w:tcBorders>
            <w:shd w:val="clear" w:color="auto" w:fill="auto"/>
            <w:vAlign w:val="center"/>
            <w:hideMark/>
            <w:tcPrChange w:id="2168" w:author="Ruben" w:date="2016-12-12T09:39:00Z">
              <w:tcPr>
                <w:tcW w:w="1103" w:type="dxa"/>
                <w:gridSpan w:val="2"/>
                <w:tcBorders>
                  <w:top w:val="nil"/>
                  <w:left w:val="single" w:sz="8" w:space="0" w:color="auto"/>
                  <w:bottom w:val="single" w:sz="8" w:space="0" w:color="auto"/>
                  <w:right w:val="nil"/>
                </w:tcBorders>
                <w:shd w:val="clear" w:color="auto" w:fill="auto"/>
                <w:vAlign w:val="center"/>
                <w:hideMark/>
              </w:tcPr>
            </w:tcPrChange>
          </w:tcPr>
          <w:p w14:paraId="2696BD85" w14:textId="77777777" w:rsidR="00020B30" w:rsidRPr="009373EF" w:rsidRDefault="00E02D98" w:rsidP="00020B30">
            <w:pPr>
              <w:numPr>
                <w:ilvl w:val="8"/>
                <w:numId w:val="1"/>
              </w:numPr>
              <w:spacing w:before="240" w:line="240" w:lineRule="auto"/>
              <w:ind w:firstLine="0"/>
              <w:jc w:val="center"/>
              <w:outlineLvl w:val="8"/>
              <w:rPr>
                <w:ins w:id="2169" w:author="Ruben" w:date="2016-12-12T09:37:00Z"/>
                <w:rFonts w:eastAsia="Times New Roman" w:cs="Calibri"/>
                <w:b/>
                <w:bCs/>
                <w:color w:val="000000"/>
                <w:sz w:val="20"/>
                <w:szCs w:val="20"/>
                <w:rPrChange w:id="2170" w:author="Leonardo Murta" w:date="2016-12-13T10:32:00Z">
                  <w:rPr>
                    <w:ins w:id="2171" w:author="Ruben" w:date="2016-12-12T09:37:00Z"/>
                    <w:rFonts w:ascii="Calibri" w:eastAsia="Times New Roman" w:hAnsi="Calibri" w:cs="Calibri"/>
                    <w:b/>
                    <w:bCs/>
                    <w:i/>
                    <w:color w:val="000000"/>
                    <w:sz w:val="18"/>
                    <w:szCs w:val="20"/>
                  </w:rPr>
                </w:rPrChange>
              </w:rPr>
            </w:pPr>
            <w:ins w:id="2172" w:author="Ruben" w:date="2016-12-12T09:37:00Z">
              <w:r w:rsidRPr="009373EF">
                <w:rPr>
                  <w:rFonts w:eastAsia="Times New Roman" w:cs="Calibri"/>
                  <w:b/>
                  <w:bCs/>
                  <w:color w:val="000000"/>
                  <w:sz w:val="20"/>
                  <w:szCs w:val="20"/>
                  <w:rPrChange w:id="2173" w:author="Leonardo Murta" w:date="2016-12-13T10:32:00Z">
                    <w:rPr>
                      <w:rFonts w:ascii="Calibri" w:eastAsia="Times New Roman" w:hAnsi="Calibri" w:cs="Calibri"/>
                      <w:b/>
                      <w:bCs/>
                      <w:color w:val="000000"/>
                      <w:u w:val="single"/>
                    </w:rPr>
                  </w:rPrChange>
                </w:rPr>
                <w:t>Reduction (%)</w:t>
              </w:r>
            </w:ins>
          </w:p>
        </w:tc>
        <w:tc>
          <w:tcPr>
            <w:tcW w:w="1232" w:type="dxa"/>
            <w:tcBorders>
              <w:top w:val="nil"/>
              <w:left w:val="single" w:sz="8" w:space="0" w:color="auto"/>
              <w:bottom w:val="single" w:sz="8" w:space="0" w:color="auto"/>
              <w:right w:val="nil"/>
            </w:tcBorders>
            <w:shd w:val="clear" w:color="auto" w:fill="auto"/>
            <w:vAlign w:val="center"/>
            <w:hideMark/>
            <w:tcPrChange w:id="2174" w:author="Ruben" w:date="2016-12-12T09:39:00Z">
              <w:tcPr>
                <w:tcW w:w="1232" w:type="dxa"/>
                <w:gridSpan w:val="2"/>
                <w:tcBorders>
                  <w:top w:val="nil"/>
                  <w:left w:val="single" w:sz="8" w:space="0" w:color="auto"/>
                  <w:bottom w:val="single" w:sz="8" w:space="0" w:color="auto"/>
                  <w:right w:val="nil"/>
                </w:tcBorders>
                <w:shd w:val="clear" w:color="auto" w:fill="auto"/>
                <w:vAlign w:val="center"/>
                <w:hideMark/>
              </w:tcPr>
            </w:tcPrChange>
          </w:tcPr>
          <w:p w14:paraId="7FF15E92" w14:textId="77777777" w:rsidR="00020B30" w:rsidRPr="009373EF" w:rsidRDefault="00E02D98" w:rsidP="00020B30">
            <w:pPr>
              <w:numPr>
                <w:ilvl w:val="8"/>
                <w:numId w:val="1"/>
              </w:numPr>
              <w:spacing w:before="240" w:line="240" w:lineRule="auto"/>
              <w:ind w:firstLine="0"/>
              <w:jc w:val="center"/>
              <w:outlineLvl w:val="8"/>
              <w:rPr>
                <w:ins w:id="2175" w:author="Ruben" w:date="2016-12-12T09:37:00Z"/>
                <w:rFonts w:eastAsia="Times New Roman" w:cs="Calibri"/>
                <w:b/>
                <w:bCs/>
                <w:color w:val="000000"/>
                <w:sz w:val="20"/>
                <w:szCs w:val="20"/>
                <w:rPrChange w:id="2176" w:author="Leonardo Murta" w:date="2016-12-13T10:32:00Z">
                  <w:rPr>
                    <w:ins w:id="2177" w:author="Ruben" w:date="2016-12-12T09:37:00Z"/>
                    <w:rFonts w:ascii="Calibri" w:eastAsia="Times New Roman" w:hAnsi="Calibri" w:cs="Calibri"/>
                    <w:b/>
                    <w:bCs/>
                    <w:i/>
                    <w:color w:val="000000"/>
                    <w:sz w:val="18"/>
                    <w:szCs w:val="20"/>
                  </w:rPr>
                </w:rPrChange>
              </w:rPr>
            </w:pPr>
            <w:ins w:id="2178" w:author="Ruben" w:date="2016-12-12T09:37:00Z">
              <w:r w:rsidRPr="009373EF">
                <w:rPr>
                  <w:rFonts w:eastAsia="Times New Roman" w:cs="Calibri"/>
                  <w:b/>
                  <w:bCs/>
                  <w:color w:val="000000"/>
                  <w:sz w:val="20"/>
                  <w:szCs w:val="20"/>
                  <w:rPrChange w:id="2179" w:author="Leonardo Murta" w:date="2016-12-13T10:32:00Z">
                    <w:rPr>
                      <w:rFonts w:ascii="Calibri" w:eastAsia="Times New Roman" w:hAnsi="Calibri" w:cs="Calibri"/>
                      <w:b/>
                      <w:bCs/>
                      <w:color w:val="000000"/>
                      <w:u w:val="single"/>
                    </w:rPr>
                  </w:rPrChange>
                </w:rPr>
                <w:t>1st stage</w:t>
              </w:r>
            </w:ins>
          </w:p>
        </w:tc>
        <w:tc>
          <w:tcPr>
            <w:tcW w:w="1232" w:type="dxa"/>
            <w:tcBorders>
              <w:top w:val="nil"/>
              <w:left w:val="single" w:sz="8" w:space="0" w:color="auto"/>
              <w:bottom w:val="single" w:sz="8" w:space="0" w:color="auto"/>
              <w:right w:val="nil"/>
            </w:tcBorders>
            <w:shd w:val="clear" w:color="auto" w:fill="auto"/>
            <w:vAlign w:val="center"/>
            <w:hideMark/>
            <w:tcPrChange w:id="2180" w:author="Ruben" w:date="2016-12-12T09:39:00Z">
              <w:tcPr>
                <w:tcW w:w="1232" w:type="dxa"/>
                <w:gridSpan w:val="2"/>
                <w:tcBorders>
                  <w:top w:val="nil"/>
                  <w:left w:val="single" w:sz="8" w:space="0" w:color="auto"/>
                  <w:bottom w:val="single" w:sz="8" w:space="0" w:color="auto"/>
                  <w:right w:val="nil"/>
                </w:tcBorders>
                <w:shd w:val="clear" w:color="auto" w:fill="auto"/>
                <w:vAlign w:val="center"/>
                <w:hideMark/>
              </w:tcPr>
            </w:tcPrChange>
          </w:tcPr>
          <w:p w14:paraId="69C61447" w14:textId="77777777" w:rsidR="00020B30" w:rsidRPr="009373EF" w:rsidRDefault="00E02D98" w:rsidP="00020B30">
            <w:pPr>
              <w:numPr>
                <w:ilvl w:val="8"/>
                <w:numId w:val="1"/>
              </w:numPr>
              <w:spacing w:before="240" w:line="240" w:lineRule="auto"/>
              <w:ind w:firstLine="0"/>
              <w:jc w:val="center"/>
              <w:outlineLvl w:val="8"/>
              <w:rPr>
                <w:ins w:id="2181" w:author="Ruben" w:date="2016-12-12T09:37:00Z"/>
                <w:rFonts w:eastAsia="Times New Roman" w:cs="Calibri"/>
                <w:b/>
                <w:bCs/>
                <w:color w:val="000000"/>
                <w:sz w:val="20"/>
                <w:szCs w:val="20"/>
                <w:rPrChange w:id="2182" w:author="Leonardo Murta" w:date="2016-12-13T10:32:00Z">
                  <w:rPr>
                    <w:ins w:id="2183" w:author="Ruben" w:date="2016-12-12T09:37:00Z"/>
                    <w:rFonts w:ascii="Calibri" w:eastAsia="Times New Roman" w:hAnsi="Calibri" w:cs="Calibri"/>
                    <w:b/>
                    <w:bCs/>
                    <w:i/>
                    <w:color w:val="000000"/>
                    <w:sz w:val="18"/>
                    <w:szCs w:val="20"/>
                  </w:rPr>
                </w:rPrChange>
              </w:rPr>
            </w:pPr>
            <w:ins w:id="2184" w:author="Ruben" w:date="2016-12-12T09:37:00Z">
              <w:r w:rsidRPr="009373EF">
                <w:rPr>
                  <w:rFonts w:eastAsia="Times New Roman" w:cs="Calibri"/>
                  <w:b/>
                  <w:bCs/>
                  <w:color w:val="000000"/>
                  <w:sz w:val="20"/>
                  <w:szCs w:val="20"/>
                  <w:rPrChange w:id="2185" w:author="Leonardo Murta" w:date="2016-12-13T10:32:00Z">
                    <w:rPr>
                      <w:rFonts w:ascii="Calibri" w:eastAsia="Times New Roman" w:hAnsi="Calibri" w:cs="Calibri"/>
                      <w:b/>
                      <w:bCs/>
                      <w:color w:val="000000"/>
                      <w:u w:val="single"/>
                    </w:rPr>
                  </w:rPrChange>
                </w:rPr>
                <w:t>2nd stage</w:t>
              </w:r>
            </w:ins>
          </w:p>
        </w:tc>
        <w:tc>
          <w:tcPr>
            <w:tcW w:w="1136" w:type="dxa"/>
            <w:tcBorders>
              <w:top w:val="nil"/>
              <w:left w:val="single" w:sz="8" w:space="0" w:color="auto"/>
              <w:bottom w:val="single" w:sz="8" w:space="0" w:color="auto"/>
              <w:right w:val="single" w:sz="8" w:space="0" w:color="auto"/>
            </w:tcBorders>
            <w:shd w:val="clear" w:color="auto" w:fill="auto"/>
            <w:vAlign w:val="center"/>
            <w:hideMark/>
            <w:tcPrChange w:id="2186" w:author="Ruben" w:date="2016-12-12T09:39:00Z">
              <w:tcPr>
                <w:tcW w:w="1055" w:type="dxa"/>
                <w:tcBorders>
                  <w:top w:val="nil"/>
                  <w:left w:val="single" w:sz="8" w:space="0" w:color="auto"/>
                  <w:bottom w:val="single" w:sz="8" w:space="0" w:color="auto"/>
                  <w:right w:val="single" w:sz="8" w:space="0" w:color="auto"/>
                </w:tcBorders>
                <w:shd w:val="clear" w:color="auto" w:fill="auto"/>
                <w:vAlign w:val="center"/>
                <w:hideMark/>
              </w:tcPr>
            </w:tcPrChange>
          </w:tcPr>
          <w:p w14:paraId="6F04D0C4" w14:textId="77777777" w:rsidR="00020B30" w:rsidRPr="009373EF" w:rsidRDefault="00E02D98" w:rsidP="00020B30">
            <w:pPr>
              <w:numPr>
                <w:ilvl w:val="8"/>
                <w:numId w:val="1"/>
              </w:numPr>
              <w:spacing w:before="240" w:line="240" w:lineRule="auto"/>
              <w:ind w:firstLine="0"/>
              <w:jc w:val="center"/>
              <w:outlineLvl w:val="8"/>
              <w:rPr>
                <w:ins w:id="2187" w:author="Ruben" w:date="2016-12-12T09:37:00Z"/>
                <w:rFonts w:eastAsia="Times New Roman" w:cs="Calibri"/>
                <w:b/>
                <w:bCs/>
                <w:color w:val="000000"/>
                <w:sz w:val="20"/>
                <w:szCs w:val="20"/>
                <w:rPrChange w:id="2188" w:author="Leonardo Murta" w:date="2016-12-13T10:32:00Z">
                  <w:rPr>
                    <w:ins w:id="2189" w:author="Ruben" w:date="2016-12-12T09:37:00Z"/>
                    <w:rFonts w:ascii="Calibri" w:eastAsia="Times New Roman" w:hAnsi="Calibri" w:cs="Calibri"/>
                    <w:b/>
                    <w:bCs/>
                    <w:i/>
                    <w:color w:val="000000"/>
                    <w:sz w:val="18"/>
                    <w:szCs w:val="20"/>
                  </w:rPr>
                </w:rPrChange>
              </w:rPr>
            </w:pPr>
            <w:ins w:id="2190" w:author="Ruben" w:date="2016-12-12T09:37:00Z">
              <w:r w:rsidRPr="009373EF">
                <w:rPr>
                  <w:rFonts w:eastAsia="Times New Roman" w:cs="Calibri"/>
                  <w:b/>
                  <w:bCs/>
                  <w:color w:val="000000"/>
                  <w:sz w:val="20"/>
                  <w:szCs w:val="20"/>
                  <w:rPrChange w:id="2191" w:author="Leonardo Murta" w:date="2016-12-13T10:32:00Z">
                    <w:rPr>
                      <w:rFonts w:ascii="Calibri" w:eastAsia="Times New Roman" w:hAnsi="Calibri" w:cs="Calibri"/>
                      <w:b/>
                      <w:bCs/>
                      <w:color w:val="000000"/>
                      <w:u w:val="single"/>
                    </w:rPr>
                  </w:rPrChange>
                </w:rPr>
                <w:t>Reduction (%)</w:t>
              </w:r>
            </w:ins>
          </w:p>
        </w:tc>
      </w:tr>
      <w:tr w:rsidR="00020B30" w:rsidRPr="009373EF" w14:paraId="4F6DDA1C" w14:textId="77777777" w:rsidTr="00020B30">
        <w:trPr>
          <w:trHeight w:val="288"/>
          <w:ins w:id="2192" w:author="Ruben" w:date="2016-12-12T09:37:00Z"/>
        </w:trPr>
        <w:tc>
          <w:tcPr>
            <w:tcW w:w="1533" w:type="dxa"/>
            <w:tcBorders>
              <w:top w:val="nil"/>
              <w:left w:val="single" w:sz="8" w:space="0" w:color="auto"/>
              <w:bottom w:val="single" w:sz="4" w:space="0" w:color="auto"/>
              <w:right w:val="nil"/>
            </w:tcBorders>
            <w:shd w:val="clear" w:color="auto" w:fill="auto"/>
            <w:noWrap/>
            <w:vAlign w:val="bottom"/>
            <w:hideMark/>
          </w:tcPr>
          <w:p w14:paraId="28F2BCFC" w14:textId="77777777" w:rsidR="00020B30" w:rsidRPr="009373EF" w:rsidRDefault="00E02D98" w:rsidP="00020B30">
            <w:pPr>
              <w:numPr>
                <w:ilvl w:val="8"/>
                <w:numId w:val="1"/>
              </w:numPr>
              <w:spacing w:before="240" w:line="240" w:lineRule="auto"/>
              <w:ind w:firstLine="0"/>
              <w:jc w:val="left"/>
              <w:outlineLvl w:val="8"/>
              <w:rPr>
                <w:ins w:id="2193" w:author="Ruben" w:date="2016-12-12T09:37:00Z"/>
                <w:rFonts w:eastAsia="Times New Roman" w:cs="Calibri"/>
                <w:b/>
                <w:color w:val="000000"/>
                <w:sz w:val="20"/>
                <w:szCs w:val="20"/>
                <w:rPrChange w:id="2194" w:author="Leonardo Murta" w:date="2016-12-13T10:32:00Z">
                  <w:rPr>
                    <w:ins w:id="2195" w:author="Ruben" w:date="2016-12-12T09:37:00Z"/>
                    <w:rFonts w:ascii="Calibri" w:eastAsia="Times New Roman" w:hAnsi="Calibri" w:cs="Calibri"/>
                    <w:i/>
                    <w:color w:val="000000"/>
                    <w:sz w:val="18"/>
                    <w:szCs w:val="20"/>
                  </w:rPr>
                </w:rPrChange>
              </w:rPr>
            </w:pPr>
            <w:ins w:id="2196" w:author="Ruben" w:date="2016-12-12T09:37:00Z">
              <w:r w:rsidRPr="009373EF">
                <w:rPr>
                  <w:rFonts w:eastAsia="Times New Roman" w:cs="Calibri"/>
                  <w:b/>
                  <w:color w:val="000000"/>
                  <w:sz w:val="20"/>
                  <w:szCs w:val="20"/>
                  <w:rPrChange w:id="2197" w:author="Leonardo Murta" w:date="2016-12-13T10:32:00Z">
                    <w:rPr>
                      <w:rFonts w:ascii="Calibri" w:eastAsia="Times New Roman" w:hAnsi="Calibri" w:cs="Calibri"/>
                      <w:color w:val="000000"/>
                      <w:u w:val="single"/>
                    </w:rPr>
                  </w:rPrChange>
                </w:rPr>
                <w:lastRenderedPageBreak/>
                <w:t>DyeVC</w:t>
              </w:r>
            </w:ins>
          </w:p>
        </w:tc>
        <w:tc>
          <w:tcPr>
            <w:tcW w:w="1233" w:type="dxa"/>
            <w:tcBorders>
              <w:top w:val="nil"/>
              <w:left w:val="single" w:sz="8" w:space="0" w:color="auto"/>
              <w:bottom w:val="single" w:sz="4" w:space="0" w:color="auto"/>
              <w:right w:val="single" w:sz="4" w:space="0" w:color="auto"/>
            </w:tcBorders>
            <w:shd w:val="clear" w:color="auto" w:fill="auto"/>
            <w:noWrap/>
            <w:vAlign w:val="center"/>
            <w:hideMark/>
          </w:tcPr>
          <w:p w14:paraId="0348DCBA" w14:textId="77777777" w:rsidR="00020B30" w:rsidRPr="009373EF" w:rsidRDefault="00E02D98" w:rsidP="00020B30">
            <w:pPr>
              <w:numPr>
                <w:ilvl w:val="8"/>
                <w:numId w:val="1"/>
              </w:numPr>
              <w:spacing w:before="240" w:line="240" w:lineRule="auto"/>
              <w:ind w:firstLine="0"/>
              <w:jc w:val="center"/>
              <w:outlineLvl w:val="8"/>
              <w:rPr>
                <w:ins w:id="2198" w:author="Ruben" w:date="2016-12-12T09:37:00Z"/>
                <w:rFonts w:eastAsia="Times New Roman" w:cs="Calibri"/>
                <w:bCs/>
                <w:color w:val="000000"/>
                <w:sz w:val="20"/>
                <w:szCs w:val="20"/>
                <w:rPrChange w:id="2199" w:author="Leonardo Murta" w:date="2016-12-13T10:32:00Z">
                  <w:rPr>
                    <w:ins w:id="2200" w:author="Ruben" w:date="2016-12-12T09:37:00Z"/>
                    <w:rFonts w:ascii="Calibri" w:eastAsia="Times New Roman" w:hAnsi="Calibri" w:cs="Calibri"/>
                    <w:b/>
                    <w:bCs/>
                    <w:i/>
                    <w:color w:val="000000"/>
                    <w:sz w:val="18"/>
                    <w:szCs w:val="20"/>
                  </w:rPr>
                </w:rPrChange>
              </w:rPr>
            </w:pPr>
            <w:ins w:id="2201" w:author="Ruben" w:date="2016-12-12T09:37:00Z">
              <w:r w:rsidRPr="009373EF">
                <w:rPr>
                  <w:rFonts w:eastAsia="Times New Roman" w:cs="Calibri"/>
                  <w:bCs/>
                  <w:color w:val="000000"/>
                  <w:sz w:val="20"/>
                  <w:szCs w:val="20"/>
                  <w:rPrChange w:id="2202" w:author="Leonardo Murta" w:date="2016-12-13T10:32:00Z">
                    <w:rPr>
                      <w:rFonts w:ascii="Calibri" w:eastAsia="Times New Roman" w:hAnsi="Calibri" w:cs="Calibri"/>
                      <w:b/>
                      <w:bCs/>
                      <w:color w:val="000000"/>
                      <w:u w:val="single"/>
                    </w:rPr>
                  </w:rPrChange>
                </w:rPr>
                <w:t>228</w:t>
              </w:r>
            </w:ins>
          </w:p>
        </w:tc>
        <w:tc>
          <w:tcPr>
            <w:tcW w:w="1232" w:type="dxa"/>
            <w:tcBorders>
              <w:top w:val="nil"/>
              <w:left w:val="single" w:sz="8" w:space="0" w:color="auto"/>
              <w:bottom w:val="single" w:sz="4" w:space="0" w:color="auto"/>
              <w:right w:val="single" w:sz="4" w:space="0" w:color="auto"/>
            </w:tcBorders>
            <w:shd w:val="clear" w:color="auto" w:fill="auto"/>
            <w:noWrap/>
            <w:vAlign w:val="center"/>
            <w:hideMark/>
          </w:tcPr>
          <w:p w14:paraId="1D48827F" w14:textId="77777777" w:rsidR="00020B30" w:rsidRPr="009373EF" w:rsidRDefault="00E02D98" w:rsidP="00020B30">
            <w:pPr>
              <w:numPr>
                <w:ilvl w:val="8"/>
                <w:numId w:val="1"/>
              </w:numPr>
              <w:spacing w:before="240" w:line="240" w:lineRule="auto"/>
              <w:ind w:firstLine="0"/>
              <w:jc w:val="center"/>
              <w:outlineLvl w:val="8"/>
              <w:rPr>
                <w:ins w:id="2203" w:author="Ruben" w:date="2016-12-12T09:37:00Z"/>
                <w:rFonts w:eastAsia="Times New Roman" w:cs="Calibri"/>
                <w:bCs/>
                <w:color w:val="000000"/>
                <w:sz w:val="20"/>
                <w:szCs w:val="20"/>
                <w:rPrChange w:id="2204" w:author="Leonardo Murta" w:date="2016-12-13T10:32:00Z">
                  <w:rPr>
                    <w:ins w:id="2205" w:author="Ruben" w:date="2016-12-12T09:37:00Z"/>
                    <w:rFonts w:ascii="Calibri" w:eastAsia="Times New Roman" w:hAnsi="Calibri" w:cs="Calibri"/>
                    <w:b/>
                    <w:bCs/>
                    <w:i/>
                    <w:color w:val="000000"/>
                    <w:sz w:val="18"/>
                    <w:szCs w:val="20"/>
                  </w:rPr>
                </w:rPrChange>
              </w:rPr>
            </w:pPr>
            <w:ins w:id="2206" w:author="Ruben" w:date="2016-12-12T09:37:00Z">
              <w:r w:rsidRPr="009373EF">
                <w:rPr>
                  <w:rFonts w:eastAsia="Times New Roman" w:cs="Calibri"/>
                  <w:bCs/>
                  <w:color w:val="000000"/>
                  <w:sz w:val="20"/>
                  <w:szCs w:val="20"/>
                  <w:rPrChange w:id="2207" w:author="Leonardo Murta" w:date="2016-12-13T10:32:00Z">
                    <w:rPr>
                      <w:rFonts w:ascii="Calibri" w:eastAsia="Times New Roman" w:hAnsi="Calibri" w:cs="Calibri"/>
                      <w:b/>
                      <w:bCs/>
                      <w:color w:val="000000"/>
                      <w:u w:val="single"/>
                    </w:rPr>
                  </w:rPrChange>
                </w:rPr>
                <w:t>73</w:t>
              </w:r>
            </w:ins>
          </w:p>
        </w:tc>
        <w:tc>
          <w:tcPr>
            <w:tcW w:w="1391" w:type="dxa"/>
            <w:tcBorders>
              <w:top w:val="nil"/>
              <w:left w:val="single" w:sz="8" w:space="0" w:color="auto"/>
              <w:bottom w:val="single" w:sz="4" w:space="0" w:color="auto"/>
              <w:right w:val="single" w:sz="4" w:space="0" w:color="auto"/>
            </w:tcBorders>
            <w:shd w:val="clear" w:color="auto" w:fill="auto"/>
            <w:noWrap/>
            <w:vAlign w:val="center"/>
            <w:hideMark/>
          </w:tcPr>
          <w:p w14:paraId="01C2FB17" w14:textId="77777777" w:rsidR="00020B30" w:rsidRPr="009373EF" w:rsidRDefault="00E02D98" w:rsidP="00020B30">
            <w:pPr>
              <w:numPr>
                <w:ilvl w:val="8"/>
                <w:numId w:val="1"/>
              </w:numPr>
              <w:spacing w:before="240" w:line="240" w:lineRule="auto"/>
              <w:ind w:firstLine="0"/>
              <w:jc w:val="center"/>
              <w:outlineLvl w:val="8"/>
              <w:rPr>
                <w:ins w:id="2208" w:author="Ruben" w:date="2016-12-12T09:37:00Z"/>
                <w:rFonts w:eastAsia="Times New Roman" w:cs="Calibri"/>
                <w:bCs/>
                <w:color w:val="000000"/>
                <w:sz w:val="20"/>
                <w:szCs w:val="20"/>
                <w:rPrChange w:id="2209" w:author="Leonardo Murta" w:date="2016-12-13T10:32:00Z">
                  <w:rPr>
                    <w:ins w:id="2210" w:author="Ruben" w:date="2016-12-12T09:37:00Z"/>
                    <w:rFonts w:ascii="Calibri" w:eastAsia="Times New Roman" w:hAnsi="Calibri" w:cs="Calibri"/>
                    <w:b/>
                    <w:bCs/>
                    <w:i/>
                    <w:color w:val="000000"/>
                    <w:sz w:val="18"/>
                    <w:szCs w:val="20"/>
                  </w:rPr>
                </w:rPrChange>
              </w:rPr>
            </w:pPr>
            <w:ins w:id="2211" w:author="Ruben" w:date="2016-12-12T09:37:00Z">
              <w:r w:rsidRPr="009373EF">
                <w:rPr>
                  <w:rFonts w:eastAsia="Times New Roman" w:cs="Calibri"/>
                  <w:bCs/>
                  <w:color w:val="000000"/>
                  <w:sz w:val="20"/>
                  <w:szCs w:val="20"/>
                  <w:rPrChange w:id="2212" w:author="Leonardo Murta" w:date="2016-12-13T10:32:00Z">
                    <w:rPr>
                      <w:rFonts w:ascii="Calibri" w:eastAsia="Times New Roman" w:hAnsi="Calibri" w:cs="Calibri"/>
                      <w:b/>
                      <w:bCs/>
                      <w:color w:val="000000"/>
                      <w:u w:val="single"/>
                    </w:rPr>
                  </w:rPrChange>
                </w:rPr>
                <w:t>47</w:t>
              </w:r>
            </w:ins>
          </w:p>
        </w:tc>
        <w:tc>
          <w:tcPr>
            <w:tcW w:w="1103" w:type="dxa"/>
            <w:tcBorders>
              <w:top w:val="nil"/>
              <w:left w:val="single" w:sz="8" w:space="0" w:color="auto"/>
              <w:bottom w:val="single" w:sz="4" w:space="0" w:color="auto"/>
              <w:right w:val="single" w:sz="8" w:space="0" w:color="auto"/>
            </w:tcBorders>
            <w:shd w:val="clear" w:color="auto" w:fill="auto"/>
            <w:noWrap/>
            <w:vAlign w:val="center"/>
            <w:hideMark/>
          </w:tcPr>
          <w:p w14:paraId="30274745" w14:textId="77777777" w:rsidR="00020B30" w:rsidRPr="009373EF" w:rsidRDefault="00E02D98" w:rsidP="00020B30">
            <w:pPr>
              <w:numPr>
                <w:ilvl w:val="8"/>
                <w:numId w:val="1"/>
              </w:numPr>
              <w:spacing w:before="240" w:line="240" w:lineRule="auto"/>
              <w:ind w:firstLine="0"/>
              <w:jc w:val="center"/>
              <w:outlineLvl w:val="8"/>
              <w:rPr>
                <w:ins w:id="2213" w:author="Ruben" w:date="2016-12-12T09:37:00Z"/>
                <w:rFonts w:eastAsia="Times New Roman" w:cs="Calibri"/>
                <w:bCs/>
                <w:color w:val="FF0000"/>
                <w:sz w:val="20"/>
                <w:szCs w:val="20"/>
                <w:rPrChange w:id="2214" w:author="Leonardo Murta" w:date="2016-12-13T10:32:00Z">
                  <w:rPr>
                    <w:ins w:id="2215" w:author="Ruben" w:date="2016-12-12T09:37:00Z"/>
                    <w:rFonts w:ascii="Calibri" w:eastAsia="Times New Roman" w:hAnsi="Calibri" w:cs="Calibri"/>
                    <w:b/>
                    <w:bCs/>
                    <w:i/>
                    <w:color w:val="FF0000"/>
                    <w:sz w:val="18"/>
                    <w:szCs w:val="20"/>
                  </w:rPr>
                </w:rPrChange>
              </w:rPr>
            </w:pPr>
            <w:ins w:id="2216" w:author="Ruben" w:date="2016-12-12T09:37:00Z">
              <w:r w:rsidRPr="009373EF">
                <w:rPr>
                  <w:rFonts w:eastAsia="Times New Roman" w:cs="Calibri"/>
                  <w:bCs/>
                  <w:color w:val="FF0000"/>
                  <w:sz w:val="20"/>
                  <w:szCs w:val="20"/>
                  <w:rPrChange w:id="2217" w:author="Leonardo Murta" w:date="2016-12-13T10:32:00Z">
                    <w:rPr>
                      <w:rFonts w:ascii="Calibri" w:eastAsia="Times New Roman" w:hAnsi="Calibri" w:cs="Calibri"/>
                      <w:b/>
                      <w:bCs/>
                      <w:color w:val="FF0000"/>
                      <w:u w:val="single"/>
                    </w:rPr>
                  </w:rPrChange>
                </w:rPr>
                <w:t>67.98</w:t>
              </w:r>
            </w:ins>
          </w:p>
        </w:tc>
        <w:tc>
          <w:tcPr>
            <w:tcW w:w="1232" w:type="dxa"/>
            <w:tcBorders>
              <w:top w:val="nil"/>
              <w:left w:val="nil"/>
              <w:bottom w:val="single" w:sz="4" w:space="0" w:color="auto"/>
              <w:right w:val="single" w:sz="8" w:space="0" w:color="auto"/>
            </w:tcBorders>
            <w:shd w:val="clear" w:color="auto" w:fill="auto"/>
            <w:noWrap/>
            <w:vAlign w:val="center"/>
            <w:hideMark/>
          </w:tcPr>
          <w:p w14:paraId="6DE5F875" w14:textId="77777777" w:rsidR="00020B30" w:rsidRPr="009373EF" w:rsidRDefault="00E02D98" w:rsidP="00020B30">
            <w:pPr>
              <w:numPr>
                <w:ilvl w:val="8"/>
                <w:numId w:val="1"/>
              </w:numPr>
              <w:spacing w:before="240" w:line="240" w:lineRule="auto"/>
              <w:ind w:firstLine="0"/>
              <w:jc w:val="center"/>
              <w:outlineLvl w:val="8"/>
              <w:rPr>
                <w:ins w:id="2218" w:author="Ruben" w:date="2016-12-12T09:37:00Z"/>
                <w:rFonts w:eastAsia="Times New Roman" w:cs="Calibri"/>
                <w:bCs/>
                <w:color w:val="000000"/>
                <w:sz w:val="20"/>
                <w:szCs w:val="20"/>
                <w:rPrChange w:id="2219" w:author="Leonardo Murta" w:date="2016-12-13T10:32:00Z">
                  <w:rPr>
                    <w:ins w:id="2220" w:author="Ruben" w:date="2016-12-12T09:37:00Z"/>
                    <w:rFonts w:ascii="Calibri" w:eastAsia="Times New Roman" w:hAnsi="Calibri" w:cs="Calibri"/>
                    <w:b/>
                    <w:bCs/>
                    <w:i/>
                    <w:color w:val="000000"/>
                    <w:sz w:val="18"/>
                    <w:szCs w:val="20"/>
                  </w:rPr>
                </w:rPrChange>
              </w:rPr>
            </w:pPr>
            <w:ins w:id="2221" w:author="Ruben" w:date="2016-12-12T09:37:00Z">
              <w:r w:rsidRPr="009373EF">
                <w:rPr>
                  <w:rFonts w:eastAsia="Times New Roman" w:cs="Calibri"/>
                  <w:bCs/>
                  <w:color w:val="000000"/>
                  <w:sz w:val="20"/>
                  <w:szCs w:val="20"/>
                  <w:rPrChange w:id="2222" w:author="Leonardo Murta" w:date="2016-12-13T10:32:00Z">
                    <w:rPr>
                      <w:rFonts w:ascii="Calibri" w:eastAsia="Times New Roman" w:hAnsi="Calibri" w:cs="Calibri"/>
                      <w:b/>
                      <w:bCs/>
                      <w:color w:val="000000"/>
                      <w:u w:val="single"/>
                    </w:rPr>
                  </w:rPrChange>
                </w:rPr>
                <w:t>32</w:t>
              </w:r>
            </w:ins>
          </w:p>
        </w:tc>
        <w:tc>
          <w:tcPr>
            <w:tcW w:w="1232" w:type="dxa"/>
            <w:tcBorders>
              <w:top w:val="nil"/>
              <w:left w:val="nil"/>
              <w:bottom w:val="single" w:sz="4" w:space="0" w:color="auto"/>
              <w:right w:val="single" w:sz="8" w:space="0" w:color="auto"/>
            </w:tcBorders>
            <w:shd w:val="clear" w:color="auto" w:fill="auto"/>
            <w:noWrap/>
            <w:vAlign w:val="center"/>
            <w:hideMark/>
          </w:tcPr>
          <w:p w14:paraId="2A79A1E8" w14:textId="77777777" w:rsidR="00020B30" w:rsidRPr="009373EF" w:rsidRDefault="00E02D98" w:rsidP="00020B30">
            <w:pPr>
              <w:numPr>
                <w:ilvl w:val="8"/>
                <w:numId w:val="1"/>
              </w:numPr>
              <w:spacing w:before="240" w:line="240" w:lineRule="auto"/>
              <w:ind w:firstLine="0"/>
              <w:jc w:val="center"/>
              <w:outlineLvl w:val="8"/>
              <w:rPr>
                <w:ins w:id="2223" w:author="Ruben" w:date="2016-12-12T09:37:00Z"/>
                <w:rFonts w:eastAsia="Times New Roman" w:cs="Calibri"/>
                <w:bCs/>
                <w:color w:val="000000"/>
                <w:sz w:val="20"/>
                <w:szCs w:val="20"/>
                <w:rPrChange w:id="2224" w:author="Leonardo Murta" w:date="2016-12-13T10:32:00Z">
                  <w:rPr>
                    <w:ins w:id="2225" w:author="Ruben" w:date="2016-12-12T09:37:00Z"/>
                    <w:rFonts w:ascii="Calibri" w:eastAsia="Times New Roman" w:hAnsi="Calibri" w:cs="Calibri"/>
                    <w:b/>
                    <w:bCs/>
                    <w:i/>
                    <w:color w:val="000000"/>
                    <w:sz w:val="18"/>
                    <w:szCs w:val="20"/>
                  </w:rPr>
                </w:rPrChange>
              </w:rPr>
            </w:pPr>
            <w:ins w:id="2226" w:author="Ruben" w:date="2016-12-12T09:37:00Z">
              <w:r w:rsidRPr="009373EF">
                <w:rPr>
                  <w:rFonts w:eastAsia="Times New Roman" w:cs="Calibri"/>
                  <w:bCs/>
                  <w:color w:val="000000"/>
                  <w:sz w:val="20"/>
                  <w:szCs w:val="20"/>
                  <w:rPrChange w:id="2227" w:author="Leonardo Murta" w:date="2016-12-13T10:32:00Z">
                    <w:rPr>
                      <w:rFonts w:ascii="Calibri" w:eastAsia="Times New Roman" w:hAnsi="Calibri" w:cs="Calibri"/>
                      <w:b/>
                      <w:bCs/>
                      <w:color w:val="000000"/>
                      <w:u w:val="single"/>
                    </w:rPr>
                  </w:rPrChange>
                </w:rPr>
                <w:t>32</w:t>
              </w:r>
            </w:ins>
          </w:p>
        </w:tc>
        <w:tc>
          <w:tcPr>
            <w:tcW w:w="1136" w:type="dxa"/>
            <w:tcBorders>
              <w:top w:val="nil"/>
              <w:left w:val="nil"/>
              <w:bottom w:val="single" w:sz="4" w:space="0" w:color="auto"/>
              <w:right w:val="single" w:sz="8" w:space="0" w:color="auto"/>
            </w:tcBorders>
            <w:shd w:val="clear" w:color="auto" w:fill="auto"/>
            <w:noWrap/>
            <w:vAlign w:val="center"/>
            <w:hideMark/>
          </w:tcPr>
          <w:p w14:paraId="17450F6F" w14:textId="77777777" w:rsidR="00020B30" w:rsidRPr="009373EF" w:rsidRDefault="00E02D98" w:rsidP="00020B30">
            <w:pPr>
              <w:numPr>
                <w:ilvl w:val="8"/>
                <w:numId w:val="1"/>
              </w:numPr>
              <w:spacing w:before="240" w:line="240" w:lineRule="auto"/>
              <w:ind w:firstLine="0"/>
              <w:jc w:val="center"/>
              <w:outlineLvl w:val="8"/>
              <w:rPr>
                <w:ins w:id="2228" w:author="Ruben" w:date="2016-12-12T09:37:00Z"/>
                <w:rFonts w:eastAsia="Times New Roman" w:cs="Calibri"/>
                <w:bCs/>
                <w:color w:val="FF0000"/>
                <w:sz w:val="20"/>
                <w:szCs w:val="20"/>
                <w:rPrChange w:id="2229" w:author="Leonardo Murta" w:date="2016-12-13T10:32:00Z">
                  <w:rPr>
                    <w:ins w:id="2230" w:author="Ruben" w:date="2016-12-12T09:37:00Z"/>
                    <w:rFonts w:ascii="Calibri" w:eastAsia="Times New Roman" w:hAnsi="Calibri" w:cs="Calibri"/>
                    <w:b/>
                    <w:bCs/>
                    <w:i/>
                    <w:color w:val="FF0000"/>
                    <w:sz w:val="18"/>
                    <w:szCs w:val="20"/>
                  </w:rPr>
                </w:rPrChange>
              </w:rPr>
            </w:pPr>
            <w:ins w:id="2231" w:author="Ruben" w:date="2016-12-12T09:37:00Z">
              <w:r w:rsidRPr="009373EF">
                <w:rPr>
                  <w:rFonts w:eastAsia="Times New Roman" w:cs="Calibri"/>
                  <w:bCs/>
                  <w:color w:val="FF0000"/>
                  <w:sz w:val="20"/>
                  <w:szCs w:val="20"/>
                  <w:rPrChange w:id="2232" w:author="Leonardo Murta" w:date="2016-12-13T10:32:00Z">
                    <w:rPr>
                      <w:rFonts w:ascii="Calibri" w:eastAsia="Times New Roman" w:hAnsi="Calibri" w:cs="Calibri"/>
                      <w:b/>
                      <w:bCs/>
                      <w:color w:val="FF0000"/>
                      <w:u w:val="single"/>
                    </w:rPr>
                  </w:rPrChange>
                </w:rPr>
                <w:t>85.96</w:t>
              </w:r>
            </w:ins>
          </w:p>
        </w:tc>
      </w:tr>
      <w:tr w:rsidR="00020B30" w:rsidRPr="009373EF" w14:paraId="60D79A97" w14:textId="77777777" w:rsidTr="00020B30">
        <w:trPr>
          <w:trHeight w:val="288"/>
          <w:ins w:id="2233" w:author="Ruben" w:date="2016-12-12T09:37:00Z"/>
        </w:trPr>
        <w:tc>
          <w:tcPr>
            <w:tcW w:w="1533" w:type="dxa"/>
            <w:tcBorders>
              <w:top w:val="nil"/>
              <w:left w:val="single" w:sz="8" w:space="0" w:color="auto"/>
              <w:bottom w:val="single" w:sz="4" w:space="0" w:color="auto"/>
              <w:right w:val="nil"/>
            </w:tcBorders>
            <w:shd w:val="clear" w:color="auto" w:fill="auto"/>
            <w:noWrap/>
            <w:vAlign w:val="bottom"/>
            <w:hideMark/>
          </w:tcPr>
          <w:p w14:paraId="44553445" w14:textId="77777777" w:rsidR="00020B30" w:rsidRPr="009373EF" w:rsidRDefault="00E02D98" w:rsidP="00020B30">
            <w:pPr>
              <w:numPr>
                <w:ilvl w:val="8"/>
                <w:numId w:val="1"/>
              </w:numPr>
              <w:spacing w:before="240" w:line="240" w:lineRule="auto"/>
              <w:ind w:firstLine="0"/>
              <w:jc w:val="left"/>
              <w:outlineLvl w:val="8"/>
              <w:rPr>
                <w:ins w:id="2234" w:author="Ruben" w:date="2016-12-12T09:37:00Z"/>
                <w:rFonts w:eastAsia="Times New Roman" w:cs="Calibri"/>
                <w:b/>
                <w:color w:val="000000"/>
                <w:sz w:val="20"/>
                <w:szCs w:val="20"/>
                <w:rPrChange w:id="2235" w:author="Leonardo Murta" w:date="2016-12-13T10:32:00Z">
                  <w:rPr>
                    <w:ins w:id="2236" w:author="Ruben" w:date="2016-12-12T09:37:00Z"/>
                    <w:rFonts w:ascii="Calibri" w:eastAsia="Times New Roman" w:hAnsi="Calibri" w:cs="Calibri"/>
                    <w:i/>
                    <w:color w:val="000000"/>
                    <w:sz w:val="18"/>
                    <w:szCs w:val="20"/>
                  </w:rPr>
                </w:rPrChange>
              </w:rPr>
            </w:pPr>
            <w:ins w:id="2237" w:author="Ruben" w:date="2016-12-12T09:37:00Z">
              <w:r w:rsidRPr="009373EF">
                <w:rPr>
                  <w:rFonts w:eastAsia="Times New Roman" w:cs="Calibri"/>
                  <w:b/>
                  <w:color w:val="000000"/>
                  <w:sz w:val="20"/>
                  <w:szCs w:val="20"/>
                  <w:rPrChange w:id="2238" w:author="Leonardo Murta" w:date="2016-12-13T10:32:00Z">
                    <w:rPr>
                      <w:rFonts w:ascii="Calibri" w:eastAsia="Times New Roman" w:hAnsi="Calibri" w:cs="Calibri"/>
                      <w:color w:val="000000"/>
                      <w:u w:val="single"/>
                    </w:rPr>
                  </w:rPrChange>
                </w:rPr>
                <w:t>SAPOS</w:t>
              </w:r>
            </w:ins>
          </w:p>
        </w:tc>
        <w:tc>
          <w:tcPr>
            <w:tcW w:w="1233" w:type="dxa"/>
            <w:tcBorders>
              <w:top w:val="nil"/>
              <w:left w:val="single" w:sz="8" w:space="0" w:color="auto"/>
              <w:bottom w:val="single" w:sz="4" w:space="0" w:color="auto"/>
              <w:right w:val="single" w:sz="4" w:space="0" w:color="auto"/>
            </w:tcBorders>
            <w:shd w:val="clear" w:color="auto" w:fill="auto"/>
            <w:noWrap/>
            <w:vAlign w:val="center"/>
            <w:hideMark/>
          </w:tcPr>
          <w:p w14:paraId="13C31B94" w14:textId="77777777" w:rsidR="00020B30" w:rsidRPr="009373EF" w:rsidRDefault="00E02D98" w:rsidP="00020B30">
            <w:pPr>
              <w:numPr>
                <w:ilvl w:val="8"/>
                <w:numId w:val="1"/>
              </w:numPr>
              <w:spacing w:before="240" w:line="240" w:lineRule="auto"/>
              <w:ind w:firstLine="0"/>
              <w:jc w:val="center"/>
              <w:outlineLvl w:val="8"/>
              <w:rPr>
                <w:ins w:id="2239" w:author="Ruben" w:date="2016-12-12T09:37:00Z"/>
                <w:rFonts w:eastAsia="Times New Roman" w:cs="Calibri"/>
                <w:bCs/>
                <w:color w:val="000000"/>
                <w:sz w:val="20"/>
                <w:szCs w:val="20"/>
                <w:rPrChange w:id="2240" w:author="Leonardo Murta" w:date="2016-12-13T10:32:00Z">
                  <w:rPr>
                    <w:ins w:id="2241" w:author="Ruben" w:date="2016-12-12T09:37:00Z"/>
                    <w:rFonts w:ascii="Calibri" w:eastAsia="Times New Roman" w:hAnsi="Calibri" w:cs="Calibri"/>
                    <w:b/>
                    <w:bCs/>
                    <w:i/>
                    <w:color w:val="000000"/>
                    <w:sz w:val="18"/>
                    <w:szCs w:val="20"/>
                  </w:rPr>
                </w:rPrChange>
              </w:rPr>
            </w:pPr>
            <w:ins w:id="2242" w:author="Ruben" w:date="2016-12-12T09:37:00Z">
              <w:r w:rsidRPr="009373EF">
                <w:rPr>
                  <w:rFonts w:eastAsia="Times New Roman" w:cs="Calibri"/>
                  <w:bCs/>
                  <w:color w:val="000000"/>
                  <w:sz w:val="20"/>
                  <w:szCs w:val="20"/>
                  <w:rPrChange w:id="2243" w:author="Leonardo Murta" w:date="2016-12-13T10:32:00Z">
                    <w:rPr>
                      <w:rFonts w:ascii="Calibri" w:eastAsia="Times New Roman" w:hAnsi="Calibri" w:cs="Calibri"/>
                      <w:b/>
                      <w:bCs/>
                      <w:color w:val="000000"/>
                      <w:u w:val="single"/>
                    </w:rPr>
                  </w:rPrChange>
                </w:rPr>
                <w:t>1245</w:t>
              </w:r>
            </w:ins>
          </w:p>
        </w:tc>
        <w:tc>
          <w:tcPr>
            <w:tcW w:w="1232" w:type="dxa"/>
            <w:tcBorders>
              <w:top w:val="nil"/>
              <w:left w:val="single" w:sz="8" w:space="0" w:color="auto"/>
              <w:bottom w:val="single" w:sz="4" w:space="0" w:color="auto"/>
              <w:right w:val="single" w:sz="4" w:space="0" w:color="auto"/>
            </w:tcBorders>
            <w:shd w:val="clear" w:color="auto" w:fill="auto"/>
            <w:noWrap/>
            <w:vAlign w:val="center"/>
            <w:hideMark/>
          </w:tcPr>
          <w:p w14:paraId="3F05AE72" w14:textId="77777777" w:rsidR="00020B30" w:rsidRPr="009373EF" w:rsidRDefault="00E02D98" w:rsidP="00020B30">
            <w:pPr>
              <w:numPr>
                <w:ilvl w:val="8"/>
                <w:numId w:val="1"/>
              </w:numPr>
              <w:spacing w:before="240" w:line="240" w:lineRule="auto"/>
              <w:ind w:firstLine="0"/>
              <w:jc w:val="center"/>
              <w:outlineLvl w:val="8"/>
              <w:rPr>
                <w:ins w:id="2244" w:author="Ruben" w:date="2016-12-12T09:37:00Z"/>
                <w:rFonts w:eastAsia="Times New Roman" w:cs="Calibri"/>
                <w:bCs/>
                <w:color w:val="000000"/>
                <w:sz w:val="20"/>
                <w:szCs w:val="20"/>
                <w:rPrChange w:id="2245" w:author="Leonardo Murta" w:date="2016-12-13T10:32:00Z">
                  <w:rPr>
                    <w:ins w:id="2246" w:author="Ruben" w:date="2016-12-12T09:37:00Z"/>
                    <w:rFonts w:ascii="Calibri" w:eastAsia="Times New Roman" w:hAnsi="Calibri" w:cs="Calibri"/>
                    <w:b/>
                    <w:bCs/>
                    <w:i/>
                    <w:color w:val="000000"/>
                    <w:sz w:val="18"/>
                    <w:szCs w:val="20"/>
                  </w:rPr>
                </w:rPrChange>
              </w:rPr>
            </w:pPr>
            <w:ins w:id="2247" w:author="Ruben" w:date="2016-12-12T09:37:00Z">
              <w:r w:rsidRPr="009373EF">
                <w:rPr>
                  <w:rFonts w:eastAsia="Times New Roman" w:cs="Calibri"/>
                  <w:bCs/>
                  <w:color w:val="000000"/>
                  <w:sz w:val="20"/>
                  <w:szCs w:val="20"/>
                  <w:rPrChange w:id="2248" w:author="Leonardo Murta" w:date="2016-12-13T10:32:00Z">
                    <w:rPr>
                      <w:rFonts w:ascii="Calibri" w:eastAsia="Times New Roman" w:hAnsi="Calibri" w:cs="Calibri"/>
                      <w:b/>
                      <w:bCs/>
                      <w:color w:val="000000"/>
                      <w:u w:val="single"/>
                    </w:rPr>
                  </w:rPrChange>
                </w:rPr>
                <w:t>456</w:t>
              </w:r>
            </w:ins>
          </w:p>
        </w:tc>
        <w:tc>
          <w:tcPr>
            <w:tcW w:w="1391" w:type="dxa"/>
            <w:tcBorders>
              <w:top w:val="nil"/>
              <w:left w:val="single" w:sz="8" w:space="0" w:color="auto"/>
              <w:bottom w:val="single" w:sz="4" w:space="0" w:color="auto"/>
              <w:right w:val="single" w:sz="4" w:space="0" w:color="auto"/>
            </w:tcBorders>
            <w:shd w:val="clear" w:color="auto" w:fill="auto"/>
            <w:noWrap/>
            <w:vAlign w:val="center"/>
            <w:hideMark/>
          </w:tcPr>
          <w:p w14:paraId="58020F4C" w14:textId="77777777" w:rsidR="00020B30" w:rsidRPr="009373EF" w:rsidRDefault="00E02D98" w:rsidP="00020B30">
            <w:pPr>
              <w:numPr>
                <w:ilvl w:val="8"/>
                <w:numId w:val="1"/>
              </w:numPr>
              <w:spacing w:before="240" w:line="240" w:lineRule="auto"/>
              <w:ind w:firstLine="0"/>
              <w:jc w:val="center"/>
              <w:outlineLvl w:val="8"/>
              <w:rPr>
                <w:ins w:id="2249" w:author="Ruben" w:date="2016-12-12T09:37:00Z"/>
                <w:rFonts w:eastAsia="Times New Roman" w:cs="Calibri"/>
                <w:bCs/>
                <w:color w:val="000000"/>
                <w:sz w:val="20"/>
                <w:szCs w:val="20"/>
                <w:rPrChange w:id="2250" w:author="Leonardo Murta" w:date="2016-12-13T10:32:00Z">
                  <w:rPr>
                    <w:ins w:id="2251" w:author="Ruben" w:date="2016-12-12T09:37:00Z"/>
                    <w:rFonts w:ascii="Calibri" w:eastAsia="Times New Roman" w:hAnsi="Calibri" w:cs="Calibri"/>
                    <w:b/>
                    <w:bCs/>
                    <w:i/>
                    <w:color w:val="000000"/>
                    <w:sz w:val="18"/>
                    <w:szCs w:val="20"/>
                  </w:rPr>
                </w:rPrChange>
              </w:rPr>
            </w:pPr>
            <w:ins w:id="2252" w:author="Ruben" w:date="2016-12-12T09:37:00Z">
              <w:r w:rsidRPr="009373EF">
                <w:rPr>
                  <w:rFonts w:eastAsia="Times New Roman" w:cs="Calibri"/>
                  <w:bCs/>
                  <w:color w:val="000000"/>
                  <w:sz w:val="20"/>
                  <w:szCs w:val="20"/>
                  <w:rPrChange w:id="2253" w:author="Leonardo Murta" w:date="2016-12-13T10:32:00Z">
                    <w:rPr>
                      <w:rFonts w:ascii="Calibri" w:eastAsia="Times New Roman" w:hAnsi="Calibri" w:cs="Calibri"/>
                      <w:b/>
                      <w:bCs/>
                      <w:color w:val="000000"/>
                      <w:u w:val="single"/>
                    </w:rPr>
                  </w:rPrChange>
                </w:rPr>
                <w:t>404</w:t>
              </w:r>
            </w:ins>
          </w:p>
        </w:tc>
        <w:tc>
          <w:tcPr>
            <w:tcW w:w="1103" w:type="dxa"/>
            <w:tcBorders>
              <w:top w:val="nil"/>
              <w:left w:val="single" w:sz="8" w:space="0" w:color="auto"/>
              <w:bottom w:val="single" w:sz="4" w:space="0" w:color="auto"/>
              <w:right w:val="single" w:sz="8" w:space="0" w:color="auto"/>
            </w:tcBorders>
            <w:shd w:val="clear" w:color="auto" w:fill="auto"/>
            <w:noWrap/>
            <w:vAlign w:val="center"/>
            <w:hideMark/>
          </w:tcPr>
          <w:p w14:paraId="6211C62D" w14:textId="77777777" w:rsidR="00020B30" w:rsidRPr="009373EF" w:rsidRDefault="00E02D98" w:rsidP="00020B30">
            <w:pPr>
              <w:numPr>
                <w:ilvl w:val="8"/>
                <w:numId w:val="1"/>
              </w:numPr>
              <w:spacing w:before="240" w:line="240" w:lineRule="auto"/>
              <w:ind w:firstLine="0"/>
              <w:jc w:val="center"/>
              <w:outlineLvl w:val="8"/>
              <w:rPr>
                <w:ins w:id="2254" w:author="Ruben" w:date="2016-12-12T09:37:00Z"/>
                <w:rFonts w:eastAsia="Times New Roman" w:cs="Calibri"/>
                <w:bCs/>
                <w:color w:val="FF0000"/>
                <w:sz w:val="20"/>
                <w:szCs w:val="20"/>
                <w:rPrChange w:id="2255" w:author="Leonardo Murta" w:date="2016-12-13T10:32:00Z">
                  <w:rPr>
                    <w:ins w:id="2256" w:author="Ruben" w:date="2016-12-12T09:37:00Z"/>
                    <w:rFonts w:ascii="Calibri" w:eastAsia="Times New Roman" w:hAnsi="Calibri" w:cs="Calibri"/>
                    <w:b/>
                    <w:bCs/>
                    <w:i/>
                    <w:color w:val="FF0000"/>
                    <w:sz w:val="18"/>
                    <w:szCs w:val="20"/>
                  </w:rPr>
                </w:rPrChange>
              </w:rPr>
            </w:pPr>
            <w:ins w:id="2257" w:author="Ruben" w:date="2016-12-12T09:37:00Z">
              <w:r w:rsidRPr="009373EF">
                <w:rPr>
                  <w:rFonts w:eastAsia="Times New Roman" w:cs="Calibri"/>
                  <w:bCs/>
                  <w:color w:val="FF0000"/>
                  <w:sz w:val="20"/>
                  <w:szCs w:val="20"/>
                  <w:rPrChange w:id="2258" w:author="Leonardo Murta" w:date="2016-12-13T10:32:00Z">
                    <w:rPr>
                      <w:rFonts w:ascii="Calibri" w:eastAsia="Times New Roman" w:hAnsi="Calibri" w:cs="Calibri"/>
                      <w:b/>
                      <w:bCs/>
                      <w:color w:val="FF0000"/>
                      <w:u w:val="single"/>
                    </w:rPr>
                  </w:rPrChange>
                </w:rPr>
                <w:t>63.37</w:t>
              </w:r>
            </w:ins>
          </w:p>
        </w:tc>
        <w:tc>
          <w:tcPr>
            <w:tcW w:w="1232" w:type="dxa"/>
            <w:tcBorders>
              <w:top w:val="nil"/>
              <w:left w:val="nil"/>
              <w:bottom w:val="single" w:sz="4" w:space="0" w:color="auto"/>
              <w:right w:val="single" w:sz="8" w:space="0" w:color="auto"/>
            </w:tcBorders>
            <w:shd w:val="clear" w:color="auto" w:fill="auto"/>
            <w:noWrap/>
            <w:vAlign w:val="center"/>
            <w:hideMark/>
          </w:tcPr>
          <w:p w14:paraId="5EEC97F1" w14:textId="77777777" w:rsidR="00020B30" w:rsidRPr="009373EF" w:rsidRDefault="00E02D98" w:rsidP="00020B30">
            <w:pPr>
              <w:spacing w:line="240" w:lineRule="auto"/>
              <w:ind w:firstLine="0"/>
              <w:jc w:val="center"/>
              <w:rPr>
                <w:ins w:id="2259" w:author="Ruben" w:date="2016-12-12T09:37:00Z"/>
                <w:rFonts w:eastAsia="Times New Roman" w:cs="Calibri"/>
                <w:bCs/>
                <w:color w:val="000000"/>
                <w:sz w:val="20"/>
                <w:szCs w:val="20"/>
                <w:rPrChange w:id="2260" w:author="Leonardo Murta" w:date="2016-12-13T10:32:00Z">
                  <w:rPr>
                    <w:ins w:id="2261" w:author="Ruben" w:date="2016-12-12T09:37:00Z"/>
                    <w:rFonts w:ascii="Calibri" w:eastAsia="Times New Roman" w:hAnsi="Calibri" w:cs="Calibri"/>
                    <w:b/>
                    <w:bCs/>
                    <w:color w:val="000000"/>
                  </w:rPr>
                </w:rPrChange>
              </w:rPr>
            </w:pPr>
            <w:ins w:id="2262" w:author="Ruben" w:date="2016-12-12T09:37:00Z">
              <w:r w:rsidRPr="009373EF">
                <w:rPr>
                  <w:rFonts w:eastAsia="Times New Roman" w:cs="Calibri"/>
                  <w:bCs/>
                  <w:color w:val="000000"/>
                  <w:sz w:val="20"/>
                  <w:szCs w:val="20"/>
                  <w:rPrChange w:id="2263" w:author="Leonardo Murta" w:date="2016-12-13T10:32:00Z">
                    <w:rPr>
                      <w:rFonts w:ascii="Calibri" w:eastAsia="Times New Roman" w:hAnsi="Calibri" w:cs="Calibri"/>
                      <w:b/>
                      <w:bCs/>
                      <w:color w:val="000000"/>
                      <w:u w:val="single"/>
                    </w:rPr>
                  </w:rPrChange>
                </w:rPr>
                <w:t>378</w:t>
              </w:r>
            </w:ins>
          </w:p>
        </w:tc>
        <w:tc>
          <w:tcPr>
            <w:tcW w:w="1232" w:type="dxa"/>
            <w:tcBorders>
              <w:top w:val="nil"/>
              <w:left w:val="nil"/>
              <w:bottom w:val="single" w:sz="4" w:space="0" w:color="auto"/>
              <w:right w:val="single" w:sz="8" w:space="0" w:color="auto"/>
            </w:tcBorders>
            <w:shd w:val="clear" w:color="auto" w:fill="auto"/>
            <w:noWrap/>
            <w:vAlign w:val="center"/>
            <w:hideMark/>
          </w:tcPr>
          <w:p w14:paraId="358DF276" w14:textId="77777777" w:rsidR="00020B30" w:rsidRPr="009373EF" w:rsidRDefault="00E02D98" w:rsidP="00020B30">
            <w:pPr>
              <w:numPr>
                <w:ilvl w:val="8"/>
                <w:numId w:val="1"/>
              </w:numPr>
              <w:spacing w:before="240" w:line="240" w:lineRule="auto"/>
              <w:ind w:firstLine="0"/>
              <w:jc w:val="center"/>
              <w:outlineLvl w:val="8"/>
              <w:rPr>
                <w:ins w:id="2264" w:author="Ruben" w:date="2016-12-12T09:37:00Z"/>
                <w:rFonts w:eastAsia="Times New Roman" w:cs="Calibri"/>
                <w:bCs/>
                <w:color w:val="000000"/>
                <w:sz w:val="20"/>
                <w:szCs w:val="20"/>
                <w:rPrChange w:id="2265" w:author="Leonardo Murta" w:date="2016-12-13T10:32:00Z">
                  <w:rPr>
                    <w:ins w:id="2266" w:author="Ruben" w:date="2016-12-12T09:37:00Z"/>
                    <w:rFonts w:ascii="Calibri" w:eastAsia="Times New Roman" w:hAnsi="Calibri" w:cs="Calibri"/>
                    <w:b/>
                    <w:bCs/>
                    <w:i/>
                    <w:color w:val="000000"/>
                    <w:sz w:val="18"/>
                    <w:szCs w:val="20"/>
                  </w:rPr>
                </w:rPrChange>
              </w:rPr>
            </w:pPr>
            <w:ins w:id="2267" w:author="Ruben" w:date="2016-12-12T09:37:00Z">
              <w:r w:rsidRPr="009373EF">
                <w:rPr>
                  <w:rFonts w:eastAsia="Times New Roman" w:cs="Calibri"/>
                  <w:bCs/>
                  <w:color w:val="000000"/>
                  <w:sz w:val="20"/>
                  <w:szCs w:val="20"/>
                  <w:rPrChange w:id="2268" w:author="Leonardo Murta" w:date="2016-12-13T10:32:00Z">
                    <w:rPr>
                      <w:rFonts w:ascii="Calibri" w:eastAsia="Times New Roman" w:hAnsi="Calibri" w:cs="Calibri"/>
                      <w:b/>
                      <w:bCs/>
                      <w:color w:val="000000"/>
                      <w:u w:val="single"/>
                    </w:rPr>
                  </w:rPrChange>
                </w:rPr>
                <w:t>375</w:t>
              </w:r>
            </w:ins>
          </w:p>
        </w:tc>
        <w:tc>
          <w:tcPr>
            <w:tcW w:w="1136" w:type="dxa"/>
            <w:tcBorders>
              <w:top w:val="nil"/>
              <w:left w:val="nil"/>
              <w:bottom w:val="single" w:sz="4" w:space="0" w:color="auto"/>
              <w:right w:val="single" w:sz="8" w:space="0" w:color="auto"/>
            </w:tcBorders>
            <w:shd w:val="clear" w:color="auto" w:fill="auto"/>
            <w:noWrap/>
            <w:vAlign w:val="center"/>
            <w:hideMark/>
          </w:tcPr>
          <w:p w14:paraId="219B60A7" w14:textId="77777777" w:rsidR="00020B30" w:rsidRPr="009373EF" w:rsidRDefault="00E02D98" w:rsidP="00020B30">
            <w:pPr>
              <w:numPr>
                <w:ilvl w:val="8"/>
                <w:numId w:val="1"/>
              </w:numPr>
              <w:spacing w:before="240" w:line="240" w:lineRule="auto"/>
              <w:ind w:firstLine="0"/>
              <w:jc w:val="center"/>
              <w:outlineLvl w:val="8"/>
              <w:rPr>
                <w:ins w:id="2269" w:author="Ruben" w:date="2016-12-12T09:37:00Z"/>
                <w:rFonts w:eastAsia="Times New Roman" w:cs="Calibri"/>
                <w:bCs/>
                <w:color w:val="FF0000"/>
                <w:sz w:val="20"/>
                <w:szCs w:val="20"/>
                <w:rPrChange w:id="2270" w:author="Leonardo Murta" w:date="2016-12-13T10:32:00Z">
                  <w:rPr>
                    <w:ins w:id="2271" w:author="Ruben" w:date="2016-12-12T09:37:00Z"/>
                    <w:rFonts w:ascii="Calibri" w:eastAsia="Times New Roman" w:hAnsi="Calibri" w:cs="Calibri"/>
                    <w:b/>
                    <w:bCs/>
                    <w:i/>
                    <w:color w:val="FF0000"/>
                    <w:sz w:val="18"/>
                    <w:szCs w:val="20"/>
                  </w:rPr>
                </w:rPrChange>
              </w:rPr>
            </w:pPr>
            <w:ins w:id="2272" w:author="Ruben" w:date="2016-12-12T09:37:00Z">
              <w:r w:rsidRPr="009373EF">
                <w:rPr>
                  <w:rFonts w:eastAsia="Times New Roman" w:cs="Calibri"/>
                  <w:bCs/>
                  <w:color w:val="FF0000"/>
                  <w:sz w:val="20"/>
                  <w:szCs w:val="20"/>
                  <w:rPrChange w:id="2273" w:author="Leonardo Murta" w:date="2016-12-13T10:32:00Z">
                    <w:rPr>
                      <w:rFonts w:ascii="Calibri" w:eastAsia="Times New Roman" w:hAnsi="Calibri" w:cs="Calibri"/>
                      <w:b/>
                      <w:bCs/>
                      <w:color w:val="FF0000"/>
                      <w:u w:val="single"/>
                    </w:rPr>
                  </w:rPrChange>
                </w:rPr>
                <w:t>69.88</w:t>
              </w:r>
            </w:ins>
          </w:p>
        </w:tc>
      </w:tr>
      <w:tr w:rsidR="00020B30" w:rsidRPr="009373EF" w14:paraId="4A685B98" w14:textId="77777777" w:rsidTr="00020B30">
        <w:trPr>
          <w:trHeight w:val="288"/>
          <w:ins w:id="2274" w:author="Ruben" w:date="2016-12-12T09:37:00Z"/>
        </w:trPr>
        <w:tc>
          <w:tcPr>
            <w:tcW w:w="1533" w:type="dxa"/>
            <w:tcBorders>
              <w:top w:val="nil"/>
              <w:left w:val="single" w:sz="8" w:space="0" w:color="auto"/>
              <w:bottom w:val="single" w:sz="4" w:space="0" w:color="auto"/>
              <w:right w:val="nil"/>
            </w:tcBorders>
            <w:shd w:val="clear" w:color="auto" w:fill="auto"/>
            <w:noWrap/>
            <w:vAlign w:val="bottom"/>
            <w:hideMark/>
          </w:tcPr>
          <w:p w14:paraId="4A528E56" w14:textId="77777777" w:rsidR="00020B30" w:rsidRPr="009373EF" w:rsidRDefault="00E02D98" w:rsidP="00020B30">
            <w:pPr>
              <w:numPr>
                <w:ilvl w:val="8"/>
                <w:numId w:val="1"/>
              </w:numPr>
              <w:spacing w:before="240" w:line="240" w:lineRule="auto"/>
              <w:ind w:firstLine="0"/>
              <w:jc w:val="left"/>
              <w:outlineLvl w:val="8"/>
              <w:rPr>
                <w:ins w:id="2275" w:author="Ruben" w:date="2016-12-12T09:37:00Z"/>
                <w:rFonts w:eastAsia="Times New Roman" w:cs="Calibri"/>
                <w:b/>
                <w:color w:val="000000"/>
                <w:sz w:val="20"/>
                <w:szCs w:val="20"/>
                <w:rPrChange w:id="2276" w:author="Leonardo Murta" w:date="2016-12-13T10:32:00Z">
                  <w:rPr>
                    <w:ins w:id="2277" w:author="Ruben" w:date="2016-12-12T09:37:00Z"/>
                    <w:rFonts w:ascii="Calibri" w:eastAsia="Times New Roman" w:hAnsi="Calibri" w:cs="Calibri"/>
                    <w:i/>
                    <w:color w:val="000000"/>
                    <w:sz w:val="18"/>
                    <w:szCs w:val="20"/>
                  </w:rPr>
                </w:rPrChange>
              </w:rPr>
            </w:pPr>
            <w:proofErr w:type="spellStart"/>
            <w:ins w:id="2278" w:author="Ruben" w:date="2016-12-12T09:37:00Z">
              <w:r w:rsidRPr="009373EF">
                <w:rPr>
                  <w:rFonts w:eastAsia="Times New Roman" w:cs="Calibri"/>
                  <w:b/>
                  <w:color w:val="000000"/>
                  <w:sz w:val="20"/>
                  <w:szCs w:val="20"/>
                  <w:rPrChange w:id="2279" w:author="Leonardo Murta" w:date="2016-12-13T10:32:00Z">
                    <w:rPr>
                      <w:rFonts w:ascii="Calibri" w:eastAsia="Times New Roman" w:hAnsi="Calibri" w:cs="Calibri"/>
                      <w:color w:val="000000"/>
                      <w:u w:val="single"/>
                    </w:rPr>
                  </w:rPrChange>
                </w:rPr>
                <w:t>jgit</w:t>
              </w:r>
              <w:proofErr w:type="spellEnd"/>
            </w:ins>
          </w:p>
        </w:tc>
        <w:tc>
          <w:tcPr>
            <w:tcW w:w="1233" w:type="dxa"/>
            <w:tcBorders>
              <w:top w:val="nil"/>
              <w:left w:val="single" w:sz="8" w:space="0" w:color="auto"/>
              <w:bottom w:val="single" w:sz="4" w:space="0" w:color="auto"/>
              <w:right w:val="single" w:sz="4" w:space="0" w:color="auto"/>
            </w:tcBorders>
            <w:shd w:val="clear" w:color="auto" w:fill="auto"/>
            <w:noWrap/>
            <w:vAlign w:val="center"/>
            <w:hideMark/>
          </w:tcPr>
          <w:p w14:paraId="5C2B6044" w14:textId="77777777" w:rsidR="00020B30" w:rsidRPr="009373EF" w:rsidRDefault="00E02D98" w:rsidP="00020B30">
            <w:pPr>
              <w:numPr>
                <w:ilvl w:val="8"/>
                <w:numId w:val="1"/>
              </w:numPr>
              <w:spacing w:before="240" w:line="240" w:lineRule="auto"/>
              <w:ind w:firstLine="0"/>
              <w:jc w:val="center"/>
              <w:outlineLvl w:val="8"/>
              <w:rPr>
                <w:ins w:id="2280" w:author="Ruben" w:date="2016-12-12T09:37:00Z"/>
                <w:rFonts w:eastAsia="Times New Roman" w:cs="Calibri"/>
                <w:bCs/>
                <w:color w:val="000000"/>
                <w:sz w:val="20"/>
                <w:szCs w:val="20"/>
                <w:rPrChange w:id="2281" w:author="Leonardo Murta" w:date="2016-12-13T10:32:00Z">
                  <w:rPr>
                    <w:ins w:id="2282" w:author="Ruben" w:date="2016-12-12T09:37:00Z"/>
                    <w:rFonts w:ascii="Calibri" w:eastAsia="Times New Roman" w:hAnsi="Calibri" w:cs="Calibri"/>
                    <w:b/>
                    <w:bCs/>
                    <w:i/>
                    <w:color w:val="000000"/>
                    <w:sz w:val="18"/>
                    <w:szCs w:val="20"/>
                  </w:rPr>
                </w:rPrChange>
              </w:rPr>
            </w:pPr>
            <w:ins w:id="2283" w:author="Ruben" w:date="2016-12-12T09:37:00Z">
              <w:r w:rsidRPr="009373EF">
                <w:rPr>
                  <w:rFonts w:eastAsia="Times New Roman" w:cs="Calibri"/>
                  <w:bCs/>
                  <w:color w:val="000000"/>
                  <w:sz w:val="20"/>
                  <w:szCs w:val="20"/>
                  <w:rPrChange w:id="2284" w:author="Leonardo Murta" w:date="2016-12-13T10:32:00Z">
                    <w:rPr>
                      <w:rFonts w:ascii="Calibri" w:eastAsia="Times New Roman" w:hAnsi="Calibri" w:cs="Calibri"/>
                      <w:b/>
                      <w:bCs/>
                      <w:color w:val="000000"/>
                      <w:u w:val="single"/>
                    </w:rPr>
                  </w:rPrChange>
                </w:rPr>
                <w:t>4741</w:t>
              </w:r>
            </w:ins>
          </w:p>
        </w:tc>
        <w:tc>
          <w:tcPr>
            <w:tcW w:w="1232" w:type="dxa"/>
            <w:tcBorders>
              <w:top w:val="nil"/>
              <w:left w:val="single" w:sz="8" w:space="0" w:color="auto"/>
              <w:bottom w:val="single" w:sz="4" w:space="0" w:color="auto"/>
              <w:right w:val="single" w:sz="4" w:space="0" w:color="auto"/>
            </w:tcBorders>
            <w:shd w:val="clear" w:color="auto" w:fill="auto"/>
            <w:noWrap/>
            <w:vAlign w:val="center"/>
            <w:hideMark/>
          </w:tcPr>
          <w:p w14:paraId="0719078B" w14:textId="77777777" w:rsidR="00020B30" w:rsidRPr="009373EF" w:rsidRDefault="00E02D98" w:rsidP="00020B30">
            <w:pPr>
              <w:numPr>
                <w:ilvl w:val="8"/>
                <w:numId w:val="1"/>
              </w:numPr>
              <w:spacing w:before="240" w:line="240" w:lineRule="auto"/>
              <w:ind w:firstLine="0"/>
              <w:jc w:val="center"/>
              <w:outlineLvl w:val="8"/>
              <w:rPr>
                <w:ins w:id="2285" w:author="Ruben" w:date="2016-12-12T09:37:00Z"/>
                <w:rFonts w:eastAsia="Times New Roman" w:cs="Calibri"/>
                <w:bCs/>
                <w:color w:val="000000"/>
                <w:sz w:val="20"/>
                <w:szCs w:val="20"/>
                <w:rPrChange w:id="2286" w:author="Leonardo Murta" w:date="2016-12-13T10:32:00Z">
                  <w:rPr>
                    <w:ins w:id="2287" w:author="Ruben" w:date="2016-12-12T09:37:00Z"/>
                    <w:rFonts w:ascii="Calibri" w:eastAsia="Times New Roman" w:hAnsi="Calibri" w:cs="Calibri"/>
                    <w:b/>
                    <w:bCs/>
                    <w:i/>
                    <w:color w:val="000000"/>
                    <w:sz w:val="18"/>
                    <w:szCs w:val="20"/>
                  </w:rPr>
                </w:rPrChange>
              </w:rPr>
            </w:pPr>
            <w:ins w:id="2288" w:author="Ruben" w:date="2016-12-12T09:37:00Z">
              <w:r w:rsidRPr="009373EF">
                <w:rPr>
                  <w:rFonts w:eastAsia="Times New Roman" w:cs="Calibri"/>
                  <w:bCs/>
                  <w:color w:val="000000"/>
                  <w:sz w:val="20"/>
                  <w:szCs w:val="20"/>
                  <w:rPrChange w:id="2289" w:author="Leonardo Murta" w:date="2016-12-13T10:32:00Z">
                    <w:rPr>
                      <w:rFonts w:ascii="Calibri" w:eastAsia="Times New Roman" w:hAnsi="Calibri" w:cs="Calibri"/>
                      <w:b/>
                      <w:bCs/>
                      <w:color w:val="000000"/>
                      <w:u w:val="single"/>
                    </w:rPr>
                  </w:rPrChange>
                </w:rPr>
                <w:t>3015</w:t>
              </w:r>
            </w:ins>
          </w:p>
        </w:tc>
        <w:tc>
          <w:tcPr>
            <w:tcW w:w="1391" w:type="dxa"/>
            <w:tcBorders>
              <w:top w:val="nil"/>
              <w:left w:val="single" w:sz="8" w:space="0" w:color="auto"/>
              <w:bottom w:val="single" w:sz="4" w:space="0" w:color="auto"/>
              <w:right w:val="single" w:sz="4" w:space="0" w:color="auto"/>
            </w:tcBorders>
            <w:shd w:val="clear" w:color="auto" w:fill="auto"/>
            <w:noWrap/>
            <w:vAlign w:val="center"/>
            <w:hideMark/>
          </w:tcPr>
          <w:p w14:paraId="6643161E" w14:textId="77777777" w:rsidR="00020B30" w:rsidRPr="009373EF" w:rsidRDefault="00E02D98" w:rsidP="00020B30">
            <w:pPr>
              <w:numPr>
                <w:ilvl w:val="8"/>
                <w:numId w:val="1"/>
              </w:numPr>
              <w:spacing w:before="240" w:line="240" w:lineRule="auto"/>
              <w:ind w:firstLine="0"/>
              <w:jc w:val="center"/>
              <w:outlineLvl w:val="8"/>
              <w:rPr>
                <w:ins w:id="2290" w:author="Ruben" w:date="2016-12-12T09:37:00Z"/>
                <w:rFonts w:eastAsia="Times New Roman" w:cs="Calibri"/>
                <w:bCs/>
                <w:color w:val="000000"/>
                <w:sz w:val="20"/>
                <w:szCs w:val="20"/>
                <w:rPrChange w:id="2291" w:author="Leonardo Murta" w:date="2016-12-13T10:32:00Z">
                  <w:rPr>
                    <w:ins w:id="2292" w:author="Ruben" w:date="2016-12-12T09:37:00Z"/>
                    <w:rFonts w:ascii="Calibri" w:eastAsia="Times New Roman" w:hAnsi="Calibri" w:cs="Calibri"/>
                    <w:b/>
                    <w:bCs/>
                    <w:i/>
                    <w:color w:val="000000"/>
                    <w:sz w:val="18"/>
                    <w:szCs w:val="20"/>
                  </w:rPr>
                </w:rPrChange>
              </w:rPr>
            </w:pPr>
            <w:ins w:id="2293" w:author="Ruben" w:date="2016-12-12T09:37:00Z">
              <w:r w:rsidRPr="009373EF">
                <w:rPr>
                  <w:rFonts w:eastAsia="Times New Roman" w:cs="Calibri"/>
                  <w:bCs/>
                  <w:color w:val="000000"/>
                  <w:sz w:val="20"/>
                  <w:szCs w:val="20"/>
                  <w:rPrChange w:id="2294" w:author="Leonardo Murta" w:date="2016-12-13T10:32:00Z">
                    <w:rPr>
                      <w:rFonts w:ascii="Calibri" w:eastAsia="Times New Roman" w:hAnsi="Calibri" w:cs="Calibri"/>
                      <w:b/>
                      <w:bCs/>
                      <w:color w:val="000000"/>
                      <w:u w:val="single"/>
                    </w:rPr>
                  </w:rPrChange>
                </w:rPr>
                <w:t>2751</w:t>
              </w:r>
            </w:ins>
          </w:p>
        </w:tc>
        <w:tc>
          <w:tcPr>
            <w:tcW w:w="1103" w:type="dxa"/>
            <w:tcBorders>
              <w:top w:val="nil"/>
              <w:left w:val="single" w:sz="8" w:space="0" w:color="auto"/>
              <w:bottom w:val="single" w:sz="4" w:space="0" w:color="auto"/>
              <w:right w:val="single" w:sz="8" w:space="0" w:color="auto"/>
            </w:tcBorders>
            <w:shd w:val="clear" w:color="auto" w:fill="auto"/>
            <w:noWrap/>
            <w:vAlign w:val="center"/>
            <w:hideMark/>
          </w:tcPr>
          <w:p w14:paraId="36B466B3" w14:textId="77777777" w:rsidR="00020B30" w:rsidRPr="009373EF" w:rsidRDefault="00E02D98" w:rsidP="00020B30">
            <w:pPr>
              <w:numPr>
                <w:ilvl w:val="8"/>
                <w:numId w:val="1"/>
              </w:numPr>
              <w:spacing w:before="240" w:line="240" w:lineRule="auto"/>
              <w:ind w:firstLine="0"/>
              <w:jc w:val="center"/>
              <w:outlineLvl w:val="8"/>
              <w:rPr>
                <w:ins w:id="2295" w:author="Ruben" w:date="2016-12-12T09:37:00Z"/>
                <w:rFonts w:eastAsia="Times New Roman" w:cs="Calibri"/>
                <w:bCs/>
                <w:color w:val="FF0000"/>
                <w:sz w:val="20"/>
                <w:szCs w:val="20"/>
                <w:rPrChange w:id="2296" w:author="Leonardo Murta" w:date="2016-12-13T10:32:00Z">
                  <w:rPr>
                    <w:ins w:id="2297" w:author="Ruben" w:date="2016-12-12T09:37:00Z"/>
                    <w:rFonts w:ascii="Calibri" w:eastAsia="Times New Roman" w:hAnsi="Calibri" w:cs="Calibri"/>
                    <w:b/>
                    <w:bCs/>
                    <w:i/>
                    <w:color w:val="FF0000"/>
                    <w:sz w:val="18"/>
                    <w:szCs w:val="20"/>
                  </w:rPr>
                </w:rPrChange>
              </w:rPr>
            </w:pPr>
            <w:ins w:id="2298" w:author="Ruben" w:date="2016-12-12T09:37:00Z">
              <w:r w:rsidRPr="009373EF">
                <w:rPr>
                  <w:rFonts w:eastAsia="Times New Roman" w:cs="Calibri"/>
                  <w:bCs/>
                  <w:color w:val="FF0000"/>
                  <w:sz w:val="20"/>
                  <w:szCs w:val="20"/>
                  <w:rPrChange w:id="2299" w:author="Leonardo Murta" w:date="2016-12-13T10:32:00Z">
                    <w:rPr>
                      <w:rFonts w:ascii="Calibri" w:eastAsia="Times New Roman" w:hAnsi="Calibri" w:cs="Calibri"/>
                      <w:b/>
                      <w:bCs/>
                      <w:color w:val="FF0000"/>
                      <w:u w:val="single"/>
                    </w:rPr>
                  </w:rPrChange>
                </w:rPr>
                <w:t>36.41</w:t>
              </w:r>
            </w:ins>
          </w:p>
        </w:tc>
        <w:tc>
          <w:tcPr>
            <w:tcW w:w="1232" w:type="dxa"/>
            <w:tcBorders>
              <w:top w:val="nil"/>
              <w:left w:val="nil"/>
              <w:bottom w:val="single" w:sz="4" w:space="0" w:color="auto"/>
              <w:right w:val="single" w:sz="8" w:space="0" w:color="auto"/>
            </w:tcBorders>
            <w:shd w:val="clear" w:color="auto" w:fill="auto"/>
            <w:noWrap/>
            <w:vAlign w:val="center"/>
            <w:hideMark/>
          </w:tcPr>
          <w:p w14:paraId="41D4A6C9" w14:textId="77777777" w:rsidR="00020B30" w:rsidRPr="009373EF" w:rsidRDefault="00E02D98" w:rsidP="00020B30">
            <w:pPr>
              <w:numPr>
                <w:ilvl w:val="8"/>
                <w:numId w:val="1"/>
              </w:numPr>
              <w:spacing w:before="240" w:line="240" w:lineRule="auto"/>
              <w:ind w:firstLine="0"/>
              <w:jc w:val="center"/>
              <w:outlineLvl w:val="8"/>
              <w:rPr>
                <w:ins w:id="2300" w:author="Ruben" w:date="2016-12-12T09:37:00Z"/>
                <w:rFonts w:eastAsia="Times New Roman" w:cs="Calibri"/>
                <w:bCs/>
                <w:color w:val="000000"/>
                <w:sz w:val="20"/>
                <w:szCs w:val="20"/>
                <w:rPrChange w:id="2301" w:author="Leonardo Murta" w:date="2016-12-13T10:32:00Z">
                  <w:rPr>
                    <w:ins w:id="2302" w:author="Ruben" w:date="2016-12-12T09:37:00Z"/>
                    <w:rFonts w:ascii="Calibri" w:eastAsia="Times New Roman" w:hAnsi="Calibri" w:cs="Calibri"/>
                    <w:b/>
                    <w:bCs/>
                    <w:i/>
                    <w:color w:val="000000"/>
                    <w:sz w:val="18"/>
                    <w:szCs w:val="20"/>
                  </w:rPr>
                </w:rPrChange>
              </w:rPr>
            </w:pPr>
            <w:ins w:id="2303" w:author="Ruben" w:date="2016-12-12T09:37:00Z">
              <w:r w:rsidRPr="009373EF">
                <w:rPr>
                  <w:rFonts w:eastAsia="Times New Roman" w:cs="Calibri"/>
                  <w:bCs/>
                  <w:color w:val="000000"/>
                  <w:sz w:val="20"/>
                  <w:szCs w:val="20"/>
                  <w:rPrChange w:id="2304" w:author="Leonardo Murta" w:date="2016-12-13T10:32:00Z">
                    <w:rPr>
                      <w:rFonts w:ascii="Calibri" w:eastAsia="Times New Roman" w:hAnsi="Calibri" w:cs="Calibri"/>
                      <w:b/>
                      <w:bCs/>
                      <w:color w:val="000000"/>
                      <w:u w:val="single"/>
                    </w:rPr>
                  </w:rPrChange>
                </w:rPr>
                <w:t>2635</w:t>
              </w:r>
            </w:ins>
          </w:p>
        </w:tc>
        <w:tc>
          <w:tcPr>
            <w:tcW w:w="1232" w:type="dxa"/>
            <w:tcBorders>
              <w:top w:val="nil"/>
              <w:left w:val="nil"/>
              <w:bottom w:val="single" w:sz="4" w:space="0" w:color="auto"/>
              <w:right w:val="single" w:sz="8" w:space="0" w:color="auto"/>
            </w:tcBorders>
            <w:shd w:val="clear" w:color="auto" w:fill="auto"/>
            <w:noWrap/>
            <w:vAlign w:val="center"/>
            <w:hideMark/>
          </w:tcPr>
          <w:p w14:paraId="160F4AFC" w14:textId="77777777" w:rsidR="00020B30" w:rsidRPr="009373EF" w:rsidRDefault="00E02D98" w:rsidP="00020B30">
            <w:pPr>
              <w:numPr>
                <w:ilvl w:val="8"/>
                <w:numId w:val="1"/>
              </w:numPr>
              <w:spacing w:before="240" w:line="240" w:lineRule="auto"/>
              <w:ind w:firstLine="0"/>
              <w:jc w:val="center"/>
              <w:outlineLvl w:val="8"/>
              <w:rPr>
                <w:ins w:id="2305" w:author="Ruben" w:date="2016-12-12T09:37:00Z"/>
                <w:rFonts w:eastAsia="Times New Roman" w:cs="Calibri"/>
                <w:bCs/>
                <w:color w:val="000000"/>
                <w:sz w:val="20"/>
                <w:szCs w:val="20"/>
                <w:rPrChange w:id="2306" w:author="Leonardo Murta" w:date="2016-12-13T10:32:00Z">
                  <w:rPr>
                    <w:ins w:id="2307" w:author="Ruben" w:date="2016-12-12T09:37:00Z"/>
                    <w:rFonts w:ascii="Calibri" w:eastAsia="Times New Roman" w:hAnsi="Calibri" w:cs="Calibri"/>
                    <w:b/>
                    <w:bCs/>
                    <w:i/>
                    <w:color w:val="000000"/>
                    <w:sz w:val="18"/>
                    <w:szCs w:val="20"/>
                  </w:rPr>
                </w:rPrChange>
              </w:rPr>
            </w:pPr>
            <w:ins w:id="2308" w:author="Ruben" w:date="2016-12-12T09:37:00Z">
              <w:r w:rsidRPr="009373EF">
                <w:rPr>
                  <w:rFonts w:eastAsia="Times New Roman" w:cs="Calibri"/>
                  <w:bCs/>
                  <w:color w:val="000000"/>
                  <w:sz w:val="20"/>
                  <w:szCs w:val="20"/>
                  <w:rPrChange w:id="2309" w:author="Leonardo Murta" w:date="2016-12-13T10:32:00Z">
                    <w:rPr>
                      <w:rFonts w:ascii="Calibri" w:eastAsia="Times New Roman" w:hAnsi="Calibri" w:cs="Calibri"/>
                      <w:b/>
                      <w:bCs/>
                      <w:color w:val="000000"/>
                      <w:u w:val="single"/>
                    </w:rPr>
                  </w:rPrChange>
                </w:rPr>
                <w:t>2635</w:t>
              </w:r>
            </w:ins>
          </w:p>
        </w:tc>
        <w:tc>
          <w:tcPr>
            <w:tcW w:w="1136" w:type="dxa"/>
            <w:tcBorders>
              <w:top w:val="nil"/>
              <w:left w:val="nil"/>
              <w:bottom w:val="single" w:sz="4" w:space="0" w:color="auto"/>
              <w:right w:val="single" w:sz="8" w:space="0" w:color="auto"/>
            </w:tcBorders>
            <w:shd w:val="clear" w:color="auto" w:fill="auto"/>
            <w:noWrap/>
            <w:vAlign w:val="center"/>
            <w:hideMark/>
          </w:tcPr>
          <w:p w14:paraId="63BC507B" w14:textId="77777777" w:rsidR="00020B30" w:rsidRPr="009373EF" w:rsidRDefault="00E02D98" w:rsidP="00020B30">
            <w:pPr>
              <w:numPr>
                <w:ilvl w:val="8"/>
                <w:numId w:val="1"/>
              </w:numPr>
              <w:spacing w:before="240" w:line="240" w:lineRule="auto"/>
              <w:ind w:firstLine="0"/>
              <w:jc w:val="center"/>
              <w:outlineLvl w:val="8"/>
              <w:rPr>
                <w:ins w:id="2310" w:author="Ruben" w:date="2016-12-12T09:37:00Z"/>
                <w:rFonts w:eastAsia="Times New Roman" w:cs="Calibri"/>
                <w:bCs/>
                <w:color w:val="FF0000"/>
                <w:sz w:val="20"/>
                <w:szCs w:val="20"/>
                <w:rPrChange w:id="2311" w:author="Leonardo Murta" w:date="2016-12-13T10:32:00Z">
                  <w:rPr>
                    <w:ins w:id="2312" w:author="Ruben" w:date="2016-12-12T09:37:00Z"/>
                    <w:rFonts w:ascii="Calibri" w:eastAsia="Times New Roman" w:hAnsi="Calibri" w:cs="Calibri"/>
                    <w:b/>
                    <w:bCs/>
                    <w:i/>
                    <w:color w:val="FF0000"/>
                    <w:sz w:val="18"/>
                    <w:szCs w:val="20"/>
                  </w:rPr>
                </w:rPrChange>
              </w:rPr>
            </w:pPr>
            <w:ins w:id="2313" w:author="Ruben" w:date="2016-12-12T09:37:00Z">
              <w:r w:rsidRPr="009373EF">
                <w:rPr>
                  <w:rFonts w:eastAsia="Times New Roman" w:cs="Calibri"/>
                  <w:bCs/>
                  <w:color w:val="FF0000"/>
                  <w:sz w:val="20"/>
                  <w:szCs w:val="20"/>
                  <w:rPrChange w:id="2314" w:author="Leonardo Murta" w:date="2016-12-13T10:32:00Z">
                    <w:rPr>
                      <w:rFonts w:ascii="Calibri" w:eastAsia="Times New Roman" w:hAnsi="Calibri" w:cs="Calibri"/>
                      <w:b/>
                      <w:bCs/>
                      <w:color w:val="FF0000"/>
                      <w:u w:val="single"/>
                    </w:rPr>
                  </w:rPrChange>
                </w:rPr>
                <w:t>44.42</w:t>
              </w:r>
            </w:ins>
          </w:p>
        </w:tc>
      </w:tr>
      <w:tr w:rsidR="00020B30" w:rsidRPr="009373EF" w14:paraId="3E16DD99" w14:textId="77777777" w:rsidTr="00020B30">
        <w:trPr>
          <w:trHeight w:val="288"/>
          <w:ins w:id="2315" w:author="Ruben" w:date="2016-12-12T09:37:00Z"/>
        </w:trPr>
        <w:tc>
          <w:tcPr>
            <w:tcW w:w="1533" w:type="dxa"/>
            <w:tcBorders>
              <w:top w:val="nil"/>
              <w:left w:val="single" w:sz="8" w:space="0" w:color="auto"/>
              <w:bottom w:val="single" w:sz="4" w:space="0" w:color="auto"/>
              <w:right w:val="nil"/>
            </w:tcBorders>
            <w:shd w:val="clear" w:color="auto" w:fill="auto"/>
            <w:noWrap/>
            <w:vAlign w:val="bottom"/>
            <w:hideMark/>
          </w:tcPr>
          <w:p w14:paraId="208EB90D" w14:textId="77777777" w:rsidR="00020B30" w:rsidRPr="009373EF" w:rsidRDefault="00E02D98" w:rsidP="00020B30">
            <w:pPr>
              <w:numPr>
                <w:ilvl w:val="8"/>
                <w:numId w:val="1"/>
              </w:numPr>
              <w:spacing w:before="240" w:line="240" w:lineRule="auto"/>
              <w:ind w:firstLine="0"/>
              <w:jc w:val="left"/>
              <w:outlineLvl w:val="8"/>
              <w:rPr>
                <w:ins w:id="2316" w:author="Ruben" w:date="2016-12-12T09:37:00Z"/>
                <w:rFonts w:eastAsia="Times New Roman" w:cs="Calibri"/>
                <w:b/>
                <w:color w:val="000000"/>
                <w:sz w:val="20"/>
                <w:szCs w:val="20"/>
                <w:rPrChange w:id="2317" w:author="Leonardo Murta" w:date="2016-12-13T10:32:00Z">
                  <w:rPr>
                    <w:ins w:id="2318" w:author="Ruben" w:date="2016-12-12T09:37:00Z"/>
                    <w:rFonts w:ascii="Calibri" w:eastAsia="Times New Roman" w:hAnsi="Calibri" w:cs="Calibri"/>
                    <w:i/>
                    <w:color w:val="000000"/>
                    <w:sz w:val="18"/>
                    <w:szCs w:val="20"/>
                  </w:rPr>
                </w:rPrChange>
              </w:rPr>
            </w:pPr>
            <w:proofErr w:type="spellStart"/>
            <w:ins w:id="2319" w:author="Ruben" w:date="2016-12-12T09:37:00Z">
              <w:r w:rsidRPr="009373EF">
                <w:rPr>
                  <w:rFonts w:eastAsia="Times New Roman" w:cs="Calibri"/>
                  <w:b/>
                  <w:color w:val="000000"/>
                  <w:sz w:val="20"/>
                  <w:szCs w:val="20"/>
                  <w:rPrChange w:id="2320" w:author="Leonardo Murta" w:date="2016-12-13T10:32:00Z">
                    <w:rPr>
                      <w:rFonts w:ascii="Calibri" w:eastAsia="Times New Roman" w:hAnsi="Calibri" w:cs="Calibri"/>
                      <w:color w:val="000000"/>
                      <w:u w:val="single"/>
                    </w:rPr>
                  </w:rPrChange>
                </w:rPr>
                <w:t>egit</w:t>
              </w:r>
              <w:proofErr w:type="spellEnd"/>
            </w:ins>
          </w:p>
        </w:tc>
        <w:tc>
          <w:tcPr>
            <w:tcW w:w="1233" w:type="dxa"/>
            <w:tcBorders>
              <w:top w:val="nil"/>
              <w:left w:val="single" w:sz="8" w:space="0" w:color="auto"/>
              <w:bottom w:val="single" w:sz="4" w:space="0" w:color="auto"/>
              <w:right w:val="single" w:sz="4" w:space="0" w:color="auto"/>
            </w:tcBorders>
            <w:shd w:val="clear" w:color="auto" w:fill="auto"/>
            <w:noWrap/>
            <w:vAlign w:val="center"/>
            <w:hideMark/>
          </w:tcPr>
          <w:p w14:paraId="1E5DF19B" w14:textId="77777777" w:rsidR="00020B30" w:rsidRPr="009373EF" w:rsidRDefault="00E02D98" w:rsidP="00020B30">
            <w:pPr>
              <w:numPr>
                <w:ilvl w:val="8"/>
                <w:numId w:val="1"/>
              </w:numPr>
              <w:spacing w:before="240" w:line="240" w:lineRule="auto"/>
              <w:ind w:firstLine="0"/>
              <w:jc w:val="center"/>
              <w:outlineLvl w:val="8"/>
              <w:rPr>
                <w:ins w:id="2321" w:author="Ruben" w:date="2016-12-12T09:37:00Z"/>
                <w:rFonts w:eastAsia="Times New Roman" w:cs="Calibri"/>
                <w:bCs/>
                <w:color w:val="000000"/>
                <w:sz w:val="20"/>
                <w:szCs w:val="20"/>
                <w:rPrChange w:id="2322" w:author="Leonardo Murta" w:date="2016-12-13T10:32:00Z">
                  <w:rPr>
                    <w:ins w:id="2323" w:author="Ruben" w:date="2016-12-12T09:37:00Z"/>
                    <w:rFonts w:ascii="Calibri" w:eastAsia="Times New Roman" w:hAnsi="Calibri" w:cs="Calibri"/>
                    <w:b/>
                    <w:bCs/>
                    <w:i/>
                    <w:color w:val="000000"/>
                    <w:sz w:val="18"/>
                    <w:szCs w:val="20"/>
                  </w:rPr>
                </w:rPrChange>
              </w:rPr>
            </w:pPr>
            <w:ins w:id="2324" w:author="Ruben" w:date="2016-12-12T09:37:00Z">
              <w:r w:rsidRPr="009373EF">
                <w:rPr>
                  <w:rFonts w:eastAsia="Times New Roman" w:cs="Calibri"/>
                  <w:bCs/>
                  <w:color w:val="000000"/>
                  <w:sz w:val="20"/>
                  <w:szCs w:val="20"/>
                  <w:rPrChange w:id="2325" w:author="Leonardo Murta" w:date="2016-12-13T10:32:00Z">
                    <w:rPr>
                      <w:rFonts w:ascii="Calibri" w:eastAsia="Times New Roman" w:hAnsi="Calibri" w:cs="Calibri"/>
                      <w:b/>
                      <w:bCs/>
                      <w:color w:val="000000"/>
                      <w:u w:val="single"/>
                    </w:rPr>
                  </w:rPrChange>
                </w:rPr>
                <w:t>4983</w:t>
              </w:r>
            </w:ins>
          </w:p>
        </w:tc>
        <w:tc>
          <w:tcPr>
            <w:tcW w:w="1232" w:type="dxa"/>
            <w:tcBorders>
              <w:top w:val="nil"/>
              <w:left w:val="single" w:sz="8" w:space="0" w:color="auto"/>
              <w:bottom w:val="single" w:sz="4" w:space="0" w:color="auto"/>
              <w:right w:val="single" w:sz="4" w:space="0" w:color="auto"/>
            </w:tcBorders>
            <w:shd w:val="clear" w:color="auto" w:fill="auto"/>
            <w:noWrap/>
            <w:vAlign w:val="center"/>
            <w:hideMark/>
          </w:tcPr>
          <w:p w14:paraId="150A7E89" w14:textId="77777777" w:rsidR="00020B30" w:rsidRPr="009373EF" w:rsidRDefault="00E02D98" w:rsidP="00020B30">
            <w:pPr>
              <w:numPr>
                <w:ilvl w:val="8"/>
                <w:numId w:val="1"/>
              </w:numPr>
              <w:spacing w:before="240" w:line="240" w:lineRule="auto"/>
              <w:ind w:firstLine="0"/>
              <w:jc w:val="center"/>
              <w:outlineLvl w:val="8"/>
              <w:rPr>
                <w:ins w:id="2326" w:author="Ruben" w:date="2016-12-12T09:37:00Z"/>
                <w:rFonts w:eastAsia="Times New Roman" w:cs="Calibri"/>
                <w:bCs/>
                <w:color w:val="000000"/>
                <w:sz w:val="20"/>
                <w:szCs w:val="20"/>
                <w:rPrChange w:id="2327" w:author="Leonardo Murta" w:date="2016-12-13T10:32:00Z">
                  <w:rPr>
                    <w:ins w:id="2328" w:author="Ruben" w:date="2016-12-12T09:37:00Z"/>
                    <w:rFonts w:ascii="Calibri" w:eastAsia="Times New Roman" w:hAnsi="Calibri" w:cs="Calibri"/>
                    <w:b/>
                    <w:bCs/>
                    <w:i/>
                    <w:color w:val="000000"/>
                    <w:sz w:val="18"/>
                    <w:szCs w:val="20"/>
                  </w:rPr>
                </w:rPrChange>
              </w:rPr>
            </w:pPr>
            <w:ins w:id="2329" w:author="Ruben" w:date="2016-12-12T09:37:00Z">
              <w:r w:rsidRPr="009373EF">
                <w:rPr>
                  <w:rFonts w:eastAsia="Times New Roman" w:cs="Calibri"/>
                  <w:bCs/>
                  <w:color w:val="000000"/>
                  <w:sz w:val="20"/>
                  <w:szCs w:val="20"/>
                  <w:rPrChange w:id="2330" w:author="Leonardo Murta" w:date="2016-12-13T10:32:00Z">
                    <w:rPr>
                      <w:rFonts w:ascii="Calibri" w:eastAsia="Times New Roman" w:hAnsi="Calibri" w:cs="Calibri"/>
                      <w:b/>
                      <w:bCs/>
                      <w:color w:val="000000"/>
                      <w:u w:val="single"/>
                    </w:rPr>
                  </w:rPrChange>
                </w:rPr>
                <w:t>3007</w:t>
              </w:r>
            </w:ins>
          </w:p>
        </w:tc>
        <w:tc>
          <w:tcPr>
            <w:tcW w:w="1391" w:type="dxa"/>
            <w:tcBorders>
              <w:top w:val="nil"/>
              <w:left w:val="single" w:sz="8" w:space="0" w:color="auto"/>
              <w:bottom w:val="single" w:sz="4" w:space="0" w:color="auto"/>
              <w:right w:val="single" w:sz="4" w:space="0" w:color="auto"/>
            </w:tcBorders>
            <w:shd w:val="clear" w:color="auto" w:fill="auto"/>
            <w:noWrap/>
            <w:vAlign w:val="center"/>
            <w:hideMark/>
          </w:tcPr>
          <w:p w14:paraId="4EA4FC39" w14:textId="77777777" w:rsidR="00020B30" w:rsidRPr="009373EF" w:rsidRDefault="00E02D98" w:rsidP="00020B30">
            <w:pPr>
              <w:numPr>
                <w:ilvl w:val="8"/>
                <w:numId w:val="1"/>
              </w:numPr>
              <w:spacing w:before="240" w:line="240" w:lineRule="auto"/>
              <w:ind w:firstLine="0"/>
              <w:jc w:val="center"/>
              <w:outlineLvl w:val="8"/>
              <w:rPr>
                <w:ins w:id="2331" w:author="Ruben" w:date="2016-12-12T09:37:00Z"/>
                <w:rFonts w:eastAsia="Times New Roman" w:cs="Calibri"/>
                <w:bCs/>
                <w:color w:val="000000"/>
                <w:sz w:val="20"/>
                <w:szCs w:val="20"/>
                <w:rPrChange w:id="2332" w:author="Leonardo Murta" w:date="2016-12-13T10:32:00Z">
                  <w:rPr>
                    <w:ins w:id="2333" w:author="Ruben" w:date="2016-12-12T09:37:00Z"/>
                    <w:rFonts w:ascii="Calibri" w:eastAsia="Times New Roman" w:hAnsi="Calibri" w:cs="Calibri"/>
                    <w:b/>
                    <w:bCs/>
                    <w:i/>
                    <w:color w:val="000000"/>
                    <w:sz w:val="18"/>
                    <w:szCs w:val="20"/>
                  </w:rPr>
                </w:rPrChange>
              </w:rPr>
            </w:pPr>
            <w:ins w:id="2334" w:author="Ruben" w:date="2016-12-12T09:37:00Z">
              <w:r w:rsidRPr="009373EF">
                <w:rPr>
                  <w:rFonts w:eastAsia="Times New Roman" w:cs="Calibri"/>
                  <w:bCs/>
                  <w:color w:val="000000"/>
                  <w:sz w:val="20"/>
                  <w:szCs w:val="20"/>
                  <w:rPrChange w:id="2335" w:author="Leonardo Murta" w:date="2016-12-13T10:32:00Z">
                    <w:rPr>
                      <w:rFonts w:ascii="Calibri" w:eastAsia="Times New Roman" w:hAnsi="Calibri" w:cs="Calibri"/>
                      <w:b/>
                      <w:bCs/>
                      <w:color w:val="000000"/>
                      <w:u w:val="single"/>
                    </w:rPr>
                  </w:rPrChange>
                </w:rPr>
                <w:t>2564</w:t>
              </w:r>
            </w:ins>
          </w:p>
        </w:tc>
        <w:tc>
          <w:tcPr>
            <w:tcW w:w="1103" w:type="dxa"/>
            <w:tcBorders>
              <w:top w:val="nil"/>
              <w:left w:val="single" w:sz="8" w:space="0" w:color="auto"/>
              <w:bottom w:val="single" w:sz="4" w:space="0" w:color="auto"/>
              <w:right w:val="single" w:sz="8" w:space="0" w:color="auto"/>
            </w:tcBorders>
            <w:shd w:val="clear" w:color="auto" w:fill="auto"/>
            <w:noWrap/>
            <w:vAlign w:val="center"/>
            <w:hideMark/>
          </w:tcPr>
          <w:p w14:paraId="2A6D083A" w14:textId="77777777" w:rsidR="00020B30" w:rsidRPr="009373EF" w:rsidRDefault="00E02D98" w:rsidP="00020B30">
            <w:pPr>
              <w:numPr>
                <w:ilvl w:val="8"/>
                <w:numId w:val="1"/>
              </w:numPr>
              <w:spacing w:before="240" w:line="240" w:lineRule="auto"/>
              <w:ind w:firstLine="0"/>
              <w:jc w:val="center"/>
              <w:outlineLvl w:val="8"/>
              <w:rPr>
                <w:ins w:id="2336" w:author="Ruben" w:date="2016-12-12T09:37:00Z"/>
                <w:rFonts w:eastAsia="Times New Roman" w:cs="Calibri"/>
                <w:bCs/>
                <w:color w:val="FF0000"/>
                <w:sz w:val="20"/>
                <w:szCs w:val="20"/>
                <w:rPrChange w:id="2337" w:author="Leonardo Murta" w:date="2016-12-13T10:32:00Z">
                  <w:rPr>
                    <w:ins w:id="2338" w:author="Ruben" w:date="2016-12-12T09:37:00Z"/>
                    <w:rFonts w:ascii="Calibri" w:eastAsia="Times New Roman" w:hAnsi="Calibri" w:cs="Calibri"/>
                    <w:b/>
                    <w:bCs/>
                    <w:i/>
                    <w:color w:val="FF0000"/>
                    <w:sz w:val="18"/>
                    <w:szCs w:val="20"/>
                  </w:rPr>
                </w:rPrChange>
              </w:rPr>
            </w:pPr>
            <w:ins w:id="2339" w:author="Ruben" w:date="2016-12-12T09:37:00Z">
              <w:r w:rsidRPr="009373EF">
                <w:rPr>
                  <w:rFonts w:eastAsia="Times New Roman" w:cs="Calibri"/>
                  <w:bCs/>
                  <w:color w:val="FF0000"/>
                  <w:sz w:val="20"/>
                  <w:szCs w:val="20"/>
                  <w:rPrChange w:id="2340" w:author="Leonardo Murta" w:date="2016-12-13T10:32:00Z">
                    <w:rPr>
                      <w:rFonts w:ascii="Calibri" w:eastAsia="Times New Roman" w:hAnsi="Calibri" w:cs="Calibri"/>
                      <w:b/>
                      <w:bCs/>
                      <w:color w:val="FF0000"/>
                      <w:u w:val="single"/>
                    </w:rPr>
                  </w:rPrChange>
                </w:rPr>
                <w:t>39.65</w:t>
              </w:r>
            </w:ins>
          </w:p>
        </w:tc>
        <w:tc>
          <w:tcPr>
            <w:tcW w:w="1232" w:type="dxa"/>
            <w:tcBorders>
              <w:top w:val="nil"/>
              <w:left w:val="nil"/>
              <w:bottom w:val="single" w:sz="4" w:space="0" w:color="auto"/>
              <w:right w:val="single" w:sz="8" w:space="0" w:color="auto"/>
            </w:tcBorders>
            <w:shd w:val="clear" w:color="auto" w:fill="auto"/>
            <w:noWrap/>
            <w:vAlign w:val="center"/>
            <w:hideMark/>
          </w:tcPr>
          <w:p w14:paraId="33E153AA" w14:textId="77777777" w:rsidR="00020B30" w:rsidRPr="009373EF" w:rsidRDefault="00E02D98" w:rsidP="00020B30">
            <w:pPr>
              <w:numPr>
                <w:ilvl w:val="8"/>
                <w:numId w:val="1"/>
              </w:numPr>
              <w:spacing w:before="240" w:line="240" w:lineRule="auto"/>
              <w:ind w:firstLine="0"/>
              <w:jc w:val="center"/>
              <w:outlineLvl w:val="8"/>
              <w:rPr>
                <w:ins w:id="2341" w:author="Ruben" w:date="2016-12-12T09:37:00Z"/>
                <w:rFonts w:eastAsia="Times New Roman" w:cs="Calibri"/>
                <w:bCs/>
                <w:color w:val="000000"/>
                <w:sz w:val="20"/>
                <w:szCs w:val="20"/>
                <w:rPrChange w:id="2342" w:author="Leonardo Murta" w:date="2016-12-13T10:32:00Z">
                  <w:rPr>
                    <w:ins w:id="2343" w:author="Ruben" w:date="2016-12-12T09:37:00Z"/>
                    <w:rFonts w:ascii="Calibri" w:eastAsia="Times New Roman" w:hAnsi="Calibri" w:cs="Calibri"/>
                    <w:b/>
                    <w:bCs/>
                    <w:i/>
                    <w:color w:val="000000"/>
                    <w:sz w:val="18"/>
                    <w:szCs w:val="20"/>
                  </w:rPr>
                </w:rPrChange>
              </w:rPr>
            </w:pPr>
            <w:ins w:id="2344" w:author="Ruben" w:date="2016-12-12T09:37:00Z">
              <w:r w:rsidRPr="009373EF">
                <w:rPr>
                  <w:rFonts w:eastAsia="Times New Roman" w:cs="Calibri"/>
                  <w:bCs/>
                  <w:color w:val="000000"/>
                  <w:sz w:val="20"/>
                  <w:szCs w:val="20"/>
                  <w:rPrChange w:id="2345" w:author="Leonardo Murta" w:date="2016-12-13T10:32:00Z">
                    <w:rPr>
                      <w:rFonts w:ascii="Calibri" w:eastAsia="Times New Roman" w:hAnsi="Calibri" w:cs="Calibri"/>
                      <w:b/>
                      <w:bCs/>
                      <w:color w:val="000000"/>
                      <w:u w:val="single"/>
                    </w:rPr>
                  </w:rPrChange>
                </w:rPr>
                <w:t>2347</w:t>
              </w:r>
            </w:ins>
          </w:p>
        </w:tc>
        <w:tc>
          <w:tcPr>
            <w:tcW w:w="1232" w:type="dxa"/>
            <w:tcBorders>
              <w:top w:val="nil"/>
              <w:left w:val="nil"/>
              <w:bottom w:val="single" w:sz="4" w:space="0" w:color="auto"/>
              <w:right w:val="single" w:sz="8" w:space="0" w:color="auto"/>
            </w:tcBorders>
            <w:shd w:val="clear" w:color="auto" w:fill="auto"/>
            <w:noWrap/>
            <w:vAlign w:val="center"/>
            <w:hideMark/>
          </w:tcPr>
          <w:p w14:paraId="66537C3E" w14:textId="77777777" w:rsidR="00020B30" w:rsidRPr="009373EF" w:rsidRDefault="00E02D98" w:rsidP="00020B30">
            <w:pPr>
              <w:numPr>
                <w:ilvl w:val="8"/>
                <w:numId w:val="1"/>
              </w:numPr>
              <w:spacing w:before="240" w:line="240" w:lineRule="auto"/>
              <w:ind w:firstLine="0"/>
              <w:jc w:val="center"/>
              <w:outlineLvl w:val="8"/>
              <w:rPr>
                <w:ins w:id="2346" w:author="Ruben" w:date="2016-12-12T09:37:00Z"/>
                <w:rFonts w:eastAsia="Times New Roman" w:cs="Calibri"/>
                <w:bCs/>
                <w:color w:val="000000"/>
                <w:sz w:val="20"/>
                <w:szCs w:val="20"/>
                <w:rPrChange w:id="2347" w:author="Leonardo Murta" w:date="2016-12-13T10:32:00Z">
                  <w:rPr>
                    <w:ins w:id="2348" w:author="Ruben" w:date="2016-12-12T09:37:00Z"/>
                    <w:rFonts w:ascii="Calibri" w:eastAsia="Times New Roman" w:hAnsi="Calibri" w:cs="Calibri"/>
                    <w:b/>
                    <w:bCs/>
                    <w:i/>
                    <w:color w:val="000000"/>
                    <w:sz w:val="18"/>
                    <w:szCs w:val="20"/>
                  </w:rPr>
                </w:rPrChange>
              </w:rPr>
            </w:pPr>
            <w:ins w:id="2349" w:author="Ruben" w:date="2016-12-12T09:37:00Z">
              <w:r w:rsidRPr="009373EF">
                <w:rPr>
                  <w:rFonts w:eastAsia="Times New Roman" w:cs="Calibri"/>
                  <w:bCs/>
                  <w:color w:val="000000"/>
                  <w:sz w:val="20"/>
                  <w:szCs w:val="20"/>
                  <w:rPrChange w:id="2350" w:author="Leonardo Murta" w:date="2016-12-13T10:32:00Z">
                    <w:rPr>
                      <w:rFonts w:ascii="Calibri" w:eastAsia="Times New Roman" w:hAnsi="Calibri" w:cs="Calibri"/>
                      <w:b/>
                      <w:bCs/>
                      <w:color w:val="000000"/>
                      <w:u w:val="single"/>
                    </w:rPr>
                  </w:rPrChange>
                </w:rPr>
                <w:t>2329</w:t>
              </w:r>
            </w:ins>
          </w:p>
        </w:tc>
        <w:tc>
          <w:tcPr>
            <w:tcW w:w="1136" w:type="dxa"/>
            <w:tcBorders>
              <w:top w:val="nil"/>
              <w:left w:val="nil"/>
              <w:bottom w:val="single" w:sz="4" w:space="0" w:color="auto"/>
              <w:right w:val="single" w:sz="8" w:space="0" w:color="auto"/>
            </w:tcBorders>
            <w:shd w:val="clear" w:color="auto" w:fill="auto"/>
            <w:noWrap/>
            <w:vAlign w:val="center"/>
            <w:hideMark/>
          </w:tcPr>
          <w:p w14:paraId="2BD24E69" w14:textId="77777777" w:rsidR="00020B30" w:rsidRPr="009373EF" w:rsidRDefault="00E02D98" w:rsidP="00020B30">
            <w:pPr>
              <w:numPr>
                <w:ilvl w:val="8"/>
                <w:numId w:val="1"/>
              </w:numPr>
              <w:spacing w:before="240" w:line="240" w:lineRule="auto"/>
              <w:ind w:firstLine="0"/>
              <w:jc w:val="center"/>
              <w:outlineLvl w:val="8"/>
              <w:rPr>
                <w:ins w:id="2351" w:author="Ruben" w:date="2016-12-12T09:37:00Z"/>
                <w:rFonts w:eastAsia="Times New Roman" w:cs="Calibri"/>
                <w:bCs/>
                <w:color w:val="FF0000"/>
                <w:sz w:val="20"/>
                <w:szCs w:val="20"/>
                <w:rPrChange w:id="2352" w:author="Leonardo Murta" w:date="2016-12-13T10:32:00Z">
                  <w:rPr>
                    <w:ins w:id="2353" w:author="Ruben" w:date="2016-12-12T09:37:00Z"/>
                    <w:rFonts w:ascii="Calibri" w:eastAsia="Times New Roman" w:hAnsi="Calibri" w:cs="Calibri"/>
                    <w:b/>
                    <w:bCs/>
                    <w:i/>
                    <w:color w:val="FF0000"/>
                    <w:sz w:val="18"/>
                    <w:szCs w:val="20"/>
                  </w:rPr>
                </w:rPrChange>
              </w:rPr>
            </w:pPr>
            <w:ins w:id="2354" w:author="Ruben" w:date="2016-12-12T09:37:00Z">
              <w:r w:rsidRPr="009373EF">
                <w:rPr>
                  <w:rFonts w:eastAsia="Times New Roman" w:cs="Calibri"/>
                  <w:bCs/>
                  <w:color w:val="FF0000"/>
                  <w:sz w:val="20"/>
                  <w:szCs w:val="20"/>
                  <w:rPrChange w:id="2355" w:author="Leonardo Murta" w:date="2016-12-13T10:32:00Z">
                    <w:rPr>
                      <w:rFonts w:ascii="Calibri" w:eastAsia="Times New Roman" w:hAnsi="Calibri" w:cs="Calibri"/>
                      <w:b/>
                      <w:bCs/>
                      <w:color w:val="FF0000"/>
                      <w:u w:val="single"/>
                    </w:rPr>
                  </w:rPrChange>
                </w:rPr>
                <w:t>53.26</w:t>
              </w:r>
            </w:ins>
          </w:p>
        </w:tc>
      </w:tr>
      <w:tr w:rsidR="00020B30" w:rsidRPr="009373EF" w14:paraId="7367D371" w14:textId="77777777" w:rsidTr="00020B30">
        <w:trPr>
          <w:trHeight w:val="288"/>
          <w:ins w:id="2356" w:author="Ruben" w:date="2016-12-12T09:37:00Z"/>
        </w:trPr>
        <w:tc>
          <w:tcPr>
            <w:tcW w:w="1533" w:type="dxa"/>
            <w:tcBorders>
              <w:top w:val="nil"/>
              <w:left w:val="single" w:sz="8" w:space="0" w:color="auto"/>
              <w:bottom w:val="single" w:sz="4" w:space="0" w:color="auto"/>
              <w:right w:val="nil"/>
            </w:tcBorders>
            <w:shd w:val="clear" w:color="auto" w:fill="auto"/>
            <w:noWrap/>
            <w:vAlign w:val="bottom"/>
            <w:hideMark/>
          </w:tcPr>
          <w:p w14:paraId="0E400D0D" w14:textId="77777777" w:rsidR="00020B30" w:rsidRPr="009373EF" w:rsidRDefault="00E02D98" w:rsidP="00020B30">
            <w:pPr>
              <w:numPr>
                <w:ilvl w:val="8"/>
                <w:numId w:val="1"/>
              </w:numPr>
              <w:spacing w:before="240" w:line="240" w:lineRule="auto"/>
              <w:ind w:firstLine="0"/>
              <w:jc w:val="left"/>
              <w:outlineLvl w:val="8"/>
              <w:rPr>
                <w:ins w:id="2357" w:author="Ruben" w:date="2016-12-12T09:37:00Z"/>
                <w:rFonts w:eastAsia="Times New Roman" w:cs="Calibri"/>
                <w:b/>
                <w:color w:val="000000"/>
                <w:sz w:val="20"/>
                <w:szCs w:val="20"/>
                <w:rPrChange w:id="2358" w:author="Leonardo Murta" w:date="2016-12-13T10:32:00Z">
                  <w:rPr>
                    <w:ins w:id="2359" w:author="Ruben" w:date="2016-12-12T09:37:00Z"/>
                    <w:rFonts w:ascii="Calibri" w:eastAsia="Times New Roman" w:hAnsi="Calibri" w:cs="Calibri"/>
                    <w:i/>
                    <w:color w:val="000000"/>
                    <w:sz w:val="18"/>
                    <w:szCs w:val="20"/>
                  </w:rPr>
                </w:rPrChange>
              </w:rPr>
            </w:pPr>
            <w:proofErr w:type="spellStart"/>
            <w:ins w:id="2360" w:author="Ruben" w:date="2016-12-12T09:37:00Z">
              <w:r w:rsidRPr="009373EF">
                <w:rPr>
                  <w:rFonts w:eastAsia="Times New Roman" w:cs="Calibri"/>
                  <w:b/>
                  <w:color w:val="000000"/>
                  <w:sz w:val="20"/>
                  <w:szCs w:val="20"/>
                  <w:rPrChange w:id="2361" w:author="Leonardo Murta" w:date="2016-12-13T10:32:00Z">
                    <w:rPr>
                      <w:rFonts w:ascii="Calibri" w:eastAsia="Times New Roman" w:hAnsi="Calibri" w:cs="Calibri"/>
                      <w:color w:val="000000"/>
                      <w:u w:val="single"/>
                    </w:rPr>
                  </w:rPrChange>
                </w:rPr>
                <w:t>jquery</w:t>
              </w:r>
              <w:proofErr w:type="spellEnd"/>
            </w:ins>
          </w:p>
        </w:tc>
        <w:tc>
          <w:tcPr>
            <w:tcW w:w="1233" w:type="dxa"/>
            <w:tcBorders>
              <w:top w:val="nil"/>
              <w:left w:val="single" w:sz="8" w:space="0" w:color="auto"/>
              <w:bottom w:val="single" w:sz="4" w:space="0" w:color="auto"/>
              <w:right w:val="single" w:sz="4" w:space="0" w:color="auto"/>
            </w:tcBorders>
            <w:shd w:val="clear" w:color="auto" w:fill="auto"/>
            <w:noWrap/>
            <w:vAlign w:val="center"/>
            <w:hideMark/>
          </w:tcPr>
          <w:p w14:paraId="4A4176BA" w14:textId="77777777" w:rsidR="00020B30" w:rsidRPr="009373EF" w:rsidRDefault="00E02D98" w:rsidP="00020B30">
            <w:pPr>
              <w:numPr>
                <w:ilvl w:val="8"/>
                <w:numId w:val="1"/>
              </w:numPr>
              <w:spacing w:before="240" w:line="240" w:lineRule="auto"/>
              <w:ind w:firstLine="0"/>
              <w:jc w:val="center"/>
              <w:outlineLvl w:val="8"/>
              <w:rPr>
                <w:ins w:id="2362" w:author="Ruben" w:date="2016-12-12T09:37:00Z"/>
                <w:rFonts w:eastAsia="Times New Roman" w:cs="Calibri"/>
                <w:bCs/>
                <w:color w:val="000000"/>
                <w:sz w:val="20"/>
                <w:szCs w:val="20"/>
                <w:rPrChange w:id="2363" w:author="Leonardo Murta" w:date="2016-12-13T10:32:00Z">
                  <w:rPr>
                    <w:ins w:id="2364" w:author="Ruben" w:date="2016-12-12T09:37:00Z"/>
                    <w:rFonts w:ascii="Calibri" w:eastAsia="Times New Roman" w:hAnsi="Calibri" w:cs="Calibri"/>
                    <w:b/>
                    <w:bCs/>
                    <w:i/>
                    <w:color w:val="000000"/>
                    <w:sz w:val="18"/>
                    <w:szCs w:val="20"/>
                  </w:rPr>
                </w:rPrChange>
              </w:rPr>
            </w:pPr>
            <w:ins w:id="2365" w:author="Ruben" w:date="2016-12-12T09:37:00Z">
              <w:r w:rsidRPr="009373EF">
                <w:rPr>
                  <w:rFonts w:eastAsia="Times New Roman" w:cs="Calibri"/>
                  <w:bCs/>
                  <w:color w:val="000000"/>
                  <w:sz w:val="20"/>
                  <w:szCs w:val="20"/>
                  <w:rPrChange w:id="2366" w:author="Leonardo Murta" w:date="2016-12-13T10:32:00Z">
                    <w:rPr>
                      <w:rFonts w:ascii="Calibri" w:eastAsia="Times New Roman" w:hAnsi="Calibri" w:cs="Calibri"/>
                      <w:b/>
                      <w:bCs/>
                      <w:color w:val="000000"/>
                      <w:u w:val="single"/>
                    </w:rPr>
                  </w:rPrChange>
                </w:rPr>
                <w:t>7291</w:t>
              </w:r>
            </w:ins>
          </w:p>
        </w:tc>
        <w:tc>
          <w:tcPr>
            <w:tcW w:w="1232" w:type="dxa"/>
            <w:tcBorders>
              <w:top w:val="nil"/>
              <w:left w:val="single" w:sz="8" w:space="0" w:color="auto"/>
              <w:bottom w:val="single" w:sz="4" w:space="0" w:color="auto"/>
              <w:right w:val="single" w:sz="4" w:space="0" w:color="auto"/>
            </w:tcBorders>
            <w:shd w:val="clear" w:color="auto" w:fill="auto"/>
            <w:noWrap/>
            <w:vAlign w:val="center"/>
            <w:hideMark/>
          </w:tcPr>
          <w:p w14:paraId="4C749097" w14:textId="77777777" w:rsidR="00020B30" w:rsidRPr="009373EF" w:rsidRDefault="00E02D98" w:rsidP="00020B30">
            <w:pPr>
              <w:numPr>
                <w:ilvl w:val="8"/>
                <w:numId w:val="1"/>
              </w:numPr>
              <w:spacing w:before="240" w:line="240" w:lineRule="auto"/>
              <w:ind w:firstLine="0"/>
              <w:jc w:val="center"/>
              <w:outlineLvl w:val="8"/>
              <w:rPr>
                <w:ins w:id="2367" w:author="Ruben" w:date="2016-12-12T09:37:00Z"/>
                <w:rFonts w:eastAsia="Times New Roman" w:cs="Calibri"/>
                <w:bCs/>
                <w:color w:val="000000"/>
                <w:sz w:val="20"/>
                <w:szCs w:val="20"/>
                <w:rPrChange w:id="2368" w:author="Leonardo Murta" w:date="2016-12-13T10:32:00Z">
                  <w:rPr>
                    <w:ins w:id="2369" w:author="Ruben" w:date="2016-12-12T09:37:00Z"/>
                    <w:rFonts w:ascii="Calibri" w:eastAsia="Times New Roman" w:hAnsi="Calibri" w:cs="Calibri"/>
                    <w:b/>
                    <w:bCs/>
                    <w:i/>
                    <w:color w:val="000000"/>
                    <w:sz w:val="18"/>
                    <w:szCs w:val="20"/>
                  </w:rPr>
                </w:rPrChange>
              </w:rPr>
            </w:pPr>
            <w:ins w:id="2370" w:author="Ruben" w:date="2016-12-12T09:37:00Z">
              <w:r w:rsidRPr="009373EF">
                <w:rPr>
                  <w:rFonts w:eastAsia="Times New Roman" w:cs="Calibri"/>
                  <w:bCs/>
                  <w:color w:val="000000"/>
                  <w:sz w:val="20"/>
                  <w:szCs w:val="20"/>
                  <w:rPrChange w:id="2371" w:author="Leonardo Murta" w:date="2016-12-13T10:32:00Z">
                    <w:rPr>
                      <w:rFonts w:ascii="Calibri" w:eastAsia="Times New Roman" w:hAnsi="Calibri" w:cs="Calibri"/>
                      <w:b/>
                      <w:bCs/>
                      <w:color w:val="000000"/>
                      <w:u w:val="single"/>
                    </w:rPr>
                  </w:rPrChange>
                </w:rPr>
                <w:t>867</w:t>
              </w:r>
            </w:ins>
          </w:p>
        </w:tc>
        <w:tc>
          <w:tcPr>
            <w:tcW w:w="1391" w:type="dxa"/>
            <w:tcBorders>
              <w:top w:val="nil"/>
              <w:left w:val="single" w:sz="8" w:space="0" w:color="auto"/>
              <w:bottom w:val="single" w:sz="4" w:space="0" w:color="auto"/>
              <w:right w:val="single" w:sz="4" w:space="0" w:color="auto"/>
            </w:tcBorders>
            <w:shd w:val="clear" w:color="auto" w:fill="auto"/>
            <w:noWrap/>
            <w:vAlign w:val="center"/>
            <w:hideMark/>
          </w:tcPr>
          <w:p w14:paraId="2EDBD496" w14:textId="77777777" w:rsidR="00020B30" w:rsidRPr="009373EF" w:rsidRDefault="00E02D98" w:rsidP="00020B30">
            <w:pPr>
              <w:numPr>
                <w:ilvl w:val="8"/>
                <w:numId w:val="1"/>
              </w:numPr>
              <w:spacing w:before="240" w:line="240" w:lineRule="auto"/>
              <w:ind w:firstLine="0"/>
              <w:jc w:val="center"/>
              <w:outlineLvl w:val="8"/>
              <w:rPr>
                <w:ins w:id="2372" w:author="Ruben" w:date="2016-12-12T09:37:00Z"/>
                <w:rFonts w:eastAsia="Times New Roman" w:cs="Calibri"/>
                <w:bCs/>
                <w:color w:val="000000"/>
                <w:sz w:val="20"/>
                <w:szCs w:val="20"/>
                <w:rPrChange w:id="2373" w:author="Leonardo Murta" w:date="2016-12-13T10:32:00Z">
                  <w:rPr>
                    <w:ins w:id="2374" w:author="Ruben" w:date="2016-12-12T09:37:00Z"/>
                    <w:rFonts w:ascii="Calibri" w:eastAsia="Times New Roman" w:hAnsi="Calibri" w:cs="Calibri"/>
                    <w:b/>
                    <w:bCs/>
                    <w:i/>
                    <w:color w:val="000000"/>
                    <w:sz w:val="18"/>
                    <w:szCs w:val="20"/>
                  </w:rPr>
                </w:rPrChange>
              </w:rPr>
            </w:pPr>
            <w:ins w:id="2375" w:author="Ruben" w:date="2016-12-12T09:37:00Z">
              <w:r w:rsidRPr="009373EF">
                <w:rPr>
                  <w:rFonts w:eastAsia="Times New Roman" w:cs="Calibri"/>
                  <w:bCs/>
                  <w:color w:val="000000"/>
                  <w:sz w:val="20"/>
                  <w:szCs w:val="20"/>
                  <w:rPrChange w:id="2376" w:author="Leonardo Murta" w:date="2016-12-13T10:32:00Z">
                    <w:rPr>
                      <w:rFonts w:ascii="Calibri" w:eastAsia="Times New Roman" w:hAnsi="Calibri" w:cs="Calibri"/>
                      <w:b/>
                      <w:bCs/>
                      <w:color w:val="000000"/>
                      <w:u w:val="single"/>
                    </w:rPr>
                  </w:rPrChange>
                </w:rPr>
                <w:t>709</w:t>
              </w:r>
            </w:ins>
          </w:p>
        </w:tc>
        <w:tc>
          <w:tcPr>
            <w:tcW w:w="1103" w:type="dxa"/>
            <w:tcBorders>
              <w:top w:val="nil"/>
              <w:left w:val="single" w:sz="8" w:space="0" w:color="auto"/>
              <w:bottom w:val="single" w:sz="4" w:space="0" w:color="auto"/>
              <w:right w:val="single" w:sz="8" w:space="0" w:color="auto"/>
            </w:tcBorders>
            <w:shd w:val="clear" w:color="auto" w:fill="auto"/>
            <w:noWrap/>
            <w:vAlign w:val="center"/>
            <w:hideMark/>
          </w:tcPr>
          <w:p w14:paraId="42774F44" w14:textId="77777777" w:rsidR="00020B30" w:rsidRPr="009373EF" w:rsidRDefault="00E02D98" w:rsidP="00020B30">
            <w:pPr>
              <w:numPr>
                <w:ilvl w:val="8"/>
                <w:numId w:val="1"/>
              </w:numPr>
              <w:spacing w:before="240" w:line="240" w:lineRule="auto"/>
              <w:ind w:firstLine="0"/>
              <w:jc w:val="center"/>
              <w:outlineLvl w:val="8"/>
              <w:rPr>
                <w:ins w:id="2377" w:author="Ruben" w:date="2016-12-12T09:37:00Z"/>
                <w:rFonts w:eastAsia="Times New Roman" w:cs="Calibri"/>
                <w:bCs/>
                <w:color w:val="FF0000"/>
                <w:sz w:val="20"/>
                <w:szCs w:val="20"/>
                <w:rPrChange w:id="2378" w:author="Leonardo Murta" w:date="2016-12-13T10:32:00Z">
                  <w:rPr>
                    <w:ins w:id="2379" w:author="Ruben" w:date="2016-12-12T09:37:00Z"/>
                    <w:rFonts w:ascii="Calibri" w:eastAsia="Times New Roman" w:hAnsi="Calibri" w:cs="Calibri"/>
                    <w:b/>
                    <w:bCs/>
                    <w:i/>
                    <w:color w:val="FF0000"/>
                    <w:sz w:val="18"/>
                    <w:szCs w:val="20"/>
                  </w:rPr>
                </w:rPrChange>
              </w:rPr>
            </w:pPr>
            <w:ins w:id="2380" w:author="Ruben" w:date="2016-12-12T09:37:00Z">
              <w:r w:rsidRPr="009373EF">
                <w:rPr>
                  <w:rFonts w:eastAsia="Times New Roman" w:cs="Calibri"/>
                  <w:bCs/>
                  <w:color w:val="FF0000"/>
                  <w:sz w:val="20"/>
                  <w:szCs w:val="20"/>
                  <w:rPrChange w:id="2381" w:author="Leonardo Murta" w:date="2016-12-13T10:32:00Z">
                    <w:rPr>
                      <w:rFonts w:ascii="Calibri" w:eastAsia="Times New Roman" w:hAnsi="Calibri" w:cs="Calibri"/>
                      <w:b/>
                      <w:bCs/>
                      <w:color w:val="FF0000"/>
                      <w:u w:val="single"/>
                    </w:rPr>
                  </w:rPrChange>
                </w:rPr>
                <w:t>88.11</w:t>
              </w:r>
            </w:ins>
          </w:p>
        </w:tc>
        <w:tc>
          <w:tcPr>
            <w:tcW w:w="1232" w:type="dxa"/>
            <w:tcBorders>
              <w:top w:val="nil"/>
              <w:left w:val="nil"/>
              <w:bottom w:val="single" w:sz="4" w:space="0" w:color="auto"/>
              <w:right w:val="single" w:sz="8" w:space="0" w:color="auto"/>
            </w:tcBorders>
            <w:shd w:val="clear" w:color="auto" w:fill="auto"/>
            <w:noWrap/>
            <w:vAlign w:val="center"/>
            <w:hideMark/>
          </w:tcPr>
          <w:p w14:paraId="7628B632" w14:textId="77777777" w:rsidR="00020B30" w:rsidRPr="009373EF" w:rsidRDefault="00E02D98" w:rsidP="00020B30">
            <w:pPr>
              <w:numPr>
                <w:ilvl w:val="8"/>
                <w:numId w:val="1"/>
              </w:numPr>
              <w:spacing w:before="240" w:line="240" w:lineRule="auto"/>
              <w:ind w:firstLine="0"/>
              <w:jc w:val="center"/>
              <w:outlineLvl w:val="8"/>
              <w:rPr>
                <w:ins w:id="2382" w:author="Ruben" w:date="2016-12-12T09:37:00Z"/>
                <w:rFonts w:eastAsia="Times New Roman" w:cs="Calibri"/>
                <w:bCs/>
                <w:color w:val="000000"/>
                <w:sz w:val="20"/>
                <w:szCs w:val="20"/>
                <w:rPrChange w:id="2383" w:author="Leonardo Murta" w:date="2016-12-13T10:32:00Z">
                  <w:rPr>
                    <w:ins w:id="2384" w:author="Ruben" w:date="2016-12-12T09:37:00Z"/>
                    <w:rFonts w:ascii="Calibri" w:eastAsia="Times New Roman" w:hAnsi="Calibri" w:cs="Calibri"/>
                    <w:b/>
                    <w:bCs/>
                    <w:i/>
                    <w:color w:val="000000"/>
                    <w:sz w:val="18"/>
                    <w:szCs w:val="20"/>
                  </w:rPr>
                </w:rPrChange>
              </w:rPr>
            </w:pPr>
            <w:ins w:id="2385" w:author="Ruben" w:date="2016-12-12T09:37:00Z">
              <w:r w:rsidRPr="009373EF">
                <w:rPr>
                  <w:rFonts w:eastAsia="Times New Roman" w:cs="Calibri"/>
                  <w:bCs/>
                  <w:color w:val="000000"/>
                  <w:sz w:val="20"/>
                  <w:szCs w:val="20"/>
                  <w:rPrChange w:id="2386" w:author="Leonardo Murta" w:date="2016-12-13T10:32:00Z">
                    <w:rPr>
                      <w:rFonts w:ascii="Calibri" w:eastAsia="Times New Roman" w:hAnsi="Calibri" w:cs="Calibri"/>
                      <w:b/>
                      <w:bCs/>
                      <w:color w:val="000000"/>
                      <w:u w:val="single"/>
                    </w:rPr>
                  </w:rPrChange>
                </w:rPr>
                <w:t>609</w:t>
              </w:r>
            </w:ins>
          </w:p>
        </w:tc>
        <w:tc>
          <w:tcPr>
            <w:tcW w:w="1232" w:type="dxa"/>
            <w:tcBorders>
              <w:top w:val="nil"/>
              <w:left w:val="nil"/>
              <w:bottom w:val="single" w:sz="4" w:space="0" w:color="auto"/>
              <w:right w:val="single" w:sz="8" w:space="0" w:color="auto"/>
            </w:tcBorders>
            <w:shd w:val="clear" w:color="auto" w:fill="auto"/>
            <w:noWrap/>
            <w:vAlign w:val="center"/>
            <w:hideMark/>
          </w:tcPr>
          <w:p w14:paraId="12E29BD8" w14:textId="77777777" w:rsidR="00020B30" w:rsidRPr="009373EF" w:rsidRDefault="00E02D98" w:rsidP="00020B30">
            <w:pPr>
              <w:numPr>
                <w:ilvl w:val="8"/>
                <w:numId w:val="1"/>
              </w:numPr>
              <w:spacing w:before="240" w:line="240" w:lineRule="auto"/>
              <w:ind w:firstLine="0"/>
              <w:jc w:val="center"/>
              <w:outlineLvl w:val="8"/>
              <w:rPr>
                <w:ins w:id="2387" w:author="Ruben" w:date="2016-12-12T09:37:00Z"/>
                <w:rFonts w:eastAsia="Times New Roman" w:cs="Calibri"/>
                <w:bCs/>
                <w:color w:val="000000"/>
                <w:sz w:val="20"/>
                <w:szCs w:val="20"/>
                <w:rPrChange w:id="2388" w:author="Leonardo Murta" w:date="2016-12-13T10:32:00Z">
                  <w:rPr>
                    <w:ins w:id="2389" w:author="Ruben" w:date="2016-12-12T09:37:00Z"/>
                    <w:rFonts w:ascii="Calibri" w:eastAsia="Times New Roman" w:hAnsi="Calibri" w:cs="Calibri"/>
                    <w:b/>
                    <w:bCs/>
                    <w:i/>
                    <w:color w:val="000000"/>
                    <w:sz w:val="18"/>
                    <w:szCs w:val="20"/>
                  </w:rPr>
                </w:rPrChange>
              </w:rPr>
            </w:pPr>
            <w:ins w:id="2390" w:author="Ruben" w:date="2016-12-12T09:37:00Z">
              <w:r w:rsidRPr="009373EF">
                <w:rPr>
                  <w:rFonts w:eastAsia="Times New Roman" w:cs="Calibri"/>
                  <w:bCs/>
                  <w:color w:val="000000"/>
                  <w:sz w:val="20"/>
                  <w:szCs w:val="20"/>
                  <w:rPrChange w:id="2391" w:author="Leonardo Murta" w:date="2016-12-13T10:32:00Z">
                    <w:rPr>
                      <w:rFonts w:ascii="Calibri" w:eastAsia="Times New Roman" w:hAnsi="Calibri" w:cs="Calibri"/>
                      <w:b/>
                      <w:bCs/>
                      <w:color w:val="000000"/>
                      <w:u w:val="single"/>
                    </w:rPr>
                  </w:rPrChange>
                </w:rPr>
                <w:t>603</w:t>
              </w:r>
            </w:ins>
          </w:p>
        </w:tc>
        <w:tc>
          <w:tcPr>
            <w:tcW w:w="1136" w:type="dxa"/>
            <w:tcBorders>
              <w:top w:val="nil"/>
              <w:left w:val="nil"/>
              <w:bottom w:val="single" w:sz="4" w:space="0" w:color="auto"/>
              <w:right w:val="single" w:sz="8" w:space="0" w:color="auto"/>
            </w:tcBorders>
            <w:shd w:val="clear" w:color="auto" w:fill="auto"/>
            <w:noWrap/>
            <w:vAlign w:val="center"/>
            <w:hideMark/>
          </w:tcPr>
          <w:p w14:paraId="1A8174BA" w14:textId="77777777" w:rsidR="00020B30" w:rsidRPr="009373EF" w:rsidRDefault="00E02D98" w:rsidP="00020B30">
            <w:pPr>
              <w:numPr>
                <w:ilvl w:val="8"/>
                <w:numId w:val="1"/>
              </w:numPr>
              <w:spacing w:before="240" w:line="240" w:lineRule="auto"/>
              <w:ind w:firstLine="0"/>
              <w:jc w:val="center"/>
              <w:outlineLvl w:val="8"/>
              <w:rPr>
                <w:ins w:id="2392" w:author="Ruben" w:date="2016-12-12T09:37:00Z"/>
                <w:rFonts w:eastAsia="Times New Roman" w:cs="Calibri"/>
                <w:bCs/>
                <w:color w:val="FF0000"/>
                <w:sz w:val="20"/>
                <w:szCs w:val="20"/>
                <w:rPrChange w:id="2393" w:author="Leonardo Murta" w:date="2016-12-13T10:32:00Z">
                  <w:rPr>
                    <w:ins w:id="2394" w:author="Ruben" w:date="2016-12-12T09:37:00Z"/>
                    <w:rFonts w:ascii="Calibri" w:eastAsia="Times New Roman" w:hAnsi="Calibri" w:cs="Calibri"/>
                    <w:b/>
                    <w:bCs/>
                    <w:i/>
                    <w:color w:val="FF0000"/>
                    <w:sz w:val="18"/>
                    <w:szCs w:val="20"/>
                  </w:rPr>
                </w:rPrChange>
              </w:rPr>
            </w:pPr>
            <w:ins w:id="2395" w:author="Ruben" w:date="2016-12-12T09:37:00Z">
              <w:r w:rsidRPr="009373EF">
                <w:rPr>
                  <w:rFonts w:eastAsia="Times New Roman" w:cs="Calibri"/>
                  <w:bCs/>
                  <w:color w:val="FF0000"/>
                  <w:sz w:val="20"/>
                  <w:szCs w:val="20"/>
                  <w:rPrChange w:id="2396" w:author="Leonardo Murta" w:date="2016-12-13T10:32:00Z">
                    <w:rPr>
                      <w:rFonts w:ascii="Calibri" w:eastAsia="Times New Roman" w:hAnsi="Calibri" w:cs="Calibri"/>
                      <w:b/>
                      <w:bCs/>
                      <w:color w:val="FF0000"/>
                      <w:u w:val="single"/>
                    </w:rPr>
                  </w:rPrChange>
                </w:rPr>
                <w:t>91.73</w:t>
              </w:r>
            </w:ins>
          </w:p>
        </w:tc>
      </w:tr>
      <w:tr w:rsidR="00020B30" w:rsidRPr="009373EF" w14:paraId="280ECE94" w14:textId="77777777" w:rsidTr="00020B30">
        <w:trPr>
          <w:trHeight w:val="288"/>
          <w:ins w:id="2397" w:author="Ruben" w:date="2016-12-12T09:37:00Z"/>
        </w:trPr>
        <w:tc>
          <w:tcPr>
            <w:tcW w:w="1533" w:type="dxa"/>
            <w:tcBorders>
              <w:top w:val="nil"/>
              <w:left w:val="single" w:sz="8" w:space="0" w:color="auto"/>
              <w:bottom w:val="single" w:sz="4" w:space="0" w:color="auto"/>
              <w:right w:val="nil"/>
            </w:tcBorders>
            <w:shd w:val="clear" w:color="auto" w:fill="auto"/>
            <w:noWrap/>
            <w:vAlign w:val="bottom"/>
            <w:hideMark/>
          </w:tcPr>
          <w:p w14:paraId="71278804" w14:textId="77777777" w:rsidR="00020B30" w:rsidRPr="009373EF" w:rsidRDefault="00E02D98" w:rsidP="00020B30">
            <w:pPr>
              <w:numPr>
                <w:ilvl w:val="8"/>
                <w:numId w:val="1"/>
              </w:numPr>
              <w:spacing w:before="240" w:line="240" w:lineRule="auto"/>
              <w:ind w:firstLine="0"/>
              <w:jc w:val="left"/>
              <w:outlineLvl w:val="8"/>
              <w:rPr>
                <w:ins w:id="2398" w:author="Ruben" w:date="2016-12-12T09:37:00Z"/>
                <w:rFonts w:eastAsia="Times New Roman" w:cs="Calibri"/>
                <w:b/>
                <w:color w:val="000000"/>
                <w:sz w:val="20"/>
                <w:szCs w:val="20"/>
                <w:rPrChange w:id="2399" w:author="Leonardo Murta" w:date="2016-12-13T10:32:00Z">
                  <w:rPr>
                    <w:ins w:id="2400" w:author="Ruben" w:date="2016-12-12T09:37:00Z"/>
                    <w:rFonts w:ascii="Calibri" w:eastAsia="Times New Roman" w:hAnsi="Calibri" w:cs="Calibri"/>
                    <w:i/>
                    <w:color w:val="000000"/>
                    <w:sz w:val="18"/>
                    <w:szCs w:val="20"/>
                  </w:rPr>
                </w:rPrChange>
              </w:rPr>
            </w:pPr>
            <w:proofErr w:type="spellStart"/>
            <w:ins w:id="2401" w:author="Ruben" w:date="2016-12-12T09:37:00Z">
              <w:r w:rsidRPr="009373EF">
                <w:rPr>
                  <w:rFonts w:eastAsia="Times New Roman" w:cs="Calibri"/>
                  <w:b/>
                  <w:color w:val="000000"/>
                  <w:sz w:val="20"/>
                  <w:szCs w:val="20"/>
                  <w:rPrChange w:id="2402" w:author="Leonardo Murta" w:date="2016-12-13T10:32:00Z">
                    <w:rPr>
                      <w:rFonts w:ascii="Calibri" w:eastAsia="Times New Roman" w:hAnsi="Calibri" w:cs="Calibri"/>
                      <w:color w:val="000000"/>
                      <w:u w:val="single"/>
                    </w:rPr>
                  </w:rPrChange>
                </w:rPr>
                <w:t>Gitextensions</w:t>
              </w:r>
              <w:proofErr w:type="spellEnd"/>
            </w:ins>
          </w:p>
        </w:tc>
        <w:tc>
          <w:tcPr>
            <w:tcW w:w="1233" w:type="dxa"/>
            <w:tcBorders>
              <w:top w:val="nil"/>
              <w:left w:val="single" w:sz="8" w:space="0" w:color="auto"/>
              <w:bottom w:val="single" w:sz="4" w:space="0" w:color="auto"/>
              <w:right w:val="single" w:sz="4" w:space="0" w:color="auto"/>
            </w:tcBorders>
            <w:shd w:val="clear" w:color="auto" w:fill="auto"/>
            <w:noWrap/>
            <w:vAlign w:val="center"/>
            <w:hideMark/>
          </w:tcPr>
          <w:p w14:paraId="1499E5EF" w14:textId="77777777" w:rsidR="00020B30" w:rsidRPr="009373EF" w:rsidRDefault="00E02D98" w:rsidP="00020B30">
            <w:pPr>
              <w:numPr>
                <w:ilvl w:val="8"/>
                <w:numId w:val="1"/>
              </w:numPr>
              <w:spacing w:before="240" w:line="240" w:lineRule="auto"/>
              <w:ind w:firstLine="0"/>
              <w:jc w:val="center"/>
              <w:outlineLvl w:val="8"/>
              <w:rPr>
                <w:ins w:id="2403" w:author="Ruben" w:date="2016-12-12T09:37:00Z"/>
                <w:rFonts w:eastAsia="Times New Roman" w:cs="Calibri"/>
                <w:bCs/>
                <w:color w:val="000000"/>
                <w:sz w:val="20"/>
                <w:szCs w:val="20"/>
                <w:rPrChange w:id="2404" w:author="Leonardo Murta" w:date="2016-12-13T10:32:00Z">
                  <w:rPr>
                    <w:ins w:id="2405" w:author="Ruben" w:date="2016-12-12T09:37:00Z"/>
                    <w:rFonts w:ascii="Calibri" w:eastAsia="Times New Roman" w:hAnsi="Calibri" w:cs="Calibri"/>
                    <w:b/>
                    <w:bCs/>
                    <w:i/>
                    <w:color w:val="000000"/>
                    <w:sz w:val="18"/>
                    <w:szCs w:val="20"/>
                  </w:rPr>
                </w:rPrChange>
              </w:rPr>
            </w:pPr>
            <w:ins w:id="2406" w:author="Ruben" w:date="2016-12-12T09:37:00Z">
              <w:r w:rsidRPr="009373EF">
                <w:rPr>
                  <w:rFonts w:eastAsia="Times New Roman" w:cs="Calibri"/>
                  <w:bCs/>
                  <w:color w:val="000000"/>
                  <w:sz w:val="20"/>
                  <w:szCs w:val="20"/>
                  <w:rPrChange w:id="2407" w:author="Leonardo Murta" w:date="2016-12-13T10:32:00Z">
                    <w:rPr>
                      <w:rFonts w:ascii="Calibri" w:eastAsia="Times New Roman" w:hAnsi="Calibri" w:cs="Calibri"/>
                      <w:b/>
                      <w:bCs/>
                      <w:color w:val="000000"/>
                      <w:u w:val="single"/>
                    </w:rPr>
                  </w:rPrChange>
                </w:rPr>
                <w:t>8146</w:t>
              </w:r>
            </w:ins>
          </w:p>
        </w:tc>
        <w:tc>
          <w:tcPr>
            <w:tcW w:w="1232" w:type="dxa"/>
            <w:tcBorders>
              <w:top w:val="nil"/>
              <w:left w:val="single" w:sz="8" w:space="0" w:color="auto"/>
              <w:bottom w:val="single" w:sz="4" w:space="0" w:color="auto"/>
              <w:right w:val="single" w:sz="4" w:space="0" w:color="auto"/>
            </w:tcBorders>
            <w:shd w:val="clear" w:color="auto" w:fill="auto"/>
            <w:noWrap/>
            <w:vAlign w:val="center"/>
            <w:hideMark/>
          </w:tcPr>
          <w:p w14:paraId="6F16CBA0" w14:textId="77777777" w:rsidR="00020B30" w:rsidRPr="009373EF" w:rsidRDefault="00E02D98" w:rsidP="00020B30">
            <w:pPr>
              <w:numPr>
                <w:ilvl w:val="8"/>
                <w:numId w:val="1"/>
              </w:numPr>
              <w:spacing w:before="240" w:line="240" w:lineRule="auto"/>
              <w:ind w:firstLine="0"/>
              <w:jc w:val="center"/>
              <w:outlineLvl w:val="8"/>
              <w:rPr>
                <w:ins w:id="2408" w:author="Ruben" w:date="2016-12-12T09:37:00Z"/>
                <w:rFonts w:eastAsia="Times New Roman" w:cs="Calibri"/>
                <w:bCs/>
                <w:color w:val="000000"/>
                <w:sz w:val="20"/>
                <w:szCs w:val="20"/>
                <w:rPrChange w:id="2409" w:author="Leonardo Murta" w:date="2016-12-13T10:32:00Z">
                  <w:rPr>
                    <w:ins w:id="2410" w:author="Ruben" w:date="2016-12-12T09:37:00Z"/>
                    <w:rFonts w:ascii="Calibri" w:eastAsia="Times New Roman" w:hAnsi="Calibri" w:cs="Calibri"/>
                    <w:b/>
                    <w:bCs/>
                    <w:i/>
                    <w:color w:val="000000"/>
                    <w:sz w:val="18"/>
                    <w:szCs w:val="20"/>
                  </w:rPr>
                </w:rPrChange>
              </w:rPr>
            </w:pPr>
            <w:ins w:id="2411" w:author="Ruben" w:date="2016-12-12T09:37:00Z">
              <w:r w:rsidRPr="009373EF">
                <w:rPr>
                  <w:rFonts w:eastAsia="Times New Roman" w:cs="Calibri"/>
                  <w:bCs/>
                  <w:color w:val="000000"/>
                  <w:sz w:val="20"/>
                  <w:szCs w:val="20"/>
                  <w:rPrChange w:id="2412" w:author="Leonardo Murta" w:date="2016-12-13T10:32:00Z">
                    <w:rPr>
                      <w:rFonts w:ascii="Calibri" w:eastAsia="Times New Roman" w:hAnsi="Calibri" w:cs="Calibri"/>
                      <w:b/>
                      <w:bCs/>
                      <w:color w:val="000000"/>
                      <w:u w:val="single"/>
                    </w:rPr>
                  </w:rPrChange>
                </w:rPr>
                <w:t>4083</w:t>
              </w:r>
            </w:ins>
          </w:p>
        </w:tc>
        <w:tc>
          <w:tcPr>
            <w:tcW w:w="1391" w:type="dxa"/>
            <w:tcBorders>
              <w:top w:val="nil"/>
              <w:left w:val="single" w:sz="8" w:space="0" w:color="auto"/>
              <w:bottom w:val="single" w:sz="4" w:space="0" w:color="auto"/>
              <w:right w:val="single" w:sz="4" w:space="0" w:color="auto"/>
            </w:tcBorders>
            <w:shd w:val="clear" w:color="auto" w:fill="auto"/>
            <w:noWrap/>
            <w:vAlign w:val="center"/>
            <w:hideMark/>
          </w:tcPr>
          <w:p w14:paraId="588EB61B" w14:textId="77777777" w:rsidR="00020B30" w:rsidRPr="009373EF" w:rsidRDefault="00E02D98" w:rsidP="00020B30">
            <w:pPr>
              <w:numPr>
                <w:ilvl w:val="8"/>
                <w:numId w:val="1"/>
              </w:numPr>
              <w:spacing w:before="240" w:line="240" w:lineRule="auto"/>
              <w:ind w:firstLine="0"/>
              <w:jc w:val="center"/>
              <w:outlineLvl w:val="8"/>
              <w:rPr>
                <w:ins w:id="2413" w:author="Ruben" w:date="2016-12-12T09:37:00Z"/>
                <w:rFonts w:eastAsia="Times New Roman" w:cs="Calibri"/>
                <w:bCs/>
                <w:color w:val="000000"/>
                <w:sz w:val="20"/>
                <w:szCs w:val="20"/>
                <w:rPrChange w:id="2414" w:author="Leonardo Murta" w:date="2016-12-13T10:32:00Z">
                  <w:rPr>
                    <w:ins w:id="2415" w:author="Ruben" w:date="2016-12-12T09:37:00Z"/>
                    <w:rFonts w:ascii="Calibri" w:eastAsia="Times New Roman" w:hAnsi="Calibri" w:cs="Calibri"/>
                    <w:b/>
                    <w:bCs/>
                    <w:i/>
                    <w:color w:val="000000"/>
                    <w:sz w:val="18"/>
                    <w:szCs w:val="20"/>
                  </w:rPr>
                </w:rPrChange>
              </w:rPr>
            </w:pPr>
            <w:ins w:id="2416" w:author="Ruben" w:date="2016-12-12T09:37:00Z">
              <w:r w:rsidRPr="009373EF">
                <w:rPr>
                  <w:rFonts w:eastAsia="Times New Roman" w:cs="Calibri"/>
                  <w:bCs/>
                  <w:color w:val="000000"/>
                  <w:sz w:val="20"/>
                  <w:szCs w:val="20"/>
                  <w:rPrChange w:id="2417" w:author="Leonardo Murta" w:date="2016-12-13T10:32:00Z">
                    <w:rPr>
                      <w:rFonts w:ascii="Calibri" w:eastAsia="Times New Roman" w:hAnsi="Calibri" w:cs="Calibri"/>
                      <w:b/>
                      <w:bCs/>
                      <w:color w:val="000000"/>
                      <w:u w:val="single"/>
                    </w:rPr>
                  </w:rPrChange>
                </w:rPr>
                <w:t>3833</w:t>
              </w:r>
            </w:ins>
          </w:p>
        </w:tc>
        <w:tc>
          <w:tcPr>
            <w:tcW w:w="1103" w:type="dxa"/>
            <w:tcBorders>
              <w:top w:val="nil"/>
              <w:left w:val="single" w:sz="8" w:space="0" w:color="auto"/>
              <w:bottom w:val="single" w:sz="4" w:space="0" w:color="auto"/>
              <w:right w:val="single" w:sz="8" w:space="0" w:color="auto"/>
            </w:tcBorders>
            <w:shd w:val="clear" w:color="auto" w:fill="auto"/>
            <w:noWrap/>
            <w:vAlign w:val="center"/>
            <w:hideMark/>
          </w:tcPr>
          <w:p w14:paraId="75ED02BF" w14:textId="77777777" w:rsidR="00020B30" w:rsidRPr="009373EF" w:rsidRDefault="00E02D98" w:rsidP="00020B30">
            <w:pPr>
              <w:numPr>
                <w:ilvl w:val="8"/>
                <w:numId w:val="1"/>
              </w:numPr>
              <w:spacing w:before="240" w:line="240" w:lineRule="auto"/>
              <w:ind w:firstLine="0"/>
              <w:jc w:val="center"/>
              <w:outlineLvl w:val="8"/>
              <w:rPr>
                <w:ins w:id="2418" w:author="Ruben" w:date="2016-12-12T09:37:00Z"/>
                <w:rFonts w:eastAsia="Times New Roman" w:cs="Calibri"/>
                <w:bCs/>
                <w:color w:val="FF0000"/>
                <w:sz w:val="20"/>
                <w:szCs w:val="20"/>
                <w:rPrChange w:id="2419" w:author="Leonardo Murta" w:date="2016-12-13T10:32:00Z">
                  <w:rPr>
                    <w:ins w:id="2420" w:author="Ruben" w:date="2016-12-12T09:37:00Z"/>
                    <w:rFonts w:ascii="Calibri" w:eastAsia="Times New Roman" w:hAnsi="Calibri" w:cs="Calibri"/>
                    <w:b/>
                    <w:bCs/>
                    <w:i/>
                    <w:color w:val="FF0000"/>
                    <w:sz w:val="18"/>
                    <w:szCs w:val="20"/>
                  </w:rPr>
                </w:rPrChange>
              </w:rPr>
            </w:pPr>
            <w:ins w:id="2421" w:author="Ruben" w:date="2016-12-12T09:37:00Z">
              <w:r w:rsidRPr="009373EF">
                <w:rPr>
                  <w:rFonts w:eastAsia="Times New Roman" w:cs="Calibri"/>
                  <w:bCs/>
                  <w:color w:val="FF0000"/>
                  <w:sz w:val="20"/>
                  <w:szCs w:val="20"/>
                  <w:rPrChange w:id="2422" w:author="Leonardo Murta" w:date="2016-12-13T10:32:00Z">
                    <w:rPr>
                      <w:rFonts w:ascii="Calibri" w:eastAsia="Times New Roman" w:hAnsi="Calibri" w:cs="Calibri"/>
                      <w:b/>
                      <w:bCs/>
                      <w:color w:val="FF0000"/>
                      <w:u w:val="single"/>
                    </w:rPr>
                  </w:rPrChange>
                </w:rPr>
                <w:t>49.88</w:t>
              </w:r>
            </w:ins>
          </w:p>
        </w:tc>
        <w:tc>
          <w:tcPr>
            <w:tcW w:w="1232" w:type="dxa"/>
            <w:tcBorders>
              <w:top w:val="nil"/>
              <w:left w:val="nil"/>
              <w:bottom w:val="single" w:sz="4" w:space="0" w:color="auto"/>
              <w:right w:val="single" w:sz="8" w:space="0" w:color="auto"/>
            </w:tcBorders>
            <w:shd w:val="clear" w:color="auto" w:fill="auto"/>
            <w:noWrap/>
            <w:vAlign w:val="center"/>
            <w:hideMark/>
          </w:tcPr>
          <w:p w14:paraId="208F4A88" w14:textId="77777777" w:rsidR="00020B30" w:rsidRPr="009373EF" w:rsidRDefault="00E02D98" w:rsidP="00020B30">
            <w:pPr>
              <w:numPr>
                <w:ilvl w:val="8"/>
                <w:numId w:val="1"/>
              </w:numPr>
              <w:spacing w:before="240" w:line="240" w:lineRule="auto"/>
              <w:ind w:firstLine="0"/>
              <w:jc w:val="center"/>
              <w:outlineLvl w:val="8"/>
              <w:rPr>
                <w:ins w:id="2423" w:author="Ruben" w:date="2016-12-12T09:37:00Z"/>
                <w:rFonts w:eastAsia="Times New Roman" w:cs="Calibri"/>
                <w:bCs/>
                <w:color w:val="000000"/>
                <w:sz w:val="20"/>
                <w:szCs w:val="20"/>
                <w:rPrChange w:id="2424" w:author="Leonardo Murta" w:date="2016-12-13T10:32:00Z">
                  <w:rPr>
                    <w:ins w:id="2425" w:author="Ruben" w:date="2016-12-12T09:37:00Z"/>
                    <w:rFonts w:ascii="Calibri" w:eastAsia="Times New Roman" w:hAnsi="Calibri" w:cs="Calibri"/>
                    <w:b/>
                    <w:bCs/>
                    <w:i/>
                    <w:color w:val="000000"/>
                    <w:sz w:val="18"/>
                    <w:szCs w:val="20"/>
                  </w:rPr>
                </w:rPrChange>
              </w:rPr>
            </w:pPr>
            <w:ins w:id="2426" w:author="Ruben" w:date="2016-12-12T09:37:00Z">
              <w:r w:rsidRPr="009373EF">
                <w:rPr>
                  <w:rFonts w:eastAsia="Times New Roman" w:cs="Calibri"/>
                  <w:bCs/>
                  <w:color w:val="000000"/>
                  <w:sz w:val="20"/>
                  <w:szCs w:val="20"/>
                  <w:rPrChange w:id="2427" w:author="Leonardo Murta" w:date="2016-12-13T10:32:00Z">
                    <w:rPr>
                      <w:rFonts w:ascii="Calibri" w:eastAsia="Times New Roman" w:hAnsi="Calibri" w:cs="Calibri"/>
                      <w:b/>
                      <w:bCs/>
                      <w:color w:val="000000"/>
                      <w:u w:val="single"/>
                    </w:rPr>
                  </w:rPrChange>
                </w:rPr>
                <w:t>3702</w:t>
              </w:r>
            </w:ins>
          </w:p>
        </w:tc>
        <w:tc>
          <w:tcPr>
            <w:tcW w:w="1232" w:type="dxa"/>
            <w:tcBorders>
              <w:top w:val="nil"/>
              <w:left w:val="nil"/>
              <w:bottom w:val="single" w:sz="4" w:space="0" w:color="auto"/>
              <w:right w:val="single" w:sz="8" w:space="0" w:color="auto"/>
            </w:tcBorders>
            <w:shd w:val="clear" w:color="auto" w:fill="auto"/>
            <w:noWrap/>
            <w:vAlign w:val="center"/>
            <w:hideMark/>
          </w:tcPr>
          <w:p w14:paraId="342B01AC" w14:textId="77777777" w:rsidR="00020B30" w:rsidRPr="009373EF" w:rsidRDefault="00E02D98" w:rsidP="00020B30">
            <w:pPr>
              <w:numPr>
                <w:ilvl w:val="8"/>
                <w:numId w:val="1"/>
              </w:numPr>
              <w:spacing w:before="240" w:line="240" w:lineRule="auto"/>
              <w:ind w:firstLine="0"/>
              <w:jc w:val="center"/>
              <w:outlineLvl w:val="8"/>
              <w:rPr>
                <w:ins w:id="2428" w:author="Ruben" w:date="2016-12-12T09:37:00Z"/>
                <w:rFonts w:eastAsia="Times New Roman" w:cs="Calibri"/>
                <w:bCs/>
                <w:color w:val="000000"/>
                <w:sz w:val="20"/>
                <w:szCs w:val="20"/>
                <w:rPrChange w:id="2429" w:author="Leonardo Murta" w:date="2016-12-13T10:32:00Z">
                  <w:rPr>
                    <w:ins w:id="2430" w:author="Ruben" w:date="2016-12-12T09:37:00Z"/>
                    <w:rFonts w:ascii="Calibri" w:eastAsia="Times New Roman" w:hAnsi="Calibri" w:cs="Calibri"/>
                    <w:b/>
                    <w:bCs/>
                    <w:i/>
                    <w:color w:val="000000"/>
                    <w:sz w:val="18"/>
                    <w:szCs w:val="20"/>
                  </w:rPr>
                </w:rPrChange>
              </w:rPr>
            </w:pPr>
            <w:ins w:id="2431" w:author="Ruben" w:date="2016-12-12T09:37:00Z">
              <w:r w:rsidRPr="009373EF">
                <w:rPr>
                  <w:rFonts w:eastAsia="Times New Roman" w:cs="Calibri"/>
                  <w:bCs/>
                  <w:color w:val="000000"/>
                  <w:sz w:val="20"/>
                  <w:szCs w:val="20"/>
                  <w:rPrChange w:id="2432" w:author="Leonardo Murta" w:date="2016-12-13T10:32:00Z">
                    <w:rPr>
                      <w:rFonts w:ascii="Calibri" w:eastAsia="Times New Roman" w:hAnsi="Calibri" w:cs="Calibri"/>
                      <w:b/>
                      <w:bCs/>
                      <w:color w:val="000000"/>
                      <w:u w:val="single"/>
                    </w:rPr>
                  </w:rPrChange>
                </w:rPr>
                <w:t>3684</w:t>
              </w:r>
            </w:ins>
          </w:p>
        </w:tc>
        <w:tc>
          <w:tcPr>
            <w:tcW w:w="1136" w:type="dxa"/>
            <w:tcBorders>
              <w:top w:val="nil"/>
              <w:left w:val="nil"/>
              <w:bottom w:val="single" w:sz="4" w:space="0" w:color="auto"/>
              <w:right w:val="single" w:sz="8" w:space="0" w:color="auto"/>
            </w:tcBorders>
            <w:shd w:val="clear" w:color="auto" w:fill="auto"/>
            <w:noWrap/>
            <w:vAlign w:val="center"/>
            <w:hideMark/>
          </w:tcPr>
          <w:p w14:paraId="70EBFB26" w14:textId="77777777" w:rsidR="00020B30" w:rsidRPr="009373EF" w:rsidRDefault="00E02D98" w:rsidP="00020B30">
            <w:pPr>
              <w:numPr>
                <w:ilvl w:val="8"/>
                <w:numId w:val="1"/>
              </w:numPr>
              <w:spacing w:before="240" w:line="240" w:lineRule="auto"/>
              <w:ind w:firstLine="0"/>
              <w:jc w:val="center"/>
              <w:outlineLvl w:val="8"/>
              <w:rPr>
                <w:ins w:id="2433" w:author="Ruben" w:date="2016-12-12T09:37:00Z"/>
                <w:rFonts w:eastAsia="Times New Roman" w:cs="Calibri"/>
                <w:bCs/>
                <w:color w:val="FF0000"/>
                <w:sz w:val="20"/>
                <w:szCs w:val="20"/>
                <w:rPrChange w:id="2434" w:author="Leonardo Murta" w:date="2016-12-13T10:32:00Z">
                  <w:rPr>
                    <w:ins w:id="2435" w:author="Ruben" w:date="2016-12-12T09:37:00Z"/>
                    <w:rFonts w:ascii="Calibri" w:eastAsia="Times New Roman" w:hAnsi="Calibri" w:cs="Calibri"/>
                    <w:b/>
                    <w:bCs/>
                    <w:i/>
                    <w:color w:val="FF0000"/>
                    <w:sz w:val="18"/>
                    <w:szCs w:val="20"/>
                  </w:rPr>
                </w:rPrChange>
              </w:rPr>
            </w:pPr>
            <w:ins w:id="2436" w:author="Ruben" w:date="2016-12-12T09:37:00Z">
              <w:r w:rsidRPr="009373EF">
                <w:rPr>
                  <w:rFonts w:eastAsia="Times New Roman" w:cs="Calibri"/>
                  <w:bCs/>
                  <w:color w:val="FF0000"/>
                  <w:sz w:val="20"/>
                  <w:szCs w:val="20"/>
                  <w:rPrChange w:id="2437" w:author="Leonardo Murta" w:date="2016-12-13T10:32:00Z">
                    <w:rPr>
                      <w:rFonts w:ascii="Calibri" w:eastAsia="Times New Roman" w:hAnsi="Calibri" w:cs="Calibri"/>
                      <w:b/>
                      <w:bCs/>
                      <w:color w:val="FF0000"/>
                      <w:u w:val="single"/>
                    </w:rPr>
                  </w:rPrChange>
                </w:rPr>
                <w:t>54.78</w:t>
              </w:r>
            </w:ins>
          </w:p>
        </w:tc>
      </w:tr>
      <w:tr w:rsidR="00020B30" w:rsidRPr="009373EF" w14:paraId="14B7CB81" w14:textId="77777777" w:rsidTr="00020B30">
        <w:trPr>
          <w:trHeight w:val="288"/>
          <w:ins w:id="2438" w:author="Ruben" w:date="2016-12-12T09:37:00Z"/>
        </w:trPr>
        <w:tc>
          <w:tcPr>
            <w:tcW w:w="1533" w:type="dxa"/>
            <w:tcBorders>
              <w:top w:val="nil"/>
              <w:left w:val="single" w:sz="8" w:space="0" w:color="auto"/>
              <w:bottom w:val="single" w:sz="4" w:space="0" w:color="auto"/>
              <w:right w:val="nil"/>
            </w:tcBorders>
            <w:shd w:val="clear" w:color="auto" w:fill="auto"/>
            <w:noWrap/>
            <w:vAlign w:val="bottom"/>
            <w:hideMark/>
          </w:tcPr>
          <w:p w14:paraId="5B17BB49" w14:textId="77777777" w:rsidR="00020B30" w:rsidRPr="009373EF" w:rsidRDefault="00E02D98" w:rsidP="00020B30">
            <w:pPr>
              <w:numPr>
                <w:ilvl w:val="8"/>
                <w:numId w:val="1"/>
              </w:numPr>
              <w:spacing w:before="240" w:line="240" w:lineRule="auto"/>
              <w:ind w:firstLine="0"/>
              <w:jc w:val="left"/>
              <w:outlineLvl w:val="8"/>
              <w:rPr>
                <w:ins w:id="2439" w:author="Ruben" w:date="2016-12-12T09:37:00Z"/>
                <w:rFonts w:eastAsia="Times New Roman" w:cs="Calibri"/>
                <w:b/>
                <w:color w:val="000000"/>
                <w:sz w:val="20"/>
                <w:szCs w:val="20"/>
                <w:rPrChange w:id="2440" w:author="Leonardo Murta" w:date="2016-12-13T10:32:00Z">
                  <w:rPr>
                    <w:ins w:id="2441" w:author="Ruben" w:date="2016-12-12T09:37:00Z"/>
                    <w:rFonts w:ascii="Calibri" w:eastAsia="Times New Roman" w:hAnsi="Calibri" w:cs="Calibri"/>
                    <w:i/>
                    <w:color w:val="000000"/>
                    <w:sz w:val="18"/>
                    <w:szCs w:val="20"/>
                  </w:rPr>
                </w:rPrChange>
              </w:rPr>
            </w:pPr>
            <w:ins w:id="2442" w:author="Ruben" w:date="2016-12-12T09:37:00Z">
              <w:r w:rsidRPr="009373EF">
                <w:rPr>
                  <w:rFonts w:eastAsia="Times New Roman" w:cs="Calibri"/>
                  <w:b/>
                  <w:color w:val="000000"/>
                  <w:sz w:val="20"/>
                  <w:szCs w:val="20"/>
                  <w:rPrChange w:id="2443" w:author="Leonardo Murta" w:date="2016-12-13T10:32:00Z">
                    <w:rPr>
                      <w:rFonts w:ascii="Calibri" w:eastAsia="Times New Roman" w:hAnsi="Calibri" w:cs="Calibri"/>
                      <w:color w:val="000000"/>
                      <w:u w:val="single"/>
                    </w:rPr>
                  </w:rPrChange>
                </w:rPr>
                <w:t>Tortoise Git</w:t>
              </w:r>
            </w:ins>
          </w:p>
        </w:tc>
        <w:tc>
          <w:tcPr>
            <w:tcW w:w="1233" w:type="dxa"/>
            <w:tcBorders>
              <w:top w:val="nil"/>
              <w:left w:val="single" w:sz="8" w:space="0" w:color="auto"/>
              <w:bottom w:val="single" w:sz="4" w:space="0" w:color="auto"/>
              <w:right w:val="single" w:sz="4" w:space="0" w:color="auto"/>
            </w:tcBorders>
            <w:shd w:val="clear" w:color="auto" w:fill="auto"/>
            <w:noWrap/>
            <w:vAlign w:val="center"/>
            <w:hideMark/>
          </w:tcPr>
          <w:p w14:paraId="3878D036" w14:textId="77777777" w:rsidR="00020B30" w:rsidRPr="009373EF" w:rsidRDefault="00E02D98" w:rsidP="00020B30">
            <w:pPr>
              <w:numPr>
                <w:ilvl w:val="8"/>
                <w:numId w:val="1"/>
              </w:numPr>
              <w:spacing w:before="240" w:line="240" w:lineRule="auto"/>
              <w:ind w:firstLine="0"/>
              <w:jc w:val="center"/>
              <w:outlineLvl w:val="8"/>
              <w:rPr>
                <w:ins w:id="2444" w:author="Ruben" w:date="2016-12-12T09:37:00Z"/>
                <w:rFonts w:eastAsia="Times New Roman" w:cs="Calibri"/>
                <w:bCs/>
                <w:color w:val="000000"/>
                <w:sz w:val="20"/>
                <w:szCs w:val="20"/>
                <w:rPrChange w:id="2445" w:author="Leonardo Murta" w:date="2016-12-13T10:32:00Z">
                  <w:rPr>
                    <w:ins w:id="2446" w:author="Ruben" w:date="2016-12-12T09:37:00Z"/>
                    <w:rFonts w:ascii="Calibri" w:eastAsia="Times New Roman" w:hAnsi="Calibri" w:cs="Calibri"/>
                    <w:b/>
                    <w:bCs/>
                    <w:i/>
                    <w:color w:val="000000"/>
                    <w:sz w:val="18"/>
                    <w:szCs w:val="20"/>
                  </w:rPr>
                </w:rPrChange>
              </w:rPr>
            </w:pPr>
            <w:ins w:id="2447" w:author="Ruben" w:date="2016-12-12T09:37:00Z">
              <w:r w:rsidRPr="009373EF">
                <w:rPr>
                  <w:rFonts w:eastAsia="Times New Roman" w:cs="Calibri"/>
                  <w:bCs/>
                  <w:color w:val="000000"/>
                  <w:sz w:val="20"/>
                  <w:szCs w:val="20"/>
                  <w:rPrChange w:id="2448" w:author="Leonardo Murta" w:date="2016-12-13T10:32:00Z">
                    <w:rPr>
                      <w:rFonts w:ascii="Calibri" w:eastAsia="Times New Roman" w:hAnsi="Calibri" w:cs="Calibri"/>
                      <w:b/>
                      <w:bCs/>
                      <w:color w:val="000000"/>
                      <w:u w:val="single"/>
                    </w:rPr>
                  </w:rPrChange>
                </w:rPr>
                <w:t>8442</w:t>
              </w:r>
            </w:ins>
          </w:p>
        </w:tc>
        <w:tc>
          <w:tcPr>
            <w:tcW w:w="1232" w:type="dxa"/>
            <w:tcBorders>
              <w:top w:val="nil"/>
              <w:left w:val="single" w:sz="8" w:space="0" w:color="auto"/>
              <w:bottom w:val="single" w:sz="4" w:space="0" w:color="auto"/>
              <w:right w:val="single" w:sz="4" w:space="0" w:color="auto"/>
            </w:tcBorders>
            <w:shd w:val="clear" w:color="auto" w:fill="auto"/>
            <w:noWrap/>
            <w:vAlign w:val="center"/>
            <w:hideMark/>
          </w:tcPr>
          <w:p w14:paraId="0DD888A7" w14:textId="77777777" w:rsidR="00020B30" w:rsidRPr="009373EF" w:rsidRDefault="00E02D98" w:rsidP="00020B30">
            <w:pPr>
              <w:numPr>
                <w:ilvl w:val="8"/>
                <w:numId w:val="1"/>
              </w:numPr>
              <w:spacing w:before="240" w:line="240" w:lineRule="auto"/>
              <w:ind w:firstLine="0"/>
              <w:jc w:val="center"/>
              <w:outlineLvl w:val="8"/>
              <w:rPr>
                <w:ins w:id="2449" w:author="Ruben" w:date="2016-12-12T09:37:00Z"/>
                <w:rFonts w:eastAsia="Times New Roman" w:cs="Calibri"/>
                <w:bCs/>
                <w:color w:val="000000"/>
                <w:sz w:val="20"/>
                <w:szCs w:val="20"/>
                <w:rPrChange w:id="2450" w:author="Leonardo Murta" w:date="2016-12-13T10:32:00Z">
                  <w:rPr>
                    <w:ins w:id="2451" w:author="Ruben" w:date="2016-12-12T09:37:00Z"/>
                    <w:rFonts w:ascii="Calibri" w:eastAsia="Times New Roman" w:hAnsi="Calibri" w:cs="Calibri"/>
                    <w:b/>
                    <w:bCs/>
                    <w:i/>
                    <w:color w:val="000000"/>
                    <w:sz w:val="18"/>
                    <w:szCs w:val="20"/>
                  </w:rPr>
                </w:rPrChange>
              </w:rPr>
            </w:pPr>
            <w:ins w:id="2452" w:author="Ruben" w:date="2016-12-12T09:37:00Z">
              <w:r w:rsidRPr="009373EF">
                <w:rPr>
                  <w:rFonts w:eastAsia="Times New Roman" w:cs="Calibri"/>
                  <w:bCs/>
                  <w:color w:val="000000"/>
                  <w:sz w:val="20"/>
                  <w:szCs w:val="20"/>
                  <w:rPrChange w:id="2453" w:author="Leonardo Murta" w:date="2016-12-13T10:32:00Z">
                    <w:rPr>
                      <w:rFonts w:ascii="Calibri" w:eastAsia="Times New Roman" w:hAnsi="Calibri" w:cs="Calibri"/>
                      <w:b/>
                      <w:bCs/>
                      <w:color w:val="000000"/>
                      <w:u w:val="single"/>
                    </w:rPr>
                  </w:rPrChange>
                </w:rPr>
                <w:t>1466</w:t>
              </w:r>
            </w:ins>
          </w:p>
        </w:tc>
        <w:tc>
          <w:tcPr>
            <w:tcW w:w="1391" w:type="dxa"/>
            <w:tcBorders>
              <w:top w:val="nil"/>
              <w:left w:val="single" w:sz="8" w:space="0" w:color="auto"/>
              <w:bottom w:val="single" w:sz="4" w:space="0" w:color="auto"/>
              <w:right w:val="single" w:sz="4" w:space="0" w:color="auto"/>
            </w:tcBorders>
            <w:shd w:val="clear" w:color="auto" w:fill="auto"/>
            <w:noWrap/>
            <w:vAlign w:val="center"/>
            <w:hideMark/>
          </w:tcPr>
          <w:p w14:paraId="46FF2AC3" w14:textId="77777777" w:rsidR="00020B30" w:rsidRPr="009373EF" w:rsidRDefault="00E02D98" w:rsidP="00020B30">
            <w:pPr>
              <w:numPr>
                <w:ilvl w:val="8"/>
                <w:numId w:val="1"/>
              </w:numPr>
              <w:spacing w:before="240" w:line="240" w:lineRule="auto"/>
              <w:ind w:firstLine="0"/>
              <w:jc w:val="center"/>
              <w:outlineLvl w:val="8"/>
              <w:rPr>
                <w:ins w:id="2454" w:author="Ruben" w:date="2016-12-12T09:37:00Z"/>
                <w:rFonts w:eastAsia="Times New Roman" w:cs="Calibri"/>
                <w:bCs/>
                <w:color w:val="000000"/>
                <w:sz w:val="20"/>
                <w:szCs w:val="20"/>
                <w:rPrChange w:id="2455" w:author="Leonardo Murta" w:date="2016-12-13T10:32:00Z">
                  <w:rPr>
                    <w:ins w:id="2456" w:author="Ruben" w:date="2016-12-12T09:37:00Z"/>
                    <w:rFonts w:ascii="Calibri" w:eastAsia="Times New Roman" w:hAnsi="Calibri" w:cs="Calibri"/>
                    <w:b/>
                    <w:bCs/>
                    <w:i/>
                    <w:color w:val="000000"/>
                    <w:sz w:val="18"/>
                    <w:szCs w:val="20"/>
                  </w:rPr>
                </w:rPrChange>
              </w:rPr>
            </w:pPr>
            <w:ins w:id="2457" w:author="Ruben" w:date="2016-12-12T09:37:00Z">
              <w:r w:rsidRPr="009373EF">
                <w:rPr>
                  <w:rFonts w:eastAsia="Times New Roman" w:cs="Calibri"/>
                  <w:bCs/>
                  <w:color w:val="000000"/>
                  <w:sz w:val="20"/>
                  <w:szCs w:val="20"/>
                  <w:rPrChange w:id="2458" w:author="Leonardo Murta" w:date="2016-12-13T10:32:00Z">
                    <w:rPr>
                      <w:rFonts w:ascii="Calibri" w:eastAsia="Times New Roman" w:hAnsi="Calibri" w:cs="Calibri"/>
                      <w:b/>
                      <w:bCs/>
                      <w:color w:val="000000"/>
                      <w:u w:val="single"/>
                    </w:rPr>
                  </w:rPrChange>
                </w:rPr>
                <w:t>945</w:t>
              </w:r>
            </w:ins>
          </w:p>
        </w:tc>
        <w:tc>
          <w:tcPr>
            <w:tcW w:w="1103" w:type="dxa"/>
            <w:tcBorders>
              <w:top w:val="nil"/>
              <w:left w:val="single" w:sz="8" w:space="0" w:color="auto"/>
              <w:bottom w:val="single" w:sz="4" w:space="0" w:color="auto"/>
              <w:right w:val="single" w:sz="8" w:space="0" w:color="auto"/>
            </w:tcBorders>
            <w:shd w:val="clear" w:color="auto" w:fill="auto"/>
            <w:noWrap/>
            <w:vAlign w:val="center"/>
            <w:hideMark/>
          </w:tcPr>
          <w:p w14:paraId="4618483E" w14:textId="77777777" w:rsidR="00020B30" w:rsidRPr="009373EF" w:rsidRDefault="00E02D98" w:rsidP="00020B30">
            <w:pPr>
              <w:numPr>
                <w:ilvl w:val="8"/>
                <w:numId w:val="1"/>
              </w:numPr>
              <w:spacing w:before="240" w:line="240" w:lineRule="auto"/>
              <w:ind w:firstLine="0"/>
              <w:jc w:val="center"/>
              <w:outlineLvl w:val="8"/>
              <w:rPr>
                <w:ins w:id="2459" w:author="Ruben" w:date="2016-12-12T09:37:00Z"/>
                <w:rFonts w:eastAsia="Times New Roman" w:cs="Calibri"/>
                <w:bCs/>
                <w:color w:val="FF0000"/>
                <w:sz w:val="20"/>
                <w:szCs w:val="20"/>
                <w:rPrChange w:id="2460" w:author="Leonardo Murta" w:date="2016-12-13T10:32:00Z">
                  <w:rPr>
                    <w:ins w:id="2461" w:author="Ruben" w:date="2016-12-12T09:37:00Z"/>
                    <w:rFonts w:ascii="Calibri" w:eastAsia="Times New Roman" w:hAnsi="Calibri" w:cs="Calibri"/>
                    <w:b/>
                    <w:bCs/>
                    <w:i/>
                    <w:color w:val="FF0000"/>
                    <w:sz w:val="18"/>
                    <w:szCs w:val="20"/>
                  </w:rPr>
                </w:rPrChange>
              </w:rPr>
            </w:pPr>
            <w:ins w:id="2462" w:author="Ruben" w:date="2016-12-12T09:37:00Z">
              <w:r w:rsidRPr="009373EF">
                <w:rPr>
                  <w:rFonts w:eastAsia="Times New Roman" w:cs="Calibri"/>
                  <w:bCs/>
                  <w:color w:val="FF0000"/>
                  <w:sz w:val="20"/>
                  <w:szCs w:val="20"/>
                  <w:rPrChange w:id="2463" w:author="Leonardo Murta" w:date="2016-12-13T10:32:00Z">
                    <w:rPr>
                      <w:rFonts w:ascii="Calibri" w:eastAsia="Times New Roman" w:hAnsi="Calibri" w:cs="Calibri"/>
                      <w:b/>
                      <w:bCs/>
                      <w:color w:val="FF0000"/>
                      <w:u w:val="single"/>
                    </w:rPr>
                  </w:rPrChange>
                </w:rPr>
                <w:t>82.63</w:t>
              </w:r>
            </w:ins>
          </w:p>
        </w:tc>
        <w:tc>
          <w:tcPr>
            <w:tcW w:w="1232" w:type="dxa"/>
            <w:tcBorders>
              <w:top w:val="nil"/>
              <w:left w:val="nil"/>
              <w:bottom w:val="single" w:sz="4" w:space="0" w:color="auto"/>
              <w:right w:val="single" w:sz="8" w:space="0" w:color="auto"/>
            </w:tcBorders>
            <w:shd w:val="clear" w:color="auto" w:fill="auto"/>
            <w:noWrap/>
            <w:vAlign w:val="center"/>
            <w:hideMark/>
          </w:tcPr>
          <w:p w14:paraId="2C983E5A" w14:textId="77777777" w:rsidR="00020B30" w:rsidRPr="009373EF" w:rsidRDefault="00E02D98" w:rsidP="00020B30">
            <w:pPr>
              <w:numPr>
                <w:ilvl w:val="8"/>
                <w:numId w:val="1"/>
              </w:numPr>
              <w:spacing w:before="240" w:line="240" w:lineRule="auto"/>
              <w:ind w:firstLine="0"/>
              <w:jc w:val="center"/>
              <w:outlineLvl w:val="8"/>
              <w:rPr>
                <w:ins w:id="2464" w:author="Ruben" w:date="2016-12-12T09:37:00Z"/>
                <w:rFonts w:eastAsia="Times New Roman" w:cs="Calibri"/>
                <w:bCs/>
                <w:color w:val="000000"/>
                <w:sz w:val="20"/>
                <w:szCs w:val="20"/>
                <w:rPrChange w:id="2465" w:author="Leonardo Murta" w:date="2016-12-13T10:32:00Z">
                  <w:rPr>
                    <w:ins w:id="2466" w:author="Ruben" w:date="2016-12-12T09:37:00Z"/>
                    <w:rFonts w:ascii="Calibri" w:eastAsia="Times New Roman" w:hAnsi="Calibri" w:cs="Calibri"/>
                    <w:b/>
                    <w:bCs/>
                    <w:i/>
                    <w:color w:val="000000"/>
                    <w:sz w:val="18"/>
                    <w:szCs w:val="20"/>
                  </w:rPr>
                </w:rPrChange>
              </w:rPr>
            </w:pPr>
            <w:ins w:id="2467" w:author="Ruben" w:date="2016-12-12T09:37:00Z">
              <w:r w:rsidRPr="009373EF">
                <w:rPr>
                  <w:rFonts w:eastAsia="Times New Roman" w:cs="Calibri"/>
                  <w:bCs/>
                  <w:color w:val="000000"/>
                  <w:sz w:val="20"/>
                  <w:szCs w:val="20"/>
                  <w:rPrChange w:id="2468" w:author="Leonardo Murta" w:date="2016-12-13T10:32:00Z">
                    <w:rPr>
                      <w:rFonts w:ascii="Calibri" w:eastAsia="Times New Roman" w:hAnsi="Calibri" w:cs="Calibri"/>
                      <w:b/>
                      <w:bCs/>
                      <w:color w:val="000000"/>
                      <w:u w:val="single"/>
                    </w:rPr>
                  </w:rPrChange>
                </w:rPr>
                <w:t>497</w:t>
              </w:r>
            </w:ins>
          </w:p>
        </w:tc>
        <w:tc>
          <w:tcPr>
            <w:tcW w:w="1232" w:type="dxa"/>
            <w:tcBorders>
              <w:top w:val="nil"/>
              <w:left w:val="nil"/>
              <w:bottom w:val="single" w:sz="4" w:space="0" w:color="auto"/>
              <w:right w:val="single" w:sz="8" w:space="0" w:color="auto"/>
            </w:tcBorders>
            <w:shd w:val="clear" w:color="auto" w:fill="auto"/>
            <w:noWrap/>
            <w:vAlign w:val="center"/>
            <w:hideMark/>
          </w:tcPr>
          <w:p w14:paraId="679CD5A4" w14:textId="77777777" w:rsidR="00020B30" w:rsidRPr="009373EF" w:rsidRDefault="00E02D98" w:rsidP="00020B30">
            <w:pPr>
              <w:numPr>
                <w:ilvl w:val="8"/>
                <w:numId w:val="1"/>
              </w:numPr>
              <w:spacing w:before="240" w:line="240" w:lineRule="auto"/>
              <w:ind w:firstLine="0"/>
              <w:jc w:val="center"/>
              <w:outlineLvl w:val="8"/>
              <w:rPr>
                <w:ins w:id="2469" w:author="Ruben" w:date="2016-12-12T09:37:00Z"/>
                <w:rFonts w:eastAsia="Times New Roman" w:cs="Calibri"/>
                <w:bCs/>
                <w:color w:val="000000"/>
                <w:sz w:val="20"/>
                <w:szCs w:val="20"/>
                <w:rPrChange w:id="2470" w:author="Leonardo Murta" w:date="2016-12-13T10:32:00Z">
                  <w:rPr>
                    <w:ins w:id="2471" w:author="Ruben" w:date="2016-12-12T09:37:00Z"/>
                    <w:rFonts w:ascii="Calibri" w:eastAsia="Times New Roman" w:hAnsi="Calibri" w:cs="Calibri"/>
                    <w:b/>
                    <w:bCs/>
                    <w:i/>
                    <w:color w:val="000000"/>
                    <w:sz w:val="18"/>
                    <w:szCs w:val="20"/>
                  </w:rPr>
                </w:rPrChange>
              </w:rPr>
            </w:pPr>
            <w:ins w:id="2472" w:author="Ruben" w:date="2016-12-12T09:37:00Z">
              <w:r w:rsidRPr="009373EF">
                <w:rPr>
                  <w:rFonts w:eastAsia="Times New Roman" w:cs="Calibri"/>
                  <w:bCs/>
                  <w:color w:val="000000"/>
                  <w:sz w:val="20"/>
                  <w:szCs w:val="20"/>
                  <w:rPrChange w:id="2473" w:author="Leonardo Murta" w:date="2016-12-13T10:32:00Z">
                    <w:rPr>
                      <w:rFonts w:ascii="Calibri" w:eastAsia="Times New Roman" w:hAnsi="Calibri" w:cs="Calibri"/>
                      <w:b/>
                      <w:bCs/>
                      <w:color w:val="000000"/>
                      <w:u w:val="single"/>
                    </w:rPr>
                  </w:rPrChange>
                </w:rPr>
                <w:t>482</w:t>
              </w:r>
            </w:ins>
          </w:p>
        </w:tc>
        <w:tc>
          <w:tcPr>
            <w:tcW w:w="1136" w:type="dxa"/>
            <w:tcBorders>
              <w:top w:val="nil"/>
              <w:left w:val="nil"/>
              <w:bottom w:val="single" w:sz="4" w:space="0" w:color="auto"/>
              <w:right w:val="single" w:sz="8" w:space="0" w:color="auto"/>
            </w:tcBorders>
            <w:shd w:val="clear" w:color="auto" w:fill="auto"/>
            <w:noWrap/>
            <w:vAlign w:val="center"/>
            <w:hideMark/>
          </w:tcPr>
          <w:p w14:paraId="06BCD158" w14:textId="77777777" w:rsidR="00020B30" w:rsidRPr="009373EF" w:rsidRDefault="00E02D98" w:rsidP="00020B30">
            <w:pPr>
              <w:numPr>
                <w:ilvl w:val="8"/>
                <w:numId w:val="1"/>
              </w:numPr>
              <w:spacing w:before="240" w:line="240" w:lineRule="auto"/>
              <w:ind w:firstLine="0"/>
              <w:jc w:val="center"/>
              <w:outlineLvl w:val="8"/>
              <w:rPr>
                <w:ins w:id="2474" w:author="Ruben" w:date="2016-12-12T09:37:00Z"/>
                <w:rFonts w:eastAsia="Times New Roman" w:cs="Calibri"/>
                <w:bCs/>
                <w:color w:val="FF0000"/>
                <w:sz w:val="20"/>
                <w:szCs w:val="20"/>
                <w:rPrChange w:id="2475" w:author="Leonardo Murta" w:date="2016-12-13T10:32:00Z">
                  <w:rPr>
                    <w:ins w:id="2476" w:author="Ruben" w:date="2016-12-12T09:37:00Z"/>
                    <w:rFonts w:ascii="Calibri" w:eastAsia="Times New Roman" w:hAnsi="Calibri" w:cs="Calibri"/>
                    <w:b/>
                    <w:bCs/>
                    <w:i/>
                    <w:color w:val="FF0000"/>
                    <w:sz w:val="18"/>
                    <w:szCs w:val="20"/>
                  </w:rPr>
                </w:rPrChange>
              </w:rPr>
            </w:pPr>
            <w:ins w:id="2477" w:author="Ruben" w:date="2016-12-12T09:37:00Z">
              <w:r w:rsidRPr="009373EF">
                <w:rPr>
                  <w:rFonts w:eastAsia="Times New Roman" w:cs="Calibri"/>
                  <w:bCs/>
                  <w:color w:val="FF0000"/>
                  <w:sz w:val="20"/>
                  <w:szCs w:val="20"/>
                  <w:rPrChange w:id="2478" w:author="Leonardo Murta" w:date="2016-12-13T10:32:00Z">
                    <w:rPr>
                      <w:rFonts w:ascii="Calibri" w:eastAsia="Times New Roman" w:hAnsi="Calibri" w:cs="Calibri"/>
                      <w:b/>
                      <w:bCs/>
                      <w:color w:val="FF0000"/>
                      <w:u w:val="single"/>
                    </w:rPr>
                  </w:rPrChange>
                </w:rPr>
                <w:t>94.29</w:t>
              </w:r>
            </w:ins>
          </w:p>
        </w:tc>
      </w:tr>
      <w:tr w:rsidR="00020B30" w:rsidRPr="009373EF" w14:paraId="4BA75EB9" w14:textId="77777777" w:rsidTr="00020B30">
        <w:trPr>
          <w:trHeight w:val="288"/>
          <w:ins w:id="2479" w:author="Ruben" w:date="2016-12-12T09:37:00Z"/>
        </w:trPr>
        <w:tc>
          <w:tcPr>
            <w:tcW w:w="1533" w:type="dxa"/>
            <w:tcBorders>
              <w:top w:val="nil"/>
              <w:left w:val="single" w:sz="8" w:space="0" w:color="auto"/>
              <w:bottom w:val="single" w:sz="4" w:space="0" w:color="auto"/>
              <w:right w:val="nil"/>
            </w:tcBorders>
            <w:shd w:val="clear" w:color="auto" w:fill="auto"/>
            <w:noWrap/>
            <w:vAlign w:val="bottom"/>
            <w:hideMark/>
          </w:tcPr>
          <w:p w14:paraId="6A06BF9F" w14:textId="77777777" w:rsidR="00020B30" w:rsidRPr="009373EF" w:rsidRDefault="00E02D98" w:rsidP="00020B30">
            <w:pPr>
              <w:numPr>
                <w:ilvl w:val="8"/>
                <w:numId w:val="1"/>
              </w:numPr>
              <w:spacing w:before="240" w:line="240" w:lineRule="auto"/>
              <w:ind w:firstLine="0"/>
              <w:jc w:val="left"/>
              <w:outlineLvl w:val="8"/>
              <w:rPr>
                <w:ins w:id="2480" w:author="Ruben" w:date="2016-12-12T09:37:00Z"/>
                <w:rFonts w:eastAsia="Times New Roman" w:cs="Calibri"/>
                <w:b/>
                <w:color w:val="000000"/>
                <w:sz w:val="20"/>
                <w:szCs w:val="20"/>
                <w:rPrChange w:id="2481" w:author="Leonardo Murta" w:date="2016-12-13T10:32:00Z">
                  <w:rPr>
                    <w:ins w:id="2482" w:author="Ruben" w:date="2016-12-12T09:37:00Z"/>
                    <w:rFonts w:ascii="Calibri" w:eastAsia="Times New Roman" w:hAnsi="Calibri" w:cs="Calibri"/>
                    <w:i/>
                    <w:color w:val="000000"/>
                    <w:sz w:val="18"/>
                    <w:szCs w:val="20"/>
                  </w:rPr>
                </w:rPrChange>
              </w:rPr>
            </w:pPr>
            <w:ins w:id="2483" w:author="Ruben" w:date="2016-12-12T09:37:00Z">
              <w:r w:rsidRPr="009373EF">
                <w:rPr>
                  <w:rFonts w:eastAsia="Times New Roman" w:cs="Calibri"/>
                  <w:b/>
                  <w:color w:val="000000"/>
                  <w:sz w:val="20"/>
                  <w:szCs w:val="20"/>
                  <w:rPrChange w:id="2484" w:author="Leonardo Murta" w:date="2016-12-13T10:32:00Z">
                    <w:rPr>
                      <w:rFonts w:ascii="Calibri" w:eastAsia="Times New Roman" w:hAnsi="Calibri" w:cs="Calibri"/>
                      <w:color w:val="000000"/>
                      <w:u w:val="single"/>
                    </w:rPr>
                  </w:rPrChange>
                </w:rPr>
                <w:t>Drupal</w:t>
              </w:r>
            </w:ins>
          </w:p>
        </w:tc>
        <w:tc>
          <w:tcPr>
            <w:tcW w:w="1233" w:type="dxa"/>
            <w:tcBorders>
              <w:top w:val="nil"/>
              <w:left w:val="single" w:sz="8" w:space="0" w:color="auto"/>
              <w:bottom w:val="single" w:sz="4" w:space="0" w:color="auto"/>
              <w:right w:val="single" w:sz="4" w:space="0" w:color="auto"/>
            </w:tcBorders>
            <w:shd w:val="clear" w:color="auto" w:fill="auto"/>
            <w:noWrap/>
            <w:vAlign w:val="center"/>
            <w:hideMark/>
          </w:tcPr>
          <w:p w14:paraId="1FF2139A" w14:textId="77777777" w:rsidR="00020B30" w:rsidRPr="009373EF" w:rsidRDefault="00E02D98" w:rsidP="00020B30">
            <w:pPr>
              <w:numPr>
                <w:ilvl w:val="8"/>
                <w:numId w:val="1"/>
              </w:numPr>
              <w:spacing w:before="240" w:line="240" w:lineRule="auto"/>
              <w:ind w:firstLine="0"/>
              <w:jc w:val="center"/>
              <w:outlineLvl w:val="8"/>
              <w:rPr>
                <w:ins w:id="2485" w:author="Ruben" w:date="2016-12-12T09:37:00Z"/>
                <w:rFonts w:eastAsia="Times New Roman" w:cs="Calibri"/>
                <w:bCs/>
                <w:color w:val="000000"/>
                <w:sz w:val="20"/>
                <w:szCs w:val="20"/>
                <w:rPrChange w:id="2486" w:author="Leonardo Murta" w:date="2016-12-13T10:32:00Z">
                  <w:rPr>
                    <w:ins w:id="2487" w:author="Ruben" w:date="2016-12-12T09:37:00Z"/>
                    <w:rFonts w:ascii="Calibri" w:eastAsia="Times New Roman" w:hAnsi="Calibri" w:cs="Calibri"/>
                    <w:b/>
                    <w:bCs/>
                    <w:i/>
                    <w:color w:val="000000"/>
                    <w:sz w:val="18"/>
                    <w:szCs w:val="20"/>
                  </w:rPr>
                </w:rPrChange>
              </w:rPr>
            </w:pPr>
            <w:ins w:id="2488" w:author="Ruben" w:date="2016-12-12T09:37:00Z">
              <w:r w:rsidRPr="009373EF">
                <w:rPr>
                  <w:rFonts w:eastAsia="Times New Roman" w:cs="Calibri"/>
                  <w:bCs/>
                  <w:color w:val="000000"/>
                  <w:sz w:val="20"/>
                  <w:szCs w:val="20"/>
                  <w:rPrChange w:id="2489" w:author="Leonardo Murta" w:date="2016-12-13T10:32:00Z">
                    <w:rPr>
                      <w:rFonts w:ascii="Calibri" w:eastAsia="Times New Roman" w:hAnsi="Calibri" w:cs="Calibri"/>
                      <w:b/>
                      <w:bCs/>
                      <w:color w:val="000000"/>
                      <w:u w:val="single"/>
                    </w:rPr>
                  </w:rPrChange>
                </w:rPr>
                <w:t>38047</w:t>
              </w:r>
            </w:ins>
          </w:p>
        </w:tc>
        <w:tc>
          <w:tcPr>
            <w:tcW w:w="1232" w:type="dxa"/>
            <w:tcBorders>
              <w:top w:val="nil"/>
              <w:left w:val="single" w:sz="8" w:space="0" w:color="auto"/>
              <w:bottom w:val="single" w:sz="4" w:space="0" w:color="auto"/>
              <w:right w:val="single" w:sz="4" w:space="0" w:color="auto"/>
            </w:tcBorders>
            <w:shd w:val="clear" w:color="auto" w:fill="auto"/>
            <w:noWrap/>
            <w:vAlign w:val="center"/>
            <w:hideMark/>
          </w:tcPr>
          <w:p w14:paraId="24E6B072" w14:textId="77777777" w:rsidR="00020B30" w:rsidRPr="009373EF" w:rsidRDefault="00E02D98" w:rsidP="00020B30">
            <w:pPr>
              <w:numPr>
                <w:ilvl w:val="8"/>
                <w:numId w:val="1"/>
              </w:numPr>
              <w:spacing w:before="240" w:line="240" w:lineRule="auto"/>
              <w:ind w:firstLine="0"/>
              <w:jc w:val="center"/>
              <w:outlineLvl w:val="8"/>
              <w:rPr>
                <w:ins w:id="2490" w:author="Ruben" w:date="2016-12-12T09:37:00Z"/>
                <w:rFonts w:eastAsia="Times New Roman" w:cs="Calibri"/>
                <w:bCs/>
                <w:color w:val="000000"/>
                <w:sz w:val="20"/>
                <w:szCs w:val="20"/>
                <w:rPrChange w:id="2491" w:author="Leonardo Murta" w:date="2016-12-13T10:32:00Z">
                  <w:rPr>
                    <w:ins w:id="2492" w:author="Ruben" w:date="2016-12-12T09:37:00Z"/>
                    <w:rFonts w:ascii="Calibri" w:eastAsia="Times New Roman" w:hAnsi="Calibri" w:cs="Calibri"/>
                    <w:b/>
                    <w:bCs/>
                    <w:i/>
                    <w:color w:val="000000"/>
                    <w:sz w:val="18"/>
                    <w:szCs w:val="20"/>
                  </w:rPr>
                </w:rPrChange>
              </w:rPr>
            </w:pPr>
            <w:ins w:id="2493" w:author="Ruben" w:date="2016-12-12T09:37:00Z">
              <w:r w:rsidRPr="009373EF">
                <w:rPr>
                  <w:rFonts w:eastAsia="Times New Roman" w:cs="Calibri"/>
                  <w:bCs/>
                  <w:color w:val="000000"/>
                  <w:sz w:val="20"/>
                  <w:szCs w:val="20"/>
                  <w:rPrChange w:id="2494" w:author="Leonardo Murta" w:date="2016-12-13T10:32:00Z">
                    <w:rPr>
                      <w:rFonts w:ascii="Calibri" w:eastAsia="Times New Roman" w:hAnsi="Calibri" w:cs="Calibri"/>
                      <w:b/>
                      <w:bCs/>
                      <w:color w:val="000000"/>
                      <w:u w:val="single"/>
                    </w:rPr>
                  </w:rPrChange>
                </w:rPr>
                <w:t>903</w:t>
              </w:r>
            </w:ins>
          </w:p>
        </w:tc>
        <w:tc>
          <w:tcPr>
            <w:tcW w:w="1391" w:type="dxa"/>
            <w:tcBorders>
              <w:top w:val="nil"/>
              <w:left w:val="single" w:sz="8" w:space="0" w:color="auto"/>
              <w:bottom w:val="single" w:sz="4" w:space="0" w:color="auto"/>
              <w:right w:val="single" w:sz="4" w:space="0" w:color="auto"/>
            </w:tcBorders>
            <w:shd w:val="clear" w:color="auto" w:fill="auto"/>
            <w:noWrap/>
            <w:vAlign w:val="center"/>
            <w:hideMark/>
          </w:tcPr>
          <w:p w14:paraId="410BD36A" w14:textId="77777777" w:rsidR="00020B30" w:rsidRPr="009373EF" w:rsidRDefault="00E02D98" w:rsidP="00020B30">
            <w:pPr>
              <w:numPr>
                <w:ilvl w:val="8"/>
                <w:numId w:val="1"/>
              </w:numPr>
              <w:spacing w:before="240" w:line="240" w:lineRule="auto"/>
              <w:ind w:firstLine="0"/>
              <w:jc w:val="center"/>
              <w:outlineLvl w:val="8"/>
              <w:rPr>
                <w:ins w:id="2495" w:author="Ruben" w:date="2016-12-12T09:37:00Z"/>
                <w:rFonts w:eastAsia="Times New Roman" w:cs="Calibri"/>
                <w:bCs/>
                <w:color w:val="000000"/>
                <w:sz w:val="20"/>
                <w:szCs w:val="20"/>
                <w:rPrChange w:id="2496" w:author="Leonardo Murta" w:date="2016-12-13T10:32:00Z">
                  <w:rPr>
                    <w:ins w:id="2497" w:author="Ruben" w:date="2016-12-12T09:37:00Z"/>
                    <w:rFonts w:ascii="Calibri" w:eastAsia="Times New Roman" w:hAnsi="Calibri" w:cs="Calibri"/>
                    <w:b/>
                    <w:bCs/>
                    <w:i/>
                    <w:color w:val="000000"/>
                    <w:sz w:val="18"/>
                    <w:szCs w:val="20"/>
                  </w:rPr>
                </w:rPrChange>
              </w:rPr>
            </w:pPr>
            <w:ins w:id="2498" w:author="Ruben" w:date="2016-12-12T09:37:00Z">
              <w:r w:rsidRPr="009373EF">
                <w:rPr>
                  <w:rFonts w:eastAsia="Times New Roman" w:cs="Calibri"/>
                  <w:bCs/>
                  <w:color w:val="000000"/>
                  <w:sz w:val="20"/>
                  <w:szCs w:val="20"/>
                  <w:rPrChange w:id="2499" w:author="Leonardo Murta" w:date="2016-12-13T10:32:00Z">
                    <w:rPr>
                      <w:rFonts w:ascii="Calibri" w:eastAsia="Times New Roman" w:hAnsi="Calibri" w:cs="Calibri"/>
                      <w:b/>
                      <w:bCs/>
                      <w:color w:val="000000"/>
                      <w:u w:val="single"/>
                    </w:rPr>
                  </w:rPrChange>
                </w:rPr>
                <w:t>697</w:t>
              </w:r>
            </w:ins>
          </w:p>
        </w:tc>
        <w:tc>
          <w:tcPr>
            <w:tcW w:w="1103" w:type="dxa"/>
            <w:tcBorders>
              <w:top w:val="nil"/>
              <w:left w:val="single" w:sz="8" w:space="0" w:color="auto"/>
              <w:bottom w:val="single" w:sz="4" w:space="0" w:color="auto"/>
              <w:right w:val="single" w:sz="8" w:space="0" w:color="auto"/>
            </w:tcBorders>
            <w:shd w:val="clear" w:color="auto" w:fill="auto"/>
            <w:noWrap/>
            <w:vAlign w:val="center"/>
            <w:hideMark/>
          </w:tcPr>
          <w:p w14:paraId="7DBA66B7" w14:textId="77777777" w:rsidR="00020B30" w:rsidRPr="009373EF" w:rsidRDefault="00E02D98" w:rsidP="00020B30">
            <w:pPr>
              <w:numPr>
                <w:ilvl w:val="8"/>
                <w:numId w:val="1"/>
              </w:numPr>
              <w:spacing w:before="240" w:line="240" w:lineRule="auto"/>
              <w:ind w:firstLine="0"/>
              <w:jc w:val="center"/>
              <w:outlineLvl w:val="8"/>
              <w:rPr>
                <w:ins w:id="2500" w:author="Ruben" w:date="2016-12-12T09:37:00Z"/>
                <w:rFonts w:eastAsia="Times New Roman" w:cs="Calibri"/>
                <w:bCs/>
                <w:color w:val="FF0000"/>
                <w:sz w:val="20"/>
                <w:szCs w:val="20"/>
                <w:rPrChange w:id="2501" w:author="Leonardo Murta" w:date="2016-12-13T10:32:00Z">
                  <w:rPr>
                    <w:ins w:id="2502" w:author="Ruben" w:date="2016-12-12T09:37:00Z"/>
                    <w:rFonts w:ascii="Calibri" w:eastAsia="Times New Roman" w:hAnsi="Calibri" w:cs="Calibri"/>
                    <w:b/>
                    <w:bCs/>
                    <w:i/>
                    <w:color w:val="FF0000"/>
                    <w:sz w:val="18"/>
                    <w:szCs w:val="20"/>
                  </w:rPr>
                </w:rPrChange>
              </w:rPr>
            </w:pPr>
            <w:ins w:id="2503" w:author="Ruben" w:date="2016-12-12T09:37:00Z">
              <w:r w:rsidRPr="009373EF">
                <w:rPr>
                  <w:rFonts w:eastAsia="Times New Roman" w:cs="Calibri"/>
                  <w:bCs/>
                  <w:color w:val="FF0000"/>
                  <w:sz w:val="20"/>
                  <w:szCs w:val="20"/>
                  <w:rPrChange w:id="2504" w:author="Leonardo Murta" w:date="2016-12-13T10:32:00Z">
                    <w:rPr>
                      <w:rFonts w:ascii="Calibri" w:eastAsia="Times New Roman" w:hAnsi="Calibri" w:cs="Calibri"/>
                      <w:b/>
                      <w:bCs/>
                      <w:color w:val="FF0000"/>
                      <w:u w:val="single"/>
                    </w:rPr>
                  </w:rPrChange>
                </w:rPr>
                <w:t>97.63</w:t>
              </w:r>
            </w:ins>
          </w:p>
        </w:tc>
        <w:tc>
          <w:tcPr>
            <w:tcW w:w="1232" w:type="dxa"/>
            <w:tcBorders>
              <w:top w:val="nil"/>
              <w:left w:val="nil"/>
              <w:bottom w:val="single" w:sz="4" w:space="0" w:color="auto"/>
              <w:right w:val="single" w:sz="8" w:space="0" w:color="auto"/>
            </w:tcBorders>
            <w:shd w:val="clear" w:color="auto" w:fill="auto"/>
            <w:noWrap/>
            <w:vAlign w:val="center"/>
            <w:hideMark/>
          </w:tcPr>
          <w:p w14:paraId="7303792E" w14:textId="77777777" w:rsidR="00020B30" w:rsidRPr="009373EF" w:rsidRDefault="00E02D98" w:rsidP="00020B30">
            <w:pPr>
              <w:numPr>
                <w:ilvl w:val="8"/>
                <w:numId w:val="1"/>
              </w:numPr>
              <w:spacing w:before="240" w:line="240" w:lineRule="auto"/>
              <w:ind w:firstLine="0"/>
              <w:jc w:val="center"/>
              <w:outlineLvl w:val="8"/>
              <w:rPr>
                <w:ins w:id="2505" w:author="Ruben" w:date="2016-12-12T09:37:00Z"/>
                <w:rFonts w:eastAsia="Times New Roman" w:cs="Calibri"/>
                <w:bCs/>
                <w:color w:val="000000"/>
                <w:sz w:val="20"/>
                <w:szCs w:val="20"/>
                <w:rPrChange w:id="2506" w:author="Leonardo Murta" w:date="2016-12-13T10:32:00Z">
                  <w:rPr>
                    <w:ins w:id="2507" w:author="Ruben" w:date="2016-12-12T09:37:00Z"/>
                    <w:rFonts w:ascii="Calibri" w:eastAsia="Times New Roman" w:hAnsi="Calibri" w:cs="Calibri"/>
                    <w:b/>
                    <w:bCs/>
                    <w:i/>
                    <w:color w:val="000000"/>
                    <w:sz w:val="18"/>
                    <w:szCs w:val="20"/>
                  </w:rPr>
                </w:rPrChange>
              </w:rPr>
            </w:pPr>
            <w:ins w:id="2508" w:author="Ruben" w:date="2016-12-12T09:37:00Z">
              <w:r w:rsidRPr="009373EF">
                <w:rPr>
                  <w:rFonts w:eastAsia="Times New Roman" w:cs="Calibri"/>
                  <w:bCs/>
                  <w:color w:val="000000"/>
                  <w:sz w:val="20"/>
                  <w:szCs w:val="20"/>
                  <w:rPrChange w:id="2509" w:author="Leonardo Murta" w:date="2016-12-13T10:32:00Z">
                    <w:rPr>
                      <w:rFonts w:ascii="Calibri" w:eastAsia="Times New Roman" w:hAnsi="Calibri" w:cs="Calibri"/>
                      <w:b/>
                      <w:bCs/>
                      <w:color w:val="000000"/>
                      <w:u w:val="single"/>
                    </w:rPr>
                  </w:rPrChange>
                </w:rPr>
                <w:t>563</w:t>
              </w:r>
            </w:ins>
          </w:p>
        </w:tc>
        <w:tc>
          <w:tcPr>
            <w:tcW w:w="1232" w:type="dxa"/>
            <w:tcBorders>
              <w:top w:val="nil"/>
              <w:left w:val="nil"/>
              <w:bottom w:val="single" w:sz="4" w:space="0" w:color="auto"/>
              <w:right w:val="single" w:sz="8" w:space="0" w:color="auto"/>
            </w:tcBorders>
            <w:shd w:val="clear" w:color="auto" w:fill="auto"/>
            <w:noWrap/>
            <w:vAlign w:val="center"/>
            <w:hideMark/>
          </w:tcPr>
          <w:p w14:paraId="674CDFE8" w14:textId="77777777" w:rsidR="00020B30" w:rsidRPr="009373EF" w:rsidRDefault="00E02D98" w:rsidP="00020B30">
            <w:pPr>
              <w:numPr>
                <w:ilvl w:val="8"/>
                <w:numId w:val="1"/>
              </w:numPr>
              <w:spacing w:before="240" w:line="240" w:lineRule="auto"/>
              <w:ind w:firstLine="0"/>
              <w:jc w:val="center"/>
              <w:outlineLvl w:val="8"/>
              <w:rPr>
                <w:ins w:id="2510" w:author="Ruben" w:date="2016-12-12T09:37:00Z"/>
                <w:rFonts w:eastAsia="Times New Roman" w:cs="Calibri"/>
                <w:bCs/>
                <w:color w:val="000000"/>
                <w:sz w:val="20"/>
                <w:szCs w:val="20"/>
                <w:rPrChange w:id="2511" w:author="Leonardo Murta" w:date="2016-12-13T10:32:00Z">
                  <w:rPr>
                    <w:ins w:id="2512" w:author="Ruben" w:date="2016-12-12T09:37:00Z"/>
                    <w:rFonts w:ascii="Calibri" w:eastAsia="Times New Roman" w:hAnsi="Calibri" w:cs="Calibri"/>
                    <w:b/>
                    <w:bCs/>
                    <w:i/>
                    <w:color w:val="000000"/>
                    <w:sz w:val="18"/>
                    <w:szCs w:val="20"/>
                  </w:rPr>
                </w:rPrChange>
              </w:rPr>
            </w:pPr>
            <w:ins w:id="2513" w:author="Ruben" w:date="2016-12-12T09:37:00Z">
              <w:r w:rsidRPr="009373EF">
                <w:rPr>
                  <w:rFonts w:eastAsia="Times New Roman" w:cs="Calibri"/>
                  <w:bCs/>
                  <w:color w:val="000000"/>
                  <w:sz w:val="20"/>
                  <w:szCs w:val="20"/>
                  <w:rPrChange w:id="2514" w:author="Leonardo Murta" w:date="2016-12-13T10:32:00Z">
                    <w:rPr>
                      <w:rFonts w:ascii="Calibri" w:eastAsia="Times New Roman" w:hAnsi="Calibri" w:cs="Calibri"/>
                      <w:b/>
                      <w:bCs/>
                      <w:color w:val="000000"/>
                      <w:u w:val="single"/>
                    </w:rPr>
                  </w:rPrChange>
                </w:rPr>
                <w:t>557</w:t>
              </w:r>
            </w:ins>
          </w:p>
        </w:tc>
        <w:tc>
          <w:tcPr>
            <w:tcW w:w="1136" w:type="dxa"/>
            <w:tcBorders>
              <w:top w:val="nil"/>
              <w:left w:val="nil"/>
              <w:bottom w:val="single" w:sz="4" w:space="0" w:color="auto"/>
              <w:right w:val="single" w:sz="8" w:space="0" w:color="auto"/>
            </w:tcBorders>
            <w:shd w:val="clear" w:color="auto" w:fill="auto"/>
            <w:noWrap/>
            <w:vAlign w:val="center"/>
            <w:hideMark/>
          </w:tcPr>
          <w:p w14:paraId="0B36AD69" w14:textId="77777777" w:rsidR="00020B30" w:rsidRPr="009373EF" w:rsidRDefault="00E02D98" w:rsidP="00020B30">
            <w:pPr>
              <w:numPr>
                <w:ilvl w:val="8"/>
                <w:numId w:val="1"/>
              </w:numPr>
              <w:spacing w:before="240" w:line="240" w:lineRule="auto"/>
              <w:ind w:firstLine="0"/>
              <w:jc w:val="center"/>
              <w:outlineLvl w:val="8"/>
              <w:rPr>
                <w:ins w:id="2515" w:author="Ruben" w:date="2016-12-12T09:37:00Z"/>
                <w:rFonts w:eastAsia="Times New Roman" w:cs="Calibri"/>
                <w:bCs/>
                <w:color w:val="FF0000"/>
                <w:sz w:val="20"/>
                <w:szCs w:val="20"/>
                <w:rPrChange w:id="2516" w:author="Leonardo Murta" w:date="2016-12-13T10:32:00Z">
                  <w:rPr>
                    <w:ins w:id="2517" w:author="Ruben" w:date="2016-12-12T09:37:00Z"/>
                    <w:rFonts w:ascii="Calibri" w:eastAsia="Times New Roman" w:hAnsi="Calibri" w:cs="Calibri"/>
                    <w:b/>
                    <w:bCs/>
                    <w:i/>
                    <w:color w:val="FF0000"/>
                    <w:sz w:val="18"/>
                    <w:szCs w:val="20"/>
                  </w:rPr>
                </w:rPrChange>
              </w:rPr>
            </w:pPr>
            <w:ins w:id="2518" w:author="Ruben" w:date="2016-12-12T09:37:00Z">
              <w:r w:rsidRPr="009373EF">
                <w:rPr>
                  <w:rFonts w:eastAsia="Times New Roman" w:cs="Calibri"/>
                  <w:bCs/>
                  <w:color w:val="FF0000"/>
                  <w:sz w:val="20"/>
                  <w:szCs w:val="20"/>
                  <w:rPrChange w:id="2519" w:author="Leonardo Murta" w:date="2016-12-13T10:32:00Z">
                    <w:rPr>
                      <w:rFonts w:ascii="Calibri" w:eastAsia="Times New Roman" w:hAnsi="Calibri" w:cs="Calibri"/>
                      <w:b/>
                      <w:bCs/>
                      <w:color w:val="FF0000"/>
                      <w:u w:val="single"/>
                    </w:rPr>
                  </w:rPrChange>
                </w:rPr>
                <w:t>98.54</w:t>
              </w:r>
            </w:ins>
          </w:p>
        </w:tc>
      </w:tr>
      <w:tr w:rsidR="00020B30" w:rsidRPr="009373EF" w14:paraId="4148D2B5" w14:textId="77777777" w:rsidTr="00020B30">
        <w:trPr>
          <w:trHeight w:val="288"/>
          <w:ins w:id="2520" w:author="Ruben" w:date="2016-12-12T09:37:00Z"/>
        </w:trPr>
        <w:tc>
          <w:tcPr>
            <w:tcW w:w="1533" w:type="dxa"/>
            <w:tcBorders>
              <w:top w:val="nil"/>
              <w:left w:val="single" w:sz="8" w:space="0" w:color="auto"/>
              <w:bottom w:val="single" w:sz="4" w:space="0" w:color="auto"/>
              <w:right w:val="nil"/>
            </w:tcBorders>
            <w:shd w:val="clear" w:color="auto" w:fill="auto"/>
            <w:noWrap/>
            <w:vAlign w:val="bottom"/>
            <w:hideMark/>
          </w:tcPr>
          <w:p w14:paraId="6EE9C748" w14:textId="77777777" w:rsidR="00020B30" w:rsidRPr="009373EF" w:rsidRDefault="00E02D98" w:rsidP="00020B30">
            <w:pPr>
              <w:numPr>
                <w:ilvl w:val="8"/>
                <w:numId w:val="1"/>
              </w:numPr>
              <w:spacing w:before="240" w:line="240" w:lineRule="auto"/>
              <w:ind w:firstLine="0"/>
              <w:jc w:val="left"/>
              <w:outlineLvl w:val="8"/>
              <w:rPr>
                <w:ins w:id="2521" w:author="Ruben" w:date="2016-12-12T09:37:00Z"/>
                <w:rFonts w:eastAsia="Times New Roman" w:cs="Calibri"/>
                <w:b/>
                <w:color w:val="000000"/>
                <w:sz w:val="20"/>
                <w:szCs w:val="20"/>
                <w:rPrChange w:id="2522" w:author="Leonardo Murta" w:date="2016-12-13T10:32:00Z">
                  <w:rPr>
                    <w:ins w:id="2523" w:author="Ruben" w:date="2016-12-12T09:37:00Z"/>
                    <w:rFonts w:ascii="Calibri" w:eastAsia="Times New Roman" w:hAnsi="Calibri" w:cs="Calibri"/>
                    <w:i/>
                    <w:color w:val="000000"/>
                    <w:sz w:val="18"/>
                    <w:szCs w:val="20"/>
                  </w:rPr>
                </w:rPrChange>
              </w:rPr>
            </w:pPr>
            <w:ins w:id="2524" w:author="Ruben" w:date="2016-12-12T09:37:00Z">
              <w:r w:rsidRPr="009373EF">
                <w:rPr>
                  <w:rFonts w:eastAsia="Times New Roman" w:cs="Calibri"/>
                  <w:b/>
                  <w:color w:val="000000"/>
                  <w:sz w:val="20"/>
                  <w:szCs w:val="20"/>
                  <w:rPrChange w:id="2525" w:author="Leonardo Murta" w:date="2016-12-13T10:32:00Z">
                    <w:rPr>
                      <w:rFonts w:ascii="Calibri" w:eastAsia="Times New Roman" w:hAnsi="Calibri" w:cs="Calibri"/>
                      <w:color w:val="000000"/>
                      <w:u w:val="single"/>
                    </w:rPr>
                  </w:rPrChange>
                </w:rPr>
                <w:t>Expresso Livre</w:t>
              </w:r>
            </w:ins>
          </w:p>
        </w:tc>
        <w:tc>
          <w:tcPr>
            <w:tcW w:w="1233" w:type="dxa"/>
            <w:tcBorders>
              <w:top w:val="nil"/>
              <w:left w:val="single" w:sz="8" w:space="0" w:color="auto"/>
              <w:bottom w:val="single" w:sz="4" w:space="0" w:color="auto"/>
              <w:right w:val="single" w:sz="4" w:space="0" w:color="auto"/>
            </w:tcBorders>
            <w:shd w:val="clear" w:color="auto" w:fill="auto"/>
            <w:noWrap/>
            <w:vAlign w:val="center"/>
            <w:hideMark/>
          </w:tcPr>
          <w:p w14:paraId="198EFA76" w14:textId="77777777" w:rsidR="00020B30" w:rsidRPr="009373EF" w:rsidRDefault="00E02D98" w:rsidP="00020B30">
            <w:pPr>
              <w:numPr>
                <w:ilvl w:val="8"/>
                <w:numId w:val="1"/>
              </w:numPr>
              <w:spacing w:before="240" w:line="240" w:lineRule="auto"/>
              <w:ind w:firstLine="0"/>
              <w:jc w:val="center"/>
              <w:outlineLvl w:val="8"/>
              <w:rPr>
                <w:ins w:id="2526" w:author="Ruben" w:date="2016-12-12T09:37:00Z"/>
                <w:rFonts w:eastAsia="Times New Roman" w:cs="Calibri"/>
                <w:bCs/>
                <w:color w:val="000000"/>
                <w:sz w:val="20"/>
                <w:szCs w:val="20"/>
                <w:rPrChange w:id="2527" w:author="Leonardo Murta" w:date="2016-12-13T10:32:00Z">
                  <w:rPr>
                    <w:ins w:id="2528" w:author="Ruben" w:date="2016-12-12T09:37:00Z"/>
                    <w:rFonts w:ascii="Calibri" w:eastAsia="Times New Roman" w:hAnsi="Calibri" w:cs="Calibri"/>
                    <w:b/>
                    <w:bCs/>
                    <w:i/>
                    <w:color w:val="000000"/>
                    <w:sz w:val="18"/>
                    <w:szCs w:val="20"/>
                  </w:rPr>
                </w:rPrChange>
              </w:rPr>
            </w:pPr>
            <w:ins w:id="2529" w:author="Ruben" w:date="2016-12-12T09:37:00Z">
              <w:r w:rsidRPr="009373EF">
                <w:rPr>
                  <w:rFonts w:eastAsia="Times New Roman" w:cs="Calibri"/>
                  <w:bCs/>
                  <w:color w:val="000000"/>
                  <w:sz w:val="20"/>
                  <w:szCs w:val="20"/>
                  <w:rPrChange w:id="2530" w:author="Leonardo Murta" w:date="2016-12-13T10:32:00Z">
                    <w:rPr>
                      <w:rFonts w:ascii="Calibri" w:eastAsia="Times New Roman" w:hAnsi="Calibri" w:cs="Calibri"/>
                      <w:b/>
                      <w:bCs/>
                      <w:color w:val="000000"/>
                      <w:u w:val="single"/>
                    </w:rPr>
                  </w:rPrChange>
                </w:rPr>
                <w:t>27079</w:t>
              </w:r>
            </w:ins>
          </w:p>
        </w:tc>
        <w:tc>
          <w:tcPr>
            <w:tcW w:w="1232" w:type="dxa"/>
            <w:tcBorders>
              <w:top w:val="nil"/>
              <w:left w:val="single" w:sz="8" w:space="0" w:color="auto"/>
              <w:bottom w:val="single" w:sz="4" w:space="0" w:color="auto"/>
              <w:right w:val="single" w:sz="4" w:space="0" w:color="auto"/>
            </w:tcBorders>
            <w:shd w:val="clear" w:color="auto" w:fill="auto"/>
            <w:noWrap/>
            <w:vAlign w:val="center"/>
            <w:hideMark/>
          </w:tcPr>
          <w:p w14:paraId="1D2B4A86" w14:textId="77777777" w:rsidR="00020B30" w:rsidRPr="009373EF" w:rsidRDefault="00E02D98" w:rsidP="00020B30">
            <w:pPr>
              <w:numPr>
                <w:ilvl w:val="8"/>
                <w:numId w:val="1"/>
              </w:numPr>
              <w:spacing w:before="240" w:line="240" w:lineRule="auto"/>
              <w:ind w:firstLine="0"/>
              <w:jc w:val="center"/>
              <w:outlineLvl w:val="8"/>
              <w:rPr>
                <w:ins w:id="2531" w:author="Ruben" w:date="2016-12-12T09:37:00Z"/>
                <w:rFonts w:eastAsia="Times New Roman" w:cs="Calibri"/>
                <w:bCs/>
                <w:color w:val="000000"/>
                <w:sz w:val="20"/>
                <w:szCs w:val="20"/>
                <w:rPrChange w:id="2532" w:author="Leonardo Murta" w:date="2016-12-13T10:32:00Z">
                  <w:rPr>
                    <w:ins w:id="2533" w:author="Ruben" w:date="2016-12-12T09:37:00Z"/>
                    <w:rFonts w:ascii="Calibri" w:eastAsia="Times New Roman" w:hAnsi="Calibri" w:cs="Calibri"/>
                    <w:b/>
                    <w:bCs/>
                    <w:i/>
                    <w:color w:val="000000"/>
                    <w:sz w:val="18"/>
                    <w:szCs w:val="20"/>
                  </w:rPr>
                </w:rPrChange>
              </w:rPr>
            </w:pPr>
            <w:ins w:id="2534" w:author="Ruben" w:date="2016-12-12T09:37:00Z">
              <w:r w:rsidRPr="009373EF">
                <w:rPr>
                  <w:rFonts w:eastAsia="Times New Roman" w:cs="Calibri"/>
                  <w:bCs/>
                  <w:color w:val="000000"/>
                  <w:sz w:val="20"/>
                  <w:szCs w:val="20"/>
                  <w:rPrChange w:id="2535" w:author="Leonardo Murta" w:date="2016-12-13T10:32:00Z">
                    <w:rPr>
                      <w:rFonts w:ascii="Calibri" w:eastAsia="Times New Roman" w:hAnsi="Calibri" w:cs="Calibri"/>
                      <w:b/>
                      <w:bCs/>
                      <w:color w:val="000000"/>
                      <w:u w:val="single"/>
                    </w:rPr>
                  </w:rPrChange>
                </w:rPr>
                <w:t>3008</w:t>
              </w:r>
            </w:ins>
          </w:p>
        </w:tc>
        <w:tc>
          <w:tcPr>
            <w:tcW w:w="1391" w:type="dxa"/>
            <w:tcBorders>
              <w:top w:val="nil"/>
              <w:left w:val="single" w:sz="8" w:space="0" w:color="auto"/>
              <w:bottom w:val="single" w:sz="4" w:space="0" w:color="auto"/>
              <w:right w:val="single" w:sz="4" w:space="0" w:color="auto"/>
            </w:tcBorders>
            <w:shd w:val="clear" w:color="auto" w:fill="auto"/>
            <w:noWrap/>
            <w:vAlign w:val="center"/>
            <w:hideMark/>
          </w:tcPr>
          <w:p w14:paraId="20D6BF5D" w14:textId="77777777" w:rsidR="00020B30" w:rsidRPr="009373EF" w:rsidRDefault="00E02D98" w:rsidP="00020B30">
            <w:pPr>
              <w:numPr>
                <w:ilvl w:val="8"/>
                <w:numId w:val="1"/>
              </w:numPr>
              <w:spacing w:before="240" w:line="240" w:lineRule="auto"/>
              <w:ind w:firstLine="0"/>
              <w:jc w:val="center"/>
              <w:outlineLvl w:val="8"/>
              <w:rPr>
                <w:ins w:id="2536" w:author="Ruben" w:date="2016-12-12T09:37:00Z"/>
                <w:rFonts w:eastAsia="Times New Roman" w:cs="Calibri"/>
                <w:bCs/>
                <w:color w:val="000000"/>
                <w:sz w:val="20"/>
                <w:szCs w:val="20"/>
                <w:rPrChange w:id="2537" w:author="Leonardo Murta" w:date="2016-12-13T10:32:00Z">
                  <w:rPr>
                    <w:ins w:id="2538" w:author="Ruben" w:date="2016-12-12T09:37:00Z"/>
                    <w:rFonts w:ascii="Calibri" w:eastAsia="Times New Roman" w:hAnsi="Calibri" w:cs="Calibri"/>
                    <w:b/>
                    <w:bCs/>
                    <w:i/>
                    <w:color w:val="000000"/>
                    <w:sz w:val="18"/>
                    <w:szCs w:val="20"/>
                  </w:rPr>
                </w:rPrChange>
              </w:rPr>
            </w:pPr>
            <w:ins w:id="2539" w:author="Ruben" w:date="2016-12-12T09:37:00Z">
              <w:r w:rsidRPr="009373EF">
                <w:rPr>
                  <w:rFonts w:eastAsia="Times New Roman" w:cs="Calibri"/>
                  <w:bCs/>
                  <w:color w:val="000000"/>
                  <w:sz w:val="20"/>
                  <w:szCs w:val="20"/>
                  <w:rPrChange w:id="2540" w:author="Leonardo Murta" w:date="2016-12-13T10:32:00Z">
                    <w:rPr>
                      <w:rFonts w:ascii="Calibri" w:eastAsia="Times New Roman" w:hAnsi="Calibri" w:cs="Calibri"/>
                      <w:b/>
                      <w:bCs/>
                      <w:color w:val="000000"/>
                      <w:u w:val="single"/>
                    </w:rPr>
                  </w:rPrChange>
                </w:rPr>
                <w:t>2792</w:t>
              </w:r>
            </w:ins>
          </w:p>
        </w:tc>
        <w:tc>
          <w:tcPr>
            <w:tcW w:w="1103" w:type="dxa"/>
            <w:tcBorders>
              <w:top w:val="nil"/>
              <w:left w:val="single" w:sz="8" w:space="0" w:color="auto"/>
              <w:bottom w:val="single" w:sz="4" w:space="0" w:color="auto"/>
              <w:right w:val="single" w:sz="8" w:space="0" w:color="auto"/>
            </w:tcBorders>
            <w:shd w:val="clear" w:color="auto" w:fill="auto"/>
            <w:noWrap/>
            <w:vAlign w:val="center"/>
            <w:hideMark/>
          </w:tcPr>
          <w:p w14:paraId="69780D9A" w14:textId="77777777" w:rsidR="00020B30" w:rsidRPr="009373EF" w:rsidRDefault="00E02D98" w:rsidP="00020B30">
            <w:pPr>
              <w:numPr>
                <w:ilvl w:val="8"/>
                <w:numId w:val="1"/>
              </w:numPr>
              <w:spacing w:before="240" w:line="240" w:lineRule="auto"/>
              <w:ind w:firstLine="0"/>
              <w:jc w:val="center"/>
              <w:outlineLvl w:val="8"/>
              <w:rPr>
                <w:ins w:id="2541" w:author="Ruben" w:date="2016-12-12T09:37:00Z"/>
                <w:rFonts w:eastAsia="Times New Roman" w:cs="Calibri"/>
                <w:bCs/>
                <w:color w:val="FF0000"/>
                <w:sz w:val="20"/>
                <w:szCs w:val="20"/>
                <w:rPrChange w:id="2542" w:author="Leonardo Murta" w:date="2016-12-13T10:32:00Z">
                  <w:rPr>
                    <w:ins w:id="2543" w:author="Ruben" w:date="2016-12-12T09:37:00Z"/>
                    <w:rFonts w:ascii="Calibri" w:eastAsia="Times New Roman" w:hAnsi="Calibri" w:cs="Calibri"/>
                    <w:b/>
                    <w:bCs/>
                    <w:i/>
                    <w:color w:val="FF0000"/>
                    <w:sz w:val="18"/>
                    <w:szCs w:val="20"/>
                  </w:rPr>
                </w:rPrChange>
              </w:rPr>
            </w:pPr>
            <w:ins w:id="2544" w:author="Ruben" w:date="2016-12-12T09:37:00Z">
              <w:r w:rsidRPr="009373EF">
                <w:rPr>
                  <w:rFonts w:eastAsia="Times New Roman" w:cs="Calibri"/>
                  <w:bCs/>
                  <w:color w:val="FF0000"/>
                  <w:sz w:val="20"/>
                  <w:szCs w:val="20"/>
                  <w:rPrChange w:id="2545" w:author="Leonardo Murta" w:date="2016-12-13T10:32:00Z">
                    <w:rPr>
                      <w:rFonts w:ascii="Calibri" w:eastAsia="Times New Roman" w:hAnsi="Calibri" w:cs="Calibri"/>
                      <w:b/>
                      <w:bCs/>
                      <w:color w:val="FF0000"/>
                      <w:u w:val="single"/>
                    </w:rPr>
                  </w:rPrChange>
                </w:rPr>
                <w:t>88.89</w:t>
              </w:r>
            </w:ins>
          </w:p>
        </w:tc>
        <w:tc>
          <w:tcPr>
            <w:tcW w:w="1232" w:type="dxa"/>
            <w:tcBorders>
              <w:top w:val="nil"/>
              <w:left w:val="nil"/>
              <w:bottom w:val="single" w:sz="4" w:space="0" w:color="auto"/>
              <w:right w:val="single" w:sz="8" w:space="0" w:color="auto"/>
            </w:tcBorders>
            <w:shd w:val="clear" w:color="auto" w:fill="auto"/>
            <w:noWrap/>
            <w:vAlign w:val="center"/>
            <w:hideMark/>
          </w:tcPr>
          <w:p w14:paraId="3DAEBD57" w14:textId="77777777" w:rsidR="00020B30" w:rsidRPr="009373EF" w:rsidRDefault="00E02D98" w:rsidP="00020B30">
            <w:pPr>
              <w:spacing w:line="240" w:lineRule="auto"/>
              <w:ind w:firstLine="0"/>
              <w:jc w:val="center"/>
              <w:rPr>
                <w:ins w:id="2546" w:author="Ruben" w:date="2016-12-12T09:37:00Z"/>
                <w:rFonts w:eastAsia="Times New Roman" w:cs="Calibri"/>
                <w:bCs/>
                <w:color w:val="000000"/>
                <w:sz w:val="20"/>
                <w:szCs w:val="20"/>
                <w:rPrChange w:id="2547" w:author="Leonardo Murta" w:date="2016-12-13T10:32:00Z">
                  <w:rPr>
                    <w:ins w:id="2548" w:author="Ruben" w:date="2016-12-12T09:37:00Z"/>
                    <w:rFonts w:ascii="Calibri" w:eastAsia="Times New Roman" w:hAnsi="Calibri" w:cs="Calibri"/>
                    <w:b/>
                    <w:bCs/>
                    <w:color w:val="000000"/>
                  </w:rPr>
                </w:rPrChange>
              </w:rPr>
            </w:pPr>
            <w:ins w:id="2549" w:author="Ruben" w:date="2016-12-12T09:37:00Z">
              <w:r w:rsidRPr="009373EF">
                <w:rPr>
                  <w:rFonts w:eastAsia="Times New Roman" w:cs="Calibri"/>
                  <w:bCs/>
                  <w:color w:val="000000"/>
                  <w:sz w:val="20"/>
                  <w:szCs w:val="20"/>
                  <w:rPrChange w:id="2550" w:author="Leonardo Murta" w:date="2016-12-13T10:32:00Z">
                    <w:rPr>
                      <w:rFonts w:ascii="Calibri" w:eastAsia="Times New Roman" w:hAnsi="Calibri" w:cs="Calibri"/>
                      <w:b/>
                      <w:bCs/>
                      <w:color w:val="000000"/>
                      <w:u w:val="single"/>
                    </w:rPr>
                  </w:rPrChange>
                </w:rPr>
                <w:t>2669</w:t>
              </w:r>
            </w:ins>
          </w:p>
        </w:tc>
        <w:tc>
          <w:tcPr>
            <w:tcW w:w="1232" w:type="dxa"/>
            <w:tcBorders>
              <w:top w:val="nil"/>
              <w:left w:val="nil"/>
              <w:bottom w:val="single" w:sz="4" w:space="0" w:color="auto"/>
              <w:right w:val="single" w:sz="8" w:space="0" w:color="auto"/>
            </w:tcBorders>
            <w:shd w:val="clear" w:color="auto" w:fill="auto"/>
            <w:noWrap/>
            <w:vAlign w:val="center"/>
            <w:hideMark/>
          </w:tcPr>
          <w:p w14:paraId="73A277C3" w14:textId="77777777" w:rsidR="00020B30" w:rsidRPr="009373EF" w:rsidRDefault="00E02D98" w:rsidP="00020B30">
            <w:pPr>
              <w:numPr>
                <w:ilvl w:val="8"/>
                <w:numId w:val="1"/>
              </w:numPr>
              <w:spacing w:before="240" w:line="240" w:lineRule="auto"/>
              <w:ind w:firstLine="0"/>
              <w:jc w:val="center"/>
              <w:outlineLvl w:val="8"/>
              <w:rPr>
                <w:ins w:id="2551" w:author="Ruben" w:date="2016-12-12T09:37:00Z"/>
                <w:rFonts w:eastAsia="Times New Roman" w:cs="Calibri"/>
                <w:bCs/>
                <w:color w:val="000000"/>
                <w:sz w:val="20"/>
                <w:szCs w:val="20"/>
                <w:rPrChange w:id="2552" w:author="Leonardo Murta" w:date="2016-12-13T10:32:00Z">
                  <w:rPr>
                    <w:ins w:id="2553" w:author="Ruben" w:date="2016-12-12T09:37:00Z"/>
                    <w:rFonts w:ascii="Calibri" w:eastAsia="Times New Roman" w:hAnsi="Calibri" w:cs="Calibri"/>
                    <w:b/>
                    <w:bCs/>
                    <w:i/>
                    <w:color w:val="000000"/>
                    <w:sz w:val="18"/>
                    <w:szCs w:val="20"/>
                  </w:rPr>
                </w:rPrChange>
              </w:rPr>
            </w:pPr>
            <w:ins w:id="2554" w:author="Ruben" w:date="2016-12-12T09:37:00Z">
              <w:r w:rsidRPr="009373EF">
                <w:rPr>
                  <w:rFonts w:eastAsia="Times New Roman" w:cs="Calibri"/>
                  <w:bCs/>
                  <w:color w:val="000000"/>
                  <w:sz w:val="20"/>
                  <w:szCs w:val="20"/>
                  <w:rPrChange w:id="2555" w:author="Leonardo Murta" w:date="2016-12-13T10:32:00Z">
                    <w:rPr>
                      <w:rFonts w:ascii="Calibri" w:eastAsia="Times New Roman" w:hAnsi="Calibri" w:cs="Calibri"/>
                      <w:b/>
                      <w:bCs/>
                      <w:color w:val="000000"/>
                      <w:u w:val="single"/>
                    </w:rPr>
                  </w:rPrChange>
                </w:rPr>
                <w:t>2669</w:t>
              </w:r>
            </w:ins>
          </w:p>
        </w:tc>
        <w:tc>
          <w:tcPr>
            <w:tcW w:w="1136" w:type="dxa"/>
            <w:tcBorders>
              <w:top w:val="nil"/>
              <w:left w:val="nil"/>
              <w:bottom w:val="single" w:sz="4" w:space="0" w:color="auto"/>
              <w:right w:val="single" w:sz="8" w:space="0" w:color="auto"/>
            </w:tcBorders>
            <w:shd w:val="clear" w:color="auto" w:fill="auto"/>
            <w:noWrap/>
            <w:vAlign w:val="center"/>
            <w:hideMark/>
          </w:tcPr>
          <w:p w14:paraId="3AD966C8" w14:textId="77777777" w:rsidR="00020B30" w:rsidRPr="009373EF" w:rsidRDefault="00E02D98" w:rsidP="00020B30">
            <w:pPr>
              <w:numPr>
                <w:ilvl w:val="8"/>
                <w:numId w:val="1"/>
              </w:numPr>
              <w:spacing w:before="240" w:line="240" w:lineRule="auto"/>
              <w:ind w:firstLine="0"/>
              <w:jc w:val="center"/>
              <w:outlineLvl w:val="8"/>
              <w:rPr>
                <w:ins w:id="2556" w:author="Ruben" w:date="2016-12-12T09:37:00Z"/>
                <w:rFonts w:eastAsia="Times New Roman" w:cs="Calibri"/>
                <w:bCs/>
                <w:color w:val="FF0000"/>
                <w:sz w:val="20"/>
                <w:szCs w:val="20"/>
                <w:rPrChange w:id="2557" w:author="Leonardo Murta" w:date="2016-12-13T10:32:00Z">
                  <w:rPr>
                    <w:ins w:id="2558" w:author="Ruben" w:date="2016-12-12T09:37:00Z"/>
                    <w:rFonts w:ascii="Calibri" w:eastAsia="Times New Roman" w:hAnsi="Calibri" w:cs="Calibri"/>
                    <w:b/>
                    <w:bCs/>
                    <w:i/>
                    <w:color w:val="FF0000"/>
                    <w:sz w:val="18"/>
                    <w:szCs w:val="20"/>
                  </w:rPr>
                </w:rPrChange>
              </w:rPr>
            </w:pPr>
            <w:ins w:id="2559" w:author="Ruben" w:date="2016-12-12T09:37:00Z">
              <w:r w:rsidRPr="009373EF">
                <w:rPr>
                  <w:rFonts w:eastAsia="Times New Roman" w:cs="Calibri"/>
                  <w:bCs/>
                  <w:color w:val="FF0000"/>
                  <w:sz w:val="20"/>
                  <w:szCs w:val="20"/>
                  <w:rPrChange w:id="2560" w:author="Leonardo Murta" w:date="2016-12-13T10:32:00Z">
                    <w:rPr>
                      <w:rFonts w:ascii="Calibri" w:eastAsia="Times New Roman" w:hAnsi="Calibri" w:cs="Calibri"/>
                      <w:b/>
                      <w:bCs/>
                      <w:color w:val="FF0000"/>
                      <w:u w:val="single"/>
                    </w:rPr>
                  </w:rPrChange>
                </w:rPr>
                <w:t>90.14</w:t>
              </w:r>
            </w:ins>
          </w:p>
        </w:tc>
      </w:tr>
      <w:tr w:rsidR="00020B30" w:rsidRPr="009373EF" w14:paraId="59B96336" w14:textId="77777777" w:rsidTr="00020B30">
        <w:trPr>
          <w:trHeight w:val="300"/>
          <w:ins w:id="2561" w:author="Ruben" w:date="2016-12-12T09:37:00Z"/>
        </w:trPr>
        <w:tc>
          <w:tcPr>
            <w:tcW w:w="1533" w:type="dxa"/>
            <w:tcBorders>
              <w:top w:val="nil"/>
              <w:left w:val="single" w:sz="8" w:space="0" w:color="auto"/>
              <w:bottom w:val="single" w:sz="8" w:space="0" w:color="auto"/>
              <w:right w:val="nil"/>
            </w:tcBorders>
            <w:shd w:val="clear" w:color="auto" w:fill="auto"/>
            <w:noWrap/>
            <w:vAlign w:val="bottom"/>
            <w:hideMark/>
          </w:tcPr>
          <w:p w14:paraId="21C8519B" w14:textId="77777777" w:rsidR="00020B30" w:rsidRPr="009373EF" w:rsidRDefault="00E02D98" w:rsidP="00020B30">
            <w:pPr>
              <w:numPr>
                <w:ilvl w:val="8"/>
                <w:numId w:val="1"/>
              </w:numPr>
              <w:spacing w:before="240" w:line="240" w:lineRule="auto"/>
              <w:ind w:firstLine="0"/>
              <w:jc w:val="left"/>
              <w:outlineLvl w:val="8"/>
              <w:rPr>
                <w:ins w:id="2562" w:author="Ruben" w:date="2016-12-12T09:37:00Z"/>
                <w:rFonts w:eastAsia="Times New Roman" w:cs="Calibri"/>
                <w:b/>
                <w:color w:val="000000"/>
                <w:sz w:val="20"/>
                <w:szCs w:val="20"/>
                <w:rPrChange w:id="2563" w:author="Leonardo Murta" w:date="2016-12-13T10:32:00Z">
                  <w:rPr>
                    <w:ins w:id="2564" w:author="Ruben" w:date="2016-12-12T09:37:00Z"/>
                    <w:rFonts w:ascii="Calibri" w:eastAsia="Times New Roman" w:hAnsi="Calibri" w:cs="Calibri"/>
                    <w:i/>
                    <w:color w:val="000000"/>
                    <w:sz w:val="18"/>
                    <w:szCs w:val="20"/>
                  </w:rPr>
                </w:rPrChange>
              </w:rPr>
            </w:pPr>
            <w:ins w:id="2565" w:author="Ruben" w:date="2016-12-12T09:37:00Z">
              <w:r w:rsidRPr="009373EF">
                <w:rPr>
                  <w:rFonts w:eastAsia="Times New Roman" w:cs="Calibri"/>
                  <w:b/>
                  <w:color w:val="000000"/>
                  <w:sz w:val="20"/>
                  <w:szCs w:val="20"/>
                  <w:rPrChange w:id="2566" w:author="Leonardo Murta" w:date="2016-12-13T10:32:00Z">
                    <w:rPr>
                      <w:rFonts w:ascii="Calibri" w:eastAsia="Times New Roman" w:hAnsi="Calibri" w:cs="Calibri"/>
                      <w:color w:val="000000"/>
                      <w:u w:val="single"/>
                    </w:rPr>
                  </w:rPrChange>
                </w:rPr>
                <w:t>Git</w:t>
              </w:r>
            </w:ins>
          </w:p>
        </w:tc>
        <w:tc>
          <w:tcPr>
            <w:tcW w:w="1233" w:type="dxa"/>
            <w:tcBorders>
              <w:top w:val="nil"/>
              <w:left w:val="single" w:sz="8" w:space="0" w:color="auto"/>
              <w:bottom w:val="single" w:sz="8" w:space="0" w:color="auto"/>
              <w:right w:val="single" w:sz="4" w:space="0" w:color="auto"/>
            </w:tcBorders>
            <w:shd w:val="clear" w:color="auto" w:fill="auto"/>
            <w:noWrap/>
            <w:vAlign w:val="center"/>
            <w:hideMark/>
          </w:tcPr>
          <w:p w14:paraId="1CEF77B6" w14:textId="77777777" w:rsidR="00020B30" w:rsidRPr="009373EF" w:rsidRDefault="00E02D98" w:rsidP="00020B30">
            <w:pPr>
              <w:numPr>
                <w:ilvl w:val="8"/>
                <w:numId w:val="1"/>
              </w:numPr>
              <w:spacing w:before="240" w:line="240" w:lineRule="auto"/>
              <w:ind w:firstLine="0"/>
              <w:jc w:val="center"/>
              <w:outlineLvl w:val="8"/>
              <w:rPr>
                <w:ins w:id="2567" w:author="Ruben" w:date="2016-12-12T09:37:00Z"/>
                <w:rFonts w:eastAsia="Times New Roman" w:cs="Calibri"/>
                <w:bCs/>
                <w:color w:val="000000"/>
                <w:sz w:val="20"/>
                <w:szCs w:val="20"/>
                <w:rPrChange w:id="2568" w:author="Leonardo Murta" w:date="2016-12-13T10:32:00Z">
                  <w:rPr>
                    <w:ins w:id="2569" w:author="Ruben" w:date="2016-12-12T09:37:00Z"/>
                    <w:rFonts w:ascii="Calibri" w:eastAsia="Times New Roman" w:hAnsi="Calibri" w:cs="Calibri"/>
                    <w:b/>
                    <w:bCs/>
                    <w:i/>
                    <w:color w:val="000000"/>
                    <w:sz w:val="18"/>
                    <w:szCs w:val="20"/>
                  </w:rPr>
                </w:rPrChange>
              </w:rPr>
            </w:pPr>
            <w:ins w:id="2570" w:author="Ruben" w:date="2016-12-12T09:37:00Z">
              <w:r w:rsidRPr="009373EF">
                <w:rPr>
                  <w:rFonts w:eastAsia="Times New Roman" w:cs="Calibri"/>
                  <w:bCs/>
                  <w:color w:val="000000"/>
                  <w:sz w:val="20"/>
                  <w:szCs w:val="20"/>
                  <w:rPrChange w:id="2571" w:author="Leonardo Murta" w:date="2016-12-13T10:32:00Z">
                    <w:rPr>
                      <w:rFonts w:ascii="Calibri" w:eastAsia="Times New Roman" w:hAnsi="Calibri" w:cs="Calibri"/>
                      <w:b/>
                      <w:bCs/>
                      <w:color w:val="000000"/>
                      <w:u w:val="single"/>
                    </w:rPr>
                  </w:rPrChange>
                </w:rPr>
                <w:t>46794</w:t>
              </w:r>
            </w:ins>
          </w:p>
        </w:tc>
        <w:tc>
          <w:tcPr>
            <w:tcW w:w="1232" w:type="dxa"/>
            <w:tcBorders>
              <w:top w:val="nil"/>
              <w:left w:val="single" w:sz="8" w:space="0" w:color="auto"/>
              <w:bottom w:val="single" w:sz="8" w:space="0" w:color="auto"/>
              <w:right w:val="single" w:sz="4" w:space="0" w:color="auto"/>
            </w:tcBorders>
            <w:shd w:val="clear" w:color="auto" w:fill="auto"/>
            <w:noWrap/>
            <w:vAlign w:val="center"/>
            <w:hideMark/>
          </w:tcPr>
          <w:p w14:paraId="29D030C6" w14:textId="77777777" w:rsidR="00020B30" w:rsidRPr="009373EF" w:rsidRDefault="00E02D98" w:rsidP="00020B30">
            <w:pPr>
              <w:numPr>
                <w:ilvl w:val="8"/>
                <w:numId w:val="1"/>
              </w:numPr>
              <w:spacing w:before="240" w:line="240" w:lineRule="auto"/>
              <w:ind w:firstLine="0"/>
              <w:jc w:val="center"/>
              <w:outlineLvl w:val="8"/>
              <w:rPr>
                <w:ins w:id="2572" w:author="Ruben" w:date="2016-12-12T09:37:00Z"/>
                <w:rFonts w:eastAsia="Times New Roman" w:cs="Calibri"/>
                <w:bCs/>
                <w:color w:val="000000"/>
                <w:sz w:val="20"/>
                <w:szCs w:val="20"/>
                <w:rPrChange w:id="2573" w:author="Leonardo Murta" w:date="2016-12-13T10:32:00Z">
                  <w:rPr>
                    <w:ins w:id="2574" w:author="Ruben" w:date="2016-12-12T09:37:00Z"/>
                    <w:rFonts w:ascii="Calibri" w:eastAsia="Times New Roman" w:hAnsi="Calibri" w:cs="Calibri"/>
                    <w:b/>
                    <w:bCs/>
                    <w:i/>
                    <w:color w:val="000000"/>
                    <w:sz w:val="18"/>
                    <w:szCs w:val="20"/>
                  </w:rPr>
                </w:rPrChange>
              </w:rPr>
            </w:pPr>
            <w:ins w:id="2575" w:author="Ruben" w:date="2016-12-12T09:37:00Z">
              <w:r w:rsidRPr="009373EF">
                <w:rPr>
                  <w:rFonts w:eastAsia="Times New Roman" w:cs="Calibri"/>
                  <w:bCs/>
                  <w:color w:val="000000"/>
                  <w:sz w:val="20"/>
                  <w:szCs w:val="20"/>
                  <w:rPrChange w:id="2576" w:author="Leonardo Murta" w:date="2016-12-13T10:32:00Z">
                    <w:rPr>
                      <w:rFonts w:ascii="Calibri" w:eastAsia="Times New Roman" w:hAnsi="Calibri" w:cs="Calibri"/>
                      <w:b/>
                      <w:bCs/>
                      <w:color w:val="000000"/>
                      <w:u w:val="single"/>
                    </w:rPr>
                  </w:rPrChange>
                </w:rPr>
                <w:t>24459</w:t>
              </w:r>
            </w:ins>
          </w:p>
        </w:tc>
        <w:tc>
          <w:tcPr>
            <w:tcW w:w="1391" w:type="dxa"/>
            <w:tcBorders>
              <w:top w:val="nil"/>
              <w:left w:val="single" w:sz="8" w:space="0" w:color="auto"/>
              <w:bottom w:val="single" w:sz="8" w:space="0" w:color="auto"/>
              <w:right w:val="single" w:sz="4" w:space="0" w:color="auto"/>
            </w:tcBorders>
            <w:shd w:val="clear" w:color="auto" w:fill="auto"/>
            <w:noWrap/>
            <w:vAlign w:val="center"/>
            <w:hideMark/>
          </w:tcPr>
          <w:p w14:paraId="32EBE37D" w14:textId="77777777" w:rsidR="00020B30" w:rsidRPr="009373EF" w:rsidRDefault="00E02D98" w:rsidP="00020B30">
            <w:pPr>
              <w:numPr>
                <w:ilvl w:val="8"/>
                <w:numId w:val="1"/>
              </w:numPr>
              <w:spacing w:before="240" w:line="240" w:lineRule="auto"/>
              <w:ind w:firstLine="0"/>
              <w:jc w:val="center"/>
              <w:outlineLvl w:val="8"/>
              <w:rPr>
                <w:ins w:id="2577" w:author="Ruben" w:date="2016-12-12T09:37:00Z"/>
                <w:rFonts w:eastAsia="Times New Roman" w:cs="Calibri"/>
                <w:bCs/>
                <w:color w:val="000000"/>
                <w:sz w:val="20"/>
                <w:szCs w:val="20"/>
                <w:rPrChange w:id="2578" w:author="Leonardo Murta" w:date="2016-12-13T10:32:00Z">
                  <w:rPr>
                    <w:ins w:id="2579" w:author="Ruben" w:date="2016-12-12T09:37:00Z"/>
                    <w:rFonts w:ascii="Calibri" w:eastAsia="Times New Roman" w:hAnsi="Calibri" w:cs="Calibri"/>
                    <w:b/>
                    <w:bCs/>
                    <w:i/>
                    <w:color w:val="000000"/>
                    <w:sz w:val="18"/>
                    <w:szCs w:val="20"/>
                  </w:rPr>
                </w:rPrChange>
              </w:rPr>
            </w:pPr>
            <w:ins w:id="2580" w:author="Ruben" w:date="2016-12-12T09:37:00Z">
              <w:r w:rsidRPr="009373EF">
                <w:rPr>
                  <w:rFonts w:eastAsia="Times New Roman" w:cs="Calibri"/>
                  <w:bCs/>
                  <w:color w:val="000000"/>
                  <w:sz w:val="20"/>
                  <w:szCs w:val="20"/>
                  <w:rPrChange w:id="2581" w:author="Leonardo Murta" w:date="2016-12-13T10:32:00Z">
                    <w:rPr>
                      <w:rFonts w:ascii="Calibri" w:eastAsia="Times New Roman" w:hAnsi="Calibri" w:cs="Calibri"/>
                      <w:b/>
                      <w:bCs/>
                      <w:color w:val="000000"/>
                      <w:u w:val="single"/>
                    </w:rPr>
                  </w:rPrChange>
                </w:rPr>
                <w:t>24216</w:t>
              </w:r>
            </w:ins>
          </w:p>
        </w:tc>
        <w:tc>
          <w:tcPr>
            <w:tcW w:w="1103" w:type="dxa"/>
            <w:tcBorders>
              <w:top w:val="nil"/>
              <w:left w:val="single" w:sz="8" w:space="0" w:color="auto"/>
              <w:bottom w:val="single" w:sz="8" w:space="0" w:color="auto"/>
              <w:right w:val="single" w:sz="8" w:space="0" w:color="auto"/>
            </w:tcBorders>
            <w:shd w:val="clear" w:color="auto" w:fill="auto"/>
            <w:noWrap/>
            <w:vAlign w:val="center"/>
            <w:hideMark/>
          </w:tcPr>
          <w:p w14:paraId="1E82F7CC" w14:textId="77777777" w:rsidR="00020B30" w:rsidRPr="009373EF" w:rsidRDefault="00E02D98" w:rsidP="00020B30">
            <w:pPr>
              <w:numPr>
                <w:ilvl w:val="8"/>
                <w:numId w:val="1"/>
              </w:numPr>
              <w:spacing w:before="240" w:line="240" w:lineRule="auto"/>
              <w:ind w:firstLine="0"/>
              <w:jc w:val="center"/>
              <w:outlineLvl w:val="8"/>
              <w:rPr>
                <w:ins w:id="2582" w:author="Ruben" w:date="2016-12-12T09:37:00Z"/>
                <w:rFonts w:eastAsia="Times New Roman" w:cs="Calibri"/>
                <w:bCs/>
                <w:color w:val="FF0000"/>
                <w:sz w:val="20"/>
                <w:szCs w:val="20"/>
                <w:rPrChange w:id="2583" w:author="Leonardo Murta" w:date="2016-12-13T10:32:00Z">
                  <w:rPr>
                    <w:ins w:id="2584" w:author="Ruben" w:date="2016-12-12T09:37:00Z"/>
                    <w:rFonts w:ascii="Calibri" w:eastAsia="Times New Roman" w:hAnsi="Calibri" w:cs="Calibri"/>
                    <w:b/>
                    <w:bCs/>
                    <w:i/>
                    <w:color w:val="FF0000"/>
                    <w:sz w:val="18"/>
                    <w:szCs w:val="20"/>
                  </w:rPr>
                </w:rPrChange>
              </w:rPr>
            </w:pPr>
            <w:ins w:id="2585" w:author="Ruben" w:date="2016-12-12T09:37:00Z">
              <w:r w:rsidRPr="009373EF">
                <w:rPr>
                  <w:rFonts w:eastAsia="Times New Roman" w:cs="Calibri"/>
                  <w:bCs/>
                  <w:color w:val="FF0000"/>
                  <w:sz w:val="20"/>
                  <w:szCs w:val="20"/>
                  <w:rPrChange w:id="2586" w:author="Leonardo Murta" w:date="2016-12-13T10:32:00Z">
                    <w:rPr>
                      <w:rFonts w:ascii="Calibri" w:eastAsia="Times New Roman" w:hAnsi="Calibri" w:cs="Calibri"/>
                      <w:b/>
                      <w:bCs/>
                      <w:color w:val="FF0000"/>
                      <w:u w:val="single"/>
                    </w:rPr>
                  </w:rPrChange>
                </w:rPr>
                <w:t>47.73</w:t>
              </w:r>
            </w:ins>
          </w:p>
        </w:tc>
        <w:tc>
          <w:tcPr>
            <w:tcW w:w="1232" w:type="dxa"/>
            <w:tcBorders>
              <w:top w:val="nil"/>
              <w:left w:val="nil"/>
              <w:bottom w:val="single" w:sz="8" w:space="0" w:color="auto"/>
              <w:right w:val="single" w:sz="8" w:space="0" w:color="auto"/>
            </w:tcBorders>
            <w:shd w:val="clear" w:color="auto" w:fill="auto"/>
            <w:noWrap/>
            <w:vAlign w:val="center"/>
            <w:hideMark/>
          </w:tcPr>
          <w:p w14:paraId="2169083B" w14:textId="77777777" w:rsidR="00020B30" w:rsidRPr="009373EF" w:rsidRDefault="00E02D98" w:rsidP="00020B30">
            <w:pPr>
              <w:numPr>
                <w:ilvl w:val="8"/>
                <w:numId w:val="1"/>
              </w:numPr>
              <w:spacing w:before="240" w:line="240" w:lineRule="auto"/>
              <w:ind w:firstLine="0"/>
              <w:jc w:val="center"/>
              <w:outlineLvl w:val="8"/>
              <w:rPr>
                <w:ins w:id="2587" w:author="Ruben" w:date="2016-12-12T09:37:00Z"/>
                <w:rFonts w:eastAsia="Times New Roman" w:cs="Calibri"/>
                <w:bCs/>
                <w:color w:val="000000"/>
                <w:sz w:val="20"/>
                <w:szCs w:val="20"/>
                <w:rPrChange w:id="2588" w:author="Leonardo Murta" w:date="2016-12-13T10:32:00Z">
                  <w:rPr>
                    <w:ins w:id="2589" w:author="Ruben" w:date="2016-12-12T09:37:00Z"/>
                    <w:rFonts w:ascii="Calibri" w:eastAsia="Times New Roman" w:hAnsi="Calibri" w:cs="Calibri"/>
                    <w:b/>
                    <w:bCs/>
                    <w:i/>
                    <w:color w:val="000000"/>
                    <w:sz w:val="18"/>
                    <w:szCs w:val="20"/>
                  </w:rPr>
                </w:rPrChange>
              </w:rPr>
            </w:pPr>
            <w:ins w:id="2590" w:author="Ruben" w:date="2016-12-12T09:37:00Z">
              <w:r w:rsidRPr="009373EF">
                <w:rPr>
                  <w:rFonts w:eastAsia="Times New Roman" w:cs="Calibri"/>
                  <w:bCs/>
                  <w:color w:val="000000"/>
                  <w:sz w:val="20"/>
                  <w:szCs w:val="20"/>
                  <w:rPrChange w:id="2591" w:author="Leonardo Murta" w:date="2016-12-13T10:32:00Z">
                    <w:rPr>
                      <w:rFonts w:ascii="Calibri" w:eastAsia="Times New Roman" w:hAnsi="Calibri" w:cs="Calibri"/>
                      <w:b/>
                      <w:bCs/>
                      <w:color w:val="000000"/>
                      <w:u w:val="single"/>
                    </w:rPr>
                  </w:rPrChange>
                </w:rPr>
                <w:t>24094</w:t>
              </w:r>
            </w:ins>
          </w:p>
        </w:tc>
        <w:tc>
          <w:tcPr>
            <w:tcW w:w="1232" w:type="dxa"/>
            <w:tcBorders>
              <w:top w:val="nil"/>
              <w:left w:val="nil"/>
              <w:bottom w:val="single" w:sz="8" w:space="0" w:color="auto"/>
              <w:right w:val="single" w:sz="8" w:space="0" w:color="auto"/>
            </w:tcBorders>
            <w:shd w:val="clear" w:color="auto" w:fill="auto"/>
            <w:noWrap/>
            <w:vAlign w:val="center"/>
            <w:hideMark/>
          </w:tcPr>
          <w:p w14:paraId="556D7EF9" w14:textId="77777777" w:rsidR="00020B30" w:rsidRPr="009373EF" w:rsidRDefault="00E02D98" w:rsidP="00020B30">
            <w:pPr>
              <w:numPr>
                <w:ilvl w:val="8"/>
                <w:numId w:val="1"/>
              </w:numPr>
              <w:spacing w:before="240" w:line="240" w:lineRule="auto"/>
              <w:ind w:firstLine="0"/>
              <w:jc w:val="center"/>
              <w:outlineLvl w:val="8"/>
              <w:rPr>
                <w:ins w:id="2592" w:author="Ruben" w:date="2016-12-12T09:37:00Z"/>
                <w:rFonts w:eastAsia="Times New Roman" w:cs="Calibri"/>
                <w:bCs/>
                <w:color w:val="000000"/>
                <w:sz w:val="20"/>
                <w:szCs w:val="20"/>
                <w:rPrChange w:id="2593" w:author="Leonardo Murta" w:date="2016-12-13T10:32:00Z">
                  <w:rPr>
                    <w:ins w:id="2594" w:author="Ruben" w:date="2016-12-12T09:37:00Z"/>
                    <w:rFonts w:ascii="Calibri" w:eastAsia="Times New Roman" w:hAnsi="Calibri" w:cs="Calibri"/>
                    <w:b/>
                    <w:bCs/>
                    <w:i/>
                    <w:color w:val="000000"/>
                    <w:sz w:val="18"/>
                    <w:szCs w:val="20"/>
                  </w:rPr>
                </w:rPrChange>
              </w:rPr>
            </w:pPr>
            <w:ins w:id="2595" w:author="Ruben" w:date="2016-12-12T09:37:00Z">
              <w:r w:rsidRPr="009373EF">
                <w:rPr>
                  <w:rFonts w:eastAsia="Times New Roman" w:cs="Calibri"/>
                  <w:bCs/>
                  <w:color w:val="000000"/>
                  <w:sz w:val="20"/>
                  <w:szCs w:val="20"/>
                  <w:rPrChange w:id="2596" w:author="Leonardo Murta" w:date="2016-12-13T10:32:00Z">
                    <w:rPr>
                      <w:rFonts w:ascii="Calibri" w:eastAsia="Times New Roman" w:hAnsi="Calibri" w:cs="Calibri"/>
                      <w:b/>
                      <w:bCs/>
                      <w:color w:val="000000"/>
                      <w:u w:val="single"/>
                    </w:rPr>
                  </w:rPrChange>
                </w:rPr>
                <w:t>24094</w:t>
              </w:r>
            </w:ins>
          </w:p>
        </w:tc>
        <w:tc>
          <w:tcPr>
            <w:tcW w:w="1136" w:type="dxa"/>
            <w:tcBorders>
              <w:top w:val="nil"/>
              <w:left w:val="nil"/>
              <w:bottom w:val="single" w:sz="8" w:space="0" w:color="auto"/>
              <w:right w:val="single" w:sz="8" w:space="0" w:color="auto"/>
            </w:tcBorders>
            <w:shd w:val="clear" w:color="auto" w:fill="auto"/>
            <w:noWrap/>
            <w:vAlign w:val="center"/>
            <w:hideMark/>
          </w:tcPr>
          <w:p w14:paraId="64ACF17E" w14:textId="77777777" w:rsidR="00020B30" w:rsidRPr="009373EF" w:rsidRDefault="00E02D98" w:rsidP="00020B30">
            <w:pPr>
              <w:numPr>
                <w:ilvl w:val="8"/>
                <w:numId w:val="1"/>
              </w:numPr>
              <w:spacing w:before="240" w:line="240" w:lineRule="auto"/>
              <w:ind w:firstLine="0"/>
              <w:jc w:val="center"/>
              <w:outlineLvl w:val="8"/>
              <w:rPr>
                <w:ins w:id="2597" w:author="Ruben" w:date="2016-12-12T09:37:00Z"/>
                <w:rFonts w:eastAsia="Times New Roman" w:cs="Calibri"/>
                <w:bCs/>
                <w:color w:val="FF0000"/>
                <w:sz w:val="20"/>
                <w:szCs w:val="20"/>
                <w:rPrChange w:id="2598" w:author="Leonardo Murta" w:date="2016-12-13T10:32:00Z">
                  <w:rPr>
                    <w:ins w:id="2599" w:author="Ruben" w:date="2016-12-12T09:37:00Z"/>
                    <w:rFonts w:ascii="Calibri" w:eastAsia="Times New Roman" w:hAnsi="Calibri" w:cs="Calibri"/>
                    <w:b/>
                    <w:bCs/>
                    <w:i/>
                    <w:color w:val="FF0000"/>
                    <w:sz w:val="18"/>
                    <w:szCs w:val="20"/>
                  </w:rPr>
                </w:rPrChange>
              </w:rPr>
            </w:pPr>
            <w:ins w:id="2600" w:author="Ruben" w:date="2016-12-12T09:37:00Z">
              <w:r w:rsidRPr="009373EF">
                <w:rPr>
                  <w:rFonts w:eastAsia="Times New Roman" w:cs="Calibri"/>
                  <w:bCs/>
                  <w:color w:val="FF0000"/>
                  <w:sz w:val="20"/>
                  <w:szCs w:val="20"/>
                  <w:rPrChange w:id="2601" w:author="Leonardo Murta" w:date="2016-12-13T10:32:00Z">
                    <w:rPr>
                      <w:rFonts w:ascii="Calibri" w:eastAsia="Times New Roman" w:hAnsi="Calibri" w:cs="Calibri"/>
                      <w:b/>
                      <w:bCs/>
                      <w:color w:val="FF0000"/>
                      <w:u w:val="single"/>
                    </w:rPr>
                  </w:rPrChange>
                </w:rPr>
                <w:t>48.51</w:t>
              </w:r>
            </w:ins>
          </w:p>
        </w:tc>
      </w:tr>
    </w:tbl>
    <w:p w14:paraId="381FF2CC" w14:textId="77777777" w:rsidR="00AD7EB7" w:rsidRPr="009373EF" w:rsidRDefault="00AD7EB7">
      <w:pPr>
        <w:pStyle w:val="Legenda"/>
        <w:rPr>
          <w:ins w:id="2602" w:author="Cristiano Cesario" w:date="2016-12-12T21:34:00Z"/>
          <w:lang w:eastAsia="pt-BR"/>
        </w:rPr>
        <w:pPrChange w:id="2603" w:author="Cristiano Cesario" w:date="2016-12-12T21:34:00Z">
          <w:pPr/>
        </w:pPrChange>
      </w:pPr>
      <w:bookmarkStart w:id="2604" w:name="_Ref469341826"/>
      <w:ins w:id="2605" w:author="Cristiano Cesario" w:date="2016-12-12T21:34:00Z">
        <w:r w:rsidRPr="00307F34">
          <w:t xml:space="preserve">Table </w:t>
        </w:r>
        <w:r w:rsidRPr="009373EF">
          <w:fldChar w:fldCharType="begin"/>
        </w:r>
        <w:r w:rsidRPr="009373EF">
          <w:rPr>
            <w:rPrChange w:id="2606" w:author="Leonardo Murta" w:date="2016-12-13T10:32:00Z">
              <w:rPr/>
            </w:rPrChange>
          </w:rPr>
          <w:instrText xml:space="preserve"> SEQ Table \* ARABIC </w:instrText>
        </w:r>
      </w:ins>
      <w:r w:rsidRPr="009373EF">
        <w:rPr>
          <w:rPrChange w:id="2607" w:author="Leonardo Murta" w:date="2016-12-13T10:32:00Z">
            <w:rPr/>
          </w:rPrChange>
        </w:rPr>
        <w:fldChar w:fldCharType="separate"/>
      </w:r>
      <w:ins w:id="2608" w:author="Cristiano Cesario" w:date="2016-12-12T21:34:00Z">
        <w:r w:rsidRPr="009373EF">
          <w:rPr>
            <w:rPrChange w:id="2609" w:author="Leonardo Murta" w:date="2016-12-13T10:32:00Z">
              <w:rPr>
                <w:noProof/>
              </w:rPr>
            </w:rPrChange>
          </w:rPr>
          <w:t>7</w:t>
        </w:r>
        <w:r w:rsidRPr="009373EF">
          <w:rPr>
            <w:rPrChange w:id="2610" w:author="Leonardo Murta" w:date="2016-12-13T10:32:00Z">
              <w:rPr/>
            </w:rPrChange>
          </w:rPr>
          <w:fldChar w:fldCharType="end"/>
        </w:r>
        <w:bookmarkEnd w:id="2604"/>
        <w:r w:rsidRPr="009373EF">
          <w:rPr>
            <w:rPrChange w:id="2611" w:author="Leonardo Murta" w:date="2016-12-13T10:32:00Z">
              <w:rPr/>
            </w:rPrChange>
          </w:rPr>
          <w:t xml:space="preserve">. </w:t>
        </w:r>
        <w:r w:rsidRPr="009373EF">
          <w:rPr>
            <w:b w:val="0"/>
            <w:lang w:eastAsia="pt-BR"/>
            <w:rPrChange w:id="2612" w:author="Leonardo Murta" w:date="2016-12-13T10:32:00Z">
              <w:rPr>
                <w:b/>
                <w:bCs/>
                <w:lang w:eastAsia="pt-BR"/>
              </w:rPr>
            </w:rPrChange>
          </w:rPr>
          <w:t>Reduction of the number of nodes by automatic collapse algorithm</w:t>
        </w:r>
      </w:ins>
    </w:p>
    <w:p w14:paraId="3CB25054" w14:textId="77777777" w:rsidR="00A77859" w:rsidRPr="00712F63" w:rsidDel="00AD7EB7" w:rsidRDefault="00AD7EB7">
      <w:pPr>
        <w:rPr>
          <w:ins w:id="2613" w:author="Ruben" w:date="2016-12-12T09:37:00Z"/>
          <w:del w:id="2614" w:author="Cristiano Cesario" w:date="2016-12-12T21:34:00Z"/>
          <w:lang w:eastAsia="pt-BR"/>
        </w:rPr>
      </w:pPr>
      <w:ins w:id="2615" w:author="Cristiano Cesario" w:date="2016-12-12T21:34:00Z">
        <w:r w:rsidRPr="004A7129" w:rsidDel="00AD7EB7">
          <w:rPr>
            <w:b/>
            <w:lang w:eastAsia="pt-BR"/>
          </w:rPr>
          <w:t xml:space="preserve"> </w:t>
        </w:r>
      </w:ins>
      <w:ins w:id="2616" w:author="Ruben" w:date="2016-12-12T09:39:00Z">
        <w:del w:id="2617" w:author="Cristiano Cesario" w:date="2016-12-12T21:34:00Z">
          <w:r w:rsidR="00E02D98" w:rsidRPr="009373EF" w:rsidDel="00AD7EB7">
            <w:rPr>
              <w:b/>
              <w:lang w:eastAsia="pt-BR"/>
              <w:rPrChange w:id="2618" w:author="Leonardo Murta" w:date="2016-12-13T10:32:00Z">
                <w:rPr>
                  <w:color w:val="0563C1" w:themeColor="hyperlink"/>
                  <w:u w:val="single"/>
                  <w:lang w:eastAsia="pt-BR"/>
                </w:rPr>
              </w:rPrChange>
            </w:rPr>
            <w:delText>Table T2.</w:delText>
          </w:r>
          <w:r w:rsidR="00020B30" w:rsidRPr="009373EF" w:rsidDel="00AD7EB7">
            <w:rPr>
              <w:lang w:eastAsia="pt-BR"/>
            </w:rPr>
            <w:delText xml:space="preserve"> Reduction of the number of nodes</w:delText>
          </w:r>
        </w:del>
      </w:ins>
      <w:ins w:id="2619" w:author="Ruben" w:date="2016-12-12T09:42:00Z">
        <w:del w:id="2620" w:author="Cristiano Cesario" w:date="2016-12-12T21:34:00Z">
          <w:r w:rsidR="00020B30" w:rsidRPr="004A7129" w:rsidDel="00AD7EB7">
            <w:rPr>
              <w:lang w:eastAsia="pt-BR"/>
            </w:rPr>
            <w:delText xml:space="preserve"> by automatic collapse algorithm</w:delText>
          </w:r>
        </w:del>
      </w:ins>
    </w:p>
    <w:p w14:paraId="1FC086A7" w14:textId="77777777" w:rsidR="00951E6F" w:rsidRPr="002C33DA" w:rsidDel="00AD7EB7" w:rsidRDefault="00951E6F">
      <w:pPr>
        <w:rPr>
          <w:ins w:id="2621" w:author="Ruben" w:date="2016-12-12T13:19:00Z"/>
          <w:lang w:eastAsia="pt-BR"/>
        </w:rPr>
      </w:pPr>
      <w:moveFromRangeStart w:id="2622" w:author="Cristiano Cesario" w:date="2016-12-12T21:38:00Z" w:name="move469342029"/>
      <w:moveFrom w:id="2623" w:author="Cristiano Cesario" w:date="2016-12-12T21:38:00Z">
        <w:ins w:id="2624" w:author="Ruben" w:date="2016-12-12T13:19:00Z">
          <w:r w:rsidRPr="00876FD4" w:rsidDel="00AD7EB7">
            <w:rPr>
              <w:lang w:eastAsia="pt-BR"/>
            </w:rPr>
            <w:t>(</w:t>
          </w:r>
        </w:ins>
        <w:ins w:id="2625" w:author="Ruben" w:date="2016-12-12T13:20:00Z">
          <w:r w:rsidRPr="00876FD4" w:rsidDel="00AD7EB7">
            <w:rPr>
              <w:lang w:eastAsia="pt-BR"/>
            </w:rPr>
            <w:t>PDF image</w:t>
          </w:r>
        </w:ins>
        <w:ins w:id="2626" w:author="Ruben" w:date="2016-12-12T13:19:00Z">
          <w:r w:rsidRPr="00876FD4" w:rsidDel="00AD7EB7">
            <w:rPr>
              <w:lang w:eastAsia="pt-BR"/>
            </w:rPr>
            <w:t>)</w:t>
          </w:r>
        </w:ins>
      </w:moveFrom>
    </w:p>
    <w:p w14:paraId="37FA69DE" w14:textId="77777777" w:rsidR="00951E6F" w:rsidRPr="002C33DA" w:rsidDel="00AD7EB7" w:rsidRDefault="00E02D98">
      <w:pPr>
        <w:rPr>
          <w:ins w:id="2627" w:author="Ruben" w:date="2016-12-12T13:23:00Z"/>
          <w:lang w:eastAsia="pt-BR"/>
        </w:rPr>
      </w:pPr>
      <w:moveFrom w:id="2628" w:author="Cristiano Cesario" w:date="2016-12-12T21:38:00Z">
        <w:ins w:id="2629" w:author="Ruben" w:date="2016-12-12T13:20:00Z">
          <w:r w:rsidRPr="009373EF" w:rsidDel="00AD7EB7">
            <w:rPr>
              <w:b/>
              <w:lang w:eastAsia="pt-BR"/>
              <w:rPrChange w:id="2630" w:author="Leonardo Murta" w:date="2016-12-13T10:32:00Z">
                <w:rPr>
                  <w:color w:val="0563C1" w:themeColor="hyperlink"/>
                  <w:u w:val="single"/>
                  <w:lang w:eastAsia="pt-BR"/>
                </w:rPr>
              </w:rPrChange>
            </w:rPr>
            <w:t>Figure B1</w:t>
          </w:r>
          <w:r w:rsidR="00951E6F" w:rsidRPr="009373EF" w:rsidDel="00AD7EB7">
            <w:rPr>
              <w:lang w:eastAsia="pt-BR"/>
            </w:rPr>
            <w:t xml:space="preserve">. </w:t>
          </w:r>
        </w:ins>
        <w:ins w:id="2631" w:author="Ruben" w:date="2016-12-12T13:23:00Z">
          <w:r w:rsidR="00EB1882" w:rsidRPr="004A7129" w:rsidDel="00AD7EB7">
            <w:rPr>
              <w:lang w:eastAsia="pt-BR"/>
            </w:rPr>
            <w:t>Running time</w:t>
          </w:r>
        </w:ins>
        <w:ins w:id="2632" w:author="Ruben" w:date="2016-12-12T13:25:00Z">
          <w:r w:rsidR="00EB1882" w:rsidRPr="00712F63" w:rsidDel="00AD7EB7">
            <w:rPr>
              <w:lang w:eastAsia="pt-BR"/>
            </w:rPr>
            <w:t xml:space="preserve"> of</w:t>
          </w:r>
        </w:ins>
        <w:ins w:id="2633" w:author="Ruben" w:date="2016-12-12T13:24:00Z">
          <w:r w:rsidR="00EB1882" w:rsidRPr="00876FD4" w:rsidDel="00AD7EB7">
            <w:rPr>
              <w:lang w:eastAsia="pt-BR"/>
            </w:rPr>
            <w:t xml:space="preserve"> “Commit History” operation</w:t>
          </w:r>
        </w:ins>
        <w:ins w:id="2634" w:author="Ruben" w:date="2016-12-12T13:23:00Z">
          <w:r w:rsidR="00EB1882" w:rsidRPr="00876FD4" w:rsidDel="00AD7EB7">
            <w:rPr>
              <w:lang w:eastAsia="pt-BR"/>
            </w:rPr>
            <w:t xml:space="preserve"> </w:t>
          </w:r>
        </w:ins>
        <w:ins w:id="2635" w:author="Ruben" w:date="2016-12-12T13:26:00Z">
          <w:r w:rsidR="00EB1882" w:rsidRPr="00876FD4" w:rsidDel="00AD7EB7">
            <w:rPr>
              <w:lang w:eastAsia="pt-BR"/>
            </w:rPr>
            <w:t xml:space="preserve">depending on </w:t>
          </w:r>
        </w:ins>
        <w:ins w:id="2636" w:author="Ruben" w:date="2016-12-12T13:27:00Z">
          <w:r w:rsidR="00EB1882" w:rsidRPr="002C33DA" w:rsidDel="00AD7EB7">
            <w:rPr>
              <w:lang w:eastAsia="pt-BR"/>
            </w:rPr>
            <w:t xml:space="preserve">number of executed collapse stages </w:t>
          </w:r>
        </w:ins>
      </w:moveFrom>
    </w:p>
    <w:p w14:paraId="1CBC4224" w14:textId="77777777" w:rsidR="00EB1882" w:rsidRPr="0029320D" w:rsidDel="00AD7EB7" w:rsidRDefault="00EB1882">
      <w:pPr>
        <w:rPr>
          <w:ins w:id="2637" w:author="Ruben" w:date="2016-12-12T13:23:00Z"/>
          <w:lang w:eastAsia="pt-BR"/>
        </w:rPr>
      </w:pPr>
      <w:moveFrom w:id="2638" w:author="Cristiano Cesario" w:date="2016-12-12T21:38:00Z">
        <w:ins w:id="2639" w:author="Ruben" w:date="2016-12-12T13:23:00Z">
          <w:r w:rsidRPr="004C46C6" w:rsidDel="00AD7EB7">
            <w:rPr>
              <w:lang w:eastAsia="pt-BR"/>
            </w:rPr>
            <w:t>(PDF image)</w:t>
          </w:r>
        </w:ins>
      </w:moveFrom>
    </w:p>
    <w:p w14:paraId="7D422668" w14:textId="77777777" w:rsidR="00EB1882" w:rsidRPr="00876FD4" w:rsidDel="00AD7EB7" w:rsidRDefault="00E02D98">
      <w:pPr>
        <w:rPr>
          <w:ins w:id="2640" w:author="Ruben" w:date="2016-12-12T13:19:00Z"/>
          <w:lang w:eastAsia="pt-BR"/>
        </w:rPr>
      </w:pPr>
      <w:moveFrom w:id="2641" w:author="Cristiano Cesario" w:date="2016-12-12T21:38:00Z">
        <w:ins w:id="2642" w:author="Ruben" w:date="2016-12-12T13:23:00Z">
          <w:r w:rsidRPr="009373EF" w:rsidDel="00AD7EB7">
            <w:rPr>
              <w:b/>
              <w:lang w:eastAsia="pt-BR"/>
              <w:rPrChange w:id="2643" w:author="Leonardo Murta" w:date="2016-12-13T10:32:00Z">
                <w:rPr>
                  <w:color w:val="0563C1" w:themeColor="hyperlink"/>
                  <w:u w:val="single"/>
                  <w:lang w:eastAsia="pt-BR"/>
                </w:rPr>
              </w:rPrChange>
            </w:rPr>
            <w:t>Figure B2</w:t>
          </w:r>
          <w:r w:rsidR="00EB1882" w:rsidRPr="009373EF" w:rsidDel="00AD7EB7">
            <w:rPr>
              <w:lang w:eastAsia="pt-BR"/>
            </w:rPr>
            <w:t>. Memory usage</w:t>
          </w:r>
        </w:ins>
        <w:ins w:id="2644" w:author="Ruben" w:date="2016-12-12T13:28:00Z">
          <w:r w:rsidR="00EB1882" w:rsidRPr="004A7129" w:rsidDel="00AD7EB7">
            <w:rPr>
              <w:lang w:eastAsia="pt-BR"/>
            </w:rPr>
            <w:t xml:space="preserve"> of </w:t>
          </w:r>
          <w:r w:rsidR="00EB1882" w:rsidRPr="00712F63" w:rsidDel="00AD7EB7">
            <w:rPr>
              <w:lang w:eastAsia="pt-BR"/>
            </w:rPr>
            <w:t>“Commit History” operation depending on number of executed collapse stages</w:t>
          </w:r>
        </w:ins>
      </w:moveFrom>
    </w:p>
    <w:moveFromRangeEnd w:id="2622"/>
    <w:p w14:paraId="6DC860FC" w14:textId="77777777" w:rsidR="00020B30" w:rsidRPr="009373EF" w:rsidRDefault="001654A5">
      <w:pPr>
        <w:rPr>
          <w:ins w:id="2645" w:author="Ruben" w:date="2016-12-12T10:29:00Z"/>
          <w:lang w:eastAsia="pt-BR"/>
        </w:rPr>
      </w:pPr>
      <w:ins w:id="2646" w:author="Ruben" w:date="2016-12-12T09:50:00Z">
        <w:r w:rsidRPr="00876FD4">
          <w:rPr>
            <w:lang w:eastAsia="pt-BR"/>
          </w:rPr>
          <w:t xml:space="preserve">Furthermore, </w:t>
        </w:r>
      </w:ins>
      <w:ins w:id="2647" w:author="Ruben" w:date="2016-12-12T11:01:00Z">
        <w:r w:rsidR="00875C5D" w:rsidRPr="00876FD4">
          <w:rPr>
            <w:lang w:eastAsia="pt-BR"/>
          </w:rPr>
          <w:t>we analyze running time</w:t>
        </w:r>
        <w:r w:rsidR="00425904" w:rsidRPr="00876FD4">
          <w:rPr>
            <w:lang w:eastAsia="pt-BR"/>
          </w:rPr>
          <w:t xml:space="preserve"> and </w:t>
        </w:r>
      </w:ins>
      <w:ins w:id="2648" w:author="Ruben" w:date="2016-12-12T10:34:00Z">
        <w:r w:rsidR="00BA57D3" w:rsidRPr="002C33DA">
          <w:rPr>
            <w:lang w:eastAsia="pt-BR"/>
          </w:rPr>
          <w:t>memory</w:t>
        </w:r>
      </w:ins>
      <w:ins w:id="2649" w:author="Ruben" w:date="2016-12-12T11:01:00Z">
        <w:r w:rsidR="00425904" w:rsidRPr="002C33DA">
          <w:rPr>
            <w:lang w:eastAsia="pt-BR"/>
          </w:rPr>
          <w:t xml:space="preserve"> usage</w:t>
        </w:r>
      </w:ins>
      <w:ins w:id="2650" w:author="Ruben" w:date="2016-12-12T11:02:00Z">
        <w:r w:rsidR="00425904" w:rsidRPr="002C33DA">
          <w:rPr>
            <w:lang w:eastAsia="pt-BR"/>
          </w:rPr>
          <w:t xml:space="preserve"> </w:t>
        </w:r>
      </w:ins>
      <w:ins w:id="2651" w:author="Ruben" w:date="2016-12-12T11:05:00Z">
        <w:r w:rsidR="00C66F5F" w:rsidRPr="002C33DA">
          <w:rPr>
            <w:lang w:eastAsia="pt-BR"/>
          </w:rPr>
          <w:t>of</w:t>
        </w:r>
      </w:ins>
      <w:ins w:id="2652" w:author="Ruben" w:date="2016-12-12T11:02:00Z">
        <w:r w:rsidR="00425904" w:rsidRPr="004C46C6">
          <w:rPr>
            <w:lang w:eastAsia="pt-BR"/>
          </w:rPr>
          <w:t xml:space="preserve"> “Commit History” operation. In particular,</w:t>
        </w:r>
      </w:ins>
      <w:ins w:id="2653" w:author="Ruben" w:date="2016-12-12T11:05:00Z">
        <w:r w:rsidR="00C66F5F" w:rsidRPr="0029320D">
          <w:rPr>
            <w:lang w:eastAsia="pt-BR"/>
          </w:rPr>
          <w:t xml:space="preserve"> data collected for</w:t>
        </w:r>
      </w:ins>
      <w:ins w:id="2654" w:author="Ruben" w:date="2016-12-12T11:02:00Z">
        <w:r w:rsidR="00425904" w:rsidRPr="0029320D">
          <w:rPr>
            <w:lang w:eastAsia="pt-BR"/>
          </w:rPr>
          <w:t xml:space="preserve"> </w:t>
        </w:r>
      </w:ins>
      <w:ins w:id="2655" w:author="Ruben" w:date="2016-12-12T11:03:00Z">
        <w:r w:rsidR="00425904" w:rsidRPr="00232F17">
          <w:rPr>
            <w:lang w:eastAsia="pt-BR"/>
          </w:rPr>
          <w:t>repositories</w:t>
        </w:r>
      </w:ins>
      <w:ins w:id="2656" w:author="Ruben" w:date="2016-12-12T11:02:00Z">
        <w:r w:rsidR="00425904" w:rsidRPr="001A25BE">
          <w:rPr>
            <w:lang w:eastAsia="pt-BR"/>
          </w:rPr>
          <w:t xml:space="preserve"> </w:t>
        </w:r>
      </w:ins>
      <w:ins w:id="2657" w:author="Ruben" w:date="2016-12-12T11:03:00Z">
        <w:r w:rsidR="00C66F5F" w:rsidRPr="001A25BE">
          <w:rPr>
            <w:lang w:eastAsia="pt-BR"/>
          </w:rPr>
          <w:t xml:space="preserve">that were visualized </w:t>
        </w:r>
      </w:ins>
      <w:ins w:id="2658" w:author="Ruben" w:date="2016-12-12T11:05:00Z">
        <w:r w:rsidR="00C66F5F" w:rsidRPr="00EF1D5B">
          <w:rPr>
            <w:lang w:eastAsia="pt-BR"/>
          </w:rPr>
          <w:t>before and after collapse ar</w:t>
        </w:r>
        <w:r w:rsidR="00C66F5F" w:rsidRPr="00CB6143">
          <w:rPr>
            <w:lang w:eastAsia="pt-BR"/>
          </w:rPr>
          <w:t>e</w:t>
        </w:r>
      </w:ins>
      <w:ins w:id="2659" w:author="Ruben" w:date="2016-12-12T11:10:00Z">
        <w:r w:rsidR="00C66F5F" w:rsidRPr="00CB6143">
          <w:rPr>
            <w:lang w:eastAsia="pt-BR"/>
          </w:rPr>
          <w:t xml:space="preserve"> </w:t>
        </w:r>
      </w:ins>
      <w:ins w:id="2660" w:author="Ruben" w:date="2016-12-12T11:12:00Z">
        <w:r w:rsidR="00C66F5F" w:rsidRPr="00CB6143">
          <w:rPr>
            <w:lang w:eastAsia="pt-BR"/>
          </w:rPr>
          <w:t>represented</w:t>
        </w:r>
      </w:ins>
      <w:ins w:id="2661" w:author="Ruben" w:date="2016-12-12T11:11:00Z">
        <w:r w:rsidR="00C66F5F" w:rsidRPr="00CB6143">
          <w:rPr>
            <w:lang w:eastAsia="pt-BR"/>
          </w:rPr>
          <w:t xml:space="preserve"> in </w:t>
        </w:r>
        <w:del w:id="2662" w:author="Cristiano Cesario" w:date="2016-12-12T21:41:00Z">
          <w:r w:rsidR="00C66F5F" w:rsidRPr="00B96FAC" w:rsidDel="0063565C">
            <w:rPr>
              <w:lang w:eastAsia="pt-BR"/>
            </w:rPr>
            <w:delText>Figures B1</w:delText>
          </w:r>
        </w:del>
      </w:ins>
      <w:ins w:id="2663" w:author="Cristiano Cesario" w:date="2016-12-12T21:41:00Z">
        <w:r w:rsidR="0063565C" w:rsidRPr="004A7129">
          <w:rPr>
            <w:lang w:eastAsia="pt-BR"/>
          </w:rPr>
          <w:fldChar w:fldCharType="begin"/>
        </w:r>
        <w:r w:rsidR="0063565C" w:rsidRPr="009373EF">
          <w:rPr>
            <w:lang w:eastAsia="pt-BR"/>
          </w:rPr>
          <w:instrText xml:space="preserve"> REF _Ref469342199 \h </w:instrText>
        </w:r>
      </w:ins>
      <w:r w:rsidR="0063565C" w:rsidRPr="004A7129">
        <w:rPr>
          <w:lang w:eastAsia="pt-BR"/>
        </w:rPr>
      </w:r>
      <w:r w:rsidR="0063565C" w:rsidRPr="004A7129">
        <w:rPr>
          <w:lang w:eastAsia="pt-BR"/>
          <w:rPrChange w:id="2664" w:author="Leonardo Murta" w:date="2016-12-13T10:32:00Z">
            <w:rPr>
              <w:lang w:eastAsia="pt-BR"/>
            </w:rPr>
          </w:rPrChange>
        </w:rPr>
        <w:fldChar w:fldCharType="separate"/>
      </w:r>
      <w:ins w:id="2665" w:author="Cristiano Cesario" w:date="2016-12-12T21:41:00Z">
        <w:r w:rsidR="0063565C" w:rsidRPr="004A7129">
          <w:t xml:space="preserve">Figure </w:t>
        </w:r>
        <w:r w:rsidR="0063565C" w:rsidRPr="009373EF">
          <w:rPr>
            <w:rPrChange w:id="2666" w:author="Leonardo Murta" w:date="2016-12-13T10:32:00Z">
              <w:rPr>
                <w:noProof/>
              </w:rPr>
            </w:rPrChange>
          </w:rPr>
          <w:t>19</w:t>
        </w:r>
        <w:r w:rsidR="0063565C" w:rsidRPr="004A7129">
          <w:rPr>
            <w:lang w:eastAsia="pt-BR"/>
          </w:rPr>
          <w:fldChar w:fldCharType="end"/>
        </w:r>
      </w:ins>
      <w:ins w:id="2667" w:author="Ruben" w:date="2016-12-12T11:11:00Z">
        <w:r w:rsidR="00C66F5F" w:rsidRPr="009373EF">
          <w:rPr>
            <w:lang w:eastAsia="pt-BR"/>
          </w:rPr>
          <w:t xml:space="preserve"> and </w:t>
        </w:r>
      </w:ins>
      <w:ins w:id="2668" w:author="Cristiano Cesario" w:date="2016-12-12T21:41:00Z">
        <w:r w:rsidR="0063565C" w:rsidRPr="004A7129">
          <w:rPr>
            <w:lang w:eastAsia="pt-BR"/>
          </w:rPr>
          <w:t xml:space="preserve">in </w:t>
        </w:r>
      </w:ins>
      <w:ins w:id="2669" w:author="Ruben" w:date="2016-12-12T11:11:00Z">
        <w:del w:id="2670" w:author="Cristiano Cesario" w:date="2016-12-12T21:41:00Z">
          <w:r w:rsidR="00C66F5F" w:rsidRPr="00712F63" w:rsidDel="0063565C">
            <w:rPr>
              <w:lang w:eastAsia="pt-BR"/>
            </w:rPr>
            <w:delText>B2</w:delText>
          </w:r>
        </w:del>
      </w:ins>
      <w:ins w:id="2671" w:author="Ruben" w:date="2016-12-12T11:10:00Z">
        <w:del w:id="2672" w:author="Cristiano Cesario" w:date="2016-12-12T21:41:00Z">
          <w:r w:rsidR="00C66F5F" w:rsidRPr="00876FD4" w:rsidDel="0063565C">
            <w:rPr>
              <w:lang w:eastAsia="pt-BR"/>
            </w:rPr>
            <w:delText xml:space="preserve"> </w:delText>
          </w:r>
        </w:del>
      </w:ins>
      <w:ins w:id="2673" w:author="Cristiano Cesario" w:date="2016-12-12T21:41:00Z">
        <w:r w:rsidR="0063565C" w:rsidRPr="004A7129">
          <w:rPr>
            <w:lang w:eastAsia="pt-BR"/>
          </w:rPr>
          <w:fldChar w:fldCharType="begin"/>
        </w:r>
        <w:r w:rsidR="0063565C" w:rsidRPr="009373EF">
          <w:rPr>
            <w:lang w:eastAsia="pt-BR"/>
          </w:rPr>
          <w:instrText xml:space="preserve"> REF _Ref469342208 \h </w:instrText>
        </w:r>
      </w:ins>
      <w:r w:rsidR="0063565C" w:rsidRPr="004A7129">
        <w:rPr>
          <w:lang w:eastAsia="pt-BR"/>
        </w:rPr>
      </w:r>
      <w:r w:rsidR="0063565C" w:rsidRPr="004A7129">
        <w:rPr>
          <w:lang w:eastAsia="pt-BR"/>
          <w:rPrChange w:id="2674" w:author="Leonardo Murta" w:date="2016-12-13T10:32:00Z">
            <w:rPr>
              <w:lang w:eastAsia="pt-BR"/>
            </w:rPr>
          </w:rPrChange>
        </w:rPr>
        <w:fldChar w:fldCharType="separate"/>
      </w:r>
      <w:ins w:id="2675" w:author="Cristiano Cesario" w:date="2016-12-12T21:41:00Z">
        <w:r w:rsidR="0063565C" w:rsidRPr="004A7129">
          <w:t xml:space="preserve">Figure </w:t>
        </w:r>
        <w:r w:rsidR="0063565C" w:rsidRPr="009373EF">
          <w:rPr>
            <w:rPrChange w:id="2676" w:author="Leonardo Murta" w:date="2016-12-13T10:32:00Z">
              <w:rPr>
                <w:noProof/>
              </w:rPr>
            </w:rPrChange>
          </w:rPr>
          <w:t>20</w:t>
        </w:r>
        <w:r w:rsidR="0063565C" w:rsidRPr="004A7129">
          <w:rPr>
            <w:lang w:eastAsia="pt-BR"/>
          </w:rPr>
          <w:fldChar w:fldCharType="end"/>
        </w:r>
        <w:r w:rsidR="0063565C" w:rsidRPr="009373EF">
          <w:rPr>
            <w:lang w:eastAsia="pt-BR"/>
          </w:rPr>
          <w:t xml:space="preserve"> </w:t>
        </w:r>
      </w:ins>
      <w:ins w:id="2677" w:author="Ruben" w:date="2016-12-12T11:10:00Z">
        <w:r w:rsidR="00C66F5F" w:rsidRPr="004A7129">
          <w:rPr>
            <w:lang w:eastAsia="pt-BR"/>
          </w:rPr>
          <w:t>using</w:t>
        </w:r>
      </w:ins>
      <w:ins w:id="2678" w:author="Ruben" w:date="2016-12-12T11:05:00Z">
        <w:r w:rsidR="00C66F5F" w:rsidRPr="00712F63">
          <w:rPr>
            <w:lang w:eastAsia="pt-BR"/>
          </w:rPr>
          <w:t xml:space="preserve"> </w:t>
        </w:r>
      </w:ins>
      <w:ins w:id="2679" w:author="Ruben" w:date="2016-12-12T11:10:00Z">
        <w:r w:rsidR="00C66F5F" w:rsidRPr="00876FD4">
          <w:rPr>
            <w:lang w:eastAsia="pt-BR"/>
          </w:rPr>
          <w:t>boxplots.</w:t>
        </w:r>
      </w:ins>
      <w:ins w:id="2680" w:author="Ruben" w:date="2016-12-12T11:11:00Z">
        <w:r w:rsidR="00C66F5F" w:rsidRPr="00876FD4">
          <w:rPr>
            <w:lang w:eastAsia="pt-BR"/>
          </w:rPr>
          <w:t xml:space="preserve"> </w:t>
        </w:r>
        <w:del w:id="2681" w:author="Cristiano Cesario" w:date="2016-12-12T21:41:00Z">
          <w:r w:rsidR="00C66F5F" w:rsidRPr="00876FD4" w:rsidDel="0063565C">
            <w:rPr>
              <w:lang w:eastAsia="pt-BR"/>
            </w:rPr>
            <w:delText>It is shown that</w:delText>
          </w:r>
        </w:del>
      </w:ins>
      <w:ins w:id="2682" w:author="Cristiano Cesario" w:date="2016-12-12T21:41:00Z">
        <w:r w:rsidR="0063565C" w:rsidRPr="002C33DA">
          <w:rPr>
            <w:lang w:eastAsia="pt-BR"/>
          </w:rPr>
          <w:t>that the figures show that</w:t>
        </w:r>
      </w:ins>
      <w:ins w:id="2683" w:author="Ruben" w:date="2016-12-12T13:30:00Z">
        <w:r w:rsidR="00EB1882" w:rsidRPr="002C33DA">
          <w:rPr>
            <w:lang w:eastAsia="pt-BR"/>
          </w:rPr>
          <w:t>, the more</w:t>
        </w:r>
      </w:ins>
      <w:ins w:id="2684" w:author="Ruben" w:date="2016-12-12T13:31:00Z">
        <w:r w:rsidR="00EB1882" w:rsidRPr="002C33DA">
          <w:rPr>
            <w:lang w:eastAsia="pt-BR"/>
          </w:rPr>
          <w:t xml:space="preserve"> collapse</w:t>
        </w:r>
      </w:ins>
      <w:ins w:id="2685" w:author="Ruben" w:date="2016-12-12T13:30:00Z">
        <w:r w:rsidR="00EB1882" w:rsidRPr="002C33DA">
          <w:rPr>
            <w:lang w:eastAsia="pt-BR"/>
          </w:rPr>
          <w:t xml:space="preserve"> stages </w:t>
        </w:r>
        <w:del w:id="2686" w:author="Cristiano Cesario" w:date="2016-12-12T21:41:00Z">
          <w:r w:rsidR="00EB1882" w:rsidRPr="004C46C6" w:rsidDel="0063565C">
            <w:rPr>
              <w:lang w:eastAsia="pt-BR"/>
            </w:rPr>
            <w:delText>are</w:delText>
          </w:r>
        </w:del>
      </w:ins>
      <w:ins w:id="2687" w:author="Cristiano Cesario" w:date="2016-12-12T21:41:00Z">
        <w:r w:rsidR="0063565C" w:rsidRPr="0029320D">
          <w:rPr>
            <w:lang w:eastAsia="pt-BR"/>
          </w:rPr>
          <w:t>we</w:t>
        </w:r>
      </w:ins>
      <w:ins w:id="2688" w:author="Ruben" w:date="2016-12-12T13:30:00Z">
        <w:r w:rsidR="00EB1882" w:rsidRPr="0029320D">
          <w:rPr>
            <w:lang w:eastAsia="pt-BR"/>
          </w:rPr>
          <w:t xml:space="preserve"> execute</w:t>
        </w:r>
        <w:del w:id="2689" w:author="Cristiano Cesario" w:date="2016-12-12T21:41:00Z">
          <w:r w:rsidR="00EB1882" w:rsidRPr="00232F17" w:rsidDel="0063565C">
            <w:rPr>
              <w:lang w:eastAsia="pt-BR"/>
            </w:rPr>
            <w:delText>d</w:delText>
          </w:r>
        </w:del>
        <w:r w:rsidR="00EB1882" w:rsidRPr="001A25BE">
          <w:rPr>
            <w:lang w:eastAsia="pt-BR"/>
          </w:rPr>
          <w:t>, the less time is needed to represent the commi</w:t>
        </w:r>
        <w:r w:rsidR="00EB1882" w:rsidRPr="00EF1D5B">
          <w:rPr>
            <w:lang w:eastAsia="pt-BR"/>
          </w:rPr>
          <w:t>t history</w:t>
        </w:r>
      </w:ins>
      <w:ins w:id="2690" w:author="Ruben" w:date="2016-12-12T13:31:00Z">
        <w:r w:rsidR="00EB1882" w:rsidRPr="00CB6143">
          <w:rPr>
            <w:lang w:eastAsia="pt-BR"/>
          </w:rPr>
          <w:t>, and the less memory is used</w:t>
        </w:r>
      </w:ins>
      <w:ins w:id="2691" w:author="Ruben" w:date="2016-12-12T13:32:00Z">
        <w:r w:rsidR="00EB1882" w:rsidRPr="00CB6143">
          <w:rPr>
            <w:lang w:eastAsia="pt-BR"/>
          </w:rPr>
          <w:t xml:space="preserve"> for this purpose</w:t>
        </w:r>
      </w:ins>
      <w:ins w:id="2692" w:author="Ruben" w:date="2016-12-12T13:30:00Z">
        <w:r w:rsidR="00EB1882" w:rsidRPr="00CB6143">
          <w:rPr>
            <w:lang w:eastAsia="pt-BR"/>
          </w:rPr>
          <w:t>.</w:t>
        </w:r>
      </w:ins>
      <w:ins w:id="2693" w:author="Ruben" w:date="2016-12-12T13:32:00Z">
        <w:r w:rsidR="00EB1882" w:rsidRPr="00CB6143">
          <w:rPr>
            <w:lang w:eastAsia="pt-BR"/>
          </w:rPr>
          <w:t xml:space="preserve"> </w:t>
        </w:r>
      </w:ins>
      <w:ins w:id="2694" w:author="Ruben" w:date="2016-12-12T13:33:00Z">
        <w:r w:rsidR="00875C5D" w:rsidRPr="00B96FAC">
          <w:rPr>
            <w:lang w:eastAsia="pt-BR"/>
          </w:rPr>
          <w:t xml:space="preserve">This can be explained by the fact that </w:t>
        </w:r>
      </w:ins>
      <w:ins w:id="2695" w:author="Cristiano Cesario" w:date="2016-12-12T21:42:00Z">
        <w:r w:rsidR="0063565C" w:rsidRPr="002F44A9">
          <w:rPr>
            <w:lang w:eastAsia="pt-BR"/>
          </w:rPr>
          <w:t xml:space="preserve">the automatic </w:t>
        </w:r>
      </w:ins>
      <w:ins w:id="2696" w:author="Ruben" w:date="2016-12-12T13:33:00Z">
        <w:r w:rsidR="00875C5D" w:rsidRPr="002F44A9">
          <w:rPr>
            <w:lang w:eastAsia="pt-BR"/>
          </w:rPr>
          <w:t xml:space="preserve">collapse algorithm is </w:t>
        </w:r>
      </w:ins>
      <w:ins w:id="2697" w:author="Ruben" w:date="2016-12-12T13:34:00Z">
        <w:r w:rsidR="00875C5D" w:rsidRPr="00E16339">
          <w:rPr>
            <w:lang w:eastAsia="pt-BR"/>
          </w:rPr>
          <w:t xml:space="preserve">linear and </w:t>
        </w:r>
      </w:ins>
      <w:ins w:id="2698" w:author="Ruben" w:date="2016-12-12T13:33:00Z">
        <w:r w:rsidR="00875C5D" w:rsidRPr="00E16339">
          <w:rPr>
            <w:lang w:eastAsia="pt-BR"/>
          </w:rPr>
          <w:t>very fast</w:t>
        </w:r>
      </w:ins>
      <w:ins w:id="2699" w:author="Ruben" w:date="2016-12-12T13:37:00Z">
        <w:r w:rsidR="00875C5D" w:rsidRPr="004416DF">
          <w:rPr>
            <w:lang w:eastAsia="pt-BR"/>
          </w:rPr>
          <w:t xml:space="preserve"> comparing to </w:t>
        </w:r>
      </w:ins>
      <w:ins w:id="2700" w:author="Ruben" w:date="2016-12-12T13:40:00Z">
        <w:r w:rsidR="00875C5D" w:rsidRPr="004416DF">
          <w:rPr>
            <w:lang w:eastAsia="pt-BR"/>
          </w:rPr>
          <w:t xml:space="preserve">subsequent </w:t>
        </w:r>
      </w:ins>
      <w:ins w:id="2701" w:author="Ruben" w:date="2016-12-12T13:37:00Z">
        <w:r w:rsidR="00875C5D" w:rsidRPr="009373EF">
          <w:rPr>
            <w:lang w:eastAsia="pt-BR"/>
          </w:rPr>
          <w:t>visualization process</w:t>
        </w:r>
      </w:ins>
      <w:ins w:id="2702" w:author="Ruben" w:date="2016-12-12T13:34:00Z">
        <w:r w:rsidR="00875C5D" w:rsidRPr="009373EF">
          <w:rPr>
            <w:lang w:eastAsia="pt-BR"/>
          </w:rPr>
          <w:t>, and eases th</w:t>
        </w:r>
      </w:ins>
      <w:ins w:id="2703" w:author="Ruben" w:date="2016-12-12T13:41:00Z">
        <w:r w:rsidR="00875C5D" w:rsidRPr="009373EF">
          <w:rPr>
            <w:lang w:eastAsia="pt-BR"/>
          </w:rPr>
          <w:t>is</w:t>
        </w:r>
      </w:ins>
      <w:ins w:id="2704" w:author="Ruben" w:date="2016-12-12T13:42:00Z">
        <w:r w:rsidR="00875C5D" w:rsidRPr="009373EF">
          <w:rPr>
            <w:lang w:eastAsia="pt-BR"/>
          </w:rPr>
          <w:t xml:space="preserve"> representation</w:t>
        </w:r>
      </w:ins>
      <w:ins w:id="2705" w:author="Ruben" w:date="2016-12-12T13:34:00Z">
        <w:r w:rsidR="00875C5D" w:rsidRPr="009373EF">
          <w:rPr>
            <w:lang w:eastAsia="pt-BR"/>
          </w:rPr>
          <w:t xml:space="preserve"> of the </w:t>
        </w:r>
      </w:ins>
      <w:ins w:id="2706" w:author="Ruben" w:date="2016-12-12T13:35:00Z">
        <w:r w:rsidR="00875C5D" w:rsidRPr="009373EF">
          <w:rPr>
            <w:lang w:eastAsia="pt-BR"/>
          </w:rPr>
          <w:t>commit graph</w:t>
        </w:r>
      </w:ins>
      <w:ins w:id="2707" w:author="Ruben" w:date="2016-12-12T13:34:00Z">
        <w:r w:rsidR="00875C5D" w:rsidRPr="009373EF">
          <w:rPr>
            <w:lang w:eastAsia="pt-BR"/>
          </w:rPr>
          <w:t>.</w:t>
        </w:r>
      </w:ins>
      <w:ins w:id="2708" w:author="Ruben" w:date="2016-12-12T13:43:00Z">
        <w:r w:rsidR="004E37AC" w:rsidRPr="009373EF">
          <w:rPr>
            <w:lang w:eastAsia="pt-BR"/>
          </w:rPr>
          <w:t xml:space="preserve"> Using this method, </w:t>
        </w:r>
      </w:ins>
      <w:ins w:id="2709" w:author="Ruben" w:date="2016-12-12T13:44:00Z">
        <w:r w:rsidR="004E37AC" w:rsidRPr="009373EF">
          <w:rPr>
            <w:lang w:eastAsia="pt-BR"/>
          </w:rPr>
          <w:t xml:space="preserve">significantly better </w:t>
        </w:r>
      </w:ins>
      <w:ins w:id="2710" w:author="Ruben" w:date="2016-12-12T13:45:00Z">
        <w:r w:rsidR="004E37AC" w:rsidRPr="009373EF">
          <w:rPr>
            <w:lang w:eastAsia="pt-BR"/>
          </w:rPr>
          <w:t xml:space="preserve">running </w:t>
        </w:r>
      </w:ins>
      <w:ins w:id="2711" w:author="Ruben" w:date="2016-12-12T13:44:00Z">
        <w:r w:rsidR="004E37AC" w:rsidRPr="009373EF">
          <w:rPr>
            <w:lang w:eastAsia="pt-BR"/>
          </w:rPr>
          <w:t xml:space="preserve">times </w:t>
        </w:r>
      </w:ins>
      <w:ins w:id="2712" w:author="Ruben" w:date="2016-12-12T13:45:00Z">
        <w:r w:rsidR="004E37AC" w:rsidRPr="009373EF">
          <w:rPr>
            <w:lang w:eastAsia="pt-BR"/>
          </w:rPr>
          <w:t xml:space="preserve">and memory usage values </w:t>
        </w:r>
      </w:ins>
      <w:ins w:id="2713" w:author="Ruben" w:date="2016-12-12T13:44:00Z">
        <w:r w:rsidR="004E37AC" w:rsidRPr="009373EF">
          <w:rPr>
            <w:lang w:eastAsia="pt-BR"/>
          </w:rPr>
          <w:t>are obtained</w:t>
        </w:r>
      </w:ins>
      <w:ins w:id="2714" w:author="Ruben" w:date="2016-12-12T14:11:00Z">
        <w:r w:rsidR="00ED7809" w:rsidRPr="009373EF">
          <w:rPr>
            <w:lang w:eastAsia="pt-BR"/>
          </w:rPr>
          <w:t>, compar</w:t>
        </w:r>
      </w:ins>
      <w:ins w:id="2715" w:author="Cristiano Cesario" w:date="2016-12-12T21:42:00Z">
        <w:r w:rsidR="0063565C" w:rsidRPr="009373EF">
          <w:rPr>
            <w:lang w:eastAsia="pt-BR"/>
          </w:rPr>
          <w:t>ed</w:t>
        </w:r>
      </w:ins>
      <w:ins w:id="2716" w:author="Ruben" w:date="2016-12-12T14:11:00Z">
        <w:del w:id="2717" w:author="Cristiano Cesario" w:date="2016-12-12T21:42:00Z">
          <w:r w:rsidR="00ED7809" w:rsidRPr="009373EF" w:rsidDel="0063565C">
            <w:rPr>
              <w:lang w:eastAsia="pt-BR"/>
            </w:rPr>
            <w:delText>ing</w:delText>
          </w:r>
        </w:del>
        <w:r w:rsidR="00ED7809" w:rsidRPr="009373EF">
          <w:rPr>
            <w:lang w:eastAsia="pt-BR"/>
          </w:rPr>
          <w:t xml:space="preserve"> with </w:t>
        </w:r>
        <w:del w:id="2718" w:author="Cristiano Cesario" w:date="2016-12-12T21:42:00Z">
          <w:r w:rsidR="00ED7809" w:rsidRPr="009373EF" w:rsidDel="0063565C">
            <w:rPr>
              <w:lang w:eastAsia="pt-BR"/>
            </w:rPr>
            <w:delText xml:space="preserve">the </w:delText>
          </w:r>
        </w:del>
        <w:r w:rsidR="00ED7809" w:rsidRPr="009373EF">
          <w:rPr>
            <w:lang w:eastAsia="pt-BR"/>
          </w:rPr>
          <w:t xml:space="preserve">values before the </w:t>
        </w:r>
      </w:ins>
      <w:ins w:id="2719" w:author="Cristiano Cesario" w:date="2016-12-12T21:42:00Z">
        <w:r w:rsidR="0063565C" w:rsidRPr="009373EF">
          <w:rPr>
            <w:lang w:eastAsia="pt-BR"/>
          </w:rPr>
          <w:t xml:space="preserve">automatic </w:t>
        </w:r>
      </w:ins>
      <w:ins w:id="2720" w:author="Ruben" w:date="2016-12-12T14:11:00Z">
        <w:r w:rsidR="00ED7809" w:rsidRPr="009373EF">
          <w:rPr>
            <w:lang w:eastAsia="pt-BR"/>
          </w:rPr>
          <w:t>collapse</w:t>
        </w:r>
      </w:ins>
      <w:ins w:id="2721" w:author="Ruben" w:date="2016-12-12T13:46:00Z">
        <w:r w:rsidR="004E37AC" w:rsidRPr="009373EF">
          <w:rPr>
            <w:lang w:eastAsia="pt-BR"/>
          </w:rPr>
          <w:t>.</w:t>
        </w:r>
      </w:ins>
      <w:ins w:id="2722" w:author="Ruben" w:date="2016-12-12T13:49:00Z">
        <w:r w:rsidR="004E37AC" w:rsidRPr="009373EF">
          <w:rPr>
            <w:lang w:eastAsia="pt-BR"/>
          </w:rPr>
          <w:t xml:space="preserve"> </w:t>
        </w:r>
      </w:ins>
      <w:ins w:id="2723" w:author="Ruben" w:date="2016-12-12T13:50:00Z">
        <w:r w:rsidR="004E37AC" w:rsidRPr="009373EF">
          <w:rPr>
            <w:lang w:eastAsia="pt-BR"/>
          </w:rPr>
          <w:t>It was possible to visualize repositories with tens of thousands of nodes</w:t>
        </w:r>
      </w:ins>
      <w:ins w:id="2724" w:author="Ruben" w:date="2016-12-12T13:57:00Z">
        <w:r w:rsidR="002D3C58" w:rsidRPr="009373EF">
          <w:rPr>
            <w:lang w:eastAsia="pt-BR"/>
          </w:rPr>
          <w:t xml:space="preserve"> (Drupal and Expresso Livre)</w:t>
        </w:r>
      </w:ins>
      <w:ins w:id="2725" w:author="Ruben" w:date="2016-12-12T13:51:00Z">
        <w:r w:rsidR="004E37AC" w:rsidRPr="009373EF">
          <w:rPr>
            <w:lang w:eastAsia="pt-BR"/>
          </w:rPr>
          <w:t>,</w:t>
        </w:r>
      </w:ins>
      <w:ins w:id="2726" w:author="Ruben" w:date="2016-12-12T13:52:00Z">
        <w:r w:rsidR="004E37AC" w:rsidRPr="009373EF">
          <w:rPr>
            <w:lang w:eastAsia="pt-BR"/>
          </w:rPr>
          <w:t xml:space="preserve"> </w:t>
        </w:r>
        <w:r w:rsidR="002D3C58" w:rsidRPr="009373EF">
          <w:rPr>
            <w:lang w:eastAsia="pt-BR"/>
          </w:rPr>
          <w:t>which</w:t>
        </w:r>
      </w:ins>
      <w:ins w:id="2727" w:author="Ruben" w:date="2016-12-12T13:51:00Z">
        <w:r w:rsidR="004E37AC" w:rsidRPr="009373EF">
          <w:rPr>
            <w:lang w:eastAsia="pt-BR"/>
          </w:rPr>
          <w:t xml:space="preserve"> could not be represented before, without applying collapse</w:t>
        </w:r>
      </w:ins>
      <w:ins w:id="2728" w:author="Ruben" w:date="2016-12-12T13:53:00Z">
        <w:r w:rsidR="002D3C58" w:rsidRPr="009373EF">
          <w:rPr>
            <w:lang w:eastAsia="pt-BR"/>
          </w:rPr>
          <w:t xml:space="preserve"> process</w:t>
        </w:r>
      </w:ins>
      <w:ins w:id="2729" w:author="Ruben" w:date="2016-12-12T13:51:00Z">
        <w:r w:rsidR="004E37AC" w:rsidRPr="009373EF">
          <w:rPr>
            <w:lang w:eastAsia="pt-BR"/>
          </w:rPr>
          <w:t>.</w:t>
        </w:r>
      </w:ins>
    </w:p>
    <w:p w14:paraId="3B3D9178" w14:textId="77777777" w:rsidR="00AD7EB7" w:rsidRPr="009373EF" w:rsidDel="00AD7EB7" w:rsidRDefault="00AD7EB7" w:rsidP="00AD7EB7">
      <w:pPr>
        <w:rPr>
          <w:del w:id="2730" w:author="Cristiano Cesario" w:date="2016-12-12T21:38:00Z"/>
          <w:lang w:eastAsia="pt-BR"/>
        </w:rPr>
      </w:pPr>
      <w:moveToRangeStart w:id="2731" w:author="Cristiano Cesario" w:date="2016-12-12T21:38:00Z" w:name="move469342029"/>
      <w:moveTo w:id="2732" w:author="Cristiano Cesario" w:date="2016-12-12T21:38:00Z">
        <w:del w:id="2733" w:author="Cristiano Cesario" w:date="2016-12-12T21:38:00Z">
          <w:r w:rsidRPr="009373EF" w:rsidDel="00AD7EB7">
            <w:rPr>
              <w:lang w:eastAsia="pt-BR"/>
            </w:rPr>
            <w:lastRenderedPageBreak/>
            <w:delText>(PDF image)</w:delText>
          </w:r>
        </w:del>
      </w:moveTo>
    </w:p>
    <w:p w14:paraId="44026E0D" w14:textId="77777777" w:rsidR="00AD7EB7" w:rsidRPr="009373EF" w:rsidRDefault="00AD7EB7">
      <w:pPr>
        <w:pStyle w:val="Legenda"/>
        <w:rPr>
          <w:ins w:id="2734" w:author="Cristiano Cesario" w:date="2016-12-12T21:38:00Z"/>
          <w:lang w:eastAsia="pt-BR"/>
        </w:rPr>
        <w:pPrChange w:id="2735" w:author="Cristiano Cesario" w:date="2016-12-12T21:38:00Z">
          <w:pPr/>
        </w:pPrChange>
      </w:pPr>
      <w:bookmarkStart w:id="2736" w:name="_Ref469342199"/>
      <w:ins w:id="2737" w:author="Cristiano Cesario" w:date="2016-12-12T21:38:00Z">
        <w:r w:rsidRPr="00307F34">
          <w:t xml:space="preserve">Figure </w:t>
        </w:r>
        <w:r w:rsidRPr="009373EF">
          <w:fldChar w:fldCharType="begin"/>
        </w:r>
        <w:r w:rsidRPr="009373EF">
          <w:rPr>
            <w:rPrChange w:id="2738" w:author="Leonardo Murta" w:date="2016-12-13T10:32:00Z">
              <w:rPr/>
            </w:rPrChange>
          </w:rPr>
          <w:instrText xml:space="preserve"> SEQ Figure \* ARABIC </w:instrText>
        </w:r>
      </w:ins>
      <w:r w:rsidRPr="009373EF">
        <w:rPr>
          <w:rPrChange w:id="2739" w:author="Leonardo Murta" w:date="2016-12-13T10:32:00Z">
            <w:rPr/>
          </w:rPrChange>
        </w:rPr>
        <w:fldChar w:fldCharType="separate"/>
      </w:r>
      <w:ins w:id="2740" w:author="Cristiano Cesario" w:date="2016-12-12T21:38:00Z">
        <w:r w:rsidRPr="009373EF">
          <w:rPr>
            <w:rPrChange w:id="2741" w:author="Leonardo Murta" w:date="2016-12-13T10:32:00Z">
              <w:rPr>
                <w:noProof/>
              </w:rPr>
            </w:rPrChange>
          </w:rPr>
          <w:t>19</w:t>
        </w:r>
        <w:r w:rsidRPr="009373EF">
          <w:rPr>
            <w:rPrChange w:id="2742" w:author="Leonardo Murta" w:date="2016-12-13T10:32:00Z">
              <w:rPr/>
            </w:rPrChange>
          </w:rPr>
          <w:fldChar w:fldCharType="end"/>
        </w:r>
        <w:bookmarkEnd w:id="2736"/>
        <w:r w:rsidRPr="009373EF">
          <w:rPr>
            <w:rPrChange w:id="2743" w:author="Leonardo Murta" w:date="2016-12-13T10:32:00Z">
              <w:rPr/>
            </w:rPrChange>
          </w:rPr>
          <w:t xml:space="preserve">. </w:t>
        </w:r>
        <w:r w:rsidRPr="009373EF">
          <w:rPr>
            <w:b w:val="0"/>
            <w:lang w:eastAsia="pt-BR"/>
            <w:rPrChange w:id="2744" w:author="Leonardo Murta" w:date="2016-12-13T10:32:00Z">
              <w:rPr>
                <w:b/>
                <w:bCs/>
                <w:lang w:eastAsia="pt-BR"/>
              </w:rPr>
            </w:rPrChange>
          </w:rPr>
          <w:t xml:space="preserve">Running time </w:t>
        </w:r>
      </w:ins>
      <w:ins w:id="2745" w:author="Cristiano Cesario" w:date="2016-12-12T21:40:00Z">
        <w:r w:rsidR="0063565C" w:rsidRPr="009373EF">
          <w:rPr>
            <w:b w:val="0"/>
            <w:lang w:eastAsia="pt-BR"/>
            <w:rPrChange w:id="2746" w:author="Leonardo Murta" w:date="2016-12-13T10:32:00Z">
              <w:rPr>
                <w:b/>
                <w:lang w:eastAsia="pt-BR"/>
              </w:rPr>
            </w:rPrChange>
          </w:rPr>
          <w:t>of</w:t>
        </w:r>
      </w:ins>
      <w:ins w:id="2747" w:author="Cristiano Cesario" w:date="2016-12-12T21:38:00Z">
        <w:r w:rsidRPr="009373EF">
          <w:rPr>
            <w:b w:val="0"/>
            <w:lang w:eastAsia="pt-BR"/>
            <w:rPrChange w:id="2748" w:author="Leonardo Murta" w:date="2016-12-13T10:32:00Z">
              <w:rPr>
                <w:b/>
                <w:bCs/>
                <w:lang w:eastAsia="pt-BR"/>
              </w:rPr>
            </w:rPrChange>
          </w:rPr>
          <w:t xml:space="preserve"> “Commit History” operation depending on </w:t>
        </w:r>
      </w:ins>
      <w:ins w:id="2749" w:author="Cristiano Cesario" w:date="2016-12-12T21:39:00Z">
        <w:r w:rsidR="0063565C" w:rsidRPr="009373EF">
          <w:rPr>
            <w:b w:val="0"/>
            <w:lang w:eastAsia="pt-BR"/>
            <w:rPrChange w:id="2750" w:author="Leonardo Murta" w:date="2016-12-13T10:32:00Z">
              <w:rPr>
                <w:b/>
                <w:lang w:eastAsia="pt-BR"/>
              </w:rPr>
            </w:rPrChange>
          </w:rPr>
          <w:t xml:space="preserve">the </w:t>
        </w:r>
      </w:ins>
      <w:ins w:id="2751" w:author="Cristiano Cesario" w:date="2016-12-12T21:38:00Z">
        <w:r w:rsidRPr="009373EF">
          <w:rPr>
            <w:b w:val="0"/>
            <w:lang w:eastAsia="pt-BR"/>
            <w:rPrChange w:id="2752" w:author="Leonardo Murta" w:date="2016-12-13T10:32:00Z">
              <w:rPr>
                <w:b/>
                <w:bCs/>
                <w:lang w:eastAsia="pt-BR"/>
              </w:rPr>
            </w:rPrChange>
          </w:rPr>
          <w:t>number of executed collapse stages</w:t>
        </w:r>
      </w:ins>
    </w:p>
    <w:p w14:paraId="2C44D12D" w14:textId="77777777" w:rsidR="00AD7EB7" w:rsidRPr="00876FD4" w:rsidDel="00AD7EB7" w:rsidRDefault="00AD7EB7" w:rsidP="00AD7EB7">
      <w:pPr>
        <w:rPr>
          <w:del w:id="2753" w:author="Cristiano Cesario" w:date="2016-12-12T21:38:00Z"/>
          <w:lang w:eastAsia="pt-BR"/>
        </w:rPr>
      </w:pPr>
      <w:ins w:id="2754" w:author="Cristiano Cesario" w:date="2016-12-12T21:38:00Z">
        <w:r w:rsidRPr="004A7129" w:rsidDel="00AD7EB7">
          <w:rPr>
            <w:b/>
            <w:lang w:eastAsia="pt-BR"/>
          </w:rPr>
          <w:t xml:space="preserve"> </w:t>
        </w:r>
      </w:ins>
      <w:moveTo w:id="2755" w:author="Cristiano Cesario" w:date="2016-12-12T21:38:00Z">
        <w:del w:id="2756" w:author="Cristiano Cesario" w:date="2016-12-12T21:38:00Z">
          <w:r w:rsidRPr="00712F63" w:rsidDel="00AD7EB7">
            <w:rPr>
              <w:b/>
              <w:lang w:eastAsia="pt-BR"/>
            </w:rPr>
            <w:delText>Figure B1</w:delText>
          </w:r>
          <w:r w:rsidRPr="009373EF" w:rsidDel="00AD7EB7">
            <w:rPr>
              <w:lang w:eastAsia="pt-BR"/>
            </w:rPr>
            <w:delText xml:space="preserve">. Running time of </w:delText>
          </w:r>
          <w:r w:rsidRPr="004A7129" w:rsidDel="00AD7EB7">
            <w:rPr>
              <w:lang w:eastAsia="pt-BR"/>
            </w:rPr>
            <w:delText>“Commit History” o</w:delText>
          </w:r>
          <w:r w:rsidRPr="00712F63" w:rsidDel="00AD7EB7">
            <w:rPr>
              <w:lang w:eastAsia="pt-BR"/>
            </w:rPr>
            <w:delText xml:space="preserve">peration depending on number of executed collapse stages </w:delText>
          </w:r>
        </w:del>
      </w:moveTo>
    </w:p>
    <w:p w14:paraId="671966C4" w14:textId="77777777" w:rsidR="00AD7EB7" w:rsidRPr="00876FD4" w:rsidDel="00AD7EB7" w:rsidRDefault="00AD7EB7" w:rsidP="00AD7EB7">
      <w:pPr>
        <w:rPr>
          <w:del w:id="2757" w:author="Cristiano Cesario" w:date="2016-12-12T21:38:00Z"/>
          <w:lang w:eastAsia="pt-BR"/>
        </w:rPr>
      </w:pPr>
      <w:moveTo w:id="2758" w:author="Cristiano Cesario" w:date="2016-12-12T21:38:00Z">
        <w:del w:id="2759" w:author="Cristiano Cesario" w:date="2016-12-12T21:38:00Z">
          <w:r w:rsidRPr="00876FD4" w:rsidDel="00AD7EB7">
            <w:rPr>
              <w:lang w:eastAsia="pt-BR"/>
            </w:rPr>
            <w:delText>(PDF image)</w:delText>
          </w:r>
        </w:del>
      </w:moveTo>
    </w:p>
    <w:p w14:paraId="5488489D" w14:textId="77777777" w:rsidR="00AD7EB7" w:rsidRPr="009373EF" w:rsidRDefault="00AD7EB7">
      <w:pPr>
        <w:pStyle w:val="Legenda"/>
        <w:rPr>
          <w:ins w:id="2760" w:author="Cristiano Cesario" w:date="2016-12-12T21:38:00Z"/>
          <w:lang w:eastAsia="pt-BR"/>
        </w:rPr>
        <w:pPrChange w:id="2761" w:author="Cristiano Cesario" w:date="2016-12-12T21:39:00Z">
          <w:pPr/>
        </w:pPrChange>
      </w:pPr>
      <w:bookmarkStart w:id="2762" w:name="_Ref469342208"/>
      <w:ins w:id="2763" w:author="Cristiano Cesario" w:date="2016-12-12T21:39:00Z">
        <w:r w:rsidRPr="002C33DA">
          <w:t xml:space="preserve">Figure </w:t>
        </w:r>
        <w:r w:rsidRPr="009373EF">
          <w:fldChar w:fldCharType="begin"/>
        </w:r>
        <w:r w:rsidRPr="009373EF">
          <w:rPr>
            <w:rPrChange w:id="2764" w:author="Leonardo Murta" w:date="2016-12-13T10:32:00Z">
              <w:rPr/>
            </w:rPrChange>
          </w:rPr>
          <w:instrText xml:space="preserve"> SEQ Figure \* ARABIC </w:instrText>
        </w:r>
      </w:ins>
      <w:r w:rsidRPr="009373EF">
        <w:rPr>
          <w:rPrChange w:id="2765" w:author="Leonardo Murta" w:date="2016-12-13T10:32:00Z">
            <w:rPr/>
          </w:rPrChange>
        </w:rPr>
        <w:fldChar w:fldCharType="separate"/>
      </w:r>
      <w:ins w:id="2766" w:author="Cristiano Cesario" w:date="2016-12-12T21:39:00Z">
        <w:r w:rsidRPr="009373EF">
          <w:rPr>
            <w:rPrChange w:id="2767" w:author="Leonardo Murta" w:date="2016-12-13T10:32:00Z">
              <w:rPr>
                <w:noProof/>
              </w:rPr>
            </w:rPrChange>
          </w:rPr>
          <w:t>20</w:t>
        </w:r>
        <w:r w:rsidRPr="009373EF">
          <w:rPr>
            <w:rPrChange w:id="2768" w:author="Leonardo Murta" w:date="2016-12-13T10:32:00Z">
              <w:rPr/>
            </w:rPrChange>
          </w:rPr>
          <w:fldChar w:fldCharType="end"/>
        </w:r>
        <w:bookmarkEnd w:id="2762"/>
        <w:r w:rsidRPr="009373EF">
          <w:rPr>
            <w:rPrChange w:id="2769" w:author="Leonardo Murta" w:date="2016-12-13T10:32:00Z">
              <w:rPr/>
            </w:rPrChange>
          </w:rPr>
          <w:t xml:space="preserve">. </w:t>
        </w:r>
        <w:r w:rsidRPr="009373EF">
          <w:rPr>
            <w:b w:val="0"/>
            <w:lang w:eastAsia="pt-BR"/>
            <w:rPrChange w:id="2770" w:author="Leonardo Murta" w:date="2016-12-13T10:32:00Z">
              <w:rPr>
                <w:b/>
                <w:bCs/>
                <w:lang w:eastAsia="pt-BR"/>
              </w:rPr>
            </w:rPrChange>
          </w:rPr>
          <w:t xml:space="preserve">Memory usage </w:t>
        </w:r>
      </w:ins>
      <w:ins w:id="2771" w:author="Cristiano Cesario" w:date="2016-12-12T21:40:00Z">
        <w:r w:rsidR="0063565C" w:rsidRPr="009373EF">
          <w:rPr>
            <w:b w:val="0"/>
            <w:lang w:eastAsia="pt-BR"/>
            <w:rPrChange w:id="2772" w:author="Leonardo Murta" w:date="2016-12-13T10:32:00Z">
              <w:rPr>
                <w:b/>
                <w:lang w:eastAsia="pt-BR"/>
              </w:rPr>
            </w:rPrChange>
          </w:rPr>
          <w:t>of</w:t>
        </w:r>
      </w:ins>
      <w:ins w:id="2773" w:author="Cristiano Cesario" w:date="2016-12-12T21:39:00Z">
        <w:r w:rsidRPr="009373EF">
          <w:rPr>
            <w:b w:val="0"/>
            <w:lang w:eastAsia="pt-BR"/>
            <w:rPrChange w:id="2774" w:author="Leonardo Murta" w:date="2016-12-13T10:32:00Z">
              <w:rPr>
                <w:b/>
                <w:bCs/>
                <w:lang w:eastAsia="pt-BR"/>
              </w:rPr>
            </w:rPrChange>
          </w:rPr>
          <w:t xml:space="preserve"> “Commit History” operation depending on</w:t>
        </w:r>
        <w:r w:rsidR="0063565C" w:rsidRPr="009373EF">
          <w:rPr>
            <w:b w:val="0"/>
            <w:lang w:eastAsia="pt-BR"/>
            <w:rPrChange w:id="2775" w:author="Leonardo Murta" w:date="2016-12-13T10:32:00Z">
              <w:rPr>
                <w:b/>
                <w:lang w:eastAsia="pt-BR"/>
              </w:rPr>
            </w:rPrChange>
          </w:rPr>
          <w:t xml:space="preserve"> the</w:t>
        </w:r>
        <w:r w:rsidRPr="009373EF">
          <w:rPr>
            <w:b w:val="0"/>
            <w:lang w:eastAsia="pt-BR"/>
            <w:rPrChange w:id="2776" w:author="Leonardo Murta" w:date="2016-12-13T10:32:00Z">
              <w:rPr>
                <w:b/>
                <w:bCs/>
                <w:lang w:eastAsia="pt-BR"/>
              </w:rPr>
            </w:rPrChange>
          </w:rPr>
          <w:t xml:space="preserve"> number of executed collapse stages</w:t>
        </w:r>
      </w:ins>
    </w:p>
    <w:p w14:paraId="0B569FF5" w14:textId="77777777" w:rsidR="00AD7EB7" w:rsidRPr="00876FD4" w:rsidDel="00AD7EB7" w:rsidRDefault="00AD7EB7" w:rsidP="00AD7EB7">
      <w:pPr>
        <w:rPr>
          <w:del w:id="2777" w:author="Cristiano Cesario" w:date="2016-12-12T21:39:00Z"/>
          <w:lang w:eastAsia="pt-BR"/>
        </w:rPr>
      </w:pPr>
      <w:moveTo w:id="2778" w:author="Cristiano Cesario" w:date="2016-12-12T21:38:00Z">
        <w:del w:id="2779" w:author="Cristiano Cesario" w:date="2016-12-12T21:39:00Z">
          <w:r w:rsidRPr="004A7129" w:rsidDel="00AD7EB7">
            <w:rPr>
              <w:b/>
              <w:lang w:eastAsia="pt-BR"/>
            </w:rPr>
            <w:delText>Figure B2</w:delText>
          </w:r>
          <w:r w:rsidRPr="00712F63" w:rsidDel="00AD7EB7">
            <w:rPr>
              <w:lang w:eastAsia="pt-BR"/>
            </w:rPr>
            <w:delText>. Memory usage of “Commit History” operation d</w:delText>
          </w:r>
          <w:r w:rsidRPr="00876FD4" w:rsidDel="00AD7EB7">
            <w:rPr>
              <w:lang w:eastAsia="pt-BR"/>
            </w:rPr>
            <w:delText>epending on number of executed collapse stages</w:delText>
          </w:r>
        </w:del>
      </w:moveTo>
    </w:p>
    <w:moveToRangeEnd w:id="2731"/>
    <w:p w14:paraId="15432338" w14:textId="77777777" w:rsidR="00BA57D3" w:rsidRPr="009373EF" w:rsidRDefault="004E37AC">
      <w:pPr>
        <w:rPr>
          <w:lang w:eastAsia="pt-BR"/>
        </w:rPr>
      </w:pPr>
      <w:ins w:id="2780" w:author="Ruben" w:date="2016-12-12T13:47:00Z">
        <w:r w:rsidRPr="00876FD4">
          <w:rPr>
            <w:lang w:eastAsia="pt-BR"/>
          </w:rPr>
          <w:t>Git was the only repository that was not represented visually</w:t>
        </w:r>
      </w:ins>
      <w:ins w:id="2781" w:author="Ruben" w:date="2016-12-12T13:48:00Z">
        <w:r w:rsidRPr="002C33DA">
          <w:rPr>
            <w:lang w:eastAsia="pt-BR"/>
          </w:rPr>
          <w:t>.</w:t>
        </w:r>
      </w:ins>
      <w:ins w:id="2782" w:author="Ruben" w:date="2016-12-12T13:49:00Z">
        <w:r w:rsidRPr="002C33DA">
          <w:rPr>
            <w:lang w:eastAsia="pt-BR"/>
          </w:rPr>
          <w:t xml:space="preserve"> </w:t>
        </w:r>
      </w:ins>
      <w:ins w:id="2783" w:author="Ruben" w:date="2016-12-12T13:54:00Z">
        <w:r w:rsidR="002D3C58" w:rsidRPr="002C33DA">
          <w:rPr>
            <w:lang w:eastAsia="pt-BR"/>
          </w:rPr>
          <w:t>Highe</w:t>
        </w:r>
      </w:ins>
      <w:ins w:id="2784" w:author="Cristiano Cesario" w:date="2016-12-12T21:39:00Z">
        <w:r w:rsidR="0063565C" w:rsidRPr="002C33DA">
          <w:rPr>
            <w:lang w:eastAsia="pt-BR"/>
          </w:rPr>
          <w:t>r</w:t>
        </w:r>
      </w:ins>
      <w:ins w:id="2785" w:author="Ruben" w:date="2016-12-12T13:54:00Z">
        <w:del w:id="2786" w:author="Cristiano Cesario" w:date="2016-12-12T21:39:00Z">
          <w:r w:rsidR="002D3C58" w:rsidRPr="004C46C6" w:rsidDel="0063565C">
            <w:rPr>
              <w:lang w:eastAsia="pt-BR"/>
            </w:rPr>
            <w:delText>st</w:delText>
          </w:r>
        </w:del>
        <w:r w:rsidR="002D3C58" w:rsidRPr="0029320D">
          <w:rPr>
            <w:lang w:eastAsia="pt-BR"/>
          </w:rPr>
          <w:t xml:space="preserve"> number of nodes</w:t>
        </w:r>
      </w:ins>
      <w:ins w:id="2787" w:author="Ruben" w:date="2016-12-12T13:58:00Z">
        <w:r w:rsidR="002D3C58" w:rsidRPr="0029320D">
          <w:rPr>
            <w:lang w:eastAsia="pt-BR"/>
          </w:rPr>
          <w:t>,</w:t>
        </w:r>
      </w:ins>
      <w:ins w:id="2788" w:author="Ruben" w:date="2016-12-12T13:56:00Z">
        <w:r w:rsidR="002D3C58" w:rsidRPr="00232F17">
          <w:rPr>
            <w:lang w:eastAsia="pt-BR"/>
          </w:rPr>
          <w:t xml:space="preserve"> one of the two </w:t>
        </w:r>
      </w:ins>
      <w:ins w:id="2789" w:author="Ruben" w:date="2016-12-12T13:54:00Z">
        <w:r w:rsidR="002D3C58" w:rsidRPr="001A25BE">
          <w:rPr>
            <w:lang w:eastAsia="pt-BR"/>
          </w:rPr>
          <w:t>low</w:t>
        </w:r>
      </w:ins>
      <w:ins w:id="2790" w:author="Ruben" w:date="2016-12-12T13:55:00Z">
        <w:r w:rsidR="002D3C58" w:rsidRPr="001A25BE">
          <w:rPr>
            <w:lang w:eastAsia="pt-BR"/>
          </w:rPr>
          <w:t>est</w:t>
        </w:r>
      </w:ins>
      <w:ins w:id="2791" w:author="Ruben" w:date="2016-12-12T13:54:00Z">
        <w:r w:rsidR="002D3C58" w:rsidRPr="00EF1D5B">
          <w:rPr>
            <w:lang w:eastAsia="pt-BR"/>
          </w:rPr>
          <w:t xml:space="preserve"> </w:t>
        </w:r>
      </w:ins>
      <w:ins w:id="2792" w:author="Cristiano Cesario" w:date="2016-12-12T21:40:00Z">
        <w:r w:rsidR="0063565C" w:rsidRPr="00CB6143">
          <w:rPr>
            <w:lang w:eastAsia="pt-BR"/>
          </w:rPr>
          <w:t xml:space="preserve">nodes </w:t>
        </w:r>
      </w:ins>
      <w:ins w:id="2793" w:author="Ruben" w:date="2016-12-12T13:54:00Z">
        <w:r w:rsidR="002D3C58" w:rsidRPr="00CB6143">
          <w:rPr>
            <w:lang w:eastAsia="pt-BR"/>
          </w:rPr>
          <w:t>r</w:t>
        </w:r>
      </w:ins>
      <w:ins w:id="2794" w:author="Ruben" w:date="2016-12-12T13:53:00Z">
        <w:r w:rsidR="002D3C58" w:rsidRPr="00CB6143">
          <w:rPr>
            <w:lang w:eastAsia="pt-BR"/>
          </w:rPr>
          <w:t>eduction rate</w:t>
        </w:r>
      </w:ins>
      <w:ins w:id="2795" w:author="Ruben" w:date="2016-12-12T13:56:00Z">
        <w:r w:rsidR="002D3C58" w:rsidRPr="00CB6143">
          <w:rPr>
            <w:lang w:eastAsia="pt-BR"/>
          </w:rPr>
          <w:t>s</w:t>
        </w:r>
      </w:ins>
      <w:ins w:id="2796" w:author="Ruben" w:date="2016-12-12T13:48:00Z">
        <w:r w:rsidRPr="00B96FAC">
          <w:rPr>
            <w:lang w:eastAsia="pt-BR"/>
          </w:rPr>
          <w:t xml:space="preserve"> </w:t>
        </w:r>
      </w:ins>
      <w:ins w:id="2797" w:author="Ruben" w:date="2016-12-12T13:58:00Z">
        <w:r w:rsidR="002D3C58" w:rsidRPr="002F44A9">
          <w:rPr>
            <w:lang w:eastAsia="pt-BR"/>
          </w:rPr>
          <w:t xml:space="preserve">and </w:t>
        </w:r>
      </w:ins>
      <w:ins w:id="2798" w:author="Ruben" w:date="2016-12-12T14:00:00Z">
        <w:r w:rsidR="002D3C58" w:rsidRPr="002F44A9">
          <w:rPr>
            <w:lang w:eastAsia="pt-BR"/>
          </w:rPr>
          <w:t>possibly its i</w:t>
        </w:r>
      </w:ins>
      <w:ins w:id="2799" w:author="Ruben" w:date="2016-12-12T13:59:00Z">
        <w:r w:rsidR="002D3C58" w:rsidRPr="00E16339">
          <w:rPr>
            <w:lang w:eastAsia="pt-BR"/>
          </w:rPr>
          <w:t>ntrinsic</w:t>
        </w:r>
      </w:ins>
      <w:ins w:id="2800" w:author="Ruben" w:date="2016-12-12T14:00:00Z">
        <w:r w:rsidR="002D3C58" w:rsidRPr="00E16339">
          <w:rPr>
            <w:lang w:eastAsia="pt-BR"/>
          </w:rPr>
          <w:t xml:space="preserve"> complexity</w:t>
        </w:r>
      </w:ins>
      <w:ins w:id="2801" w:author="Ruben" w:date="2016-12-12T13:58:00Z">
        <w:r w:rsidR="002D3C58" w:rsidRPr="004416DF">
          <w:rPr>
            <w:lang w:eastAsia="pt-BR"/>
          </w:rPr>
          <w:t xml:space="preserve"> </w:t>
        </w:r>
      </w:ins>
      <w:ins w:id="2802" w:author="Ruben" w:date="2016-12-12T13:49:00Z">
        <w:r w:rsidRPr="004416DF">
          <w:rPr>
            <w:lang w:eastAsia="pt-BR"/>
          </w:rPr>
          <w:t xml:space="preserve">are </w:t>
        </w:r>
      </w:ins>
      <w:ins w:id="2803" w:author="Ruben" w:date="2016-12-12T13:56:00Z">
        <w:r w:rsidR="002D3C58" w:rsidRPr="009373EF">
          <w:rPr>
            <w:lang w:eastAsia="pt-BR"/>
          </w:rPr>
          <w:t>causes</w:t>
        </w:r>
      </w:ins>
      <w:ins w:id="2804" w:author="Ruben" w:date="2016-12-12T13:49:00Z">
        <w:r w:rsidRPr="009373EF">
          <w:rPr>
            <w:lang w:eastAsia="pt-BR"/>
          </w:rPr>
          <w:t xml:space="preserve"> contributing to this fact.</w:t>
        </w:r>
      </w:ins>
    </w:p>
    <w:p w14:paraId="4BAACB13" w14:textId="77777777" w:rsidR="00967F72" w:rsidRPr="009373EF" w:rsidRDefault="00967F72" w:rsidP="006E6751">
      <w:pPr>
        <w:pStyle w:val="Ttulo2"/>
        <w:rPr>
          <w:lang w:eastAsia="pt-BR"/>
        </w:rPr>
      </w:pPr>
      <w:r w:rsidRPr="009373EF">
        <w:rPr>
          <w:lang w:eastAsia="pt-BR"/>
        </w:rPr>
        <w:t>Threats to Validity</w:t>
      </w:r>
    </w:p>
    <w:p w14:paraId="723D666D" w14:textId="77777777" w:rsidR="00967F72" w:rsidRPr="009373EF" w:rsidRDefault="00967F72" w:rsidP="006E6751">
      <w:pPr>
        <w:rPr>
          <w:lang w:eastAsia="pt-BR"/>
        </w:rPr>
      </w:pPr>
      <w:r w:rsidRPr="009373EF">
        <w:rPr>
          <w:lang w:eastAsia="pt-BR"/>
        </w:rPr>
        <w:t xml:space="preserve">While we have taken care to minimize threats to the validity of the experiment, some factors can influence the results. The usage of a </w:t>
      </w:r>
      <w:r w:rsidRPr="009373EF">
        <w:rPr>
          <w:bCs/>
          <w:i/>
        </w:rPr>
        <w:t>post-hoc</w:t>
      </w:r>
      <w:r w:rsidRPr="009373EF">
        <w:rPr>
          <w:lang w:eastAsia="pt-BR"/>
        </w:rPr>
        <w:t xml:space="preserve"> analysis to evaluate a real project may not reflect the exact sequence of events that occurred, although the outcome did not change. For example, when we say that </w:t>
      </w:r>
      <w:proofErr w:type="spellStart"/>
      <w:r w:rsidRPr="009373EF">
        <w:rPr>
          <w:bCs/>
          <w:i/>
        </w:rPr>
        <w:t>aakosh</w:t>
      </w:r>
      <w:proofErr w:type="spellEnd"/>
      <w:r w:rsidRPr="009373EF">
        <w:rPr>
          <w:lang w:eastAsia="pt-BR"/>
        </w:rPr>
        <w:t xml:space="preserve">, at some moment, had 121 commits pending to be pushed to the central repository, these commits could have been pushed at once or by a series of smaller pushes. Moreover, only one project was selected to perform the analysis, what imposes limitations from a generalization standpoint. Furthermore, we used an open source project to perform the </w:t>
      </w:r>
      <w:r w:rsidRPr="009373EF">
        <w:rPr>
          <w:bCs/>
          <w:i/>
        </w:rPr>
        <w:t>post-hoc</w:t>
      </w:r>
      <w:r w:rsidRPr="009373EF">
        <w:rPr>
          <w:lang w:eastAsia="pt-BR"/>
        </w:rPr>
        <w:t xml:space="preserve"> analysis, but the </w:t>
      </w:r>
      <w:r w:rsidRPr="009373EF">
        <w:rPr>
          <w:bCs/>
          <w:i/>
        </w:rPr>
        <w:t>modus operandi</w:t>
      </w:r>
      <w:r w:rsidRPr="009373EF">
        <w:rPr>
          <w:lang w:eastAsia="pt-BR"/>
        </w:rPr>
        <w:t xml:space="preserve"> of peers may be different in academic or industrial contexts. </w:t>
      </w:r>
    </w:p>
    <w:p w14:paraId="388F4B39" w14:textId="77777777" w:rsidR="00967F72" w:rsidRPr="009373EF" w:rsidRDefault="00967F72" w:rsidP="006E6751">
      <w:pPr>
        <w:rPr>
          <w:lang w:eastAsia="pt-BR"/>
        </w:rPr>
      </w:pPr>
      <w:r w:rsidRPr="009373EF">
        <w:rPr>
          <w:lang w:eastAsia="pt-BR"/>
        </w:rPr>
        <w:t xml:space="preserve">In the observation study, the selection of subjects was done by asking for volunteers from students in the same research group of the author. This was necessary due to time and people restrictions. Therefore, this group might not be representative and can be biased. Moreover, there were few subjects in this study. Thus, the results may have been influenced by the size and by specific characteristics of the group. Furthermore, subjects performed tasks involving DyeVC right after knowing the approach, giving no time to subjects to assimilate the tool. Results may have been influenced by this lack of time to mature the necessary knowledge to use the </w:t>
      </w:r>
      <w:r w:rsidRPr="009373EF">
        <w:rPr>
          <w:lang w:eastAsia="pt-BR"/>
        </w:rPr>
        <w:lastRenderedPageBreak/>
        <w:t>approach efficiently. In addition, subjects could have answered questions in Phase 2 faster than in Phase 1 due to their learning regarding the scenario.</w:t>
      </w:r>
    </w:p>
    <w:p w14:paraId="6C45ABA3" w14:textId="77777777" w:rsidR="00967F72" w:rsidRPr="009373EF" w:rsidRDefault="00967F72" w:rsidP="006E6751">
      <w:pPr>
        <w:rPr>
          <w:lang w:eastAsia="pt-BR"/>
        </w:rPr>
      </w:pPr>
      <w:r w:rsidRPr="009373EF">
        <w:rPr>
          <w:lang w:eastAsia="pt-BR"/>
        </w:rPr>
        <w:t xml:space="preserve">Finally, there is a risk regarding the instrumentation used to measure the response times during the performance evaluation. As we used a database stored over the Internet, connectivity issues and network instability may have affected the response times. </w:t>
      </w:r>
    </w:p>
    <w:p w14:paraId="47D67590" w14:textId="77777777" w:rsidR="00967F72" w:rsidRPr="009373EF" w:rsidRDefault="00967F72" w:rsidP="006E6751">
      <w:pPr>
        <w:pStyle w:val="Ttulo1"/>
        <w:rPr>
          <w:lang w:eastAsia="pt-BR"/>
        </w:rPr>
      </w:pPr>
      <w:bookmarkStart w:id="2805" w:name="_Ref447919115"/>
      <w:r w:rsidRPr="009373EF">
        <w:rPr>
          <w:lang w:eastAsia="pt-BR"/>
        </w:rPr>
        <w:t>RELATED WORK</w:t>
      </w:r>
      <w:bookmarkEnd w:id="2805"/>
    </w:p>
    <w:p w14:paraId="0968FE24" w14:textId="45EBE19C" w:rsidR="00967F72" w:rsidRPr="004A7129" w:rsidRDefault="00967F72" w:rsidP="006E6751">
      <w:pPr>
        <w:rPr>
          <w:lang w:eastAsia="pt-BR"/>
        </w:rPr>
      </w:pPr>
      <w:r w:rsidRPr="009373EF">
        <w:rPr>
          <w:lang w:eastAsia="pt-BR"/>
        </w:rPr>
        <w:t xml:space="preserve">According to Diehl </w:t>
      </w:r>
      <w:r w:rsidR="00E02D98" w:rsidRPr="00712F63">
        <w:rPr>
          <w:lang w:eastAsia="pt-BR"/>
        </w:rPr>
        <w:fldChar w:fldCharType="begin"/>
      </w:r>
      <w:r w:rsidRPr="009373EF">
        <w:rPr>
          <w:lang w:eastAsia="pt-BR"/>
        </w:rPr>
        <w:instrText xml:space="preserve"> ADDIN ZOTERO_ITEM CSL_CITATION {"citationID":"1td7o9dip","properties":{"formattedCitation":"[24]","plainCitation":"[24]"},"citationItems":[{"id":2540,"uris":["http://zotero.org/users/892576/items/C26JJ9I9"],"uri":["http://zotero.org/users/892576/items/C26JJ9I9"],"itemData":{"id":2540,"type":"book","title":"Software Visualization: Visualizing the Structure, Behaviour, and Evolution of Software","publisher":"Springer","publisher-place":"Berlin; New York","number-of-pages":"187","source":"Amazon.com","event-place":"Berlin;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rsidR="00E02D98" w:rsidRPr="00712F63">
        <w:rPr>
          <w:lang w:eastAsia="pt-BR"/>
          <w:rPrChange w:id="2806" w:author="Leonardo Murta" w:date="2016-12-13T10:32:00Z">
            <w:rPr>
              <w:lang w:eastAsia="pt-BR"/>
            </w:rPr>
          </w:rPrChange>
        </w:rPr>
        <w:fldChar w:fldCharType="separate"/>
      </w:r>
      <w:r w:rsidR="00370586" w:rsidRPr="00370586">
        <w:t>[24]</w:t>
      </w:r>
      <w:r w:rsidR="00E02D98" w:rsidRPr="00712F63">
        <w:rPr>
          <w:lang w:eastAsia="pt-BR"/>
        </w:rPr>
        <w:fldChar w:fldCharType="end"/>
      </w:r>
      <w:r w:rsidRPr="004A7129">
        <w:rPr>
          <w:lang w:eastAsia="pt-BR"/>
        </w:rPr>
        <w:t>, software visualization can be separated into three aspects: structure, behavior, and evolution. DyeVC relates primarily with the evolution aspect, more specifically with studies that aim at improving the awareness of developers that work with distribute</w:t>
      </w:r>
      <w:r w:rsidRPr="00712F63">
        <w:rPr>
          <w:lang w:eastAsia="pt-BR"/>
        </w:rPr>
        <w:t xml:space="preserve">d software development. A recent work by </w:t>
      </w:r>
      <w:proofErr w:type="spellStart"/>
      <w:r w:rsidRPr="00712F63">
        <w:rPr>
          <w:lang w:eastAsia="pt-BR"/>
        </w:rPr>
        <w:t>Steinmacher</w:t>
      </w:r>
      <w:proofErr w:type="spellEnd"/>
      <w:r w:rsidRPr="00712F63">
        <w:rPr>
          <w:lang w:eastAsia="pt-BR"/>
        </w:rPr>
        <w:t xml:space="preserve"> et al. </w:t>
      </w:r>
      <w:r w:rsidR="00E02D98" w:rsidRPr="00712F63">
        <w:rPr>
          <w:lang w:eastAsia="pt-BR"/>
        </w:rPr>
        <w:fldChar w:fldCharType="begin"/>
      </w:r>
      <w:r w:rsidRPr="009373EF">
        <w:rPr>
          <w:lang w:eastAsia="pt-BR"/>
        </w:rPr>
        <w:instrText xml:space="preserve"> ADDIN ZOTERO_ITEM CSL_CITATION {"citationID":"1dqi88d306","properties":{"formattedCitation":"[25]","plainCitation":"[25]"},"citationItems":[{"id":1050,"uris":["http://zotero.org/users/892576/items/32WJXCFE"],"uri":["http://zotero.org/users/892576/items/32WJXCFE"],"itemData":{"id":1050,"type":"paper-conference","title":"Awareness Support in Distributed Software Development: A Systematic Review and Mapping of the Literature","container-title":"ACM Conference on Computer-supported Cooperative Work (CSCW)","publisher":"ACM","publisher-place":"Seattle, WA, USA","page":"1-46","source":"SpringerLink","event":"ACM Conference on Computer-supported Cooperative Work (CSCW)","event-place":"Seattle, WA, USA","abstract":"The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collaboration.","URL":"http://www.springerlink.com.ez24.periodicos.capes.gov.br/content/26506254t6085712/abstract/","DOI":"10.1007/s10606-012-9164-4","shortTitle":"Awareness Support in Distributed Software Development","author":[{"family":"Steinmacher","given":"Igor"},{"family":"Chaves","given":"Ana"},{"family":"Gerosa","given":"Marco"}],"issued":{"date-parts":[["2012",5]]}}}],"schema":"https://github.com/citation-style-language/schema/raw/master/csl-citation.json"} </w:instrText>
      </w:r>
      <w:r w:rsidR="00E02D98" w:rsidRPr="00712F63">
        <w:rPr>
          <w:lang w:eastAsia="pt-BR"/>
          <w:rPrChange w:id="2807" w:author="Leonardo Murta" w:date="2016-12-13T10:32:00Z">
            <w:rPr>
              <w:lang w:eastAsia="pt-BR"/>
            </w:rPr>
          </w:rPrChange>
        </w:rPr>
        <w:fldChar w:fldCharType="separate"/>
      </w:r>
      <w:r w:rsidR="00370586" w:rsidRPr="00370586">
        <w:t>[25]</w:t>
      </w:r>
      <w:r w:rsidR="00E02D98" w:rsidRPr="00712F63">
        <w:rPr>
          <w:lang w:eastAsia="pt-BR"/>
        </w:rPr>
        <w:fldChar w:fldCharType="end"/>
      </w:r>
      <w:r w:rsidRPr="004A7129">
        <w:rPr>
          <w:lang w:eastAsia="pt-BR"/>
        </w:rPr>
        <w:t xml:space="preserve"> presents a systemati</w:t>
      </w:r>
      <w:r w:rsidRPr="00712F63">
        <w:rPr>
          <w:lang w:eastAsia="pt-BR"/>
        </w:rPr>
        <w:t xml:space="preserve">c review of awareness studies, which we used to perform a forward and backward snowballing. The approaches obtained after the snowballing were divided into four groups. The first group </w:t>
      </w:r>
      <w:ins w:id="2808" w:author="Cristiano Cesario" w:date="2016-09-29T08:23:00Z">
        <w:r w:rsidR="001A37EC" w:rsidRPr="00876FD4">
          <w:rPr>
            <w:lang w:eastAsia="pt-BR"/>
          </w:rPr>
          <w:t>(“</w:t>
        </w:r>
        <w:r w:rsidR="001A37EC" w:rsidRPr="00876FD4">
          <w:rPr>
            <w:i/>
            <w:lang w:eastAsia="pt-BR"/>
          </w:rPr>
          <w:t>Commit n</w:t>
        </w:r>
        <w:r w:rsidR="00E02D98" w:rsidRPr="009373EF">
          <w:rPr>
            <w:i/>
            <w:lang w:eastAsia="pt-BR"/>
            <w:rPrChange w:id="2809" w:author="Leonardo Murta" w:date="2016-12-13T10:32:00Z">
              <w:rPr>
                <w:rFonts w:eastAsia="Times New Roman" w:cs="Times New Roman"/>
                <w:b/>
                <w:color w:val="0563C1" w:themeColor="hyperlink"/>
                <w:kern w:val="28"/>
                <w:sz w:val="24"/>
                <w:szCs w:val="20"/>
                <w:u w:val="single"/>
                <w:lang w:eastAsia="pt-BR"/>
              </w:rPr>
            </w:rPrChange>
          </w:rPr>
          <w:t>otification</w:t>
        </w:r>
        <w:r w:rsidR="001A37EC" w:rsidRPr="009373EF">
          <w:rPr>
            <w:lang w:eastAsia="pt-BR"/>
          </w:rPr>
          <w:t xml:space="preserve">”) </w:t>
        </w:r>
      </w:ins>
      <w:r w:rsidRPr="004A7129">
        <w:rPr>
          <w:lang w:eastAsia="pt-BR"/>
        </w:rPr>
        <w:t>includes approaches that notify commit activiti</w:t>
      </w:r>
      <w:r w:rsidRPr="00712F63">
        <w:rPr>
          <w:lang w:eastAsia="pt-BR"/>
        </w:rPr>
        <w:t xml:space="preserve">es. The second group </w:t>
      </w:r>
      <w:ins w:id="2810" w:author="Cristiano Cesario" w:date="2016-09-29T08:23:00Z">
        <w:r w:rsidR="001A37EC" w:rsidRPr="00876FD4">
          <w:rPr>
            <w:lang w:eastAsia="pt-BR"/>
          </w:rPr>
          <w:t>(“</w:t>
        </w:r>
        <w:r w:rsidR="00E02D98" w:rsidRPr="009373EF">
          <w:rPr>
            <w:i/>
            <w:lang w:eastAsia="pt-BR"/>
            <w:rPrChange w:id="2811" w:author="Leonardo Murta" w:date="2016-12-13T10:32:00Z">
              <w:rPr>
                <w:rFonts w:eastAsia="Times New Roman" w:cs="Times New Roman"/>
                <w:b/>
                <w:color w:val="0563C1" w:themeColor="hyperlink"/>
                <w:kern w:val="28"/>
                <w:sz w:val="24"/>
                <w:szCs w:val="20"/>
                <w:u w:val="single"/>
                <w:lang w:eastAsia="pt-BR"/>
              </w:rPr>
            </w:rPrChange>
          </w:rPr>
          <w:t>Awareness of concurrent changes</w:t>
        </w:r>
        <w:r w:rsidR="001A37EC" w:rsidRPr="009373EF">
          <w:rPr>
            <w:lang w:eastAsia="pt-BR"/>
          </w:rPr>
          <w:t xml:space="preserve">”) </w:t>
        </w:r>
      </w:ins>
      <w:r w:rsidRPr="004A7129">
        <w:rPr>
          <w:lang w:eastAsia="pt-BR"/>
        </w:rPr>
        <w:t>comprises approaches that not only give the developer awareness of concurrent changes, but also inform them about conflicts. The third group</w:t>
      </w:r>
      <w:ins w:id="2812" w:author="Cristiano Cesario" w:date="2016-09-29T08:24:00Z">
        <w:r w:rsidR="001A37EC" w:rsidRPr="00712F63">
          <w:rPr>
            <w:lang w:eastAsia="pt-BR"/>
          </w:rPr>
          <w:t xml:space="preserve"> (“</w:t>
        </w:r>
        <w:r w:rsidR="00E02D98" w:rsidRPr="009373EF">
          <w:rPr>
            <w:i/>
            <w:lang w:eastAsia="pt-BR"/>
            <w:rPrChange w:id="2813" w:author="Leonardo Murta" w:date="2016-12-13T10:32:00Z">
              <w:rPr>
                <w:rFonts w:eastAsia="Times New Roman" w:cs="Times New Roman"/>
                <w:b/>
                <w:color w:val="0563C1" w:themeColor="hyperlink"/>
                <w:kern w:val="28"/>
                <w:sz w:val="24"/>
                <w:szCs w:val="20"/>
                <w:u w:val="single"/>
                <w:lang w:eastAsia="pt-BR"/>
              </w:rPr>
            </w:rPrChange>
          </w:rPr>
          <w:t>Repository visualization</w:t>
        </w:r>
        <w:r w:rsidR="001A37EC" w:rsidRPr="009373EF">
          <w:rPr>
            <w:lang w:eastAsia="pt-BR"/>
          </w:rPr>
          <w:t>”)</w:t>
        </w:r>
      </w:ins>
      <w:r w:rsidRPr="004A7129">
        <w:rPr>
          <w:lang w:eastAsia="pt-BR"/>
        </w:rPr>
        <w:t xml:space="preserve"> includes approaches that visualize repository information. Finally, the fourth group </w:t>
      </w:r>
      <w:ins w:id="2814" w:author="Cristiano Cesario" w:date="2016-09-29T08:24:00Z">
        <w:r w:rsidR="001A37EC" w:rsidRPr="00712F63">
          <w:rPr>
            <w:lang w:eastAsia="pt-BR"/>
          </w:rPr>
          <w:t>(“</w:t>
        </w:r>
        <w:r w:rsidR="00E02D98" w:rsidRPr="009373EF">
          <w:rPr>
            <w:i/>
            <w:lang w:eastAsia="pt-BR"/>
            <w:rPrChange w:id="2815" w:author="Leonardo Murta" w:date="2016-12-13T10:32:00Z">
              <w:rPr>
                <w:rFonts w:eastAsia="Times New Roman" w:cs="Times New Roman"/>
                <w:b/>
                <w:color w:val="0563C1" w:themeColor="hyperlink"/>
                <w:kern w:val="28"/>
                <w:sz w:val="24"/>
                <w:szCs w:val="20"/>
                <w:u w:val="single"/>
                <w:lang w:eastAsia="pt-BR"/>
              </w:rPr>
            </w:rPrChange>
          </w:rPr>
          <w:t>DVCS clients</w:t>
        </w:r>
        <w:r w:rsidR="001A37EC" w:rsidRPr="009373EF">
          <w:rPr>
            <w:lang w:eastAsia="pt-BR"/>
          </w:rPr>
          <w:t xml:space="preserve">”) </w:t>
        </w:r>
      </w:ins>
      <w:r w:rsidRPr="004A7129">
        <w:rPr>
          <w:lang w:eastAsia="pt-BR"/>
        </w:rPr>
        <w:t>contains commercial and open source DVCS clients.</w:t>
      </w:r>
    </w:p>
    <w:p w14:paraId="1BEA62FA" w14:textId="14E10B5C" w:rsidR="00967F72" w:rsidRPr="009373EF" w:rsidRDefault="00967F72" w:rsidP="006E6751">
      <w:pPr>
        <w:rPr>
          <w:lang w:eastAsia="pt-BR"/>
        </w:rPr>
      </w:pPr>
      <w:r w:rsidRPr="00712F63">
        <w:rPr>
          <w:lang w:eastAsia="pt-BR"/>
        </w:rPr>
        <w:t xml:space="preserve">The first group contains tools such as SVN </w:t>
      </w:r>
      <w:proofErr w:type="spellStart"/>
      <w:r w:rsidRPr="00712F63">
        <w:rPr>
          <w:lang w:eastAsia="pt-BR"/>
        </w:rPr>
        <w:t>Notifier</w:t>
      </w:r>
      <w:proofErr w:type="spellEnd"/>
      <w:r w:rsidRPr="009373EF">
        <w:rPr>
          <w:vertAlign w:val="superscript"/>
          <w:lang w:eastAsia="pt-BR"/>
        </w:rPr>
        <w:footnoteReference w:id="7"/>
      </w:r>
      <w:r w:rsidRPr="009373EF">
        <w:rPr>
          <w:lang w:eastAsia="pt-BR"/>
        </w:rPr>
        <w:t xml:space="preserve">, SCM </w:t>
      </w:r>
      <w:proofErr w:type="spellStart"/>
      <w:r w:rsidRPr="009373EF">
        <w:rPr>
          <w:lang w:eastAsia="pt-BR"/>
        </w:rPr>
        <w:t>Notifier</w:t>
      </w:r>
      <w:proofErr w:type="spellEnd"/>
      <w:r w:rsidRPr="009373EF">
        <w:rPr>
          <w:vertAlign w:val="superscript"/>
          <w:lang w:eastAsia="pt-BR"/>
        </w:rPr>
        <w:footnoteReference w:id="8"/>
      </w:r>
      <w:r w:rsidRPr="009373EF">
        <w:rPr>
          <w:lang w:eastAsia="pt-BR"/>
        </w:rPr>
        <w:t>, Commit Monitor</w:t>
      </w:r>
      <w:r w:rsidRPr="009373EF">
        <w:rPr>
          <w:vertAlign w:val="superscript"/>
          <w:lang w:eastAsia="pt-BR"/>
        </w:rPr>
        <w:footnoteReference w:id="9"/>
      </w:r>
      <w:r w:rsidRPr="009373EF">
        <w:rPr>
          <w:lang w:eastAsia="pt-BR"/>
        </w:rPr>
        <w:t>, SVN Radar</w:t>
      </w:r>
      <w:r w:rsidRPr="009373EF">
        <w:rPr>
          <w:vertAlign w:val="superscript"/>
          <w:lang w:eastAsia="pt-BR"/>
        </w:rPr>
        <w:footnoteReference w:id="10"/>
      </w:r>
      <w:r w:rsidRPr="009373EF">
        <w:rPr>
          <w:lang w:eastAsia="pt-BR"/>
        </w:rPr>
        <w:t>, Hg Commit Monitor</w:t>
      </w:r>
      <w:r w:rsidRPr="009373EF">
        <w:rPr>
          <w:vertAlign w:val="superscript"/>
          <w:lang w:eastAsia="pt-BR"/>
        </w:rPr>
        <w:footnoteReference w:id="11"/>
      </w:r>
      <w:r w:rsidRPr="009373EF">
        <w:rPr>
          <w:lang w:eastAsia="pt-BR"/>
        </w:rPr>
        <w:t xml:space="preserve"> and Elvin </w:t>
      </w:r>
      <w:r w:rsidR="00E02D98" w:rsidRPr="004A7129">
        <w:rPr>
          <w:lang w:eastAsia="pt-BR"/>
        </w:rPr>
        <w:fldChar w:fldCharType="begin"/>
      </w:r>
      <w:r w:rsidRPr="009373EF">
        <w:rPr>
          <w:lang w:eastAsia="pt-BR"/>
        </w:rPr>
        <w:instrText xml:space="preserve"> ADDIN ZOTERO_ITEM CSL_CITATION {"citationID":"16et9oq1ua","properties":{"formattedCitation":"[26]","plainCitation":"[26]"},"citationItems":[{"id":2536,"uris":["http://zotero.org/users/892576/items/2VBQH2CD"],"uri":["http://zotero.org/users/892576/items/2VBQH2CD"],"itemData":{"id":2536,"type":"paper-conference","title":"CVS Integration with Notification and Chat: Lightweight Software Team Collaboration","container-title":"ACM Conference on Computer-supported Cooperative Work (CSCW)","publisher":"ACM","publisher-place":"Banff, Alberta, Canada","page":"49–58","source":"ACM Digital Library","event":"ACM Conference on Computer-supported Cooperative Work (CSCW)","event-place":"Banff, Alberta, Canada","abstract":"Code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generally.","DOI":"10.1145/1180875.1180884","ISBN":"1-59593-249-6","shortTitle":"CVS Integration with Notification and Chat","author":[{"family":"Fitzpatrick","given":"Geraldine"},{"family":"Marshall","given":"Paul"},{"family":"Phillips","given":"Anthony"}],"issued":{"date-parts":[["2006",11]]}}}],"schema":"https://github.com/citation-style-language/schema/raw/master/csl-citation.json"} </w:instrText>
      </w:r>
      <w:r w:rsidR="00E02D98" w:rsidRPr="004A7129">
        <w:rPr>
          <w:lang w:eastAsia="pt-BR"/>
          <w:rPrChange w:id="2816" w:author="Leonardo Murta" w:date="2016-12-13T10:32:00Z">
            <w:rPr>
              <w:lang w:eastAsia="pt-BR"/>
            </w:rPr>
          </w:rPrChange>
        </w:rPr>
        <w:fldChar w:fldCharType="separate"/>
      </w:r>
      <w:r w:rsidR="00370586" w:rsidRPr="00370586">
        <w:t>[26]</w:t>
      </w:r>
      <w:r w:rsidR="00E02D98" w:rsidRPr="004A7129">
        <w:rPr>
          <w:lang w:eastAsia="pt-BR"/>
        </w:rPr>
        <w:fldChar w:fldCharType="end"/>
      </w:r>
      <w:r w:rsidRPr="009373EF">
        <w:rPr>
          <w:lang w:eastAsia="pt-BR"/>
        </w:rPr>
        <w:t>. The primary focus of the</w:t>
      </w:r>
      <w:r w:rsidRPr="004A7129">
        <w:rPr>
          <w:lang w:eastAsia="pt-BR"/>
        </w:rPr>
        <w:t>se approaches is on increasing the developer’s perception of concurrent work by showing notifications whenever other developers perform actions. The approaches in this group do not identify related repositories and do not provide information in different l</w:t>
      </w:r>
      <w:r w:rsidRPr="00712F63">
        <w:rPr>
          <w:lang w:eastAsia="pt-BR"/>
        </w:rPr>
        <w:t xml:space="preserve">evels of details, such as status, branches, and commits. DyeVC provides these different levels of details, as shown in Section </w:t>
      </w:r>
      <w:r w:rsidR="00985CF7" w:rsidRPr="004A7129">
        <w:fldChar w:fldCharType="begin"/>
      </w:r>
      <w:r w:rsidR="00985CF7" w:rsidRPr="009373EF">
        <w:instrText xml:space="preserve"> REF _Ref448231558 \r \h  \* MERGEFORMAT </w:instrText>
      </w:r>
      <w:r w:rsidR="00985CF7" w:rsidRPr="004A7129">
        <w:rPr>
          <w:rPrChange w:id="2817" w:author="Leonardo Murta" w:date="2016-12-13T10:32:00Z">
            <w:rPr/>
          </w:rPrChange>
        </w:rPr>
        <w:fldChar w:fldCharType="separate"/>
      </w:r>
      <w:r w:rsidR="00885AFE" w:rsidRPr="004A7129">
        <w:rPr>
          <w:lang w:eastAsia="pt-BR"/>
        </w:rPr>
        <w:t>3.2</w:t>
      </w:r>
      <w:r w:rsidR="00985CF7" w:rsidRPr="004A7129">
        <w:fldChar w:fldCharType="end"/>
      </w:r>
      <w:r w:rsidRPr="009373EF">
        <w:rPr>
          <w:lang w:eastAsia="pt-BR"/>
        </w:rPr>
        <w:t>.</w:t>
      </w:r>
    </w:p>
    <w:p w14:paraId="09E3D7A2" w14:textId="2D96483D" w:rsidR="00967F72" w:rsidRPr="00876FD4" w:rsidRDefault="00967F72" w:rsidP="006E6751">
      <w:pPr>
        <w:rPr>
          <w:lang w:eastAsia="pt-BR"/>
        </w:rPr>
      </w:pPr>
      <w:r w:rsidRPr="004A7129">
        <w:rPr>
          <w:lang w:eastAsia="pt-BR"/>
        </w:rPr>
        <w:lastRenderedPageBreak/>
        <w:t>The second group comprises approaches that give the developer awareness of conc</w:t>
      </w:r>
      <w:r w:rsidRPr="00712F63">
        <w:rPr>
          <w:lang w:eastAsia="pt-BR"/>
        </w:rPr>
        <w:t xml:space="preserve">urrent changes, sometimes informing them if conflicts are likely to occur. This group includes tools such as </w:t>
      </w:r>
      <w:proofErr w:type="spellStart"/>
      <w:r w:rsidRPr="00712F63">
        <w:rPr>
          <w:lang w:eastAsia="pt-BR"/>
        </w:rPr>
        <w:t>Palantir</w:t>
      </w:r>
      <w:proofErr w:type="spellEnd"/>
      <w:r w:rsidRPr="00712F63">
        <w:rPr>
          <w:lang w:eastAsia="pt-BR"/>
        </w:rPr>
        <w:t xml:space="preserve">, </w:t>
      </w:r>
      <w:r w:rsidR="00E02D98" w:rsidRPr="004A7129">
        <w:rPr>
          <w:lang w:eastAsia="pt-BR"/>
        </w:rPr>
        <w:fldChar w:fldCharType="begin"/>
      </w:r>
      <w:r w:rsidRPr="009373EF">
        <w:rPr>
          <w:lang w:eastAsia="pt-BR"/>
        </w:rPr>
        <w:instrText xml:space="preserve"> ADDIN ZOTERO_ITEM CSL_CITATION {"citationID":"ch9lbh911","properties":{"formattedCitation":"[16]","plainCitation":"[16]"},"citationItems":[{"id":1121,"uris":["http://zotero.org/users/892576/items/GQ9AT32A"],"uri":["http://zotero.org/users/892576/items/GQ9AT32A"],"itemData":{"id":1121,"type":"paper-conference","title":"Palantir: coordinating distributed workspaces","container-title":"26th Computer Software and Applications Conference (COMPSAC)","publisher":"IEEE","publisher-place":"Oxford,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00E02D98" w:rsidRPr="004A7129">
        <w:rPr>
          <w:lang w:eastAsia="pt-BR"/>
          <w:rPrChange w:id="2818" w:author="Leonardo Murta" w:date="2016-12-13T10:32:00Z">
            <w:rPr>
              <w:lang w:eastAsia="pt-BR"/>
            </w:rPr>
          </w:rPrChange>
        </w:rPr>
        <w:fldChar w:fldCharType="separate"/>
      </w:r>
      <w:r w:rsidR="00370586" w:rsidRPr="00370586">
        <w:t>[16]</w:t>
      </w:r>
      <w:r w:rsidR="00E02D98" w:rsidRPr="004A7129">
        <w:rPr>
          <w:lang w:eastAsia="pt-BR"/>
        </w:rPr>
        <w:fldChar w:fldCharType="end"/>
      </w:r>
      <w:r w:rsidRPr="009373EF">
        <w:rPr>
          <w:lang w:eastAsia="pt-BR"/>
        </w:rPr>
        <w:t xml:space="preserve">, </w:t>
      </w:r>
      <w:proofErr w:type="spellStart"/>
      <w:r w:rsidRPr="009373EF">
        <w:rPr>
          <w:lang w:eastAsia="pt-BR"/>
        </w:rPr>
        <w:t>CollabVS</w:t>
      </w:r>
      <w:proofErr w:type="spellEnd"/>
      <w:r w:rsidR="00E02D98" w:rsidRPr="004A7129">
        <w:rPr>
          <w:lang w:eastAsia="pt-BR"/>
        </w:rPr>
        <w:fldChar w:fldCharType="begin"/>
      </w:r>
      <w:r w:rsidRPr="009373EF">
        <w:rPr>
          <w:lang w:eastAsia="pt-BR"/>
        </w:rPr>
        <w:instrText xml:space="preserve"> ADDIN ZOTERO_ITEM CSL_CITATION {"citationID":"al1bhmgmq","properties":{"formattedCitation":"[18]","plainCitation":"[18]"},"citationItems":[{"id":1216,"uris":["http://zotero.org/users/892576/items/ZA8958NJ"],"uri":["http://zotero.org/users/892576/items/ZA8958NJ"],"itemData":{"id":1216,"type":"paper-conference","title":"Semi-synchronous conflict detection and resolution in asynchronous software development","container-title":"European Conference on Computer-Supported Cooperative Work (ECSCW)","publisher":"Springer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00E02D98" w:rsidRPr="004A7129">
        <w:rPr>
          <w:lang w:eastAsia="pt-BR"/>
          <w:rPrChange w:id="2819" w:author="Leonardo Murta" w:date="2016-12-13T10:32:00Z">
            <w:rPr>
              <w:lang w:eastAsia="pt-BR"/>
            </w:rPr>
          </w:rPrChange>
        </w:rPr>
        <w:fldChar w:fldCharType="separate"/>
      </w:r>
      <w:r w:rsidR="00370586" w:rsidRPr="00370586">
        <w:t>[18]</w:t>
      </w:r>
      <w:r w:rsidR="00E02D98" w:rsidRPr="004A7129">
        <w:rPr>
          <w:lang w:eastAsia="pt-BR"/>
        </w:rPr>
        <w:fldChar w:fldCharType="end"/>
      </w:r>
      <w:r w:rsidRPr="009373EF">
        <w:rPr>
          <w:lang w:eastAsia="pt-BR"/>
        </w:rPr>
        <w:t xml:space="preserve">, Crystal </w:t>
      </w:r>
      <w:r w:rsidR="00E02D98" w:rsidRPr="004A7129">
        <w:rPr>
          <w:lang w:eastAsia="pt-BR"/>
        </w:rPr>
        <w:fldChar w:fldCharType="begin"/>
      </w:r>
      <w:r w:rsidRPr="009373EF">
        <w:rPr>
          <w:lang w:eastAsia="pt-BR"/>
        </w:rPr>
        <w:instrText xml:space="preserve"> ADDIN ZOTERO_ITEM CSL_CITATION {"citationID":"1df41ca8nv","properties":{"formattedCitation":"[14]","plainCitation":"[14]"},"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E02D98" w:rsidRPr="004A7129">
        <w:rPr>
          <w:lang w:eastAsia="pt-BR"/>
          <w:rPrChange w:id="2820" w:author="Leonardo Murta" w:date="2016-12-13T10:32:00Z">
            <w:rPr>
              <w:lang w:eastAsia="pt-BR"/>
            </w:rPr>
          </w:rPrChange>
        </w:rPr>
        <w:fldChar w:fldCharType="separate"/>
      </w:r>
      <w:r w:rsidR="00370586" w:rsidRPr="00370586">
        <w:t>[14]</w:t>
      </w:r>
      <w:r w:rsidR="00E02D98" w:rsidRPr="004A7129">
        <w:rPr>
          <w:lang w:eastAsia="pt-BR"/>
        </w:rPr>
        <w:fldChar w:fldCharType="end"/>
      </w:r>
      <w:r w:rsidRPr="009373EF">
        <w:rPr>
          <w:lang w:eastAsia="pt-BR"/>
        </w:rPr>
        <w:t xml:space="preserve">, Lighthouse </w:t>
      </w:r>
      <w:r w:rsidR="00E02D98" w:rsidRPr="004A7129">
        <w:rPr>
          <w:lang w:eastAsia="pt-BR"/>
        </w:rPr>
        <w:fldChar w:fldCharType="begin"/>
      </w:r>
      <w:r w:rsidRPr="009373EF">
        <w:rPr>
          <w:lang w:eastAsia="pt-BR"/>
        </w:rPr>
        <w:instrText xml:space="preserve"> ADDIN ZOTERO_ITEM CSL_CITATION {"citationID":"2k4seav7sa","properties":{"formattedCitation":"[13]","plainCitation":"[13]"},"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00E02D98" w:rsidRPr="004A7129">
        <w:rPr>
          <w:lang w:eastAsia="pt-BR"/>
          <w:rPrChange w:id="2821" w:author="Leonardo Murta" w:date="2016-12-13T10:32:00Z">
            <w:rPr>
              <w:lang w:eastAsia="pt-BR"/>
            </w:rPr>
          </w:rPrChange>
        </w:rPr>
        <w:fldChar w:fldCharType="separate"/>
      </w:r>
      <w:r w:rsidR="00370586" w:rsidRPr="00370586">
        <w:t>[13]</w:t>
      </w:r>
      <w:r w:rsidR="00E02D98" w:rsidRPr="004A7129">
        <w:rPr>
          <w:lang w:eastAsia="pt-BR"/>
        </w:rPr>
        <w:fldChar w:fldCharType="end"/>
      </w:r>
      <w:r w:rsidRPr="009373EF">
        <w:rPr>
          <w:lang w:eastAsia="pt-BR"/>
        </w:rPr>
        <w:t xml:space="preserve">, </w:t>
      </w:r>
      <w:proofErr w:type="spellStart"/>
      <w:r w:rsidRPr="009373EF">
        <w:rPr>
          <w:lang w:eastAsia="pt-BR"/>
        </w:rPr>
        <w:t>FASTDash</w:t>
      </w:r>
      <w:proofErr w:type="spellEnd"/>
      <w:r w:rsidR="00E02D98" w:rsidRPr="004A7129">
        <w:rPr>
          <w:lang w:eastAsia="pt-BR"/>
        </w:rPr>
        <w:fldChar w:fldCharType="begin"/>
      </w:r>
      <w:r w:rsidRPr="009373EF">
        <w:rPr>
          <w:lang w:eastAsia="pt-BR"/>
        </w:rPr>
        <w:instrText xml:space="preserve"> ADDIN ZOTERO_ITEM CSL_CITATION {"citationID":"6g5dud5jq","properties":{"formattedCitation":"[17]","plainCitation":"[17]"},"citationItems":[{"id":2582,"uris":["http://zotero.org/users/892576/items/ZZTKKVCG"],"uri":["http://zotero.org/users/892576/items/ZZTKKVCG"],"itemData":{"id":2582,"type":"paper-conference","title":"FASTDash: A Visual Dashboard for Fostering Awareness in Software Teams","container-title":"ACM Conference on Human Factors in Computing Systems (CHI)","publisher":"ACM","publisher-place":"San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00E02D98" w:rsidRPr="004A7129">
        <w:rPr>
          <w:lang w:eastAsia="pt-BR"/>
          <w:rPrChange w:id="2822" w:author="Leonardo Murta" w:date="2016-12-13T10:32:00Z">
            <w:rPr>
              <w:lang w:eastAsia="pt-BR"/>
            </w:rPr>
          </w:rPrChange>
        </w:rPr>
        <w:fldChar w:fldCharType="separate"/>
      </w:r>
      <w:r w:rsidR="00370586" w:rsidRPr="00370586">
        <w:t>[17]</w:t>
      </w:r>
      <w:r w:rsidR="00E02D98" w:rsidRPr="004A7129">
        <w:rPr>
          <w:lang w:eastAsia="pt-BR"/>
        </w:rPr>
        <w:fldChar w:fldCharType="end"/>
      </w:r>
      <w:r w:rsidRPr="009373EF">
        <w:rPr>
          <w:lang w:eastAsia="pt-BR"/>
        </w:rPr>
        <w:t xml:space="preserve">, and </w:t>
      </w:r>
      <w:proofErr w:type="spellStart"/>
      <w:r w:rsidRPr="009373EF">
        <w:rPr>
          <w:lang w:eastAsia="pt-BR"/>
        </w:rPr>
        <w:t>WeCode</w:t>
      </w:r>
      <w:proofErr w:type="spellEnd"/>
      <w:r w:rsidR="00E02D98" w:rsidRPr="004A7129">
        <w:rPr>
          <w:lang w:eastAsia="pt-BR"/>
        </w:rPr>
        <w:fldChar w:fldCharType="begin"/>
      </w:r>
      <w:r w:rsidRPr="009373EF">
        <w:rPr>
          <w:lang w:eastAsia="pt-BR"/>
        </w:rPr>
        <w:instrText xml:space="preserve"> ADDIN ZOTERO_ITEM CSL_CITATION {"citationID":"1h5u5tcai8","properties":{"formattedCitation":"[20]","plainCitation":"[20]"},"citationItems":[{"id":1161,"uris":["http://zotero.org/users/892576/items/PRJ46ETX"],"uri":["http://zotero.org/users/892576/items/PRJ46ETX"],"itemData":{"id":1161,"type":"paper-conference","title":"Improving early detection of software merge conflicts","container-title":"Internation Conference on Software Engineering (ICSE)","publisher":"IEEE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00E02D98" w:rsidRPr="004A7129">
        <w:rPr>
          <w:lang w:eastAsia="pt-BR"/>
          <w:rPrChange w:id="2823" w:author="Leonardo Murta" w:date="2016-12-13T10:32:00Z">
            <w:rPr>
              <w:lang w:eastAsia="pt-BR"/>
            </w:rPr>
          </w:rPrChange>
        </w:rPr>
        <w:fldChar w:fldCharType="separate"/>
      </w:r>
      <w:r w:rsidR="00370586" w:rsidRPr="00370586">
        <w:t>[20]</w:t>
      </w:r>
      <w:r w:rsidR="00E02D98" w:rsidRPr="004A7129">
        <w:rPr>
          <w:lang w:eastAsia="pt-BR"/>
        </w:rPr>
        <w:fldChar w:fldCharType="end"/>
      </w:r>
      <w:r w:rsidRPr="009373EF">
        <w:rPr>
          <w:lang w:eastAsia="pt-BR"/>
        </w:rPr>
        <w:t xml:space="preserve">. Among these, only Crystal and </w:t>
      </w:r>
      <w:proofErr w:type="spellStart"/>
      <w:r w:rsidRPr="009373EF">
        <w:rPr>
          <w:lang w:eastAsia="pt-BR"/>
        </w:rPr>
        <w:t>FASTDash</w:t>
      </w:r>
      <w:proofErr w:type="spellEnd"/>
      <w:r w:rsidRPr="009373EF">
        <w:rPr>
          <w:lang w:eastAsia="pt-BR"/>
        </w:rPr>
        <w:t xml:space="preserve"> work with DVCSs. Crystal detects physical, syntactic, and semantic conflicts in</w:t>
      </w:r>
      <w:r w:rsidRPr="004A7129">
        <w:rPr>
          <w:lang w:eastAsia="pt-BR"/>
        </w:rPr>
        <w:t xml:space="preserve"> Mercurial and Git repositories (provided that the user informs the compiling and testing commands), but does not precisely deal with repositories that pull updates from more than one peer. </w:t>
      </w:r>
      <w:proofErr w:type="spellStart"/>
      <w:r w:rsidRPr="004A7129">
        <w:rPr>
          <w:lang w:eastAsia="pt-BR"/>
        </w:rPr>
        <w:t>FASTDash</w:t>
      </w:r>
      <w:proofErr w:type="spellEnd"/>
      <w:r w:rsidRPr="004A7129">
        <w:rPr>
          <w:lang w:eastAsia="pt-BR"/>
        </w:rPr>
        <w:t xml:space="preserve"> does not detect conflicts directly, as the previous cited</w:t>
      </w:r>
      <w:r w:rsidRPr="00712F63">
        <w:rPr>
          <w:lang w:eastAsia="pt-BR"/>
        </w:rPr>
        <w:t xml:space="preserve"> studies, but provides awareness of potential conflicts, such as two programmers editing the same region of the same source file in repositories stored in Microsoft Team Foundation Server. Although DyeVC primary focus is not to detect conflicts, it can be </w:t>
      </w:r>
      <w:r w:rsidRPr="00876FD4">
        <w:rPr>
          <w:lang w:eastAsia="pt-BR"/>
        </w:rPr>
        <w:t>combined with such approaches to allow conflicts and metrics analysis over DVCS.</w:t>
      </w:r>
    </w:p>
    <w:p w14:paraId="04D407EB" w14:textId="653A869A" w:rsidR="00967F72" w:rsidRPr="00876FD4" w:rsidRDefault="00967F72" w:rsidP="006E6751">
      <w:pPr>
        <w:rPr>
          <w:lang w:eastAsia="pt-BR"/>
        </w:rPr>
      </w:pPr>
      <w:r w:rsidRPr="002C33DA">
        <w:rPr>
          <w:lang w:eastAsia="pt-BR"/>
        </w:rPr>
        <w:t xml:space="preserve">The third group includes approaches that visualize repository information. Each approach has a different visualization focus, such as program structures </w:t>
      </w:r>
      <w:r w:rsidR="00E02D98" w:rsidRPr="004A7129">
        <w:rPr>
          <w:lang w:eastAsia="pt-BR"/>
        </w:rPr>
        <w:fldChar w:fldCharType="begin"/>
      </w:r>
      <w:r w:rsidRPr="009373EF">
        <w:rPr>
          <w:lang w:eastAsia="pt-BR"/>
        </w:rPr>
        <w:instrText xml:space="preserve"> ADDIN ZOTERO_ITEM CSL_CITATION {"citationID":"1ceprk8u9n","properties":{"formattedCitation":"[27]","plainCitation":"[27]"},"citationItems":[{"id":2597,"uris":["http://zotero.org/users/892576/items/SX46BAMS"],"uri":["http://zotero.org/users/892576/items/SX46BAMS"],"itemData":{"id":2597,"type":"paper-conference","title":"A System for Graph-based Visualization of the Evolution of Software","container-title":"ACM Symposium on Software Visualization (SOFTVIS)","publisher":"ACM","publisher-place":"San Diego, CA, USA","page":"77–ff","source":"ACM Digital Library","event":"ACM Symposium on Software Visualization (SOFTVIS)","event-place":"San Diego, CA,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DOI":"10.1145/774833.774844","ISBN":"1-58113-642-0","author":[{"family":"Collberg","given":"Christian"},{"family":"Kobourov","given":"Stephen"},{"family":"Nagra","given":"Jasvir"},{"family":"Pitts","given":"Jacob"},{"family":"Wampler","given":"Kevin"}],"issued":{"date-parts":[["2003",6]]}}}],"schema":"https://github.com/citation-style-language/schema/raw/master/csl-citation.json"} </w:instrText>
      </w:r>
      <w:r w:rsidR="00E02D98" w:rsidRPr="004A7129">
        <w:rPr>
          <w:lang w:eastAsia="pt-BR"/>
          <w:rPrChange w:id="2824" w:author="Leonardo Murta" w:date="2016-12-13T10:32:00Z">
            <w:rPr>
              <w:lang w:eastAsia="pt-BR"/>
            </w:rPr>
          </w:rPrChange>
        </w:rPr>
        <w:fldChar w:fldCharType="separate"/>
      </w:r>
      <w:r w:rsidR="00370586" w:rsidRPr="00370586">
        <w:t>[27]</w:t>
      </w:r>
      <w:r w:rsidR="00E02D98" w:rsidRPr="004A7129">
        <w:rPr>
          <w:lang w:eastAsia="pt-BR"/>
        </w:rPr>
        <w:fldChar w:fldCharType="end"/>
      </w:r>
      <w:r w:rsidRPr="009373EF">
        <w:rPr>
          <w:lang w:eastAsia="pt-BR"/>
        </w:rPr>
        <w:t xml:space="preserve">, classes </w:t>
      </w:r>
      <w:r w:rsidR="00E02D98" w:rsidRPr="004A7129">
        <w:rPr>
          <w:lang w:eastAsia="pt-BR"/>
        </w:rPr>
        <w:fldChar w:fldCharType="begin"/>
      </w:r>
      <w:r w:rsidRPr="009373EF">
        <w:rPr>
          <w:lang w:eastAsia="pt-BR"/>
        </w:rPr>
        <w:instrText xml:space="preserve"> ADDIN ZOTERO_ITEM CSL_CITATION {"citationID":"nll3q2k2p","properties":{"formattedCitation":"[28]","plainCitation":"[28]"},"citationItems":[{"id":2438,"uris":["http://zotero.org/users/892576/items/QW8F9EIH"],"uri":["http://zotero.org/users/892576/items/QW8F9EIH"],"itemData":{"id":2438,"type":"paper-conference","title":"The Evolution Matrix: Recovering Software Evolution Using Software Visualization Techniques","container-title":"International Workshop on Principles of Software Evolution (IWPSE)","publisher":"ACM","publisher-place":"Tokyo, Japan","page":"37–42","source":"ACM Digital Library","event":"International Workshop on Principles of Software Evolution (IWPSE)","event-place":"Tokyo, Japan","abstract":"One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systems.","DOI":"10.1145/602461.602467","ISBN":"1-58113-508-4","shortTitle":"The Evolution Matrix","author":[{"family":"Lanza","given":"Michele"}],"issued":{"date-parts":[["2001",9]]}}}],"schema":"https://github.com/citation-style-language/schema/raw/master/csl-citation.json"} </w:instrText>
      </w:r>
      <w:r w:rsidR="00E02D98" w:rsidRPr="004A7129">
        <w:rPr>
          <w:lang w:eastAsia="pt-BR"/>
          <w:rPrChange w:id="2825" w:author="Leonardo Murta" w:date="2016-12-13T10:32:00Z">
            <w:rPr>
              <w:lang w:eastAsia="pt-BR"/>
            </w:rPr>
          </w:rPrChange>
        </w:rPr>
        <w:fldChar w:fldCharType="separate"/>
      </w:r>
      <w:r w:rsidR="00370586" w:rsidRPr="00370586">
        <w:t>[28]</w:t>
      </w:r>
      <w:r w:rsidR="00E02D98" w:rsidRPr="004A7129">
        <w:rPr>
          <w:lang w:eastAsia="pt-BR"/>
        </w:rPr>
        <w:fldChar w:fldCharType="end"/>
      </w:r>
      <w:r w:rsidRPr="009373EF">
        <w:rPr>
          <w:lang w:eastAsia="pt-BR"/>
        </w:rPr>
        <w:t xml:space="preserve">, lines </w:t>
      </w:r>
      <w:r w:rsidR="00E02D98" w:rsidRPr="004A7129">
        <w:rPr>
          <w:lang w:eastAsia="pt-BR"/>
        </w:rPr>
        <w:fldChar w:fldCharType="begin"/>
      </w:r>
      <w:r w:rsidRPr="009373EF">
        <w:rPr>
          <w:lang w:eastAsia="pt-BR"/>
        </w:rPr>
        <w:instrText xml:space="preserve"> ADDIN ZOTERO_ITEM CSL_CITATION {"citationID":"2b2f6kktq9","properties":{"formattedCitation":"[29]","plainCitation":"[29]"},"citationItems":[{"id":2581,"uris":["http://zotero.org/users/892576/items/RKTD9QFR"],"uri":["http://zotero.org/users/892576/items/RKTD9QFR"],"itemData":{"id":2581,"type":"paper-conference","title":"CVSscan: Visualization of Code Evolution","container-title":"ACM Symposium on Software Visualization (SOFTVIS)","publisher":"ACM","publisher-place":"Saint Louis, MO, USA","page":"47–56","source":"ACM Digital Library","event":"ACM Symposium on Software Visualization (SOFTVIS)","event-place":"Saint Louis, MO,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cases.","DOI":"10.1145/1056018.1056025","ISBN":"1-59593-073-6","shortTitle":"CVSscan","author":[{"family":"Voinea","given":"Lucian"},{"family":"Telea","given":"Alex"},{"family":"Wijk","given":"Jarke J.","non-dropping-particle":"van"}],"issued":{"date-parts":[["2005",5]]}}}],"schema":"https://github.com/citation-style-language/schema/raw/master/csl-citation.json"} </w:instrText>
      </w:r>
      <w:r w:rsidR="00E02D98" w:rsidRPr="004A7129">
        <w:rPr>
          <w:lang w:eastAsia="pt-BR"/>
          <w:rPrChange w:id="2826" w:author="Leonardo Murta" w:date="2016-12-13T10:32:00Z">
            <w:rPr>
              <w:lang w:eastAsia="pt-BR"/>
            </w:rPr>
          </w:rPrChange>
        </w:rPr>
        <w:fldChar w:fldCharType="separate"/>
      </w:r>
      <w:r w:rsidR="00370586" w:rsidRPr="00370586">
        <w:t>[29]</w:t>
      </w:r>
      <w:r w:rsidR="00E02D98" w:rsidRPr="004A7129">
        <w:rPr>
          <w:lang w:eastAsia="pt-BR"/>
        </w:rPr>
        <w:fldChar w:fldCharType="end"/>
      </w:r>
      <w:r w:rsidRPr="009373EF">
        <w:rPr>
          <w:lang w:eastAsia="pt-BR"/>
        </w:rPr>
        <w:t xml:space="preserve">, authors </w:t>
      </w:r>
      <w:r w:rsidR="00E02D98" w:rsidRPr="004A7129">
        <w:rPr>
          <w:lang w:eastAsia="pt-BR"/>
        </w:rPr>
        <w:fldChar w:fldCharType="begin"/>
      </w:r>
      <w:r w:rsidRPr="009373EF">
        <w:rPr>
          <w:lang w:eastAsia="pt-BR"/>
        </w:rPr>
        <w:instrText xml:space="preserve"> ADDIN ZOTERO_ITEM CSL_CITATION {"citationID":"12gro0ajs8","properties":{"formattedCitation":"[30]","plainCitation":"[30]"},"citationItems":[{"id":2588,"uris":["http://zotero.org/users/892576/items/3T9VPQ3Z"],"uri":["http://zotero.org/users/892576/items/3T9VPQ3Z"],"itemData":{"id":2588,"type":"paper-conference","title":"LifeSource: Two CVS Visualizations","container-title":"ACM Conference on Human Factors in Computing Systems (CHI)","publisher":"ACM","publisher-place":"Montreal, Canada","page":"791–796","source":"ACM Digital Library","event":"ACM Conference on Human Factors in Computing Systems (CHI)","event-place":"Montreal, Canada","abstract":"We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DOI":"10.1145/1125451.1125608","ISBN":"1-59593-298-4","shortTitle":"LifeSource","author":[{"family":"Gilbert","given":"Eric"},{"family":"Karahalios","given":"Karrie"}],"issued":{"date-parts":[["2006",4]]}}}],"schema":"https://github.com/citation-style-language/schema/raw/master/csl-citation.json"} </w:instrText>
      </w:r>
      <w:r w:rsidR="00E02D98" w:rsidRPr="004A7129">
        <w:rPr>
          <w:lang w:eastAsia="pt-BR"/>
          <w:rPrChange w:id="2827" w:author="Leonardo Murta" w:date="2016-12-13T10:32:00Z">
            <w:rPr>
              <w:lang w:eastAsia="pt-BR"/>
            </w:rPr>
          </w:rPrChange>
        </w:rPr>
        <w:fldChar w:fldCharType="separate"/>
      </w:r>
      <w:r w:rsidR="00370586" w:rsidRPr="00370586">
        <w:t>[30]</w:t>
      </w:r>
      <w:r w:rsidR="00E02D98" w:rsidRPr="004A7129">
        <w:rPr>
          <w:lang w:eastAsia="pt-BR"/>
        </w:rPr>
        <w:fldChar w:fldCharType="end"/>
      </w:r>
      <w:r w:rsidRPr="009373EF">
        <w:rPr>
          <w:lang w:eastAsia="pt-BR"/>
        </w:rPr>
        <w:t xml:space="preserve">, and branch history </w:t>
      </w:r>
      <w:r w:rsidR="00E02D98" w:rsidRPr="00876FD4">
        <w:rPr>
          <w:lang w:eastAsia="pt-BR"/>
        </w:rPr>
        <w:fldChar w:fldCharType="begin"/>
      </w:r>
      <w:r w:rsidRPr="009373EF">
        <w:rPr>
          <w:lang w:eastAsia="pt-BR"/>
        </w:rPr>
        <w:instrText xml:space="preserve"> ADDIN ZOTERO_ITEM CSL_CITATION {"citationID":"g09cpc53h","properties":{"formattedCitation":"[31]","plainCitation":"[31]"},"citationItems":[{"id":2531,"uris":["http://zotero.org/users/892576/items/B89AB8Q5"],"uri":["http://zotero.org/users/892576/items/B89AB8Q5"],"itemData":{"id":2531,"type":"paper-conference","title":"VisGi: Visualizing Git branches","container-title":"IEEE Working Conference on Software Visualization (VISSOFT)","publisher":"IEEE","publisher-place":"Eindhoven, Netherlands","page":"1-4","source":"IEEE Xplore","event":"IEEE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repository.","DOI":"10.1109/VISSOFT.2013.6650522","shortTitle":"VisGi","author":[{"family":"Elsen","given":"S."}],"issued":{"date-parts":[["2013",9]]}}}],"schema":"https://github.com/citation-style-language/schema/raw/master/csl-citation.json"} </w:instrText>
      </w:r>
      <w:r w:rsidR="00E02D98" w:rsidRPr="00876FD4">
        <w:rPr>
          <w:lang w:eastAsia="pt-BR"/>
          <w:rPrChange w:id="2828" w:author="Leonardo Murta" w:date="2016-12-13T10:32:00Z">
            <w:rPr>
              <w:lang w:eastAsia="pt-BR"/>
            </w:rPr>
          </w:rPrChange>
        </w:rPr>
        <w:fldChar w:fldCharType="separate"/>
      </w:r>
      <w:r w:rsidR="00370586" w:rsidRPr="00370586">
        <w:t>[31]</w:t>
      </w:r>
      <w:r w:rsidR="00E02D98" w:rsidRPr="00876FD4">
        <w:rPr>
          <w:lang w:eastAsia="pt-BR"/>
        </w:rPr>
        <w:fldChar w:fldCharType="end"/>
      </w:r>
      <w:r w:rsidRPr="00876FD4">
        <w:rPr>
          <w:vertAlign w:val="superscript"/>
          <w:lang w:eastAsia="pt-BR"/>
        </w:rPr>
        <w:footnoteReference w:id="12"/>
      </w:r>
      <w:r w:rsidRPr="00876FD4">
        <w:rPr>
          <w:vertAlign w:val="superscript"/>
          <w:lang w:eastAsia="pt-BR"/>
        </w:rPr>
        <w:t xml:space="preserve">, </w:t>
      </w:r>
      <w:r w:rsidRPr="00876FD4">
        <w:rPr>
          <w:vertAlign w:val="superscript"/>
          <w:lang w:eastAsia="pt-BR"/>
        </w:rPr>
        <w:footnoteReference w:id="13"/>
      </w:r>
      <w:r w:rsidRPr="00876FD4">
        <w:rPr>
          <w:lang w:eastAsia="pt-BR"/>
        </w:rPr>
        <w:t>. The latter have the same focus of DyeVC’s Commit History visualization, but dealing only with the local repository, not showing, for example, where a given commit can be found in related repositories.</w:t>
      </w:r>
    </w:p>
    <w:p w14:paraId="55408056" w14:textId="77777777" w:rsidR="00967F72" w:rsidRPr="004C46C6" w:rsidRDefault="00967F72" w:rsidP="006E6751">
      <w:pPr>
        <w:rPr>
          <w:ins w:id="2829" w:author="Cristiano Cesario" w:date="2016-09-29T08:13:00Z"/>
          <w:lang w:eastAsia="pt-BR"/>
        </w:rPr>
      </w:pPr>
      <w:r w:rsidRPr="002C33DA">
        <w:rPr>
          <w:lang w:eastAsia="pt-BR"/>
        </w:rPr>
        <w:t>Finally, the fourth group includes commercial / open source DVCS clients, which allows one to execute operations on repositories / clones (push, pull, checkout, commit, etc.) and also visualizing the repository history, i.e., the commits, along with their attributes (comment, date, affected files,</w:t>
      </w:r>
      <w:r w:rsidRPr="004C46C6">
        <w:rPr>
          <w:lang w:eastAsia="pt-BR"/>
        </w:rPr>
        <w:t xml:space="preserve"> committer, etc.). For example, some Git clients include </w:t>
      </w:r>
      <w:proofErr w:type="spellStart"/>
      <w:r w:rsidRPr="0029320D">
        <w:rPr>
          <w:bCs/>
          <w:i/>
        </w:rPr>
        <w:t>gitk</w:t>
      </w:r>
      <w:proofErr w:type="spellEnd"/>
      <w:r w:rsidRPr="00876FD4">
        <w:rPr>
          <w:vertAlign w:val="superscript"/>
          <w:lang w:eastAsia="pt-BR"/>
        </w:rPr>
        <w:footnoteReference w:id="14"/>
      </w:r>
      <w:r w:rsidRPr="00876FD4">
        <w:rPr>
          <w:b/>
          <w:bCs/>
        </w:rPr>
        <w:t>,</w:t>
      </w:r>
      <w:proofErr w:type="spellStart"/>
      <w:r w:rsidRPr="00876FD4">
        <w:rPr>
          <w:bCs/>
          <w:i/>
        </w:rPr>
        <w:t>TortoiseGit</w:t>
      </w:r>
      <w:proofErr w:type="spellEnd"/>
      <w:r w:rsidRPr="00876FD4">
        <w:rPr>
          <w:vertAlign w:val="superscript"/>
          <w:lang w:eastAsia="pt-BR"/>
        </w:rPr>
        <w:footnoteReference w:id="15"/>
      </w:r>
      <w:r w:rsidRPr="00876FD4">
        <w:rPr>
          <w:lang w:eastAsia="pt-BR"/>
        </w:rPr>
        <w:t xml:space="preserve">, </w:t>
      </w:r>
      <w:proofErr w:type="spellStart"/>
      <w:r w:rsidRPr="00876FD4">
        <w:rPr>
          <w:bCs/>
          <w:i/>
        </w:rPr>
        <w:t>EGit</w:t>
      </w:r>
      <w:proofErr w:type="spellEnd"/>
      <w:r w:rsidRPr="00876FD4">
        <w:rPr>
          <w:bCs/>
          <w:i/>
        </w:rPr>
        <w:t xml:space="preserve"> for Eclipse</w:t>
      </w:r>
      <w:r w:rsidRPr="00876FD4">
        <w:rPr>
          <w:vertAlign w:val="superscript"/>
          <w:lang w:eastAsia="pt-BR"/>
        </w:rPr>
        <w:footnoteReference w:id="16"/>
      </w:r>
      <w:r w:rsidRPr="00876FD4">
        <w:rPr>
          <w:b/>
          <w:bCs/>
        </w:rPr>
        <w:t>,</w:t>
      </w:r>
      <w:r w:rsidRPr="00876FD4">
        <w:rPr>
          <w:lang w:eastAsia="pt-BR"/>
        </w:rPr>
        <w:t xml:space="preserve"> and </w:t>
      </w:r>
      <w:proofErr w:type="spellStart"/>
      <w:r w:rsidRPr="00876FD4">
        <w:rPr>
          <w:bCs/>
          <w:i/>
        </w:rPr>
        <w:t>SourceTree</w:t>
      </w:r>
      <w:proofErr w:type="spellEnd"/>
      <w:r w:rsidRPr="00876FD4">
        <w:rPr>
          <w:vertAlign w:val="superscript"/>
          <w:lang w:eastAsia="pt-BR"/>
        </w:rPr>
        <w:footnoteReference w:id="17"/>
      </w:r>
      <w:r w:rsidRPr="00876FD4">
        <w:rPr>
          <w:lang w:eastAsia="pt-BR"/>
        </w:rPr>
        <w:t xml:space="preserve">. The data about commits shown by these tools varies, but generally involves the committer name, message, date, affected files, and a visual representation of the history. These tools, though, have no knowledge regarding peers. For this reason, they do not present commits from other clones and do not include information about where each </w:t>
      </w:r>
      <w:r w:rsidRPr="00876FD4">
        <w:rPr>
          <w:lang w:eastAsia="pt-BR"/>
        </w:rPr>
        <w:lastRenderedPageBreak/>
        <w:t>commit can be found. It is worth noticing that we could not fi</w:t>
      </w:r>
      <w:r w:rsidRPr="002C33DA">
        <w:rPr>
          <w:lang w:eastAsia="pt-BR"/>
        </w:rPr>
        <w:t>nd any similar work showing the dependencies among several clones of a DVCS.</w:t>
      </w:r>
    </w:p>
    <w:p w14:paraId="26884566" w14:textId="77777777" w:rsidR="003F7D1B" w:rsidRPr="009373EF" w:rsidRDefault="00E02D98">
      <w:pPr>
        <w:rPr>
          <w:ins w:id="2830" w:author="Cristiano Cesario" w:date="2016-09-29T08:13:00Z"/>
          <w:rPrChange w:id="2831" w:author="Leonardo Murta" w:date="2016-12-13T10:32:00Z">
            <w:rPr>
              <w:ins w:id="2832" w:author="Cristiano Cesario" w:date="2016-09-29T08:13:00Z"/>
            </w:rPr>
          </w:rPrChange>
        </w:rPr>
        <w:pPrChange w:id="2833" w:author="Cristiano Cesario" w:date="2016-09-29T08:20:00Z">
          <w:pPr>
            <w:pStyle w:val="Listasemnumerao"/>
          </w:pPr>
        </w:pPrChange>
      </w:pPr>
      <w:ins w:id="2834" w:author="Cristiano Cesario" w:date="2016-09-29T08:13:00Z">
        <w:r w:rsidRPr="009373EF">
          <w:fldChar w:fldCharType="begin"/>
        </w:r>
        <w:r w:rsidR="00F131DB" w:rsidRPr="009373EF">
          <w:rPr>
            <w:rPrChange w:id="2835" w:author="Leonardo Murta" w:date="2016-12-13T10:32:00Z">
              <w:rPr/>
            </w:rPrChange>
          </w:rPr>
          <w:instrText xml:space="preserve"> REF _Ref417400454 \h </w:instrText>
        </w:r>
      </w:ins>
      <w:ins w:id="2836" w:author="Cristiano Cesario" w:date="2016-09-29T08:13:00Z">
        <w:r w:rsidRPr="009373EF">
          <w:rPr>
            <w:rPrChange w:id="2837" w:author="Leonardo Murta" w:date="2016-12-13T10:32:00Z">
              <w:rPr/>
            </w:rPrChange>
          </w:rPr>
          <w:fldChar w:fldCharType="separate"/>
        </w:r>
      </w:ins>
      <w:ins w:id="2838" w:author="Cristiano Cesario" w:date="2016-12-10T08:37:00Z">
        <w:r w:rsidR="00885AFE" w:rsidRPr="009373EF">
          <w:rPr>
            <w:b/>
            <w:rPrChange w:id="2839" w:author="Leonardo Murta" w:date="2016-12-13T10:32:00Z">
              <w:rPr>
                <w:b/>
                <w:noProof/>
              </w:rPr>
            </w:rPrChange>
          </w:rPr>
          <w:t>6</w:t>
        </w:r>
      </w:ins>
      <w:ins w:id="2840" w:author="Cristiano Cesario" w:date="2016-09-29T08:13:00Z">
        <w:r w:rsidRPr="009373EF">
          <w:rPr>
            <w:rPrChange w:id="2841" w:author="Leonardo Murta" w:date="2016-12-13T10:32:00Z">
              <w:rPr/>
            </w:rPrChange>
          </w:rPr>
          <w:fldChar w:fldCharType="end"/>
        </w:r>
        <w:r w:rsidR="00F131DB" w:rsidRPr="009373EF">
          <w:rPr>
            <w:rPrChange w:id="2842" w:author="Leonardo Murta" w:date="2016-12-13T10:32:00Z">
              <w:rPr/>
            </w:rPrChange>
          </w:rPr>
          <w:t xml:space="preserve"> compares DyeVC with each </w:t>
        </w:r>
      </w:ins>
      <w:ins w:id="2843" w:author="Cristiano Cesario" w:date="2016-09-29T08:25:00Z">
        <w:r w:rsidR="001A37EC" w:rsidRPr="009373EF">
          <w:rPr>
            <w:rPrChange w:id="2844" w:author="Leonardo Murta" w:date="2016-12-13T10:32:00Z">
              <w:rPr/>
            </w:rPrChange>
          </w:rPr>
          <w:t>group</w:t>
        </w:r>
      </w:ins>
      <w:ins w:id="2845" w:author="Cristiano Cesario" w:date="2016-09-29T08:13:00Z">
        <w:r w:rsidR="00F131DB" w:rsidRPr="009373EF">
          <w:rPr>
            <w:rPrChange w:id="2846" w:author="Leonardo Murta" w:date="2016-12-13T10:32:00Z">
              <w:rPr/>
            </w:rPrChange>
          </w:rPr>
          <w:t xml:space="preserve"> used to classify related work presented in </w:t>
        </w:r>
      </w:ins>
      <w:ins w:id="2847" w:author="Cristiano Cesario" w:date="2016-09-29T08:14:00Z">
        <w:r w:rsidR="00F131DB" w:rsidRPr="009373EF">
          <w:rPr>
            <w:rPrChange w:id="2848" w:author="Leonardo Murta" w:date="2016-12-13T10:32:00Z">
              <w:rPr/>
            </w:rPrChange>
          </w:rPr>
          <w:t>this section</w:t>
        </w:r>
      </w:ins>
      <w:ins w:id="2849" w:author="Cristiano Cesario" w:date="2016-09-29T08:26:00Z">
        <w:r w:rsidR="001A37EC" w:rsidRPr="009373EF">
          <w:rPr>
            <w:rPrChange w:id="2850" w:author="Leonardo Murta" w:date="2016-12-13T10:32:00Z">
              <w:rPr/>
            </w:rPrChange>
          </w:rPr>
          <w:t xml:space="preserve">, according to the following </w:t>
        </w:r>
        <w:proofErr w:type="spellStart"/>
        <w:r w:rsidR="001A37EC" w:rsidRPr="009373EF">
          <w:rPr>
            <w:rPrChange w:id="2851" w:author="Leonardo Murta" w:date="2016-12-13T10:32:00Z">
              <w:rPr/>
            </w:rPrChange>
          </w:rPr>
          <w:t>features:</w:t>
        </w:r>
      </w:ins>
      <w:ins w:id="2852" w:author="Cristiano Cesario" w:date="2016-09-29T08:13:00Z">
        <w:r w:rsidR="001A37EC" w:rsidRPr="009373EF">
          <w:rPr>
            <w:b/>
            <w:rPrChange w:id="2853" w:author="Leonardo Murta" w:date="2016-12-13T10:32:00Z">
              <w:rPr>
                <w:b/>
              </w:rPr>
            </w:rPrChange>
          </w:rPr>
          <w:t>n</w:t>
        </w:r>
        <w:r w:rsidR="00F131DB" w:rsidRPr="009373EF">
          <w:rPr>
            <w:b/>
            <w:rPrChange w:id="2854" w:author="Leonardo Murta" w:date="2016-12-13T10:32:00Z">
              <w:rPr>
                <w:b/>
              </w:rPr>
            </w:rPrChange>
          </w:rPr>
          <w:t>otifications</w:t>
        </w:r>
        <w:proofErr w:type="spellEnd"/>
        <w:r w:rsidR="00F131DB" w:rsidRPr="009373EF">
          <w:rPr>
            <w:rPrChange w:id="2855" w:author="Leonardo Murta" w:date="2016-12-13T10:32:00Z">
              <w:rPr/>
            </w:rPrChange>
          </w:rPr>
          <w:t xml:space="preserve"> (What does the approach notify?</w:t>
        </w:r>
      </w:ins>
      <w:ins w:id="2856" w:author="Cristiano Cesario" w:date="2016-09-29T08:18:00Z">
        <w:r w:rsidR="00F131DB" w:rsidRPr="009373EF">
          <w:rPr>
            <w:rPrChange w:id="2857" w:author="Leonardo Murta" w:date="2016-12-13T10:32:00Z">
              <w:rPr/>
            </w:rPrChange>
          </w:rPr>
          <w:t>)</w:t>
        </w:r>
      </w:ins>
      <w:ins w:id="2858" w:author="Cristiano Cesario" w:date="2016-09-29T08:26:00Z">
        <w:r w:rsidR="001A37EC" w:rsidRPr="009373EF">
          <w:rPr>
            <w:rPrChange w:id="2859" w:author="Leonardo Murta" w:date="2016-12-13T10:32:00Z">
              <w:rPr/>
            </w:rPrChange>
          </w:rPr>
          <w:t>;</w:t>
        </w:r>
      </w:ins>
      <w:ins w:id="2860" w:author="Cristiano Cesario" w:date="2016-09-29T08:13:00Z">
        <w:r w:rsidR="00F131DB" w:rsidRPr="009373EF">
          <w:rPr>
            <w:b/>
            <w:rPrChange w:id="2861" w:author="Leonardo Murta" w:date="2016-12-13T10:32:00Z">
              <w:rPr>
                <w:b/>
              </w:rPr>
            </w:rPrChange>
          </w:rPr>
          <w:t>CVCS</w:t>
        </w:r>
      </w:ins>
      <w:ins w:id="2862" w:author="Cristiano Cesario" w:date="2016-09-29T08:18:00Z">
        <w:r w:rsidR="00F131DB" w:rsidRPr="009373EF">
          <w:rPr>
            <w:rPrChange w:id="2863" w:author="Leonardo Murta" w:date="2016-12-13T10:32:00Z">
              <w:rPr/>
            </w:rPrChange>
          </w:rPr>
          <w:t>(</w:t>
        </w:r>
      </w:ins>
      <w:ins w:id="2864" w:author="Cristiano Cesario" w:date="2016-09-29T08:13:00Z">
        <w:r w:rsidR="00F131DB" w:rsidRPr="009373EF">
          <w:rPr>
            <w:rPrChange w:id="2865" w:author="Leonardo Murta" w:date="2016-12-13T10:32:00Z">
              <w:rPr/>
            </w:rPrChange>
          </w:rPr>
          <w:t>Does the approach support CVCS?</w:t>
        </w:r>
      </w:ins>
      <w:ins w:id="2866" w:author="Cristiano Cesario" w:date="2016-09-29T08:18:00Z">
        <w:r w:rsidR="001A37EC" w:rsidRPr="009373EF">
          <w:rPr>
            <w:rPrChange w:id="2867" w:author="Leonardo Murta" w:date="2016-12-13T10:32:00Z">
              <w:rPr/>
            </w:rPrChange>
          </w:rPr>
          <w:t>);</w:t>
        </w:r>
      </w:ins>
      <w:ins w:id="2868" w:author="Cristiano Cesario" w:date="2016-09-29T08:13:00Z">
        <w:r w:rsidR="00F131DB" w:rsidRPr="009373EF">
          <w:rPr>
            <w:b/>
            <w:rPrChange w:id="2869" w:author="Leonardo Murta" w:date="2016-12-13T10:32:00Z">
              <w:rPr>
                <w:b/>
              </w:rPr>
            </w:rPrChange>
          </w:rPr>
          <w:t>DVCS</w:t>
        </w:r>
      </w:ins>
      <w:ins w:id="2870" w:author="Cristiano Cesario" w:date="2016-09-29T08:18:00Z">
        <w:r w:rsidR="00F131DB" w:rsidRPr="009373EF">
          <w:rPr>
            <w:rPrChange w:id="2871" w:author="Leonardo Murta" w:date="2016-12-13T10:32:00Z">
              <w:rPr/>
            </w:rPrChange>
          </w:rPr>
          <w:t>(</w:t>
        </w:r>
      </w:ins>
      <w:ins w:id="2872" w:author="Cristiano Cesario" w:date="2016-09-29T08:13:00Z">
        <w:r w:rsidR="00F131DB" w:rsidRPr="009373EF">
          <w:rPr>
            <w:rPrChange w:id="2873" w:author="Leonardo Murta" w:date="2016-12-13T10:32:00Z">
              <w:rPr/>
            </w:rPrChange>
          </w:rPr>
          <w:t>Does the approach support DVCS?</w:t>
        </w:r>
      </w:ins>
      <w:ins w:id="2874" w:author="Cristiano Cesario" w:date="2016-09-29T08:18:00Z">
        <w:r w:rsidR="00F131DB" w:rsidRPr="009373EF">
          <w:rPr>
            <w:rPrChange w:id="2875" w:author="Leonardo Murta" w:date="2016-12-13T10:32:00Z">
              <w:rPr/>
            </w:rPrChange>
          </w:rPr>
          <w:t>)</w:t>
        </w:r>
      </w:ins>
      <w:ins w:id="2876" w:author="Cristiano Cesario" w:date="2016-09-29T08:26:00Z">
        <w:r w:rsidR="001A37EC" w:rsidRPr="009373EF">
          <w:rPr>
            <w:rPrChange w:id="2877" w:author="Leonardo Murta" w:date="2016-12-13T10:32:00Z">
              <w:rPr/>
            </w:rPrChange>
          </w:rPr>
          <w:t>;</w:t>
        </w:r>
      </w:ins>
      <w:ins w:id="2878" w:author="Cristiano Cesario" w:date="2016-09-29T08:13:00Z">
        <w:r w:rsidR="001A37EC" w:rsidRPr="009373EF">
          <w:rPr>
            <w:b/>
            <w:rPrChange w:id="2879" w:author="Leonardo Murta" w:date="2016-12-13T10:32:00Z">
              <w:rPr>
                <w:b/>
              </w:rPr>
            </w:rPrChange>
          </w:rPr>
          <w:t>r</w:t>
        </w:r>
        <w:r w:rsidR="00F131DB" w:rsidRPr="009373EF">
          <w:rPr>
            <w:b/>
            <w:rPrChange w:id="2880" w:author="Leonardo Murta" w:date="2016-12-13T10:32:00Z">
              <w:rPr>
                <w:b/>
              </w:rPr>
            </w:rPrChange>
          </w:rPr>
          <w:t>elated repositories</w:t>
        </w:r>
      </w:ins>
      <w:ins w:id="2881" w:author="Cristiano Cesario" w:date="2016-09-29T08:18:00Z">
        <w:r w:rsidR="00F131DB" w:rsidRPr="009373EF">
          <w:rPr>
            <w:rPrChange w:id="2882" w:author="Leonardo Murta" w:date="2016-12-13T10:32:00Z">
              <w:rPr/>
            </w:rPrChange>
          </w:rPr>
          <w:t>(</w:t>
        </w:r>
      </w:ins>
      <w:ins w:id="2883" w:author="Cristiano Cesario" w:date="2016-09-29T08:13:00Z">
        <w:r w:rsidR="00F131DB" w:rsidRPr="009373EF">
          <w:rPr>
            <w:rPrChange w:id="2884" w:author="Leonardo Murta" w:date="2016-12-13T10:32:00Z">
              <w:rPr/>
            </w:rPrChange>
          </w:rPr>
          <w:t>Does the approach identifies related repositories?</w:t>
        </w:r>
      </w:ins>
      <w:ins w:id="2885" w:author="Cristiano Cesario" w:date="2016-09-29T08:18:00Z">
        <w:r w:rsidR="00F131DB" w:rsidRPr="009373EF">
          <w:rPr>
            <w:rPrChange w:id="2886" w:author="Leonardo Murta" w:date="2016-12-13T10:32:00Z">
              <w:rPr/>
            </w:rPrChange>
          </w:rPr>
          <w:t>)</w:t>
        </w:r>
      </w:ins>
      <w:ins w:id="2887" w:author="Cristiano Cesario" w:date="2016-09-29T08:27:00Z">
        <w:r w:rsidR="001A37EC" w:rsidRPr="009373EF">
          <w:rPr>
            <w:rPrChange w:id="2888" w:author="Leonardo Murta" w:date="2016-12-13T10:32:00Z">
              <w:rPr/>
            </w:rPrChange>
          </w:rPr>
          <w:t>;</w:t>
        </w:r>
      </w:ins>
      <w:ins w:id="2889" w:author="Cristiano Cesario" w:date="2016-09-29T08:13:00Z">
        <w:r w:rsidR="001A37EC" w:rsidRPr="009373EF">
          <w:rPr>
            <w:b/>
            <w:rPrChange w:id="2890" w:author="Leonardo Murta" w:date="2016-12-13T10:32:00Z">
              <w:rPr>
                <w:b/>
              </w:rPr>
            </w:rPrChange>
          </w:rPr>
          <w:t>l</w:t>
        </w:r>
        <w:r w:rsidR="00F131DB" w:rsidRPr="009373EF">
          <w:rPr>
            <w:b/>
            <w:rPrChange w:id="2891" w:author="Leonardo Murta" w:date="2016-12-13T10:32:00Z">
              <w:rPr>
                <w:b/>
              </w:rPr>
            </w:rPrChange>
          </w:rPr>
          <w:t>evels of detail</w:t>
        </w:r>
      </w:ins>
      <w:ins w:id="2892" w:author="Cristiano Cesario" w:date="2016-09-29T08:18:00Z">
        <w:r w:rsidR="00F131DB" w:rsidRPr="009373EF">
          <w:rPr>
            <w:rPrChange w:id="2893" w:author="Leonardo Murta" w:date="2016-12-13T10:32:00Z">
              <w:rPr/>
            </w:rPrChange>
          </w:rPr>
          <w:t>(</w:t>
        </w:r>
      </w:ins>
      <w:ins w:id="2894" w:author="Cristiano Cesario" w:date="2016-09-29T08:13:00Z">
        <w:r w:rsidR="00F131DB" w:rsidRPr="009373EF">
          <w:rPr>
            <w:rPrChange w:id="2895" w:author="Leonardo Murta" w:date="2016-12-13T10:32:00Z">
              <w:rPr/>
            </w:rPrChange>
          </w:rPr>
          <w:t>Does the approach present information in different levels of detail?</w:t>
        </w:r>
      </w:ins>
      <w:ins w:id="2896" w:author="Cristiano Cesario" w:date="2016-09-29T08:18:00Z">
        <w:r w:rsidR="00F131DB" w:rsidRPr="009373EF">
          <w:rPr>
            <w:rPrChange w:id="2897" w:author="Leonardo Murta" w:date="2016-12-13T10:32:00Z">
              <w:rPr/>
            </w:rPrChange>
          </w:rPr>
          <w:t>)</w:t>
        </w:r>
      </w:ins>
      <w:ins w:id="2898" w:author="Cristiano Cesario" w:date="2016-09-29T08:27:00Z">
        <w:r w:rsidR="001A37EC" w:rsidRPr="009373EF">
          <w:rPr>
            <w:rPrChange w:id="2899" w:author="Leonardo Murta" w:date="2016-12-13T10:32:00Z">
              <w:rPr/>
            </w:rPrChange>
          </w:rPr>
          <w:t>;</w:t>
        </w:r>
      </w:ins>
      <w:ins w:id="2900" w:author="Cristiano Cesario" w:date="2016-09-29T08:13:00Z">
        <w:r w:rsidR="001A37EC" w:rsidRPr="009373EF">
          <w:rPr>
            <w:b/>
            <w:rPrChange w:id="2901" w:author="Leonardo Murta" w:date="2016-12-13T10:32:00Z">
              <w:rPr>
                <w:b/>
              </w:rPr>
            </w:rPrChange>
          </w:rPr>
          <w:t>m</w:t>
        </w:r>
        <w:r w:rsidR="00F131DB" w:rsidRPr="009373EF">
          <w:rPr>
            <w:b/>
            <w:rPrChange w:id="2902" w:author="Leonardo Murta" w:date="2016-12-13T10:32:00Z">
              <w:rPr>
                <w:b/>
              </w:rPr>
            </w:rPrChange>
          </w:rPr>
          <w:t>ultiple peers</w:t>
        </w:r>
      </w:ins>
      <w:ins w:id="2903" w:author="Cristiano Cesario" w:date="2016-09-29T08:18:00Z">
        <w:r w:rsidR="00F131DB" w:rsidRPr="009373EF">
          <w:rPr>
            <w:rPrChange w:id="2904" w:author="Leonardo Murta" w:date="2016-12-13T10:32:00Z">
              <w:rPr/>
            </w:rPrChange>
          </w:rPr>
          <w:t>(</w:t>
        </w:r>
      </w:ins>
      <w:ins w:id="2905" w:author="Cristiano Cesario" w:date="2016-09-29T08:13:00Z">
        <w:r w:rsidR="00F131DB" w:rsidRPr="009373EF">
          <w:rPr>
            <w:rPrChange w:id="2906" w:author="Leonardo Murta" w:date="2016-12-13T10:32:00Z">
              <w:rPr/>
            </w:rPrChange>
          </w:rPr>
          <w:t>Does the approach support repositories with multiple peers, i.e., multiple pull / push destinations?</w:t>
        </w:r>
      </w:ins>
      <w:ins w:id="2907" w:author="Cristiano Cesario" w:date="2016-09-29T08:18:00Z">
        <w:r w:rsidR="00F131DB" w:rsidRPr="009373EF">
          <w:rPr>
            <w:rPrChange w:id="2908" w:author="Leonardo Murta" w:date="2016-12-13T10:32:00Z">
              <w:rPr/>
            </w:rPrChange>
          </w:rPr>
          <w:t>)</w:t>
        </w:r>
      </w:ins>
      <w:ins w:id="2909" w:author="Cristiano Cesario" w:date="2016-09-29T08:27:00Z">
        <w:r w:rsidR="001A37EC" w:rsidRPr="009373EF">
          <w:rPr>
            <w:rPrChange w:id="2910" w:author="Leonardo Murta" w:date="2016-12-13T10:32:00Z">
              <w:rPr/>
            </w:rPrChange>
          </w:rPr>
          <w:t>;</w:t>
        </w:r>
      </w:ins>
      <w:ins w:id="2911" w:author="Cristiano Cesario" w:date="2016-09-29T08:13:00Z">
        <w:r w:rsidR="001A37EC" w:rsidRPr="009373EF">
          <w:rPr>
            <w:b/>
            <w:rPrChange w:id="2912" w:author="Leonardo Murta" w:date="2016-12-13T10:32:00Z">
              <w:rPr>
                <w:b/>
              </w:rPr>
            </w:rPrChange>
          </w:rPr>
          <w:t>c</w:t>
        </w:r>
        <w:r w:rsidR="00F131DB" w:rsidRPr="009373EF">
          <w:rPr>
            <w:b/>
            <w:rPrChange w:id="2913" w:author="Leonardo Murta" w:date="2016-12-13T10:32:00Z">
              <w:rPr>
                <w:b/>
              </w:rPr>
            </w:rPrChange>
          </w:rPr>
          <w:t>ommits in peer nodes</w:t>
        </w:r>
      </w:ins>
      <w:ins w:id="2914" w:author="Cristiano Cesario" w:date="2016-09-29T08:19:00Z">
        <w:r w:rsidR="00F131DB" w:rsidRPr="009373EF">
          <w:rPr>
            <w:rPrChange w:id="2915" w:author="Leonardo Murta" w:date="2016-12-13T10:32:00Z">
              <w:rPr/>
            </w:rPrChange>
          </w:rPr>
          <w:t>(</w:t>
        </w:r>
      </w:ins>
      <w:ins w:id="2916" w:author="Cristiano Cesario" w:date="2016-09-29T08:13:00Z">
        <w:r w:rsidR="00F131DB" w:rsidRPr="009373EF">
          <w:rPr>
            <w:rPrChange w:id="2917" w:author="Leonardo Murta" w:date="2016-12-13T10:32:00Z">
              <w:rPr/>
            </w:rPrChange>
          </w:rPr>
          <w:t>Does the approach detects commits in peer nodes</w:t>
        </w:r>
      </w:ins>
      <w:ins w:id="2918" w:author="Cristiano Cesario" w:date="2016-09-29T08:19:00Z">
        <w:r w:rsidR="00F131DB" w:rsidRPr="009373EF">
          <w:rPr>
            <w:rPrChange w:id="2919" w:author="Leonardo Murta" w:date="2016-12-13T10:32:00Z">
              <w:rPr/>
            </w:rPrChange>
          </w:rPr>
          <w:t xml:space="preserve">, i.e., </w:t>
        </w:r>
      </w:ins>
      <w:ins w:id="2920" w:author="Cristiano Cesario" w:date="2016-09-29T08:13:00Z">
        <w:r w:rsidR="00F131DB" w:rsidRPr="009373EF">
          <w:rPr>
            <w:rPrChange w:id="2921" w:author="Leonardo Murta" w:date="2016-12-13T10:32:00Z">
              <w:rPr/>
            </w:rPrChange>
          </w:rPr>
          <w:t>nodes that have a direct communication path among each other?</w:t>
        </w:r>
      </w:ins>
      <w:ins w:id="2922" w:author="Cristiano Cesario" w:date="2016-09-29T08:19:00Z">
        <w:r w:rsidR="001A37EC" w:rsidRPr="009373EF">
          <w:rPr>
            <w:rPrChange w:id="2923" w:author="Leonardo Murta" w:date="2016-12-13T10:32:00Z">
              <w:rPr/>
            </w:rPrChange>
          </w:rPr>
          <w:t xml:space="preserve">); </w:t>
        </w:r>
      </w:ins>
      <w:ins w:id="2924" w:author="Cristiano Cesario" w:date="2016-09-29T08:13:00Z">
        <w:r w:rsidR="001A37EC" w:rsidRPr="009373EF">
          <w:rPr>
            <w:b/>
            <w:rPrChange w:id="2925" w:author="Leonardo Murta" w:date="2016-12-13T10:32:00Z">
              <w:rPr>
                <w:b/>
              </w:rPr>
            </w:rPrChange>
          </w:rPr>
          <w:t>c</w:t>
        </w:r>
        <w:r w:rsidR="00F131DB" w:rsidRPr="009373EF">
          <w:rPr>
            <w:b/>
            <w:rPrChange w:id="2926" w:author="Leonardo Murta" w:date="2016-12-13T10:32:00Z">
              <w:rPr>
                <w:b/>
              </w:rPr>
            </w:rPrChange>
          </w:rPr>
          <w:t>ommits in non-peer nodes</w:t>
        </w:r>
        <w:r w:rsidR="00F131DB" w:rsidRPr="009373EF">
          <w:rPr>
            <w:rPrChange w:id="2927" w:author="Leonardo Murta" w:date="2016-12-13T10:32:00Z">
              <w:rPr/>
            </w:rPrChange>
          </w:rPr>
          <w:t xml:space="preserve"> Does the approach detects commits in non-peer nodes, i.e., nodes that do not have a direct communication path among each other?</w:t>
        </w:r>
      </w:ins>
      <w:ins w:id="2928" w:author="Cristiano Cesario" w:date="2016-09-29T08:19:00Z">
        <w:r w:rsidR="00F131DB" w:rsidRPr="009373EF">
          <w:rPr>
            <w:rPrChange w:id="2929" w:author="Leonardo Murta" w:date="2016-12-13T10:32:00Z">
              <w:rPr/>
            </w:rPrChange>
          </w:rPr>
          <w:t>)</w:t>
        </w:r>
      </w:ins>
      <w:ins w:id="2930" w:author="Cristiano Cesario" w:date="2016-09-29T08:27:00Z">
        <w:r w:rsidR="001A37EC" w:rsidRPr="009373EF">
          <w:rPr>
            <w:rPrChange w:id="2931" w:author="Leonardo Murta" w:date="2016-12-13T10:32:00Z">
              <w:rPr/>
            </w:rPrChange>
          </w:rPr>
          <w:t>;</w:t>
        </w:r>
      </w:ins>
      <w:ins w:id="2932" w:author="Cristiano Cesario" w:date="2016-09-29T08:13:00Z">
        <w:r w:rsidR="001A37EC" w:rsidRPr="009373EF">
          <w:rPr>
            <w:b/>
            <w:rPrChange w:id="2933" w:author="Leonardo Murta" w:date="2016-12-13T10:32:00Z">
              <w:rPr>
                <w:b/>
              </w:rPr>
            </w:rPrChange>
          </w:rPr>
          <w:t>m</w:t>
        </w:r>
        <w:r w:rsidR="00F131DB" w:rsidRPr="009373EF">
          <w:rPr>
            <w:b/>
            <w:rPrChange w:id="2934" w:author="Leonardo Murta" w:date="2016-12-13T10:32:00Z">
              <w:rPr>
                <w:b/>
              </w:rPr>
            </w:rPrChange>
          </w:rPr>
          <w:t>ultiple branches</w:t>
        </w:r>
      </w:ins>
      <w:ins w:id="2935" w:author="Cristiano Cesario" w:date="2016-09-29T08:19:00Z">
        <w:r w:rsidR="00F131DB" w:rsidRPr="009373EF">
          <w:rPr>
            <w:rPrChange w:id="2936" w:author="Leonardo Murta" w:date="2016-12-13T10:32:00Z">
              <w:rPr/>
            </w:rPrChange>
          </w:rPr>
          <w:t>(</w:t>
        </w:r>
      </w:ins>
      <w:ins w:id="2937" w:author="Cristiano Cesario" w:date="2016-09-29T08:13:00Z">
        <w:r w:rsidR="00F131DB" w:rsidRPr="009373EF">
          <w:rPr>
            <w:rPrChange w:id="2938" w:author="Leonardo Murta" w:date="2016-12-13T10:32:00Z">
              <w:rPr/>
            </w:rPrChange>
          </w:rPr>
          <w:t>Does the approach support multiple branches in DVCS?</w:t>
        </w:r>
      </w:ins>
      <w:ins w:id="2939" w:author="Cristiano Cesario" w:date="2016-09-29T08:20:00Z">
        <w:r w:rsidR="00F131DB" w:rsidRPr="009373EF">
          <w:rPr>
            <w:rPrChange w:id="2940" w:author="Leonardo Murta" w:date="2016-12-13T10:32:00Z">
              <w:rPr/>
            </w:rPrChange>
          </w:rPr>
          <w:t>)</w:t>
        </w:r>
      </w:ins>
      <w:ins w:id="2941" w:author="Cristiano Cesario" w:date="2016-09-29T08:27:00Z">
        <w:r w:rsidR="001A37EC" w:rsidRPr="009373EF">
          <w:rPr>
            <w:rPrChange w:id="2942" w:author="Leonardo Murta" w:date="2016-12-13T10:32:00Z">
              <w:rPr/>
            </w:rPrChange>
          </w:rPr>
          <w:t>;t</w:t>
        </w:r>
      </w:ins>
      <w:ins w:id="2943" w:author="Cristiano Cesario" w:date="2016-09-29T08:13:00Z">
        <w:r w:rsidR="00F131DB" w:rsidRPr="009373EF">
          <w:rPr>
            <w:b/>
            <w:rPrChange w:id="2944" w:author="Leonardo Murta" w:date="2016-12-13T10:32:00Z">
              <w:rPr>
                <w:b/>
              </w:rPr>
            </w:rPrChange>
          </w:rPr>
          <w:t>opology</w:t>
        </w:r>
      </w:ins>
      <w:ins w:id="2945" w:author="Cristiano Cesario" w:date="2016-09-29T08:20:00Z">
        <w:r w:rsidR="00F131DB" w:rsidRPr="009373EF">
          <w:rPr>
            <w:rPrChange w:id="2946" w:author="Leonardo Murta" w:date="2016-12-13T10:32:00Z">
              <w:rPr/>
            </w:rPrChange>
          </w:rPr>
          <w:t>(</w:t>
        </w:r>
      </w:ins>
      <w:ins w:id="2947" w:author="Cristiano Cesario" w:date="2016-09-29T08:13:00Z">
        <w:r w:rsidR="00F131DB" w:rsidRPr="009373EF">
          <w:rPr>
            <w:rPrChange w:id="2948" w:author="Leonardo Murta" w:date="2016-12-13T10:32:00Z">
              <w:rPr/>
            </w:rPrChange>
          </w:rPr>
          <w:t>Does the approach supply any topology visualization that shows dependencies among repositories?</w:t>
        </w:r>
      </w:ins>
      <w:ins w:id="2949" w:author="Cristiano Cesario" w:date="2016-09-29T08:20:00Z">
        <w:r w:rsidR="00F131DB" w:rsidRPr="009373EF">
          <w:rPr>
            <w:rPrChange w:id="2950" w:author="Leonardo Murta" w:date="2016-12-13T10:32:00Z">
              <w:rPr/>
            </w:rPrChange>
          </w:rPr>
          <w:t>)</w:t>
        </w:r>
      </w:ins>
      <w:ins w:id="2951" w:author="Cristiano Cesario" w:date="2016-09-29T08:27:00Z">
        <w:r w:rsidR="001A37EC" w:rsidRPr="009373EF">
          <w:rPr>
            <w:rPrChange w:id="2952" w:author="Leonardo Murta" w:date="2016-12-13T10:32:00Z">
              <w:rPr/>
            </w:rPrChange>
          </w:rPr>
          <w:t>;</w:t>
        </w:r>
      </w:ins>
      <w:ins w:id="2953" w:author="Cristiano Cesario" w:date="2016-09-29T08:20:00Z">
        <w:r w:rsidR="00F131DB" w:rsidRPr="009373EF">
          <w:rPr>
            <w:rPrChange w:id="2954" w:author="Leonardo Murta" w:date="2016-12-13T10:32:00Z">
              <w:rPr/>
            </w:rPrChange>
          </w:rPr>
          <w:t xml:space="preserve"> and finally </w:t>
        </w:r>
      </w:ins>
      <w:ins w:id="2955" w:author="Cristiano Cesario" w:date="2016-09-29T08:13:00Z">
        <w:r w:rsidR="001A37EC" w:rsidRPr="009373EF">
          <w:rPr>
            <w:b/>
            <w:rPrChange w:id="2956" w:author="Leonardo Murta" w:date="2016-12-13T10:32:00Z">
              <w:rPr>
                <w:b/>
              </w:rPr>
            </w:rPrChange>
          </w:rPr>
          <w:t>c</w:t>
        </w:r>
        <w:r w:rsidR="00F131DB" w:rsidRPr="009373EF">
          <w:rPr>
            <w:b/>
            <w:rPrChange w:id="2957" w:author="Leonardo Murta" w:date="2016-12-13T10:32:00Z">
              <w:rPr>
                <w:b/>
              </w:rPr>
            </w:rPrChange>
          </w:rPr>
          <w:t>ommit History</w:t>
        </w:r>
      </w:ins>
      <w:ins w:id="2958" w:author="Cristiano Cesario" w:date="2016-09-29T08:20:00Z">
        <w:r w:rsidR="00F131DB" w:rsidRPr="009373EF">
          <w:rPr>
            <w:rPrChange w:id="2959" w:author="Leonardo Murta" w:date="2016-12-13T10:32:00Z">
              <w:rPr/>
            </w:rPrChange>
          </w:rPr>
          <w:t>(</w:t>
        </w:r>
      </w:ins>
      <w:ins w:id="2960" w:author="Cristiano Cesario" w:date="2016-09-29T08:13:00Z">
        <w:r w:rsidR="00F131DB" w:rsidRPr="009373EF">
          <w:rPr>
            <w:rPrChange w:id="2961" w:author="Leonardo Murta" w:date="2016-12-13T10:32:00Z">
              <w:rPr/>
            </w:rPrChange>
          </w:rPr>
          <w:t>Does the approach allow visualizing only a partial commit history, showing only local commits, or does it allow visualizing a full commit history, including commits in other repositories that were not synchronized yet, or that are in non-tracked branches?</w:t>
        </w:r>
      </w:ins>
      <w:ins w:id="2962" w:author="Cristiano Cesario" w:date="2016-09-29T08:20:00Z">
        <w:r w:rsidR="00F131DB" w:rsidRPr="009373EF">
          <w:rPr>
            <w:rPrChange w:id="2963" w:author="Leonardo Murta" w:date="2016-12-13T10:32:00Z">
              <w:rPr/>
            </w:rPrChange>
          </w:rPr>
          <w:t>)</w:t>
        </w:r>
      </w:ins>
    </w:p>
    <w:p w14:paraId="54DB31F2" w14:textId="77777777" w:rsidR="00F131DB" w:rsidRPr="009373EF" w:rsidRDefault="00F131DB" w:rsidP="00F131DB">
      <w:pPr>
        <w:pStyle w:val="Legenda"/>
        <w:rPr>
          <w:ins w:id="2964" w:author="Cristiano Cesario" w:date="2016-09-29T08:13:00Z"/>
        </w:rPr>
      </w:pPr>
    </w:p>
    <w:tbl>
      <w:tblPr>
        <w:tblStyle w:val="Tabelacomgrade"/>
        <w:tblW w:w="0" w:type="auto"/>
        <w:tblLook w:val="04A0" w:firstRow="1" w:lastRow="0" w:firstColumn="1" w:lastColumn="0" w:noHBand="0" w:noVBand="1"/>
        <w:tblPrChange w:id="2965" w:author="Cristiano Cesario" w:date="2016-09-29T08:21:00Z">
          <w:tblPr>
            <w:tblStyle w:val="TabeladeGrade5Escura-nfase1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PrChange>
      </w:tblPr>
      <w:tblGrid>
        <w:gridCol w:w="3764"/>
        <w:gridCol w:w="1211"/>
        <w:gridCol w:w="986"/>
        <w:gridCol w:w="1363"/>
        <w:gridCol w:w="934"/>
        <w:gridCol w:w="1812"/>
        <w:tblGridChange w:id="2966">
          <w:tblGrid>
            <w:gridCol w:w="2597"/>
            <w:gridCol w:w="1373"/>
            <w:gridCol w:w="986"/>
            <w:gridCol w:w="1675"/>
            <w:gridCol w:w="934"/>
            <w:gridCol w:w="2505"/>
          </w:tblGrid>
        </w:tblGridChange>
      </w:tblGrid>
      <w:tr w:rsidR="00F131DB" w:rsidRPr="009373EF" w14:paraId="58053557" w14:textId="77777777" w:rsidTr="00F131DB">
        <w:trPr>
          <w:trHeight w:val="1995"/>
          <w:ins w:id="2967" w:author="Cristiano Cesario" w:date="2016-09-29T08:13:00Z"/>
          <w:trPrChange w:id="2968" w:author="Cristiano Cesario" w:date="2016-09-29T08:21:00Z">
            <w:trPr>
              <w:trHeight w:val="1995"/>
              <w:tblHeader/>
            </w:trPr>
          </w:trPrChange>
        </w:trPr>
        <w:tc>
          <w:tcPr>
            <w:tcW w:w="0" w:type="auto"/>
            <w:vAlign w:val="center"/>
            <w:hideMark/>
            <w:tcPrChange w:id="2969" w:author="Cristiano Cesario" w:date="2016-09-29T08:21:00Z">
              <w:tcPr>
                <w:tcW w:w="0" w:type="auto"/>
                <w:tcBorders>
                  <w:top w:val="single" w:sz="4" w:space="0" w:color="FFFFFF" w:themeColor="background1"/>
                  <w:left w:val="single" w:sz="4" w:space="0" w:color="FFFFFF" w:themeColor="background1"/>
                  <w:right w:val="single" w:sz="4" w:space="0" w:color="FFFFFF" w:themeColor="background1"/>
                </w:tcBorders>
                <w:vAlign w:val="center"/>
                <w:hideMark/>
              </w:tcPr>
            </w:tcPrChange>
          </w:tcPr>
          <w:p w14:paraId="7817ED39" w14:textId="77777777" w:rsidR="00F131DB" w:rsidRPr="009373EF" w:rsidRDefault="00E02D98">
            <w:pPr>
              <w:numPr>
                <w:ilvl w:val="8"/>
                <w:numId w:val="1"/>
              </w:numPr>
              <w:spacing w:before="240" w:line="240" w:lineRule="auto"/>
              <w:ind w:firstLine="0"/>
              <w:jc w:val="center"/>
              <w:outlineLvl w:val="8"/>
              <w:rPr>
                <w:ins w:id="2970" w:author="Cristiano Cesario" w:date="2016-09-29T08:13:00Z"/>
                <w:rFonts w:ascii="Calibri" w:eastAsia="Times New Roman" w:hAnsi="Calibri"/>
                <w:b/>
                <w:lang w:eastAsia="pt-BR"/>
                <w:rPrChange w:id="2971" w:author="Leonardo Murta" w:date="2016-12-13T10:32:00Z">
                  <w:rPr>
                    <w:ins w:id="2972" w:author="Cristiano Cesario" w:date="2016-09-29T08:13:00Z"/>
                    <w:rFonts w:ascii="Calibri" w:eastAsia="Times New Roman" w:hAnsi="Calibri" w:cs="Times New Roman"/>
                    <w:i/>
                    <w:color w:val="FFFFFF" w:themeColor="background1"/>
                    <w:sz w:val="18"/>
                    <w:szCs w:val="20"/>
                    <w:lang w:eastAsia="pt-BR"/>
                  </w:rPr>
                </w:rPrChange>
              </w:rPr>
            </w:pPr>
            <w:ins w:id="2973" w:author="Cristiano Cesario" w:date="2016-09-29T08:13:00Z">
              <w:r w:rsidRPr="009373EF">
                <w:rPr>
                  <w:rFonts w:ascii="Calibri" w:eastAsia="Times New Roman" w:hAnsi="Calibri"/>
                  <w:b/>
                  <w:lang w:eastAsia="pt-BR"/>
                  <w:rPrChange w:id="2974" w:author="Leonardo Murta" w:date="2016-12-13T10:32:00Z">
                    <w:rPr>
                      <w:rFonts w:ascii="Calibri" w:eastAsia="Times New Roman" w:hAnsi="Calibri" w:cs="Times New Roman"/>
                      <w:color w:val="FFFFFF" w:themeColor="background1"/>
                      <w:sz w:val="24"/>
                      <w:szCs w:val="20"/>
                      <w:u w:val="single"/>
                      <w:lang w:eastAsia="pt-BR"/>
                    </w:rPr>
                  </w:rPrChange>
                </w:rPr>
                <w:t>Feature / Category</w:t>
              </w:r>
            </w:ins>
          </w:p>
        </w:tc>
        <w:tc>
          <w:tcPr>
            <w:tcW w:w="0" w:type="auto"/>
            <w:textDirection w:val="btLr"/>
            <w:vAlign w:val="center"/>
            <w:hideMark/>
            <w:tcPrChange w:id="2975" w:author="Cristiano Cesario" w:date="2016-09-29T08:21:00Z">
              <w:tcPr>
                <w:tcW w:w="0" w:type="auto"/>
                <w:tcBorders>
                  <w:top w:val="single" w:sz="4" w:space="0" w:color="FFFFFF" w:themeColor="background1"/>
                  <w:left w:val="single" w:sz="4" w:space="0" w:color="FFFFFF" w:themeColor="background1"/>
                  <w:right w:val="single" w:sz="4" w:space="0" w:color="FFFFFF" w:themeColor="background1"/>
                </w:tcBorders>
                <w:textDirection w:val="btLr"/>
                <w:vAlign w:val="center"/>
                <w:hideMark/>
              </w:tcPr>
            </w:tcPrChange>
          </w:tcPr>
          <w:p w14:paraId="48F49B84" w14:textId="77777777" w:rsidR="00F131DB" w:rsidRPr="009373EF" w:rsidRDefault="00E02D98">
            <w:pPr>
              <w:numPr>
                <w:ilvl w:val="8"/>
                <w:numId w:val="1"/>
              </w:numPr>
              <w:spacing w:before="240" w:line="240" w:lineRule="auto"/>
              <w:ind w:left="113" w:right="113" w:firstLine="0"/>
              <w:jc w:val="center"/>
              <w:outlineLvl w:val="8"/>
              <w:rPr>
                <w:ins w:id="2976" w:author="Cristiano Cesario" w:date="2016-09-29T08:13:00Z"/>
                <w:rFonts w:ascii="Calibri" w:eastAsia="Times New Roman" w:hAnsi="Calibri"/>
                <w:b/>
                <w:lang w:eastAsia="pt-BR"/>
                <w:rPrChange w:id="2977" w:author="Leonardo Murta" w:date="2016-12-13T10:32:00Z">
                  <w:rPr>
                    <w:ins w:id="2978" w:author="Cristiano Cesario" w:date="2016-09-29T08:13:00Z"/>
                    <w:rFonts w:ascii="Calibri" w:eastAsia="Times New Roman" w:hAnsi="Calibri" w:cs="Times New Roman"/>
                    <w:i/>
                    <w:color w:val="FFFFFF" w:themeColor="background1"/>
                    <w:sz w:val="18"/>
                    <w:szCs w:val="20"/>
                    <w:lang w:eastAsia="pt-BR"/>
                  </w:rPr>
                </w:rPrChange>
              </w:rPr>
            </w:pPr>
            <w:ins w:id="2979" w:author="Cristiano Cesario" w:date="2016-09-29T08:13:00Z">
              <w:r w:rsidRPr="009373EF">
                <w:rPr>
                  <w:rFonts w:ascii="Calibri" w:eastAsia="Times New Roman" w:hAnsi="Calibri"/>
                  <w:b/>
                  <w:lang w:eastAsia="pt-BR"/>
                  <w:rPrChange w:id="2980" w:author="Leonardo Murta" w:date="2016-12-13T10:32:00Z">
                    <w:rPr>
                      <w:rFonts w:ascii="Calibri" w:eastAsia="Times New Roman" w:hAnsi="Calibri" w:cs="Times New Roman"/>
                      <w:color w:val="FFFFFF" w:themeColor="background1"/>
                      <w:sz w:val="24"/>
                      <w:szCs w:val="20"/>
                      <w:u w:val="single"/>
                      <w:lang w:eastAsia="pt-BR"/>
                    </w:rPr>
                  </w:rPrChange>
                </w:rPr>
                <w:t xml:space="preserve">Commit </w:t>
              </w:r>
            </w:ins>
            <w:ins w:id="2981" w:author="Cristiano Cesario" w:date="2016-09-29T08:24:00Z">
              <w:r w:rsidR="001A37EC" w:rsidRPr="009373EF">
                <w:rPr>
                  <w:rFonts w:ascii="Calibri" w:eastAsia="Times New Roman" w:hAnsi="Calibri"/>
                  <w:b/>
                  <w:lang w:eastAsia="pt-BR"/>
                </w:rPr>
                <w:t>n</w:t>
              </w:r>
            </w:ins>
            <w:ins w:id="2982" w:author="Cristiano Cesario" w:date="2016-09-29T08:13:00Z">
              <w:r w:rsidRPr="009373EF">
                <w:rPr>
                  <w:rFonts w:ascii="Calibri" w:eastAsia="Times New Roman" w:hAnsi="Calibri"/>
                  <w:b/>
                  <w:lang w:eastAsia="pt-BR"/>
                  <w:rPrChange w:id="2983" w:author="Leonardo Murta" w:date="2016-12-13T10:32:00Z">
                    <w:rPr>
                      <w:rFonts w:ascii="Calibri" w:eastAsia="Times New Roman" w:hAnsi="Calibri" w:cs="Times New Roman"/>
                      <w:color w:val="FFFFFF" w:themeColor="background1"/>
                      <w:sz w:val="24"/>
                      <w:szCs w:val="20"/>
                      <w:u w:val="single"/>
                      <w:lang w:eastAsia="pt-BR"/>
                    </w:rPr>
                  </w:rPrChange>
                </w:rPr>
                <w:t>otification</w:t>
              </w:r>
            </w:ins>
          </w:p>
        </w:tc>
        <w:tc>
          <w:tcPr>
            <w:tcW w:w="0" w:type="auto"/>
            <w:textDirection w:val="btLr"/>
            <w:vAlign w:val="center"/>
            <w:hideMark/>
            <w:tcPrChange w:id="2984" w:author="Cristiano Cesario" w:date="2016-09-29T08:21:00Z">
              <w:tcPr>
                <w:tcW w:w="0" w:type="auto"/>
                <w:tcBorders>
                  <w:top w:val="single" w:sz="4" w:space="0" w:color="FFFFFF" w:themeColor="background1"/>
                  <w:left w:val="single" w:sz="4" w:space="0" w:color="FFFFFF" w:themeColor="background1"/>
                  <w:right w:val="single" w:sz="4" w:space="0" w:color="FFFFFF" w:themeColor="background1"/>
                </w:tcBorders>
                <w:textDirection w:val="btLr"/>
                <w:vAlign w:val="center"/>
                <w:hideMark/>
              </w:tcPr>
            </w:tcPrChange>
          </w:tcPr>
          <w:p w14:paraId="6AFF01E0" w14:textId="77777777" w:rsidR="00F131DB" w:rsidRPr="009373EF" w:rsidRDefault="00E02D98">
            <w:pPr>
              <w:numPr>
                <w:ilvl w:val="8"/>
                <w:numId w:val="1"/>
              </w:numPr>
              <w:spacing w:before="240" w:line="240" w:lineRule="auto"/>
              <w:ind w:left="113" w:right="113" w:firstLine="0"/>
              <w:jc w:val="center"/>
              <w:outlineLvl w:val="8"/>
              <w:rPr>
                <w:ins w:id="2985" w:author="Cristiano Cesario" w:date="2016-09-29T08:13:00Z"/>
                <w:rFonts w:ascii="Calibri" w:eastAsia="Times New Roman" w:hAnsi="Calibri"/>
                <w:b/>
                <w:lang w:eastAsia="pt-BR"/>
                <w:rPrChange w:id="2986" w:author="Leonardo Murta" w:date="2016-12-13T10:32:00Z">
                  <w:rPr>
                    <w:ins w:id="2987" w:author="Cristiano Cesario" w:date="2016-09-29T08:13:00Z"/>
                    <w:rFonts w:ascii="Calibri" w:eastAsia="Times New Roman" w:hAnsi="Calibri" w:cs="Times New Roman"/>
                    <w:i/>
                    <w:color w:val="FFFFFF" w:themeColor="background1"/>
                    <w:sz w:val="18"/>
                    <w:szCs w:val="20"/>
                    <w:lang w:eastAsia="pt-BR"/>
                  </w:rPr>
                </w:rPrChange>
              </w:rPr>
            </w:pPr>
            <w:ins w:id="2988" w:author="Cristiano Cesario" w:date="2016-09-29T08:13:00Z">
              <w:r w:rsidRPr="009373EF">
                <w:rPr>
                  <w:rFonts w:ascii="Calibri" w:eastAsia="Times New Roman" w:hAnsi="Calibri"/>
                  <w:b/>
                  <w:lang w:eastAsia="pt-BR"/>
                  <w:rPrChange w:id="2989" w:author="Leonardo Murta" w:date="2016-12-13T10:32:00Z">
                    <w:rPr>
                      <w:rFonts w:ascii="Calibri" w:eastAsia="Times New Roman" w:hAnsi="Calibri" w:cs="Times New Roman"/>
                      <w:color w:val="FFFFFF" w:themeColor="background1"/>
                      <w:sz w:val="24"/>
                      <w:szCs w:val="20"/>
                      <w:u w:val="single"/>
                      <w:lang w:eastAsia="pt-BR"/>
                    </w:rPr>
                  </w:rPrChange>
                </w:rPr>
                <w:t xml:space="preserve">Awareness of </w:t>
              </w:r>
            </w:ins>
            <w:ins w:id="2990" w:author="Cristiano Cesario" w:date="2016-09-29T08:24:00Z">
              <w:r w:rsidR="001A37EC" w:rsidRPr="009373EF">
                <w:rPr>
                  <w:rFonts w:ascii="Calibri" w:eastAsia="Times New Roman" w:hAnsi="Calibri"/>
                  <w:b/>
                  <w:lang w:eastAsia="pt-BR"/>
                </w:rPr>
                <w:t>c</w:t>
              </w:r>
            </w:ins>
            <w:ins w:id="2991" w:author="Cristiano Cesario" w:date="2016-09-29T08:13:00Z">
              <w:r w:rsidRPr="009373EF">
                <w:rPr>
                  <w:rFonts w:ascii="Calibri" w:eastAsia="Times New Roman" w:hAnsi="Calibri"/>
                  <w:b/>
                  <w:lang w:eastAsia="pt-BR"/>
                  <w:rPrChange w:id="2992" w:author="Leonardo Murta" w:date="2016-12-13T10:32:00Z">
                    <w:rPr>
                      <w:rFonts w:ascii="Calibri" w:eastAsia="Times New Roman" w:hAnsi="Calibri" w:cs="Times New Roman"/>
                      <w:color w:val="FFFFFF" w:themeColor="background1"/>
                      <w:sz w:val="24"/>
                      <w:szCs w:val="20"/>
                      <w:u w:val="single"/>
                      <w:lang w:eastAsia="pt-BR"/>
                    </w:rPr>
                  </w:rPrChange>
                </w:rPr>
                <w:t xml:space="preserve">oncurrent </w:t>
              </w:r>
            </w:ins>
            <w:ins w:id="2993" w:author="Cristiano Cesario" w:date="2016-09-29T08:24:00Z">
              <w:r w:rsidR="001A37EC" w:rsidRPr="009373EF">
                <w:rPr>
                  <w:rFonts w:ascii="Calibri" w:eastAsia="Times New Roman" w:hAnsi="Calibri"/>
                  <w:b/>
                  <w:lang w:eastAsia="pt-BR"/>
                </w:rPr>
                <w:t>c</w:t>
              </w:r>
            </w:ins>
            <w:ins w:id="2994" w:author="Cristiano Cesario" w:date="2016-09-29T08:13:00Z">
              <w:r w:rsidRPr="009373EF">
                <w:rPr>
                  <w:rFonts w:ascii="Calibri" w:eastAsia="Times New Roman" w:hAnsi="Calibri"/>
                  <w:b/>
                  <w:lang w:eastAsia="pt-BR"/>
                  <w:rPrChange w:id="2995" w:author="Leonardo Murta" w:date="2016-12-13T10:32:00Z">
                    <w:rPr>
                      <w:rFonts w:ascii="Calibri" w:eastAsia="Times New Roman" w:hAnsi="Calibri" w:cs="Times New Roman"/>
                      <w:color w:val="FFFFFF" w:themeColor="background1"/>
                      <w:sz w:val="24"/>
                      <w:szCs w:val="20"/>
                      <w:u w:val="single"/>
                      <w:lang w:eastAsia="pt-BR"/>
                    </w:rPr>
                  </w:rPrChange>
                </w:rPr>
                <w:t>hanges</w:t>
              </w:r>
            </w:ins>
          </w:p>
        </w:tc>
        <w:tc>
          <w:tcPr>
            <w:tcW w:w="0" w:type="auto"/>
            <w:textDirection w:val="btLr"/>
            <w:vAlign w:val="center"/>
            <w:hideMark/>
            <w:tcPrChange w:id="2996" w:author="Cristiano Cesario" w:date="2016-09-29T08:21:00Z">
              <w:tcPr>
                <w:tcW w:w="0" w:type="auto"/>
                <w:tcBorders>
                  <w:top w:val="single" w:sz="4" w:space="0" w:color="FFFFFF" w:themeColor="background1"/>
                  <w:left w:val="single" w:sz="4" w:space="0" w:color="FFFFFF" w:themeColor="background1"/>
                  <w:right w:val="single" w:sz="4" w:space="0" w:color="FFFFFF" w:themeColor="background1"/>
                </w:tcBorders>
                <w:textDirection w:val="btLr"/>
                <w:vAlign w:val="center"/>
                <w:hideMark/>
              </w:tcPr>
            </w:tcPrChange>
          </w:tcPr>
          <w:p w14:paraId="53F7CFEE" w14:textId="77777777" w:rsidR="00F131DB" w:rsidRPr="009373EF" w:rsidRDefault="00E02D98">
            <w:pPr>
              <w:numPr>
                <w:ilvl w:val="8"/>
                <w:numId w:val="1"/>
              </w:numPr>
              <w:spacing w:before="240" w:line="240" w:lineRule="auto"/>
              <w:ind w:left="113" w:right="113" w:firstLine="0"/>
              <w:jc w:val="center"/>
              <w:outlineLvl w:val="8"/>
              <w:rPr>
                <w:ins w:id="2997" w:author="Cristiano Cesario" w:date="2016-09-29T08:13:00Z"/>
                <w:rFonts w:ascii="Calibri" w:eastAsia="Times New Roman" w:hAnsi="Calibri"/>
                <w:b/>
                <w:lang w:eastAsia="pt-BR"/>
                <w:rPrChange w:id="2998" w:author="Leonardo Murta" w:date="2016-12-13T10:32:00Z">
                  <w:rPr>
                    <w:ins w:id="2999" w:author="Cristiano Cesario" w:date="2016-09-29T08:13:00Z"/>
                    <w:rFonts w:ascii="Calibri" w:eastAsia="Times New Roman" w:hAnsi="Calibri" w:cs="Times New Roman"/>
                    <w:i/>
                    <w:color w:val="FFFFFF" w:themeColor="background1"/>
                    <w:sz w:val="18"/>
                    <w:szCs w:val="20"/>
                    <w:lang w:eastAsia="pt-BR"/>
                  </w:rPr>
                </w:rPrChange>
              </w:rPr>
            </w:pPr>
            <w:ins w:id="3000" w:author="Cristiano Cesario" w:date="2016-09-29T08:13:00Z">
              <w:r w:rsidRPr="009373EF">
                <w:rPr>
                  <w:rFonts w:ascii="Calibri" w:eastAsia="Times New Roman" w:hAnsi="Calibri"/>
                  <w:b/>
                  <w:lang w:eastAsia="pt-BR"/>
                  <w:rPrChange w:id="3001" w:author="Leonardo Murta" w:date="2016-12-13T10:32:00Z">
                    <w:rPr>
                      <w:rFonts w:ascii="Calibri" w:eastAsia="Times New Roman" w:hAnsi="Calibri" w:cs="Times New Roman"/>
                      <w:color w:val="FFFFFF" w:themeColor="background1"/>
                      <w:sz w:val="24"/>
                      <w:szCs w:val="20"/>
                      <w:u w:val="single"/>
                      <w:lang w:eastAsia="pt-BR"/>
                    </w:rPr>
                  </w:rPrChange>
                </w:rPr>
                <w:t xml:space="preserve">Repository </w:t>
              </w:r>
            </w:ins>
            <w:ins w:id="3002" w:author="Cristiano Cesario" w:date="2016-09-29T08:24:00Z">
              <w:r w:rsidR="001A37EC" w:rsidRPr="009373EF">
                <w:rPr>
                  <w:rFonts w:ascii="Calibri" w:eastAsia="Times New Roman" w:hAnsi="Calibri"/>
                  <w:b/>
                  <w:lang w:eastAsia="pt-BR"/>
                </w:rPr>
                <w:t>v</w:t>
              </w:r>
            </w:ins>
            <w:ins w:id="3003" w:author="Cristiano Cesario" w:date="2016-09-29T08:13:00Z">
              <w:r w:rsidRPr="009373EF">
                <w:rPr>
                  <w:rFonts w:ascii="Calibri" w:eastAsia="Times New Roman" w:hAnsi="Calibri"/>
                  <w:b/>
                  <w:lang w:eastAsia="pt-BR"/>
                  <w:rPrChange w:id="3004" w:author="Leonardo Murta" w:date="2016-12-13T10:32:00Z">
                    <w:rPr>
                      <w:rFonts w:ascii="Calibri" w:eastAsia="Times New Roman" w:hAnsi="Calibri" w:cs="Times New Roman"/>
                      <w:color w:val="FFFFFF" w:themeColor="background1"/>
                      <w:sz w:val="24"/>
                      <w:szCs w:val="20"/>
                      <w:u w:val="single"/>
                      <w:lang w:eastAsia="pt-BR"/>
                    </w:rPr>
                  </w:rPrChange>
                </w:rPr>
                <w:t>isualization</w:t>
              </w:r>
            </w:ins>
          </w:p>
        </w:tc>
        <w:tc>
          <w:tcPr>
            <w:tcW w:w="0" w:type="auto"/>
            <w:textDirection w:val="btLr"/>
            <w:vAlign w:val="center"/>
            <w:hideMark/>
            <w:tcPrChange w:id="3005" w:author="Cristiano Cesario" w:date="2016-09-29T08:21:00Z">
              <w:tcPr>
                <w:tcW w:w="0" w:type="auto"/>
                <w:tcBorders>
                  <w:top w:val="single" w:sz="4" w:space="0" w:color="FFFFFF" w:themeColor="background1"/>
                  <w:left w:val="single" w:sz="4" w:space="0" w:color="FFFFFF" w:themeColor="background1"/>
                  <w:right w:val="single" w:sz="4" w:space="0" w:color="FFFFFF" w:themeColor="background1"/>
                </w:tcBorders>
                <w:textDirection w:val="btLr"/>
                <w:vAlign w:val="center"/>
                <w:hideMark/>
              </w:tcPr>
            </w:tcPrChange>
          </w:tcPr>
          <w:p w14:paraId="64F0CA7B" w14:textId="77777777" w:rsidR="00F131DB" w:rsidRPr="009373EF" w:rsidRDefault="00E02D98">
            <w:pPr>
              <w:numPr>
                <w:ilvl w:val="8"/>
                <w:numId w:val="1"/>
              </w:numPr>
              <w:spacing w:before="240" w:line="240" w:lineRule="auto"/>
              <w:ind w:left="113" w:right="113" w:firstLine="0"/>
              <w:jc w:val="center"/>
              <w:outlineLvl w:val="8"/>
              <w:rPr>
                <w:ins w:id="3006" w:author="Cristiano Cesario" w:date="2016-09-29T08:13:00Z"/>
                <w:rFonts w:ascii="Calibri" w:eastAsia="Times New Roman" w:hAnsi="Calibri"/>
                <w:b/>
                <w:lang w:eastAsia="pt-BR"/>
                <w:rPrChange w:id="3007" w:author="Leonardo Murta" w:date="2016-12-13T10:32:00Z">
                  <w:rPr>
                    <w:ins w:id="3008" w:author="Cristiano Cesario" w:date="2016-09-29T08:13:00Z"/>
                    <w:rFonts w:ascii="Calibri" w:eastAsia="Times New Roman" w:hAnsi="Calibri" w:cs="Times New Roman"/>
                    <w:i/>
                    <w:color w:val="FFFFFF" w:themeColor="background1"/>
                    <w:sz w:val="18"/>
                    <w:szCs w:val="20"/>
                    <w:lang w:eastAsia="pt-BR"/>
                  </w:rPr>
                </w:rPrChange>
              </w:rPr>
            </w:pPr>
            <w:ins w:id="3009" w:author="Cristiano Cesario" w:date="2016-09-29T08:13:00Z">
              <w:r w:rsidRPr="009373EF">
                <w:rPr>
                  <w:rFonts w:ascii="Calibri" w:eastAsia="Times New Roman" w:hAnsi="Calibri"/>
                  <w:b/>
                  <w:lang w:eastAsia="pt-BR"/>
                  <w:rPrChange w:id="3010" w:author="Leonardo Murta" w:date="2016-12-13T10:32:00Z">
                    <w:rPr>
                      <w:rFonts w:ascii="Calibri" w:eastAsia="Times New Roman" w:hAnsi="Calibri" w:cs="Times New Roman"/>
                      <w:color w:val="FFFFFF" w:themeColor="background1"/>
                      <w:sz w:val="24"/>
                      <w:szCs w:val="20"/>
                      <w:u w:val="single"/>
                      <w:lang w:eastAsia="pt-BR"/>
                    </w:rPr>
                  </w:rPrChange>
                </w:rPr>
                <w:t>DVCS clients</w:t>
              </w:r>
            </w:ins>
          </w:p>
        </w:tc>
        <w:tc>
          <w:tcPr>
            <w:tcW w:w="0" w:type="auto"/>
            <w:textDirection w:val="btLr"/>
            <w:vAlign w:val="center"/>
            <w:hideMark/>
            <w:tcPrChange w:id="3011" w:author="Cristiano Cesario" w:date="2016-09-29T08:21:00Z">
              <w:tcPr>
                <w:tcW w:w="0" w:type="auto"/>
                <w:tcBorders>
                  <w:top w:val="single" w:sz="4" w:space="0" w:color="FFFFFF" w:themeColor="background1"/>
                  <w:left w:val="single" w:sz="4" w:space="0" w:color="FFFFFF" w:themeColor="background1"/>
                  <w:right w:val="single" w:sz="4" w:space="0" w:color="FFFFFF" w:themeColor="background1"/>
                </w:tcBorders>
                <w:textDirection w:val="btLr"/>
                <w:vAlign w:val="center"/>
                <w:hideMark/>
              </w:tcPr>
            </w:tcPrChange>
          </w:tcPr>
          <w:p w14:paraId="0494B58B" w14:textId="77777777" w:rsidR="00F131DB" w:rsidRPr="009373EF" w:rsidRDefault="00E02D98">
            <w:pPr>
              <w:numPr>
                <w:ilvl w:val="8"/>
                <w:numId w:val="1"/>
              </w:numPr>
              <w:spacing w:before="240" w:line="240" w:lineRule="auto"/>
              <w:ind w:left="113" w:right="113" w:firstLine="0"/>
              <w:jc w:val="center"/>
              <w:outlineLvl w:val="8"/>
              <w:rPr>
                <w:ins w:id="3012" w:author="Cristiano Cesario" w:date="2016-09-29T08:13:00Z"/>
                <w:rFonts w:ascii="Calibri" w:eastAsia="Times New Roman" w:hAnsi="Calibri"/>
                <w:b/>
                <w:lang w:eastAsia="pt-BR"/>
                <w:rPrChange w:id="3013" w:author="Leonardo Murta" w:date="2016-12-13T10:32:00Z">
                  <w:rPr>
                    <w:ins w:id="3014" w:author="Cristiano Cesario" w:date="2016-09-29T08:13:00Z"/>
                    <w:rFonts w:ascii="Calibri" w:eastAsia="Times New Roman" w:hAnsi="Calibri" w:cs="Times New Roman"/>
                    <w:i/>
                    <w:color w:val="FFFFFF" w:themeColor="background1"/>
                    <w:sz w:val="18"/>
                    <w:szCs w:val="20"/>
                    <w:lang w:eastAsia="pt-BR"/>
                  </w:rPr>
                </w:rPrChange>
              </w:rPr>
            </w:pPr>
            <w:ins w:id="3015" w:author="Cristiano Cesario" w:date="2016-09-29T08:13:00Z">
              <w:r w:rsidRPr="009373EF">
                <w:rPr>
                  <w:rFonts w:ascii="Calibri" w:eastAsia="Times New Roman" w:hAnsi="Calibri"/>
                  <w:b/>
                  <w:lang w:eastAsia="pt-BR"/>
                  <w:rPrChange w:id="3016" w:author="Leonardo Murta" w:date="2016-12-13T10:32:00Z">
                    <w:rPr>
                      <w:rFonts w:ascii="Calibri" w:eastAsia="Times New Roman" w:hAnsi="Calibri" w:cs="Times New Roman"/>
                      <w:color w:val="FFFFFF" w:themeColor="background1"/>
                      <w:sz w:val="24"/>
                      <w:szCs w:val="20"/>
                      <w:u w:val="single"/>
                      <w:lang w:eastAsia="pt-BR"/>
                    </w:rPr>
                  </w:rPrChange>
                </w:rPr>
                <w:t>DyeVC</w:t>
              </w:r>
            </w:ins>
          </w:p>
        </w:tc>
      </w:tr>
      <w:tr w:rsidR="00F131DB" w:rsidRPr="009373EF" w14:paraId="3F59070E" w14:textId="77777777" w:rsidTr="00E65DA2">
        <w:trPr>
          <w:trHeight w:val="1200"/>
          <w:ins w:id="3017" w:author="Cristiano Cesario" w:date="2016-09-29T08:13:00Z"/>
          <w:trPrChange w:id="3018" w:author="Cristiano Cesario" w:date="2016-09-29T08:20:00Z">
            <w:trPr>
              <w:trHeight w:val="1200"/>
            </w:trPr>
          </w:trPrChange>
        </w:trPr>
        <w:tc>
          <w:tcPr>
            <w:tcW w:w="0" w:type="auto"/>
            <w:vAlign w:val="center"/>
            <w:hideMark/>
            <w:tcPrChange w:id="3019" w:author="Cristiano Cesario" w:date="2016-09-29T08:20:00Z">
              <w:tcPr>
                <w:tcW w:w="0" w:type="auto"/>
                <w:vAlign w:val="center"/>
                <w:hideMark/>
              </w:tcPr>
            </w:tcPrChange>
          </w:tcPr>
          <w:p w14:paraId="5ADC2C03" w14:textId="77777777" w:rsidR="00F131DB" w:rsidRPr="009373EF" w:rsidRDefault="00E02D98" w:rsidP="00E65DA2">
            <w:pPr>
              <w:numPr>
                <w:ilvl w:val="8"/>
                <w:numId w:val="1"/>
              </w:numPr>
              <w:spacing w:before="240" w:line="240" w:lineRule="auto"/>
              <w:ind w:firstLine="0"/>
              <w:jc w:val="left"/>
              <w:outlineLvl w:val="8"/>
              <w:rPr>
                <w:ins w:id="3020" w:author="Cristiano Cesario" w:date="2016-09-29T08:13:00Z"/>
                <w:rFonts w:ascii="Calibri" w:eastAsia="Times New Roman" w:hAnsi="Calibri"/>
                <w:b/>
                <w:lang w:eastAsia="pt-BR"/>
                <w:rPrChange w:id="3021" w:author="Leonardo Murta" w:date="2016-12-13T10:32:00Z">
                  <w:rPr>
                    <w:ins w:id="3022" w:author="Cristiano Cesario" w:date="2016-09-29T08:13:00Z"/>
                    <w:rFonts w:ascii="Calibri" w:eastAsia="Times New Roman" w:hAnsi="Calibri" w:cs="Times New Roman"/>
                    <w:i/>
                    <w:color w:val="FFFFFF" w:themeColor="background1"/>
                    <w:sz w:val="18"/>
                    <w:szCs w:val="20"/>
                    <w:lang w:eastAsia="pt-BR"/>
                  </w:rPr>
                </w:rPrChange>
              </w:rPr>
            </w:pPr>
            <w:ins w:id="3023" w:author="Cristiano Cesario" w:date="2016-09-29T08:13:00Z">
              <w:r w:rsidRPr="009373EF">
                <w:rPr>
                  <w:rFonts w:ascii="Calibri" w:eastAsia="Times New Roman" w:hAnsi="Calibri"/>
                  <w:b/>
                  <w:lang w:eastAsia="pt-BR"/>
                  <w:rPrChange w:id="3024" w:author="Leonardo Murta" w:date="2016-12-13T10:32:00Z">
                    <w:rPr>
                      <w:rFonts w:ascii="Calibri" w:eastAsia="Times New Roman" w:hAnsi="Calibri" w:cs="Times New Roman"/>
                      <w:color w:val="FFFFFF" w:themeColor="background1"/>
                      <w:sz w:val="24"/>
                      <w:szCs w:val="20"/>
                      <w:u w:val="single"/>
                      <w:lang w:eastAsia="pt-BR"/>
                    </w:rPr>
                  </w:rPrChange>
                </w:rPr>
                <w:t>Notifications</w:t>
              </w:r>
            </w:ins>
          </w:p>
        </w:tc>
        <w:tc>
          <w:tcPr>
            <w:tcW w:w="0" w:type="auto"/>
            <w:vAlign w:val="center"/>
            <w:hideMark/>
            <w:tcPrChange w:id="3025" w:author="Cristiano Cesario" w:date="2016-09-29T08:20:00Z">
              <w:tcPr>
                <w:tcW w:w="0" w:type="auto"/>
                <w:vAlign w:val="center"/>
                <w:hideMark/>
              </w:tcPr>
            </w:tcPrChange>
          </w:tcPr>
          <w:p w14:paraId="4B914E06" w14:textId="77777777" w:rsidR="00F131DB" w:rsidRPr="009373EF" w:rsidRDefault="00F131DB" w:rsidP="00E65DA2">
            <w:pPr>
              <w:spacing w:line="240" w:lineRule="auto"/>
              <w:ind w:firstLine="0"/>
              <w:jc w:val="center"/>
              <w:rPr>
                <w:ins w:id="3026" w:author="Cristiano Cesario" w:date="2016-09-29T08:13:00Z"/>
                <w:rFonts w:ascii="Calibri" w:eastAsia="Times New Roman" w:hAnsi="Calibri"/>
                <w:color w:val="000000"/>
                <w:lang w:eastAsia="pt-BR"/>
              </w:rPr>
            </w:pPr>
            <w:ins w:id="3027" w:author="Cristiano Cesario" w:date="2016-09-29T08:13:00Z">
              <w:r w:rsidRPr="009373EF">
                <w:rPr>
                  <w:rFonts w:ascii="Calibri" w:eastAsia="Times New Roman" w:hAnsi="Calibri"/>
                  <w:color w:val="000000"/>
                  <w:lang w:eastAsia="pt-BR"/>
                </w:rPr>
                <w:t>new commits</w:t>
              </w:r>
            </w:ins>
          </w:p>
        </w:tc>
        <w:tc>
          <w:tcPr>
            <w:tcW w:w="0" w:type="auto"/>
            <w:vAlign w:val="center"/>
            <w:hideMark/>
            <w:tcPrChange w:id="3028" w:author="Cristiano Cesario" w:date="2016-09-29T08:20:00Z">
              <w:tcPr>
                <w:tcW w:w="0" w:type="auto"/>
                <w:vAlign w:val="center"/>
                <w:hideMark/>
              </w:tcPr>
            </w:tcPrChange>
          </w:tcPr>
          <w:p w14:paraId="206B1B57" w14:textId="77777777" w:rsidR="00F131DB" w:rsidRPr="00712F63" w:rsidRDefault="00F131DB" w:rsidP="00E65DA2">
            <w:pPr>
              <w:spacing w:line="240" w:lineRule="auto"/>
              <w:ind w:firstLine="0"/>
              <w:jc w:val="center"/>
              <w:rPr>
                <w:ins w:id="3029" w:author="Cristiano Cesario" w:date="2016-09-29T08:13:00Z"/>
                <w:rFonts w:ascii="Calibri" w:eastAsia="Times New Roman" w:hAnsi="Calibri"/>
                <w:color w:val="000000"/>
                <w:lang w:eastAsia="pt-BR"/>
              </w:rPr>
            </w:pPr>
            <w:ins w:id="3030" w:author="Cristiano Cesario" w:date="2016-09-29T08:13:00Z">
              <w:r w:rsidRPr="004A7129">
                <w:rPr>
                  <w:rFonts w:ascii="Calibri" w:eastAsia="Times New Roman" w:hAnsi="Calibri"/>
                  <w:color w:val="000000"/>
                  <w:lang w:eastAsia="pt-BR"/>
                </w:rPr>
                <w:t>Confl</w:t>
              </w:r>
              <w:r w:rsidRPr="00712F63">
                <w:rPr>
                  <w:rFonts w:ascii="Calibri" w:eastAsia="Times New Roman" w:hAnsi="Calibri"/>
                  <w:color w:val="000000"/>
                  <w:lang w:eastAsia="pt-BR"/>
                </w:rPr>
                <w:t>icts</w:t>
              </w:r>
            </w:ins>
          </w:p>
        </w:tc>
        <w:tc>
          <w:tcPr>
            <w:tcW w:w="0" w:type="auto"/>
            <w:vAlign w:val="center"/>
            <w:hideMark/>
            <w:tcPrChange w:id="3031" w:author="Cristiano Cesario" w:date="2016-09-29T08:20:00Z">
              <w:tcPr>
                <w:tcW w:w="0" w:type="auto"/>
                <w:vAlign w:val="center"/>
                <w:hideMark/>
              </w:tcPr>
            </w:tcPrChange>
          </w:tcPr>
          <w:p w14:paraId="4804A64E" w14:textId="77777777" w:rsidR="00F131DB" w:rsidRPr="00876FD4" w:rsidRDefault="00F131DB" w:rsidP="00E65DA2">
            <w:pPr>
              <w:spacing w:line="240" w:lineRule="auto"/>
              <w:ind w:firstLine="0"/>
              <w:jc w:val="center"/>
              <w:rPr>
                <w:ins w:id="3032" w:author="Cristiano Cesario" w:date="2016-09-29T08:13:00Z"/>
                <w:rFonts w:ascii="Calibri" w:eastAsia="Times New Roman" w:hAnsi="Calibri"/>
                <w:color w:val="000000"/>
                <w:lang w:eastAsia="pt-BR"/>
              </w:rPr>
            </w:pPr>
            <w:ins w:id="3033" w:author="Cristiano Cesario" w:date="2016-09-29T08:13:00Z">
              <w:r w:rsidRPr="00876FD4">
                <w:rPr>
                  <w:rFonts w:ascii="Calibri" w:eastAsia="Times New Roman" w:hAnsi="Calibri"/>
                  <w:color w:val="000000"/>
                  <w:lang w:eastAsia="pt-BR"/>
                </w:rPr>
                <w:t>No</w:t>
              </w:r>
            </w:ins>
          </w:p>
        </w:tc>
        <w:tc>
          <w:tcPr>
            <w:tcW w:w="0" w:type="auto"/>
            <w:vAlign w:val="center"/>
            <w:hideMark/>
            <w:tcPrChange w:id="3034" w:author="Cristiano Cesario" w:date="2016-09-29T08:20:00Z">
              <w:tcPr>
                <w:tcW w:w="0" w:type="auto"/>
                <w:vAlign w:val="center"/>
                <w:hideMark/>
              </w:tcPr>
            </w:tcPrChange>
          </w:tcPr>
          <w:p w14:paraId="756CE609" w14:textId="77777777" w:rsidR="00F131DB" w:rsidRPr="002C33DA" w:rsidRDefault="00F131DB" w:rsidP="00E65DA2">
            <w:pPr>
              <w:spacing w:line="240" w:lineRule="auto"/>
              <w:ind w:firstLine="0"/>
              <w:jc w:val="center"/>
              <w:rPr>
                <w:ins w:id="3035" w:author="Cristiano Cesario" w:date="2016-09-29T08:13:00Z"/>
                <w:rFonts w:ascii="Calibri" w:eastAsia="Times New Roman" w:hAnsi="Calibri"/>
                <w:color w:val="000000"/>
                <w:lang w:eastAsia="pt-BR"/>
              </w:rPr>
            </w:pPr>
            <w:ins w:id="3036" w:author="Cristiano Cesario" w:date="2016-09-29T08:13:00Z">
              <w:r w:rsidRPr="002C33DA">
                <w:rPr>
                  <w:rFonts w:ascii="Calibri" w:eastAsia="Times New Roman" w:hAnsi="Calibri"/>
                  <w:color w:val="000000"/>
                  <w:lang w:eastAsia="pt-BR"/>
                </w:rPr>
                <w:t>No</w:t>
              </w:r>
            </w:ins>
          </w:p>
        </w:tc>
        <w:tc>
          <w:tcPr>
            <w:tcW w:w="0" w:type="auto"/>
            <w:vAlign w:val="center"/>
            <w:hideMark/>
            <w:tcPrChange w:id="3037" w:author="Cristiano Cesario" w:date="2016-09-29T08:20:00Z">
              <w:tcPr>
                <w:tcW w:w="0" w:type="auto"/>
                <w:vAlign w:val="center"/>
                <w:hideMark/>
              </w:tcPr>
            </w:tcPrChange>
          </w:tcPr>
          <w:p w14:paraId="6DC1D017" w14:textId="77777777" w:rsidR="00F131DB" w:rsidRPr="004C46C6" w:rsidRDefault="00F131DB" w:rsidP="00E65DA2">
            <w:pPr>
              <w:spacing w:line="240" w:lineRule="auto"/>
              <w:ind w:firstLine="0"/>
              <w:jc w:val="center"/>
              <w:rPr>
                <w:ins w:id="3038" w:author="Cristiano Cesario" w:date="2016-09-29T08:13:00Z"/>
                <w:rFonts w:ascii="Calibri" w:eastAsia="Times New Roman" w:hAnsi="Calibri"/>
                <w:color w:val="000000"/>
                <w:lang w:eastAsia="pt-BR"/>
              </w:rPr>
            </w:pPr>
            <w:ins w:id="3039" w:author="Cristiano Cesario" w:date="2016-09-29T08:13:00Z">
              <w:r w:rsidRPr="004C46C6">
                <w:rPr>
                  <w:rFonts w:ascii="Calibri" w:eastAsia="Times New Roman" w:hAnsi="Calibri"/>
                  <w:color w:val="000000"/>
                  <w:lang w:eastAsia="pt-BR"/>
                </w:rPr>
                <w:t>Status change against peers</w:t>
              </w:r>
            </w:ins>
          </w:p>
        </w:tc>
      </w:tr>
      <w:tr w:rsidR="00F131DB" w:rsidRPr="009373EF" w14:paraId="4548CBD4" w14:textId="77777777" w:rsidTr="00E65DA2">
        <w:trPr>
          <w:trHeight w:val="300"/>
          <w:ins w:id="3040" w:author="Cristiano Cesario" w:date="2016-09-29T08:13:00Z"/>
          <w:trPrChange w:id="3041" w:author="Cristiano Cesario" w:date="2016-09-29T08:20:00Z">
            <w:trPr>
              <w:trHeight w:val="300"/>
            </w:trPr>
          </w:trPrChange>
        </w:trPr>
        <w:tc>
          <w:tcPr>
            <w:tcW w:w="0" w:type="auto"/>
            <w:vAlign w:val="center"/>
            <w:hideMark/>
            <w:tcPrChange w:id="3042" w:author="Cristiano Cesario" w:date="2016-09-29T08:20:00Z">
              <w:tcPr>
                <w:tcW w:w="0" w:type="auto"/>
                <w:vAlign w:val="center"/>
                <w:hideMark/>
              </w:tcPr>
            </w:tcPrChange>
          </w:tcPr>
          <w:p w14:paraId="557071EF" w14:textId="77777777" w:rsidR="00F131DB" w:rsidRPr="009373EF" w:rsidRDefault="00E02D98" w:rsidP="00E65DA2">
            <w:pPr>
              <w:numPr>
                <w:ilvl w:val="8"/>
                <w:numId w:val="1"/>
              </w:numPr>
              <w:spacing w:before="240" w:line="240" w:lineRule="auto"/>
              <w:ind w:firstLine="0"/>
              <w:jc w:val="left"/>
              <w:outlineLvl w:val="8"/>
              <w:rPr>
                <w:ins w:id="3043" w:author="Cristiano Cesario" w:date="2016-09-29T08:13:00Z"/>
                <w:rFonts w:ascii="Calibri" w:eastAsia="Times New Roman" w:hAnsi="Calibri"/>
                <w:b/>
                <w:lang w:eastAsia="pt-BR"/>
                <w:rPrChange w:id="3044" w:author="Leonardo Murta" w:date="2016-12-13T10:32:00Z">
                  <w:rPr>
                    <w:ins w:id="3045" w:author="Cristiano Cesario" w:date="2016-09-29T08:13:00Z"/>
                    <w:rFonts w:ascii="Calibri" w:eastAsia="Times New Roman" w:hAnsi="Calibri" w:cs="Times New Roman"/>
                    <w:i/>
                    <w:color w:val="FFFFFF" w:themeColor="background1"/>
                    <w:sz w:val="18"/>
                    <w:szCs w:val="20"/>
                    <w:lang w:eastAsia="pt-BR"/>
                  </w:rPr>
                </w:rPrChange>
              </w:rPr>
            </w:pPr>
            <w:ins w:id="3046" w:author="Cristiano Cesario" w:date="2016-09-29T08:13:00Z">
              <w:r w:rsidRPr="009373EF">
                <w:rPr>
                  <w:rFonts w:ascii="Calibri" w:eastAsia="Times New Roman" w:hAnsi="Calibri"/>
                  <w:b/>
                  <w:lang w:eastAsia="pt-BR"/>
                  <w:rPrChange w:id="3047" w:author="Leonardo Murta" w:date="2016-12-13T10:32:00Z">
                    <w:rPr>
                      <w:rFonts w:ascii="Calibri" w:eastAsia="Times New Roman" w:hAnsi="Calibri" w:cs="Times New Roman"/>
                      <w:color w:val="FFFFFF" w:themeColor="background1"/>
                      <w:sz w:val="24"/>
                      <w:szCs w:val="20"/>
                      <w:u w:val="single"/>
                      <w:lang w:eastAsia="pt-BR"/>
                    </w:rPr>
                  </w:rPrChange>
                </w:rPr>
                <w:t>CVCS</w:t>
              </w:r>
            </w:ins>
          </w:p>
        </w:tc>
        <w:tc>
          <w:tcPr>
            <w:tcW w:w="0" w:type="auto"/>
            <w:vAlign w:val="center"/>
            <w:hideMark/>
            <w:tcPrChange w:id="3048" w:author="Cristiano Cesario" w:date="2016-09-29T08:20:00Z">
              <w:tcPr>
                <w:tcW w:w="0" w:type="auto"/>
                <w:vAlign w:val="center"/>
                <w:hideMark/>
              </w:tcPr>
            </w:tcPrChange>
          </w:tcPr>
          <w:p w14:paraId="55CFD376" w14:textId="77777777" w:rsidR="00F131DB" w:rsidRPr="009373EF" w:rsidRDefault="00F131DB" w:rsidP="00E65DA2">
            <w:pPr>
              <w:spacing w:line="240" w:lineRule="auto"/>
              <w:ind w:firstLine="0"/>
              <w:jc w:val="center"/>
              <w:rPr>
                <w:ins w:id="3049" w:author="Cristiano Cesario" w:date="2016-09-29T08:13:00Z"/>
                <w:rFonts w:ascii="Calibri" w:eastAsia="Times New Roman" w:hAnsi="Calibri"/>
                <w:color w:val="000000"/>
                <w:lang w:eastAsia="pt-BR"/>
              </w:rPr>
            </w:pPr>
            <w:ins w:id="3050" w:author="Cristiano Cesario" w:date="2016-09-29T08:13:00Z">
              <w:r w:rsidRPr="009373EF">
                <w:rPr>
                  <w:rFonts w:ascii="Calibri" w:eastAsia="Times New Roman" w:hAnsi="Calibri"/>
                  <w:color w:val="000000"/>
                  <w:lang w:eastAsia="pt-BR"/>
                </w:rPr>
                <w:t>Yes</w:t>
              </w:r>
            </w:ins>
          </w:p>
        </w:tc>
        <w:tc>
          <w:tcPr>
            <w:tcW w:w="0" w:type="auto"/>
            <w:vAlign w:val="center"/>
            <w:hideMark/>
            <w:tcPrChange w:id="3051" w:author="Cristiano Cesario" w:date="2016-09-29T08:20:00Z">
              <w:tcPr>
                <w:tcW w:w="0" w:type="auto"/>
                <w:vAlign w:val="center"/>
                <w:hideMark/>
              </w:tcPr>
            </w:tcPrChange>
          </w:tcPr>
          <w:p w14:paraId="20F03674" w14:textId="77777777" w:rsidR="00F131DB" w:rsidRPr="004A7129" w:rsidRDefault="00F131DB" w:rsidP="00E65DA2">
            <w:pPr>
              <w:spacing w:line="240" w:lineRule="auto"/>
              <w:ind w:firstLine="0"/>
              <w:jc w:val="center"/>
              <w:rPr>
                <w:ins w:id="3052" w:author="Cristiano Cesario" w:date="2016-09-29T08:13:00Z"/>
                <w:rFonts w:ascii="Calibri" w:eastAsia="Times New Roman" w:hAnsi="Calibri"/>
                <w:color w:val="000000"/>
                <w:lang w:eastAsia="pt-BR"/>
              </w:rPr>
            </w:pPr>
            <w:ins w:id="3053" w:author="Cristiano Cesario" w:date="2016-09-29T08:13:00Z">
              <w:r w:rsidRPr="004A7129">
                <w:rPr>
                  <w:rFonts w:ascii="Calibri" w:eastAsia="Times New Roman" w:hAnsi="Calibri"/>
                  <w:color w:val="000000"/>
                  <w:lang w:eastAsia="pt-BR"/>
                </w:rPr>
                <w:t>Yes</w:t>
              </w:r>
            </w:ins>
          </w:p>
        </w:tc>
        <w:tc>
          <w:tcPr>
            <w:tcW w:w="0" w:type="auto"/>
            <w:vAlign w:val="center"/>
            <w:hideMark/>
            <w:tcPrChange w:id="3054" w:author="Cristiano Cesario" w:date="2016-09-29T08:20:00Z">
              <w:tcPr>
                <w:tcW w:w="0" w:type="auto"/>
                <w:vAlign w:val="center"/>
                <w:hideMark/>
              </w:tcPr>
            </w:tcPrChange>
          </w:tcPr>
          <w:p w14:paraId="3A65B8C9" w14:textId="77777777" w:rsidR="00F131DB" w:rsidRPr="00712F63" w:rsidRDefault="00F131DB" w:rsidP="00E65DA2">
            <w:pPr>
              <w:spacing w:line="240" w:lineRule="auto"/>
              <w:ind w:firstLine="0"/>
              <w:jc w:val="center"/>
              <w:rPr>
                <w:ins w:id="3055" w:author="Cristiano Cesario" w:date="2016-09-29T08:13:00Z"/>
                <w:rFonts w:ascii="Calibri" w:eastAsia="Times New Roman" w:hAnsi="Calibri"/>
                <w:color w:val="000000"/>
                <w:lang w:eastAsia="pt-BR"/>
              </w:rPr>
            </w:pPr>
            <w:ins w:id="3056" w:author="Cristiano Cesario" w:date="2016-09-29T08:13:00Z">
              <w:r w:rsidRPr="00712F63">
                <w:rPr>
                  <w:rFonts w:ascii="Calibri" w:eastAsia="Times New Roman" w:hAnsi="Calibri"/>
                  <w:color w:val="000000"/>
                  <w:lang w:eastAsia="pt-BR"/>
                </w:rPr>
                <w:t>Yes</w:t>
              </w:r>
            </w:ins>
          </w:p>
        </w:tc>
        <w:tc>
          <w:tcPr>
            <w:tcW w:w="0" w:type="auto"/>
            <w:vAlign w:val="center"/>
            <w:hideMark/>
            <w:tcPrChange w:id="3057" w:author="Cristiano Cesario" w:date="2016-09-29T08:20:00Z">
              <w:tcPr>
                <w:tcW w:w="0" w:type="auto"/>
                <w:vAlign w:val="center"/>
                <w:hideMark/>
              </w:tcPr>
            </w:tcPrChange>
          </w:tcPr>
          <w:p w14:paraId="6B6EDD25" w14:textId="77777777" w:rsidR="00F131DB" w:rsidRPr="00876FD4" w:rsidRDefault="00F131DB" w:rsidP="00E65DA2">
            <w:pPr>
              <w:spacing w:line="240" w:lineRule="auto"/>
              <w:ind w:firstLine="0"/>
              <w:jc w:val="center"/>
              <w:rPr>
                <w:ins w:id="3058" w:author="Cristiano Cesario" w:date="2016-09-29T08:13:00Z"/>
                <w:rFonts w:ascii="Calibri" w:eastAsia="Times New Roman" w:hAnsi="Calibri"/>
                <w:color w:val="000000"/>
                <w:lang w:eastAsia="pt-BR"/>
              </w:rPr>
            </w:pPr>
            <w:ins w:id="3059" w:author="Cristiano Cesario" w:date="2016-09-29T08:13:00Z">
              <w:r w:rsidRPr="00876FD4">
                <w:rPr>
                  <w:rFonts w:ascii="Calibri" w:eastAsia="Times New Roman" w:hAnsi="Calibri"/>
                  <w:color w:val="000000"/>
                  <w:lang w:eastAsia="pt-BR"/>
                </w:rPr>
                <w:t>No</w:t>
              </w:r>
            </w:ins>
          </w:p>
        </w:tc>
        <w:tc>
          <w:tcPr>
            <w:tcW w:w="0" w:type="auto"/>
            <w:vAlign w:val="center"/>
            <w:hideMark/>
            <w:tcPrChange w:id="3060" w:author="Cristiano Cesario" w:date="2016-09-29T08:20:00Z">
              <w:tcPr>
                <w:tcW w:w="0" w:type="auto"/>
                <w:vAlign w:val="center"/>
                <w:hideMark/>
              </w:tcPr>
            </w:tcPrChange>
          </w:tcPr>
          <w:p w14:paraId="1726C463" w14:textId="77777777" w:rsidR="00F131DB" w:rsidRPr="002C33DA" w:rsidRDefault="00F131DB" w:rsidP="00E65DA2">
            <w:pPr>
              <w:spacing w:line="240" w:lineRule="auto"/>
              <w:ind w:firstLine="0"/>
              <w:jc w:val="center"/>
              <w:rPr>
                <w:ins w:id="3061" w:author="Cristiano Cesario" w:date="2016-09-29T08:13:00Z"/>
                <w:rFonts w:ascii="Calibri" w:eastAsia="Times New Roman" w:hAnsi="Calibri"/>
                <w:color w:val="000000"/>
                <w:lang w:eastAsia="pt-BR"/>
              </w:rPr>
            </w:pPr>
            <w:ins w:id="3062" w:author="Cristiano Cesario" w:date="2016-09-29T08:13:00Z">
              <w:r w:rsidRPr="002C33DA">
                <w:rPr>
                  <w:rFonts w:ascii="Calibri" w:eastAsia="Times New Roman" w:hAnsi="Calibri"/>
                  <w:color w:val="000000"/>
                  <w:lang w:eastAsia="pt-BR"/>
                </w:rPr>
                <w:t>No</w:t>
              </w:r>
            </w:ins>
          </w:p>
        </w:tc>
      </w:tr>
      <w:tr w:rsidR="00F131DB" w:rsidRPr="009373EF" w14:paraId="06E891AD" w14:textId="77777777" w:rsidTr="00E65DA2">
        <w:trPr>
          <w:trHeight w:val="300"/>
          <w:ins w:id="3063" w:author="Cristiano Cesario" w:date="2016-09-29T08:13:00Z"/>
          <w:trPrChange w:id="3064" w:author="Cristiano Cesario" w:date="2016-09-29T08:20:00Z">
            <w:trPr>
              <w:trHeight w:val="300"/>
            </w:trPr>
          </w:trPrChange>
        </w:trPr>
        <w:tc>
          <w:tcPr>
            <w:tcW w:w="0" w:type="auto"/>
            <w:vAlign w:val="center"/>
            <w:hideMark/>
            <w:tcPrChange w:id="3065" w:author="Cristiano Cesario" w:date="2016-09-29T08:20:00Z">
              <w:tcPr>
                <w:tcW w:w="0" w:type="auto"/>
                <w:vAlign w:val="center"/>
                <w:hideMark/>
              </w:tcPr>
            </w:tcPrChange>
          </w:tcPr>
          <w:p w14:paraId="14C050E5" w14:textId="77777777" w:rsidR="00F131DB" w:rsidRPr="009373EF" w:rsidRDefault="00E02D98" w:rsidP="00E65DA2">
            <w:pPr>
              <w:numPr>
                <w:ilvl w:val="8"/>
                <w:numId w:val="1"/>
              </w:numPr>
              <w:spacing w:before="240" w:line="240" w:lineRule="auto"/>
              <w:ind w:firstLine="0"/>
              <w:jc w:val="left"/>
              <w:outlineLvl w:val="8"/>
              <w:rPr>
                <w:ins w:id="3066" w:author="Cristiano Cesario" w:date="2016-09-29T08:13:00Z"/>
                <w:rFonts w:ascii="Calibri" w:eastAsia="Times New Roman" w:hAnsi="Calibri"/>
                <w:b/>
                <w:lang w:eastAsia="pt-BR"/>
                <w:rPrChange w:id="3067" w:author="Leonardo Murta" w:date="2016-12-13T10:32:00Z">
                  <w:rPr>
                    <w:ins w:id="3068" w:author="Cristiano Cesario" w:date="2016-09-29T08:13:00Z"/>
                    <w:rFonts w:ascii="Calibri" w:eastAsia="Times New Roman" w:hAnsi="Calibri" w:cs="Times New Roman"/>
                    <w:i/>
                    <w:color w:val="FFFFFF" w:themeColor="background1"/>
                    <w:sz w:val="18"/>
                    <w:szCs w:val="20"/>
                    <w:lang w:eastAsia="pt-BR"/>
                  </w:rPr>
                </w:rPrChange>
              </w:rPr>
            </w:pPr>
            <w:ins w:id="3069" w:author="Cristiano Cesario" w:date="2016-09-29T08:13:00Z">
              <w:r w:rsidRPr="009373EF">
                <w:rPr>
                  <w:rFonts w:ascii="Calibri" w:eastAsia="Times New Roman" w:hAnsi="Calibri"/>
                  <w:b/>
                  <w:lang w:eastAsia="pt-BR"/>
                  <w:rPrChange w:id="3070" w:author="Leonardo Murta" w:date="2016-12-13T10:32:00Z">
                    <w:rPr>
                      <w:rFonts w:ascii="Calibri" w:eastAsia="Times New Roman" w:hAnsi="Calibri" w:cs="Times New Roman"/>
                      <w:color w:val="FFFFFF" w:themeColor="background1"/>
                      <w:sz w:val="24"/>
                      <w:szCs w:val="20"/>
                      <w:u w:val="single"/>
                      <w:lang w:eastAsia="pt-BR"/>
                    </w:rPr>
                  </w:rPrChange>
                </w:rPr>
                <w:lastRenderedPageBreak/>
                <w:t>DVCS</w:t>
              </w:r>
            </w:ins>
          </w:p>
        </w:tc>
        <w:tc>
          <w:tcPr>
            <w:tcW w:w="0" w:type="auto"/>
            <w:vAlign w:val="center"/>
            <w:hideMark/>
            <w:tcPrChange w:id="3071" w:author="Cristiano Cesario" w:date="2016-09-29T08:20:00Z">
              <w:tcPr>
                <w:tcW w:w="0" w:type="auto"/>
                <w:vAlign w:val="center"/>
                <w:hideMark/>
              </w:tcPr>
            </w:tcPrChange>
          </w:tcPr>
          <w:p w14:paraId="30EC229B" w14:textId="77777777" w:rsidR="00F131DB" w:rsidRPr="009373EF" w:rsidRDefault="00F131DB" w:rsidP="00E65DA2">
            <w:pPr>
              <w:spacing w:line="240" w:lineRule="auto"/>
              <w:ind w:firstLine="0"/>
              <w:jc w:val="center"/>
              <w:rPr>
                <w:ins w:id="3072" w:author="Cristiano Cesario" w:date="2016-09-29T08:13:00Z"/>
                <w:rFonts w:ascii="Calibri" w:eastAsia="Times New Roman" w:hAnsi="Calibri"/>
                <w:color w:val="000000"/>
                <w:lang w:eastAsia="pt-BR"/>
              </w:rPr>
            </w:pPr>
            <w:ins w:id="3073" w:author="Cristiano Cesario" w:date="2016-09-29T08:13:00Z">
              <w:r w:rsidRPr="009373EF">
                <w:rPr>
                  <w:rFonts w:ascii="Calibri" w:eastAsia="Times New Roman" w:hAnsi="Calibri"/>
                  <w:color w:val="000000"/>
                  <w:lang w:eastAsia="pt-BR"/>
                </w:rPr>
                <w:t>Some</w:t>
              </w:r>
              <w:r w:rsidRPr="009373EF">
                <w:rPr>
                  <w:rStyle w:val="Refdenotaderodap"/>
                  <w:rFonts w:ascii="Calibri" w:eastAsia="Times New Roman" w:hAnsi="Calibri"/>
                  <w:color w:val="000000"/>
                  <w:lang w:eastAsia="pt-BR"/>
                </w:rPr>
                <w:footnoteReference w:id="18"/>
              </w:r>
            </w:ins>
          </w:p>
        </w:tc>
        <w:tc>
          <w:tcPr>
            <w:tcW w:w="0" w:type="auto"/>
            <w:vAlign w:val="center"/>
            <w:hideMark/>
            <w:tcPrChange w:id="3076" w:author="Cristiano Cesario" w:date="2016-09-29T08:20:00Z">
              <w:tcPr>
                <w:tcW w:w="0" w:type="auto"/>
                <w:vAlign w:val="center"/>
                <w:hideMark/>
              </w:tcPr>
            </w:tcPrChange>
          </w:tcPr>
          <w:p w14:paraId="6DF85DBC" w14:textId="77777777" w:rsidR="00F131DB" w:rsidRPr="009373EF" w:rsidRDefault="00F131DB" w:rsidP="00E65DA2">
            <w:pPr>
              <w:spacing w:line="240" w:lineRule="auto"/>
              <w:ind w:firstLine="0"/>
              <w:jc w:val="center"/>
              <w:rPr>
                <w:ins w:id="3077" w:author="Cristiano Cesario" w:date="2016-09-29T08:13:00Z"/>
                <w:rFonts w:ascii="Calibri" w:eastAsia="Times New Roman" w:hAnsi="Calibri"/>
                <w:color w:val="000000"/>
                <w:lang w:eastAsia="pt-BR"/>
              </w:rPr>
            </w:pPr>
            <w:ins w:id="3078" w:author="Cristiano Cesario" w:date="2016-09-29T08:13:00Z">
              <w:r w:rsidRPr="004A7129">
                <w:rPr>
                  <w:rFonts w:ascii="Calibri" w:eastAsia="Times New Roman" w:hAnsi="Calibri"/>
                  <w:color w:val="000000"/>
                  <w:lang w:eastAsia="pt-BR"/>
                </w:rPr>
                <w:t>Some</w:t>
              </w:r>
              <w:r w:rsidRPr="009373EF">
                <w:rPr>
                  <w:rStyle w:val="Refdenotaderodap"/>
                  <w:rFonts w:ascii="Calibri" w:eastAsia="Times New Roman" w:hAnsi="Calibri"/>
                  <w:color w:val="000000"/>
                  <w:lang w:eastAsia="pt-BR"/>
                </w:rPr>
                <w:footnoteReference w:id="19"/>
              </w:r>
            </w:ins>
          </w:p>
        </w:tc>
        <w:tc>
          <w:tcPr>
            <w:tcW w:w="0" w:type="auto"/>
            <w:vAlign w:val="center"/>
            <w:hideMark/>
            <w:tcPrChange w:id="3081" w:author="Cristiano Cesario" w:date="2016-09-29T08:20:00Z">
              <w:tcPr>
                <w:tcW w:w="0" w:type="auto"/>
                <w:vAlign w:val="center"/>
                <w:hideMark/>
              </w:tcPr>
            </w:tcPrChange>
          </w:tcPr>
          <w:p w14:paraId="6C30F5CC" w14:textId="77777777" w:rsidR="00F131DB" w:rsidRPr="009373EF" w:rsidRDefault="00F131DB" w:rsidP="00E65DA2">
            <w:pPr>
              <w:spacing w:line="240" w:lineRule="auto"/>
              <w:ind w:firstLine="0"/>
              <w:jc w:val="center"/>
              <w:rPr>
                <w:ins w:id="3082" w:author="Cristiano Cesario" w:date="2016-09-29T08:13:00Z"/>
                <w:rFonts w:ascii="Calibri" w:eastAsia="Times New Roman" w:hAnsi="Calibri"/>
                <w:color w:val="000000"/>
                <w:lang w:eastAsia="pt-BR"/>
              </w:rPr>
            </w:pPr>
            <w:ins w:id="3083" w:author="Cristiano Cesario" w:date="2016-09-29T08:13:00Z">
              <w:r w:rsidRPr="004A7129">
                <w:rPr>
                  <w:rFonts w:ascii="Calibri" w:eastAsia="Times New Roman" w:hAnsi="Calibri"/>
                  <w:color w:val="000000"/>
                  <w:lang w:eastAsia="pt-BR"/>
                </w:rPr>
                <w:t>Some</w:t>
              </w:r>
              <w:r w:rsidRPr="009373EF">
                <w:rPr>
                  <w:rStyle w:val="Refdenotaderodap"/>
                  <w:rFonts w:ascii="Calibri" w:eastAsia="Times New Roman" w:hAnsi="Calibri"/>
                  <w:color w:val="000000"/>
                  <w:lang w:eastAsia="pt-BR"/>
                </w:rPr>
                <w:footnoteReference w:id="20"/>
              </w:r>
            </w:ins>
          </w:p>
        </w:tc>
        <w:tc>
          <w:tcPr>
            <w:tcW w:w="0" w:type="auto"/>
            <w:vAlign w:val="center"/>
            <w:hideMark/>
            <w:tcPrChange w:id="3086" w:author="Cristiano Cesario" w:date="2016-09-29T08:20:00Z">
              <w:tcPr>
                <w:tcW w:w="0" w:type="auto"/>
                <w:vAlign w:val="center"/>
                <w:hideMark/>
              </w:tcPr>
            </w:tcPrChange>
          </w:tcPr>
          <w:p w14:paraId="2D5280BB" w14:textId="77777777" w:rsidR="00F131DB" w:rsidRPr="004A7129" w:rsidRDefault="00F131DB" w:rsidP="00E65DA2">
            <w:pPr>
              <w:spacing w:line="240" w:lineRule="auto"/>
              <w:ind w:firstLine="0"/>
              <w:jc w:val="center"/>
              <w:rPr>
                <w:ins w:id="3087" w:author="Cristiano Cesario" w:date="2016-09-29T08:13:00Z"/>
                <w:rFonts w:ascii="Calibri" w:eastAsia="Times New Roman" w:hAnsi="Calibri"/>
                <w:color w:val="000000"/>
                <w:lang w:eastAsia="pt-BR"/>
              </w:rPr>
            </w:pPr>
            <w:ins w:id="3088" w:author="Cristiano Cesario" w:date="2016-09-29T08:13:00Z">
              <w:r w:rsidRPr="004A7129">
                <w:rPr>
                  <w:rFonts w:ascii="Calibri" w:eastAsia="Times New Roman" w:hAnsi="Calibri"/>
                  <w:color w:val="000000"/>
                  <w:lang w:eastAsia="pt-BR"/>
                </w:rPr>
                <w:t>Yes</w:t>
              </w:r>
            </w:ins>
          </w:p>
        </w:tc>
        <w:tc>
          <w:tcPr>
            <w:tcW w:w="0" w:type="auto"/>
            <w:vAlign w:val="center"/>
            <w:hideMark/>
            <w:tcPrChange w:id="3089" w:author="Cristiano Cesario" w:date="2016-09-29T08:20:00Z">
              <w:tcPr>
                <w:tcW w:w="0" w:type="auto"/>
                <w:vAlign w:val="center"/>
                <w:hideMark/>
              </w:tcPr>
            </w:tcPrChange>
          </w:tcPr>
          <w:p w14:paraId="512155E2" w14:textId="77777777" w:rsidR="00F131DB" w:rsidRPr="00712F63" w:rsidRDefault="00F131DB" w:rsidP="00E65DA2">
            <w:pPr>
              <w:spacing w:line="240" w:lineRule="auto"/>
              <w:ind w:firstLine="0"/>
              <w:jc w:val="center"/>
              <w:rPr>
                <w:ins w:id="3090" w:author="Cristiano Cesario" w:date="2016-09-29T08:13:00Z"/>
                <w:rFonts w:ascii="Calibri" w:eastAsia="Times New Roman" w:hAnsi="Calibri"/>
                <w:color w:val="000000"/>
                <w:lang w:eastAsia="pt-BR"/>
              </w:rPr>
            </w:pPr>
            <w:ins w:id="3091" w:author="Cristiano Cesario" w:date="2016-09-29T08:13:00Z">
              <w:r w:rsidRPr="00712F63">
                <w:rPr>
                  <w:rFonts w:ascii="Calibri" w:eastAsia="Times New Roman" w:hAnsi="Calibri"/>
                  <w:color w:val="000000"/>
                  <w:lang w:eastAsia="pt-BR"/>
                </w:rPr>
                <w:t>Yes</w:t>
              </w:r>
            </w:ins>
          </w:p>
        </w:tc>
      </w:tr>
      <w:tr w:rsidR="00F131DB" w:rsidRPr="009373EF" w14:paraId="52C692A2" w14:textId="77777777" w:rsidTr="00E65DA2">
        <w:trPr>
          <w:trHeight w:val="300"/>
          <w:ins w:id="3092" w:author="Cristiano Cesario" w:date="2016-09-29T08:13:00Z"/>
          <w:trPrChange w:id="3093" w:author="Cristiano Cesario" w:date="2016-09-29T08:20:00Z">
            <w:trPr>
              <w:trHeight w:val="300"/>
            </w:trPr>
          </w:trPrChange>
        </w:trPr>
        <w:tc>
          <w:tcPr>
            <w:tcW w:w="0" w:type="auto"/>
            <w:vAlign w:val="center"/>
            <w:hideMark/>
            <w:tcPrChange w:id="3094" w:author="Cristiano Cesario" w:date="2016-09-29T08:20:00Z">
              <w:tcPr>
                <w:tcW w:w="0" w:type="auto"/>
                <w:vAlign w:val="center"/>
                <w:hideMark/>
              </w:tcPr>
            </w:tcPrChange>
          </w:tcPr>
          <w:p w14:paraId="232953C5" w14:textId="77777777" w:rsidR="00F131DB" w:rsidRPr="009373EF" w:rsidRDefault="00E02D98" w:rsidP="00E65DA2">
            <w:pPr>
              <w:numPr>
                <w:ilvl w:val="8"/>
                <w:numId w:val="1"/>
              </w:numPr>
              <w:spacing w:before="240" w:line="240" w:lineRule="auto"/>
              <w:ind w:firstLine="0"/>
              <w:jc w:val="left"/>
              <w:outlineLvl w:val="8"/>
              <w:rPr>
                <w:ins w:id="3095" w:author="Cristiano Cesario" w:date="2016-09-29T08:13:00Z"/>
                <w:rFonts w:ascii="Calibri" w:eastAsia="Times New Roman" w:hAnsi="Calibri"/>
                <w:b/>
                <w:lang w:eastAsia="pt-BR"/>
                <w:rPrChange w:id="3096" w:author="Leonardo Murta" w:date="2016-12-13T10:32:00Z">
                  <w:rPr>
                    <w:ins w:id="3097" w:author="Cristiano Cesario" w:date="2016-09-29T08:13:00Z"/>
                    <w:rFonts w:ascii="Calibri" w:eastAsia="Times New Roman" w:hAnsi="Calibri" w:cs="Times New Roman"/>
                    <w:i/>
                    <w:color w:val="FFFFFF" w:themeColor="background1"/>
                    <w:sz w:val="18"/>
                    <w:szCs w:val="20"/>
                    <w:lang w:eastAsia="pt-BR"/>
                  </w:rPr>
                </w:rPrChange>
              </w:rPr>
            </w:pPr>
            <w:ins w:id="3098" w:author="Cristiano Cesario" w:date="2016-09-29T08:13:00Z">
              <w:r w:rsidRPr="009373EF">
                <w:rPr>
                  <w:rFonts w:ascii="Calibri" w:eastAsia="Times New Roman" w:hAnsi="Calibri"/>
                  <w:b/>
                  <w:lang w:eastAsia="pt-BR"/>
                  <w:rPrChange w:id="3099" w:author="Leonardo Murta" w:date="2016-12-13T10:32:00Z">
                    <w:rPr>
                      <w:rFonts w:ascii="Calibri" w:eastAsia="Times New Roman" w:hAnsi="Calibri" w:cs="Times New Roman"/>
                      <w:color w:val="FFFFFF" w:themeColor="background1"/>
                      <w:sz w:val="24"/>
                      <w:szCs w:val="20"/>
                      <w:u w:val="single"/>
                      <w:lang w:eastAsia="pt-BR"/>
                    </w:rPr>
                  </w:rPrChange>
                </w:rPr>
                <w:t>Related repositories</w:t>
              </w:r>
            </w:ins>
          </w:p>
        </w:tc>
        <w:tc>
          <w:tcPr>
            <w:tcW w:w="0" w:type="auto"/>
            <w:vAlign w:val="center"/>
            <w:hideMark/>
            <w:tcPrChange w:id="3100" w:author="Cristiano Cesario" w:date="2016-09-29T08:20:00Z">
              <w:tcPr>
                <w:tcW w:w="0" w:type="auto"/>
                <w:vAlign w:val="center"/>
                <w:hideMark/>
              </w:tcPr>
            </w:tcPrChange>
          </w:tcPr>
          <w:p w14:paraId="037F6FB5" w14:textId="77777777" w:rsidR="00F131DB" w:rsidRPr="009373EF" w:rsidRDefault="00F131DB" w:rsidP="00E65DA2">
            <w:pPr>
              <w:spacing w:line="240" w:lineRule="auto"/>
              <w:ind w:firstLine="0"/>
              <w:jc w:val="center"/>
              <w:rPr>
                <w:ins w:id="3101" w:author="Cristiano Cesario" w:date="2016-09-29T08:13:00Z"/>
                <w:rFonts w:ascii="Calibri" w:eastAsia="Times New Roman" w:hAnsi="Calibri"/>
                <w:color w:val="000000"/>
                <w:lang w:eastAsia="pt-BR"/>
              </w:rPr>
            </w:pPr>
            <w:ins w:id="3102" w:author="Cristiano Cesario" w:date="2016-09-29T08:13:00Z">
              <w:r w:rsidRPr="009373EF">
                <w:rPr>
                  <w:rFonts w:ascii="Calibri" w:eastAsia="Times New Roman" w:hAnsi="Calibri"/>
                  <w:color w:val="000000"/>
                  <w:lang w:eastAsia="pt-BR"/>
                </w:rPr>
                <w:t>No</w:t>
              </w:r>
            </w:ins>
          </w:p>
        </w:tc>
        <w:tc>
          <w:tcPr>
            <w:tcW w:w="0" w:type="auto"/>
            <w:vAlign w:val="center"/>
            <w:hideMark/>
            <w:tcPrChange w:id="3103" w:author="Cristiano Cesario" w:date="2016-09-29T08:20:00Z">
              <w:tcPr>
                <w:tcW w:w="0" w:type="auto"/>
                <w:vAlign w:val="center"/>
                <w:hideMark/>
              </w:tcPr>
            </w:tcPrChange>
          </w:tcPr>
          <w:p w14:paraId="4AED1CA3" w14:textId="77777777" w:rsidR="00F131DB" w:rsidRPr="004A7129" w:rsidRDefault="00F131DB" w:rsidP="00E65DA2">
            <w:pPr>
              <w:spacing w:line="240" w:lineRule="auto"/>
              <w:ind w:firstLine="0"/>
              <w:jc w:val="center"/>
              <w:rPr>
                <w:ins w:id="3104" w:author="Cristiano Cesario" w:date="2016-09-29T08:13:00Z"/>
                <w:rFonts w:ascii="Calibri" w:eastAsia="Times New Roman" w:hAnsi="Calibri"/>
                <w:color w:val="000000"/>
                <w:lang w:eastAsia="pt-BR"/>
              </w:rPr>
            </w:pPr>
            <w:ins w:id="3105" w:author="Cristiano Cesario" w:date="2016-09-29T08:13:00Z">
              <w:r w:rsidRPr="004A7129">
                <w:rPr>
                  <w:rFonts w:ascii="Calibri" w:eastAsia="Times New Roman" w:hAnsi="Calibri"/>
                  <w:color w:val="000000"/>
                  <w:lang w:eastAsia="pt-BR"/>
                </w:rPr>
                <w:t>No</w:t>
              </w:r>
            </w:ins>
          </w:p>
        </w:tc>
        <w:tc>
          <w:tcPr>
            <w:tcW w:w="0" w:type="auto"/>
            <w:vAlign w:val="center"/>
            <w:hideMark/>
            <w:tcPrChange w:id="3106" w:author="Cristiano Cesario" w:date="2016-09-29T08:20:00Z">
              <w:tcPr>
                <w:tcW w:w="0" w:type="auto"/>
                <w:vAlign w:val="center"/>
                <w:hideMark/>
              </w:tcPr>
            </w:tcPrChange>
          </w:tcPr>
          <w:p w14:paraId="057087AA" w14:textId="77777777" w:rsidR="00F131DB" w:rsidRPr="00712F63" w:rsidRDefault="00F131DB" w:rsidP="00E65DA2">
            <w:pPr>
              <w:spacing w:line="240" w:lineRule="auto"/>
              <w:ind w:firstLine="0"/>
              <w:jc w:val="center"/>
              <w:rPr>
                <w:ins w:id="3107" w:author="Cristiano Cesario" w:date="2016-09-29T08:13:00Z"/>
                <w:rFonts w:ascii="Calibri" w:eastAsia="Times New Roman" w:hAnsi="Calibri"/>
                <w:color w:val="000000"/>
                <w:lang w:eastAsia="pt-BR"/>
              </w:rPr>
            </w:pPr>
            <w:ins w:id="3108" w:author="Cristiano Cesario" w:date="2016-09-29T08:13:00Z">
              <w:r w:rsidRPr="00712F63">
                <w:rPr>
                  <w:rFonts w:ascii="Calibri" w:eastAsia="Times New Roman" w:hAnsi="Calibri"/>
                  <w:color w:val="000000"/>
                  <w:lang w:eastAsia="pt-BR"/>
                </w:rPr>
                <w:t>No</w:t>
              </w:r>
            </w:ins>
          </w:p>
        </w:tc>
        <w:tc>
          <w:tcPr>
            <w:tcW w:w="0" w:type="auto"/>
            <w:vAlign w:val="center"/>
            <w:hideMark/>
            <w:tcPrChange w:id="3109" w:author="Cristiano Cesario" w:date="2016-09-29T08:20:00Z">
              <w:tcPr>
                <w:tcW w:w="0" w:type="auto"/>
                <w:vAlign w:val="center"/>
                <w:hideMark/>
              </w:tcPr>
            </w:tcPrChange>
          </w:tcPr>
          <w:p w14:paraId="49112E31" w14:textId="77777777" w:rsidR="00F131DB" w:rsidRPr="00876FD4" w:rsidRDefault="00F131DB" w:rsidP="00E65DA2">
            <w:pPr>
              <w:spacing w:line="240" w:lineRule="auto"/>
              <w:ind w:firstLine="0"/>
              <w:jc w:val="center"/>
              <w:rPr>
                <w:ins w:id="3110" w:author="Cristiano Cesario" w:date="2016-09-29T08:13:00Z"/>
                <w:rFonts w:ascii="Calibri" w:eastAsia="Times New Roman" w:hAnsi="Calibri"/>
                <w:color w:val="000000"/>
                <w:lang w:eastAsia="pt-BR"/>
              </w:rPr>
            </w:pPr>
            <w:ins w:id="3111" w:author="Cristiano Cesario" w:date="2016-09-29T08:13:00Z">
              <w:r w:rsidRPr="00876FD4">
                <w:rPr>
                  <w:rFonts w:ascii="Calibri" w:eastAsia="Times New Roman" w:hAnsi="Calibri"/>
                  <w:color w:val="000000"/>
                  <w:lang w:eastAsia="pt-BR"/>
                </w:rPr>
                <w:t>No</w:t>
              </w:r>
            </w:ins>
          </w:p>
        </w:tc>
        <w:tc>
          <w:tcPr>
            <w:tcW w:w="0" w:type="auto"/>
            <w:vAlign w:val="center"/>
            <w:hideMark/>
            <w:tcPrChange w:id="3112" w:author="Cristiano Cesario" w:date="2016-09-29T08:20:00Z">
              <w:tcPr>
                <w:tcW w:w="0" w:type="auto"/>
                <w:vAlign w:val="center"/>
                <w:hideMark/>
              </w:tcPr>
            </w:tcPrChange>
          </w:tcPr>
          <w:p w14:paraId="3325F8CD" w14:textId="77777777" w:rsidR="00F131DB" w:rsidRPr="002C33DA" w:rsidRDefault="00F131DB" w:rsidP="00E65DA2">
            <w:pPr>
              <w:spacing w:line="240" w:lineRule="auto"/>
              <w:ind w:firstLine="0"/>
              <w:jc w:val="center"/>
              <w:rPr>
                <w:ins w:id="3113" w:author="Cristiano Cesario" w:date="2016-09-29T08:13:00Z"/>
                <w:rFonts w:ascii="Calibri" w:eastAsia="Times New Roman" w:hAnsi="Calibri"/>
                <w:color w:val="000000"/>
                <w:lang w:eastAsia="pt-BR"/>
              </w:rPr>
            </w:pPr>
            <w:ins w:id="3114" w:author="Cristiano Cesario" w:date="2016-09-29T08:13:00Z">
              <w:r w:rsidRPr="002C33DA">
                <w:rPr>
                  <w:rFonts w:ascii="Calibri" w:eastAsia="Times New Roman" w:hAnsi="Calibri"/>
                  <w:color w:val="000000"/>
                  <w:lang w:eastAsia="pt-BR"/>
                </w:rPr>
                <w:t>Yes</w:t>
              </w:r>
            </w:ins>
          </w:p>
        </w:tc>
      </w:tr>
      <w:tr w:rsidR="00F131DB" w:rsidRPr="009373EF" w14:paraId="01E25EB5" w14:textId="77777777" w:rsidTr="00E65DA2">
        <w:trPr>
          <w:trHeight w:val="600"/>
          <w:ins w:id="3115" w:author="Cristiano Cesario" w:date="2016-09-29T08:13:00Z"/>
          <w:trPrChange w:id="3116" w:author="Cristiano Cesario" w:date="2016-09-29T08:20:00Z">
            <w:trPr>
              <w:trHeight w:val="600"/>
            </w:trPr>
          </w:trPrChange>
        </w:trPr>
        <w:tc>
          <w:tcPr>
            <w:tcW w:w="0" w:type="auto"/>
            <w:vAlign w:val="center"/>
            <w:hideMark/>
            <w:tcPrChange w:id="3117" w:author="Cristiano Cesario" w:date="2016-09-29T08:20:00Z">
              <w:tcPr>
                <w:tcW w:w="0" w:type="auto"/>
                <w:vAlign w:val="center"/>
                <w:hideMark/>
              </w:tcPr>
            </w:tcPrChange>
          </w:tcPr>
          <w:p w14:paraId="26F4399A" w14:textId="77777777" w:rsidR="00F131DB" w:rsidRPr="009373EF" w:rsidRDefault="00E02D98" w:rsidP="00E65DA2">
            <w:pPr>
              <w:numPr>
                <w:ilvl w:val="8"/>
                <w:numId w:val="1"/>
              </w:numPr>
              <w:spacing w:before="240" w:line="240" w:lineRule="auto"/>
              <w:ind w:firstLine="0"/>
              <w:jc w:val="left"/>
              <w:outlineLvl w:val="8"/>
              <w:rPr>
                <w:ins w:id="3118" w:author="Cristiano Cesario" w:date="2016-09-29T08:13:00Z"/>
                <w:rFonts w:ascii="Calibri" w:eastAsia="Times New Roman" w:hAnsi="Calibri"/>
                <w:b/>
                <w:lang w:eastAsia="pt-BR"/>
                <w:rPrChange w:id="3119" w:author="Leonardo Murta" w:date="2016-12-13T10:32:00Z">
                  <w:rPr>
                    <w:ins w:id="3120" w:author="Cristiano Cesario" w:date="2016-09-29T08:13:00Z"/>
                    <w:rFonts w:ascii="Calibri" w:eastAsia="Times New Roman" w:hAnsi="Calibri" w:cs="Times New Roman"/>
                    <w:i/>
                    <w:color w:val="FFFFFF" w:themeColor="background1"/>
                    <w:sz w:val="18"/>
                    <w:szCs w:val="20"/>
                    <w:lang w:eastAsia="pt-BR"/>
                  </w:rPr>
                </w:rPrChange>
              </w:rPr>
            </w:pPr>
            <w:ins w:id="3121" w:author="Cristiano Cesario" w:date="2016-09-29T08:13:00Z">
              <w:r w:rsidRPr="009373EF">
                <w:rPr>
                  <w:rFonts w:ascii="Calibri" w:eastAsia="Times New Roman" w:hAnsi="Calibri"/>
                  <w:b/>
                  <w:lang w:eastAsia="pt-BR"/>
                  <w:rPrChange w:id="3122" w:author="Leonardo Murta" w:date="2016-12-13T10:32:00Z">
                    <w:rPr>
                      <w:rFonts w:ascii="Calibri" w:eastAsia="Times New Roman" w:hAnsi="Calibri" w:cs="Times New Roman"/>
                      <w:color w:val="FFFFFF" w:themeColor="background1"/>
                      <w:sz w:val="24"/>
                      <w:szCs w:val="20"/>
                      <w:u w:val="single"/>
                      <w:lang w:eastAsia="pt-BR"/>
                    </w:rPr>
                  </w:rPrChange>
                </w:rPr>
                <w:t>Levels of detail</w:t>
              </w:r>
            </w:ins>
          </w:p>
        </w:tc>
        <w:tc>
          <w:tcPr>
            <w:tcW w:w="0" w:type="auto"/>
            <w:vAlign w:val="center"/>
            <w:hideMark/>
            <w:tcPrChange w:id="3123" w:author="Cristiano Cesario" w:date="2016-09-29T08:20:00Z">
              <w:tcPr>
                <w:tcW w:w="0" w:type="auto"/>
                <w:vAlign w:val="center"/>
                <w:hideMark/>
              </w:tcPr>
            </w:tcPrChange>
          </w:tcPr>
          <w:p w14:paraId="0252A03E" w14:textId="77777777" w:rsidR="00F131DB" w:rsidRPr="009373EF" w:rsidRDefault="00F131DB" w:rsidP="00E65DA2">
            <w:pPr>
              <w:spacing w:line="240" w:lineRule="auto"/>
              <w:ind w:firstLine="0"/>
              <w:jc w:val="center"/>
              <w:rPr>
                <w:ins w:id="3124" w:author="Cristiano Cesario" w:date="2016-09-29T08:13:00Z"/>
                <w:rFonts w:ascii="Calibri" w:eastAsia="Times New Roman" w:hAnsi="Calibri"/>
                <w:color w:val="000000"/>
                <w:lang w:eastAsia="pt-BR"/>
              </w:rPr>
            </w:pPr>
            <w:ins w:id="3125" w:author="Cristiano Cesario" w:date="2016-09-29T08:13:00Z">
              <w:r w:rsidRPr="009373EF">
                <w:rPr>
                  <w:rFonts w:ascii="Calibri" w:eastAsia="Times New Roman" w:hAnsi="Calibri"/>
                  <w:color w:val="000000"/>
                  <w:lang w:eastAsia="pt-BR"/>
                </w:rPr>
                <w:t>No</w:t>
              </w:r>
            </w:ins>
          </w:p>
        </w:tc>
        <w:tc>
          <w:tcPr>
            <w:tcW w:w="0" w:type="auto"/>
            <w:vAlign w:val="center"/>
            <w:hideMark/>
            <w:tcPrChange w:id="3126" w:author="Cristiano Cesario" w:date="2016-09-29T08:20:00Z">
              <w:tcPr>
                <w:tcW w:w="0" w:type="auto"/>
                <w:vAlign w:val="center"/>
                <w:hideMark/>
              </w:tcPr>
            </w:tcPrChange>
          </w:tcPr>
          <w:p w14:paraId="36DA0F17" w14:textId="77777777" w:rsidR="00F131DB" w:rsidRPr="004A7129" w:rsidRDefault="00F131DB" w:rsidP="00E65DA2">
            <w:pPr>
              <w:spacing w:line="240" w:lineRule="auto"/>
              <w:ind w:firstLine="0"/>
              <w:jc w:val="center"/>
              <w:rPr>
                <w:ins w:id="3127" w:author="Cristiano Cesario" w:date="2016-09-29T08:13:00Z"/>
                <w:rFonts w:ascii="Calibri" w:eastAsia="Times New Roman" w:hAnsi="Calibri"/>
                <w:color w:val="000000"/>
                <w:lang w:eastAsia="pt-BR"/>
              </w:rPr>
            </w:pPr>
            <w:ins w:id="3128" w:author="Cristiano Cesario" w:date="2016-09-29T08:13:00Z">
              <w:r w:rsidRPr="004A7129">
                <w:rPr>
                  <w:rFonts w:ascii="Calibri" w:eastAsia="Times New Roman" w:hAnsi="Calibri"/>
                  <w:color w:val="000000"/>
                  <w:lang w:eastAsia="pt-BR"/>
                </w:rPr>
                <w:t>No</w:t>
              </w:r>
            </w:ins>
          </w:p>
        </w:tc>
        <w:tc>
          <w:tcPr>
            <w:tcW w:w="0" w:type="auto"/>
            <w:vAlign w:val="center"/>
            <w:hideMark/>
            <w:tcPrChange w:id="3129" w:author="Cristiano Cesario" w:date="2016-09-29T08:20:00Z">
              <w:tcPr>
                <w:tcW w:w="0" w:type="auto"/>
                <w:vAlign w:val="center"/>
                <w:hideMark/>
              </w:tcPr>
            </w:tcPrChange>
          </w:tcPr>
          <w:p w14:paraId="6681B168" w14:textId="77777777" w:rsidR="00F131DB" w:rsidRPr="00712F63" w:rsidRDefault="00F131DB" w:rsidP="00E65DA2">
            <w:pPr>
              <w:spacing w:line="240" w:lineRule="auto"/>
              <w:ind w:firstLine="0"/>
              <w:jc w:val="center"/>
              <w:rPr>
                <w:ins w:id="3130" w:author="Cristiano Cesario" w:date="2016-09-29T08:13:00Z"/>
                <w:rFonts w:ascii="Calibri" w:eastAsia="Times New Roman" w:hAnsi="Calibri"/>
                <w:color w:val="000000"/>
                <w:lang w:eastAsia="pt-BR"/>
              </w:rPr>
            </w:pPr>
            <w:ins w:id="3131" w:author="Cristiano Cesario" w:date="2016-09-29T08:13:00Z">
              <w:r w:rsidRPr="00712F63">
                <w:rPr>
                  <w:rFonts w:ascii="Calibri" w:eastAsia="Times New Roman" w:hAnsi="Calibri"/>
                  <w:color w:val="000000"/>
                  <w:lang w:eastAsia="pt-BR"/>
                </w:rPr>
                <w:t>No</w:t>
              </w:r>
            </w:ins>
          </w:p>
        </w:tc>
        <w:tc>
          <w:tcPr>
            <w:tcW w:w="0" w:type="auto"/>
            <w:vAlign w:val="center"/>
            <w:hideMark/>
            <w:tcPrChange w:id="3132" w:author="Cristiano Cesario" w:date="2016-09-29T08:20:00Z">
              <w:tcPr>
                <w:tcW w:w="0" w:type="auto"/>
                <w:vAlign w:val="center"/>
                <w:hideMark/>
              </w:tcPr>
            </w:tcPrChange>
          </w:tcPr>
          <w:p w14:paraId="187FE1A3" w14:textId="77777777" w:rsidR="00F131DB" w:rsidRPr="00876FD4" w:rsidRDefault="00F131DB" w:rsidP="00E65DA2">
            <w:pPr>
              <w:spacing w:line="240" w:lineRule="auto"/>
              <w:ind w:firstLine="0"/>
              <w:jc w:val="center"/>
              <w:rPr>
                <w:ins w:id="3133" w:author="Cristiano Cesario" w:date="2016-09-29T08:13:00Z"/>
                <w:rFonts w:ascii="Calibri" w:eastAsia="Times New Roman" w:hAnsi="Calibri"/>
                <w:color w:val="000000"/>
                <w:lang w:eastAsia="pt-BR"/>
              </w:rPr>
            </w:pPr>
            <w:ins w:id="3134" w:author="Cristiano Cesario" w:date="2016-09-29T08:13:00Z">
              <w:r w:rsidRPr="00876FD4">
                <w:rPr>
                  <w:rFonts w:ascii="Calibri" w:eastAsia="Times New Roman" w:hAnsi="Calibri"/>
                  <w:color w:val="000000"/>
                  <w:lang w:eastAsia="pt-BR"/>
                </w:rPr>
                <w:t>No</w:t>
              </w:r>
            </w:ins>
          </w:p>
        </w:tc>
        <w:tc>
          <w:tcPr>
            <w:tcW w:w="0" w:type="auto"/>
            <w:vAlign w:val="center"/>
            <w:hideMark/>
            <w:tcPrChange w:id="3135" w:author="Cristiano Cesario" w:date="2016-09-29T08:20:00Z">
              <w:tcPr>
                <w:tcW w:w="0" w:type="auto"/>
                <w:vAlign w:val="center"/>
                <w:hideMark/>
              </w:tcPr>
            </w:tcPrChange>
          </w:tcPr>
          <w:p w14:paraId="7CFFF18B" w14:textId="77777777" w:rsidR="00F131DB" w:rsidRPr="002C33DA" w:rsidRDefault="00F131DB" w:rsidP="00E65DA2">
            <w:pPr>
              <w:spacing w:line="240" w:lineRule="auto"/>
              <w:ind w:firstLine="0"/>
              <w:jc w:val="center"/>
              <w:rPr>
                <w:ins w:id="3136" w:author="Cristiano Cesario" w:date="2016-09-29T08:13:00Z"/>
                <w:rFonts w:ascii="Calibri" w:eastAsia="Times New Roman" w:hAnsi="Calibri"/>
                <w:color w:val="000000"/>
                <w:lang w:eastAsia="pt-BR"/>
              </w:rPr>
            </w:pPr>
            <w:ins w:id="3137" w:author="Cristiano Cesario" w:date="2016-09-29T08:13:00Z">
              <w:r w:rsidRPr="002C33DA">
                <w:rPr>
                  <w:rFonts w:ascii="Calibri" w:eastAsia="Times New Roman" w:hAnsi="Calibri"/>
                  <w:color w:val="000000"/>
                  <w:lang w:eastAsia="pt-BR"/>
                </w:rPr>
                <w:t>Yes</w:t>
              </w:r>
            </w:ins>
          </w:p>
        </w:tc>
      </w:tr>
      <w:tr w:rsidR="00F131DB" w:rsidRPr="009373EF" w14:paraId="15AC6F9B" w14:textId="77777777" w:rsidTr="00E65DA2">
        <w:trPr>
          <w:trHeight w:val="600"/>
          <w:ins w:id="3138" w:author="Cristiano Cesario" w:date="2016-09-29T08:13:00Z"/>
          <w:trPrChange w:id="3139" w:author="Cristiano Cesario" w:date="2016-09-29T08:20:00Z">
            <w:trPr>
              <w:trHeight w:val="600"/>
            </w:trPr>
          </w:trPrChange>
        </w:trPr>
        <w:tc>
          <w:tcPr>
            <w:tcW w:w="0" w:type="auto"/>
            <w:vAlign w:val="center"/>
            <w:hideMark/>
            <w:tcPrChange w:id="3140" w:author="Cristiano Cesario" w:date="2016-09-29T08:20:00Z">
              <w:tcPr>
                <w:tcW w:w="0" w:type="auto"/>
                <w:vAlign w:val="center"/>
                <w:hideMark/>
              </w:tcPr>
            </w:tcPrChange>
          </w:tcPr>
          <w:p w14:paraId="6457E6F2" w14:textId="77777777" w:rsidR="00F131DB" w:rsidRPr="009373EF" w:rsidRDefault="00E02D98" w:rsidP="00E65DA2">
            <w:pPr>
              <w:numPr>
                <w:ilvl w:val="8"/>
                <w:numId w:val="1"/>
              </w:numPr>
              <w:spacing w:before="240" w:line="240" w:lineRule="auto"/>
              <w:ind w:firstLine="0"/>
              <w:jc w:val="left"/>
              <w:outlineLvl w:val="8"/>
              <w:rPr>
                <w:ins w:id="3141" w:author="Cristiano Cesario" w:date="2016-09-29T08:13:00Z"/>
                <w:rFonts w:ascii="Calibri" w:eastAsia="Times New Roman" w:hAnsi="Calibri"/>
                <w:b/>
                <w:lang w:eastAsia="pt-BR"/>
                <w:rPrChange w:id="3142" w:author="Leonardo Murta" w:date="2016-12-13T10:32:00Z">
                  <w:rPr>
                    <w:ins w:id="3143" w:author="Cristiano Cesario" w:date="2016-09-29T08:13:00Z"/>
                    <w:rFonts w:ascii="Calibri" w:eastAsia="Times New Roman" w:hAnsi="Calibri" w:cs="Times New Roman"/>
                    <w:i/>
                    <w:color w:val="FFFFFF" w:themeColor="background1"/>
                    <w:sz w:val="18"/>
                    <w:szCs w:val="20"/>
                    <w:lang w:eastAsia="pt-BR"/>
                  </w:rPr>
                </w:rPrChange>
              </w:rPr>
            </w:pPr>
            <w:ins w:id="3144" w:author="Cristiano Cesario" w:date="2016-09-29T08:13:00Z">
              <w:r w:rsidRPr="009373EF">
                <w:rPr>
                  <w:rFonts w:ascii="Calibri" w:eastAsia="Times New Roman" w:hAnsi="Calibri"/>
                  <w:b/>
                  <w:lang w:eastAsia="pt-BR"/>
                  <w:rPrChange w:id="3145" w:author="Leonardo Murta" w:date="2016-12-13T10:32:00Z">
                    <w:rPr>
                      <w:rFonts w:ascii="Calibri" w:eastAsia="Times New Roman" w:hAnsi="Calibri" w:cs="Times New Roman"/>
                      <w:color w:val="FFFFFF" w:themeColor="background1"/>
                      <w:sz w:val="24"/>
                      <w:szCs w:val="20"/>
                      <w:u w:val="single"/>
                      <w:lang w:eastAsia="pt-BR"/>
                    </w:rPr>
                  </w:rPrChange>
                </w:rPr>
                <w:t>Multiple peers</w:t>
              </w:r>
            </w:ins>
          </w:p>
        </w:tc>
        <w:tc>
          <w:tcPr>
            <w:tcW w:w="0" w:type="auto"/>
            <w:vAlign w:val="center"/>
            <w:hideMark/>
            <w:tcPrChange w:id="3146" w:author="Cristiano Cesario" w:date="2016-09-29T08:20:00Z">
              <w:tcPr>
                <w:tcW w:w="0" w:type="auto"/>
                <w:vAlign w:val="center"/>
                <w:hideMark/>
              </w:tcPr>
            </w:tcPrChange>
          </w:tcPr>
          <w:p w14:paraId="1B43BDAA" w14:textId="77777777" w:rsidR="00F131DB" w:rsidRPr="009373EF" w:rsidRDefault="00F131DB" w:rsidP="00E65DA2">
            <w:pPr>
              <w:spacing w:line="240" w:lineRule="auto"/>
              <w:ind w:firstLine="0"/>
              <w:jc w:val="center"/>
              <w:rPr>
                <w:ins w:id="3147" w:author="Cristiano Cesario" w:date="2016-09-29T08:13:00Z"/>
                <w:rFonts w:ascii="Calibri" w:eastAsia="Times New Roman" w:hAnsi="Calibri"/>
                <w:color w:val="000000"/>
                <w:lang w:eastAsia="pt-BR"/>
              </w:rPr>
            </w:pPr>
            <w:ins w:id="3148" w:author="Cristiano Cesario" w:date="2016-09-29T08:13:00Z">
              <w:r w:rsidRPr="009373EF">
                <w:rPr>
                  <w:rFonts w:ascii="Calibri" w:eastAsia="Times New Roman" w:hAnsi="Calibri"/>
                  <w:color w:val="000000"/>
                  <w:lang w:eastAsia="pt-BR"/>
                </w:rPr>
                <w:t>No</w:t>
              </w:r>
            </w:ins>
          </w:p>
        </w:tc>
        <w:tc>
          <w:tcPr>
            <w:tcW w:w="0" w:type="auto"/>
            <w:vAlign w:val="center"/>
            <w:hideMark/>
            <w:tcPrChange w:id="3149" w:author="Cristiano Cesario" w:date="2016-09-29T08:20:00Z">
              <w:tcPr>
                <w:tcW w:w="0" w:type="auto"/>
                <w:vAlign w:val="center"/>
                <w:hideMark/>
              </w:tcPr>
            </w:tcPrChange>
          </w:tcPr>
          <w:p w14:paraId="10CFF4E2" w14:textId="77777777" w:rsidR="00F131DB" w:rsidRPr="004A7129" w:rsidRDefault="00F131DB" w:rsidP="00E65DA2">
            <w:pPr>
              <w:spacing w:line="240" w:lineRule="auto"/>
              <w:ind w:firstLine="0"/>
              <w:jc w:val="center"/>
              <w:rPr>
                <w:ins w:id="3150" w:author="Cristiano Cesario" w:date="2016-09-29T08:13:00Z"/>
                <w:rFonts w:ascii="Calibri" w:eastAsia="Times New Roman" w:hAnsi="Calibri"/>
                <w:color w:val="000000"/>
                <w:lang w:eastAsia="pt-BR"/>
              </w:rPr>
            </w:pPr>
            <w:ins w:id="3151" w:author="Cristiano Cesario" w:date="2016-09-29T08:13:00Z">
              <w:r w:rsidRPr="004A7129">
                <w:rPr>
                  <w:rFonts w:ascii="Calibri" w:eastAsia="Times New Roman" w:hAnsi="Calibri"/>
                  <w:color w:val="000000"/>
                  <w:lang w:eastAsia="pt-BR"/>
                </w:rPr>
                <w:t>No</w:t>
              </w:r>
            </w:ins>
          </w:p>
        </w:tc>
        <w:tc>
          <w:tcPr>
            <w:tcW w:w="0" w:type="auto"/>
            <w:vAlign w:val="center"/>
            <w:hideMark/>
            <w:tcPrChange w:id="3152" w:author="Cristiano Cesario" w:date="2016-09-29T08:20:00Z">
              <w:tcPr>
                <w:tcW w:w="0" w:type="auto"/>
                <w:vAlign w:val="center"/>
                <w:hideMark/>
              </w:tcPr>
            </w:tcPrChange>
          </w:tcPr>
          <w:p w14:paraId="14F23894" w14:textId="77777777" w:rsidR="00F131DB" w:rsidRPr="00712F63" w:rsidRDefault="00F131DB" w:rsidP="00E65DA2">
            <w:pPr>
              <w:spacing w:line="240" w:lineRule="auto"/>
              <w:ind w:firstLine="0"/>
              <w:jc w:val="center"/>
              <w:rPr>
                <w:ins w:id="3153" w:author="Cristiano Cesario" w:date="2016-09-29T08:13:00Z"/>
                <w:rFonts w:ascii="Calibri" w:eastAsia="Times New Roman" w:hAnsi="Calibri"/>
                <w:color w:val="000000"/>
                <w:lang w:eastAsia="pt-BR"/>
              </w:rPr>
            </w:pPr>
            <w:ins w:id="3154" w:author="Cristiano Cesario" w:date="2016-09-29T08:13:00Z">
              <w:r w:rsidRPr="00712F63">
                <w:rPr>
                  <w:rFonts w:ascii="Calibri" w:eastAsia="Times New Roman" w:hAnsi="Calibri"/>
                  <w:color w:val="000000"/>
                  <w:lang w:eastAsia="pt-BR"/>
                </w:rPr>
                <w:t>No</w:t>
              </w:r>
            </w:ins>
          </w:p>
        </w:tc>
        <w:tc>
          <w:tcPr>
            <w:tcW w:w="0" w:type="auto"/>
            <w:vAlign w:val="center"/>
            <w:hideMark/>
            <w:tcPrChange w:id="3155" w:author="Cristiano Cesario" w:date="2016-09-29T08:20:00Z">
              <w:tcPr>
                <w:tcW w:w="0" w:type="auto"/>
                <w:vAlign w:val="center"/>
                <w:hideMark/>
              </w:tcPr>
            </w:tcPrChange>
          </w:tcPr>
          <w:p w14:paraId="2B713B44" w14:textId="77777777" w:rsidR="00F131DB" w:rsidRPr="00876FD4" w:rsidRDefault="00F131DB" w:rsidP="00E65DA2">
            <w:pPr>
              <w:spacing w:line="240" w:lineRule="auto"/>
              <w:ind w:firstLine="0"/>
              <w:jc w:val="center"/>
              <w:rPr>
                <w:ins w:id="3156" w:author="Cristiano Cesario" w:date="2016-09-29T08:13:00Z"/>
                <w:rFonts w:ascii="Calibri" w:eastAsia="Times New Roman" w:hAnsi="Calibri"/>
                <w:color w:val="000000"/>
                <w:lang w:eastAsia="pt-BR"/>
              </w:rPr>
            </w:pPr>
            <w:ins w:id="3157" w:author="Cristiano Cesario" w:date="2016-09-29T08:13:00Z">
              <w:r w:rsidRPr="00876FD4">
                <w:rPr>
                  <w:rFonts w:ascii="Calibri" w:eastAsia="Times New Roman" w:hAnsi="Calibri"/>
                  <w:color w:val="000000"/>
                  <w:lang w:eastAsia="pt-BR"/>
                </w:rPr>
                <w:t>No</w:t>
              </w:r>
            </w:ins>
          </w:p>
        </w:tc>
        <w:tc>
          <w:tcPr>
            <w:tcW w:w="0" w:type="auto"/>
            <w:vAlign w:val="center"/>
            <w:hideMark/>
            <w:tcPrChange w:id="3158" w:author="Cristiano Cesario" w:date="2016-09-29T08:20:00Z">
              <w:tcPr>
                <w:tcW w:w="0" w:type="auto"/>
                <w:vAlign w:val="center"/>
                <w:hideMark/>
              </w:tcPr>
            </w:tcPrChange>
          </w:tcPr>
          <w:p w14:paraId="31FB6DB4" w14:textId="77777777" w:rsidR="00F131DB" w:rsidRPr="002C33DA" w:rsidRDefault="00F131DB" w:rsidP="00E65DA2">
            <w:pPr>
              <w:spacing w:line="240" w:lineRule="auto"/>
              <w:ind w:firstLine="0"/>
              <w:jc w:val="center"/>
              <w:rPr>
                <w:ins w:id="3159" w:author="Cristiano Cesario" w:date="2016-09-29T08:13:00Z"/>
                <w:rFonts w:ascii="Calibri" w:eastAsia="Times New Roman" w:hAnsi="Calibri"/>
                <w:color w:val="000000"/>
                <w:lang w:eastAsia="pt-BR"/>
              </w:rPr>
            </w:pPr>
            <w:ins w:id="3160" w:author="Cristiano Cesario" w:date="2016-09-29T08:13:00Z">
              <w:r w:rsidRPr="002C33DA">
                <w:rPr>
                  <w:rFonts w:ascii="Calibri" w:eastAsia="Times New Roman" w:hAnsi="Calibri"/>
                  <w:color w:val="000000"/>
                  <w:lang w:eastAsia="pt-BR"/>
                </w:rPr>
                <w:t>Yes</w:t>
              </w:r>
            </w:ins>
          </w:p>
        </w:tc>
      </w:tr>
      <w:tr w:rsidR="00F131DB" w:rsidRPr="009373EF" w14:paraId="1C08F8FE" w14:textId="77777777" w:rsidTr="00E65DA2">
        <w:trPr>
          <w:trHeight w:val="600"/>
          <w:ins w:id="3161" w:author="Cristiano Cesario" w:date="2016-09-29T08:13:00Z"/>
          <w:trPrChange w:id="3162" w:author="Cristiano Cesario" w:date="2016-09-29T08:20:00Z">
            <w:trPr>
              <w:trHeight w:val="600"/>
            </w:trPr>
          </w:trPrChange>
        </w:trPr>
        <w:tc>
          <w:tcPr>
            <w:tcW w:w="0" w:type="auto"/>
            <w:vAlign w:val="center"/>
            <w:hideMark/>
            <w:tcPrChange w:id="3163" w:author="Cristiano Cesario" w:date="2016-09-29T08:20:00Z">
              <w:tcPr>
                <w:tcW w:w="0" w:type="auto"/>
                <w:vAlign w:val="center"/>
                <w:hideMark/>
              </w:tcPr>
            </w:tcPrChange>
          </w:tcPr>
          <w:p w14:paraId="13423F4A" w14:textId="77777777" w:rsidR="00F131DB" w:rsidRPr="009373EF" w:rsidRDefault="00E02D98" w:rsidP="00E65DA2">
            <w:pPr>
              <w:numPr>
                <w:ilvl w:val="8"/>
                <w:numId w:val="1"/>
              </w:numPr>
              <w:spacing w:before="240" w:line="240" w:lineRule="auto"/>
              <w:ind w:firstLine="0"/>
              <w:jc w:val="left"/>
              <w:outlineLvl w:val="8"/>
              <w:rPr>
                <w:ins w:id="3164" w:author="Cristiano Cesario" w:date="2016-09-29T08:13:00Z"/>
                <w:rFonts w:ascii="Calibri" w:eastAsia="Times New Roman" w:hAnsi="Calibri"/>
                <w:b/>
                <w:lang w:eastAsia="pt-BR"/>
                <w:rPrChange w:id="3165" w:author="Leonardo Murta" w:date="2016-12-13T10:32:00Z">
                  <w:rPr>
                    <w:ins w:id="3166" w:author="Cristiano Cesario" w:date="2016-09-29T08:13:00Z"/>
                    <w:rFonts w:ascii="Calibri" w:eastAsia="Times New Roman" w:hAnsi="Calibri" w:cs="Times New Roman"/>
                    <w:i/>
                    <w:color w:val="FFFFFF" w:themeColor="background1"/>
                    <w:sz w:val="18"/>
                    <w:szCs w:val="20"/>
                    <w:lang w:eastAsia="pt-BR"/>
                  </w:rPr>
                </w:rPrChange>
              </w:rPr>
            </w:pPr>
            <w:ins w:id="3167" w:author="Cristiano Cesario" w:date="2016-09-29T08:13:00Z">
              <w:r w:rsidRPr="009373EF">
                <w:rPr>
                  <w:rFonts w:ascii="Calibri" w:eastAsia="Times New Roman" w:hAnsi="Calibri"/>
                  <w:b/>
                  <w:lang w:eastAsia="pt-BR"/>
                  <w:rPrChange w:id="3168" w:author="Leonardo Murta" w:date="2016-12-13T10:32:00Z">
                    <w:rPr>
                      <w:rFonts w:ascii="Calibri" w:eastAsia="Times New Roman" w:hAnsi="Calibri" w:cs="Times New Roman"/>
                      <w:color w:val="FFFFFF" w:themeColor="background1"/>
                      <w:sz w:val="24"/>
                      <w:szCs w:val="20"/>
                      <w:u w:val="single"/>
                      <w:lang w:eastAsia="pt-BR"/>
                    </w:rPr>
                  </w:rPrChange>
                </w:rPr>
                <w:t>Commits in peer nodes</w:t>
              </w:r>
            </w:ins>
          </w:p>
        </w:tc>
        <w:tc>
          <w:tcPr>
            <w:tcW w:w="0" w:type="auto"/>
            <w:vAlign w:val="center"/>
            <w:hideMark/>
            <w:tcPrChange w:id="3169" w:author="Cristiano Cesario" w:date="2016-09-29T08:20:00Z">
              <w:tcPr>
                <w:tcW w:w="0" w:type="auto"/>
                <w:vAlign w:val="center"/>
                <w:hideMark/>
              </w:tcPr>
            </w:tcPrChange>
          </w:tcPr>
          <w:p w14:paraId="6F82B346" w14:textId="77777777" w:rsidR="00F131DB" w:rsidRPr="009373EF" w:rsidRDefault="00F131DB" w:rsidP="00E65DA2">
            <w:pPr>
              <w:spacing w:line="240" w:lineRule="auto"/>
              <w:ind w:firstLine="0"/>
              <w:jc w:val="center"/>
              <w:rPr>
                <w:ins w:id="3170" w:author="Cristiano Cesario" w:date="2016-09-29T08:13:00Z"/>
                <w:rFonts w:ascii="Calibri" w:eastAsia="Times New Roman" w:hAnsi="Calibri"/>
                <w:color w:val="000000"/>
                <w:lang w:eastAsia="pt-BR"/>
              </w:rPr>
            </w:pPr>
            <w:ins w:id="3171" w:author="Cristiano Cesario" w:date="2016-09-29T08:13:00Z">
              <w:r w:rsidRPr="009373EF">
                <w:rPr>
                  <w:rFonts w:ascii="Calibri" w:eastAsia="Times New Roman" w:hAnsi="Calibri"/>
                  <w:color w:val="000000"/>
                  <w:lang w:eastAsia="pt-BR"/>
                </w:rPr>
                <w:t>No</w:t>
              </w:r>
            </w:ins>
          </w:p>
        </w:tc>
        <w:tc>
          <w:tcPr>
            <w:tcW w:w="0" w:type="auto"/>
            <w:vAlign w:val="center"/>
            <w:hideMark/>
            <w:tcPrChange w:id="3172" w:author="Cristiano Cesario" w:date="2016-09-29T08:20:00Z">
              <w:tcPr>
                <w:tcW w:w="0" w:type="auto"/>
                <w:vAlign w:val="center"/>
                <w:hideMark/>
              </w:tcPr>
            </w:tcPrChange>
          </w:tcPr>
          <w:p w14:paraId="042489E2" w14:textId="77777777" w:rsidR="00F131DB" w:rsidRPr="009373EF" w:rsidRDefault="00F131DB" w:rsidP="00E65DA2">
            <w:pPr>
              <w:spacing w:line="240" w:lineRule="auto"/>
              <w:ind w:firstLine="0"/>
              <w:jc w:val="center"/>
              <w:rPr>
                <w:ins w:id="3173" w:author="Cristiano Cesario" w:date="2016-09-29T08:13:00Z"/>
                <w:rFonts w:ascii="Calibri" w:eastAsia="Times New Roman" w:hAnsi="Calibri"/>
                <w:color w:val="000000"/>
                <w:lang w:eastAsia="pt-BR"/>
              </w:rPr>
            </w:pPr>
            <w:ins w:id="3174" w:author="Cristiano Cesario" w:date="2016-09-29T08:13:00Z">
              <w:r w:rsidRPr="004A7129">
                <w:rPr>
                  <w:rFonts w:ascii="Calibri" w:eastAsia="Times New Roman" w:hAnsi="Calibri"/>
                  <w:color w:val="000000"/>
                  <w:lang w:eastAsia="pt-BR"/>
                </w:rPr>
                <w:t>Some</w:t>
              </w:r>
              <w:r w:rsidRPr="009373EF">
                <w:rPr>
                  <w:rStyle w:val="Refdenotaderodap"/>
                  <w:rFonts w:ascii="Calibri" w:eastAsia="Times New Roman" w:hAnsi="Calibri"/>
                  <w:color w:val="000000"/>
                  <w:lang w:eastAsia="pt-BR"/>
                </w:rPr>
                <w:footnoteReference w:id="21"/>
              </w:r>
            </w:ins>
          </w:p>
        </w:tc>
        <w:tc>
          <w:tcPr>
            <w:tcW w:w="0" w:type="auto"/>
            <w:vAlign w:val="center"/>
            <w:hideMark/>
            <w:tcPrChange w:id="3177" w:author="Cristiano Cesario" w:date="2016-09-29T08:20:00Z">
              <w:tcPr>
                <w:tcW w:w="0" w:type="auto"/>
                <w:vAlign w:val="center"/>
                <w:hideMark/>
              </w:tcPr>
            </w:tcPrChange>
          </w:tcPr>
          <w:p w14:paraId="08CA438D" w14:textId="77777777" w:rsidR="00F131DB" w:rsidRPr="009373EF" w:rsidRDefault="00F131DB" w:rsidP="00E65DA2">
            <w:pPr>
              <w:spacing w:line="240" w:lineRule="auto"/>
              <w:ind w:firstLine="0"/>
              <w:jc w:val="center"/>
              <w:rPr>
                <w:ins w:id="3178" w:author="Cristiano Cesario" w:date="2016-09-29T08:13:00Z"/>
                <w:rFonts w:ascii="Calibri" w:eastAsia="Times New Roman" w:hAnsi="Calibri"/>
                <w:color w:val="000000"/>
                <w:lang w:eastAsia="pt-BR"/>
              </w:rPr>
            </w:pPr>
            <w:ins w:id="3179" w:author="Cristiano Cesario" w:date="2016-09-29T08:13:00Z">
              <w:r w:rsidRPr="004A7129">
                <w:rPr>
                  <w:rFonts w:ascii="Calibri" w:eastAsia="Times New Roman" w:hAnsi="Calibri"/>
                  <w:color w:val="000000"/>
                  <w:lang w:eastAsia="pt-BR"/>
                </w:rPr>
                <w:t>Some</w:t>
              </w:r>
              <w:r w:rsidRPr="009373EF">
                <w:rPr>
                  <w:rStyle w:val="Refdenotaderodap"/>
                  <w:rFonts w:ascii="Calibri" w:eastAsia="Times New Roman" w:hAnsi="Calibri"/>
                  <w:color w:val="000000"/>
                  <w:lang w:eastAsia="pt-BR"/>
                </w:rPr>
                <w:footnoteReference w:id="22"/>
              </w:r>
            </w:ins>
          </w:p>
        </w:tc>
        <w:tc>
          <w:tcPr>
            <w:tcW w:w="0" w:type="auto"/>
            <w:vAlign w:val="center"/>
            <w:hideMark/>
            <w:tcPrChange w:id="3182" w:author="Cristiano Cesario" w:date="2016-09-29T08:20:00Z">
              <w:tcPr>
                <w:tcW w:w="0" w:type="auto"/>
                <w:vAlign w:val="center"/>
                <w:hideMark/>
              </w:tcPr>
            </w:tcPrChange>
          </w:tcPr>
          <w:p w14:paraId="528E1E49" w14:textId="77777777" w:rsidR="00F131DB" w:rsidRPr="004A7129" w:rsidRDefault="00F131DB" w:rsidP="00E65DA2">
            <w:pPr>
              <w:spacing w:line="240" w:lineRule="auto"/>
              <w:ind w:firstLine="0"/>
              <w:jc w:val="center"/>
              <w:rPr>
                <w:ins w:id="3183" w:author="Cristiano Cesario" w:date="2016-09-29T08:13:00Z"/>
                <w:rFonts w:ascii="Calibri" w:eastAsia="Times New Roman" w:hAnsi="Calibri"/>
                <w:color w:val="000000"/>
                <w:lang w:eastAsia="pt-BR"/>
              </w:rPr>
            </w:pPr>
            <w:ins w:id="3184" w:author="Cristiano Cesario" w:date="2016-09-29T08:13:00Z">
              <w:r w:rsidRPr="004A7129">
                <w:rPr>
                  <w:rFonts w:ascii="Calibri" w:eastAsia="Times New Roman" w:hAnsi="Calibri"/>
                  <w:color w:val="000000"/>
                  <w:lang w:eastAsia="pt-BR"/>
                </w:rPr>
                <w:t>No</w:t>
              </w:r>
            </w:ins>
          </w:p>
        </w:tc>
        <w:tc>
          <w:tcPr>
            <w:tcW w:w="0" w:type="auto"/>
            <w:vAlign w:val="center"/>
            <w:hideMark/>
            <w:tcPrChange w:id="3185" w:author="Cristiano Cesario" w:date="2016-09-29T08:20:00Z">
              <w:tcPr>
                <w:tcW w:w="0" w:type="auto"/>
                <w:vAlign w:val="center"/>
                <w:hideMark/>
              </w:tcPr>
            </w:tcPrChange>
          </w:tcPr>
          <w:p w14:paraId="312CBADA" w14:textId="77777777" w:rsidR="00F131DB" w:rsidRPr="00712F63" w:rsidRDefault="00F131DB" w:rsidP="00E65DA2">
            <w:pPr>
              <w:spacing w:line="240" w:lineRule="auto"/>
              <w:ind w:firstLine="0"/>
              <w:jc w:val="center"/>
              <w:rPr>
                <w:ins w:id="3186" w:author="Cristiano Cesario" w:date="2016-09-29T08:13:00Z"/>
                <w:rFonts w:ascii="Calibri" w:eastAsia="Times New Roman" w:hAnsi="Calibri"/>
                <w:color w:val="000000"/>
                <w:lang w:eastAsia="pt-BR"/>
              </w:rPr>
            </w:pPr>
            <w:ins w:id="3187" w:author="Cristiano Cesario" w:date="2016-09-29T08:13:00Z">
              <w:r w:rsidRPr="00712F63">
                <w:rPr>
                  <w:rFonts w:ascii="Calibri" w:eastAsia="Times New Roman" w:hAnsi="Calibri"/>
                  <w:color w:val="000000"/>
                  <w:lang w:eastAsia="pt-BR"/>
                </w:rPr>
                <w:t>Yes</w:t>
              </w:r>
            </w:ins>
          </w:p>
        </w:tc>
      </w:tr>
      <w:tr w:rsidR="00F131DB" w:rsidRPr="009373EF" w14:paraId="56BCF9FB" w14:textId="77777777" w:rsidTr="00E65DA2">
        <w:trPr>
          <w:trHeight w:val="600"/>
          <w:ins w:id="3188" w:author="Cristiano Cesario" w:date="2016-09-29T08:13:00Z"/>
          <w:trPrChange w:id="3189" w:author="Cristiano Cesario" w:date="2016-09-29T08:20:00Z">
            <w:trPr>
              <w:trHeight w:val="600"/>
            </w:trPr>
          </w:trPrChange>
        </w:trPr>
        <w:tc>
          <w:tcPr>
            <w:tcW w:w="0" w:type="auto"/>
            <w:vAlign w:val="center"/>
            <w:hideMark/>
            <w:tcPrChange w:id="3190" w:author="Cristiano Cesario" w:date="2016-09-29T08:20:00Z">
              <w:tcPr>
                <w:tcW w:w="0" w:type="auto"/>
                <w:vAlign w:val="center"/>
                <w:hideMark/>
              </w:tcPr>
            </w:tcPrChange>
          </w:tcPr>
          <w:p w14:paraId="1F44D9CE" w14:textId="77777777" w:rsidR="00F131DB" w:rsidRPr="009373EF" w:rsidRDefault="00E02D98" w:rsidP="00E65DA2">
            <w:pPr>
              <w:numPr>
                <w:ilvl w:val="8"/>
                <w:numId w:val="1"/>
              </w:numPr>
              <w:spacing w:before="240" w:line="240" w:lineRule="auto"/>
              <w:ind w:firstLine="0"/>
              <w:jc w:val="left"/>
              <w:outlineLvl w:val="8"/>
              <w:rPr>
                <w:ins w:id="3191" w:author="Cristiano Cesario" w:date="2016-09-29T08:13:00Z"/>
                <w:rFonts w:ascii="Calibri" w:eastAsia="Times New Roman" w:hAnsi="Calibri"/>
                <w:b/>
                <w:lang w:eastAsia="pt-BR"/>
                <w:rPrChange w:id="3192" w:author="Leonardo Murta" w:date="2016-12-13T10:32:00Z">
                  <w:rPr>
                    <w:ins w:id="3193" w:author="Cristiano Cesario" w:date="2016-09-29T08:13:00Z"/>
                    <w:rFonts w:ascii="Calibri" w:eastAsia="Times New Roman" w:hAnsi="Calibri" w:cs="Times New Roman"/>
                    <w:i/>
                    <w:color w:val="FFFFFF" w:themeColor="background1"/>
                    <w:sz w:val="18"/>
                    <w:szCs w:val="20"/>
                    <w:lang w:eastAsia="pt-BR"/>
                  </w:rPr>
                </w:rPrChange>
              </w:rPr>
            </w:pPr>
            <w:ins w:id="3194" w:author="Cristiano Cesario" w:date="2016-09-29T08:13:00Z">
              <w:r w:rsidRPr="009373EF">
                <w:rPr>
                  <w:rFonts w:ascii="Calibri" w:eastAsia="Times New Roman" w:hAnsi="Calibri"/>
                  <w:b/>
                  <w:lang w:eastAsia="pt-BR"/>
                  <w:rPrChange w:id="3195" w:author="Leonardo Murta" w:date="2016-12-13T10:32:00Z">
                    <w:rPr>
                      <w:rFonts w:ascii="Calibri" w:eastAsia="Times New Roman" w:hAnsi="Calibri" w:cs="Times New Roman"/>
                      <w:color w:val="FFFFFF" w:themeColor="background1"/>
                      <w:sz w:val="24"/>
                      <w:szCs w:val="20"/>
                      <w:u w:val="single"/>
                      <w:lang w:eastAsia="pt-BR"/>
                    </w:rPr>
                  </w:rPrChange>
                </w:rPr>
                <w:t>Commits in non-peer nodes</w:t>
              </w:r>
            </w:ins>
          </w:p>
        </w:tc>
        <w:tc>
          <w:tcPr>
            <w:tcW w:w="0" w:type="auto"/>
            <w:vAlign w:val="center"/>
            <w:hideMark/>
            <w:tcPrChange w:id="3196" w:author="Cristiano Cesario" w:date="2016-09-29T08:20:00Z">
              <w:tcPr>
                <w:tcW w:w="0" w:type="auto"/>
                <w:vAlign w:val="center"/>
                <w:hideMark/>
              </w:tcPr>
            </w:tcPrChange>
          </w:tcPr>
          <w:p w14:paraId="2F6469C9" w14:textId="77777777" w:rsidR="00F131DB" w:rsidRPr="009373EF" w:rsidRDefault="00F131DB" w:rsidP="00E65DA2">
            <w:pPr>
              <w:spacing w:line="240" w:lineRule="auto"/>
              <w:ind w:firstLine="0"/>
              <w:jc w:val="center"/>
              <w:rPr>
                <w:ins w:id="3197" w:author="Cristiano Cesario" w:date="2016-09-29T08:13:00Z"/>
                <w:rFonts w:ascii="Calibri" w:eastAsia="Times New Roman" w:hAnsi="Calibri"/>
                <w:color w:val="000000"/>
                <w:lang w:eastAsia="pt-BR"/>
              </w:rPr>
            </w:pPr>
            <w:ins w:id="3198" w:author="Cristiano Cesario" w:date="2016-09-29T08:13:00Z">
              <w:r w:rsidRPr="009373EF">
                <w:rPr>
                  <w:rFonts w:ascii="Calibri" w:eastAsia="Times New Roman" w:hAnsi="Calibri"/>
                  <w:color w:val="000000"/>
                  <w:lang w:eastAsia="pt-BR"/>
                </w:rPr>
                <w:t>No</w:t>
              </w:r>
            </w:ins>
          </w:p>
        </w:tc>
        <w:tc>
          <w:tcPr>
            <w:tcW w:w="0" w:type="auto"/>
            <w:vAlign w:val="center"/>
            <w:hideMark/>
            <w:tcPrChange w:id="3199" w:author="Cristiano Cesario" w:date="2016-09-29T08:20:00Z">
              <w:tcPr>
                <w:tcW w:w="0" w:type="auto"/>
                <w:vAlign w:val="center"/>
                <w:hideMark/>
              </w:tcPr>
            </w:tcPrChange>
          </w:tcPr>
          <w:p w14:paraId="3A3B1578" w14:textId="77777777" w:rsidR="00F131DB" w:rsidRPr="004A7129" w:rsidRDefault="00F131DB" w:rsidP="00E65DA2">
            <w:pPr>
              <w:spacing w:line="240" w:lineRule="auto"/>
              <w:ind w:firstLine="0"/>
              <w:jc w:val="center"/>
              <w:rPr>
                <w:ins w:id="3200" w:author="Cristiano Cesario" w:date="2016-09-29T08:13:00Z"/>
                <w:rFonts w:ascii="Calibri" w:eastAsia="Times New Roman" w:hAnsi="Calibri"/>
                <w:color w:val="000000"/>
                <w:lang w:eastAsia="pt-BR"/>
              </w:rPr>
            </w:pPr>
            <w:ins w:id="3201" w:author="Cristiano Cesario" w:date="2016-09-29T08:13:00Z">
              <w:r w:rsidRPr="004A7129">
                <w:rPr>
                  <w:rFonts w:ascii="Calibri" w:eastAsia="Times New Roman" w:hAnsi="Calibri"/>
                  <w:color w:val="000000"/>
                  <w:lang w:eastAsia="pt-BR"/>
                </w:rPr>
                <w:t>No</w:t>
              </w:r>
            </w:ins>
          </w:p>
        </w:tc>
        <w:tc>
          <w:tcPr>
            <w:tcW w:w="0" w:type="auto"/>
            <w:vAlign w:val="center"/>
            <w:hideMark/>
            <w:tcPrChange w:id="3202" w:author="Cristiano Cesario" w:date="2016-09-29T08:20:00Z">
              <w:tcPr>
                <w:tcW w:w="0" w:type="auto"/>
                <w:vAlign w:val="center"/>
                <w:hideMark/>
              </w:tcPr>
            </w:tcPrChange>
          </w:tcPr>
          <w:p w14:paraId="07B36115" w14:textId="77777777" w:rsidR="00F131DB" w:rsidRPr="00712F63" w:rsidRDefault="00F131DB" w:rsidP="00E65DA2">
            <w:pPr>
              <w:spacing w:line="240" w:lineRule="auto"/>
              <w:ind w:firstLine="0"/>
              <w:jc w:val="center"/>
              <w:rPr>
                <w:ins w:id="3203" w:author="Cristiano Cesario" w:date="2016-09-29T08:13:00Z"/>
                <w:rFonts w:ascii="Calibri" w:eastAsia="Times New Roman" w:hAnsi="Calibri"/>
                <w:color w:val="000000"/>
                <w:lang w:eastAsia="pt-BR"/>
              </w:rPr>
            </w:pPr>
            <w:ins w:id="3204" w:author="Cristiano Cesario" w:date="2016-09-29T08:13:00Z">
              <w:r w:rsidRPr="00712F63">
                <w:rPr>
                  <w:rFonts w:ascii="Calibri" w:eastAsia="Times New Roman" w:hAnsi="Calibri"/>
                  <w:color w:val="000000"/>
                  <w:lang w:eastAsia="pt-BR"/>
                </w:rPr>
                <w:t>No</w:t>
              </w:r>
            </w:ins>
          </w:p>
        </w:tc>
        <w:tc>
          <w:tcPr>
            <w:tcW w:w="0" w:type="auto"/>
            <w:vAlign w:val="center"/>
            <w:hideMark/>
            <w:tcPrChange w:id="3205" w:author="Cristiano Cesario" w:date="2016-09-29T08:20:00Z">
              <w:tcPr>
                <w:tcW w:w="0" w:type="auto"/>
                <w:vAlign w:val="center"/>
                <w:hideMark/>
              </w:tcPr>
            </w:tcPrChange>
          </w:tcPr>
          <w:p w14:paraId="07A016DC" w14:textId="77777777" w:rsidR="00F131DB" w:rsidRPr="00876FD4" w:rsidRDefault="00F131DB" w:rsidP="00E65DA2">
            <w:pPr>
              <w:spacing w:line="240" w:lineRule="auto"/>
              <w:ind w:firstLine="0"/>
              <w:jc w:val="center"/>
              <w:rPr>
                <w:ins w:id="3206" w:author="Cristiano Cesario" w:date="2016-09-29T08:13:00Z"/>
                <w:rFonts w:ascii="Calibri" w:eastAsia="Times New Roman" w:hAnsi="Calibri"/>
                <w:color w:val="000000"/>
                <w:lang w:eastAsia="pt-BR"/>
              </w:rPr>
            </w:pPr>
            <w:ins w:id="3207" w:author="Cristiano Cesario" w:date="2016-09-29T08:13:00Z">
              <w:r w:rsidRPr="00876FD4">
                <w:rPr>
                  <w:rFonts w:ascii="Calibri" w:eastAsia="Times New Roman" w:hAnsi="Calibri"/>
                  <w:color w:val="000000"/>
                  <w:lang w:eastAsia="pt-BR"/>
                </w:rPr>
                <w:t>No</w:t>
              </w:r>
            </w:ins>
          </w:p>
        </w:tc>
        <w:tc>
          <w:tcPr>
            <w:tcW w:w="0" w:type="auto"/>
            <w:vAlign w:val="center"/>
            <w:hideMark/>
            <w:tcPrChange w:id="3208" w:author="Cristiano Cesario" w:date="2016-09-29T08:20:00Z">
              <w:tcPr>
                <w:tcW w:w="0" w:type="auto"/>
                <w:vAlign w:val="center"/>
                <w:hideMark/>
              </w:tcPr>
            </w:tcPrChange>
          </w:tcPr>
          <w:p w14:paraId="23999A30" w14:textId="77777777" w:rsidR="00F131DB" w:rsidRPr="002C33DA" w:rsidRDefault="00F131DB" w:rsidP="00E65DA2">
            <w:pPr>
              <w:spacing w:line="240" w:lineRule="auto"/>
              <w:ind w:firstLine="0"/>
              <w:jc w:val="center"/>
              <w:rPr>
                <w:ins w:id="3209" w:author="Cristiano Cesario" w:date="2016-09-29T08:13:00Z"/>
                <w:rFonts w:ascii="Calibri" w:eastAsia="Times New Roman" w:hAnsi="Calibri"/>
                <w:color w:val="000000"/>
                <w:lang w:eastAsia="pt-BR"/>
              </w:rPr>
            </w:pPr>
            <w:ins w:id="3210" w:author="Cristiano Cesario" w:date="2016-09-29T08:13:00Z">
              <w:r w:rsidRPr="002C33DA">
                <w:rPr>
                  <w:rFonts w:ascii="Calibri" w:eastAsia="Times New Roman" w:hAnsi="Calibri"/>
                  <w:color w:val="000000"/>
                  <w:lang w:eastAsia="pt-BR"/>
                </w:rPr>
                <w:t>Yes</w:t>
              </w:r>
            </w:ins>
          </w:p>
        </w:tc>
      </w:tr>
      <w:tr w:rsidR="00F131DB" w:rsidRPr="009373EF" w14:paraId="6568249D" w14:textId="77777777" w:rsidTr="00E65DA2">
        <w:trPr>
          <w:trHeight w:val="600"/>
          <w:ins w:id="3211" w:author="Cristiano Cesario" w:date="2016-09-29T08:13:00Z"/>
          <w:trPrChange w:id="3212" w:author="Cristiano Cesario" w:date="2016-09-29T08:20:00Z">
            <w:trPr>
              <w:trHeight w:val="600"/>
            </w:trPr>
          </w:trPrChange>
        </w:trPr>
        <w:tc>
          <w:tcPr>
            <w:tcW w:w="0" w:type="auto"/>
            <w:vAlign w:val="center"/>
            <w:hideMark/>
            <w:tcPrChange w:id="3213" w:author="Cristiano Cesario" w:date="2016-09-29T08:20:00Z">
              <w:tcPr>
                <w:tcW w:w="0" w:type="auto"/>
                <w:vAlign w:val="center"/>
                <w:hideMark/>
              </w:tcPr>
            </w:tcPrChange>
          </w:tcPr>
          <w:p w14:paraId="2ACEE428" w14:textId="77777777" w:rsidR="00F131DB" w:rsidRPr="009373EF" w:rsidRDefault="00E02D98" w:rsidP="00E65DA2">
            <w:pPr>
              <w:numPr>
                <w:ilvl w:val="8"/>
                <w:numId w:val="1"/>
              </w:numPr>
              <w:spacing w:before="240" w:line="240" w:lineRule="auto"/>
              <w:ind w:firstLine="0"/>
              <w:jc w:val="left"/>
              <w:outlineLvl w:val="8"/>
              <w:rPr>
                <w:ins w:id="3214" w:author="Cristiano Cesario" w:date="2016-09-29T08:13:00Z"/>
                <w:rFonts w:ascii="Calibri" w:eastAsia="Times New Roman" w:hAnsi="Calibri"/>
                <w:b/>
                <w:lang w:eastAsia="pt-BR"/>
                <w:rPrChange w:id="3215" w:author="Leonardo Murta" w:date="2016-12-13T10:32:00Z">
                  <w:rPr>
                    <w:ins w:id="3216" w:author="Cristiano Cesario" w:date="2016-09-29T08:13:00Z"/>
                    <w:rFonts w:ascii="Calibri" w:eastAsia="Times New Roman" w:hAnsi="Calibri" w:cs="Times New Roman"/>
                    <w:i/>
                    <w:color w:val="FFFFFF" w:themeColor="background1"/>
                    <w:sz w:val="18"/>
                    <w:szCs w:val="20"/>
                    <w:lang w:eastAsia="pt-BR"/>
                  </w:rPr>
                </w:rPrChange>
              </w:rPr>
            </w:pPr>
            <w:ins w:id="3217" w:author="Cristiano Cesario" w:date="2016-09-29T08:13:00Z">
              <w:r w:rsidRPr="009373EF">
                <w:rPr>
                  <w:rFonts w:ascii="Calibri" w:eastAsia="Times New Roman" w:hAnsi="Calibri"/>
                  <w:b/>
                  <w:lang w:eastAsia="pt-BR"/>
                  <w:rPrChange w:id="3218" w:author="Leonardo Murta" w:date="2016-12-13T10:32:00Z">
                    <w:rPr>
                      <w:rFonts w:ascii="Calibri" w:eastAsia="Times New Roman" w:hAnsi="Calibri" w:cs="Times New Roman"/>
                      <w:color w:val="FFFFFF" w:themeColor="background1"/>
                      <w:sz w:val="24"/>
                      <w:szCs w:val="20"/>
                      <w:u w:val="single"/>
                      <w:lang w:eastAsia="pt-BR"/>
                    </w:rPr>
                  </w:rPrChange>
                </w:rPr>
                <w:t>Multiple branches</w:t>
              </w:r>
            </w:ins>
          </w:p>
        </w:tc>
        <w:tc>
          <w:tcPr>
            <w:tcW w:w="0" w:type="auto"/>
            <w:vAlign w:val="center"/>
            <w:hideMark/>
            <w:tcPrChange w:id="3219" w:author="Cristiano Cesario" w:date="2016-09-29T08:20:00Z">
              <w:tcPr>
                <w:tcW w:w="0" w:type="auto"/>
                <w:vAlign w:val="center"/>
                <w:hideMark/>
              </w:tcPr>
            </w:tcPrChange>
          </w:tcPr>
          <w:p w14:paraId="5E13A16E" w14:textId="77777777" w:rsidR="00F131DB" w:rsidRPr="009373EF" w:rsidRDefault="00F131DB" w:rsidP="00E65DA2">
            <w:pPr>
              <w:spacing w:line="240" w:lineRule="auto"/>
              <w:ind w:firstLine="0"/>
              <w:jc w:val="center"/>
              <w:rPr>
                <w:ins w:id="3220" w:author="Cristiano Cesario" w:date="2016-09-29T08:13:00Z"/>
                <w:rFonts w:ascii="Calibri" w:eastAsia="Times New Roman" w:hAnsi="Calibri"/>
                <w:color w:val="000000"/>
                <w:lang w:eastAsia="pt-BR"/>
              </w:rPr>
            </w:pPr>
            <w:ins w:id="3221" w:author="Cristiano Cesario" w:date="2016-09-29T08:13:00Z">
              <w:r w:rsidRPr="009373EF">
                <w:rPr>
                  <w:rFonts w:ascii="Calibri" w:eastAsia="Times New Roman" w:hAnsi="Calibri"/>
                  <w:color w:val="000000"/>
                  <w:lang w:eastAsia="pt-BR"/>
                </w:rPr>
                <w:t>No</w:t>
              </w:r>
            </w:ins>
          </w:p>
        </w:tc>
        <w:tc>
          <w:tcPr>
            <w:tcW w:w="0" w:type="auto"/>
            <w:vAlign w:val="center"/>
            <w:hideMark/>
            <w:tcPrChange w:id="3222" w:author="Cristiano Cesario" w:date="2016-09-29T08:20:00Z">
              <w:tcPr>
                <w:tcW w:w="0" w:type="auto"/>
                <w:vAlign w:val="center"/>
                <w:hideMark/>
              </w:tcPr>
            </w:tcPrChange>
          </w:tcPr>
          <w:p w14:paraId="3224DD11" w14:textId="77777777" w:rsidR="00F131DB" w:rsidRPr="004A7129" w:rsidRDefault="00F131DB" w:rsidP="00E65DA2">
            <w:pPr>
              <w:spacing w:line="240" w:lineRule="auto"/>
              <w:ind w:firstLine="0"/>
              <w:jc w:val="center"/>
              <w:rPr>
                <w:ins w:id="3223" w:author="Cristiano Cesario" w:date="2016-09-29T08:13:00Z"/>
                <w:rFonts w:ascii="Calibri" w:eastAsia="Times New Roman" w:hAnsi="Calibri"/>
                <w:color w:val="000000"/>
                <w:lang w:eastAsia="pt-BR"/>
              </w:rPr>
            </w:pPr>
            <w:ins w:id="3224" w:author="Cristiano Cesario" w:date="2016-09-29T08:13:00Z">
              <w:r w:rsidRPr="004A7129">
                <w:rPr>
                  <w:rFonts w:ascii="Calibri" w:eastAsia="Times New Roman" w:hAnsi="Calibri"/>
                  <w:color w:val="000000"/>
                  <w:lang w:eastAsia="pt-BR"/>
                </w:rPr>
                <w:t>No</w:t>
              </w:r>
            </w:ins>
          </w:p>
        </w:tc>
        <w:tc>
          <w:tcPr>
            <w:tcW w:w="0" w:type="auto"/>
            <w:vAlign w:val="center"/>
            <w:hideMark/>
            <w:tcPrChange w:id="3225" w:author="Cristiano Cesario" w:date="2016-09-29T08:20:00Z">
              <w:tcPr>
                <w:tcW w:w="0" w:type="auto"/>
                <w:vAlign w:val="center"/>
                <w:hideMark/>
              </w:tcPr>
            </w:tcPrChange>
          </w:tcPr>
          <w:p w14:paraId="4B41A26D" w14:textId="77777777" w:rsidR="00F131DB" w:rsidRPr="00712F63" w:rsidRDefault="00F131DB" w:rsidP="00E65DA2">
            <w:pPr>
              <w:spacing w:line="240" w:lineRule="auto"/>
              <w:ind w:firstLine="0"/>
              <w:jc w:val="center"/>
              <w:rPr>
                <w:ins w:id="3226" w:author="Cristiano Cesario" w:date="2016-09-29T08:13:00Z"/>
                <w:rFonts w:ascii="Calibri" w:eastAsia="Times New Roman" w:hAnsi="Calibri"/>
                <w:color w:val="000000"/>
                <w:lang w:eastAsia="pt-BR"/>
              </w:rPr>
            </w:pPr>
            <w:ins w:id="3227" w:author="Cristiano Cesario" w:date="2016-09-29T08:13:00Z">
              <w:r w:rsidRPr="00712F63">
                <w:rPr>
                  <w:rFonts w:ascii="Calibri" w:eastAsia="Times New Roman" w:hAnsi="Calibri"/>
                  <w:color w:val="000000"/>
                  <w:lang w:eastAsia="pt-BR"/>
                </w:rPr>
                <w:t>No</w:t>
              </w:r>
            </w:ins>
          </w:p>
        </w:tc>
        <w:tc>
          <w:tcPr>
            <w:tcW w:w="0" w:type="auto"/>
            <w:vAlign w:val="center"/>
            <w:hideMark/>
            <w:tcPrChange w:id="3228" w:author="Cristiano Cesario" w:date="2016-09-29T08:20:00Z">
              <w:tcPr>
                <w:tcW w:w="0" w:type="auto"/>
                <w:vAlign w:val="center"/>
                <w:hideMark/>
              </w:tcPr>
            </w:tcPrChange>
          </w:tcPr>
          <w:p w14:paraId="300113DA" w14:textId="77777777" w:rsidR="00F131DB" w:rsidRPr="00876FD4" w:rsidRDefault="00F131DB" w:rsidP="00E65DA2">
            <w:pPr>
              <w:spacing w:line="240" w:lineRule="auto"/>
              <w:ind w:firstLine="0"/>
              <w:jc w:val="center"/>
              <w:rPr>
                <w:ins w:id="3229" w:author="Cristiano Cesario" w:date="2016-09-29T08:13:00Z"/>
                <w:rFonts w:ascii="Calibri" w:eastAsia="Times New Roman" w:hAnsi="Calibri"/>
                <w:color w:val="000000"/>
                <w:lang w:eastAsia="pt-BR"/>
              </w:rPr>
            </w:pPr>
            <w:ins w:id="3230" w:author="Cristiano Cesario" w:date="2016-09-29T08:13:00Z">
              <w:r w:rsidRPr="00876FD4">
                <w:rPr>
                  <w:rFonts w:ascii="Calibri" w:eastAsia="Times New Roman" w:hAnsi="Calibri"/>
                  <w:color w:val="000000"/>
                  <w:lang w:eastAsia="pt-BR"/>
                </w:rPr>
                <w:t>Yes</w:t>
              </w:r>
            </w:ins>
          </w:p>
        </w:tc>
        <w:tc>
          <w:tcPr>
            <w:tcW w:w="0" w:type="auto"/>
            <w:vAlign w:val="center"/>
            <w:hideMark/>
            <w:tcPrChange w:id="3231" w:author="Cristiano Cesario" w:date="2016-09-29T08:20:00Z">
              <w:tcPr>
                <w:tcW w:w="0" w:type="auto"/>
                <w:vAlign w:val="center"/>
                <w:hideMark/>
              </w:tcPr>
            </w:tcPrChange>
          </w:tcPr>
          <w:p w14:paraId="34636D62" w14:textId="77777777" w:rsidR="00F131DB" w:rsidRPr="002C33DA" w:rsidRDefault="00F131DB" w:rsidP="00E65DA2">
            <w:pPr>
              <w:spacing w:line="240" w:lineRule="auto"/>
              <w:ind w:firstLine="0"/>
              <w:jc w:val="center"/>
              <w:rPr>
                <w:ins w:id="3232" w:author="Cristiano Cesario" w:date="2016-09-29T08:13:00Z"/>
                <w:rFonts w:ascii="Calibri" w:eastAsia="Times New Roman" w:hAnsi="Calibri"/>
                <w:color w:val="000000"/>
                <w:lang w:eastAsia="pt-BR"/>
              </w:rPr>
            </w:pPr>
            <w:ins w:id="3233" w:author="Cristiano Cesario" w:date="2016-09-29T08:13:00Z">
              <w:r w:rsidRPr="002C33DA">
                <w:rPr>
                  <w:rFonts w:ascii="Calibri" w:eastAsia="Times New Roman" w:hAnsi="Calibri"/>
                  <w:color w:val="000000"/>
                  <w:lang w:eastAsia="pt-BR"/>
                </w:rPr>
                <w:t>Yes</w:t>
              </w:r>
            </w:ins>
          </w:p>
        </w:tc>
      </w:tr>
      <w:tr w:rsidR="00F131DB" w:rsidRPr="009373EF" w14:paraId="20627673" w14:textId="77777777" w:rsidTr="00E65DA2">
        <w:trPr>
          <w:trHeight w:val="600"/>
          <w:ins w:id="3234" w:author="Cristiano Cesario" w:date="2016-09-29T08:13:00Z"/>
          <w:trPrChange w:id="3235" w:author="Cristiano Cesario" w:date="2016-09-29T08:20:00Z">
            <w:trPr>
              <w:trHeight w:val="600"/>
            </w:trPr>
          </w:trPrChange>
        </w:trPr>
        <w:tc>
          <w:tcPr>
            <w:tcW w:w="0" w:type="auto"/>
            <w:vAlign w:val="center"/>
            <w:hideMark/>
            <w:tcPrChange w:id="3236" w:author="Cristiano Cesario" w:date="2016-09-29T08:20:00Z">
              <w:tcPr>
                <w:tcW w:w="0" w:type="auto"/>
                <w:vAlign w:val="center"/>
                <w:hideMark/>
              </w:tcPr>
            </w:tcPrChange>
          </w:tcPr>
          <w:p w14:paraId="675176F8" w14:textId="77777777" w:rsidR="00F131DB" w:rsidRPr="009373EF" w:rsidRDefault="00E02D98" w:rsidP="00E65DA2">
            <w:pPr>
              <w:numPr>
                <w:ilvl w:val="8"/>
                <w:numId w:val="1"/>
              </w:numPr>
              <w:spacing w:before="240" w:line="240" w:lineRule="auto"/>
              <w:ind w:firstLine="0"/>
              <w:jc w:val="left"/>
              <w:outlineLvl w:val="8"/>
              <w:rPr>
                <w:ins w:id="3237" w:author="Cristiano Cesario" w:date="2016-09-29T08:13:00Z"/>
                <w:rFonts w:ascii="Calibri" w:eastAsia="Times New Roman" w:hAnsi="Calibri"/>
                <w:b/>
                <w:lang w:eastAsia="pt-BR"/>
                <w:rPrChange w:id="3238" w:author="Leonardo Murta" w:date="2016-12-13T10:32:00Z">
                  <w:rPr>
                    <w:ins w:id="3239" w:author="Cristiano Cesario" w:date="2016-09-29T08:13:00Z"/>
                    <w:rFonts w:ascii="Calibri" w:eastAsia="Times New Roman" w:hAnsi="Calibri" w:cs="Times New Roman"/>
                    <w:i/>
                    <w:color w:val="FFFFFF" w:themeColor="background1"/>
                    <w:sz w:val="18"/>
                    <w:szCs w:val="20"/>
                    <w:lang w:eastAsia="pt-BR"/>
                  </w:rPr>
                </w:rPrChange>
              </w:rPr>
            </w:pPr>
            <w:ins w:id="3240" w:author="Cristiano Cesario" w:date="2016-09-29T08:13:00Z">
              <w:r w:rsidRPr="009373EF">
                <w:rPr>
                  <w:rFonts w:ascii="Calibri" w:eastAsia="Times New Roman" w:hAnsi="Calibri"/>
                  <w:b/>
                  <w:lang w:eastAsia="pt-BR"/>
                  <w:rPrChange w:id="3241" w:author="Leonardo Murta" w:date="2016-12-13T10:32:00Z">
                    <w:rPr>
                      <w:rFonts w:ascii="Calibri" w:eastAsia="Times New Roman" w:hAnsi="Calibri" w:cs="Times New Roman"/>
                      <w:color w:val="FFFFFF" w:themeColor="background1"/>
                      <w:sz w:val="24"/>
                      <w:szCs w:val="20"/>
                      <w:u w:val="single"/>
                      <w:lang w:eastAsia="pt-BR"/>
                    </w:rPr>
                  </w:rPrChange>
                </w:rPr>
                <w:t>Topology</w:t>
              </w:r>
            </w:ins>
          </w:p>
        </w:tc>
        <w:tc>
          <w:tcPr>
            <w:tcW w:w="0" w:type="auto"/>
            <w:vAlign w:val="center"/>
            <w:hideMark/>
            <w:tcPrChange w:id="3242" w:author="Cristiano Cesario" w:date="2016-09-29T08:20:00Z">
              <w:tcPr>
                <w:tcW w:w="0" w:type="auto"/>
                <w:vAlign w:val="center"/>
                <w:hideMark/>
              </w:tcPr>
            </w:tcPrChange>
          </w:tcPr>
          <w:p w14:paraId="3B4E036D" w14:textId="77777777" w:rsidR="00F131DB" w:rsidRPr="009373EF" w:rsidRDefault="00F131DB" w:rsidP="00E65DA2">
            <w:pPr>
              <w:spacing w:line="240" w:lineRule="auto"/>
              <w:ind w:firstLine="0"/>
              <w:jc w:val="center"/>
              <w:rPr>
                <w:ins w:id="3243" w:author="Cristiano Cesario" w:date="2016-09-29T08:13:00Z"/>
                <w:rFonts w:ascii="Calibri" w:eastAsia="Times New Roman" w:hAnsi="Calibri"/>
                <w:color w:val="000000"/>
                <w:lang w:eastAsia="pt-BR"/>
              </w:rPr>
            </w:pPr>
            <w:ins w:id="3244" w:author="Cristiano Cesario" w:date="2016-09-29T08:13:00Z">
              <w:r w:rsidRPr="009373EF">
                <w:rPr>
                  <w:rFonts w:ascii="Calibri" w:eastAsia="Times New Roman" w:hAnsi="Calibri"/>
                  <w:color w:val="000000"/>
                  <w:lang w:eastAsia="pt-BR"/>
                </w:rPr>
                <w:t>No</w:t>
              </w:r>
            </w:ins>
          </w:p>
        </w:tc>
        <w:tc>
          <w:tcPr>
            <w:tcW w:w="0" w:type="auto"/>
            <w:vAlign w:val="center"/>
            <w:hideMark/>
            <w:tcPrChange w:id="3245" w:author="Cristiano Cesario" w:date="2016-09-29T08:20:00Z">
              <w:tcPr>
                <w:tcW w:w="0" w:type="auto"/>
                <w:vAlign w:val="center"/>
                <w:hideMark/>
              </w:tcPr>
            </w:tcPrChange>
          </w:tcPr>
          <w:p w14:paraId="3AE645B0" w14:textId="77777777" w:rsidR="00F131DB" w:rsidRPr="004A7129" w:rsidRDefault="00F131DB" w:rsidP="00E65DA2">
            <w:pPr>
              <w:spacing w:line="240" w:lineRule="auto"/>
              <w:ind w:firstLine="0"/>
              <w:jc w:val="center"/>
              <w:rPr>
                <w:ins w:id="3246" w:author="Cristiano Cesario" w:date="2016-09-29T08:13:00Z"/>
                <w:rFonts w:ascii="Calibri" w:eastAsia="Times New Roman" w:hAnsi="Calibri"/>
                <w:color w:val="000000"/>
                <w:lang w:eastAsia="pt-BR"/>
              </w:rPr>
            </w:pPr>
            <w:ins w:id="3247" w:author="Cristiano Cesario" w:date="2016-09-29T08:13:00Z">
              <w:r w:rsidRPr="004A7129">
                <w:rPr>
                  <w:rFonts w:ascii="Calibri" w:eastAsia="Times New Roman" w:hAnsi="Calibri"/>
                  <w:color w:val="000000"/>
                  <w:lang w:eastAsia="pt-BR"/>
                </w:rPr>
                <w:t>No</w:t>
              </w:r>
            </w:ins>
          </w:p>
        </w:tc>
        <w:tc>
          <w:tcPr>
            <w:tcW w:w="0" w:type="auto"/>
            <w:vAlign w:val="center"/>
            <w:hideMark/>
            <w:tcPrChange w:id="3248" w:author="Cristiano Cesario" w:date="2016-09-29T08:20:00Z">
              <w:tcPr>
                <w:tcW w:w="0" w:type="auto"/>
                <w:vAlign w:val="center"/>
                <w:hideMark/>
              </w:tcPr>
            </w:tcPrChange>
          </w:tcPr>
          <w:p w14:paraId="2F0C49A7" w14:textId="77777777" w:rsidR="00F131DB" w:rsidRPr="00712F63" w:rsidRDefault="00F131DB" w:rsidP="00E65DA2">
            <w:pPr>
              <w:spacing w:line="240" w:lineRule="auto"/>
              <w:ind w:firstLine="0"/>
              <w:jc w:val="center"/>
              <w:rPr>
                <w:ins w:id="3249" w:author="Cristiano Cesario" w:date="2016-09-29T08:13:00Z"/>
                <w:rFonts w:ascii="Calibri" w:eastAsia="Times New Roman" w:hAnsi="Calibri"/>
                <w:color w:val="000000"/>
                <w:lang w:eastAsia="pt-BR"/>
              </w:rPr>
            </w:pPr>
            <w:ins w:id="3250" w:author="Cristiano Cesario" w:date="2016-09-29T08:13:00Z">
              <w:r w:rsidRPr="00712F63">
                <w:rPr>
                  <w:rFonts w:ascii="Calibri" w:eastAsia="Times New Roman" w:hAnsi="Calibri"/>
                  <w:color w:val="000000"/>
                  <w:lang w:eastAsia="pt-BR"/>
                </w:rPr>
                <w:t>No</w:t>
              </w:r>
            </w:ins>
          </w:p>
        </w:tc>
        <w:tc>
          <w:tcPr>
            <w:tcW w:w="0" w:type="auto"/>
            <w:vAlign w:val="center"/>
            <w:hideMark/>
            <w:tcPrChange w:id="3251" w:author="Cristiano Cesario" w:date="2016-09-29T08:20:00Z">
              <w:tcPr>
                <w:tcW w:w="0" w:type="auto"/>
                <w:vAlign w:val="center"/>
                <w:hideMark/>
              </w:tcPr>
            </w:tcPrChange>
          </w:tcPr>
          <w:p w14:paraId="057267E9" w14:textId="77777777" w:rsidR="00F131DB" w:rsidRPr="00876FD4" w:rsidRDefault="00F131DB" w:rsidP="00E65DA2">
            <w:pPr>
              <w:spacing w:line="240" w:lineRule="auto"/>
              <w:ind w:firstLine="0"/>
              <w:jc w:val="center"/>
              <w:rPr>
                <w:ins w:id="3252" w:author="Cristiano Cesario" w:date="2016-09-29T08:13:00Z"/>
                <w:rFonts w:ascii="Calibri" w:eastAsia="Times New Roman" w:hAnsi="Calibri"/>
                <w:color w:val="000000"/>
                <w:lang w:eastAsia="pt-BR"/>
              </w:rPr>
            </w:pPr>
            <w:ins w:id="3253" w:author="Cristiano Cesario" w:date="2016-09-29T08:13:00Z">
              <w:r w:rsidRPr="00876FD4">
                <w:rPr>
                  <w:rFonts w:ascii="Calibri" w:eastAsia="Times New Roman" w:hAnsi="Calibri"/>
                  <w:color w:val="000000"/>
                  <w:lang w:eastAsia="pt-BR"/>
                </w:rPr>
                <w:t>No</w:t>
              </w:r>
            </w:ins>
          </w:p>
        </w:tc>
        <w:tc>
          <w:tcPr>
            <w:tcW w:w="0" w:type="auto"/>
            <w:vAlign w:val="center"/>
            <w:hideMark/>
            <w:tcPrChange w:id="3254" w:author="Cristiano Cesario" w:date="2016-09-29T08:20:00Z">
              <w:tcPr>
                <w:tcW w:w="0" w:type="auto"/>
                <w:vAlign w:val="center"/>
                <w:hideMark/>
              </w:tcPr>
            </w:tcPrChange>
          </w:tcPr>
          <w:p w14:paraId="1108F9C3" w14:textId="77777777" w:rsidR="00F131DB" w:rsidRPr="002C33DA" w:rsidRDefault="00F131DB" w:rsidP="00E65DA2">
            <w:pPr>
              <w:spacing w:line="240" w:lineRule="auto"/>
              <w:ind w:firstLine="0"/>
              <w:jc w:val="center"/>
              <w:rPr>
                <w:ins w:id="3255" w:author="Cristiano Cesario" w:date="2016-09-29T08:13:00Z"/>
                <w:rFonts w:ascii="Calibri" w:eastAsia="Times New Roman" w:hAnsi="Calibri"/>
                <w:color w:val="000000"/>
                <w:lang w:eastAsia="pt-BR"/>
              </w:rPr>
            </w:pPr>
            <w:ins w:id="3256" w:author="Cristiano Cesario" w:date="2016-09-29T08:13:00Z">
              <w:r w:rsidRPr="002C33DA">
                <w:rPr>
                  <w:rFonts w:ascii="Calibri" w:eastAsia="Times New Roman" w:hAnsi="Calibri"/>
                  <w:color w:val="000000"/>
                  <w:lang w:eastAsia="pt-BR"/>
                </w:rPr>
                <w:t>Yes</w:t>
              </w:r>
            </w:ins>
          </w:p>
        </w:tc>
      </w:tr>
      <w:tr w:rsidR="00F131DB" w:rsidRPr="009373EF" w14:paraId="11FC4FAB" w14:textId="77777777" w:rsidTr="00E65DA2">
        <w:trPr>
          <w:trHeight w:val="300"/>
          <w:ins w:id="3257" w:author="Cristiano Cesario" w:date="2016-09-29T08:13:00Z"/>
          <w:trPrChange w:id="3258" w:author="Cristiano Cesario" w:date="2016-09-29T08:20:00Z">
            <w:trPr>
              <w:trHeight w:val="300"/>
            </w:trPr>
          </w:trPrChange>
        </w:trPr>
        <w:tc>
          <w:tcPr>
            <w:tcW w:w="0" w:type="auto"/>
            <w:vAlign w:val="center"/>
            <w:hideMark/>
            <w:tcPrChange w:id="3259" w:author="Cristiano Cesario" w:date="2016-09-29T08:20:00Z">
              <w:tcPr>
                <w:tcW w:w="0" w:type="auto"/>
                <w:vAlign w:val="center"/>
                <w:hideMark/>
              </w:tcPr>
            </w:tcPrChange>
          </w:tcPr>
          <w:p w14:paraId="7C66CDA0" w14:textId="77777777" w:rsidR="00F131DB" w:rsidRPr="009373EF" w:rsidRDefault="00E02D98" w:rsidP="00E65DA2">
            <w:pPr>
              <w:numPr>
                <w:ilvl w:val="8"/>
                <w:numId w:val="1"/>
              </w:numPr>
              <w:spacing w:before="240" w:line="240" w:lineRule="auto"/>
              <w:ind w:firstLine="0"/>
              <w:jc w:val="left"/>
              <w:outlineLvl w:val="8"/>
              <w:rPr>
                <w:ins w:id="3260" w:author="Cristiano Cesario" w:date="2016-09-29T08:13:00Z"/>
                <w:rFonts w:ascii="Calibri" w:eastAsia="Times New Roman" w:hAnsi="Calibri"/>
                <w:b/>
                <w:lang w:eastAsia="pt-BR"/>
                <w:rPrChange w:id="3261" w:author="Leonardo Murta" w:date="2016-12-13T10:32:00Z">
                  <w:rPr>
                    <w:ins w:id="3262" w:author="Cristiano Cesario" w:date="2016-09-29T08:13:00Z"/>
                    <w:rFonts w:ascii="Calibri" w:eastAsia="Times New Roman" w:hAnsi="Calibri" w:cs="Times New Roman"/>
                    <w:i/>
                    <w:color w:val="FFFFFF" w:themeColor="background1"/>
                    <w:sz w:val="18"/>
                    <w:szCs w:val="20"/>
                    <w:lang w:eastAsia="pt-BR"/>
                  </w:rPr>
                </w:rPrChange>
              </w:rPr>
            </w:pPr>
            <w:ins w:id="3263" w:author="Cristiano Cesario" w:date="2016-09-29T08:13:00Z">
              <w:r w:rsidRPr="009373EF">
                <w:rPr>
                  <w:rFonts w:ascii="Calibri" w:eastAsia="Times New Roman" w:hAnsi="Calibri"/>
                  <w:b/>
                  <w:lang w:eastAsia="pt-BR"/>
                  <w:rPrChange w:id="3264" w:author="Leonardo Murta" w:date="2016-12-13T10:32:00Z">
                    <w:rPr>
                      <w:rFonts w:ascii="Calibri" w:eastAsia="Times New Roman" w:hAnsi="Calibri" w:cs="Times New Roman"/>
                      <w:color w:val="FFFFFF" w:themeColor="background1"/>
                      <w:sz w:val="24"/>
                      <w:szCs w:val="20"/>
                      <w:u w:val="single"/>
                      <w:lang w:eastAsia="pt-BR"/>
                    </w:rPr>
                  </w:rPrChange>
                </w:rPr>
                <w:t>Commit history</w:t>
              </w:r>
            </w:ins>
          </w:p>
        </w:tc>
        <w:tc>
          <w:tcPr>
            <w:tcW w:w="0" w:type="auto"/>
            <w:vAlign w:val="center"/>
            <w:hideMark/>
            <w:tcPrChange w:id="3265" w:author="Cristiano Cesario" w:date="2016-09-29T08:20:00Z">
              <w:tcPr>
                <w:tcW w:w="0" w:type="auto"/>
                <w:vAlign w:val="center"/>
                <w:hideMark/>
              </w:tcPr>
            </w:tcPrChange>
          </w:tcPr>
          <w:p w14:paraId="0EEB67A4" w14:textId="77777777" w:rsidR="00F131DB" w:rsidRPr="009373EF" w:rsidRDefault="00F131DB" w:rsidP="00E65DA2">
            <w:pPr>
              <w:spacing w:line="240" w:lineRule="auto"/>
              <w:ind w:firstLine="0"/>
              <w:jc w:val="center"/>
              <w:rPr>
                <w:ins w:id="3266" w:author="Cristiano Cesario" w:date="2016-09-29T08:13:00Z"/>
                <w:rFonts w:ascii="Calibri" w:eastAsia="Times New Roman" w:hAnsi="Calibri"/>
                <w:color w:val="000000"/>
                <w:lang w:eastAsia="pt-BR"/>
              </w:rPr>
            </w:pPr>
            <w:ins w:id="3267" w:author="Cristiano Cesario" w:date="2016-09-29T08:13:00Z">
              <w:r w:rsidRPr="009373EF">
                <w:rPr>
                  <w:rFonts w:ascii="Calibri" w:eastAsia="Times New Roman" w:hAnsi="Calibri"/>
                  <w:color w:val="000000"/>
                  <w:lang w:eastAsia="pt-BR"/>
                </w:rPr>
                <w:t>No</w:t>
              </w:r>
            </w:ins>
          </w:p>
        </w:tc>
        <w:tc>
          <w:tcPr>
            <w:tcW w:w="0" w:type="auto"/>
            <w:vAlign w:val="center"/>
            <w:hideMark/>
            <w:tcPrChange w:id="3268" w:author="Cristiano Cesario" w:date="2016-09-29T08:20:00Z">
              <w:tcPr>
                <w:tcW w:w="0" w:type="auto"/>
                <w:vAlign w:val="center"/>
                <w:hideMark/>
              </w:tcPr>
            </w:tcPrChange>
          </w:tcPr>
          <w:p w14:paraId="77F3C36F" w14:textId="77777777" w:rsidR="00F131DB" w:rsidRPr="004A7129" w:rsidRDefault="00F131DB" w:rsidP="00E65DA2">
            <w:pPr>
              <w:spacing w:line="240" w:lineRule="auto"/>
              <w:ind w:firstLine="0"/>
              <w:jc w:val="center"/>
              <w:rPr>
                <w:ins w:id="3269" w:author="Cristiano Cesario" w:date="2016-09-29T08:13:00Z"/>
                <w:rFonts w:ascii="Calibri" w:eastAsia="Times New Roman" w:hAnsi="Calibri"/>
                <w:color w:val="000000"/>
                <w:lang w:eastAsia="pt-BR"/>
              </w:rPr>
            </w:pPr>
            <w:ins w:id="3270" w:author="Cristiano Cesario" w:date="2016-09-29T08:13:00Z">
              <w:r w:rsidRPr="004A7129">
                <w:rPr>
                  <w:rFonts w:ascii="Calibri" w:eastAsia="Times New Roman" w:hAnsi="Calibri"/>
                  <w:color w:val="000000"/>
                  <w:lang w:eastAsia="pt-BR"/>
                </w:rPr>
                <w:t>No</w:t>
              </w:r>
            </w:ins>
          </w:p>
        </w:tc>
        <w:tc>
          <w:tcPr>
            <w:tcW w:w="0" w:type="auto"/>
            <w:vAlign w:val="center"/>
            <w:hideMark/>
            <w:tcPrChange w:id="3271" w:author="Cristiano Cesario" w:date="2016-09-29T08:20:00Z">
              <w:tcPr>
                <w:tcW w:w="0" w:type="auto"/>
                <w:vAlign w:val="center"/>
                <w:hideMark/>
              </w:tcPr>
            </w:tcPrChange>
          </w:tcPr>
          <w:p w14:paraId="5D9D76C1" w14:textId="77777777" w:rsidR="00F131DB" w:rsidRPr="009373EF" w:rsidRDefault="00F131DB" w:rsidP="00E65DA2">
            <w:pPr>
              <w:spacing w:line="240" w:lineRule="auto"/>
              <w:ind w:firstLine="0"/>
              <w:jc w:val="center"/>
              <w:rPr>
                <w:ins w:id="3272" w:author="Cristiano Cesario" w:date="2016-09-29T08:13:00Z"/>
                <w:rFonts w:ascii="Calibri" w:eastAsia="Times New Roman" w:hAnsi="Calibri"/>
                <w:color w:val="000000"/>
                <w:lang w:eastAsia="pt-BR"/>
              </w:rPr>
            </w:pPr>
            <w:ins w:id="3273" w:author="Cristiano Cesario" w:date="2016-09-29T08:13:00Z">
              <w:r w:rsidRPr="00712F63">
                <w:rPr>
                  <w:rFonts w:ascii="Calibri" w:eastAsia="Times New Roman" w:hAnsi="Calibri"/>
                  <w:color w:val="000000"/>
                  <w:lang w:eastAsia="pt-BR"/>
                </w:rPr>
                <w:t>Some</w:t>
              </w:r>
              <w:r w:rsidRPr="009373EF">
                <w:rPr>
                  <w:rStyle w:val="Refdenotaderodap"/>
                  <w:rFonts w:ascii="Calibri" w:eastAsia="Times New Roman" w:hAnsi="Calibri"/>
                  <w:color w:val="000000"/>
                  <w:lang w:eastAsia="pt-BR"/>
                </w:rPr>
                <w:footnoteReference w:id="23"/>
              </w:r>
              <w:r w:rsidRPr="009373EF">
                <w:rPr>
                  <w:rFonts w:ascii="Calibri" w:eastAsia="Times New Roman" w:hAnsi="Calibri"/>
                  <w:color w:val="000000"/>
                  <w:lang w:eastAsia="pt-BR"/>
                </w:rPr>
                <w:t xml:space="preserve"> / Partial</w:t>
              </w:r>
              <w:bookmarkStart w:id="3276" w:name="_Ref417904497"/>
              <w:r w:rsidRPr="009373EF">
                <w:rPr>
                  <w:rStyle w:val="Refdenotaderodap"/>
                  <w:rFonts w:ascii="Calibri" w:eastAsia="Times New Roman" w:hAnsi="Calibri"/>
                  <w:color w:val="000000"/>
                  <w:lang w:eastAsia="pt-BR"/>
                </w:rPr>
                <w:footnoteReference w:id="24"/>
              </w:r>
              <w:bookmarkEnd w:id="3276"/>
            </w:ins>
          </w:p>
        </w:tc>
        <w:tc>
          <w:tcPr>
            <w:tcW w:w="0" w:type="auto"/>
            <w:vAlign w:val="center"/>
            <w:hideMark/>
            <w:tcPrChange w:id="3279" w:author="Cristiano Cesario" w:date="2016-09-29T08:20:00Z">
              <w:tcPr>
                <w:tcW w:w="0" w:type="auto"/>
                <w:vAlign w:val="center"/>
                <w:hideMark/>
              </w:tcPr>
            </w:tcPrChange>
          </w:tcPr>
          <w:p w14:paraId="7CE1A6A5" w14:textId="77777777" w:rsidR="00F131DB" w:rsidRPr="009373EF" w:rsidRDefault="00F131DB" w:rsidP="00E65DA2">
            <w:pPr>
              <w:spacing w:line="240" w:lineRule="auto"/>
              <w:ind w:firstLine="0"/>
              <w:jc w:val="center"/>
              <w:rPr>
                <w:ins w:id="3280" w:author="Cristiano Cesario" w:date="2016-09-29T08:13:00Z"/>
                <w:rFonts w:ascii="Calibri" w:eastAsia="Times New Roman" w:hAnsi="Calibri"/>
                <w:color w:val="000000"/>
                <w:lang w:eastAsia="pt-BR"/>
              </w:rPr>
            </w:pPr>
            <w:ins w:id="3281" w:author="Cristiano Cesario" w:date="2016-09-29T08:13:00Z">
              <w:r w:rsidRPr="004A7129">
                <w:rPr>
                  <w:rFonts w:ascii="Calibri" w:eastAsia="Times New Roman" w:hAnsi="Calibri"/>
                  <w:color w:val="000000"/>
                  <w:lang w:eastAsia="pt-BR"/>
                </w:rPr>
                <w:t>Partial</w:t>
              </w:r>
              <w:r w:rsidR="00E02D98" w:rsidRPr="004A7129">
                <w:rPr>
                  <w:rFonts w:ascii="Calibri" w:eastAsia="Times New Roman" w:hAnsi="Calibri"/>
                  <w:color w:val="000000"/>
                  <w:vertAlign w:val="superscript"/>
                  <w:lang w:eastAsia="pt-BR"/>
                </w:rPr>
                <w:fldChar w:fldCharType="begin"/>
              </w:r>
              <w:r w:rsidRPr="009373EF">
                <w:rPr>
                  <w:rFonts w:ascii="Calibri" w:eastAsia="Times New Roman" w:hAnsi="Calibri"/>
                  <w:color w:val="000000"/>
                  <w:vertAlign w:val="superscript"/>
                  <w:lang w:eastAsia="pt-BR"/>
                </w:rPr>
                <w:instrText xml:space="preserve"> NOTEREF _Ref417904497 \h  \* MERGEFORMAT </w:instrText>
              </w:r>
            </w:ins>
            <w:r w:rsidR="00E02D98" w:rsidRPr="004A7129">
              <w:rPr>
                <w:rFonts w:ascii="Calibri" w:eastAsia="Times New Roman" w:hAnsi="Calibri"/>
                <w:color w:val="000000"/>
                <w:vertAlign w:val="superscript"/>
                <w:lang w:eastAsia="pt-BR"/>
              </w:rPr>
            </w:r>
            <w:ins w:id="3282" w:author="Cristiano Cesario" w:date="2016-09-29T08:13:00Z">
              <w:r w:rsidR="00E02D98" w:rsidRPr="004A7129">
                <w:rPr>
                  <w:rFonts w:ascii="Calibri" w:eastAsia="Times New Roman" w:hAnsi="Calibri"/>
                  <w:color w:val="000000"/>
                  <w:vertAlign w:val="superscript"/>
                  <w:lang w:eastAsia="pt-BR"/>
                  <w:rPrChange w:id="3283" w:author="Leonardo Murta" w:date="2016-12-13T10:32:00Z">
                    <w:rPr>
                      <w:rFonts w:ascii="Calibri" w:eastAsia="Times New Roman" w:hAnsi="Calibri"/>
                      <w:color w:val="000000"/>
                      <w:vertAlign w:val="superscript"/>
                      <w:lang w:eastAsia="pt-BR"/>
                    </w:rPr>
                  </w:rPrChange>
                </w:rPr>
                <w:fldChar w:fldCharType="separate"/>
              </w:r>
            </w:ins>
            <w:ins w:id="3284" w:author="Cristiano Cesario" w:date="2016-12-10T08:37:00Z">
              <w:r w:rsidR="00885AFE" w:rsidRPr="004A7129">
                <w:rPr>
                  <w:rFonts w:ascii="Calibri" w:eastAsia="Times New Roman" w:hAnsi="Calibri"/>
                  <w:color w:val="000000"/>
                  <w:vertAlign w:val="superscript"/>
                </w:rPr>
                <w:t>24</w:t>
              </w:r>
            </w:ins>
            <w:ins w:id="3285" w:author="Cristiano Cesario" w:date="2016-09-29T08:13:00Z">
              <w:r w:rsidR="00E02D98" w:rsidRPr="004A7129">
                <w:rPr>
                  <w:rFonts w:ascii="Calibri" w:eastAsia="Times New Roman" w:hAnsi="Calibri"/>
                  <w:color w:val="000000"/>
                  <w:vertAlign w:val="superscript"/>
                  <w:lang w:eastAsia="pt-BR"/>
                </w:rPr>
                <w:fldChar w:fldCharType="end"/>
              </w:r>
            </w:ins>
          </w:p>
        </w:tc>
        <w:tc>
          <w:tcPr>
            <w:tcW w:w="0" w:type="auto"/>
            <w:vAlign w:val="center"/>
            <w:hideMark/>
            <w:tcPrChange w:id="3286" w:author="Cristiano Cesario" w:date="2016-09-29T08:20:00Z">
              <w:tcPr>
                <w:tcW w:w="0" w:type="auto"/>
                <w:vAlign w:val="center"/>
                <w:hideMark/>
              </w:tcPr>
            </w:tcPrChange>
          </w:tcPr>
          <w:p w14:paraId="77C314A7" w14:textId="77777777" w:rsidR="00F131DB" w:rsidRPr="004A7129" w:rsidRDefault="00F131DB" w:rsidP="00E65DA2">
            <w:pPr>
              <w:spacing w:line="240" w:lineRule="auto"/>
              <w:ind w:firstLine="0"/>
              <w:jc w:val="center"/>
              <w:rPr>
                <w:ins w:id="3287" w:author="Cristiano Cesario" w:date="2016-09-29T08:13:00Z"/>
                <w:rFonts w:ascii="Calibri" w:eastAsia="Times New Roman" w:hAnsi="Calibri"/>
                <w:color w:val="000000"/>
                <w:lang w:eastAsia="pt-BR"/>
              </w:rPr>
            </w:pPr>
            <w:ins w:id="3288" w:author="Cristiano Cesario" w:date="2016-09-29T08:13:00Z">
              <w:r w:rsidRPr="004A7129">
                <w:rPr>
                  <w:rFonts w:ascii="Calibri" w:eastAsia="Times New Roman" w:hAnsi="Calibri"/>
                  <w:color w:val="000000"/>
                  <w:lang w:eastAsia="pt-BR"/>
                </w:rPr>
                <w:t>Full</w:t>
              </w:r>
            </w:ins>
          </w:p>
        </w:tc>
      </w:tr>
    </w:tbl>
    <w:p w14:paraId="1789167C" w14:textId="77777777" w:rsidR="00F131DB" w:rsidRPr="009373EF" w:rsidDel="00F131DB" w:rsidRDefault="00E02D98" w:rsidP="006E6751">
      <w:pPr>
        <w:rPr>
          <w:del w:id="3289" w:author="Cristiano Cesario" w:date="2016-09-29T08:13:00Z"/>
          <w:b/>
          <w:lang w:eastAsia="pt-BR"/>
          <w:rPrChange w:id="3290" w:author="Leonardo Murta" w:date="2016-12-13T10:32:00Z">
            <w:rPr>
              <w:del w:id="3291" w:author="Cristiano Cesario" w:date="2016-09-29T08:13:00Z"/>
              <w:lang w:eastAsia="pt-BR"/>
            </w:rPr>
          </w:rPrChange>
        </w:rPr>
      </w:pPr>
      <w:ins w:id="3292" w:author="Cristiano Cesario" w:date="2016-09-29T08:17:00Z">
        <w:r w:rsidRPr="009373EF">
          <w:rPr>
            <w:b/>
            <w:rPrChange w:id="3293" w:author="Leonardo Murta" w:date="2016-12-13T10:32:00Z">
              <w:rPr>
                <w:rFonts w:ascii="Times" w:eastAsia="Times New Roman" w:hAnsi="Times" w:cs="Times New Roman"/>
                <w:color w:val="0563C1" w:themeColor="hyperlink"/>
                <w:sz w:val="24"/>
                <w:szCs w:val="20"/>
                <w:u w:val="single"/>
                <w:lang w:eastAsia="pt-BR"/>
              </w:rPr>
            </w:rPrChange>
          </w:rPr>
          <w:t xml:space="preserve">Table </w:t>
        </w:r>
        <w:bookmarkStart w:id="3294" w:name="_Ref417400454"/>
        <w:r w:rsidRPr="009373EF">
          <w:rPr>
            <w:b/>
            <w:rPrChange w:id="3295" w:author="Leonardo Murta" w:date="2016-12-13T10:32:00Z">
              <w:rPr>
                <w:rFonts w:ascii="Times" w:eastAsia="Times New Roman" w:hAnsi="Times" w:cs="Times New Roman"/>
                <w:color w:val="0563C1" w:themeColor="hyperlink"/>
                <w:sz w:val="24"/>
                <w:szCs w:val="20"/>
                <w:u w:val="single"/>
                <w:lang w:eastAsia="pt-BR"/>
              </w:rPr>
            </w:rPrChange>
          </w:rPr>
          <w:fldChar w:fldCharType="begin"/>
        </w:r>
        <w:r w:rsidRPr="009373EF">
          <w:rPr>
            <w:b/>
            <w:rPrChange w:id="3296" w:author="Leonardo Murta" w:date="2016-12-13T10:32:00Z">
              <w:rPr>
                <w:rFonts w:ascii="Times" w:eastAsia="Times New Roman" w:hAnsi="Times" w:cs="Times New Roman"/>
                <w:color w:val="0563C1" w:themeColor="hyperlink"/>
                <w:sz w:val="24"/>
                <w:szCs w:val="20"/>
                <w:u w:val="single"/>
                <w:lang w:eastAsia="pt-BR"/>
              </w:rPr>
            </w:rPrChange>
          </w:rPr>
          <w:instrText xml:space="preserve"> SEQ Table \* ARABIC </w:instrText>
        </w:r>
        <w:r w:rsidRPr="009373EF">
          <w:rPr>
            <w:b/>
            <w:rPrChange w:id="3297" w:author="Leonardo Murta" w:date="2016-12-13T10:32:00Z">
              <w:rPr>
                <w:rFonts w:ascii="Times" w:eastAsia="Times New Roman" w:hAnsi="Times" w:cs="Times New Roman"/>
                <w:color w:val="0563C1" w:themeColor="hyperlink"/>
                <w:sz w:val="24"/>
                <w:szCs w:val="20"/>
                <w:u w:val="single"/>
                <w:lang w:eastAsia="pt-BR"/>
              </w:rPr>
            </w:rPrChange>
          </w:rPr>
          <w:fldChar w:fldCharType="separate"/>
        </w:r>
      </w:ins>
      <w:ins w:id="3298" w:author="Cristiano Cesario" w:date="2016-12-12T21:34:00Z">
        <w:r w:rsidR="00AD7EB7" w:rsidRPr="009373EF">
          <w:rPr>
            <w:b/>
            <w:rPrChange w:id="3299" w:author="Leonardo Murta" w:date="2016-12-13T10:32:00Z">
              <w:rPr>
                <w:b/>
                <w:noProof/>
              </w:rPr>
            </w:rPrChange>
          </w:rPr>
          <w:t>8</w:t>
        </w:r>
      </w:ins>
      <w:ins w:id="3300" w:author="Cristiano Cesario" w:date="2016-09-29T08:17:00Z">
        <w:r w:rsidRPr="009373EF">
          <w:rPr>
            <w:b/>
            <w:rPrChange w:id="3301" w:author="Leonardo Murta" w:date="2016-12-13T10:32:00Z">
              <w:rPr>
                <w:rFonts w:ascii="Times" w:eastAsia="Times New Roman" w:hAnsi="Times" w:cs="Times New Roman"/>
                <w:color w:val="0563C1" w:themeColor="hyperlink"/>
                <w:sz w:val="24"/>
                <w:szCs w:val="20"/>
                <w:u w:val="single"/>
                <w:lang w:eastAsia="pt-BR"/>
              </w:rPr>
            </w:rPrChange>
          </w:rPr>
          <w:fldChar w:fldCharType="end"/>
        </w:r>
        <w:bookmarkEnd w:id="3294"/>
        <w:r w:rsidRPr="009373EF">
          <w:rPr>
            <w:b/>
            <w:rPrChange w:id="3302" w:author="Leonardo Murta" w:date="2016-12-13T10:32:00Z">
              <w:rPr>
                <w:rFonts w:ascii="Times" w:eastAsia="Times New Roman" w:hAnsi="Times" w:cs="Times New Roman"/>
                <w:color w:val="0563C1" w:themeColor="hyperlink"/>
                <w:sz w:val="24"/>
                <w:szCs w:val="20"/>
                <w:u w:val="single"/>
                <w:lang w:eastAsia="pt-BR"/>
              </w:rPr>
            </w:rPrChange>
          </w:rPr>
          <w:t xml:space="preserve">. </w:t>
        </w:r>
        <w:bookmarkStart w:id="3303" w:name="_Toc418100260"/>
        <w:r w:rsidR="00F131DB" w:rsidRPr="009373EF">
          <w:t>Comparing DyeVC features with</w:t>
        </w:r>
        <w:r w:rsidR="00F131DB" w:rsidRPr="004A7129">
          <w:t xml:space="preserve"> related </w:t>
        </w:r>
        <w:proofErr w:type="spellStart"/>
        <w:r w:rsidR="00F131DB" w:rsidRPr="004A7129">
          <w:t>work</w:t>
        </w:r>
      </w:ins>
      <w:bookmarkEnd w:id="3303"/>
    </w:p>
    <w:p w14:paraId="013051D7" w14:textId="77777777" w:rsidR="00967F72" w:rsidRPr="009373EF" w:rsidRDefault="00967F72" w:rsidP="006E6751">
      <w:pPr>
        <w:rPr>
          <w:b/>
          <w:lang w:eastAsia="pt-BR"/>
        </w:rPr>
      </w:pPr>
      <w:r w:rsidRPr="009373EF">
        <w:rPr>
          <w:lang w:eastAsia="pt-BR"/>
        </w:rPr>
        <w:t>All</w:t>
      </w:r>
      <w:proofErr w:type="spellEnd"/>
      <w:r w:rsidRPr="009373EF">
        <w:rPr>
          <w:lang w:eastAsia="pt-BR"/>
        </w:rPr>
        <w:t xml:space="preserve"> in all, among related work, </w:t>
      </w:r>
      <w:r w:rsidRPr="004A7129">
        <w:rPr>
          <w:bCs/>
          <w:i/>
        </w:rPr>
        <w:t>Crystal</w:t>
      </w:r>
      <w:r w:rsidRPr="00712F63">
        <w:rPr>
          <w:lang w:eastAsia="pt-BR"/>
        </w:rPr>
        <w:t xml:space="preserve"> is the most similar to DyeVC, and deserves a deeper comparison. Both approaches work with DVCSs (besides Git, </w:t>
      </w:r>
      <w:proofErr w:type="spellStart"/>
      <w:r w:rsidRPr="00712F63">
        <w:rPr>
          <w:bCs/>
          <w:i/>
        </w:rPr>
        <w:t>Crystal</w:t>
      </w:r>
      <w:r w:rsidRPr="00876FD4">
        <w:rPr>
          <w:lang w:eastAsia="pt-BR"/>
        </w:rPr>
        <w:t>also</w:t>
      </w:r>
      <w:proofErr w:type="spellEnd"/>
      <w:r w:rsidRPr="00876FD4">
        <w:rPr>
          <w:lang w:eastAsia="pt-BR"/>
        </w:rPr>
        <w:t xml:space="preserve"> supports Mercurial) and use working copies to perform analyses, but there are major differences between them. </w:t>
      </w:r>
      <w:proofErr w:type="spellStart"/>
      <w:r w:rsidRPr="002C33DA">
        <w:rPr>
          <w:bCs/>
          <w:i/>
        </w:rPr>
        <w:t>Crystal’s</w:t>
      </w:r>
      <w:r w:rsidRPr="002C33DA">
        <w:rPr>
          <w:b/>
          <w:bCs/>
        </w:rPr>
        <w:t>goal</w:t>
      </w:r>
      <w:proofErr w:type="spellEnd"/>
      <w:r w:rsidRPr="002C33DA">
        <w:rPr>
          <w:lang w:eastAsia="pt-BR"/>
        </w:rPr>
        <w:t xml:space="preserve"> is to identify conflicts among pairs of repositories, whereas </w:t>
      </w:r>
      <w:r w:rsidRPr="002C33DA">
        <w:rPr>
          <w:bCs/>
          <w:i/>
        </w:rPr>
        <w:t>DyeVC’s</w:t>
      </w:r>
      <w:r w:rsidRPr="004C46C6">
        <w:rPr>
          <w:lang w:eastAsia="pt-BR"/>
        </w:rPr>
        <w:t xml:space="preserve"> goal is to provide awareness regarding the existing peers and their synchronization, in different levels. To </w:t>
      </w:r>
      <w:r w:rsidRPr="0029320D">
        <w:rPr>
          <w:b/>
          <w:lang w:eastAsia="pt-BR"/>
        </w:rPr>
        <w:t>identify repositories</w:t>
      </w:r>
      <w:r w:rsidRPr="00232F17">
        <w:rPr>
          <w:lang w:eastAsia="pt-BR"/>
        </w:rPr>
        <w:t xml:space="preserve">, </w:t>
      </w:r>
      <w:proofErr w:type="spellStart"/>
      <w:r w:rsidRPr="001A25BE">
        <w:rPr>
          <w:bCs/>
          <w:i/>
        </w:rPr>
        <w:t>Crystal</w:t>
      </w:r>
      <w:r w:rsidRPr="001A25BE">
        <w:rPr>
          <w:lang w:eastAsia="pt-BR"/>
        </w:rPr>
        <w:t>dem</w:t>
      </w:r>
      <w:r w:rsidRPr="00EF1D5B">
        <w:rPr>
          <w:lang w:eastAsia="pt-BR"/>
        </w:rPr>
        <w:t>ands</w:t>
      </w:r>
      <w:proofErr w:type="spellEnd"/>
      <w:r w:rsidRPr="00EF1D5B">
        <w:rPr>
          <w:lang w:eastAsia="pt-BR"/>
        </w:rPr>
        <w:t xml:space="preserve"> the user to point out all repositories they want to compare, whereas </w:t>
      </w:r>
      <w:r w:rsidRPr="00CB6143">
        <w:rPr>
          <w:bCs/>
          <w:i/>
        </w:rPr>
        <w:t>DyeVC</w:t>
      </w:r>
      <w:r w:rsidRPr="00CB6143">
        <w:rPr>
          <w:lang w:eastAsia="pt-BR"/>
        </w:rPr>
        <w:t xml:space="preserve"> requires that some of the repositories be registered and it automatically looks at configuration files to discover all the repositories that one pushes to or pulls from. The </w:t>
      </w:r>
      <w:r w:rsidRPr="00B96FAC">
        <w:rPr>
          <w:b/>
          <w:lang w:eastAsia="pt-BR"/>
        </w:rPr>
        <w:t>re</w:t>
      </w:r>
      <w:r w:rsidRPr="002F44A9">
        <w:rPr>
          <w:b/>
          <w:lang w:eastAsia="pt-BR"/>
        </w:rPr>
        <w:t>pository comparison</w:t>
      </w:r>
      <w:r w:rsidRPr="00E16339">
        <w:rPr>
          <w:lang w:eastAsia="pt-BR"/>
        </w:rPr>
        <w:t xml:space="preserve"> in </w:t>
      </w:r>
      <w:r w:rsidRPr="00E16339">
        <w:rPr>
          <w:b/>
          <w:bCs/>
        </w:rPr>
        <w:t xml:space="preserve">Crystal </w:t>
      </w:r>
      <w:r w:rsidRPr="004416DF">
        <w:rPr>
          <w:lang w:eastAsia="pt-BR"/>
        </w:rPr>
        <w:t xml:space="preserve">is from one repository against all the other together, whereas </w:t>
      </w:r>
      <w:r w:rsidRPr="009373EF">
        <w:rPr>
          <w:bCs/>
          <w:i/>
        </w:rPr>
        <w:t>DyeVC</w:t>
      </w:r>
      <w:r w:rsidRPr="009373EF">
        <w:rPr>
          <w:lang w:eastAsia="pt-BR"/>
        </w:rPr>
        <w:t xml:space="preserve"> analyzes </w:t>
      </w:r>
      <w:r w:rsidRPr="009373EF">
        <w:rPr>
          <w:lang w:eastAsia="pt-BR"/>
        </w:rPr>
        <w:lastRenderedPageBreak/>
        <w:t xml:space="preserve">each repository against each other, providing a pairwise view and a combined view of the history. Finally, the </w:t>
      </w:r>
      <w:r w:rsidRPr="009373EF">
        <w:rPr>
          <w:b/>
          <w:lang w:eastAsia="pt-BR"/>
        </w:rPr>
        <w:t>allowed actions</w:t>
      </w:r>
      <w:r w:rsidRPr="009373EF">
        <w:rPr>
          <w:lang w:eastAsia="pt-BR"/>
        </w:rPr>
        <w:t xml:space="preserve"> in </w:t>
      </w:r>
      <w:proofErr w:type="spellStart"/>
      <w:r w:rsidRPr="009373EF">
        <w:rPr>
          <w:bCs/>
          <w:i/>
        </w:rPr>
        <w:t>Crystal</w:t>
      </w:r>
      <w:r w:rsidRPr="009373EF">
        <w:rPr>
          <w:lang w:eastAsia="pt-BR"/>
        </w:rPr>
        <w:t>include</w:t>
      </w:r>
      <w:proofErr w:type="spellEnd"/>
      <w:r w:rsidRPr="009373EF">
        <w:rPr>
          <w:lang w:eastAsia="pt-BR"/>
        </w:rPr>
        <w:t xml:space="preserve"> the ability to </w:t>
      </w:r>
      <w:r w:rsidRPr="009373EF">
        <w:rPr>
          <w:bCs/>
          <w:i/>
        </w:rPr>
        <w:t>push</w:t>
      </w:r>
      <w:r w:rsidRPr="009373EF">
        <w:rPr>
          <w:lang w:eastAsia="pt-BR"/>
        </w:rPr>
        <w:t xml:space="preserve">, </w:t>
      </w:r>
      <w:r w:rsidRPr="009373EF">
        <w:rPr>
          <w:bCs/>
          <w:i/>
        </w:rPr>
        <w:t>pull</w:t>
      </w:r>
      <w:r w:rsidRPr="009373EF">
        <w:rPr>
          <w:lang w:eastAsia="pt-BR"/>
        </w:rPr>
        <w:t xml:space="preserve">, </w:t>
      </w:r>
      <w:r w:rsidRPr="009373EF">
        <w:rPr>
          <w:bCs/>
          <w:i/>
        </w:rPr>
        <w:t>compile</w:t>
      </w:r>
      <w:r w:rsidRPr="009373EF">
        <w:rPr>
          <w:lang w:eastAsia="pt-BR"/>
        </w:rPr>
        <w:t xml:space="preserve">, and </w:t>
      </w:r>
      <w:r w:rsidRPr="009373EF">
        <w:rPr>
          <w:bCs/>
          <w:i/>
        </w:rPr>
        <w:t>test</w:t>
      </w:r>
      <w:r w:rsidRPr="009373EF">
        <w:rPr>
          <w:lang w:eastAsia="pt-BR"/>
        </w:rPr>
        <w:t xml:space="preserve"> a repository, whereas </w:t>
      </w:r>
      <w:r w:rsidRPr="009373EF">
        <w:rPr>
          <w:bCs/>
          <w:i/>
        </w:rPr>
        <w:t>DyeVC</w:t>
      </w:r>
      <w:r w:rsidRPr="009373EF">
        <w:rPr>
          <w:lang w:eastAsia="pt-BR"/>
        </w:rPr>
        <w:t xml:space="preserve"> allows one to visualize branches status, topology, and history. In this way, we see potential to have both tools working together to better provide awareness and safety when working with DVCS.</w:t>
      </w:r>
    </w:p>
    <w:p w14:paraId="35C060D3" w14:textId="77777777" w:rsidR="00967F72" w:rsidRPr="009373EF" w:rsidRDefault="00967F72" w:rsidP="006E6751">
      <w:pPr>
        <w:pStyle w:val="Ttulo1"/>
        <w:rPr>
          <w:lang w:eastAsia="pt-BR"/>
        </w:rPr>
      </w:pPr>
      <w:bookmarkStart w:id="3304" w:name="_Ref447919130"/>
      <w:r w:rsidRPr="009373EF">
        <w:rPr>
          <w:lang w:eastAsia="pt-BR"/>
        </w:rPr>
        <w:t>CONCLUSIO</w:t>
      </w:r>
      <w:bookmarkEnd w:id="3304"/>
      <w:r w:rsidRPr="009373EF">
        <w:rPr>
          <w:lang w:eastAsia="pt-BR"/>
        </w:rPr>
        <w:t>N</w:t>
      </w:r>
    </w:p>
    <w:p w14:paraId="304F4F94" w14:textId="77777777" w:rsidR="00967F72" w:rsidRPr="009373EF" w:rsidRDefault="00967F72" w:rsidP="006E6751">
      <w:pPr>
        <w:rPr>
          <w:lang w:eastAsia="pt-BR"/>
        </w:rPr>
      </w:pPr>
      <w:r w:rsidRPr="009373EF">
        <w:rPr>
          <w:lang w:eastAsia="pt-BR"/>
        </w:rPr>
        <w:t>In this paper we presented DyeVC, an approach that identifies the status of a repository in contrast with its peers, which are dynamically found in an unobtrusive way. We have evaluated DyeVC on a real project, showing that it can be used to answer questions that arise when working with DVCSs. The observational study results were promising: DyeVC was considered easy to use and fast for most repository history exploration operations, while providing the expected answers. This provides initial evidence that DyeVC could effectively help developers and repository administrators by saving time and by supporting answering questions regarding DVCS usage that could not be answered before. We have also evaluated DyeVC’s performance over repositories of different sizes, and we found out that the time and space complexity of the approach are directly related to the number of commits in the repository, especially in the view levels with finer granularity.</w:t>
      </w:r>
    </w:p>
    <w:p w14:paraId="6DACA64C" w14:textId="77777777" w:rsidR="00967F72" w:rsidRPr="009373EF" w:rsidRDefault="00967F72" w:rsidP="006E6751">
      <w:pPr>
        <w:rPr>
          <w:lang w:eastAsia="pt-BR"/>
        </w:rPr>
      </w:pPr>
      <w:r w:rsidRPr="009373EF">
        <w:rPr>
          <w:lang w:eastAsia="pt-BR"/>
        </w:rPr>
        <w:t>A number of future researches arise from this work. Different visualizations can be developed to show the commit history, compacting it, for example, by automatically collapsing contiguous nodes representing commits with the same level of accessibility. DyeVC could gather additional metadata, for example, to create a visualization showing conflicts that would happen when merging two or more branches. This data could also be used to mine information in the repositories, revealing usage patterns or presenting metrics. Finally, some optimization should be done to allow DyeVC work with larger repositories.</w:t>
      </w:r>
    </w:p>
    <w:p w14:paraId="1374A108" w14:textId="77777777" w:rsidR="00967F72" w:rsidRPr="009373EF" w:rsidRDefault="00967F72" w:rsidP="006E6751">
      <w:pPr>
        <w:pStyle w:val="Ttulo1"/>
        <w:rPr>
          <w:lang w:eastAsia="pt-BR"/>
        </w:rPr>
      </w:pPr>
      <w:r w:rsidRPr="009373EF">
        <w:rPr>
          <w:lang w:eastAsia="pt-BR"/>
        </w:rPr>
        <w:t>ACKNOWLEDGMENTS</w:t>
      </w:r>
    </w:p>
    <w:p w14:paraId="7C526746" w14:textId="77777777" w:rsidR="00967F72" w:rsidRPr="009373EF" w:rsidRDefault="00967F72" w:rsidP="006E6751">
      <w:pPr>
        <w:rPr>
          <w:lang w:eastAsia="pt-BR"/>
        </w:rPr>
      </w:pPr>
      <w:r w:rsidRPr="009373EF">
        <w:rPr>
          <w:lang w:eastAsia="pt-BR"/>
        </w:rPr>
        <w:t xml:space="preserve">We thank </w:t>
      </w:r>
      <w:proofErr w:type="spellStart"/>
      <w:r w:rsidRPr="009373EF">
        <w:rPr>
          <w:lang w:eastAsia="pt-BR"/>
        </w:rPr>
        <w:t>CNPq</w:t>
      </w:r>
      <w:proofErr w:type="spellEnd"/>
      <w:r w:rsidRPr="009373EF">
        <w:rPr>
          <w:lang w:eastAsia="pt-BR"/>
        </w:rPr>
        <w:t xml:space="preserve"> and FAPERJ for the financial support.</w:t>
      </w:r>
    </w:p>
    <w:p w14:paraId="0050F18D" w14:textId="77777777" w:rsidR="00967F72" w:rsidRPr="009373EF" w:rsidRDefault="00967F72" w:rsidP="006E6751">
      <w:pPr>
        <w:pStyle w:val="Ttulo1"/>
        <w:rPr>
          <w:lang w:eastAsia="pt-BR"/>
        </w:rPr>
      </w:pPr>
      <w:r w:rsidRPr="009373EF">
        <w:rPr>
          <w:lang w:eastAsia="pt-BR"/>
        </w:rPr>
        <w:t>REFERENCES</w:t>
      </w:r>
    </w:p>
    <w:p w14:paraId="302833AE" w14:textId="77777777" w:rsidR="00370586" w:rsidRPr="00370586" w:rsidRDefault="00E02D98" w:rsidP="00370586">
      <w:pPr>
        <w:pStyle w:val="Bibliografia"/>
        <w:rPr>
          <w:sz w:val="22"/>
        </w:rPr>
      </w:pPr>
      <w:r w:rsidRPr="009373EF">
        <w:rPr>
          <w:sz w:val="22"/>
          <w:szCs w:val="22"/>
          <w:lang w:eastAsia="pt-BR"/>
          <w:rPrChange w:id="3305" w:author="Leonardo Murta" w:date="2016-12-13T10:32:00Z">
            <w:rPr>
              <w:rFonts w:eastAsiaTheme="minorHAnsi" w:cstheme="minorBidi"/>
              <w:sz w:val="22"/>
              <w:szCs w:val="22"/>
              <w:lang w:eastAsia="pt-BR"/>
            </w:rPr>
          </w:rPrChange>
        </w:rPr>
        <w:fldChar w:fldCharType="begin"/>
      </w:r>
      <w:r w:rsidR="00370586">
        <w:rPr>
          <w:lang w:eastAsia="pt-BR"/>
        </w:rPr>
        <w:instrText xml:space="preserve"> ADDIN ZOTERO_BIBL {"custom":[]} CSL_BIBLIOGRAPHY </w:instrText>
      </w:r>
      <w:r w:rsidRPr="009373EF">
        <w:rPr>
          <w:sz w:val="22"/>
          <w:szCs w:val="22"/>
          <w:lang w:eastAsia="pt-BR"/>
          <w:rPrChange w:id="3306" w:author="Leonardo Murta" w:date="2016-12-13T10:32:00Z">
            <w:rPr>
              <w:rFonts w:eastAsiaTheme="minorHAnsi" w:cstheme="minorBidi"/>
              <w:sz w:val="22"/>
              <w:szCs w:val="22"/>
              <w:lang w:eastAsia="pt-BR"/>
            </w:rPr>
          </w:rPrChange>
        </w:rPr>
        <w:fldChar w:fldCharType="separate"/>
      </w:r>
      <w:r w:rsidR="00370586" w:rsidRPr="00370586">
        <w:rPr>
          <w:sz w:val="22"/>
        </w:rPr>
        <w:t xml:space="preserve">1. </w:t>
      </w:r>
      <w:r w:rsidR="00370586" w:rsidRPr="00370586">
        <w:rPr>
          <w:sz w:val="22"/>
        </w:rPr>
        <w:tab/>
      </w:r>
      <w:proofErr w:type="spellStart"/>
      <w:r w:rsidR="00370586" w:rsidRPr="00370586">
        <w:rPr>
          <w:sz w:val="22"/>
        </w:rPr>
        <w:t>Rochkind</w:t>
      </w:r>
      <w:proofErr w:type="spellEnd"/>
      <w:r w:rsidR="00370586" w:rsidRPr="00370586">
        <w:rPr>
          <w:sz w:val="22"/>
        </w:rPr>
        <w:t xml:space="preserve"> MJ (1975) The source code control system. IEEE Transactions on Software Engineering (TSE) 1:364–470.</w:t>
      </w:r>
    </w:p>
    <w:p w14:paraId="11536152" w14:textId="77777777" w:rsidR="00370586" w:rsidRPr="00370586" w:rsidRDefault="00370586" w:rsidP="00370586">
      <w:pPr>
        <w:pStyle w:val="Bibliografia"/>
        <w:rPr>
          <w:sz w:val="22"/>
        </w:rPr>
      </w:pPr>
      <w:r w:rsidRPr="00370586">
        <w:rPr>
          <w:sz w:val="22"/>
        </w:rPr>
        <w:lastRenderedPageBreak/>
        <w:t xml:space="preserve">2. </w:t>
      </w:r>
      <w:r w:rsidRPr="00370586">
        <w:rPr>
          <w:sz w:val="22"/>
        </w:rPr>
        <w:tab/>
      </w:r>
      <w:proofErr w:type="spellStart"/>
      <w:r w:rsidRPr="00370586">
        <w:rPr>
          <w:sz w:val="22"/>
        </w:rPr>
        <w:t>Estublier</w:t>
      </w:r>
      <w:proofErr w:type="spellEnd"/>
      <w:r w:rsidRPr="00370586">
        <w:rPr>
          <w:sz w:val="22"/>
        </w:rPr>
        <w:t xml:space="preserve"> J (2000) Software configuration management: a roadmap. In: International Conference on Software Engineering (ICSE). ACM, Limerick, Ireland, pp 279–289</w:t>
      </w:r>
    </w:p>
    <w:p w14:paraId="46C948BA" w14:textId="77777777" w:rsidR="00370586" w:rsidRPr="00370586" w:rsidRDefault="00370586" w:rsidP="00370586">
      <w:pPr>
        <w:pStyle w:val="Bibliografia"/>
        <w:rPr>
          <w:sz w:val="22"/>
        </w:rPr>
      </w:pPr>
      <w:r w:rsidRPr="00370586">
        <w:rPr>
          <w:sz w:val="22"/>
        </w:rPr>
        <w:t xml:space="preserve">3. </w:t>
      </w:r>
      <w:r w:rsidRPr="00370586">
        <w:rPr>
          <w:sz w:val="22"/>
        </w:rPr>
        <w:tab/>
      </w:r>
      <w:proofErr w:type="spellStart"/>
      <w:r w:rsidRPr="00370586">
        <w:rPr>
          <w:sz w:val="22"/>
        </w:rPr>
        <w:t>Tichy</w:t>
      </w:r>
      <w:proofErr w:type="spellEnd"/>
      <w:r w:rsidRPr="00370586">
        <w:rPr>
          <w:sz w:val="22"/>
        </w:rPr>
        <w:t xml:space="preserve"> W (1985) RCS: A system for version control. Software - Practice and Experience 15:637–654.</w:t>
      </w:r>
    </w:p>
    <w:p w14:paraId="32F7DB6B" w14:textId="77777777" w:rsidR="00370586" w:rsidRPr="00370586" w:rsidRDefault="00370586" w:rsidP="00370586">
      <w:pPr>
        <w:pStyle w:val="Bibliografia"/>
        <w:rPr>
          <w:sz w:val="22"/>
        </w:rPr>
      </w:pPr>
      <w:r w:rsidRPr="00370586">
        <w:rPr>
          <w:sz w:val="22"/>
        </w:rPr>
        <w:t xml:space="preserve">4. </w:t>
      </w:r>
      <w:r w:rsidRPr="00370586">
        <w:rPr>
          <w:sz w:val="22"/>
        </w:rPr>
        <w:tab/>
      </w:r>
      <w:proofErr w:type="spellStart"/>
      <w:r w:rsidRPr="00370586">
        <w:rPr>
          <w:sz w:val="22"/>
        </w:rPr>
        <w:t>Cederqvist</w:t>
      </w:r>
      <w:proofErr w:type="spellEnd"/>
      <w:r w:rsidRPr="00370586">
        <w:rPr>
          <w:sz w:val="22"/>
        </w:rPr>
        <w:t xml:space="preserve"> P (2005) Version Management with CVS. Free Software Foundation</w:t>
      </w:r>
    </w:p>
    <w:p w14:paraId="69A95529" w14:textId="77777777" w:rsidR="00370586" w:rsidRPr="00370586" w:rsidRDefault="00370586" w:rsidP="00370586">
      <w:pPr>
        <w:pStyle w:val="Bibliografia"/>
        <w:rPr>
          <w:sz w:val="22"/>
        </w:rPr>
      </w:pPr>
      <w:r w:rsidRPr="00370586">
        <w:rPr>
          <w:sz w:val="22"/>
        </w:rPr>
        <w:t xml:space="preserve">5. </w:t>
      </w:r>
      <w:r w:rsidRPr="00370586">
        <w:rPr>
          <w:sz w:val="22"/>
        </w:rPr>
        <w:tab/>
        <w:t>Collins-</w:t>
      </w:r>
      <w:proofErr w:type="spellStart"/>
      <w:r w:rsidRPr="00370586">
        <w:rPr>
          <w:sz w:val="22"/>
        </w:rPr>
        <w:t>Sussman</w:t>
      </w:r>
      <w:proofErr w:type="spellEnd"/>
      <w:r w:rsidRPr="00370586">
        <w:rPr>
          <w:sz w:val="22"/>
        </w:rPr>
        <w:t xml:space="preserve"> B, Fitzpatrick BW, Pilato CM (2011) Version Control with Subversion. Compiled from r4849, Stanford, CA, USA</w:t>
      </w:r>
    </w:p>
    <w:p w14:paraId="2034F610" w14:textId="77777777" w:rsidR="00370586" w:rsidRPr="00370586" w:rsidRDefault="00370586" w:rsidP="00370586">
      <w:pPr>
        <w:pStyle w:val="Bibliografia"/>
        <w:rPr>
          <w:sz w:val="22"/>
        </w:rPr>
      </w:pPr>
      <w:r w:rsidRPr="00370586">
        <w:rPr>
          <w:sz w:val="22"/>
        </w:rPr>
        <w:t xml:space="preserve">6. </w:t>
      </w:r>
      <w:r w:rsidRPr="00370586">
        <w:rPr>
          <w:sz w:val="22"/>
        </w:rPr>
        <w:tab/>
        <w:t xml:space="preserve">Chacon S (2009) Pro Git, 1st ed. </w:t>
      </w:r>
      <w:proofErr w:type="spellStart"/>
      <w:r w:rsidRPr="00370586">
        <w:rPr>
          <w:sz w:val="22"/>
        </w:rPr>
        <w:t>Apress</w:t>
      </w:r>
      <w:proofErr w:type="spellEnd"/>
      <w:r w:rsidRPr="00370586">
        <w:rPr>
          <w:sz w:val="22"/>
        </w:rPr>
        <w:t>, Berkeley, CA, USA</w:t>
      </w:r>
    </w:p>
    <w:p w14:paraId="2AD09A6E" w14:textId="77777777" w:rsidR="00370586" w:rsidRPr="00370586" w:rsidRDefault="00370586" w:rsidP="00370586">
      <w:pPr>
        <w:pStyle w:val="Bibliografia"/>
        <w:rPr>
          <w:sz w:val="22"/>
        </w:rPr>
      </w:pPr>
      <w:r w:rsidRPr="00370586">
        <w:rPr>
          <w:sz w:val="22"/>
        </w:rPr>
        <w:t xml:space="preserve">7. </w:t>
      </w:r>
      <w:r w:rsidRPr="00370586">
        <w:rPr>
          <w:sz w:val="22"/>
        </w:rPr>
        <w:tab/>
        <w:t>O’Sullivan B (2009) Mercurial: The Definitive Guide, 1st ed. O’Reilly Media, Sebastopol, CA, USA</w:t>
      </w:r>
    </w:p>
    <w:p w14:paraId="1FC146E7" w14:textId="77777777" w:rsidR="00370586" w:rsidRPr="00370586" w:rsidRDefault="00370586" w:rsidP="00370586">
      <w:pPr>
        <w:pStyle w:val="Bibliografia"/>
        <w:rPr>
          <w:sz w:val="22"/>
        </w:rPr>
      </w:pPr>
      <w:r w:rsidRPr="00370586">
        <w:rPr>
          <w:sz w:val="22"/>
        </w:rPr>
        <w:t xml:space="preserve">8. </w:t>
      </w:r>
      <w:r w:rsidRPr="00370586">
        <w:rPr>
          <w:sz w:val="22"/>
        </w:rPr>
        <w:tab/>
        <w:t>Eclipse Foundation (2014) 2014 Annual Eclipse Community Report. Eclipse Foundation, San Francisco, CA, USA</w:t>
      </w:r>
    </w:p>
    <w:p w14:paraId="54C9D6B2" w14:textId="77777777" w:rsidR="00370586" w:rsidRPr="00370586" w:rsidRDefault="00370586" w:rsidP="00370586">
      <w:pPr>
        <w:pStyle w:val="Bibliografia"/>
        <w:rPr>
          <w:sz w:val="22"/>
        </w:rPr>
      </w:pPr>
      <w:r w:rsidRPr="00370586">
        <w:rPr>
          <w:sz w:val="22"/>
        </w:rPr>
        <w:t xml:space="preserve">9. </w:t>
      </w:r>
      <w:r w:rsidRPr="00370586">
        <w:rPr>
          <w:sz w:val="22"/>
        </w:rPr>
        <w:tab/>
      </w:r>
      <w:proofErr w:type="spellStart"/>
      <w:r w:rsidRPr="00370586">
        <w:rPr>
          <w:sz w:val="22"/>
        </w:rPr>
        <w:t>Walrad</w:t>
      </w:r>
      <w:proofErr w:type="spellEnd"/>
      <w:r w:rsidRPr="00370586">
        <w:rPr>
          <w:sz w:val="22"/>
        </w:rPr>
        <w:t xml:space="preserve"> C, Strom D (2002) The importance of branching models in SCM. IEEE Computer 35:31–38.</w:t>
      </w:r>
    </w:p>
    <w:p w14:paraId="5E3E4F24" w14:textId="77777777" w:rsidR="00370586" w:rsidRPr="00370586" w:rsidRDefault="00370586" w:rsidP="00370586">
      <w:pPr>
        <w:pStyle w:val="Bibliografia"/>
        <w:rPr>
          <w:sz w:val="22"/>
        </w:rPr>
      </w:pPr>
      <w:r w:rsidRPr="00370586">
        <w:rPr>
          <w:sz w:val="22"/>
        </w:rPr>
        <w:t xml:space="preserve">10. </w:t>
      </w:r>
      <w:r w:rsidRPr="00370586">
        <w:rPr>
          <w:sz w:val="22"/>
        </w:rPr>
        <w:tab/>
        <w:t>O’Sullivan B (2009) Making sense of revision-control systems. CACM 52:56–62.</w:t>
      </w:r>
    </w:p>
    <w:p w14:paraId="176F082C" w14:textId="77777777" w:rsidR="00370586" w:rsidRPr="00370586" w:rsidRDefault="00370586" w:rsidP="00370586">
      <w:pPr>
        <w:pStyle w:val="Bibliografia"/>
        <w:rPr>
          <w:sz w:val="22"/>
        </w:rPr>
      </w:pPr>
      <w:r w:rsidRPr="00370586">
        <w:rPr>
          <w:sz w:val="22"/>
        </w:rPr>
        <w:t xml:space="preserve">11. </w:t>
      </w:r>
      <w:r w:rsidRPr="00370586">
        <w:rPr>
          <w:sz w:val="22"/>
        </w:rPr>
        <w:tab/>
      </w:r>
      <w:proofErr w:type="spellStart"/>
      <w:r w:rsidRPr="00370586">
        <w:rPr>
          <w:sz w:val="22"/>
        </w:rPr>
        <w:t>Gumm</w:t>
      </w:r>
      <w:proofErr w:type="spellEnd"/>
      <w:r w:rsidRPr="00370586">
        <w:rPr>
          <w:sz w:val="22"/>
        </w:rPr>
        <w:t xml:space="preserve"> D-C (2006) Distribution Dimensions in Software Development Projects: A Taxonomy. IEEE Software 23:45–51.</w:t>
      </w:r>
    </w:p>
    <w:p w14:paraId="19994FA3" w14:textId="77777777" w:rsidR="00370586" w:rsidRPr="00370586" w:rsidRDefault="00370586" w:rsidP="00370586">
      <w:pPr>
        <w:pStyle w:val="Bibliografia"/>
        <w:rPr>
          <w:sz w:val="22"/>
        </w:rPr>
      </w:pPr>
      <w:r w:rsidRPr="00370586">
        <w:rPr>
          <w:sz w:val="22"/>
        </w:rPr>
        <w:t xml:space="preserve">12. </w:t>
      </w:r>
      <w:r w:rsidRPr="00370586">
        <w:rPr>
          <w:sz w:val="22"/>
        </w:rPr>
        <w:tab/>
        <w:t xml:space="preserve">Perry DE, </w:t>
      </w:r>
      <w:proofErr w:type="spellStart"/>
      <w:r w:rsidRPr="00370586">
        <w:rPr>
          <w:sz w:val="22"/>
        </w:rPr>
        <w:t>Siy</w:t>
      </w:r>
      <w:proofErr w:type="spellEnd"/>
      <w:r w:rsidRPr="00370586">
        <w:rPr>
          <w:sz w:val="22"/>
        </w:rPr>
        <w:t xml:space="preserve"> HP, </w:t>
      </w:r>
      <w:proofErr w:type="spellStart"/>
      <w:r w:rsidRPr="00370586">
        <w:rPr>
          <w:sz w:val="22"/>
        </w:rPr>
        <w:t>Votta</w:t>
      </w:r>
      <w:proofErr w:type="spellEnd"/>
      <w:r w:rsidRPr="00370586">
        <w:rPr>
          <w:sz w:val="22"/>
        </w:rPr>
        <w:t xml:space="preserve"> LG (1998) Parallel changes in large scale software development: an observational case study. In: International Conference on Software engineering (ICSE). IEEE Computer Society, Kyoto, Japan, pp 251–260</w:t>
      </w:r>
    </w:p>
    <w:p w14:paraId="2990D6EA" w14:textId="77777777" w:rsidR="00370586" w:rsidRPr="00370586" w:rsidRDefault="00370586" w:rsidP="00370586">
      <w:pPr>
        <w:pStyle w:val="Bibliografia"/>
        <w:rPr>
          <w:sz w:val="22"/>
        </w:rPr>
      </w:pPr>
      <w:r w:rsidRPr="00370586">
        <w:rPr>
          <w:sz w:val="22"/>
        </w:rPr>
        <w:t xml:space="preserve">13. </w:t>
      </w:r>
      <w:r w:rsidRPr="00370586">
        <w:rPr>
          <w:sz w:val="22"/>
        </w:rPr>
        <w:tab/>
        <w:t xml:space="preserve">da Silva IA, Chen PH, Van der </w:t>
      </w:r>
      <w:proofErr w:type="spellStart"/>
      <w:r w:rsidRPr="00370586">
        <w:rPr>
          <w:sz w:val="22"/>
        </w:rPr>
        <w:t>Westhuizen</w:t>
      </w:r>
      <w:proofErr w:type="spellEnd"/>
      <w:r w:rsidRPr="00370586">
        <w:rPr>
          <w:sz w:val="22"/>
        </w:rPr>
        <w:t xml:space="preserve"> C, Ripley RM, van der Hoek A (2006) Lighthouse: coordination through emerging design. In: Workshop on Eclipse Technology </w:t>
      </w:r>
      <w:proofErr w:type="spellStart"/>
      <w:r w:rsidRPr="00370586">
        <w:rPr>
          <w:sz w:val="22"/>
        </w:rPr>
        <w:t>eXchange</w:t>
      </w:r>
      <w:proofErr w:type="spellEnd"/>
      <w:r w:rsidRPr="00370586">
        <w:rPr>
          <w:sz w:val="22"/>
        </w:rPr>
        <w:t xml:space="preserve"> (ETX). ACM, Portland, Oregon, USA, pp 11–15</w:t>
      </w:r>
    </w:p>
    <w:p w14:paraId="3491996A" w14:textId="77777777" w:rsidR="00370586" w:rsidRPr="00370586" w:rsidRDefault="00370586" w:rsidP="00370586">
      <w:pPr>
        <w:pStyle w:val="Bibliografia"/>
        <w:rPr>
          <w:sz w:val="22"/>
        </w:rPr>
      </w:pPr>
      <w:r w:rsidRPr="00370586">
        <w:rPr>
          <w:sz w:val="22"/>
        </w:rPr>
        <w:t xml:space="preserve">14. </w:t>
      </w:r>
      <w:r w:rsidRPr="00370586">
        <w:rPr>
          <w:sz w:val="22"/>
        </w:rPr>
        <w:tab/>
        <w:t xml:space="preserve">Brun Y, Holmes R, Ernst MD, </w:t>
      </w:r>
      <w:proofErr w:type="spellStart"/>
      <w:r w:rsidRPr="00370586">
        <w:rPr>
          <w:sz w:val="22"/>
        </w:rPr>
        <w:t>Notkin</w:t>
      </w:r>
      <w:proofErr w:type="spellEnd"/>
      <w:r w:rsidRPr="00370586">
        <w:rPr>
          <w:sz w:val="22"/>
        </w:rPr>
        <w:t xml:space="preserve"> D (2011) Proactive detection of collaboration conflicts. In: ACM SIGSOFT Symposium and European Conference on Foundations of Software Engineering (ESEC/FSE). ACM, Szeged, Hungary, pp 168–178</w:t>
      </w:r>
    </w:p>
    <w:p w14:paraId="50B73925" w14:textId="77777777" w:rsidR="00370586" w:rsidRPr="00370586" w:rsidRDefault="00370586" w:rsidP="00370586">
      <w:pPr>
        <w:pStyle w:val="Bibliografia"/>
        <w:rPr>
          <w:sz w:val="22"/>
        </w:rPr>
      </w:pPr>
      <w:r w:rsidRPr="00370586">
        <w:rPr>
          <w:sz w:val="22"/>
        </w:rPr>
        <w:t xml:space="preserve">15. </w:t>
      </w:r>
      <w:r w:rsidRPr="00370586">
        <w:rPr>
          <w:sz w:val="22"/>
        </w:rPr>
        <w:tab/>
        <w:t xml:space="preserve">Appleton B, </w:t>
      </w:r>
      <w:proofErr w:type="spellStart"/>
      <w:r w:rsidRPr="00370586">
        <w:rPr>
          <w:sz w:val="22"/>
        </w:rPr>
        <w:t>Berczuk</w:t>
      </w:r>
      <w:proofErr w:type="spellEnd"/>
      <w:r w:rsidRPr="00370586">
        <w:rPr>
          <w:sz w:val="22"/>
        </w:rPr>
        <w:t xml:space="preserve"> S, Cabrera R, Orenstein R (1998) Streamed lines: Branching patterns for parallel software development. Pattern Languages of Programs Conference (</w:t>
      </w:r>
      <w:proofErr w:type="spellStart"/>
      <w:r w:rsidRPr="00370586">
        <w:rPr>
          <w:sz w:val="22"/>
        </w:rPr>
        <w:t>PLoP</w:t>
      </w:r>
      <w:proofErr w:type="spellEnd"/>
      <w:r w:rsidRPr="00370586">
        <w:rPr>
          <w:sz w:val="22"/>
        </w:rPr>
        <w:t>) 98:</w:t>
      </w:r>
    </w:p>
    <w:p w14:paraId="20181EC7" w14:textId="77777777" w:rsidR="00370586" w:rsidRPr="00370586" w:rsidRDefault="00370586" w:rsidP="00370586">
      <w:pPr>
        <w:pStyle w:val="Bibliografia"/>
        <w:rPr>
          <w:sz w:val="22"/>
        </w:rPr>
      </w:pPr>
      <w:r w:rsidRPr="00370586">
        <w:rPr>
          <w:sz w:val="22"/>
        </w:rPr>
        <w:t xml:space="preserve">16. </w:t>
      </w:r>
      <w:r w:rsidRPr="00370586">
        <w:rPr>
          <w:sz w:val="22"/>
        </w:rPr>
        <w:tab/>
      </w:r>
      <w:proofErr w:type="spellStart"/>
      <w:r w:rsidRPr="00370586">
        <w:rPr>
          <w:sz w:val="22"/>
        </w:rPr>
        <w:t>Sarma</w:t>
      </w:r>
      <w:proofErr w:type="spellEnd"/>
      <w:r w:rsidRPr="00370586">
        <w:rPr>
          <w:sz w:val="22"/>
        </w:rPr>
        <w:t xml:space="preserve"> A, van der Hoek A (2002) </w:t>
      </w:r>
      <w:proofErr w:type="spellStart"/>
      <w:r w:rsidRPr="00370586">
        <w:rPr>
          <w:sz w:val="22"/>
        </w:rPr>
        <w:t>Palantir</w:t>
      </w:r>
      <w:proofErr w:type="spellEnd"/>
      <w:r w:rsidRPr="00370586">
        <w:rPr>
          <w:sz w:val="22"/>
        </w:rPr>
        <w:t>: coordinating distributed workspaces. In: 26th Computer Software and Applications Conference (COMPSAC). IEEE, Oxford, United Kingdom, pp 1093–1097</w:t>
      </w:r>
    </w:p>
    <w:p w14:paraId="58618611" w14:textId="77777777" w:rsidR="00370586" w:rsidRPr="00370586" w:rsidRDefault="00370586" w:rsidP="00370586">
      <w:pPr>
        <w:pStyle w:val="Bibliografia"/>
        <w:rPr>
          <w:sz w:val="22"/>
        </w:rPr>
      </w:pPr>
      <w:r w:rsidRPr="00370586">
        <w:rPr>
          <w:sz w:val="22"/>
        </w:rPr>
        <w:t xml:space="preserve">17. </w:t>
      </w:r>
      <w:r w:rsidRPr="00370586">
        <w:rPr>
          <w:sz w:val="22"/>
        </w:rPr>
        <w:tab/>
      </w:r>
      <w:proofErr w:type="spellStart"/>
      <w:r w:rsidRPr="00370586">
        <w:rPr>
          <w:sz w:val="22"/>
        </w:rPr>
        <w:t>Biehl</w:t>
      </w:r>
      <w:proofErr w:type="spellEnd"/>
      <w:r w:rsidRPr="00370586">
        <w:rPr>
          <w:sz w:val="22"/>
        </w:rPr>
        <w:t xml:space="preserve"> JT, Czerwinski M, Smith G, Robertson GG (2007) </w:t>
      </w:r>
      <w:proofErr w:type="spellStart"/>
      <w:r w:rsidRPr="00370586">
        <w:rPr>
          <w:sz w:val="22"/>
        </w:rPr>
        <w:t>FASTDash</w:t>
      </w:r>
      <w:proofErr w:type="spellEnd"/>
      <w:r w:rsidRPr="00370586">
        <w:rPr>
          <w:sz w:val="22"/>
        </w:rPr>
        <w:t>: A Visual Dashboard for Fostering Awareness in Software Teams. In: ACM Conference on Human Factors in Computing Systems (CHI). ACM, San Jose, California, USA, pp 1313–1322</w:t>
      </w:r>
    </w:p>
    <w:p w14:paraId="306128D9" w14:textId="77777777" w:rsidR="00370586" w:rsidRPr="00370586" w:rsidRDefault="00370586" w:rsidP="00370586">
      <w:pPr>
        <w:pStyle w:val="Bibliografia"/>
        <w:rPr>
          <w:sz w:val="22"/>
        </w:rPr>
      </w:pPr>
      <w:r w:rsidRPr="00370586">
        <w:rPr>
          <w:sz w:val="22"/>
        </w:rPr>
        <w:t xml:space="preserve">18. </w:t>
      </w:r>
      <w:r w:rsidRPr="00370586">
        <w:rPr>
          <w:sz w:val="22"/>
        </w:rPr>
        <w:tab/>
        <w:t xml:space="preserve">Dewan P, </w:t>
      </w:r>
      <w:proofErr w:type="spellStart"/>
      <w:r w:rsidRPr="00370586">
        <w:rPr>
          <w:sz w:val="22"/>
        </w:rPr>
        <w:t>Hegde</w:t>
      </w:r>
      <w:proofErr w:type="spellEnd"/>
      <w:r w:rsidRPr="00370586">
        <w:rPr>
          <w:sz w:val="22"/>
        </w:rPr>
        <w:t xml:space="preserve"> R (2007) Semi-synchronous conflict detection and resolution in asynchronous software development. In: European Conference on Computer-Supported Cooperative Work (ECSCW). Springer London, Limerick, Ireland, pp 159–178</w:t>
      </w:r>
    </w:p>
    <w:p w14:paraId="1A68CB2D" w14:textId="77777777" w:rsidR="00370586" w:rsidRPr="00370586" w:rsidRDefault="00370586" w:rsidP="00370586">
      <w:pPr>
        <w:pStyle w:val="Bibliografia"/>
        <w:rPr>
          <w:sz w:val="22"/>
        </w:rPr>
      </w:pPr>
      <w:r w:rsidRPr="00370586">
        <w:rPr>
          <w:sz w:val="22"/>
        </w:rPr>
        <w:lastRenderedPageBreak/>
        <w:t xml:space="preserve">19. </w:t>
      </w:r>
      <w:r w:rsidRPr="00370586">
        <w:rPr>
          <w:sz w:val="22"/>
        </w:rPr>
        <w:tab/>
      </w:r>
      <w:proofErr w:type="spellStart"/>
      <w:r w:rsidRPr="00370586">
        <w:rPr>
          <w:sz w:val="22"/>
        </w:rPr>
        <w:t>Wloka</w:t>
      </w:r>
      <w:proofErr w:type="spellEnd"/>
      <w:r w:rsidRPr="00370586">
        <w:rPr>
          <w:sz w:val="22"/>
        </w:rPr>
        <w:t xml:space="preserve"> J, Ryder B, Tip F, Ren X (2009) Safe-commit analysis to facilitate team software development. In: International Conference on Software Engineering (ICSE). IEEE Computer Society, Vancouver, British Columbia, Canada, pp 507–517</w:t>
      </w:r>
    </w:p>
    <w:p w14:paraId="4147359E" w14:textId="77777777" w:rsidR="00370586" w:rsidRPr="00370586" w:rsidRDefault="00370586" w:rsidP="00370586">
      <w:pPr>
        <w:pStyle w:val="Bibliografia"/>
        <w:rPr>
          <w:sz w:val="22"/>
        </w:rPr>
      </w:pPr>
      <w:r w:rsidRPr="00370586">
        <w:rPr>
          <w:sz w:val="22"/>
        </w:rPr>
        <w:t xml:space="preserve">20. </w:t>
      </w:r>
      <w:r w:rsidRPr="00370586">
        <w:rPr>
          <w:sz w:val="22"/>
        </w:rPr>
        <w:tab/>
        <w:t xml:space="preserve">Guimarães ML, Silva AR (2012) Improving early detection of software merge conflicts. In: </w:t>
      </w:r>
      <w:proofErr w:type="spellStart"/>
      <w:r w:rsidRPr="00370586">
        <w:rPr>
          <w:sz w:val="22"/>
        </w:rPr>
        <w:t>Internation</w:t>
      </w:r>
      <w:proofErr w:type="spellEnd"/>
      <w:r w:rsidRPr="00370586">
        <w:rPr>
          <w:sz w:val="22"/>
        </w:rPr>
        <w:t xml:space="preserve"> Conference on Software Engineering (ICSE). IEEE Press, Zürich, Switzerland, pp 342–352</w:t>
      </w:r>
    </w:p>
    <w:p w14:paraId="63E0D80C" w14:textId="77777777" w:rsidR="00370586" w:rsidRPr="00370586" w:rsidRDefault="00370586" w:rsidP="00370586">
      <w:pPr>
        <w:pStyle w:val="Bibliografia"/>
        <w:rPr>
          <w:sz w:val="22"/>
        </w:rPr>
      </w:pPr>
      <w:r w:rsidRPr="00370586">
        <w:rPr>
          <w:sz w:val="22"/>
        </w:rPr>
        <w:t xml:space="preserve">21. </w:t>
      </w:r>
      <w:r w:rsidRPr="00370586">
        <w:rPr>
          <w:sz w:val="22"/>
        </w:rPr>
        <w:tab/>
        <w:t xml:space="preserve">Cesario CM, Murta LGP (2016) Topology Awareness for Distributed Version Control Systems. In: Proceedings of the 30th Brazilian Symposium on Software Engineering (SBES). ACM, </w:t>
      </w:r>
      <w:proofErr w:type="spellStart"/>
      <w:r w:rsidRPr="00370586">
        <w:rPr>
          <w:sz w:val="22"/>
        </w:rPr>
        <w:t>Maringá</w:t>
      </w:r>
      <w:proofErr w:type="spellEnd"/>
      <w:r w:rsidRPr="00370586">
        <w:rPr>
          <w:sz w:val="22"/>
        </w:rPr>
        <w:t>, Brazil, pp 143–152</w:t>
      </w:r>
    </w:p>
    <w:p w14:paraId="43CD228B" w14:textId="77777777" w:rsidR="00370586" w:rsidRPr="00370586" w:rsidRDefault="00370586" w:rsidP="00370586">
      <w:pPr>
        <w:pStyle w:val="Bibliografia"/>
        <w:rPr>
          <w:sz w:val="22"/>
        </w:rPr>
      </w:pPr>
      <w:r w:rsidRPr="00370586">
        <w:rPr>
          <w:sz w:val="22"/>
        </w:rPr>
        <w:t xml:space="preserve">22. </w:t>
      </w:r>
      <w:r w:rsidRPr="00370586">
        <w:rPr>
          <w:sz w:val="22"/>
        </w:rPr>
        <w:tab/>
        <w:t>Fielding RT (2000) Architectural Styles and the Design of Network-based Software Architectures. Thesis, University of California</w:t>
      </w:r>
    </w:p>
    <w:p w14:paraId="2FB314B3" w14:textId="34AB4B06" w:rsidR="00370586" w:rsidRPr="00370586" w:rsidRDefault="00370586" w:rsidP="00370586">
      <w:pPr>
        <w:pStyle w:val="Bibliografia"/>
        <w:rPr>
          <w:sz w:val="22"/>
        </w:rPr>
      </w:pPr>
      <w:r w:rsidRPr="00370586">
        <w:rPr>
          <w:sz w:val="22"/>
        </w:rPr>
        <w:t xml:space="preserve">23. </w:t>
      </w:r>
      <w:r w:rsidRPr="00370586">
        <w:rPr>
          <w:sz w:val="22"/>
        </w:rPr>
        <w:tab/>
        <w:t xml:space="preserve">Spearman C (1904) The Proof and Measurement of Association between Two Things. The American Journal of Psychology 15:72–101. </w:t>
      </w:r>
    </w:p>
    <w:p w14:paraId="042DE794" w14:textId="77777777" w:rsidR="00370586" w:rsidRPr="00370586" w:rsidRDefault="00370586" w:rsidP="00370586">
      <w:pPr>
        <w:pStyle w:val="Bibliografia"/>
        <w:rPr>
          <w:sz w:val="22"/>
        </w:rPr>
      </w:pPr>
      <w:r w:rsidRPr="00370586">
        <w:rPr>
          <w:sz w:val="22"/>
        </w:rPr>
        <w:t xml:space="preserve">24. </w:t>
      </w:r>
      <w:r w:rsidRPr="00370586">
        <w:rPr>
          <w:sz w:val="22"/>
        </w:rPr>
        <w:tab/>
        <w:t xml:space="preserve">Diehl S (2007) Software Visualization: Visualizing the Structure, </w:t>
      </w:r>
      <w:proofErr w:type="spellStart"/>
      <w:r w:rsidRPr="00370586">
        <w:rPr>
          <w:sz w:val="22"/>
        </w:rPr>
        <w:t>Behaviour</w:t>
      </w:r>
      <w:proofErr w:type="spellEnd"/>
      <w:r w:rsidRPr="00370586">
        <w:rPr>
          <w:sz w:val="22"/>
        </w:rPr>
        <w:t>, and Evolution of Software. Springer, Berlin; New York</w:t>
      </w:r>
    </w:p>
    <w:p w14:paraId="7019D65B" w14:textId="77777777" w:rsidR="00370586" w:rsidRPr="00370586" w:rsidRDefault="00370586" w:rsidP="00370586">
      <w:pPr>
        <w:pStyle w:val="Bibliografia"/>
        <w:rPr>
          <w:sz w:val="22"/>
        </w:rPr>
      </w:pPr>
      <w:r w:rsidRPr="00370586">
        <w:rPr>
          <w:sz w:val="22"/>
        </w:rPr>
        <w:t xml:space="preserve">25. </w:t>
      </w:r>
      <w:r w:rsidRPr="00370586">
        <w:rPr>
          <w:sz w:val="22"/>
        </w:rPr>
        <w:tab/>
      </w:r>
      <w:proofErr w:type="spellStart"/>
      <w:r w:rsidRPr="00370586">
        <w:rPr>
          <w:sz w:val="22"/>
        </w:rPr>
        <w:t>Steinmacher</w:t>
      </w:r>
      <w:proofErr w:type="spellEnd"/>
      <w:r w:rsidRPr="00370586">
        <w:rPr>
          <w:sz w:val="22"/>
        </w:rPr>
        <w:t xml:space="preserve"> I, Chaves A, </w:t>
      </w:r>
      <w:proofErr w:type="spellStart"/>
      <w:r w:rsidRPr="00370586">
        <w:rPr>
          <w:sz w:val="22"/>
        </w:rPr>
        <w:t>Gerosa</w:t>
      </w:r>
      <w:proofErr w:type="spellEnd"/>
      <w:r w:rsidRPr="00370586">
        <w:rPr>
          <w:sz w:val="22"/>
        </w:rPr>
        <w:t xml:space="preserve"> M (2012) Awareness Support in Distributed Software Development: A Systematic Review and Mapping of the Literature. In: ACM Conference on Computer-supported Cooperative Work (CSCW). ACM, Seattle, WA, USA, pp 1–46</w:t>
      </w:r>
    </w:p>
    <w:p w14:paraId="2A4146BD" w14:textId="77777777" w:rsidR="00370586" w:rsidRPr="00370586" w:rsidRDefault="00370586" w:rsidP="00370586">
      <w:pPr>
        <w:pStyle w:val="Bibliografia"/>
        <w:rPr>
          <w:sz w:val="22"/>
        </w:rPr>
      </w:pPr>
      <w:r w:rsidRPr="00370586">
        <w:rPr>
          <w:sz w:val="22"/>
        </w:rPr>
        <w:t xml:space="preserve">26. </w:t>
      </w:r>
      <w:r w:rsidRPr="00370586">
        <w:rPr>
          <w:sz w:val="22"/>
        </w:rPr>
        <w:tab/>
        <w:t>Fitzpatrick G, Marshall P, Phillips A (2006) CVS Integration with Notification and Chat: Lightweight Software Team Collaboration. In: ACM Conference on Computer-supported Cooperative Work (CSCW). ACM, Banff, Alberta, Canada, pp 49–58</w:t>
      </w:r>
    </w:p>
    <w:p w14:paraId="254386DF" w14:textId="77777777" w:rsidR="00370586" w:rsidRPr="00370586" w:rsidRDefault="00370586" w:rsidP="00370586">
      <w:pPr>
        <w:pStyle w:val="Bibliografia"/>
        <w:rPr>
          <w:sz w:val="22"/>
        </w:rPr>
      </w:pPr>
      <w:r w:rsidRPr="00370586">
        <w:rPr>
          <w:sz w:val="22"/>
        </w:rPr>
        <w:t xml:space="preserve">27. </w:t>
      </w:r>
      <w:r w:rsidRPr="00370586">
        <w:rPr>
          <w:sz w:val="22"/>
        </w:rPr>
        <w:tab/>
      </w:r>
      <w:proofErr w:type="spellStart"/>
      <w:r w:rsidRPr="00370586">
        <w:rPr>
          <w:sz w:val="22"/>
        </w:rPr>
        <w:t>Collberg</w:t>
      </w:r>
      <w:proofErr w:type="spellEnd"/>
      <w:r w:rsidRPr="00370586">
        <w:rPr>
          <w:sz w:val="22"/>
        </w:rPr>
        <w:t xml:space="preserve"> C, </w:t>
      </w:r>
      <w:proofErr w:type="spellStart"/>
      <w:r w:rsidRPr="00370586">
        <w:rPr>
          <w:sz w:val="22"/>
        </w:rPr>
        <w:t>Kobourov</w:t>
      </w:r>
      <w:proofErr w:type="spellEnd"/>
      <w:r w:rsidRPr="00370586">
        <w:rPr>
          <w:sz w:val="22"/>
        </w:rPr>
        <w:t xml:space="preserve"> S, </w:t>
      </w:r>
      <w:proofErr w:type="spellStart"/>
      <w:r w:rsidRPr="00370586">
        <w:rPr>
          <w:sz w:val="22"/>
        </w:rPr>
        <w:t>Nagra</w:t>
      </w:r>
      <w:proofErr w:type="spellEnd"/>
      <w:r w:rsidRPr="00370586">
        <w:rPr>
          <w:sz w:val="22"/>
        </w:rPr>
        <w:t xml:space="preserve"> J, Pitts J, </w:t>
      </w:r>
      <w:proofErr w:type="spellStart"/>
      <w:r w:rsidRPr="00370586">
        <w:rPr>
          <w:sz w:val="22"/>
        </w:rPr>
        <w:t>Wampler</w:t>
      </w:r>
      <w:proofErr w:type="spellEnd"/>
      <w:r w:rsidRPr="00370586">
        <w:rPr>
          <w:sz w:val="22"/>
        </w:rPr>
        <w:t xml:space="preserve"> K (2003) A System for Graph-based Visualization of the Evolution of Software. In: ACM Symposium on Software Visualization (SOFTVIS). ACM, San Diego, CA, USA, p 77–</w:t>
      </w:r>
      <w:proofErr w:type="spellStart"/>
      <w:r w:rsidRPr="00370586">
        <w:rPr>
          <w:sz w:val="22"/>
        </w:rPr>
        <w:t>ff</w:t>
      </w:r>
      <w:proofErr w:type="spellEnd"/>
    </w:p>
    <w:p w14:paraId="2A99D40F" w14:textId="77777777" w:rsidR="00370586" w:rsidRPr="00370586" w:rsidRDefault="00370586" w:rsidP="00370586">
      <w:pPr>
        <w:pStyle w:val="Bibliografia"/>
        <w:rPr>
          <w:sz w:val="22"/>
        </w:rPr>
      </w:pPr>
      <w:r w:rsidRPr="00370586">
        <w:rPr>
          <w:sz w:val="22"/>
        </w:rPr>
        <w:t xml:space="preserve">28. </w:t>
      </w:r>
      <w:r w:rsidRPr="00370586">
        <w:rPr>
          <w:sz w:val="22"/>
        </w:rPr>
        <w:tab/>
        <w:t>Lanza M (2001) The Evolution Matrix: Recovering Software Evolution Using Software Visualization Techniques. In: International Workshop on Principles of Software Evolution (IWPSE). ACM, Tokyo, Japan, pp 37–42</w:t>
      </w:r>
    </w:p>
    <w:p w14:paraId="6A68FC05" w14:textId="77777777" w:rsidR="00370586" w:rsidRPr="00370586" w:rsidRDefault="00370586" w:rsidP="00370586">
      <w:pPr>
        <w:pStyle w:val="Bibliografia"/>
        <w:rPr>
          <w:sz w:val="22"/>
        </w:rPr>
      </w:pPr>
      <w:r w:rsidRPr="00370586">
        <w:rPr>
          <w:sz w:val="22"/>
        </w:rPr>
        <w:t xml:space="preserve">29. </w:t>
      </w:r>
      <w:r w:rsidRPr="00370586">
        <w:rPr>
          <w:sz w:val="22"/>
        </w:rPr>
        <w:tab/>
      </w:r>
      <w:proofErr w:type="spellStart"/>
      <w:r w:rsidRPr="00370586">
        <w:rPr>
          <w:sz w:val="22"/>
        </w:rPr>
        <w:t>Voinea</w:t>
      </w:r>
      <w:proofErr w:type="spellEnd"/>
      <w:r w:rsidRPr="00370586">
        <w:rPr>
          <w:sz w:val="22"/>
        </w:rPr>
        <w:t xml:space="preserve"> L, </w:t>
      </w:r>
      <w:proofErr w:type="spellStart"/>
      <w:r w:rsidRPr="00370586">
        <w:rPr>
          <w:sz w:val="22"/>
        </w:rPr>
        <w:t>Telea</w:t>
      </w:r>
      <w:proofErr w:type="spellEnd"/>
      <w:r w:rsidRPr="00370586">
        <w:rPr>
          <w:sz w:val="22"/>
        </w:rPr>
        <w:t xml:space="preserve"> A, van </w:t>
      </w:r>
      <w:proofErr w:type="spellStart"/>
      <w:r w:rsidRPr="00370586">
        <w:rPr>
          <w:sz w:val="22"/>
        </w:rPr>
        <w:t>Wijk</w:t>
      </w:r>
      <w:proofErr w:type="spellEnd"/>
      <w:r w:rsidRPr="00370586">
        <w:rPr>
          <w:sz w:val="22"/>
        </w:rPr>
        <w:t xml:space="preserve"> JJ (2005) </w:t>
      </w:r>
      <w:proofErr w:type="spellStart"/>
      <w:r w:rsidRPr="00370586">
        <w:rPr>
          <w:sz w:val="22"/>
        </w:rPr>
        <w:t>CVSscan</w:t>
      </w:r>
      <w:proofErr w:type="spellEnd"/>
      <w:r w:rsidRPr="00370586">
        <w:rPr>
          <w:sz w:val="22"/>
        </w:rPr>
        <w:t>: Visualization of Code Evolution. In: ACM Symposium on Software Visualization (SOFTVIS). ACM, Saint Louis, MO, USA, pp 47–56</w:t>
      </w:r>
    </w:p>
    <w:p w14:paraId="58992AF9" w14:textId="77777777" w:rsidR="00370586" w:rsidRPr="00370586" w:rsidRDefault="00370586" w:rsidP="00370586">
      <w:pPr>
        <w:pStyle w:val="Bibliografia"/>
        <w:rPr>
          <w:sz w:val="22"/>
        </w:rPr>
      </w:pPr>
      <w:r w:rsidRPr="00370586">
        <w:rPr>
          <w:sz w:val="22"/>
        </w:rPr>
        <w:t xml:space="preserve">30. </w:t>
      </w:r>
      <w:r w:rsidRPr="00370586">
        <w:rPr>
          <w:sz w:val="22"/>
        </w:rPr>
        <w:tab/>
        <w:t xml:space="preserve">Gilbert E, </w:t>
      </w:r>
      <w:proofErr w:type="spellStart"/>
      <w:r w:rsidRPr="00370586">
        <w:rPr>
          <w:sz w:val="22"/>
        </w:rPr>
        <w:t>Karahalios</w:t>
      </w:r>
      <w:proofErr w:type="spellEnd"/>
      <w:r w:rsidRPr="00370586">
        <w:rPr>
          <w:sz w:val="22"/>
        </w:rPr>
        <w:t xml:space="preserve"> K (2006) </w:t>
      </w:r>
      <w:proofErr w:type="spellStart"/>
      <w:r w:rsidRPr="00370586">
        <w:rPr>
          <w:sz w:val="22"/>
        </w:rPr>
        <w:t>LifeSource</w:t>
      </w:r>
      <w:proofErr w:type="spellEnd"/>
      <w:r w:rsidRPr="00370586">
        <w:rPr>
          <w:sz w:val="22"/>
        </w:rPr>
        <w:t>: Two CVS Visualizations. In: ACM Conference on Human Factors in Computing Systems (CHI). ACM, Montreal, Canada, pp 791–796</w:t>
      </w:r>
    </w:p>
    <w:p w14:paraId="07128686" w14:textId="77777777" w:rsidR="00370586" w:rsidRPr="00370586" w:rsidRDefault="00370586" w:rsidP="00370586">
      <w:pPr>
        <w:pStyle w:val="Bibliografia"/>
        <w:rPr>
          <w:sz w:val="22"/>
        </w:rPr>
      </w:pPr>
      <w:r w:rsidRPr="00370586">
        <w:rPr>
          <w:sz w:val="22"/>
        </w:rPr>
        <w:t xml:space="preserve">31. </w:t>
      </w:r>
      <w:r w:rsidRPr="00370586">
        <w:rPr>
          <w:sz w:val="22"/>
        </w:rPr>
        <w:tab/>
      </w:r>
      <w:proofErr w:type="spellStart"/>
      <w:r w:rsidRPr="00370586">
        <w:rPr>
          <w:sz w:val="22"/>
        </w:rPr>
        <w:t>Elsen</w:t>
      </w:r>
      <w:proofErr w:type="spellEnd"/>
      <w:r w:rsidRPr="00370586">
        <w:rPr>
          <w:sz w:val="22"/>
        </w:rPr>
        <w:t xml:space="preserve"> S (2013) </w:t>
      </w:r>
      <w:proofErr w:type="spellStart"/>
      <w:r w:rsidRPr="00370586">
        <w:rPr>
          <w:sz w:val="22"/>
        </w:rPr>
        <w:t>VisGi</w:t>
      </w:r>
      <w:proofErr w:type="spellEnd"/>
      <w:r w:rsidRPr="00370586">
        <w:rPr>
          <w:sz w:val="22"/>
        </w:rPr>
        <w:t>: Visualizing Git branches. In: IEEE Working Conference on Software Visualization (VISSOFT). IEEE, Eindhoven, Netherlands, pp 1–4</w:t>
      </w:r>
    </w:p>
    <w:p w14:paraId="5AC9D671" w14:textId="6FD6C5E6" w:rsidR="007A36F3" w:rsidRPr="009373EF" w:rsidRDefault="00E02D98" w:rsidP="0027701D">
      <w:pPr>
        <w:ind w:firstLine="0"/>
      </w:pPr>
      <w:r w:rsidRPr="009373EF">
        <w:rPr>
          <w:lang w:eastAsia="pt-BR"/>
          <w:rPrChange w:id="3307" w:author="Leonardo Murta" w:date="2016-12-13T10:32:00Z">
            <w:rPr>
              <w:lang w:eastAsia="pt-BR"/>
            </w:rPr>
          </w:rPrChange>
        </w:rPr>
        <w:fldChar w:fldCharType="end"/>
      </w:r>
    </w:p>
    <w:sectPr w:rsidR="007A36F3" w:rsidRPr="009373EF" w:rsidSect="0011215E">
      <w:headerReference w:type="even" r:id="rId33"/>
      <w:headerReference w:type="default" r:id="rId34"/>
      <w:footerReference w:type="even" r:id="rId35"/>
      <w:pgSz w:w="12240" w:h="15840" w:code="1"/>
      <w:pgMar w:top="1080" w:right="1080" w:bottom="1440" w:left="1080" w:header="720" w:footer="720" w:gutter="0"/>
      <w:lnNumType w:countBy="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Leonardo Murta" w:date="2016-12-13T10:30:00Z" w:initials="LM">
    <w:p w14:paraId="14AC12CC" w14:textId="6BB0D01E" w:rsidR="00304D19" w:rsidRDefault="00304D19">
      <w:pPr>
        <w:pStyle w:val="Textodecomentrio"/>
      </w:pPr>
      <w:r>
        <w:rPr>
          <w:rStyle w:val="Refdecomentrio"/>
        </w:rPr>
        <w:annotationRef/>
      </w:r>
      <w:r>
        <w:t xml:space="preserve">Cristiano, </w:t>
      </w:r>
      <w:proofErr w:type="spellStart"/>
      <w:r>
        <w:t>vc</w:t>
      </w:r>
      <w:proofErr w:type="spellEnd"/>
      <w:r>
        <w:t xml:space="preserve"> </w:t>
      </w:r>
      <w:proofErr w:type="spellStart"/>
      <w:r>
        <w:t>não</w:t>
      </w:r>
      <w:proofErr w:type="spellEnd"/>
      <w:r>
        <w:t xml:space="preserve"> </w:t>
      </w:r>
      <w:proofErr w:type="spellStart"/>
      <w:r>
        <w:t>tem</w:t>
      </w:r>
      <w:proofErr w:type="spellEnd"/>
      <w:r>
        <w:t xml:space="preserve"> um e-mail do </w:t>
      </w:r>
      <w:proofErr w:type="spellStart"/>
      <w:r>
        <w:t>iduff</w:t>
      </w:r>
      <w:proofErr w:type="spellEnd"/>
      <w:r>
        <w:t xml:space="preserve">? Se </w:t>
      </w:r>
      <w:proofErr w:type="spellStart"/>
      <w:r>
        <w:t>não</w:t>
      </w:r>
      <w:proofErr w:type="spellEnd"/>
      <w:r>
        <w:t xml:space="preserve">, </w:t>
      </w:r>
      <w:proofErr w:type="spellStart"/>
      <w:r>
        <w:t>coloque</w:t>
      </w:r>
      <w:proofErr w:type="spellEnd"/>
      <w:r>
        <w:t xml:space="preserve"> o </w:t>
      </w:r>
      <w:proofErr w:type="spellStart"/>
      <w:r>
        <w:t>seu</w:t>
      </w:r>
      <w:proofErr w:type="spellEnd"/>
      <w:r>
        <w:t xml:space="preserve"> e-mail do IC, </w:t>
      </w:r>
      <w:proofErr w:type="spellStart"/>
      <w:r>
        <w:t>mesmo</w:t>
      </w:r>
      <w:proofErr w:type="spellEnd"/>
      <w:r>
        <w:t xml:space="preserve"> que </w:t>
      </w:r>
      <w:proofErr w:type="spellStart"/>
      <w:r>
        <w:t>ele</w:t>
      </w:r>
      <w:proofErr w:type="spellEnd"/>
      <w:r>
        <w:t xml:space="preserve"> </w:t>
      </w:r>
      <w:proofErr w:type="spellStart"/>
      <w:r>
        <w:t>não</w:t>
      </w:r>
      <w:proofErr w:type="spellEnd"/>
      <w:r>
        <w:t xml:space="preserve"> </w:t>
      </w:r>
      <w:proofErr w:type="spellStart"/>
      <w:r>
        <w:t>esteja</w:t>
      </w:r>
      <w:proofErr w:type="spellEnd"/>
      <w:r>
        <w:t xml:space="preserve"> </w:t>
      </w:r>
      <w:proofErr w:type="spellStart"/>
      <w:r>
        <w:t>mais</w:t>
      </w:r>
      <w:proofErr w:type="spellEnd"/>
      <w:r>
        <w:t xml:space="preserve"> </w:t>
      </w:r>
      <w:proofErr w:type="spellStart"/>
      <w:r>
        <w:t>ativo</w:t>
      </w:r>
      <w:proofErr w:type="spellEnd"/>
      <w:r>
        <w:t xml:space="preserve">. </w:t>
      </w:r>
      <w:proofErr w:type="spellStart"/>
      <w:r>
        <w:t>Fica</w:t>
      </w:r>
      <w:proofErr w:type="spellEnd"/>
      <w:r>
        <w:t xml:space="preserve"> </w:t>
      </w:r>
      <w:proofErr w:type="spellStart"/>
      <w:r>
        <w:t>estranho</w:t>
      </w:r>
      <w:proofErr w:type="spellEnd"/>
      <w:r>
        <w:t xml:space="preserve"> um e-mail do </w:t>
      </w:r>
      <w:proofErr w:type="spellStart"/>
      <w:r>
        <w:t>gmail</w:t>
      </w:r>
      <w:proofErr w:type="spellEnd"/>
      <w:r>
        <w:t xml:space="preserve"> </w:t>
      </w:r>
      <w:proofErr w:type="spellStart"/>
      <w:r>
        <w:t>em</w:t>
      </w:r>
      <w:proofErr w:type="spellEnd"/>
      <w:r>
        <w:t xml:space="preserve"> um </w:t>
      </w:r>
      <w:proofErr w:type="spellStart"/>
      <w:r>
        <w:t>artigo</w:t>
      </w:r>
      <w:proofErr w:type="spellEnd"/>
      <w:r>
        <w:t>.</w:t>
      </w:r>
    </w:p>
  </w:comment>
  <w:comment w:id="62" w:author="Leonardo Murta" w:date="2016-12-13T10:32:00Z" w:initials="LM">
    <w:p w14:paraId="7B475C56" w14:textId="055AC170" w:rsidR="00304D19" w:rsidRDefault="00304D19">
      <w:pPr>
        <w:pStyle w:val="Textodecomentrio"/>
      </w:pPr>
      <w:bookmarkStart w:id="72" w:name="_GoBack"/>
      <w:r>
        <w:rPr>
          <w:rStyle w:val="Refdecomentrio"/>
        </w:rPr>
        <w:annotationRef/>
      </w:r>
      <w:r>
        <w:t xml:space="preserve">Cristiano, </w:t>
      </w:r>
      <w:proofErr w:type="spellStart"/>
      <w:r>
        <w:t>isso</w:t>
      </w:r>
      <w:proofErr w:type="spellEnd"/>
      <w:r>
        <w:t xml:space="preserve"> </w:t>
      </w:r>
      <w:proofErr w:type="spellStart"/>
      <w:r>
        <w:t>aqui</w:t>
      </w:r>
      <w:proofErr w:type="spellEnd"/>
      <w:r>
        <w:t xml:space="preserve"> </w:t>
      </w:r>
      <w:proofErr w:type="spellStart"/>
      <w:r>
        <w:t>precisaria</w:t>
      </w:r>
      <w:proofErr w:type="spellEnd"/>
      <w:r>
        <w:t xml:space="preserve"> </w:t>
      </w:r>
      <w:proofErr w:type="spellStart"/>
      <w:r>
        <w:t>ser</w:t>
      </w:r>
      <w:proofErr w:type="spellEnd"/>
      <w:r>
        <w:t xml:space="preserve"> </w:t>
      </w:r>
      <w:proofErr w:type="spellStart"/>
      <w:r>
        <w:t>adaptado</w:t>
      </w:r>
      <w:proofErr w:type="spellEnd"/>
      <w:r>
        <w:t xml:space="preserve">, </w:t>
      </w:r>
      <w:proofErr w:type="spellStart"/>
      <w:r>
        <w:t>pois</w:t>
      </w:r>
      <w:proofErr w:type="spellEnd"/>
      <w:r>
        <w:t xml:space="preserve"> o </w:t>
      </w:r>
      <w:proofErr w:type="spellStart"/>
      <w:r>
        <w:t>nosso</w:t>
      </w:r>
      <w:proofErr w:type="spellEnd"/>
      <w:r>
        <w:t xml:space="preserve"> baseline </w:t>
      </w:r>
      <w:proofErr w:type="spellStart"/>
      <w:r>
        <w:t>passa</w:t>
      </w:r>
      <w:proofErr w:type="spellEnd"/>
      <w:r>
        <w:t xml:space="preserve"> a </w:t>
      </w:r>
      <w:proofErr w:type="spellStart"/>
      <w:r>
        <w:t>ser</w:t>
      </w:r>
      <w:proofErr w:type="spellEnd"/>
      <w:r>
        <w:t xml:space="preserve"> o paper do SBES.</w:t>
      </w:r>
    </w:p>
    <w:bookmarkEnd w:id="72"/>
  </w:comment>
  <w:comment w:id="478" w:author="Leonardo Murta" w:date="2016-12-13T11:19:00Z" w:initials="LM">
    <w:p w14:paraId="5E4C5A47" w14:textId="79B90A00" w:rsidR="00304D19" w:rsidRDefault="00304D19">
      <w:pPr>
        <w:pStyle w:val="Textodecomentrio"/>
      </w:pPr>
      <w:r>
        <w:rPr>
          <w:rStyle w:val="Refdecomentrio"/>
        </w:rPr>
        <w:annotationRef/>
      </w:r>
      <w:proofErr w:type="spellStart"/>
      <w:r>
        <w:t>Deveria</w:t>
      </w:r>
      <w:proofErr w:type="spellEnd"/>
      <w:r>
        <w:t xml:space="preserve"> </w:t>
      </w:r>
      <w:proofErr w:type="spellStart"/>
      <w:r>
        <w:t>ter</w:t>
      </w:r>
      <w:proofErr w:type="spellEnd"/>
      <w:r>
        <w:t xml:space="preserve"> </w:t>
      </w:r>
      <w:proofErr w:type="spellStart"/>
      <w:r>
        <w:t>uma</w:t>
      </w:r>
      <w:proofErr w:type="spellEnd"/>
      <w:r>
        <w:t xml:space="preserve"> </w:t>
      </w:r>
      <w:proofErr w:type="spellStart"/>
      <w:r>
        <w:t>figura</w:t>
      </w:r>
      <w:proofErr w:type="spellEnd"/>
      <w:r>
        <w:t xml:space="preserve"> antes, </w:t>
      </w:r>
      <w:proofErr w:type="spellStart"/>
      <w:r>
        <w:t>mostrando</w:t>
      </w:r>
      <w:proofErr w:type="spellEnd"/>
      <w:r>
        <w:t xml:space="preserve"> </w:t>
      </w:r>
      <w:proofErr w:type="spellStart"/>
      <w:r>
        <w:t>ao</w:t>
      </w:r>
      <w:proofErr w:type="spellEnd"/>
      <w:r>
        <w:t xml:space="preserve"> </w:t>
      </w:r>
      <w:proofErr w:type="spellStart"/>
      <w:r>
        <w:t>menos</w:t>
      </w:r>
      <w:proofErr w:type="spellEnd"/>
      <w:r>
        <w:t xml:space="preserve"> </w:t>
      </w:r>
      <w:proofErr w:type="spellStart"/>
      <w:r>
        <w:t>em</w:t>
      </w:r>
      <w:proofErr w:type="spellEnd"/>
      <w:r>
        <w:t xml:space="preserve"> </w:t>
      </w:r>
      <w:proofErr w:type="spellStart"/>
      <w:r>
        <w:t>parte</w:t>
      </w:r>
      <w:proofErr w:type="spellEnd"/>
      <w:r>
        <w:t xml:space="preserve"> a </w:t>
      </w:r>
      <w:proofErr w:type="spellStart"/>
      <w:r>
        <w:t>história</w:t>
      </w:r>
      <w:proofErr w:type="spellEnd"/>
      <w:r>
        <w:t xml:space="preserve"> antes dos collapses </w:t>
      </w:r>
      <w:proofErr w:type="spellStart"/>
      <w:r>
        <w:t>sequenciais</w:t>
      </w:r>
      <w:proofErr w:type="spellEnd"/>
      <w:r>
        <w:t>.</w:t>
      </w:r>
    </w:p>
  </w:comment>
  <w:comment w:id="515" w:author="Leonardo Murta" w:date="2016-12-13T11:16:00Z" w:initials="LM">
    <w:p w14:paraId="002E9771" w14:textId="1F18C74F" w:rsidR="00304D19" w:rsidRDefault="00304D19">
      <w:pPr>
        <w:pStyle w:val="Textodecomentrio"/>
      </w:pPr>
      <w:r>
        <w:rPr>
          <w:rStyle w:val="Refdecomentrio"/>
        </w:rPr>
        <w:annotationRef/>
      </w:r>
      <w:proofErr w:type="spellStart"/>
      <w:r>
        <w:t>Deveria</w:t>
      </w:r>
      <w:proofErr w:type="spellEnd"/>
      <w:r>
        <w:t xml:space="preserve"> </w:t>
      </w:r>
      <w:proofErr w:type="spellStart"/>
      <w:r>
        <w:t>marcar</w:t>
      </w:r>
      <w:proofErr w:type="spellEnd"/>
      <w:r>
        <w:t xml:space="preserve"> </w:t>
      </w:r>
      <w:proofErr w:type="spellStart"/>
      <w:r>
        <w:t>em</w:t>
      </w:r>
      <w:proofErr w:type="spellEnd"/>
      <w:r>
        <w:t xml:space="preserve"> </w:t>
      </w:r>
      <w:proofErr w:type="spellStart"/>
      <w:r>
        <w:t>amarelo</w:t>
      </w:r>
      <w:proofErr w:type="spellEnd"/>
      <w:r>
        <w:t xml:space="preserve"> </w:t>
      </w:r>
      <w:proofErr w:type="spellStart"/>
      <w:r>
        <w:t>lá</w:t>
      </w:r>
      <w:proofErr w:type="spellEnd"/>
      <w:r>
        <w:t xml:space="preserve">, </w:t>
      </w:r>
      <w:proofErr w:type="spellStart"/>
      <w:r>
        <w:t>deixando</w:t>
      </w:r>
      <w:proofErr w:type="spellEnd"/>
      <w:r>
        <w:t xml:space="preserve"> </w:t>
      </w:r>
      <w:proofErr w:type="spellStart"/>
      <w:r>
        <w:t>claro</w:t>
      </w:r>
      <w:proofErr w:type="spellEnd"/>
      <w:r>
        <w:t xml:space="preserve"> </w:t>
      </w:r>
      <w:proofErr w:type="spellStart"/>
      <w:r>
        <w:t>quais</w:t>
      </w:r>
      <w:proofErr w:type="spellEnd"/>
      <w:r>
        <w:t xml:space="preserve"> </w:t>
      </w:r>
      <w:proofErr w:type="spellStart"/>
      <w:r>
        <w:t>são</w:t>
      </w:r>
      <w:proofErr w:type="spellEnd"/>
      <w:r>
        <w:t>.</w:t>
      </w:r>
    </w:p>
  </w:comment>
  <w:comment w:id="792" w:author="Leonardo Murta" w:date="2016-12-13T11:29:00Z" w:initials="LM">
    <w:p w14:paraId="3C3AC360" w14:textId="631D5DF6" w:rsidR="00304D19" w:rsidRDefault="00304D19">
      <w:pPr>
        <w:pStyle w:val="Textodecomentrio"/>
      </w:pPr>
      <w:r>
        <w:rPr>
          <w:rStyle w:val="Refdecomentrio"/>
        </w:rPr>
        <w:annotationRef/>
      </w:r>
      <w:proofErr w:type="spellStart"/>
      <w:r>
        <w:t>Colocar</w:t>
      </w:r>
      <w:proofErr w:type="spellEnd"/>
      <w:r>
        <w:t xml:space="preserve"> </w:t>
      </w:r>
      <w:proofErr w:type="spellStart"/>
      <w:r>
        <w:t>uma</w:t>
      </w:r>
      <w:proofErr w:type="spellEnd"/>
      <w:r>
        <w:t xml:space="preserve"> </w:t>
      </w:r>
      <w:proofErr w:type="spellStart"/>
      <w:r>
        <w:t>figura</w:t>
      </w:r>
      <w:proofErr w:type="spellEnd"/>
      <w:r>
        <w:t xml:space="preserve"> que </w:t>
      </w:r>
      <w:proofErr w:type="spellStart"/>
      <w:r>
        <w:t>faz</w:t>
      </w:r>
      <w:proofErr w:type="spellEnd"/>
      <w:r>
        <w:t xml:space="preserve"> o collapse da </w:t>
      </w:r>
      <w:proofErr w:type="spellStart"/>
      <w:r>
        <w:t>figura</w:t>
      </w:r>
      <w:proofErr w:type="spellEnd"/>
      <w:r>
        <w:t xml:space="preserve"> 11.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4AC12CC" w15:done="1"/>
  <w15:commentEx w15:paraId="7B475C56" w15:done="1"/>
  <w15:commentEx w15:paraId="5E4C5A47" w15:done="0"/>
  <w15:commentEx w15:paraId="002E9771" w15:done="0"/>
  <w15:commentEx w15:paraId="3C3AC36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A2AAC7" w14:textId="77777777" w:rsidR="005970A0" w:rsidRDefault="005970A0" w:rsidP="00967F72">
      <w:pPr>
        <w:spacing w:line="240" w:lineRule="auto"/>
      </w:pPr>
      <w:r>
        <w:separator/>
      </w:r>
    </w:p>
  </w:endnote>
  <w:endnote w:type="continuationSeparator" w:id="0">
    <w:p w14:paraId="33CD48A2" w14:textId="77777777" w:rsidR="005970A0" w:rsidRDefault="005970A0" w:rsidP="00967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yriad Pro">
    <w:panose1 w:val="020B0503030403020204"/>
    <w:charset w:val="00"/>
    <w:family w:val="swiss"/>
    <w:notTrueType/>
    <w:pitch w:val="variable"/>
    <w:sig w:usb0="A00002AF" w:usb1="5000204B" w:usb2="00000000" w:usb3="00000000" w:csb0="0000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auto"/>
    <w:pitch w:val="variable"/>
    <w:sig w:usb0="00000003" w:usb1="00000000" w:usb2="00000000" w:usb3="00000000" w:csb0="00000001" w:csb1="00000000"/>
  </w:font>
  <w:font w:name="Miriam">
    <w:altName w:val="Malgun Gothic Semilight"/>
    <w:charset w:val="B1"/>
    <w:family w:val="swiss"/>
    <w:pitch w:val="variable"/>
    <w:sig w:usb0="00000801" w:usb1="00000000" w:usb2="00000000" w:usb3="00000000" w:csb0="00000020" w:csb1="00000000"/>
  </w:font>
  <w:font w:name="Segoe UI">
    <w:altName w:val="Times New Roman Bold"/>
    <w:panose1 w:val="020B0502040204020203"/>
    <w:charset w:val="00"/>
    <w:family w:val="swiss"/>
    <w:pitch w:val="variable"/>
    <w:sig w:usb0="E4002EFF" w:usb1="C000E47F" w:usb2="00000009" w:usb3="00000000" w:csb0="000001F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28E17" w14:textId="4034CA6A" w:rsidR="00304D19" w:rsidRDefault="00304D1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9503B">
      <w:rPr>
        <w:rStyle w:val="Nmerodepgina"/>
        <w:noProof/>
      </w:rPr>
      <w:t>4</w:t>
    </w:r>
    <w:r>
      <w:rPr>
        <w:rStyle w:val="Nmerodepgina"/>
      </w:rPr>
      <w:fldChar w:fldCharType="end"/>
    </w:r>
  </w:p>
  <w:p w14:paraId="7401B529" w14:textId="77777777" w:rsidR="00304D19" w:rsidRDefault="00304D1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9C9DDE" w14:textId="77777777" w:rsidR="005970A0" w:rsidRDefault="005970A0" w:rsidP="00967F72">
      <w:pPr>
        <w:spacing w:line="240" w:lineRule="auto"/>
      </w:pPr>
      <w:r>
        <w:separator/>
      </w:r>
    </w:p>
  </w:footnote>
  <w:footnote w:type="continuationSeparator" w:id="0">
    <w:p w14:paraId="3E9E39BF" w14:textId="77777777" w:rsidR="005970A0" w:rsidRDefault="005970A0" w:rsidP="00967F72">
      <w:pPr>
        <w:spacing w:line="240" w:lineRule="auto"/>
      </w:pPr>
      <w:r>
        <w:continuationSeparator/>
      </w:r>
    </w:p>
  </w:footnote>
  <w:footnote w:id="1">
    <w:p w14:paraId="1BFE4C97" w14:textId="77777777" w:rsidR="00304D19" w:rsidRPr="006C72F2" w:rsidRDefault="00304D19" w:rsidP="002F74EC">
      <w:pPr>
        <w:pStyle w:val="Textodenotaderodap"/>
      </w:pPr>
      <w:r w:rsidRPr="006C72F2">
        <w:rPr>
          <w:rStyle w:val="Refdenotaderodap"/>
        </w:rPr>
        <w:footnoteRef/>
      </w:r>
      <w:r w:rsidRPr="006C72F2">
        <w:t xml:space="preserve"> Dye is commonly used in cells to observe the cell division process. As an analogy, DyeVC allows developers to observe how a Version Control repository evolved over time.</w:t>
      </w:r>
    </w:p>
  </w:footnote>
  <w:footnote w:id="2">
    <w:p w14:paraId="05CCF026" w14:textId="77777777" w:rsidR="00304D19" w:rsidRPr="006C72F2" w:rsidRDefault="00304D19" w:rsidP="002F74EC">
      <w:pPr>
        <w:pStyle w:val="Textodenotaderodap"/>
      </w:pPr>
      <w:r w:rsidRPr="006C72F2">
        <w:rPr>
          <w:rStyle w:val="Refdenotaderodap"/>
        </w:rPr>
        <w:footnoteRef/>
      </w:r>
      <w:r w:rsidRPr="002F74EC">
        <w:t>http://www.eclipse.org/jgit/</w:t>
      </w:r>
    </w:p>
  </w:footnote>
  <w:footnote w:id="3">
    <w:p w14:paraId="22258EE0" w14:textId="77777777" w:rsidR="00304D19" w:rsidRPr="006C72F2" w:rsidRDefault="00304D19" w:rsidP="002F74EC">
      <w:pPr>
        <w:pStyle w:val="Textodenotaderodap"/>
      </w:pPr>
      <w:r w:rsidRPr="006C72F2">
        <w:rPr>
          <w:rStyle w:val="Refdenotaderodap"/>
        </w:rPr>
        <w:footnoteRef/>
      </w:r>
      <w:r w:rsidRPr="006C72F2">
        <w:t xml:space="preserve"> http://jung.sourceforge.net/</w:t>
      </w:r>
    </w:p>
  </w:footnote>
  <w:footnote w:id="4">
    <w:p w14:paraId="15E6F7E3" w14:textId="77777777" w:rsidR="00304D19" w:rsidRPr="006C72F2" w:rsidRDefault="00304D19" w:rsidP="002F74EC">
      <w:pPr>
        <w:pStyle w:val="Textodenotaderodap"/>
      </w:pPr>
      <w:r w:rsidRPr="006C72F2">
        <w:rPr>
          <w:rStyle w:val="Refdenotaderodap"/>
        </w:rPr>
        <w:footnoteRef/>
      </w:r>
      <w:r w:rsidRPr="006C72F2">
        <w:t xml:space="preserve"> https://github.com/jquery/jquery</w:t>
      </w:r>
    </w:p>
  </w:footnote>
  <w:footnote w:id="5">
    <w:p w14:paraId="58C08CC1" w14:textId="77777777" w:rsidR="00304D19" w:rsidRDefault="00304D19" w:rsidP="002F74EC">
      <w:pPr>
        <w:pStyle w:val="Textodenotaderodap"/>
      </w:pPr>
      <w:r>
        <w:rPr>
          <w:rStyle w:val="Refdenotaderodap"/>
        </w:rPr>
        <w:footnoteRef/>
      </w:r>
      <w:r w:rsidRPr="003D37F0">
        <w:t>Developed by and © 2002 Microsoft Corporation. All rights reserved.</w:t>
      </w:r>
    </w:p>
  </w:footnote>
  <w:footnote w:id="6">
    <w:p w14:paraId="6DE49CAB" w14:textId="77777777" w:rsidR="00304D19" w:rsidRPr="004C7D52" w:rsidRDefault="00304D19">
      <w:pPr>
        <w:pStyle w:val="Textodenotaderodap"/>
        <w:rPr>
          <w:rPrChange w:id="1552" w:author="Ruben" w:date="2016-12-10T23:52:00Z">
            <w:rPr>
              <w:lang w:val="pt-BR"/>
            </w:rPr>
          </w:rPrChange>
        </w:rPr>
      </w:pPr>
      <w:r>
        <w:rPr>
          <w:rStyle w:val="Refdenotaderodap"/>
        </w:rPr>
        <w:footnoteRef/>
      </w:r>
      <w:r w:rsidRPr="002F74EC">
        <w:t>Memory usage was measured in MB during the execution of “Commit History” operation.</w:t>
      </w:r>
    </w:p>
  </w:footnote>
  <w:footnote w:id="7">
    <w:p w14:paraId="765B3877" w14:textId="77777777" w:rsidR="00304D19" w:rsidRPr="000146D1" w:rsidRDefault="00304D19" w:rsidP="002F74EC">
      <w:pPr>
        <w:pStyle w:val="Textodenotaderodap"/>
      </w:pPr>
      <w:r w:rsidRPr="000146D1">
        <w:rPr>
          <w:rStyle w:val="Refdenotaderodap"/>
        </w:rPr>
        <w:footnoteRef/>
      </w:r>
      <w:r w:rsidRPr="000146D1">
        <w:t>http://svnnotifier.tigris.org/ (2012)</w:t>
      </w:r>
    </w:p>
  </w:footnote>
  <w:footnote w:id="8">
    <w:p w14:paraId="2492203F" w14:textId="77777777" w:rsidR="00304D19" w:rsidRPr="000146D1" w:rsidRDefault="00304D19" w:rsidP="002F74EC">
      <w:pPr>
        <w:pStyle w:val="Textodenotaderodap"/>
      </w:pPr>
      <w:r w:rsidRPr="000146D1">
        <w:rPr>
          <w:rStyle w:val="Refdenotaderodap"/>
        </w:rPr>
        <w:footnoteRef/>
      </w:r>
      <w:r w:rsidRPr="000146D1">
        <w:t xml:space="preserve"> https://github.com/pocorall/scm-notifier (2012)</w:t>
      </w:r>
    </w:p>
  </w:footnote>
  <w:footnote w:id="9">
    <w:p w14:paraId="14EBE3D6" w14:textId="77777777" w:rsidR="00304D19" w:rsidRPr="000146D1" w:rsidRDefault="00304D19" w:rsidP="002F74EC">
      <w:pPr>
        <w:pStyle w:val="Textodenotaderodap"/>
      </w:pPr>
      <w:r w:rsidRPr="000146D1">
        <w:rPr>
          <w:rStyle w:val="Refdenotaderodap"/>
        </w:rPr>
        <w:footnoteRef/>
      </w:r>
      <w:r w:rsidRPr="000146D1">
        <w:t xml:space="preserve"> http://tools.tortoisesvn.net/CommitMonitor.html (2013)</w:t>
      </w:r>
    </w:p>
  </w:footnote>
  <w:footnote w:id="10">
    <w:p w14:paraId="38903F24" w14:textId="77777777" w:rsidR="00304D19" w:rsidRPr="000146D1" w:rsidRDefault="00304D19" w:rsidP="002F74EC">
      <w:pPr>
        <w:pStyle w:val="Textodenotaderodap"/>
      </w:pPr>
      <w:r w:rsidRPr="000146D1">
        <w:rPr>
          <w:rStyle w:val="Refdenotaderodap"/>
        </w:rPr>
        <w:footnoteRef/>
      </w:r>
      <w:r w:rsidRPr="000146D1">
        <w:t xml:space="preserve"> http://code.google.com/p/svnradar/ (2011)</w:t>
      </w:r>
    </w:p>
  </w:footnote>
  <w:footnote w:id="11">
    <w:p w14:paraId="10D31CFA" w14:textId="77777777" w:rsidR="00304D19" w:rsidRPr="000146D1" w:rsidRDefault="00304D19" w:rsidP="002F74EC">
      <w:pPr>
        <w:pStyle w:val="Textodenotaderodap"/>
      </w:pPr>
      <w:r w:rsidRPr="000146D1">
        <w:rPr>
          <w:rStyle w:val="Refdenotaderodap"/>
        </w:rPr>
        <w:footnoteRef/>
      </w:r>
      <w:r w:rsidRPr="000146D1">
        <w:t xml:space="preserve"> http://www.fsmpi.uni-bayreuth.de/~dun3/hg-commit-monitor (2009)</w:t>
      </w:r>
    </w:p>
  </w:footnote>
  <w:footnote w:id="12">
    <w:p w14:paraId="0E0B4E95" w14:textId="77777777" w:rsidR="00304D19" w:rsidRPr="000146D1" w:rsidRDefault="00304D19" w:rsidP="002F74EC">
      <w:pPr>
        <w:pStyle w:val="Textodenotaderodap"/>
        <w:rPr>
          <w:lang w:val="pt-BR"/>
        </w:rPr>
      </w:pPr>
      <w:r w:rsidRPr="000146D1">
        <w:rPr>
          <w:rStyle w:val="Refdenotaderodap"/>
        </w:rPr>
        <w:footnoteRef/>
      </w:r>
      <w:proofErr w:type="spellStart"/>
      <w:r w:rsidRPr="000146D1">
        <w:rPr>
          <w:lang w:val="pt-BR"/>
        </w:rPr>
        <w:t>Visugit</w:t>
      </w:r>
      <w:proofErr w:type="spellEnd"/>
      <w:r w:rsidRPr="000146D1">
        <w:rPr>
          <w:lang w:val="pt-BR"/>
        </w:rPr>
        <w:t>: https://github.com/hozumi/visugit</w:t>
      </w:r>
    </w:p>
  </w:footnote>
  <w:footnote w:id="13">
    <w:p w14:paraId="62D2609A" w14:textId="77777777" w:rsidR="00304D19" w:rsidRPr="000146D1" w:rsidRDefault="00304D19" w:rsidP="002F74EC">
      <w:pPr>
        <w:pStyle w:val="Textodenotaderodap"/>
      </w:pPr>
      <w:r w:rsidRPr="000146D1">
        <w:rPr>
          <w:rStyle w:val="Refdenotaderodap"/>
        </w:rPr>
        <w:footnoteRef/>
      </w:r>
      <w:r w:rsidRPr="000146D1">
        <w:t xml:space="preserve"> GitHub’s Network Graph: https://github.com/blog/39-say-hello-to-the-network-graph-visualizer</w:t>
      </w:r>
    </w:p>
  </w:footnote>
  <w:footnote w:id="14">
    <w:p w14:paraId="3BD0CFCF" w14:textId="77777777" w:rsidR="00304D19" w:rsidRPr="000146D1" w:rsidRDefault="00304D19" w:rsidP="002F74EC">
      <w:pPr>
        <w:pStyle w:val="Textodenotaderodap"/>
      </w:pPr>
      <w:r w:rsidRPr="000146D1">
        <w:rPr>
          <w:rStyle w:val="Refdenotaderodap"/>
        </w:rPr>
        <w:footnoteRef/>
      </w:r>
      <w:r w:rsidRPr="000146D1">
        <w:t xml:space="preserve"> http://git-scm.com/docs/gitk</w:t>
      </w:r>
    </w:p>
  </w:footnote>
  <w:footnote w:id="15">
    <w:p w14:paraId="54C10633" w14:textId="77777777" w:rsidR="00304D19" w:rsidRPr="000146D1" w:rsidRDefault="00304D19" w:rsidP="002F74EC">
      <w:pPr>
        <w:pStyle w:val="Textodenotaderodap"/>
      </w:pPr>
      <w:r w:rsidRPr="000146D1">
        <w:rPr>
          <w:rStyle w:val="Refdenotaderodap"/>
        </w:rPr>
        <w:footnoteRef/>
      </w:r>
      <w:r w:rsidRPr="000146D1">
        <w:t xml:space="preserve"> https://code.google.com/p/tortoisegit/</w:t>
      </w:r>
    </w:p>
  </w:footnote>
  <w:footnote w:id="16">
    <w:p w14:paraId="0C17AFBE" w14:textId="77777777" w:rsidR="00304D19" w:rsidRPr="000146D1" w:rsidRDefault="00304D19" w:rsidP="002F74EC">
      <w:pPr>
        <w:pStyle w:val="Textodenotaderodap"/>
      </w:pPr>
      <w:r w:rsidRPr="000146D1">
        <w:rPr>
          <w:rStyle w:val="Refdenotaderodap"/>
        </w:rPr>
        <w:footnoteRef/>
      </w:r>
      <w:r w:rsidRPr="000146D1">
        <w:t xml:space="preserve"> http://eclipse.org/egit/</w:t>
      </w:r>
    </w:p>
  </w:footnote>
  <w:footnote w:id="17">
    <w:p w14:paraId="03BDBE01" w14:textId="77777777" w:rsidR="00304D19" w:rsidRPr="000146D1" w:rsidRDefault="00304D19" w:rsidP="002F74EC">
      <w:pPr>
        <w:pStyle w:val="Textodenotaderodap"/>
      </w:pPr>
      <w:r w:rsidRPr="000146D1">
        <w:rPr>
          <w:rStyle w:val="Refdenotaderodap"/>
        </w:rPr>
        <w:footnoteRef/>
      </w:r>
      <w:r w:rsidRPr="000146D1">
        <w:t xml:space="preserve"> http://www.sourcetreeapp.com/</w:t>
      </w:r>
    </w:p>
  </w:footnote>
  <w:footnote w:id="18">
    <w:p w14:paraId="212EE5C3" w14:textId="77777777" w:rsidR="00304D19" w:rsidRPr="006A6371" w:rsidRDefault="00304D19" w:rsidP="00F131DB">
      <w:pPr>
        <w:pStyle w:val="Textodenotaderodap"/>
        <w:rPr>
          <w:ins w:id="3074" w:author="Cristiano Cesario" w:date="2016-09-29T08:13:00Z"/>
        </w:rPr>
      </w:pPr>
      <w:ins w:id="3075" w:author="Cristiano Cesario" w:date="2016-09-29T08:13:00Z">
        <w:r>
          <w:rPr>
            <w:rStyle w:val="Refdenotaderodap"/>
          </w:rPr>
          <w:footnoteRef/>
        </w:r>
        <w:r w:rsidRPr="006A6371">
          <w:t xml:space="preserve">Exceptions are SCM </w:t>
        </w:r>
        <w:proofErr w:type="spellStart"/>
        <w:r w:rsidRPr="006A6371">
          <w:t>Notifier</w:t>
        </w:r>
        <w:proofErr w:type="spellEnd"/>
        <w:r w:rsidRPr="006A6371">
          <w:t xml:space="preserve"> and Hg Commit Monitor</w:t>
        </w:r>
      </w:ins>
    </w:p>
  </w:footnote>
  <w:footnote w:id="19">
    <w:p w14:paraId="1F312290" w14:textId="77777777" w:rsidR="00304D19" w:rsidRPr="006A6371" w:rsidRDefault="00304D19" w:rsidP="00F131DB">
      <w:pPr>
        <w:pStyle w:val="Textodenotaderodap"/>
        <w:rPr>
          <w:ins w:id="3079" w:author="Cristiano Cesario" w:date="2016-09-29T08:13:00Z"/>
        </w:rPr>
      </w:pPr>
      <w:ins w:id="3080" w:author="Cristiano Cesario" w:date="2016-09-29T08:13:00Z">
        <w:r>
          <w:rPr>
            <w:rStyle w:val="Refdenotaderodap"/>
          </w:rPr>
          <w:footnoteRef/>
        </w:r>
        <w:r w:rsidRPr="006A6371">
          <w:t>Exception is Crystal</w:t>
        </w:r>
      </w:ins>
    </w:p>
  </w:footnote>
  <w:footnote w:id="20">
    <w:p w14:paraId="3B07B50C" w14:textId="77777777" w:rsidR="00304D19" w:rsidRPr="006A6371" w:rsidRDefault="00304D19" w:rsidP="00F131DB">
      <w:pPr>
        <w:pStyle w:val="Textodenotaderodap"/>
        <w:rPr>
          <w:ins w:id="3084" w:author="Cristiano Cesario" w:date="2016-09-29T08:13:00Z"/>
        </w:rPr>
      </w:pPr>
      <w:ins w:id="3085" w:author="Cristiano Cesario" w:date="2016-09-29T08:13:00Z">
        <w:r>
          <w:rPr>
            <w:rStyle w:val="Refdenotaderodap"/>
          </w:rPr>
          <w:footnoteRef/>
        </w:r>
        <w:r w:rsidRPr="006A6371">
          <w:t xml:space="preserve">Exceptions are </w:t>
        </w:r>
        <w:proofErr w:type="spellStart"/>
        <w:r w:rsidRPr="006A6371">
          <w:t>VisGi</w:t>
        </w:r>
        <w:proofErr w:type="spellEnd"/>
        <w:r w:rsidRPr="006A6371">
          <w:t xml:space="preserve">, </w:t>
        </w:r>
        <w:proofErr w:type="spellStart"/>
        <w:r w:rsidRPr="006A6371">
          <w:t>Visugit</w:t>
        </w:r>
        <w:proofErr w:type="spellEnd"/>
        <w:r w:rsidRPr="006A6371">
          <w:t xml:space="preserve"> and GitHub's Network Graph</w:t>
        </w:r>
      </w:ins>
    </w:p>
  </w:footnote>
  <w:footnote w:id="21">
    <w:p w14:paraId="31B952D2" w14:textId="77777777" w:rsidR="00304D19" w:rsidRPr="006A6371" w:rsidRDefault="00304D19" w:rsidP="00F131DB">
      <w:pPr>
        <w:pStyle w:val="Textodenotaderodap"/>
        <w:rPr>
          <w:ins w:id="3175" w:author="Cristiano Cesario" w:date="2016-09-29T08:13:00Z"/>
        </w:rPr>
      </w:pPr>
      <w:ins w:id="3176" w:author="Cristiano Cesario" w:date="2016-09-29T08:13:00Z">
        <w:r>
          <w:rPr>
            <w:rStyle w:val="Refdenotaderodap"/>
          </w:rPr>
          <w:footnoteRef/>
        </w:r>
        <w:r w:rsidRPr="006A6371">
          <w:t>Exception is Lighthouse</w:t>
        </w:r>
      </w:ins>
    </w:p>
  </w:footnote>
  <w:footnote w:id="22">
    <w:p w14:paraId="2DAB0461" w14:textId="77777777" w:rsidR="00304D19" w:rsidRPr="006A6371" w:rsidRDefault="00304D19" w:rsidP="00F131DB">
      <w:pPr>
        <w:pStyle w:val="Textodenotaderodap"/>
        <w:rPr>
          <w:ins w:id="3180" w:author="Cristiano Cesario" w:date="2016-09-29T08:13:00Z"/>
        </w:rPr>
      </w:pPr>
      <w:ins w:id="3181" w:author="Cristiano Cesario" w:date="2016-09-29T08:13:00Z">
        <w:r>
          <w:rPr>
            <w:rStyle w:val="Refdenotaderodap"/>
          </w:rPr>
          <w:footnoteRef/>
        </w:r>
        <w:r>
          <w:t xml:space="preserve"> Exception is</w:t>
        </w:r>
        <w:r w:rsidRPr="006A6371">
          <w:t xml:space="preserve"> GitHub's Network Graph</w:t>
        </w:r>
      </w:ins>
    </w:p>
  </w:footnote>
  <w:footnote w:id="23">
    <w:p w14:paraId="14D3B8A9" w14:textId="77777777" w:rsidR="00304D19" w:rsidRPr="006A6371" w:rsidRDefault="00304D19" w:rsidP="00F131DB">
      <w:pPr>
        <w:pStyle w:val="Textodenotaderodap"/>
        <w:rPr>
          <w:ins w:id="3274" w:author="Cristiano Cesario" w:date="2016-09-29T08:13:00Z"/>
        </w:rPr>
      </w:pPr>
      <w:ins w:id="3275" w:author="Cristiano Cesario" w:date="2016-09-29T08:13:00Z">
        <w:r>
          <w:rPr>
            <w:rStyle w:val="Refdenotaderodap"/>
          </w:rPr>
          <w:footnoteRef/>
        </w:r>
        <w:proofErr w:type="spellStart"/>
        <w:r w:rsidRPr="006A6371">
          <w:t>Visugit</w:t>
        </w:r>
        <w:proofErr w:type="spellEnd"/>
        <w:r w:rsidRPr="006A6371">
          <w:t xml:space="preserve"> and GitHub's Network Graph</w:t>
        </w:r>
      </w:ins>
    </w:p>
  </w:footnote>
  <w:footnote w:id="24">
    <w:p w14:paraId="195FE072" w14:textId="77777777" w:rsidR="00304D19" w:rsidRPr="00891C77" w:rsidRDefault="00304D19" w:rsidP="00F131DB">
      <w:pPr>
        <w:pStyle w:val="Textodenotaderodap"/>
        <w:rPr>
          <w:ins w:id="3277" w:author="Cristiano Cesario" w:date="2016-09-29T08:13:00Z"/>
        </w:rPr>
      </w:pPr>
      <w:ins w:id="3278" w:author="Cristiano Cesario" w:date="2016-09-29T08:13:00Z">
        <w:r>
          <w:rPr>
            <w:rStyle w:val="Refdenotaderodap"/>
          </w:rPr>
          <w:footnoteRef/>
        </w:r>
        <w:r w:rsidRPr="00891C77">
          <w:t>Approaches allow visualizing only local commits</w:t>
        </w:r>
        <w:r>
          <w:t xml:space="preserve">. Commits in </w:t>
        </w:r>
        <w:proofErr w:type="spellStart"/>
        <w:r>
          <w:t>otherr</w:t>
        </w:r>
        <w:r w:rsidRPr="00891C77">
          <w:t>epositories</w:t>
        </w:r>
        <w:proofErr w:type="spellEnd"/>
        <w:r w:rsidRPr="00891C77">
          <w:t xml:space="preserve"> that were not synchronized yet, or t</w:t>
        </w:r>
        <w:r>
          <w:t>hat are in non-tracked branches, are not shown.</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2142C" w14:textId="01031709" w:rsidR="00304D19" w:rsidRPr="00391301" w:rsidRDefault="00304D19" w:rsidP="0027701D">
    <w:pPr>
      <w:pStyle w:val="Cabealho"/>
      <w:pBdr>
        <w:bottom w:val="single" w:sz="4" w:space="1" w:color="auto"/>
      </w:pBdr>
      <w:ind w:firstLine="0"/>
    </w:pPr>
    <w:r w:rsidRPr="00391301">
      <w:t xml:space="preserve">Page </w:t>
    </w:r>
    <w:r>
      <w:fldChar w:fldCharType="begin"/>
    </w:r>
    <w:r>
      <w:instrText>PAGE   \* MERGEFORMAT</w:instrText>
    </w:r>
    <w:r>
      <w:fldChar w:fldCharType="separate"/>
    </w:r>
    <w:r w:rsidR="00D9503B">
      <w:rPr>
        <w:noProof/>
      </w:rPr>
      <w:t>4</w:t>
    </w:r>
    <w:r>
      <w:rPr>
        <w:noProof/>
      </w:rPr>
      <w:fldChar w:fldCharType="end"/>
    </w:r>
    <w:r w:rsidRPr="00391301">
      <w:t xml:space="preserve"> of </w:t>
    </w:r>
    <w:fldSimple w:instr=" DOCPROPERTY  Pages  \* MERGEFORMAT ">
      <w:r w:rsidRPr="00391301">
        <w:t>17</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2D302" w14:textId="1974425A" w:rsidR="00304D19" w:rsidRPr="00391301" w:rsidRDefault="00304D19" w:rsidP="0027701D">
    <w:pPr>
      <w:pStyle w:val="Cabealho"/>
      <w:pBdr>
        <w:bottom w:val="single" w:sz="4" w:space="1" w:color="auto"/>
      </w:pBdr>
      <w:ind w:firstLine="0"/>
      <w:jc w:val="right"/>
    </w:pPr>
    <w:r w:rsidRPr="00391301">
      <w:t xml:space="preserve">Page </w:t>
    </w:r>
    <w:r>
      <w:fldChar w:fldCharType="begin"/>
    </w:r>
    <w:r>
      <w:instrText>PAGE   \* MERGEFORMAT</w:instrText>
    </w:r>
    <w:r>
      <w:fldChar w:fldCharType="separate"/>
    </w:r>
    <w:r w:rsidR="00D9503B">
      <w:rPr>
        <w:noProof/>
      </w:rPr>
      <w:t>5</w:t>
    </w:r>
    <w:r>
      <w:rPr>
        <w:noProof/>
      </w:rPr>
      <w:fldChar w:fldCharType="end"/>
    </w:r>
    <w:r w:rsidRPr="00391301">
      <w:t xml:space="preserve"> of </w:t>
    </w:r>
    <w:fldSimple w:instr=" DOCPROPERTY  Pages  \* MERGEFORMAT ">
      <w:r w:rsidRPr="00391301">
        <w:t>17</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80EB1C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493C3F76"/>
    <w:multiLevelType w:val="hybridMultilevel"/>
    <w:tmpl w:val="9A9E418C"/>
    <w:lvl w:ilvl="0" w:tplc="2C18EFA4">
      <w:start w:val="1"/>
      <w:numFmt w:val="lowerLetter"/>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FD1BB7"/>
    <w:multiLevelType w:val="hybridMultilevel"/>
    <w:tmpl w:val="566032C8"/>
    <w:lvl w:ilvl="0" w:tplc="73842BD8">
      <w:start w:val="1"/>
      <w:numFmt w:val="bullet"/>
      <w:pStyle w:val="Listasemnumerao"/>
      <w:lvlText w:val=""/>
      <w:lvlJc w:val="left"/>
      <w:pPr>
        <w:ind w:left="360" w:hanging="360"/>
      </w:pPr>
      <w:rPr>
        <w:rFonts w:ascii="Symbol" w:hAnsi="Symbol" w:hint="default"/>
      </w:rPr>
    </w:lvl>
    <w:lvl w:ilvl="1" w:tplc="04160003">
      <w:start w:val="1"/>
      <w:numFmt w:val="bullet"/>
      <w:lvlText w:val="o"/>
      <w:lvlJc w:val="left"/>
      <w:pPr>
        <w:ind w:left="1451" w:hanging="360"/>
      </w:pPr>
      <w:rPr>
        <w:rFonts w:ascii="Courier New" w:hAnsi="Courier New" w:cs="Courier New" w:hint="default"/>
      </w:rPr>
    </w:lvl>
    <w:lvl w:ilvl="2" w:tplc="04160005">
      <w:start w:val="1"/>
      <w:numFmt w:val="bullet"/>
      <w:lvlText w:val=""/>
      <w:lvlJc w:val="left"/>
      <w:pPr>
        <w:ind w:left="2171" w:hanging="360"/>
      </w:pPr>
      <w:rPr>
        <w:rFonts w:ascii="Wingdings" w:hAnsi="Wingdings" w:hint="default"/>
      </w:rPr>
    </w:lvl>
    <w:lvl w:ilvl="3" w:tplc="04160001" w:tentative="1">
      <w:start w:val="1"/>
      <w:numFmt w:val="bullet"/>
      <w:lvlText w:val=""/>
      <w:lvlJc w:val="left"/>
      <w:pPr>
        <w:ind w:left="2891" w:hanging="360"/>
      </w:pPr>
      <w:rPr>
        <w:rFonts w:ascii="Symbol" w:hAnsi="Symbol" w:hint="default"/>
      </w:rPr>
    </w:lvl>
    <w:lvl w:ilvl="4" w:tplc="04160003" w:tentative="1">
      <w:start w:val="1"/>
      <w:numFmt w:val="bullet"/>
      <w:lvlText w:val="o"/>
      <w:lvlJc w:val="left"/>
      <w:pPr>
        <w:ind w:left="3611" w:hanging="360"/>
      </w:pPr>
      <w:rPr>
        <w:rFonts w:ascii="Courier New" w:hAnsi="Courier New" w:cs="Courier New" w:hint="default"/>
      </w:rPr>
    </w:lvl>
    <w:lvl w:ilvl="5" w:tplc="04160005" w:tentative="1">
      <w:start w:val="1"/>
      <w:numFmt w:val="bullet"/>
      <w:lvlText w:val=""/>
      <w:lvlJc w:val="left"/>
      <w:pPr>
        <w:ind w:left="4331" w:hanging="360"/>
      </w:pPr>
      <w:rPr>
        <w:rFonts w:ascii="Wingdings" w:hAnsi="Wingdings" w:hint="default"/>
      </w:rPr>
    </w:lvl>
    <w:lvl w:ilvl="6" w:tplc="04160001" w:tentative="1">
      <w:start w:val="1"/>
      <w:numFmt w:val="bullet"/>
      <w:lvlText w:val=""/>
      <w:lvlJc w:val="left"/>
      <w:pPr>
        <w:ind w:left="5051" w:hanging="360"/>
      </w:pPr>
      <w:rPr>
        <w:rFonts w:ascii="Symbol" w:hAnsi="Symbol" w:hint="default"/>
      </w:rPr>
    </w:lvl>
    <w:lvl w:ilvl="7" w:tplc="04160003" w:tentative="1">
      <w:start w:val="1"/>
      <w:numFmt w:val="bullet"/>
      <w:lvlText w:val="o"/>
      <w:lvlJc w:val="left"/>
      <w:pPr>
        <w:ind w:left="5771" w:hanging="360"/>
      </w:pPr>
      <w:rPr>
        <w:rFonts w:ascii="Courier New" w:hAnsi="Courier New" w:cs="Courier New" w:hint="default"/>
      </w:rPr>
    </w:lvl>
    <w:lvl w:ilvl="8" w:tplc="04160005" w:tentative="1">
      <w:start w:val="1"/>
      <w:numFmt w:val="bullet"/>
      <w:lvlText w:val=""/>
      <w:lvlJc w:val="left"/>
      <w:pPr>
        <w:ind w:left="6491" w:hanging="360"/>
      </w:pPr>
      <w:rPr>
        <w:rFonts w:ascii="Wingdings" w:hAnsi="Wingdings" w:hint="default"/>
      </w:rPr>
    </w:lvl>
  </w:abstractNum>
  <w:num w:numId="1">
    <w:abstractNumId w:val="0"/>
  </w:num>
  <w:num w:numId="2">
    <w:abstractNumId w:val="1"/>
  </w:num>
  <w:num w:numId="3">
    <w:abstractNumId w:val="2"/>
  </w:num>
  <w:num w:numId="4">
    <w:abstractNumId w:val="0"/>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ristiano Cesario">
    <w15:presenceInfo w15:providerId="Windows Live" w15:userId="9965f50116cd59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F72"/>
    <w:rsid w:val="00006A53"/>
    <w:rsid w:val="000146D1"/>
    <w:rsid w:val="000209B7"/>
    <w:rsid w:val="00020B30"/>
    <w:rsid w:val="00073569"/>
    <w:rsid w:val="00075185"/>
    <w:rsid w:val="00075E8D"/>
    <w:rsid w:val="000C66C2"/>
    <w:rsid w:val="0011215E"/>
    <w:rsid w:val="00147A46"/>
    <w:rsid w:val="001654A5"/>
    <w:rsid w:val="00175996"/>
    <w:rsid w:val="001A25BE"/>
    <w:rsid w:val="001A37EC"/>
    <w:rsid w:val="001E3E35"/>
    <w:rsid w:val="001E4197"/>
    <w:rsid w:val="001E468C"/>
    <w:rsid w:val="002121B7"/>
    <w:rsid w:val="00232F17"/>
    <w:rsid w:val="00244634"/>
    <w:rsid w:val="0027701D"/>
    <w:rsid w:val="0029320D"/>
    <w:rsid w:val="002C33DA"/>
    <w:rsid w:val="002D06B2"/>
    <w:rsid w:val="002D07D6"/>
    <w:rsid w:val="002D0CDA"/>
    <w:rsid w:val="002D27D6"/>
    <w:rsid w:val="002D3C58"/>
    <w:rsid w:val="002D774F"/>
    <w:rsid w:val="002F44A9"/>
    <w:rsid w:val="002F74EC"/>
    <w:rsid w:val="00304D19"/>
    <w:rsid w:val="00307F34"/>
    <w:rsid w:val="0036429C"/>
    <w:rsid w:val="00367525"/>
    <w:rsid w:val="00370586"/>
    <w:rsid w:val="00386106"/>
    <w:rsid w:val="00391301"/>
    <w:rsid w:val="00397249"/>
    <w:rsid w:val="003E1709"/>
    <w:rsid w:val="003E4F33"/>
    <w:rsid w:val="003F4CFE"/>
    <w:rsid w:val="003F7D1B"/>
    <w:rsid w:val="00425904"/>
    <w:rsid w:val="004416DF"/>
    <w:rsid w:val="004469E2"/>
    <w:rsid w:val="004566AB"/>
    <w:rsid w:val="0046794A"/>
    <w:rsid w:val="004A1BBA"/>
    <w:rsid w:val="004A3E38"/>
    <w:rsid w:val="004A5787"/>
    <w:rsid w:val="004A7129"/>
    <w:rsid w:val="004C46C6"/>
    <w:rsid w:val="004C7D52"/>
    <w:rsid w:val="004E37AC"/>
    <w:rsid w:val="005147F1"/>
    <w:rsid w:val="00537F8D"/>
    <w:rsid w:val="005970A0"/>
    <w:rsid w:val="005B1C12"/>
    <w:rsid w:val="005C50D0"/>
    <w:rsid w:val="005E68B1"/>
    <w:rsid w:val="0060536E"/>
    <w:rsid w:val="006128CC"/>
    <w:rsid w:val="00614232"/>
    <w:rsid w:val="0063565C"/>
    <w:rsid w:val="00646E74"/>
    <w:rsid w:val="0065048C"/>
    <w:rsid w:val="00676819"/>
    <w:rsid w:val="0067769E"/>
    <w:rsid w:val="006B1D54"/>
    <w:rsid w:val="006B2E66"/>
    <w:rsid w:val="006C72F2"/>
    <w:rsid w:val="006D5E82"/>
    <w:rsid w:val="006E6751"/>
    <w:rsid w:val="00712F63"/>
    <w:rsid w:val="007433FA"/>
    <w:rsid w:val="00790FCE"/>
    <w:rsid w:val="007A36F3"/>
    <w:rsid w:val="00831B05"/>
    <w:rsid w:val="00841194"/>
    <w:rsid w:val="00870A15"/>
    <w:rsid w:val="0087511E"/>
    <w:rsid w:val="00875C5D"/>
    <w:rsid w:val="008767C2"/>
    <w:rsid w:val="00876FD4"/>
    <w:rsid w:val="00885AFE"/>
    <w:rsid w:val="008A0068"/>
    <w:rsid w:val="009373EF"/>
    <w:rsid w:val="00951E6F"/>
    <w:rsid w:val="00956671"/>
    <w:rsid w:val="00963460"/>
    <w:rsid w:val="00967F72"/>
    <w:rsid w:val="00985CF7"/>
    <w:rsid w:val="009B3B4A"/>
    <w:rsid w:val="009C3EB9"/>
    <w:rsid w:val="009E7E17"/>
    <w:rsid w:val="00A01FA8"/>
    <w:rsid w:val="00A05949"/>
    <w:rsid w:val="00A11294"/>
    <w:rsid w:val="00A728CF"/>
    <w:rsid w:val="00A77859"/>
    <w:rsid w:val="00A8052B"/>
    <w:rsid w:val="00AC2DA9"/>
    <w:rsid w:val="00AD7EB7"/>
    <w:rsid w:val="00B047DE"/>
    <w:rsid w:val="00B872F9"/>
    <w:rsid w:val="00B96FAC"/>
    <w:rsid w:val="00BA57D3"/>
    <w:rsid w:val="00BB095D"/>
    <w:rsid w:val="00BC1A45"/>
    <w:rsid w:val="00BD1781"/>
    <w:rsid w:val="00C66F5F"/>
    <w:rsid w:val="00CB6143"/>
    <w:rsid w:val="00CB7FB9"/>
    <w:rsid w:val="00CC54AD"/>
    <w:rsid w:val="00D33FA8"/>
    <w:rsid w:val="00D8411E"/>
    <w:rsid w:val="00D9503B"/>
    <w:rsid w:val="00D959E5"/>
    <w:rsid w:val="00DB36D8"/>
    <w:rsid w:val="00DD3957"/>
    <w:rsid w:val="00DF244E"/>
    <w:rsid w:val="00E02A4A"/>
    <w:rsid w:val="00E02D98"/>
    <w:rsid w:val="00E155D3"/>
    <w:rsid w:val="00E16339"/>
    <w:rsid w:val="00E414C5"/>
    <w:rsid w:val="00E47950"/>
    <w:rsid w:val="00E62218"/>
    <w:rsid w:val="00E65DA2"/>
    <w:rsid w:val="00E70C0C"/>
    <w:rsid w:val="00EA7AAB"/>
    <w:rsid w:val="00EB1882"/>
    <w:rsid w:val="00ED75AE"/>
    <w:rsid w:val="00ED7809"/>
    <w:rsid w:val="00EF1D5B"/>
    <w:rsid w:val="00F131DB"/>
    <w:rsid w:val="00F4509C"/>
    <w:rsid w:val="00F73612"/>
    <w:rsid w:val="00FC2695"/>
    <w:rsid w:val="00FC64A0"/>
    <w:rsid w:val="00FE7B3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3A6237"/>
  <w15:docId w15:val="{7279DACD-B014-422B-871B-6C8CDFF73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146D1"/>
    <w:pPr>
      <w:spacing w:after="0" w:line="480" w:lineRule="auto"/>
      <w:ind w:firstLine="432"/>
      <w:jc w:val="both"/>
    </w:pPr>
    <w:rPr>
      <w:rFonts w:ascii="Myriad Pro" w:hAnsi="Myriad Pro"/>
      <w:lang w:val="en-US"/>
    </w:rPr>
  </w:style>
  <w:style w:type="paragraph" w:styleId="Ttulo1">
    <w:name w:val="heading 1"/>
    <w:basedOn w:val="Normal"/>
    <w:next w:val="Normal"/>
    <w:link w:val="Ttulo1Char"/>
    <w:uiPriority w:val="99"/>
    <w:qFormat/>
    <w:rsid w:val="006E6751"/>
    <w:pPr>
      <w:keepNext/>
      <w:numPr>
        <w:numId w:val="1"/>
      </w:numPr>
      <w:spacing w:before="240" w:after="120" w:line="240" w:lineRule="auto"/>
      <w:ind w:firstLine="0"/>
      <w:outlineLvl w:val="0"/>
    </w:pPr>
    <w:rPr>
      <w:rFonts w:eastAsia="Times New Roman" w:cs="Times New Roman"/>
      <w:b/>
      <w:kern w:val="28"/>
      <w:sz w:val="24"/>
      <w:szCs w:val="20"/>
    </w:rPr>
  </w:style>
  <w:style w:type="paragraph" w:styleId="Ttulo2">
    <w:name w:val="heading 2"/>
    <w:basedOn w:val="Ttulo1"/>
    <w:next w:val="Normal"/>
    <w:link w:val="Ttulo2Char"/>
    <w:uiPriority w:val="99"/>
    <w:qFormat/>
    <w:rsid w:val="00967F72"/>
    <w:pPr>
      <w:numPr>
        <w:ilvl w:val="1"/>
      </w:numPr>
      <w:outlineLvl w:val="1"/>
    </w:pPr>
  </w:style>
  <w:style w:type="paragraph" w:styleId="Ttulo3">
    <w:name w:val="heading 3"/>
    <w:basedOn w:val="Ttulo2"/>
    <w:next w:val="Normal"/>
    <w:link w:val="Ttulo3Char"/>
    <w:uiPriority w:val="99"/>
    <w:qFormat/>
    <w:rsid w:val="000C66C2"/>
    <w:pPr>
      <w:numPr>
        <w:ilvl w:val="2"/>
      </w:numPr>
      <w:outlineLvl w:val="2"/>
    </w:pPr>
    <w:rPr>
      <w:sz w:val="22"/>
    </w:rPr>
  </w:style>
  <w:style w:type="paragraph" w:styleId="Ttulo4">
    <w:name w:val="heading 4"/>
    <w:basedOn w:val="Ttulo3"/>
    <w:next w:val="Normal"/>
    <w:link w:val="Ttulo4Char"/>
    <w:uiPriority w:val="99"/>
    <w:qFormat/>
    <w:rsid w:val="00967F72"/>
    <w:pPr>
      <w:numPr>
        <w:ilvl w:val="3"/>
      </w:numPr>
      <w:outlineLvl w:val="3"/>
    </w:pPr>
  </w:style>
  <w:style w:type="paragraph" w:styleId="Ttulo5">
    <w:name w:val="heading 5"/>
    <w:basedOn w:val="Numerada3"/>
    <w:next w:val="Normal"/>
    <w:link w:val="Ttulo5Char"/>
    <w:qFormat/>
    <w:rsid w:val="00967F72"/>
    <w:pPr>
      <w:numPr>
        <w:ilvl w:val="4"/>
      </w:numPr>
      <w:spacing w:before="40" w:line="240" w:lineRule="auto"/>
      <w:ind w:firstLine="432"/>
      <w:contextualSpacing w:val="0"/>
      <w:outlineLvl w:val="4"/>
    </w:pPr>
    <w:rPr>
      <w:rFonts w:ascii="Times New Roman" w:eastAsia="Times New Roman" w:hAnsi="Times New Roman" w:cs="Times New Roman"/>
      <w:i/>
      <w:szCs w:val="20"/>
    </w:rPr>
  </w:style>
  <w:style w:type="paragraph" w:styleId="Ttulo6">
    <w:name w:val="heading 6"/>
    <w:basedOn w:val="Normal"/>
    <w:next w:val="Normal"/>
    <w:link w:val="Ttulo6Char"/>
    <w:qFormat/>
    <w:rsid w:val="00967F72"/>
    <w:pPr>
      <w:numPr>
        <w:ilvl w:val="5"/>
        <w:numId w:val="1"/>
      </w:numPr>
      <w:spacing w:before="240" w:after="60" w:line="240" w:lineRule="auto"/>
      <w:outlineLvl w:val="5"/>
    </w:pPr>
    <w:rPr>
      <w:rFonts w:ascii="Arial" w:eastAsia="Times New Roman" w:hAnsi="Arial" w:cs="Times New Roman"/>
      <w:i/>
      <w:szCs w:val="20"/>
    </w:rPr>
  </w:style>
  <w:style w:type="paragraph" w:styleId="Ttulo7">
    <w:name w:val="heading 7"/>
    <w:basedOn w:val="Normal"/>
    <w:next w:val="Normal"/>
    <w:link w:val="Ttulo7Char"/>
    <w:qFormat/>
    <w:rsid w:val="00967F72"/>
    <w:pPr>
      <w:numPr>
        <w:ilvl w:val="6"/>
        <w:numId w:val="1"/>
      </w:numPr>
      <w:spacing w:before="240" w:after="60" w:line="240" w:lineRule="auto"/>
      <w:outlineLvl w:val="6"/>
    </w:pPr>
    <w:rPr>
      <w:rFonts w:ascii="Arial" w:eastAsia="Times New Roman" w:hAnsi="Arial" w:cs="Times New Roman"/>
      <w:sz w:val="18"/>
      <w:szCs w:val="20"/>
    </w:rPr>
  </w:style>
  <w:style w:type="paragraph" w:styleId="Ttulo8">
    <w:name w:val="heading 8"/>
    <w:basedOn w:val="Normal"/>
    <w:next w:val="Normal"/>
    <w:link w:val="Ttulo8Char"/>
    <w:qFormat/>
    <w:rsid w:val="00967F72"/>
    <w:pPr>
      <w:numPr>
        <w:ilvl w:val="7"/>
        <w:numId w:val="1"/>
      </w:numPr>
      <w:spacing w:before="240" w:after="60" w:line="240" w:lineRule="auto"/>
      <w:outlineLvl w:val="7"/>
    </w:pPr>
    <w:rPr>
      <w:rFonts w:ascii="Arial" w:eastAsia="Times New Roman" w:hAnsi="Arial" w:cs="Times New Roman"/>
      <w:i/>
      <w:sz w:val="18"/>
      <w:szCs w:val="20"/>
    </w:rPr>
  </w:style>
  <w:style w:type="paragraph" w:styleId="Ttulo9">
    <w:name w:val="heading 9"/>
    <w:basedOn w:val="Normal"/>
    <w:next w:val="Normal"/>
    <w:link w:val="Ttulo9Char"/>
    <w:qFormat/>
    <w:rsid w:val="00967F72"/>
    <w:pPr>
      <w:numPr>
        <w:ilvl w:val="8"/>
        <w:numId w:val="1"/>
      </w:numPr>
      <w:spacing w:before="240" w:after="60" w:line="240" w:lineRule="auto"/>
      <w:outlineLvl w:val="8"/>
    </w:pPr>
    <w:rPr>
      <w:rFonts w:ascii="Arial" w:eastAsia="Times New Roman" w:hAnsi="Arial" w:cs="Times New Roman"/>
      <w:i/>
      <w:sz w:val="18"/>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6E6751"/>
    <w:rPr>
      <w:rFonts w:ascii="Myriad Pro" w:eastAsia="Times New Roman" w:hAnsi="Myriad Pro" w:cs="Times New Roman"/>
      <w:b/>
      <w:kern w:val="28"/>
      <w:sz w:val="24"/>
      <w:szCs w:val="20"/>
      <w:lang w:val="en-US"/>
    </w:rPr>
  </w:style>
  <w:style w:type="character" w:customStyle="1" w:styleId="Ttulo2Char">
    <w:name w:val="Título 2 Char"/>
    <w:basedOn w:val="Fontepargpadro"/>
    <w:link w:val="Ttulo2"/>
    <w:uiPriority w:val="99"/>
    <w:rsid w:val="00967F72"/>
    <w:rPr>
      <w:rFonts w:ascii="Myriad Pro" w:eastAsia="Times New Roman" w:hAnsi="Myriad Pro" w:cs="Times New Roman"/>
      <w:b/>
      <w:kern w:val="28"/>
      <w:sz w:val="24"/>
      <w:szCs w:val="20"/>
      <w:lang w:val="en-US"/>
    </w:rPr>
  </w:style>
  <w:style w:type="character" w:customStyle="1" w:styleId="Ttulo3Char">
    <w:name w:val="Título 3 Char"/>
    <w:basedOn w:val="Fontepargpadro"/>
    <w:link w:val="Ttulo3"/>
    <w:uiPriority w:val="99"/>
    <w:rsid w:val="000C66C2"/>
    <w:rPr>
      <w:rFonts w:ascii="Myriad Pro" w:eastAsia="Times New Roman" w:hAnsi="Myriad Pro" w:cs="Times New Roman"/>
      <w:b/>
      <w:kern w:val="28"/>
      <w:szCs w:val="20"/>
      <w:lang w:val="en-US"/>
    </w:rPr>
  </w:style>
  <w:style w:type="character" w:customStyle="1" w:styleId="Ttulo4Char">
    <w:name w:val="Título 4 Char"/>
    <w:basedOn w:val="Fontepargpadro"/>
    <w:link w:val="Ttulo4"/>
    <w:uiPriority w:val="99"/>
    <w:rsid w:val="00967F72"/>
    <w:rPr>
      <w:rFonts w:ascii="Times New Roman" w:eastAsia="Times New Roman" w:hAnsi="Times New Roman" w:cs="Times New Roman"/>
      <w:i/>
      <w:kern w:val="28"/>
      <w:szCs w:val="20"/>
      <w:lang w:val="en-US"/>
    </w:rPr>
  </w:style>
  <w:style w:type="character" w:customStyle="1" w:styleId="Ttulo5Char">
    <w:name w:val="Título 5 Char"/>
    <w:basedOn w:val="Fontepargpadro"/>
    <w:link w:val="Ttulo5"/>
    <w:rsid w:val="00967F72"/>
    <w:rPr>
      <w:rFonts w:ascii="Times New Roman" w:eastAsia="Times New Roman" w:hAnsi="Times New Roman" w:cs="Times New Roman"/>
      <w:i/>
      <w:szCs w:val="20"/>
      <w:lang w:val="en-US"/>
    </w:rPr>
  </w:style>
  <w:style w:type="character" w:customStyle="1" w:styleId="Ttulo6Char">
    <w:name w:val="Título 6 Char"/>
    <w:basedOn w:val="Fontepargpadro"/>
    <w:link w:val="Ttulo6"/>
    <w:rsid w:val="00967F72"/>
    <w:rPr>
      <w:rFonts w:ascii="Arial" w:eastAsia="Times New Roman" w:hAnsi="Arial" w:cs="Times New Roman"/>
      <w:i/>
      <w:szCs w:val="20"/>
      <w:lang w:val="en-US"/>
    </w:rPr>
  </w:style>
  <w:style w:type="character" w:customStyle="1" w:styleId="Ttulo7Char">
    <w:name w:val="Título 7 Char"/>
    <w:basedOn w:val="Fontepargpadro"/>
    <w:link w:val="Ttulo7"/>
    <w:rsid w:val="00967F72"/>
    <w:rPr>
      <w:rFonts w:ascii="Arial" w:eastAsia="Times New Roman" w:hAnsi="Arial" w:cs="Times New Roman"/>
      <w:sz w:val="18"/>
      <w:szCs w:val="20"/>
      <w:lang w:val="en-US"/>
    </w:rPr>
  </w:style>
  <w:style w:type="character" w:customStyle="1" w:styleId="Ttulo8Char">
    <w:name w:val="Título 8 Char"/>
    <w:basedOn w:val="Fontepargpadro"/>
    <w:link w:val="Ttulo8"/>
    <w:rsid w:val="00967F72"/>
    <w:rPr>
      <w:rFonts w:ascii="Arial" w:eastAsia="Times New Roman" w:hAnsi="Arial" w:cs="Times New Roman"/>
      <w:i/>
      <w:sz w:val="18"/>
      <w:szCs w:val="20"/>
      <w:lang w:val="en-US"/>
    </w:rPr>
  </w:style>
  <w:style w:type="character" w:customStyle="1" w:styleId="Ttulo9Char">
    <w:name w:val="Título 9 Char"/>
    <w:basedOn w:val="Fontepargpadro"/>
    <w:link w:val="Ttulo9"/>
    <w:rsid w:val="00967F72"/>
    <w:rPr>
      <w:rFonts w:ascii="Arial" w:eastAsia="Times New Roman" w:hAnsi="Arial" w:cs="Times New Roman"/>
      <w:i/>
      <w:sz w:val="18"/>
      <w:szCs w:val="20"/>
      <w:lang w:val="en-US"/>
    </w:rPr>
  </w:style>
  <w:style w:type="paragraph" w:styleId="Bibliografia">
    <w:name w:val="Bibliography"/>
    <w:basedOn w:val="Normal"/>
    <w:next w:val="Normal"/>
    <w:uiPriority w:val="37"/>
    <w:unhideWhenUsed/>
    <w:rsid w:val="000146D1"/>
    <w:pPr>
      <w:tabs>
        <w:tab w:val="left" w:pos="504"/>
      </w:tabs>
      <w:spacing w:after="240" w:line="240" w:lineRule="auto"/>
      <w:ind w:left="504" w:hanging="504"/>
    </w:pPr>
    <w:rPr>
      <w:rFonts w:eastAsia="Times New Roman" w:cs="Times New Roman"/>
      <w:sz w:val="18"/>
      <w:szCs w:val="20"/>
    </w:rPr>
  </w:style>
  <w:style w:type="character" w:styleId="Refdenotaderodap">
    <w:name w:val="footnote reference"/>
    <w:rsid w:val="000146D1"/>
    <w:rPr>
      <w:vertAlign w:val="superscript"/>
    </w:rPr>
  </w:style>
  <w:style w:type="paragraph" w:customStyle="1" w:styleId="Author">
    <w:name w:val="Author"/>
    <w:basedOn w:val="Normal"/>
    <w:rsid w:val="00967F72"/>
    <w:pPr>
      <w:spacing w:after="80" w:line="240" w:lineRule="auto"/>
      <w:jc w:val="center"/>
    </w:pPr>
    <w:rPr>
      <w:rFonts w:ascii="Helvetica" w:eastAsia="Times New Roman" w:hAnsi="Helvetica" w:cs="Times New Roman"/>
      <w:sz w:val="24"/>
      <w:szCs w:val="20"/>
    </w:rPr>
  </w:style>
  <w:style w:type="paragraph" w:customStyle="1" w:styleId="Paper-Title">
    <w:name w:val="Paper-Title"/>
    <w:basedOn w:val="Normal"/>
    <w:rsid w:val="00967F72"/>
    <w:pPr>
      <w:spacing w:after="120" w:line="240" w:lineRule="auto"/>
      <w:jc w:val="center"/>
    </w:pPr>
    <w:rPr>
      <w:rFonts w:ascii="Helvetica" w:eastAsia="Times New Roman" w:hAnsi="Helvetica" w:cs="Times New Roman"/>
      <w:b/>
      <w:sz w:val="36"/>
      <w:szCs w:val="20"/>
    </w:rPr>
  </w:style>
  <w:style w:type="paragraph" w:customStyle="1" w:styleId="Affiliations">
    <w:name w:val="Affiliations"/>
    <w:basedOn w:val="Normal"/>
    <w:rsid w:val="00967F72"/>
    <w:pPr>
      <w:spacing w:line="240" w:lineRule="auto"/>
      <w:jc w:val="center"/>
    </w:pPr>
    <w:rPr>
      <w:rFonts w:ascii="Helvetica" w:eastAsia="Times New Roman" w:hAnsi="Helvetica" w:cs="Times New Roman"/>
      <w:sz w:val="20"/>
      <w:szCs w:val="20"/>
    </w:rPr>
  </w:style>
  <w:style w:type="paragraph" w:styleId="Textodenotaderodap">
    <w:name w:val="footnote text"/>
    <w:basedOn w:val="Normal"/>
    <w:link w:val="TextodenotaderodapChar"/>
    <w:rsid w:val="002F74EC"/>
    <w:pPr>
      <w:spacing w:line="240" w:lineRule="auto"/>
      <w:ind w:left="142" w:hanging="142"/>
    </w:pPr>
    <w:rPr>
      <w:rFonts w:eastAsia="Times New Roman" w:cs="Times New Roman"/>
    </w:rPr>
  </w:style>
  <w:style w:type="character" w:customStyle="1" w:styleId="TextodenotaderodapChar">
    <w:name w:val="Texto de nota de rodapé Char"/>
    <w:basedOn w:val="Fontepargpadro"/>
    <w:link w:val="Textodenotaderodap"/>
    <w:rsid w:val="002F74EC"/>
    <w:rPr>
      <w:rFonts w:ascii="Myriad Pro" w:eastAsia="Times New Roman" w:hAnsi="Myriad Pro" w:cs="Times New Roman"/>
      <w:lang w:val="en-US"/>
    </w:rPr>
  </w:style>
  <w:style w:type="paragraph" w:styleId="Rodap">
    <w:name w:val="footer"/>
    <w:basedOn w:val="Normal"/>
    <w:link w:val="RodapChar"/>
    <w:rsid w:val="000146D1"/>
    <w:pPr>
      <w:tabs>
        <w:tab w:val="center" w:pos="4320"/>
        <w:tab w:val="right" w:pos="8640"/>
      </w:tabs>
      <w:spacing w:after="80" w:line="240" w:lineRule="auto"/>
    </w:pPr>
    <w:rPr>
      <w:rFonts w:eastAsia="Times New Roman" w:cs="Times New Roman"/>
      <w:szCs w:val="20"/>
    </w:rPr>
  </w:style>
  <w:style w:type="character" w:customStyle="1" w:styleId="RodapChar">
    <w:name w:val="Rodapé Char"/>
    <w:basedOn w:val="Fontepargpadro"/>
    <w:link w:val="Rodap"/>
    <w:rsid w:val="000146D1"/>
    <w:rPr>
      <w:rFonts w:ascii="Myriad Pro" w:eastAsia="Times New Roman" w:hAnsi="Myriad Pro" w:cs="Times New Roman"/>
      <w:szCs w:val="20"/>
      <w:lang w:val="en-US"/>
    </w:rPr>
  </w:style>
  <w:style w:type="paragraph" w:customStyle="1" w:styleId="E-Mail">
    <w:name w:val="E-Mail"/>
    <w:basedOn w:val="Author"/>
    <w:rsid w:val="00967F72"/>
    <w:pPr>
      <w:spacing w:after="60"/>
    </w:pPr>
  </w:style>
  <w:style w:type="paragraph" w:customStyle="1" w:styleId="Abstract">
    <w:name w:val="Abstract"/>
    <w:basedOn w:val="Ttulo1"/>
    <w:rsid w:val="00967F72"/>
    <w:pPr>
      <w:numPr>
        <w:numId w:val="0"/>
      </w:numPr>
      <w:spacing w:before="0"/>
      <w:outlineLvl w:val="9"/>
    </w:pPr>
    <w:rPr>
      <w:b w:val="0"/>
      <w:sz w:val="18"/>
    </w:rPr>
  </w:style>
  <w:style w:type="character" w:styleId="Nmerodepgina">
    <w:name w:val="page number"/>
    <w:basedOn w:val="Fontepargpadro"/>
    <w:rsid w:val="00967F72"/>
  </w:style>
  <w:style w:type="paragraph" w:styleId="Legenda">
    <w:name w:val="caption"/>
    <w:basedOn w:val="Normal"/>
    <w:next w:val="Normal"/>
    <w:link w:val="LegendaChar"/>
    <w:qFormat/>
    <w:rsid w:val="00AC2DA9"/>
    <w:pPr>
      <w:spacing w:after="80" w:line="240" w:lineRule="auto"/>
      <w:ind w:firstLine="0"/>
      <w:jc w:val="left"/>
    </w:pPr>
    <w:rPr>
      <w:rFonts w:eastAsia="Times New Roman" w:cs="Miriam"/>
      <w:b/>
      <w:bCs/>
      <w:szCs w:val="18"/>
      <w:lang w:eastAsia="en-AU"/>
    </w:rPr>
  </w:style>
  <w:style w:type="character" w:customStyle="1" w:styleId="LegendaChar">
    <w:name w:val="Legenda Char"/>
    <w:link w:val="Legenda"/>
    <w:locked/>
    <w:rsid w:val="00AC2DA9"/>
    <w:rPr>
      <w:rFonts w:ascii="Myriad Pro" w:eastAsia="Times New Roman" w:hAnsi="Myriad Pro" w:cs="Miriam"/>
      <w:b/>
      <w:bCs/>
      <w:szCs w:val="18"/>
      <w:lang w:val="en-US" w:eastAsia="en-AU"/>
    </w:rPr>
  </w:style>
  <w:style w:type="paragraph" w:customStyle="1" w:styleId="EstiloRecuodecorpodetextoPrimeiralinha0cmDepoisde">
    <w:name w:val="Estilo Recuo de corpo de texto + Primeira linha:  0 cm Depois de:  ..."/>
    <w:basedOn w:val="Recuodecorpodetexto"/>
    <w:rsid w:val="00967F72"/>
    <w:pPr>
      <w:widowControl w:val="0"/>
      <w:spacing w:line="240" w:lineRule="auto"/>
      <w:ind w:left="0"/>
    </w:pPr>
    <w:rPr>
      <w:rFonts w:ascii="Times New Roman" w:eastAsia="Times New Roman" w:hAnsi="Times New Roman" w:cs="Times New Roman"/>
      <w:sz w:val="18"/>
      <w:szCs w:val="20"/>
    </w:rPr>
  </w:style>
  <w:style w:type="paragraph" w:styleId="Numerada3">
    <w:name w:val="List Number 3"/>
    <w:basedOn w:val="Normal"/>
    <w:uiPriority w:val="99"/>
    <w:semiHidden/>
    <w:unhideWhenUsed/>
    <w:rsid w:val="00967F72"/>
    <w:pPr>
      <w:contextualSpacing/>
    </w:pPr>
  </w:style>
  <w:style w:type="paragraph" w:styleId="Recuodecorpodetexto">
    <w:name w:val="Body Text Indent"/>
    <w:basedOn w:val="Normal"/>
    <w:link w:val="RecuodecorpodetextoChar"/>
    <w:uiPriority w:val="99"/>
    <w:semiHidden/>
    <w:unhideWhenUsed/>
    <w:rsid w:val="00967F72"/>
    <w:pPr>
      <w:spacing w:after="120"/>
      <w:ind w:left="360"/>
    </w:pPr>
  </w:style>
  <w:style w:type="character" w:customStyle="1" w:styleId="RecuodecorpodetextoChar">
    <w:name w:val="Recuo de corpo de texto Char"/>
    <w:basedOn w:val="Fontepargpadro"/>
    <w:link w:val="Recuodecorpodetexto"/>
    <w:uiPriority w:val="99"/>
    <w:semiHidden/>
    <w:rsid w:val="00967F72"/>
  </w:style>
  <w:style w:type="character" w:styleId="TtulodoLivro">
    <w:name w:val="Book Title"/>
    <w:basedOn w:val="Fontepargpadro"/>
    <w:uiPriority w:val="33"/>
    <w:qFormat/>
    <w:rsid w:val="00967F72"/>
    <w:rPr>
      <w:b/>
      <w:bCs/>
      <w:i/>
      <w:iCs/>
      <w:spacing w:val="5"/>
    </w:rPr>
  </w:style>
  <w:style w:type="character" w:styleId="Hyperlink">
    <w:name w:val="Hyperlink"/>
    <w:basedOn w:val="Fontepargpadro"/>
    <w:uiPriority w:val="99"/>
    <w:unhideWhenUsed/>
    <w:rsid w:val="00967F72"/>
    <w:rPr>
      <w:color w:val="0563C1" w:themeColor="hyperlink"/>
      <w:u w:val="single"/>
    </w:rPr>
  </w:style>
  <w:style w:type="character" w:styleId="Nmerodelinha">
    <w:name w:val="line number"/>
    <w:basedOn w:val="Fontepargpadro"/>
    <w:uiPriority w:val="99"/>
    <w:semiHidden/>
    <w:unhideWhenUsed/>
    <w:rsid w:val="0027701D"/>
  </w:style>
  <w:style w:type="paragraph" w:styleId="Cabealho">
    <w:name w:val="header"/>
    <w:basedOn w:val="Normal"/>
    <w:link w:val="CabealhoChar"/>
    <w:uiPriority w:val="99"/>
    <w:unhideWhenUsed/>
    <w:rsid w:val="00391301"/>
    <w:pPr>
      <w:tabs>
        <w:tab w:val="center" w:pos="4419"/>
        <w:tab w:val="right" w:pos="8838"/>
      </w:tabs>
      <w:spacing w:line="240" w:lineRule="auto"/>
    </w:pPr>
  </w:style>
  <w:style w:type="character" w:customStyle="1" w:styleId="CabealhoChar">
    <w:name w:val="Cabeçalho Char"/>
    <w:basedOn w:val="Fontepargpadro"/>
    <w:link w:val="Cabealho"/>
    <w:uiPriority w:val="99"/>
    <w:rsid w:val="00391301"/>
    <w:rPr>
      <w:rFonts w:ascii="Myriad Pro" w:hAnsi="Myriad Pro"/>
      <w:lang w:val="en-US"/>
    </w:rPr>
  </w:style>
  <w:style w:type="paragraph" w:styleId="Textodebalo">
    <w:name w:val="Balloon Text"/>
    <w:basedOn w:val="Normal"/>
    <w:link w:val="TextodebaloChar"/>
    <w:uiPriority w:val="99"/>
    <w:semiHidden/>
    <w:unhideWhenUsed/>
    <w:rsid w:val="00006A53"/>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06A53"/>
    <w:rPr>
      <w:rFonts w:ascii="Segoe UI" w:hAnsi="Segoe UI" w:cs="Segoe UI"/>
      <w:sz w:val="18"/>
      <w:szCs w:val="18"/>
      <w:lang w:val="en-US"/>
    </w:rPr>
  </w:style>
  <w:style w:type="paragraph" w:customStyle="1" w:styleId="PrimeiroPargrafo">
    <w:name w:val="Primeiro Parágrafo"/>
    <w:basedOn w:val="Normal"/>
    <w:next w:val="Normal"/>
    <w:link w:val="PrimeiroPargrafoChar"/>
    <w:qFormat/>
    <w:rsid w:val="00006A53"/>
    <w:pPr>
      <w:tabs>
        <w:tab w:val="left" w:pos="720"/>
      </w:tabs>
      <w:spacing w:before="120" w:line="240" w:lineRule="auto"/>
      <w:ind w:firstLine="0"/>
    </w:pPr>
    <w:rPr>
      <w:rFonts w:ascii="Times" w:eastAsia="Times New Roman" w:hAnsi="Times" w:cs="Times New Roman"/>
      <w:sz w:val="24"/>
      <w:szCs w:val="20"/>
      <w:lang w:val="pt-BR" w:eastAsia="pt-BR"/>
    </w:rPr>
  </w:style>
  <w:style w:type="character" w:customStyle="1" w:styleId="PrimeiroPargrafoChar">
    <w:name w:val="Primeiro Parágrafo Char"/>
    <w:link w:val="PrimeiroPargrafo"/>
    <w:rsid w:val="00006A53"/>
    <w:rPr>
      <w:rFonts w:ascii="Times" w:eastAsia="Times New Roman" w:hAnsi="Times" w:cs="Times New Roman"/>
      <w:sz w:val="24"/>
      <w:szCs w:val="20"/>
      <w:lang w:eastAsia="pt-BR"/>
    </w:rPr>
  </w:style>
  <w:style w:type="paragraph" w:customStyle="1" w:styleId="Listasemnumerao">
    <w:name w:val="Lista sem numeração"/>
    <w:basedOn w:val="Normal"/>
    <w:link w:val="ListasemnumeraoChar"/>
    <w:qFormat/>
    <w:rsid w:val="00F131DB"/>
    <w:pPr>
      <w:numPr>
        <w:numId w:val="3"/>
      </w:numPr>
      <w:tabs>
        <w:tab w:val="left" w:pos="993"/>
      </w:tabs>
      <w:spacing w:before="120" w:after="120" w:line="360" w:lineRule="auto"/>
    </w:pPr>
    <w:rPr>
      <w:rFonts w:ascii="Times" w:eastAsia="Times New Roman" w:hAnsi="Times" w:cs="Times New Roman"/>
      <w:sz w:val="24"/>
      <w:szCs w:val="20"/>
      <w:lang w:eastAsia="pt-BR"/>
    </w:rPr>
  </w:style>
  <w:style w:type="character" w:customStyle="1" w:styleId="ListasemnumeraoChar">
    <w:name w:val="Lista sem numeração Char"/>
    <w:link w:val="Listasemnumerao"/>
    <w:rsid w:val="00F131DB"/>
    <w:rPr>
      <w:rFonts w:ascii="Times" w:eastAsia="Times New Roman" w:hAnsi="Times" w:cs="Times New Roman"/>
      <w:sz w:val="24"/>
      <w:szCs w:val="20"/>
      <w:lang w:val="en-US" w:eastAsia="pt-BR"/>
    </w:rPr>
  </w:style>
  <w:style w:type="table" w:customStyle="1" w:styleId="TabeladeGrade5Escura-nfase11">
    <w:name w:val="Tabela de Grade 5 Escura - Ênfase 11"/>
    <w:basedOn w:val="Tabelanormal"/>
    <w:uiPriority w:val="50"/>
    <w:rsid w:val="00F131D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styleId="Tabelacomgrade">
    <w:name w:val="Table Grid"/>
    <w:basedOn w:val="Tabelanormal"/>
    <w:uiPriority w:val="39"/>
    <w:rsid w:val="00F13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956671"/>
    <w:pPr>
      <w:spacing w:after="0" w:line="240" w:lineRule="auto"/>
    </w:pPr>
    <w:rPr>
      <w:rFonts w:ascii="Myriad Pro" w:hAnsi="Myriad Pro"/>
      <w:lang w:val="en-US"/>
    </w:rPr>
  </w:style>
  <w:style w:type="character" w:styleId="Refdecomentrio">
    <w:name w:val="annotation reference"/>
    <w:basedOn w:val="Fontepargpadro"/>
    <w:uiPriority w:val="99"/>
    <w:semiHidden/>
    <w:unhideWhenUsed/>
    <w:rsid w:val="009B3B4A"/>
    <w:rPr>
      <w:sz w:val="16"/>
      <w:szCs w:val="16"/>
    </w:rPr>
  </w:style>
  <w:style w:type="paragraph" w:styleId="Textodecomentrio">
    <w:name w:val="annotation text"/>
    <w:basedOn w:val="Normal"/>
    <w:link w:val="TextodecomentrioChar"/>
    <w:uiPriority w:val="99"/>
    <w:semiHidden/>
    <w:unhideWhenUsed/>
    <w:rsid w:val="009B3B4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B3B4A"/>
    <w:rPr>
      <w:rFonts w:ascii="Myriad Pro" w:hAnsi="Myriad Pro"/>
      <w:sz w:val="20"/>
      <w:szCs w:val="20"/>
      <w:lang w:val="en-US"/>
    </w:rPr>
  </w:style>
  <w:style w:type="paragraph" w:styleId="Assuntodocomentrio">
    <w:name w:val="annotation subject"/>
    <w:basedOn w:val="Textodecomentrio"/>
    <w:next w:val="Textodecomentrio"/>
    <w:link w:val="AssuntodocomentrioChar"/>
    <w:uiPriority w:val="99"/>
    <w:semiHidden/>
    <w:unhideWhenUsed/>
    <w:rsid w:val="009B3B4A"/>
    <w:rPr>
      <w:b/>
      <w:bCs/>
    </w:rPr>
  </w:style>
  <w:style w:type="character" w:customStyle="1" w:styleId="AssuntodocomentrioChar">
    <w:name w:val="Assunto do comentário Char"/>
    <w:basedOn w:val="TextodecomentrioChar"/>
    <w:link w:val="Assuntodocomentrio"/>
    <w:uiPriority w:val="99"/>
    <w:semiHidden/>
    <w:rsid w:val="009B3B4A"/>
    <w:rPr>
      <w:rFonts w:ascii="Myriad Pro" w:hAnsi="Myriad Pro"/>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545952">
      <w:bodyDiv w:val="1"/>
      <w:marLeft w:val="0"/>
      <w:marRight w:val="0"/>
      <w:marTop w:val="0"/>
      <w:marBottom w:val="0"/>
      <w:divBdr>
        <w:top w:val="none" w:sz="0" w:space="0" w:color="auto"/>
        <w:left w:val="none" w:sz="0" w:space="0" w:color="auto"/>
        <w:bottom w:val="none" w:sz="0" w:space="0" w:color="auto"/>
        <w:right w:val="none" w:sz="0" w:space="0" w:color="auto"/>
      </w:divBdr>
    </w:div>
    <w:div w:id="603346632">
      <w:bodyDiv w:val="1"/>
      <w:marLeft w:val="0"/>
      <w:marRight w:val="0"/>
      <w:marTop w:val="0"/>
      <w:marBottom w:val="0"/>
      <w:divBdr>
        <w:top w:val="none" w:sz="0" w:space="0" w:color="auto"/>
        <w:left w:val="none" w:sz="0" w:space="0" w:color="auto"/>
        <w:bottom w:val="none" w:sz="0" w:space="0" w:color="auto"/>
        <w:right w:val="none" w:sz="0" w:space="0" w:color="auto"/>
      </w:divBdr>
    </w:div>
    <w:div w:id="872688149">
      <w:bodyDiv w:val="1"/>
      <w:marLeft w:val="0"/>
      <w:marRight w:val="0"/>
      <w:marTop w:val="0"/>
      <w:marBottom w:val="0"/>
      <w:divBdr>
        <w:top w:val="none" w:sz="0" w:space="0" w:color="auto"/>
        <w:left w:val="none" w:sz="0" w:space="0" w:color="auto"/>
        <w:bottom w:val="none" w:sz="0" w:space="0" w:color="auto"/>
        <w:right w:val="none" w:sz="0" w:space="0" w:color="auto"/>
      </w:divBdr>
    </w:div>
    <w:div w:id="1051656322">
      <w:bodyDiv w:val="1"/>
      <w:marLeft w:val="0"/>
      <w:marRight w:val="0"/>
      <w:marTop w:val="0"/>
      <w:marBottom w:val="0"/>
      <w:divBdr>
        <w:top w:val="none" w:sz="0" w:space="0" w:color="auto"/>
        <w:left w:val="none" w:sz="0" w:space="0" w:color="auto"/>
        <w:bottom w:val="none" w:sz="0" w:space="0" w:color="auto"/>
        <w:right w:val="none" w:sz="0" w:space="0" w:color="auto"/>
      </w:divBdr>
    </w:div>
    <w:div w:id="1139884124">
      <w:bodyDiv w:val="1"/>
      <w:marLeft w:val="0"/>
      <w:marRight w:val="0"/>
      <w:marTop w:val="0"/>
      <w:marBottom w:val="0"/>
      <w:divBdr>
        <w:top w:val="none" w:sz="0" w:space="0" w:color="auto"/>
        <w:left w:val="none" w:sz="0" w:space="0" w:color="auto"/>
        <w:bottom w:val="none" w:sz="0" w:space="0" w:color="auto"/>
        <w:right w:val="none" w:sz="0" w:space="0" w:color="auto"/>
      </w:divBdr>
    </w:div>
    <w:div w:id="1144542983">
      <w:bodyDiv w:val="1"/>
      <w:marLeft w:val="0"/>
      <w:marRight w:val="0"/>
      <w:marTop w:val="0"/>
      <w:marBottom w:val="0"/>
      <w:divBdr>
        <w:top w:val="none" w:sz="0" w:space="0" w:color="auto"/>
        <w:left w:val="none" w:sz="0" w:space="0" w:color="auto"/>
        <w:bottom w:val="none" w:sz="0" w:space="0" w:color="auto"/>
        <w:right w:val="none" w:sz="0" w:space="0" w:color="auto"/>
      </w:divBdr>
    </w:div>
    <w:div w:id="1361661280">
      <w:bodyDiv w:val="1"/>
      <w:marLeft w:val="0"/>
      <w:marRight w:val="0"/>
      <w:marTop w:val="0"/>
      <w:marBottom w:val="0"/>
      <w:divBdr>
        <w:top w:val="none" w:sz="0" w:space="0" w:color="auto"/>
        <w:left w:val="none" w:sz="0" w:space="0" w:color="auto"/>
        <w:bottom w:val="none" w:sz="0" w:space="0" w:color="auto"/>
        <w:right w:val="none" w:sz="0" w:space="0" w:color="auto"/>
      </w:divBdr>
    </w:div>
    <w:div w:id="1503354374">
      <w:bodyDiv w:val="1"/>
      <w:marLeft w:val="0"/>
      <w:marRight w:val="0"/>
      <w:marTop w:val="0"/>
      <w:marBottom w:val="0"/>
      <w:divBdr>
        <w:top w:val="none" w:sz="0" w:space="0" w:color="auto"/>
        <w:left w:val="none" w:sz="0" w:space="0" w:color="auto"/>
        <w:bottom w:val="none" w:sz="0" w:space="0" w:color="auto"/>
        <w:right w:val="none" w:sz="0" w:space="0" w:color="auto"/>
      </w:divBdr>
    </w:div>
    <w:div w:id="1839031255">
      <w:bodyDiv w:val="1"/>
      <w:marLeft w:val="0"/>
      <w:marRight w:val="0"/>
      <w:marTop w:val="0"/>
      <w:marBottom w:val="0"/>
      <w:divBdr>
        <w:top w:val="none" w:sz="0" w:space="0" w:color="auto"/>
        <w:left w:val="none" w:sz="0" w:space="0" w:color="auto"/>
        <w:bottom w:val="none" w:sz="0" w:space="0" w:color="auto"/>
        <w:right w:val="none" w:sz="0" w:space="0" w:color="auto"/>
      </w:divBdr>
    </w:div>
    <w:div w:id="1963681497">
      <w:bodyDiv w:val="1"/>
      <w:marLeft w:val="0"/>
      <w:marRight w:val="0"/>
      <w:marTop w:val="0"/>
      <w:marBottom w:val="0"/>
      <w:divBdr>
        <w:top w:val="none" w:sz="0" w:space="0" w:color="auto"/>
        <w:left w:val="none" w:sz="0" w:space="0" w:color="auto"/>
        <w:bottom w:val="none" w:sz="0" w:space="0" w:color="auto"/>
        <w:right w:val="none" w:sz="0" w:space="0" w:color="auto"/>
      </w:divBdr>
    </w:div>
    <w:div w:id="2090272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2BF69-50F6-4D0A-ADF5-8F922E74A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40</Pages>
  <Words>20596</Words>
  <Characters>117400</Characters>
  <Application>Microsoft Office Word</Application>
  <DocSecurity>0</DocSecurity>
  <Lines>978</Lines>
  <Paragraphs>275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Cristiano Cesario</dc:creator>
  <cp:keywords/>
  <dc:description/>
  <cp:lastModifiedBy>Cristiano Cesario</cp:lastModifiedBy>
  <cp:revision>4</cp:revision>
  <dcterms:created xsi:type="dcterms:W3CDTF">2016-12-13T20:33:00Z</dcterms:created>
  <dcterms:modified xsi:type="dcterms:W3CDTF">2016-12-13T21:02:00Z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id="BZ0tkIbY"/&gt;&lt;style id="http://www.zotero.org/styles/springer-basic-brackets-no-et-al" hasBibliography="1" bibliographyStyleHasBeenSet="1"/&gt;&lt;prefs&gt;&lt;pref name="fieldType" value="Field"/&gt;&lt;pref nam</vt:lpwstr>
  </property>
  <property fmtid="{D5CDD505-2E9C-101B-9397-08002B2CF9AE}" pid="3" name="ZOTERO_PREF_2">
    <vt:lpwstr>e="storeReferences" value="true"/&gt;&lt;pref name="automaticJournalAbbreviations" value=""/&gt;&lt;pref name="noteType" value=""/&gt;&lt;/prefs&gt;&lt;/data&gt;</vt:lpwstr>
  </property>
</Properties>
</file>