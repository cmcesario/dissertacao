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7052D" w14:textId="77777777" w:rsidR="00967F72" w:rsidRPr="006E6751" w:rsidRDefault="00967F72" w:rsidP="00967F72">
      <w:pPr>
        <w:pStyle w:val="Paper-Title"/>
        <w:ind w:firstLine="0"/>
        <w:jc w:val="left"/>
        <w:rPr>
          <w:rFonts w:ascii="Myriad Pro" w:hAnsi="Myriad Pro"/>
          <w:sz w:val="32"/>
        </w:rPr>
      </w:pPr>
      <w:r w:rsidRPr="006E6751">
        <w:rPr>
          <w:rFonts w:ascii="Myriad Pro" w:hAnsi="Myriad Pro"/>
          <w:sz w:val="32"/>
        </w:rPr>
        <w:t xml:space="preserve">Topology </w:t>
      </w:r>
      <w:r w:rsidRPr="006E6751">
        <w:rPr>
          <w:rStyle w:val="TtulodoLivro"/>
          <w:rFonts w:ascii="Myriad Pro" w:hAnsi="Myriad Pro"/>
          <w:b/>
          <w:i w:val="0"/>
          <w:sz w:val="32"/>
        </w:rPr>
        <w:t>Awareness</w:t>
      </w:r>
      <w:r w:rsidRPr="006E6751">
        <w:rPr>
          <w:rFonts w:ascii="Myriad Pro" w:hAnsi="Myriad Pro"/>
          <w:sz w:val="32"/>
        </w:rPr>
        <w:t xml:space="preserve"> for Distributed Version Control Systems</w:t>
      </w:r>
    </w:p>
    <w:p w14:paraId="5B0E82A9" w14:textId="77777777" w:rsidR="00967F72" w:rsidRPr="004C7D52" w:rsidRDefault="00E02D98" w:rsidP="00391301">
      <w:pPr>
        <w:ind w:firstLine="0"/>
        <w:rPr>
          <w:lang w:val="pt-BR"/>
          <w:rPrChange w:id="0" w:author="Ruben" w:date="2016-12-10T23:52:00Z">
            <w:rPr/>
          </w:rPrChange>
        </w:rPr>
      </w:pPr>
      <w:r w:rsidRPr="00E02D98">
        <w:rPr>
          <w:lang w:val="pt-BR"/>
          <w:rPrChange w:id="1" w:author="Ruben" w:date="2016-12-10T23:52:00Z">
            <w:rPr/>
          </w:rPrChange>
        </w:rPr>
        <w:t>Cristiano M. Cesario</w:t>
      </w:r>
    </w:p>
    <w:p w14:paraId="56B77C36" w14:textId="77777777" w:rsidR="00967F72" w:rsidRPr="004C7D52" w:rsidRDefault="00E02D98" w:rsidP="00391301">
      <w:pPr>
        <w:ind w:firstLine="0"/>
        <w:rPr>
          <w:lang w:val="pt-BR"/>
          <w:rPrChange w:id="2" w:author="Ruben" w:date="2016-12-10T23:52:00Z">
            <w:rPr/>
          </w:rPrChange>
        </w:rPr>
      </w:pPr>
      <w:r w:rsidRPr="00E02D98">
        <w:rPr>
          <w:lang w:val="pt-BR"/>
          <w:rPrChange w:id="3" w:author="Ruben" w:date="2016-12-10T23:52:00Z">
            <w:rPr/>
          </w:rPrChange>
        </w:rPr>
        <w:t xml:space="preserve">Instituto de Computação, Universidade Federal Fluminense (UFF), </w:t>
      </w:r>
      <w:proofErr w:type="spellStart"/>
      <w:r w:rsidRPr="00E02D98">
        <w:rPr>
          <w:lang w:val="pt-BR"/>
          <w:rPrChange w:id="4" w:author="Ruben" w:date="2016-12-10T23:52:00Z">
            <w:rPr/>
          </w:rPrChange>
        </w:rPr>
        <w:t>Niteroi</w:t>
      </w:r>
      <w:proofErr w:type="spellEnd"/>
      <w:r w:rsidRPr="00E02D98">
        <w:rPr>
          <w:lang w:val="pt-BR"/>
          <w:rPrChange w:id="5" w:author="Ruben" w:date="2016-12-10T23:52:00Z">
            <w:rPr/>
          </w:rPrChange>
        </w:rPr>
        <w:t>, RJ, Brazil</w:t>
      </w:r>
    </w:p>
    <w:p w14:paraId="58251642" w14:textId="77777777" w:rsidR="00967F72" w:rsidRPr="004C7D52" w:rsidRDefault="00E02D98" w:rsidP="00391301">
      <w:pPr>
        <w:ind w:firstLine="0"/>
        <w:rPr>
          <w:lang w:val="pt-BR"/>
          <w:rPrChange w:id="6" w:author="Ruben" w:date="2016-12-10T23:52:00Z">
            <w:rPr/>
          </w:rPrChange>
        </w:rPr>
      </w:pPr>
      <w:r w:rsidRPr="00E02D98">
        <w:rPr>
          <w:lang w:val="pt-BR"/>
          <w:rPrChange w:id="7" w:author="Ruben" w:date="2016-12-10T23:52:00Z">
            <w:rPr/>
          </w:rPrChange>
        </w:rPr>
        <w:t xml:space="preserve">Email: </w:t>
      </w:r>
      <w:r>
        <w:fldChar w:fldCharType="begin"/>
      </w:r>
      <w:r w:rsidRPr="00E02D98">
        <w:rPr>
          <w:lang w:val="pt-BR"/>
          <w:rPrChange w:id="8" w:author="Ruben" w:date="2016-12-10T23:52:00Z">
            <w:rPr/>
          </w:rPrChange>
        </w:rPr>
        <w:instrText>HYPERLINK "mailto:cesario.cristiano@gmail.com"</w:instrText>
      </w:r>
      <w:r>
        <w:fldChar w:fldCharType="separate"/>
      </w:r>
      <w:r w:rsidRPr="00E02D98">
        <w:rPr>
          <w:rStyle w:val="Hyperlink"/>
          <w:lang w:val="pt-BR"/>
          <w:rPrChange w:id="9" w:author="Ruben" w:date="2016-12-10T23:52:00Z">
            <w:rPr>
              <w:rStyle w:val="Hyperlink"/>
            </w:rPr>
          </w:rPrChange>
        </w:rPr>
        <w:t>cesario.cristiano@gmail.com</w:t>
      </w:r>
      <w:r>
        <w:fldChar w:fldCharType="end"/>
      </w:r>
    </w:p>
    <w:p w14:paraId="21D3B85F" w14:textId="77777777" w:rsidR="00967F72" w:rsidRPr="004C7D52" w:rsidRDefault="00E02D98" w:rsidP="00391301">
      <w:pPr>
        <w:ind w:firstLine="0"/>
        <w:rPr>
          <w:lang w:val="pt-BR"/>
          <w:rPrChange w:id="10" w:author="Ruben" w:date="2016-12-10T23:52:00Z">
            <w:rPr/>
          </w:rPrChange>
        </w:rPr>
      </w:pPr>
      <w:r w:rsidRPr="00E02D98">
        <w:rPr>
          <w:lang w:val="pt-BR"/>
          <w:rPrChange w:id="11" w:author="Ruben" w:date="2016-12-10T23:52:00Z">
            <w:rPr>
              <w:color w:val="0563C1" w:themeColor="hyperlink"/>
              <w:u w:val="single"/>
            </w:rPr>
          </w:rPrChange>
        </w:rPr>
        <w:t xml:space="preserve">Leonardo </w:t>
      </w:r>
      <w:proofErr w:type="spellStart"/>
      <w:r w:rsidRPr="00E02D98">
        <w:rPr>
          <w:lang w:val="pt-BR"/>
          <w:rPrChange w:id="12" w:author="Ruben" w:date="2016-12-10T23:52:00Z">
            <w:rPr>
              <w:color w:val="0563C1" w:themeColor="hyperlink"/>
              <w:u w:val="single"/>
            </w:rPr>
          </w:rPrChange>
        </w:rPr>
        <w:t>GrestaPaulino</w:t>
      </w:r>
      <w:proofErr w:type="spellEnd"/>
      <w:r w:rsidRPr="00E02D98">
        <w:rPr>
          <w:lang w:val="pt-BR"/>
          <w:rPrChange w:id="13" w:author="Ruben" w:date="2016-12-10T23:52:00Z">
            <w:rPr>
              <w:color w:val="0563C1" w:themeColor="hyperlink"/>
              <w:u w:val="single"/>
            </w:rPr>
          </w:rPrChange>
        </w:rPr>
        <w:t xml:space="preserve"> Murta</w:t>
      </w:r>
    </w:p>
    <w:p w14:paraId="5254D88C" w14:textId="77777777" w:rsidR="00967F72" w:rsidRPr="004C7D52" w:rsidRDefault="00E02D98" w:rsidP="00391301">
      <w:pPr>
        <w:ind w:firstLine="0"/>
        <w:rPr>
          <w:lang w:val="pt-BR"/>
          <w:rPrChange w:id="14" w:author="Ruben" w:date="2016-12-10T23:52:00Z">
            <w:rPr/>
          </w:rPrChange>
        </w:rPr>
      </w:pPr>
      <w:r w:rsidRPr="00E02D98">
        <w:rPr>
          <w:lang w:val="pt-BR"/>
          <w:rPrChange w:id="15" w:author="Ruben" w:date="2016-12-10T23:52:00Z">
            <w:rPr>
              <w:color w:val="0563C1" w:themeColor="hyperlink"/>
              <w:u w:val="single"/>
            </w:rPr>
          </w:rPrChange>
        </w:rPr>
        <w:t xml:space="preserve">Instituto de Computação, Universidade Federal Fluminense (UFF), </w:t>
      </w:r>
      <w:proofErr w:type="spellStart"/>
      <w:r w:rsidRPr="00E02D98">
        <w:rPr>
          <w:lang w:val="pt-BR"/>
          <w:rPrChange w:id="16" w:author="Ruben" w:date="2016-12-10T23:52:00Z">
            <w:rPr>
              <w:color w:val="0563C1" w:themeColor="hyperlink"/>
              <w:u w:val="single"/>
            </w:rPr>
          </w:rPrChange>
        </w:rPr>
        <w:t>Niteroi</w:t>
      </w:r>
      <w:proofErr w:type="spellEnd"/>
      <w:r w:rsidRPr="00E02D98">
        <w:rPr>
          <w:lang w:val="pt-BR"/>
          <w:rPrChange w:id="17" w:author="Ruben" w:date="2016-12-10T23:52:00Z">
            <w:rPr>
              <w:color w:val="0563C1" w:themeColor="hyperlink"/>
              <w:u w:val="single"/>
            </w:rPr>
          </w:rPrChange>
        </w:rPr>
        <w:t>, RJ, Brazil</w:t>
      </w:r>
    </w:p>
    <w:p w14:paraId="1C044A01" w14:textId="77777777" w:rsidR="00967F72" w:rsidRDefault="00967F72" w:rsidP="00391301">
      <w:pPr>
        <w:ind w:firstLine="0"/>
        <w:rPr>
          <w:ins w:id="18" w:author="Cristiano Cesario" w:date="2016-12-12T21:09:00Z"/>
          <w:rStyle w:val="Hyperlink"/>
        </w:rPr>
      </w:pPr>
      <w:r w:rsidRPr="006E6751">
        <w:t xml:space="preserve">email: </w:t>
      </w:r>
      <w:hyperlink r:id="rId8" w:history="1">
        <w:r w:rsidRPr="006E6751">
          <w:rPr>
            <w:rStyle w:val="Hyperlink"/>
          </w:rPr>
          <w:t>leomurta@ic.uff.br</w:t>
        </w:r>
      </w:hyperlink>
    </w:p>
    <w:p w14:paraId="6B97C55A" w14:textId="77777777" w:rsidR="00DF244E" w:rsidRDefault="00DF244E" w:rsidP="00391301">
      <w:pPr>
        <w:ind w:firstLine="0"/>
        <w:rPr>
          <w:ins w:id="19" w:author="Cristiano Cesario" w:date="2016-12-12T21:09:00Z"/>
          <w:rStyle w:val="Hyperlink"/>
        </w:rPr>
      </w:pPr>
      <w:ins w:id="20" w:author="Cristiano Cesario" w:date="2016-12-12T21:09:00Z">
        <w:r>
          <w:rPr>
            <w:rStyle w:val="Hyperlink"/>
          </w:rPr>
          <w:t xml:space="preserve">Rubén </w:t>
        </w:r>
        <w:proofErr w:type="spellStart"/>
        <w:r>
          <w:rPr>
            <w:rStyle w:val="Hyperlink"/>
          </w:rPr>
          <w:t>Interian</w:t>
        </w:r>
        <w:proofErr w:type="spellEnd"/>
      </w:ins>
    </w:p>
    <w:p w14:paraId="387B085B" w14:textId="77777777" w:rsidR="00DF244E" w:rsidRPr="00DF00A8" w:rsidRDefault="00DF244E" w:rsidP="00DF244E">
      <w:pPr>
        <w:ind w:firstLine="0"/>
        <w:rPr>
          <w:ins w:id="21" w:author="Cristiano Cesario" w:date="2016-12-12T21:09:00Z"/>
          <w:lang w:val="pt-BR"/>
        </w:rPr>
      </w:pPr>
      <w:ins w:id="22" w:author="Cristiano Cesario" w:date="2016-12-12T21:09:00Z">
        <w:r w:rsidRPr="00DF00A8">
          <w:rPr>
            <w:lang w:val="pt-BR"/>
          </w:rPr>
          <w:t xml:space="preserve">Instituto de Computação, Universidade Federal Fluminense (UFF), </w:t>
        </w:r>
        <w:proofErr w:type="spellStart"/>
        <w:r w:rsidRPr="00DF00A8">
          <w:rPr>
            <w:lang w:val="pt-BR"/>
          </w:rPr>
          <w:t>Niteroi</w:t>
        </w:r>
        <w:proofErr w:type="spellEnd"/>
        <w:r w:rsidRPr="00DF00A8">
          <w:rPr>
            <w:lang w:val="pt-BR"/>
          </w:rPr>
          <w:t>, RJ, Brazil</w:t>
        </w:r>
      </w:ins>
    </w:p>
    <w:p w14:paraId="62FC4BDF" w14:textId="77777777" w:rsidR="00DF244E" w:rsidRPr="00DF244E" w:rsidRDefault="00DF244E" w:rsidP="00391301">
      <w:pPr>
        <w:ind w:firstLine="0"/>
        <w:rPr>
          <w:color w:val="0563C1" w:themeColor="hyperlink"/>
          <w:u w:val="single"/>
          <w:rPrChange w:id="23" w:author="Cristiano Cesario" w:date="2016-12-12T21:09:00Z">
            <w:rPr/>
          </w:rPrChange>
        </w:rPr>
      </w:pPr>
      <w:ins w:id="24" w:author="Cristiano Cesario" w:date="2016-12-12T21:09:00Z">
        <w:r w:rsidRPr="006E6751">
          <w:t xml:space="preserve">email: </w:t>
        </w:r>
      </w:ins>
      <w:ins w:id="25" w:author="Cristiano Cesario" w:date="2016-12-12T21:10:00Z">
        <w:r w:rsidRPr="00DF244E">
          <w:t>rinterian@ic.uff.br</w:t>
        </w:r>
      </w:ins>
      <w:ins w:id="26" w:author="Cristiano Cesario" w:date="2016-12-12T21:09:00Z">
        <w:r>
          <w:fldChar w:fldCharType="begin"/>
        </w:r>
        <w:r>
          <w:instrText xml:space="preserve"> HYPERLINK "mailto:leomurta@ic.uff.br" </w:instrText>
        </w:r>
        <w:r>
          <w:fldChar w:fldCharType="separate"/>
        </w:r>
        <w:r>
          <w:rPr>
            <w:rStyle w:val="Hyperlink"/>
          </w:rPr>
          <w:fldChar w:fldCharType="end"/>
        </w:r>
      </w:ins>
    </w:p>
    <w:p w14:paraId="03F7886D" w14:textId="77777777" w:rsidR="00967F72" w:rsidRPr="006E6751" w:rsidRDefault="00967F72" w:rsidP="006E6751">
      <w:r w:rsidRPr="006E6751">
        <w:rPr>
          <w:b/>
        </w:rPr>
        <w:t xml:space="preserve">Abstract: </w:t>
      </w:r>
      <w:r w:rsidRPr="006E6751">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14:paraId="4A396BFA" w14:textId="77777777" w:rsidR="00BC1A45" w:rsidRPr="006E6751" w:rsidRDefault="00BC1A45" w:rsidP="006E6751">
      <w:r w:rsidRPr="006E6751">
        <w:rPr>
          <w:b/>
        </w:rPr>
        <w:t>Keywords:</w:t>
      </w:r>
      <w:r w:rsidRPr="006E6751">
        <w:t xml:space="preserve"> Topology Awareness, Distributed Version Control</w:t>
      </w:r>
    </w:p>
    <w:p w14:paraId="17F0405F" w14:textId="77777777" w:rsidR="00967F72" w:rsidRPr="006E6751" w:rsidRDefault="00967F72" w:rsidP="006E6751">
      <w:pPr>
        <w:pStyle w:val="Ttulo1"/>
      </w:pPr>
      <w:r w:rsidRPr="006E6751">
        <w:t>I</w:t>
      </w:r>
      <w:r w:rsidR="006E6751" w:rsidRPr="006E6751">
        <w:t>ntroduction</w:t>
      </w:r>
    </w:p>
    <w:p w14:paraId="76E23B39" w14:textId="77777777" w:rsidR="00967F72" w:rsidRPr="006E6751" w:rsidRDefault="00967F72" w:rsidP="006E6751">
      <w:r w:rsidRPr="006E6751">
        <w:t xml:space="preserve">Version Control Systems (VCS) date back to the 70s, when SCCS emerged </w:t>
      </w:r>
      <w:r w:rsidR="00E02D98" w:rsidRPr="006E6751">
        <w:fldChar w:fldCharType="begin"/>
      </w:r>
      <w:r w:rsidRPr="006E6751">
        <w:instrText xml:space="preserve"> ADDIN ZOTERO_ITEM CSL_CITATION {"citationID":"1ngj49ksnh","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00E02D98" w:rsidRPr="006E6751">
        <w:fldChar w:fldCharType="separate"/>
      </w:r>
      <w:r w:rsidRPr="006E6751">
        <w:t>[1]</w:t>
      </w:r>
      <w:r w:rsidR="00E02D98" w:rsidRPr="006E6751">
        <w:fldChar w:fldCharType="end"/>
      </w:r>
      <w:r w:rsidRPr="006E6751">
        <w:t xml:space="preserve">. Their primary purpose is to keep software development under control </w:t>
      </w:r>
      <w:r w:rsidR="00E02D98" w:rsidRPr="006E6751">
        <w:fldChar w:fldCharType="begin"/>
      </w:r>
      <w:r w:rsidRPr="006E6751">
        <w:instrText xml:space="preserve"> ADDIN ZOTERO_ITEM CSL_CITATION {"citationID":"111rephjh9","properties":{"formattedCitation":"[2]","plainCitation":"[2]"},"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E02D98" w:rsidRPr="006E6751">
        <w:fldChar w:fldCharType="separate"/>
      </w:r>
      <w:r w:rsidRPr="006E6751">
        <w:t>[2]</w:t>
      </w:r>
      <w:r w:rsidR="00E02D98" w:rsidRPr="006E6751">
        <w:fldChar w:fldCharType="end"/>
      </w:r>
      <w:r w:rsidRPr="006E6751">
        <w:t xml:space="preserve">. Along these almost 40 years, VCSs have evolved from a centralized repository with local access (e.g., SCCS and RCS </w:t>
      </w:r>
      <w:r w:rsidR="00E02D98" w:rsidRPr="006E6751">
        <w:fldChar w:fldCharType="begin"/>
      </w:r>
      <w:r w:rsidRPr="006E6751">
        <w:instrText xml:space="preserve"> ADDIN ZOTERO_ITEM CSL_CITATION {"citationID":"2hot0aj4eo","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E02D98" w:rsidRPr="006E6751">
        <w:fldChar w:fldCharType="separate"/>
      </w:r>
      <w:r w:rsidRPr="006E6751">
        <w:t>[3]</w:t>
      </w:r>
      <w:r w:rsidR="00E02D98" w:rsidRPr="006E6751">
        <w:fldChar w:fldCharType="end"/>
      </w:r>
      <w:r w:rsidRPr="006E6751">
        <w:t xml:space="preserve">) to a client-server architecture (e.g., CVS </w:t>
      </w:r>
      <w:r w:rsidR="00E02D98" w:rsidRPr="006E6751">
        <w:fldChar w:fldCharType="begin"/>
      </w:r>
      <w:r w:rsidRPr="006E6751">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E02D98" w:rsidRPr="006E6751">
        <w:fldChar w:fldCharType="separate"/>
      </w:r>
      <w:r w:rsidRPr="006E6751">
        <w:t>[4]</w:t>
      </w:r>
      <w:r w:rsidR="00E02D98" w:rsidRPr="006E6751">
        <w:fldChar w:fldCharType="end"/>
      </w:r>
      <w:r w:rsidRPr="006E6751">
        <w:t xml:space="preserve"> and Subversion </w:t>
      </w:r>
      <w:r w:rsidR="00E02D98" w:rsidRPr="006E6751">
        <w:fldChar w:fldCharType="begin"/>
      </w:r>
      <w:r w:rsidRPr="006E6751">
        <w:instrText xml:space="preserve"> ADDIN ZOTERO_ITEM CSL_CITATION {"citationID":"pct7ssu23","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E02D98" w:rsidRPr="006E6751">
        <w:fldChar w:fldCharType="separate"/>
      </w:r>
      <w:r w:rsidRPr="006E6751">
        <w:t>[5]</w:t>
      </w:r>
      <w:r w:rsidR="00E02D98" w:rsidRPr="006E6751">
        <w:fldChar w:fldCharType="end"/>
      </w:r>
      <w:r w:rsidRPr="006E6751">
        <w:t xml:space="preserve">). More recently, distributed VCSs (DVCS) arose (e.g., Git </w:t>
      </w:r>
      <w:r w:rsidR="00E02D98" w:rsidRPr="006E6751">
        <w:fldChar w:fldCharType="begin"/>
      </w:r>
      <w:r w:rsidRPr="006E6751">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E02D98" w:rsidRPr="006E6751">
        <w:fldChar w:fldCharType="separate"/>
      </w:r>
      <w:r w:rsidRPr="006E6751">
        <w:t>[6]</w:t>
      </w:r>
      <w:r w:rsidR="00E02D98" w:rsidRPr="006E6751">
        <w:fldChar w:fldCharType="end"/>
      </w:r>
      <w:r w:rsidRPr="006E6751">
        <w:t xml:space="preserve"> and Mercurial </w:t>
      </w:r>
      <w:r w:rsidR="00E02D98" w:rsidRPr="006E6751">
        <w:fldChar w:fldCharType="begin"/>
      </w:r>
      <w:r w:rsidRPr="006E6751">
        <w:instrText xml:space="preserve"> ADDIN ZOTERO_ITEM CSL_CITATION {"citationID":"2g6km397o","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E02D98" w:rsidRPr="006E6751">
        <w:fldChar w:fldCharType="separate"/>
      </w:r>
      <w:r w:rsidRPr="006E6751">
        <w:t>[7]</w:t>
      </w:r>
      <w:r w:rsidR="00E02D98" w:rsidRPr="006E6751">
        <w:fldChar w:fldCharType="end"/>
      </w:r>
      <w:r w:rsidRPr="006E6751">
        <w:t xml:space="preserve">) allowing clones of </w:t>
      </w:r>
      <w:r w:rsidRPr="006E6751">
        <w:lastRenderedPageBreak/>
        <w:t xml:space="preserve">the entire repository in different locations. According to a survey conducted by the Eclipse community </w:t>
      </w:r>
      <w:r w:rsidR="00E02D98" w:rsidRPr="006E6751">
        <w:fldChar w:fldCharType="begin"/>
      </w:r>
      <w:r w:rsidRPr="006E6751">
        <w:instrText xml:space="preserve"> ADDIN ZOTERO_ITEM CSL_CITATION {"citationID":"2qaudsv9ut","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E02D98" w:rsidRPr="006E6751">
        <w:fldChar w:fldCharType="separate"/>
      </w:r>
      <w:r w:rsidRPr="006E6751">
        <w:t>[8]</w:t>
      </w:r>
      <w:r w:rsidR="00E02D98" w:rsidRPr="006E6751">
        <w:fldChar w:fldCharType="end"/>
      </w:r>
      <w:r w:rsidRPr="006E6751">
        <w:t xml:space="preserve">, Git and </w:t>
      </w:r>
      <w:proofErr w:type="spellStart"/>
      <w:r w:rsidRPr="006E6751">
        <w:t>Github</w:t>
      </w:r>
      <w:proofErr w:type="spellEnd"/>
      <w:r w:rsidRPr="006E6751">
        <w:t xml:space="preserve"> combined usage increased from 6.8% to 42.9% between 2010 and 2014 (a growth greater than 500%). During this same period, Subversion and CVS combined usage decreased from 71% to 34.4%. This clearly shows momentum and a strong tendency in the adoption of DVCSs in the open source community.</w:t>
      </w:r>
    </w:p>
    <w:p w14:paraId="6006FB2E" w14:textId="77777777" w:rsidR="00967F72" w:rsidRPr="006E6751" w:rsidRDefault="00967F72" w:rsidP="006E6751">
      <w:r w:rsidRPr="006E6751">
        <w:t xml:space="preserve">Besides these changes from local to client-server and then to a distributed architecture, the concurrency control policy adopted by VCSs also changed from lock-based (pessimistic) to branch-based (optimistic). According to </w:t>
      </w:r>
      <w:proofErr w:type="spellStart"/>
      <w:r w:rsidRPr="006E6751">
        <w:t>Walrad</w:t>
      </w:r>
      <w:proofErr w:type="spellEnd"/>
      <w:r w:rsidRPr="006E6751">
        <w:t xml:space="preserve"> and Strom </w:t>
      </w:r>
      <w:r w:rsidR="00E02D98" w:rsidRPr="006E6751">
        <w:fldChar w:fldCharType="begin"/>
      </w:r>
      <w:r w:rsidRPr="006E6751">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E02D98" w:rsidRPr="006E6751">
        <w:fldChar w:fldCharType="separate"/>
      </w:r>
      <w:r w:rsidRPr="006E6751">
        <w:t>[9]</w:t>
      </w:r>
      <w:r w:rsidR="00E02D98" w:rsidRPr="006E6751">
        <w:fldChar w:fldCharType="end"/>
      </w:r>
      <w:r w:rsidRPr="006E6751">
        <w:t xml:space="preserve">, creating branches in VCSs is essential to software development because it enables concurrent development, allowing the maintenance of different versions of a system, the customization to different platforms/customers, among other features. DVCSs include better support for working with branches </w:t>
      </w:r>
      <w:r w:rsidR="00E02D98" w:rsidRPr="006E6751">
        <w:fldChar w:fldCharType="begin"/>
      </w:r>
      <w:r w:rsidRPr="006E6751">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00E02D98" w:rsidRPr="006E6751">
        <w:fldChar w:fldCharType="separate"/>
      </w:r>
      <w:r w:rsidRPr="006E6751">
        <w:t>[10]</w:t>
      </w:r>
      <w:r w:rsidR="00E02D98" w:rsidRPr="006E6751">
        <w:fldChar w:fldCharType="end"/>
      </w:r>
      <w:r w:rsidRPr="006E6751">
        <w:t>, turning the branch creation into a recurring pattern, no matter if this creation is explicitly done by executing a “branch” command or implicitly when a repository is cloned.</w:t>
      </w:r>
    </w:p>
    <w:p w14:paraId="06DF0F1F" w14:textId="77777777" w:rsidR="00967F72" w:rsidRPr="006E6751" w:rsidRDefault="00967F72" w:rsidP="006E6751">
      <w:r w:rsidRPr="006E6751">
        <w:t xml:space="preserve">However, distributed software development, especially from the geographical perspective </w:t>
      </w:r>
      <w:r w:rsidR="00E02D98" w:rsidRPr="006E6751">
        <w:fldChar w:fldCharType="begin"/>
      </w:r>
      <w:r w:rsidRPr="006E6751">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E02D98" w:rsidRPr="006E6751">
        <w:fldChar w:fldCharType="separate"/>
      </w:r>
      <w:r w:rsidRPr="006E6751">
        <w:t>[11]</w:t>
      </w:r>
      <w:r w:rsidR="00E02D98" w:rsidRPr="006E6751">
        <w:fldChar w:fldCharType="end"/>
      </w:r>
      <w:r w:rsidRPr="006E6751">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00E02D98" w:rsidRPr="006E6751">
        <w:fldChar w:fldCharType="begin"/>
      </w:r>
      <w:r w:rsidRPr="006E6751">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00E02D98" w:rsidRPr="006E6751">
        <w:fldChar w:fldCharType="separate"/>
      </w:r>
      <w:r w:rsidRPr="006E6751">
        <w:t>[12]</w:t>
      </w:r>
      <w:r w:rsidR="00E02D98" w:rsidRPr="006E6751">
        <w:fldChar w:fldCharType="end"/>
      </w:r>
      <w:r w:rsidRPr="006E6751">
        <w:t xml:space="preserve">, concurrent development increases the number of defects in software. Besides, Silva et al. </w:t>
      </w:r>
      <w:r w:rsidR="00E02D98" w:rsidRPr="006E6751">
        <w:fldChar w:fldCharType="begin"/>
      </w:r>
      <w:r w:rsidRPr="006E6751">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00E02D98" w:rsidRPr="006E6751">
        <w:fldChar w:fldCharType="separate"/>
      </w:r>
      <w:r w:rsidRPr="006E6751">
        <w:t>[13]</w:t>
      </w:r>
      <w:r w:rsidR="00E02D98" w:rsidRPr="006E6751">
        <w:fldChar w:fldCharType="end"/>
      </w:r>
      <w:r w:rsidRPr="006E6751">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00E02D98" w:rsidRPr="006E6751">
        <w:fldChar w:fldCharType="begin"/>
      </w:r>
      <w:r w:rsidRPr="006E6751">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E02D98" w:rsidRPr="006E6751">
        <w:fldChar w:fldCharType="separate"/>
      </w:r>
      <w:r w:rsidRPr="006E6751">
        <w:t>[14]</w:t>
      </w:r>
      <w:r w:rsidR="00E02D98" w:rsidRPr="006E6751">
        <w:fldChar w:fldCharType="end"/>
      </w:r>
      <w:r w:rsidRPr="006E6751">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3653D1F5" w14:textId="77777777" w:rsidR="00967F72" w:rsidRPr="006E6751" w:rsidRDefault="00967F72" w:rsidP="006E6751">
      <w:r w:rsidRPr="006E6751">
        <w:t xml:space="preserve">By enabling repository clones, DVCSs expand the branching possibilities discussed by Appleton et al. </w:t>
      </w:r>
      <w:r w:rsidR="00E02D98" w:rsidRPr="006E6751">
        <w:fldChar w:fldCharType="begin"/>
      </w:r>
      <w:r w:rsidRPr="006E6751">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00E02D98" w:rsidRPr="006E6751">
        <w:fldChar w:fldCharType="separate"/>
      </w:r>
      <w:r w:rsidRPr="006E6751">
        <w:t>[15]</w:t>
      </w:r>
      <w:r w:rsidR="00E02D98" w:rsidRPr="006E6751">
        <w:fldChar w:fldCharType="end"/>
      </w:r>
      <w:r w:rsidRPr="006E6751">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w:t>
      </w:r>
      <w:r w:rsidRPr="006E6751">
        <w:lastRenderedPageBreak/>
        <w:t xml:space="preserve">However, it can be still much more complex than the traditional client-server topology found in centralized VCS. </w:t>
      </w:r>
    </w:p>
    <w:p w14:paraId="48AA7899" w14:textId="77777777" w:rsidR="00967F72" w:rsidRPr="006E6751" w:rsidRDefault="00967F72" w:rsidP="006E6751">
      <w:r w:rsidRPr="006E6751">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6E6751">
        <w:t>Palantir</w:t>
      </w:r>
      <w:proofErr w:type="spellEnd"/>
      <w:r w:rsidR="00E02D98" w:rsidRPr="006E6751">
        <w:fldChar w:fldCharType="begin"/>
      </w:r>
      <w:r w:rsidRPr="006E6751">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00E02D98" w:rsidRPr="006E6751">
        <w:fldChar w:fldCharType="separate"/>
      </w:r>
      <w:r w:rsidRPr="006E6751">
        <w:t>[16]</w:t>
      </w:r>
      <w:r w:rsidR="00E02D98" w:rsidRPr="006E6751">
        <w:fldChar w:fldCharType="end"/>
      </w:r>
      <w:r w:rsidRPr="006E6751">
        <w:t xml:space="preserve">, </w:t>
      </w:r>
      <w:proofErr w:type="spellStart"/>
      <w:r w:rsidRPr="006E6751">
        <w:t>FASTDash</w:t>
      </w:r>
      <w:proofErr w:type="spellEnd"/>
      <w:r w:rsidR="00E02D98" w:rsidRPr="006E6751">
        <w:fldChar w:fldCharType="begin"/>
      </w:r>
      <w:r w:rsidRPr="006E6751">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E02D98" w:rsidRPr="006E6751">
        <w:fldChar w:fldCharType="separate"/>
      </w:r>
      <w:r w:rsidRPr="006E6751">
        <w:t>[17]</w:t>
      </w:r>
      <w:r w:rsidR="00E02D98" w:rsidRPr="006E6751">
        <w:fldChar w:fldCharType="end"/>
      </w:r>
      <w:r w:rsidRPr="006E6751">
        <w:t xml:space="preserve">, Lighthouse </w:t>
      </w:r>
      <w:r w:rsidR="00E02D98" w:rsidRPr="006E6751">
        <w:fldChar w:fldCharType="begin"/>
      </w:r>
      <w:r w:rsidRPr="006E6751">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00E02D98" w:rsidRPr="006E6751">
        <w:fldChar w:fldCharType="separate"/>
      </w:r>
      <w:r w:rsidRPr="006E6751">
        <w:t>[13]</w:t>
      </w:r>
      <w:r w:rsidR="00E02D98" w:rsidRPr="006E6751">
        <w:fldChar w:fldCharType="end"/>
      </w:r>
      <w:r w:rsidRPr="006E6751">
        <w:t xml:space="preserve">, </w:t>
      </w:r>
      <w:proofErr w:type="spellStart"/>
      <w:r w:rsidRPr="006E6751">
        <w:t>CollabVS</w:t>
      </w:r>
      <w:proofErr w:type="spellEnd"/>
      <w:r w:rsidR="00E02D98" w:rsidRPr="006E6751">
        <w:fldChar w:fldCharType="begin"/>
      </w:r>
      <w:r w:rsidRPr="006E6751">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E02D98" w:rsidRPr="006E6751">
        <w:fldChar w:fldCharType="separate"/>
      </w:r>
      <w:r w:rsidRPr="006E6751">
        <w:t>[18]</w:t>
      </w:r>
      <w:r w:rsidR="00E02D98" w:rsidRPr="006E6751">
        <w:fldChar w:fldCharType="end"/>
      </w:r>
      <w:r w:rsidRPr="006E6751">
        <w:t xml:space="preserve">, Safe-Commit </w:t>
      </w:r>
      <w:r w:rsidR="00E02D98" w:rsidRPr="006E6751">
        <w:fldChar w:fldCharType="begin"/>
      </w:r>
      <w:r w:rsidRPr="006E6751">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E02D98" w:rsidRPr="006E6751">
        <w:fldChar w:fldCharType="separate"/>
      </w:r>
      <w:r w:rsidRPr="006E6751">
        <w:t>[19]</w:t>
      </w:r>
      <w:r w:rsidR="00E02D98" w:rsidRPr="006E6751">
        <w:fldChar w:fldCharType="end"/>
      </w:r>
      <w:r w:rsidRPr="006E6751">
        <w:t xml:space="preserve">, Crystal </w:t>
      </w:r>
      <w:r w:rsidR="00E02D98" w:rsidRPr="006E6751">
        <w:fldChar w:fldCharType="begin"/>
      </w:r>
      <w:r w:rsidRPr="006E6751">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E02D98" w:rsidRPr="006E6751">
        <w:fldChar w:fldCharType="separate"/>
      </w:r>
      <w:r w:rsidRPr="006E6751">
        <w:t>[14]</w:t>
      </w:r>
      <w:r w:rsidR="00E02D98" w:rsidRPr="006E6751">
        <w:fldChar w:fldCharType="end"/>
      </w:r>
      <w:r w:rsidRPr="006E6751">
        <w:t xml:space="preserve">, and </w:t>
      </w:r>
      <w:proofErr w:type="spellStart"/>
      <w:r w:rsidRPr="006E6751">
        <w:t>WeCode</w:t>
      </w:r>
      <w:proofErr w:type="spellEnd"/>
      <w:r w:rsidR="00E02D98" w:rsidRPr="006E6751">
        <w:fldChar w:fldCharType="begin"/>
      </w:r>
      <w:r w:rsidRPr="006E6751">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E02D98" w:rsidRPr="006E6751">
        <w:fldChar w:fldCharType="separate"/>
      </w:r>
      <w:r w:rsidRPr="006E6751">
        <w:t>[20]</w:t>
      </w:r>
      <w:r w:rsidR="00E02D98" w:rsidRPr="006E6751">
        <w:fldChar w:fldCharType="end"/>
      </w:r>
      <w:r w:rsidRPr="006E6751">
        <w:t>, deal with question Q3, giving to the developers awareness of concurrent changes. However, they do not provide an overview of the topology of repositories, indicating which commits belong to which clones. This overview is essential to understand the distributed evolution of the project.</w:t>
      </w:r>
    </w:p>
    <w:p w14:paraId="4EE16231" w14:textId="77777777" w:rsidR="00967F72" w:rsidRPr="006E6751" w:rsidRDefault="00967F72" w:rsidP="006E6751">
      <w:r w:rsidRPr="006E6751">
        <w:t>In order to answer the aforementioned questions, we propose DyeVC</w:t>
      </w:r>
      <w:r w:rsidRPr="006E6751">
        <w:rPr>
          <w:vertAlign w:val="superscript"/>
        </w:rPr>
        <w:footnoteReference w:id="1"/>
      </w:r>
      <w:r w:rsidRPr="006E6751">
        <w:t>, a novel monitoring and visualization approach for DVCS that gathers information about different repositories and presents them visually to the user.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14:paraId="3780DF1F" w14:textId="77777777" w:rsidR="00967F72" w:rsidRPr="006E6751" w:rsidRDefault="00967F72" w:rsidP="006E6751">
      <w:r w:rsidRPr="006E6751">
        <w:t xml:space="preserve">This paper expands the concepts presented in a previous workshop paper </w:t>
      </w:r>
      <w:r w:rsidR="00E02D98" w:rsidRPr="006E6751">
        <w:fldChar w:fldCharType="begin"/>
      </w:r>
      <w:r w:rsidRPr="006E6751">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E02D98" w:rsidRPr="006E6751">
        <w:fldChar w:fldCharType="separate"/>
      </w:r>
      <w:r w:rsidRPr="006E6751">
        <w:t>[21]</w:t>
      </w:r>
      <w:r w:rsidR="00E02D98" w:rsidRPr="006E6751">
        <w:fldChar w:fldCharType="end"/>
      </w:r>
      <w:r w:rsidRPr="006E6751">
        <w:t xml:space="preserve"> by including a more thorough discussion about our approach, such as how we depict the dependencies among the repositories in a project. It also includes the evaluation of DyeVC over open source projects and the results of an observational study and a benchmark over DyeVC. This paper is organized as follows: Section </w:t>
      </w:r>
      <w:r w:rsidR="00985CF7">
        <w:fldChar w:fldCharType="begin"/>
      </w:r>
      <w:r w:rsidR="00985CF7">
        <w:instrText xml:space="preserve"> REF _Ref447919075 \r \h  \* MERGEFORMAT </w:instrText>
      </w:r>
      <w:r w:rsidR="00985CF7">
        <w:fldChar w:fldCharType="separate"/>
      </w:r>
      <w:r w:rsidR="00885AFE">
        <w:t>3</w:t>
      </w:r>
      <w:r w:rsidR="00985CF7">
        <w:fldChar w:fldCharType="end"/>
      </w:r>
      <w:r w:rsidRPr="006E6751">
        <w:t xml:space="preserve"> presents the DyeVC approach. Section </w:t>
      </w:r>
      <w:r w:rsidR="00985CF7">
        <w:fldChar w:fldCharType="begin"/>
      </w:r>
      <w:r w:rsidR="00985CF7">
        <w:instrText xml:space="preserve"> REF _Ref454701044 \r \h  \* MERGEFORMAT </w:instrText>
      </w:r>
      <w:r w:rsidR="00985CF7">
        <w:fldChar w:fldCharType="separate"/>
      </w:r>
      <w:r w:rsidR="00885AFE">
        <w:t>4</w:t>
      </w:r>
      <w:r w:rsidR="00985CF7">
        <w:fldChar w:fldCharType="end"/>
      </w:r>
      <w:r w:rsidRPr="006E6751">
        <w:t xml:space="preserve"> presents the technologies used in our prototype implementation. Section </w:t>
      </w:r>
      <w:r w:rsidR="00985CF7">
        <w:fldChar w:fldCharType="begin"/>
      </w:r>
      <w:r w:rsidR="00985CF7">
        <w:instrText xml:space="preserve"> REF _Ref454701058 \r \h  \* MERGEFORMAT </w:instrText>
      </w:r>
      <w:r w:rsidR="00985CF7">
        <w:fldChar w:fldCharType="separate"/>
      </w:r>
      <w:r w:rsidR="00885AFE">
        <w:t>5</w:t>
      </w:r>
      <w:r w:rsidR="00985CF7">
        <w:fldChar w:fldCharType="end"/>
      </w:r>
      <w:r w:rsidRPr="006E6751">
        <w:t xml:space="preserve"> describes the evaluation of DyeVC. Section </w:t>
      </w:r>
      <w:r w:rsidR="00985CF7">
        <w:fldChar w:fldCharType="begin"/>
      </w:r>
      <w:r w:rsidR="00985CF7">
        <w:instrText xml:space="preserve"> REF _Ref447919115 \r \h  \* MERGEFORMAT </w:instrText>
      </w:r>
      <w:r w:rsidR="00985CF7">
        <w:fldChar w:fldCharType="separate"/>
      </w:r>
      <w:r w:rsidR="00885AFE">
        <w:t>6</w:t>
      </w:r>
      <w:r w:rsidR="00985CF7">
        <w:fldChar w:fldCharType="end"/>
      </w:r>
      <w:r w:rsidRPr="006E6751">
        <w:t xml:space="preserve"> discusses related work and Section </w:t>
      </w:r>
      <w:r w:rsidR="00985CF7">
        <w:fldChar w:fldCharType="begin"/>
      </w:r>
      <w:r w:rsidR="00985CF7">
        <w:instrText xml:space="preserve"> REF _Ref447919130 \r \h  \* MERGEFORMAT </w:instrText>
      </w:r>
      <w:r w:rsidR="00985CF7">
        <w:fldChar w:fldCharType="separate"/>
      </w:r>
      <w:r w:rsidR="00885AFE">
        <w:t>7</w:t>
      </w:r>
      <w:r w:rsidR="00985CF7">
        <w:fldChar w:fldCharType="end"/>
      </w:r>
      <w:r w:rsidRPr="006E6751">
        <w:t xml:space="preserve"> concludes the paper and presents some future work. </w:t>
      </w:r>
    </w:p>
    <w:p w14:paraId="65FC82A0" w14:textId="77777777" w:rsidR="00967F72" w:rsidRPr="006E6751" w:rsidRDefault="00967F72" w:rsidP="006E6751">
      <w:pPr>
        <w:pStyle w:val="Ttulo1"/>
      </w:pPr>
      <w:r w:rsidRPr="006E6751">
        <w:lastRenderedPageBreak/>
        <w:t>M</w:t>
      </w:r>
      <w:r w:rsidR="006E6751" w:rsidRPr="006E6751">
        <w:t>otivational Example</w:t>
      </w:r>
    </w:p>
    <w:p w14:paraId="232C1037" w14:textId="77777777" w:rsidR="00967F72" w:rsidRDefault="00985CF7" w:rsidP="006E6751">
      <w:r>
        <w:fldChar w:fldCharType="begin"/>
      </w:r>
      <w:r>
        <w:instrText xml:space="preserve"> REF _Ref454704368 \h  \* MERGEFORMAT </w:instrText>
      </w:r>
      <w:r>
        <w:fldChar w:fldCharType="separate"/>
      </w:r>
      <w:ins w:id="27" w:author="Cristiano Cesario" w:date="2016-12-10T08:37:00Z">
        <w:r w:rsidR="00885AFE" w:rsidRPr="00AC2DA9">
          <w:t xml:space="preserve">Figure </w:t>
        </w:r>
        <w:r w:rsidR="00885AFE">
          <w:t>1</w:t>
        </w:r>
      </w:ins>
      <w:del w:id="28" w:author="Cristiano Cesario" w:date="2016-12-10T08:37:00Z">
        <w:r w:rsidR="00F131DB" w:rsidRPr="00AC2DA9" w:rsidDel="00885AFE">
          <w:delText xml:space="preserve">Figure </w:delText>
        </w:r>
        <w:r w:rsidR="00F131DB" w:rsidDel="00885AFE">
          <w:delText>1</w:delText>
        </w:r>
      </w:del>
      <w:r>
        <w:fldChar w:fldCharType="end"/>
      </w:r>
      <w:r w:rsidR="00967F72" w:rsidRPr="006E6751">
        <w:t xml:space="preserve"> shows a scenario with some developers, each one owning a clone of the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fldChar w:fldCharType="begin"/>
      </w:r>
      <w:r>
        <w:instrText xml:space="preserve"> REF _Ref454704368 \h  \* MERGEFORMAT </w:instrText>
      </w:r>
      <w:r>
        <w:fldChar w:fldCharType="separate"/>
      </w:r>
      <w:ins w:id="29" w:author="Cristiano Cesario" w:date="2016-12-10T08:37:00Z">
        <w:r w:rsidR="00885AFE" w:rsidRPr="00AC2DA9">
          <w:t xml:space="preserve">Figure </w:t>
        </w:r>
        <w:r w:rsidR="00885AFE">
          <w:t>1</w:t>
        </w:r>
      </w:ins>
      <w:del w:id="30" w:author="Cristiano Cesario" w:date="2016-12-10T08:37:00Z">
        <w:r w:rsidR="00F131DB" w:rsidRPr="00AC2DA9" w:rsidDel="00885AFE">
          <w:delText xml:space="preserve">Figure </w:delText>
        </w:r>
        <w:r w:rsidR="00F131DB" w:rsidDel="00885AFE">
          <w:delText>1</w:delText>
        </w:r>
      </w:del>
      <w:r>
        <w:fldChar w:fldCharType="end"/>
      </w:r>
      <w:r w:rsidR="00967F72" w:rsidRPr="002D774F">
        <w:t xml:space="preserve"> i</w:t>
      </w:r>
      <w:r w:rsidR="00967F72" w:rsidRPr="006E6751">
        <w:t>ndicate data being pushed, whereas dotted lines indicate data being pulled. Thus, for example, Rogue can both pull updates from Gambit and push updates to him, and Beast can pull updates from Rogue, but cannot push updates to her.</w:t>
      </w:r>
    </w:p>
    <w:p w14:paraId="6C76CA85" w14:textId="77777777" w:rsidR="003E4F33" w:rsidRDefault="003E4F33" w:rsidP="003E4F33">
      <w:pPr>
        <w:ind w:firstLine="0"/>
      </w:pPr>
      <w:r w:rsidRPr="00AA5547">
        <w:rPr>
          <w:noProof/>
        </w:rPr>
        <w:drawing>
          <wp:inline distT="0" distB="0" distL="0" distR="0" wp14:anchorId="0C348552" wp14:editId="55EB4D37">
            <wp:extent cx="3060000" cy="2309917"/>
            <wp:effectExtent l="0" t="0" r="0" b="0"/>
            <wp:docPr id="64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0000" cy="2309917"/>
                    </a:xfrm>
                    <a:prstGeom prst="rect">
                      <a:avLst/>
                    </a:prstGeom>
                    <a:noFill/>
                    <a:ln>
                      <a:noFill/>
                    </a:ln>
                  </pic:spPr>
                </pic:pic>
              </a:graphicData>
            </a:graphic>
          </wp:inline>
        </w:drawing>
      </w:r>
    </w:p>
    <w:p w14:paraId="24444788" w14:textId="77777777" w:rsidR="00AC2DA9" w:rsidRDefault="00AC2DA9" w:rsidP="00AC2DA9">
      <w:pPr>
        <w:pStyle w:val="Legenda"/>
      </w:pPr>
      <w:bookmarkStart w:id="31" w:name="_Ref454704368"/>
      <w:r w:rsidRPr="00AC2DA9">
        <w:t xml:space="preserve">Figure </w:t>
      </w:r>
      <w:r w:rsidR="00E02D98">
        <w:fldChar w:fldCharType="begin"/>
      </w:r>
      <w:r w:rsidR="000C66C2">
        <w:instrText xml:space="preserve"> SEQ Figure \* ARABIC </w:instrText>
      </w:r>
      <w:r w:rsidR="00E02D98">
        <w:fldChar w:fldCharType="separate"/>
      </w:r>
      <w:r w:rsidR="00AD7EB7">
        <w:rPr>
          <w:noProof/>
        </w:rPr>
        <w:t>1</w:t>
      </w:r>
      <w:r w:rsidR="00E02D98">
        <w:fldChar w:fldCharType="end"/>
      </w:r>
      <w:bookmarkEnd w:id="31"/>
      <w:r w:rsidRPr="00AC2DA9">
        <w:t xml:space="preserve">. </w:t>
      </w:r>
      <w:r w:rsidRPr="00E47950">
        <w:rPr>
          <w:b w:val="0"/>
        </w:rPr>
        <w:t>Development scenario involving some developers</w:t>
      </w:r>
    </w:p>
    <w:p w14:paraId="6A78DF94" w14:textId="77777777" w:rsidR="00967F72" w:rsidRPr="006E6751" w:rsidRDefault="00967F72" w:rsidP="006E6751">
      <w:r w:rsidRPr="006E6751">
        <w:t xml:space="preserve">Each one of the developers has a complete copy of the repository. Luckily, this scenario has a CM Plan in action, otherwise each one would be able to send and receive updates to and from any other, leading to a total of </w:t>
      </w:r>
      <m:oMath>
        <m:r>
          <w:rPr>
            <w:rFonts w:ascii="Cambria Math" w:hAnsi="Cambria Math"/>
          </w:rPr>
          <m:t>n×(n-1)</m:t>
        </m:r>
      </m:oMath>
      <w:r w:rsidRPr="006E6751">
        <w:t xml:space="preserve"> 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Nightcrawler, for example, where there is no direct communication.</w:t>
      </w:r>
    </w:p>
    <w:p w14:paraId="3A26334B" w14:textId="77777777" w:rsidR="00967F72" w:rsidRPr="006E6751" w:rsidRDefault="00967F72" w:rsidP="006E6751">
      <w:r w:rsidRPr="006E6751">
        <w:t xml:space="preserve">As an example, from a developer’s point of view, like Beast, how can he know at a given moment if there are commits in Rogue, in Gambit, or in Nightcrawler clones that were not pulled yet? Alternatively, would be </w:t>
      </w:r>
      <w:r w:rsidRPr="006E6751">
        <w:lastRenderedPageBreak/>
        <w:t>the case that there are local commits pending to be pushed to Gambit? Beast could certainly periodically pull changes from his peers, checking if there were updates available, but this would be a manual procedure, prone to be forgotten. It would be more practical if Beast could have an up to date knowledge of his peers, warning him about any local or remote updates that had not been synchronized yet. On the other hand, from an administrator’s point of view, how can she know which are the existing clones of a project and how they relate among each other? How can she know if there are pending commits to be sent from a staging repository to a production one?</w:t>
      </w:r>
    </w:p>
    <w:p w14:paraId="668A87C1" w14:textId="77777777" w:rsidR="00967F72" w:rsidRPr="006E6751" w:rsidRDefault="00967F72" w:rsidP="006E6751">
      <w:pPr>
        <w:pStyle w:val="Ttulo1"/>
      </w:pPr>
      <w:bookmarkStart w:id="32" w:name="_Ref447919075"/>
      <w:r w:rsidRPr="006E6751">
        <w:t>DYEVC APPROACH</w:t>
      </w:r>
      <w:bookmarkEnd w:id="32"/>
    </w:p>
    <w:p w14:paraId="6B86EA33" w14:textId="77777777" w:rsidR="00967F72" w:rsidRPr="006E6751" w:rsidRDefault="00967F72" w:rsidP="006E6751">
      <w:r w:rsidRPr="006E6751">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31D3A6BB" w14:textId="77777777" w:rsidR="00967F72" w:rsidRPr="006E6751" w:rsidRDefault="00967F72" w:rsidP="006E6751">
      <w:pPr>
        <w:pStyle w:val="Ttulo2"/>
      </w:pPr>
      <w:bookmarkStart w:id="33" w:name="_Ref447914299"/>
      <w:r w:rsidRPr="006E6751">
        <w:t>Information Gathering</w:t>
      </w:r>
      <w:bookmarkEnd w:id="33"/>
    </w:p>
    <w:p w14:paraId="1FB025AF" w14:textId="77777777" w:rsidR="00967F72" w:rsidRDefault="00967F72" w:rsidP="006E6751">
      <w:pPr>
        <w:rPr>
          <w:ins w:id="34" w:author="Cristiano Cesario" w:date="2016-09-29T07:40:00Z"/>
        </w:rPr>
      </w:pPr>
      <w:r w:rsidRPr="006E6751">
        <w:t xml:space="preserve">DyeVC continuously gathers information from interrelated clones, starting from clones registered by the user. </w:t>
      </w:r>
      <w:ins w:id="35" w:author="Cristiano Cesario" w:date="2016-09-29T07:41:00Z">
        <w:r w:rsidR="00A01FA8">
          <w:t xml:space="preserve">As shown in </w:t>
        </w:r>
        <w:r w:rsidR="00E02D98">
          <w:fldChar w:fldCharType="begin"/>
        </w:r>
        <w:r w:rsidR="00A01FA8">
          <w:instrText xml:space="preserve"> REF _Ref462898199 \h </w:instrText>
        </w:r>
      </w:ins>
      <w:r w:rsidR="00E02D98">
        <w:fldChar w:fldCharType="separate"/>
      </w:r>
      <w:ins w:id="36" w:author="Cristiano Cesario" w:date="2016-12-10T08:37:00Z">
        <w:r w:rsidR="00885AFE">
          <w:t xml:space="preserve">Figure </w:t>
        </w:r>
        <w:r w:rsidR="00885AFE">
          <w:rPr>
            <w:noProof/>
          </w:rPr>
          <w:t>2</w:t>
        </w:r>
      </w:ins>
      <w:del w:id="37" w:author="Cristiano Cesario" w:date="2016-09-29T08:11:00Z">
        <w:r w:rsidR="00BD1781" w:rsidDel="005C50D0">
          <w:rPr>
            <w:noProof/>
          </w:rPr>
          <w:delText>2</w:delText>
        </w:r>
      </w:del>
      <w:ins w:id="38" w:author="Cristiano Cesario" w:date="2016-09-29T07:41:00Z">
        <w:r w:rsidR="00E02D98">
          <w:fldChar w:fldCharType="end"/>
        </w:r>
        <w:r w:rsidR="00A01FA8">
          <w:t>, f</w:t>
        </w:r>
      </w:ins>
      <w:del w:id="39" w:author="Cristiano Cesario" w:date="2016-09-29T07:41:00Z">
        <w:r w:rsidRPr="006E6751" w:rsidDel="00A01FA8">
          <w:delText>F</w:delText>
        </w:r>
      </w:del>
      <w:r w:rsidRPr="006E6751">
        <w:t xml:space="preserve">or each registered clone </w:t>
      </w:r>
      <w:r w:rsidRPr="002D774F">
        <w:rPr>
          <w:bCs/>
          <w:i/>
        </w:rPr>
        <w:t>rep</w:t>
      </w:r>
      <w:r w:rsidRPr="006E6751">
        <w:t xml:space="preserve">, DyeVC transparently creates a local clone </w:t>
      </w:r>
      <w:r w:rsidRPr="002D774F">
        <w:rPr>
          <w:bCs/>
          <w:i/>
        </w:rPr>
        <w:t>rep’</w:t>
      </w:r>
      <w:r w:rsidRPr="006E6751">
        <w:t xml:space="preserve"> in the user’s home folder to fetch data from all of the peers that </w:t>
      </w:r>
      <w:r w:rsidRPr="002D774F">
        <w:rPr>
          <w:bCs/>
          <w:i/>
        </w:rPr>
        <w:t>rep</w:t>
      </w:r>
      <w:r w:rsidRPr="006E6751">
        <w:t xml:space="preserve"> communicates with. Data is gathered by DyeVC instances running at each user machine and is stored in a central document database. In this way, information from one DyeVC instance is made available to every other instance in the topology.</w:t>
      </w:r>
    </w:p>
    <w:p w14:paraId="43A26492" w14:textId="77777777" w:rsidR="003F7D1B" w:rsidRDefault="004A5787" w:rsidP="003F7D1B">
      <w:pPr>
        <w:pStyle w:val="Legenda"/>
        <w:rPr>
          <w:ins w:id="40" w:author="Cristiano Cesario" w:date="2016-09-29T07:40:00Z"/>
        </w:rPr>
        <w:pPrChange w:id="41" w:author="Cristiano Cesario" w:date="2016-09-29T07:40:00Z">
          <w:pPr/>
        </w:pPrChange>
      </w:pPr>
      <w:ins w:id="42" w:author="Cristiano Cesario" w:date="2016-09-29T07:40:00Z">
        <w:r>
          <w:rPr>
            <w:noProof/>
            <w:lang w:eastAsia="en-US"/>
            <w:rPrChange w:id="43" w:author="Unknown">
              <w:rPr>
                <w:noProof/>
                <w:color w:val="0563C1" w:themeColor="hyperlink"/>
                <w:u w:val="single"/>
              </w:rPr>
            </w:rPrChange>
          </w:rPr>
          <w:lastRenderedPageBreak/>
          <w:drawing>
            <wp:inline distT="0" distB="0" distL="0" distR="0" wp14:anchorId="3EFE1A30" wp14:editId="353F69CC">
              <wp:extent cx="3060000" cy="2662597"/>
              <wp:effectExtent l="0" t="0" r="7620" b="0"/>
              <wp:docPr id="34"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0000" cy="2662597"/>
                      </a:xfrm>
                      <a:prstGeom prst="rect">
                        <a:avLst/>
                      </a:prstGeom>
                      <a:noFill/>
                      <a:ln>
                        <a:noFill/>
                      </a:ln>
                    </pic:spPr>
                  </pic:pic>
                </a:graphicData>
              </a:graphic>
            </wp:inline>
          </w:drawing>
        </w:r>
      </w:ins>
    </w:p>
    <w:p w14:paraId="47F8FF25" w14:textId="77777777" w:rsidR="00A01FA8" w:rsidRPr="00A01FA8" w:rsidRDefault="00A01FA8" w:rsidP="002D07D6">
      <w:pPr>
        <w:pStyle w:val="Legenda"/>
        <w:rPr>
          <w:b w:val="0"/>
          <w:rPrChange w:id="44" w:author="Cristiano Cesario" w:date="2016-09-29T07:40:00Z">
            <w:rPr/>
          </w:rPrChange>
        </w:rPr>
      </w:pPr>
      <w:bookmarkStart w:id="45" w:name="_Ref462898199"/>
      <w:ins w:id="46" w:author="Cristiano Cesario" w:date="2016-09-29T07:40:00Z">
        <w:r>
          <w:t xml:space="preserve">Figure </w:t>
        </w:r>
        <w:r w:rsidR="00E02D98">
          <w:fldChar w:fldCharType="begin"/>
        </w:r>
        <w:r>
          <w:instrText xml:space="preserve"> SEQ Figure \* ARABIC </w:instrText>
        </w:r>
      </w:ins>
      <w:r w:rsidR="00E02D98">
        <w:fldChar w:fldCharType="separate"/>
      </w:r>
      <w:r w:rsidR="00AD7EB7">
        <w:rPr>
          <w:noProof/>
        </w:rPr>
        <w:t>2</w:t>
      </w:r>
      <w:ins w:id="47" w:author="Cristiano Cesario" w:date="2016-09-29T07:40:00Z">
        <w:r w:rsidR="00E02D98">
          <w:fldChar w:fldCharType="end"/>
        </w:r>
        <w:bookmarkEnd w:id="45"/>
        <w:r>
          <w:t xml:space="preserve">. </w:t>
        </w:r>
        <w:r w:rsidRPr="00E65DA2">
          <w:rPr>
            <w:b w:val="0"/>
          </w:rPr>
          <w:t>How DyeVC gathers information</w:t>
        </w:r>
      </w:ins>
    </w:p>
    <w:p w14:paraId="3660FA92" w14:textId="77777777" w:rsidR="00967F72" w:rsidRDefault="00967F72" w:rsidP="006E6751">
      <w:pPr>
        <w:rPr>
          <w:ins w:id="48" w:author="Cristiano Cesario" w:date="2016-09-29T08:00:00Z"/>
        </w:rPr>
      </w:pPr>
      <w:r w:rsidRPr="006E6751">
        <w:t>DyeVC gathers information from registered clones in the user’s machine and also from their peers, which are clones that communicate with them. Since there is a communication path between a registered clone and its peers (either to push or pull data), we are able to analyze the commits that exist in these peers.</w:t>
      </w:r>
      <w:bookmarkStart w:id="49" w:name="_Ref384931870"/>
      <w:bookmarkEnd w:id="49"/>
      <w:r w:rsidRPr="006E6751">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More details on how data is gathered are explained in section </w:t>
      </w:r>
      <w:r w:rsidR="00985CF7">
        <w:fldChar w:fldCharType="begin"/>
      </w:r>
      <w:r w:rsidR="00985CF7">
        <w:instrText xml:space="preserve"> REF _Ref448229062 \r \h  \* MERGEFORMAT </w:instrText>
      </w:r>
      <w:r w:rsidR="00985CF7">
        <w:fldChar w:fldCharType="separate"/>
      </w:r>
      <w:r w:rsidR="00885AFE">
        <w:t>3.3</w:t>
      </w:r>
      <w:r w:rsidR="00985CF7">
        <w:fldChar w:fldCharType="end"/>
      </w:r>
      <w:r w:rsidRPr="006E6751">
        <w:t>.</w:t>
      </w:r>
    </w:p>
    <w:p w14:paraId="41797B7F" w14:textId="77777777" w:rsidR="002D07D6" w:rsidRDefault="00E02D98" w:rsidP="006E6751">
      <w:pPr>
        <w:rPr>
          <w:ins w:id="50" w:author="Cristiano Cesario" w:date="2016-09-29T08:00:00Z"/>
        </w:rPr>
      </w:pPr>
      <w:ins w:id="51" w:author="Cristiano Cesario" w:date="2016-09-29T08:01:00Z">
        <w:r>
          <w:fldChar w:fldCharType="begin"/>
        </w:r>
        <w:r w:rsidR="002D07D6">
          <w:instrText xml:space="preserve"> REF _Ref462899404 \h </w:instrText>
        </w:r>
      </w:ins>
      <w:r>
        <w:fldChar w:fldCharType="separate"/>
      </w:r>
      <w:ins w:id="52" w:author="Cristiano Cesario" w:date="2016-12-10T08:37:00Z">
        <w:r w:rsidR="00885AFE">
          <w:t xml:space="preserve">Figure </w:t>
        </w:r>
        <w:r w:rsidR="00885AFE">
          <w:rPr>
            <w:noProof/>
          </w:rPr>
          <w:t>3</w:t>
        </w:r>
      </w:ins>
      <w:ins w:id="53" w:author="Cristiano Cesario" w:date="2016-09-29T08:01:00Z">
        <w:r>
          <w:fldChar w:fldCharType="end"/>
        </w:r>
      </w:ins>
      <w:ins w:id="54" w:author="Cristiano Cesario" w:date="2016-12-12T21:10:00Z">
        <w:r w:rsidR="00DF244E">
          <w:t xml:space="preserve"> </w:t>
        </w:r>
      </w:ins>
      <w:ins w:id="55" w:author="Cristiano Cesario" w:date="2016-09-29T08:01:00Z">
        <w:r w:rsidR="002D07D6" w:rsidRPr="007C3F08">
          <w:t>shows how DyeVC di</w:t>
        </w:r>
        <w:r w:rsidR="002D07D6" w:rsidRPr="003D5EBD">
          <w:t>scovers the topology from the nodes where it is running and the registered clones. Here, blue nodes represent registered clones</w:t>
        </w:r>
        <w:r w:rsidR="002D07D6">
          <w:t>,</w:t>
        </w:r>
        <w:r w:rsidR="002D07D6" w:rsidRPr="003D5EBD">
          <w:t xml:space="preserve"> where DyeVC is running, yellow nodes represent known clones located at nodes where DyeVC is not running, dashed nodes and dashed</w:t>
        </w:r>
        <w:r w:rsidR="002D07D6" w:rsidRPr="00F1211A">
          <w:t xml:space="preserve"> lines represent clones and communication paths that are not yet known. Suppose a scenario where the existing clones and interdependencies are shown in</w:t>
        </w:r>
      </w:ins>
      <w:ins w:id="56" w:author="Cristiano Cesario" w:date="2016-12-12T21:10:00Z">
        <w:r w:rsidR="00DF244E">
          <w:t xml:space="preserve"> </w:t>
        </w:r>
      </w:ins>
      <w:ins w:id="57" w:author="Cristiano Cesario" w:date="2016-09-29T08:01:00Z">
        <w:r>
          <w:fldChar w:fldCharType="begin"/>
        </w:r>
        <w:r w:rsidR="002D07D6">
          <w:instrText xml:space="preserve"> REF _Ref462899404 \h </w:instrText>
        </w:r>
      </w:ins>
      <w:ins w:id="58" w:author="Cristiano Cesario" w:date="2016-09-29T08:01:00Z">
        <w:r>
          <w:fldChar w:fldCharType="separate"/>
        </w:r>
      </w:ins>
      <w:ins w:id="59" w:author="Cristiano Cesario" w:date="2016-12-10T08:37:00Z">
        <w:r w:rsidR="00885AFE">
          <w:t xml:space="preserve">Figure </w:t>
        </w:r>
        <w:r w:rsidR="00885AFE">
          <w:rPr>
            <w:noProof/>
          </w:rPr>
          <w:t>3</w:t>
        </w:r>
      </w:ins>
      <w:ins w:id="60" w:author="Cristiano Cesario" w:date="2016-09-29T08:01:00Z">
        <w:r>
          <w:fldChar w:fldCharType="end"/>
        </w:r>
        <w:r w:rsidR="002D07D6" w:rsidRPr="007C3F08">
          <w:t xml:space="preserve">.a. After installing DyeVC </w:t>
        </w:r>
        <w:r w:rsidR="002D07D6" w:rsidRPr="003D5EBD">
          <w:t>and registering</w:t>
        </w:r>
        <w:r w:rsidR="002D07D6" w:rsidRPr="00F1211A">
          <w:t xml:space="preserve"> clone 3, DyeVC fin</w:t>
        </w:r>
        <w:r w:rsidR="002D07D6" w:rsidRPr="0004762A">
          <w:t>ds out that this clone communicates with clones 1, 2</w:t>
        </w:r>
        <w:r w:rsidR="002D07D6">
          <w:t>,</w:t>
        </w:r>
        <w:r w:rsidR="002D07D6" w:rsidRPr="0004762A">
          <w:t xml:space="preserve"> and 4 (either by pushing to or pulling from them), which is shown on</w:t>
        </w:r>
      </w:ins>
      <w:ins w:id="61" w:author="Cristiano Cesario" w:date="2016-12-12T21:10:00Z">
        <w:r w:rsidR="00DF244E">
          <w:t xml:space="preserve"> </w:t>
        </w:r>
      </w:ins>
      <w:ins w:id="62" w:author="Cristiano Cesario" w:date="2016-09-29T08:01:00Z">
        <w:r>
          <w:fldChar w:fldCharType="begin"/>
        </w:r>
        <w:r w:rsidR="002D07D6">
          <w:instrText xml:space="preserve"> REF _Ref462899404 \h </w:instrText>
        </w:r>
      </w:ins>
      <w:ins w:id="63" w:author="Cristiano Cesario" w:date="2016-09-29T08:01:00Z">
        <w:r>
          <w:fldChar w:fldCharType="separate"/>
        </w:r>
      </w:ins>
      <w:ins w:id="64" w:author="Cristiano Cesario" w:date="2016-12-10T08:37:00Z">
        <w:r w:rsidR="00885AFE">
          <w:t xml:space="preserve">Figure </w:t>
        </w:r>
        <w:r w:rsidR="00885AFE">
          <w:rPr>
            <w:noProof/>
          </w:rPr>
          <w:t>3</w:t>
        </w:r>
      </w:ins>
      <w:ins w:id="65" w:author="Cristiano Cesario" w:date="2016-09-29T08:01:00Z">
        <w:r>
          <w:fldChar w:fldCharType="end"/>
        </w:r>
        <w:r w:rsidR="002D07D6" w:rsidRPr="007C3F08">
          <w:t xml:space="preserve">.b. Later on, </w:t>
        </w:r>
        <w:r w:rsidR="002D07D6" w:rsidRPr="003D5EBD">
          <w:t xml:space="preserve">clone 4 is registered and </w:t>
        </w:r>
        <w:r w:rsidR="002D07D6" w:rsidRPr="00F1211A">
          <w:t xml:space="preserve">clone 5 </w:t>
        </w:r>
        <w:r w:rsidR="002D07D6" w:rsidRPr="0004762A">
          <w:t xml:space="preserve">is included </w:t>
        </w:r>
        <w:r w:rsidR="002D07D6" w:rsidRPr="00831EDB">
          <w:t>as a known clone in the topology (</w:t>
        </w:r>
        <w:r>
          <w:fldChar w:fldCharType="begin"/>
        </w:r>
        <w:r w:rsidR="002D07D6">
          <w:instrText xml:space="preserve"> REF _Ref462899404 \h </w:instrText>
        </w:r>
      </w:ins>
      <w:ins w:id="66" w:author="Cristiano Cesario" w:date="2016-09-29T08:01:00Z">
        <w:r>
          <w:fldChar w:fldCharType="separate"/>
        </w:r>
      </w:ins>
      <w:ins w:id="67" w:author="Cristiano Cesario" w:date="2016-12-10T08:37:00Z">
        <w:r w:rsidR="00885AFE">
          <w:t xml:space="preserve">Figure </w:t>
        </w:r>
        <w:r w:rsidR="00885AFE">
          <w:rPr>
            <w:noProof/>
          </w:rPr>
          <w:t>3</w:t>
        </w:r>
      </w:ins>
      <w:ins w:id="68" w:author="Cristiano Cesario" w:date="2016-09-29T08:01:00Z">
        <w:r>
          <w:fldChar w:fldCharType="end"/>
        </w:r>
        <w:r w:rsidR="002D07D6" w:rsidRPr="007C3F08">
          <w:t xml:space="preserve">.c). </w:t>
        </w:r>
        <w:r w:rsidR="002D07D6" w:rsidRPr="003D5EBD">
          <w:t>Clone 6 is the next to be registered, allowing DyeVC to discover that clone 7 also exists, as well as the communication between clone 6 and clone 1, which was already a known clone (</w:t>
        </w:r>
      </w:ins>
      <w:ins w:id="69" w:author="Cristiano Cesario" w:date="2016-09-29T08:02:00Z">
        <w:r>
          <w:fldChar w:fldCharType="begin"/>
        </w:r>
        <w:r w:rsidR="002D07D6">
          <w:instrText xml:space="preserve"> REF _Ref462899404 \h </w:instrText>
        </w:r>
      </w:ins>
      <w:ins w:id="70" w:author="Cristiano Cesario" w:date="2016-09-29T08:02:00Z">
        <w:r>
          <w:fldChar w:fldCharType="separate"/>
        </w:r>
      </w:ins>
      <w:ins w:id="71" w:author="Cristiano Cesario" w:date="2016-12-10T08:37:00Z">
        <w:r w:rsidR="00885AFE">
          <w:t xml:space="preserve">Figure </w:t>
        </w:r>
        <w:r w:rsidR="00885AFE">
          <w:rPr>
            <w:noProof/>
          </w:rPr>
          <w:t>3</w:t>
        </w:r>
      </w:ins>
      <w:ins w:id="72" w:author="Cristiano Cesario" w:date="2016-09-29T08:02:00Z">
        <w:r>
          <w:fldChar w:fldCharType="end"/>
        </w:r>
      </w:ins>
      <w:ins w:id="73" w:author="Cristiano Cesario" w:date="2016-09-29T08:01:00Z">
        <w:r w:rsidR="002D07D6" w:rsidRPr="007C3F08">
          <w:t>.d).</w:t>
        </w:r>
        <w:r w:rsidR="002D07D6" w:rsidRPr="003D5EBD">
          <w:t xml:space="preserve"> Suppose</w:t>
        </w:r>
        <w:r w:rsidR="002D07D6" w:rsidRPr="00F1211A">
          <w:t xml:space="preserve"> that </w:t>
        </w:r>
        <w:r w:rsidR="002D07D6" w:rsidRPr="00F1211A">
          <w:lastRenderedPageBreak/>
          <w:t>no more clones are registered. The known topology that will be shown will be that of</w:t>
        </w:r>
      </w:ins>
      <w:ins w:id="74" w:author="Cristiano Cesario" w:date="2016-12-12T21:11:00Z">
        <w:r w:rsidR="00DF244E">
          <w:t xml:space="preserve"> </w:t>
        </w:r>
      </w:ins>
      <w:ins w:id="75" w:author="Cristiano Cesario" w:date="2016-09-29T08:02:00Z">
        <w:r>
          <w:fldChar w:fldCharType="begin"/>
        </w:r>
        <w:r w:rsidR="002D07D6">
          <w:instrText xml:space="preserve"> REF _Ref462899404 \h </w:instrText>
        </w:r>
      </w:ins>
      <w:ins w:id="76" w:author="Cristiano Cesario" w:date="2016-09-29T08:02:00Z">
        <w:r>
          <w:fldChar w:fldCharType="separate"/>
        </w:r>
      </w:ins>
      <w:ins w:id="77" w:author="Cristiano Cesario" w:date="2016-12-10T08:37:00Z">
        <w:r w:rsidR="00885AFE">
          <w:t xml:space="preserve">Figure </w:t>
        </w:r>
        <w:r w:rsidR="00885AFE">
          <w:rPr>
            <w:noProof/>
          </w:rPr>
          <w:t>3</w:t>
        </w:r>
      </w:ins>
      <w:ins w:id="78" w:author="Cristiano Cesario" w:date="2016-09-29T08:02:00Z">
        <w:r>
          <w:fldChar w:fldCharType="end"/>
        </w:r>
      </w:ins>
      <w:ins w:id="79" w:author="Cristiano Cesario" w:date="2016-09-29T08:01:00Z">
        <w:r w:rsidR="002D07D6" w:rsidRPr="007C3F08">
          <w:t>.e. Notice that, although only clones 3, 4</w:t>
        </w:r>
        <w:r w:rsidR="002D07D6">
          <w:t>,</w:t>
        </w:r>
        <w:r w:rsidR="002D07D6" w:rsidRPr="007C3F08">
          <w:t xml:space="preserve"> and 6 were registered, DyeVC is also aware of the existence of clones 1, 2, 5</w:t>
        </w:r>
        <w:r w:rsidR="002D07D6">
          <w:t>,</w:t>
        </w:r>
        <w:r w:rsidR="002D07D6" w:rsidRPr="007C3F08">
          <w:t xml:space="preserve"> and 7. On</w:t>
        </w:r>
        <w:r w:rsidR="002D07D6" w:rsidRPr="003D5EBD">
          <w:t>ly clone 8 will not be known, as well as some communication paths between clones that were not registered (1-2, 1-5, 1-8</w:t>
        </w:r>
        <w:r w:rsidR="002D07D6">
          <w:t>,</w:t>
        </w:r>
        <w:r w:rsidR="002D07D6" w:rsidRPr="003D5EBD">
          <w:t xml:space="preserve"> and 7-8).</w:t>
        </w:r>
      </w:ins>
    </w:p>
    <w:p w14:paraId="6C838369" w14:textId="77777777" w:rsidR="002D07D6" w:rsidRDefault="004A5787" w:rsidP="006E6751">
      <w:pPr>
        <w:rPr>
          <w:ins w:id="80" w:author="Cristiano Cesario" w:date="2016-09-29T08:00:00Z"/>
        </w:rPr>
      </w:pPr>
      <w:ins w:id="81" w:author="Cristiano Cesario" w:date="2016-09-29T08:00:00Z">
        <w:r>
          <w:rPr>
            <w:noProof/>
            <w:rPrChange w:id="82" w:author="Unknown">
              <w:rPr>
                <w:noProof/>
                <w:color w:val="0563C1" w:themeColor="hyperlink"/>
                <w:u w:val="single"/>
              </w:rPr>
            </w:rPrChange>
          </w:rPr>
          <w:drawing>
            <wp:inline distT="0" distB="0" distL="0" distR="0" wp14:anchorId="5CCA8017" wp14:editId="5FA0C90C">
              <wp:extent cx="6120000" cy="4998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000" cy="4998000"/>
                      </a:xfrm>
                      <a:prstGeom prst="rect">
                        <a:avLst/>
                      </a:prstGeom>
                    </pic:spPr>
                  </pic:pic>
                </a:graphicData>
              </a:graphic>
            </wp:inline>
          </w:drawing>
        </w:r>
      </w:ins>
    </w:p>
    <w:p w14:paraId="0C554FE7" w14:textId="77777777" w:rsidR="003F7D1B" w:rsidRDefault="002D07D6" w:rsidP="003F7D1B">
      <w:pPr>
        <w:pStyle w:val="Legenda"/>
        <w:rPr>
          <w:ins w:id="83" w:author="Cristiano Cesario" w:date="2016-09-29T08:06:00Z"/>
        </w:rPr>
        <w:pPrChange w:id="84" w:author="Cristiano Cesario" w:date="2016-09-29T08:00:00Z">
          <w:pPr/>
        </w:pPrChange>
      </w:pPr>
      <w:bookmarkStart w:id="85" w:name="_Ref462899404"/>
      <w:ins w:id="86" w:author="Cristiano Cesario" w:date="2016-09-29T08:00:00Z">
        <w:r>
          <w:t xml:space="preserve">Figure </w:t>
        </w:r>
        <w:r w:rsidR="00E02D98">
          <w:fldChar w:fldCharType="begin"/>
        </w:r>
        <w:r>
          <w:instrText xml:space="preserve"> SEQ Figure \* ARABIC </w:instrText>
        </w:r>
      </w:ins>
      <w:r w:rsidR="00E02D98">
        <w:fldChar w:fldCharType="separate"/>
      </w:r>
      <w:ins w:id="87" w:author="Cristiano Cesario" w:date="2016-12-12T21:39:00Z">
        <w:r w:rsidR="00AD7EB7">
          <w:rPr>
            <w:noProof/>
          </w:rPr>
          <w:t>3</w:t>
        </w:r>
      </w:ins>
      <w:ins w:id="88" w:author="Cristiano Cesario" w:date="2016-09-29T08:00:00Z">
        <w:r w:rsidR="00E02D98">
          <w:fldChar w:fldCharType="end"/>
        </w:r>
        <w:bookmarkEnd w:id="85"/>
        <w:r>
          <w:t xml:space="preserve">. </w:t>
        </w:r>
        <w:r w:rsidRPr="00E65DA2">
          <w:rPr>
            <w:b w:val="0"/>
          </w:rPr>
          <w:t>DyeVC discovering the topology</w:t>
        </w:r>
      </w:ins>
    </w:p>
    <w:p w14:paraId="3FE71507" w14:textId="77777777" w:rsidR="00006A53" w:rsidRPr="009247EC" w:rsidRDefault="00006A53" w:rsidP="00006A53">
      <w:pPr>
        <w:rPr>
          <w:ins w:id="89" w:author="Cristiano Cesario" w:date="2016-09-29T08:06:00Z"/>
          <w:i/>
        </w:rPr>
      </w:pPr>
      <w:ins w:id="90" w:author="Cristiano Cesario" w:date="2016-09-29T08:06:00Z">
        <w:r w:rsidRPr="00F1211A">
          <w:t>DyeVC fin</w:t>
        </w:r>
        <w:r w:rsidRPr="0004762A">
          <w:t xml:space="preserve">ds out </w:t>
        </w:r>
        <w:r>
          <w:t xml:space="preserve">related clones by looking at the remote repositories, which are registered in </w:t>
        </w:r>
        <w:proofErr w:type="spellStart"/>
        <w:r>
          <w:t>Git’s</w:t>
        </w:r>
        <w:r w:rsidRPr="00D329D3">
          <w:rPr>
            <w:i/>
          </w:rPr>
          <w:t>config</w:t>
        </w:r>
        <w:proofErr w:type="spellEnd"/>
        <w:r>
          <w:t xml:space="preserve"> file of each clone. </w:t>
        </w:r>
      </w:ins>
      <w:ins w:id="91" w:author="Cristiano Cesario" w:date="2016-09-29T08:08:00Z">
        <w:r w:rsidR="00E02D98">
          <w:fldChar w:fldCharType="begin"/>
        </w:r>
        <w:r>
          <w:instrText xml:space="preserve"> REF _Ref462899837 \h </w:instrText>
        </w:r>
      </w:ins>
      <w:r w:rsidR="00E02D98">
        <w:fldChar w:fldCharType="separate"/>
      </w:r>
      <w:ins w:id="92" w:author="Cristiano Cesario" w:date="2016-12-10T08:37:00Z">
        <w:r w:rsidR="00885AFE">
          <w:t xml:space="preserve">Figure </w:t>
        </w:r>
        <w:r w:rsidR="00885AFE">
          <w:rPr>
            <w:noProof/>
          </w:rPr>
          <w:t>4</w:t>
        </w:r>
      </w:ins>
      <w:ins w:id="93" w:author="Cristiano Cesario" w:date="2016-09-29T08:08:00Z">
        <w:r w:rsidR="00E02D98">
          <w:fldChar w:fldCharType="end"/>
        </w:r>
      </w:ins>
      <w:ins w:id="94" w:author="Cristiano Cesario" w:date="2016-12-12T21:11:00Z">
        <w:r w:rsidR="00DF244E">
          <w:t xml:space="preserve"> </w:t>
        </w:r>
      </w:ins>
      <w:ins w:id="95" w:author="Cristiano Cesario" w:date="2016-09-29T08:06:00Z">
        <w:r>
          <w:t xml:space="preserve">shows an example of this configuration, taken from a local clone of the </w:t>
        </w:r>
        <w:r>
          <w:rPr>
            <w:i/>
          </w:rPr>
          <w:t>dyevc</w:t>
        </w:r>
        <w:r>
          <w:t xml:space="preserve"> project, where there is a remote named </w:t>
        </w:r>
        <w:r>
          <w:rPr>
            <w:i/>
          </w:rPr>
          <w:t>origin</w:t>
        </w:r>
        <w:r>
          <w:t xml:space="preserve">, which is located at </w:t>
        </w:r>
        <w:r>
          <w:rPr>
            <w:i/>
          </w:rPr>
          <w:t>github.com/gems-uff/dyevc</w:t>
        </w:r>
        <w:r>
          <w:t>.</w:t>
        </w:r>
      </w:ins>
    </w:p>
    <w:p w14:paraId="1F1E8BA8" w14:textId="77777777" w:rsidR="003F7D1B" w:rsidRDefault="004A5787" w:rsidP="003F7D1B">
      <w:pPr>
        <w:pStyle w:val="Legenda"/>
        <w:rPr>
          <w:ins w:id="96" w:author="Cristiano Cesario" w:date="2016-09-29T08:08:00Z"/>
        </w:rPr>
        <w:pPrChange w:id="97" w:author="Cristiano Cesario" w:date="2016-09-29T08:07:00Z">
          <w:pPr/>
        </w:pPrChange>
      </w:pPr>
      <w:ins w:id="98" w:author="Cristiano Cesario" w:date="2016-09-29T08:07:00Z">
        <w:r>
          <w:rPr>
            <w:noProof/>
            <w:lang w:eastAsia="en-US"/>
            <w:rPrChange w:id="99" w:author="Unknown">
              <w:rPr>
                <w:noProof/>
                <w:color w:val="0563C1" w:themeColor="hyperlink"/>
                <w:u w:val="single"/>
              </w:rPr>
            </w:rPrChange>
          </w:rPr>
          <w:lastRenderedPageBreak/>
          <w:drawing>
            <wp:inline distT="0" distB="0" distL="0" distR="0" wp14:anchorId="364DB145" wp14:editId="5D966AB9">
              <wp:extent cx="3060000" cy="697895"/>
              <wp:effectExtent l="0" t="0" r="762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000" cy="697895"/>
                      </a:xfrm>
                      <a:prstGeom prst="rect">
                        <a:avLst/>
                      </a:prstGeom>
                    </pic:spPr>
                  </pic:pic>
                </a:graphicData>
              </a:graphic>
            </wp:inline>
          </w:drawing>
        </w:r>
      </w:ins>
    </w:p>
    <w:p w14:paraId="71E064E6" w14:textId="77777777" w:rsidR="003F7D1B" w:rsidRDefault="00006A53" w:rsidP="003F7D1B">
      <w:pPr>
        <w:pStyle w:val="Legenda"/>
        <w:pPrChange w:id="100" w:author="Cristiano Cesario" w:date="2016-09-29T08:07:00Z">
          <w:pPr/>
        </w:pPrChange>
      </w:pPr>
      <w:bookmarkStart w:id="101" w:name="_Ref462899837"/>
      <w:ins w:id="102" w:author="Cristiano Cesario" w:date="2016-09-29T08:07:00Z">
        <w:r>
          <w:t xml:space="preserve">Figure </w:t>
        </w:r>
        <w:r w:rsidR="00E02D98">
          <w:fldChar w:fldCharType="begin"/>
        </w:r>
        <w:r>
          <w:instrText xml:space="preserve"> SEQ Figure \* ARABIC </w:instrText>
        </w:r>
      </w:ins>
      <w:r w:rsidR="00E02D98">
        <w:fldChar w:fldCharType="separate"/>
      </w:r>
      <w:ins w:id="103" w:author="Cristiano Cesario" w:date="2016-12-12T21:39:00Z">
        <w:r w:rsidR="00AD7EB7">
          <w:rPr>
            <w:noProof/>
          </w:rPr>
          <w:t>4</w:t>
        </w:r>
      </w:ins>
      <w:ins w:id="104" w:author="Cristiano Cesario" w:date="2016-09-29T08:07:00Z">
        <w:r w:rsidR="00E02D98">
          <w:fldChar w:fldCharType="end"/>
        </w:r>
      </w:ins>
      <w:bookmarkEnd w:id="101"/>
      <w:ins w:id="105" w:author="Cristiano Cesario" w:date="2016-09-29T08:08:00Z">
        <w:r>
          <w:t xml:space="preserve">. </w:t>
        </w:r>
        <w:r w:rsidRPr="00E65DA2">
          <w:rPr>
            <w:b w:val="0"/>
          </w:rPr>
          <w:t xml:space="preserve">Remote repository configuration in </w:t>
        </w:r>
        <w:proofErr w:type="spellStart"/>
        <w:r w:rsidRPr="00E65DA2">
          <w:rPr>
            <w:b w:val="0"/>
          </w:rPr>
          <w:t>Git’s</w:t>
        </w:r>
        <w:r w:rsidRPr="00E65DA2">
          <w:rPr>
            <w:b w:val="0"/>
            <w:i/>
          </w:rPr>
          <w:t>config</w:t>
        </w:r>
        <w:proofErr w:type="spellEnd"/>
        <w:r w:rsidRPr="00E65DA2">
          <w:rPr>
            <w:b w:val="0"/>
          </w:rPr>
          <w:t xml:space="preserve"> file</w:t>
        </w:r>
      </w:ins>
    </w:p>
    <w:p w14:paraId="488BC696" w14:textId="77777777" w:rsidR="003E4F33" w:rsidRDefault="003E4F33" w:rsidP="003E4F33">
      <w:pPr>
        <w:ind w:firstLine="0"/>
      </w:pPr>
      <w:r w:rsidRPr="000E44CC">
        <w:rPr>
          <w:rFonts w:ascii="Calibri" w:hAnsi="Calibri"/>
          <w:noProof/>
        </w:rPr>
        <w:drawing>
          <wp:inline distT="0" distB="0" distL="0" distR="0" wp14:anchorId="6E89200F" wp14:editId="1D9FCC06">
            <wp:extent cx="6120000" cy="4988482"/>
            <wp:effectExtent l="0" t="0" r="0" b="3175"/>
            <wp:docPr id="64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000" cy="4988482"/>
                    </a:xfrm>
                    <a:prstGeom prst="rect">
                      <a:avLst/>
                    </a:prstGeom>
                    <a:noFill/>
                    <a:ln>
                      <a:noFill/>
                    </a:ln>
                  </pic:spPr>
                </pic:pic>
              </a:graphicData>
            </a:graphic>
          </wp:inline>
        </w:drawing>
      </w:r>
    </w:p>
    <w:p w14:paraId="354E4C39" w14:textId="77777777" w:rsidR="000C66C2" w:rsidRDefault="000C66C2" w:rsidP="000C66C2">
      <w:pPr>
        <w:pStyle w:val="Legenda"/>
      </w:pPr>
      <w:bookmarkStart w:id="106" w:name="_Ref447910457"/>
      <w:r>
        <w:t xml:space="preserve">Figure </w:t>
      </w:r>
      <w:r w:rsidR="00E02D98">
        <w:fldChar w:fldCharType="begin"/>
      </w:r>
      <w:r>
        <w:instrText xml:space="preserve"> SEQ Figure \* ARABIC </w:instrText>
      </w:r>
      <w:r w:rsidR="00E02D98">
        <w:fldChar w:fldCharType="separate"/>
      </w:r>
      <w:r w:rsidR="00AD7EB7">
        <w:rPr>
          <w:noProof/>
        </w:rPr>
        <w:t>5</w:t>
      </w:r>
      <w:r w:rsidR="00E02D98">
        <w:rPr>
          <w:noProof/>
        </w:rPr>
        <w:fldChar w:fldCharType="end"/>
      </w:r>
      <w:bookmarkEnd w:id="106"/>
      <w:r>
        <w:t xml:space="preserve">. </w:t>
      </w:r>
      <w:r w:rsidRPr="00E47950">
        <w:rPr>
          <w:b w:val="0"/>
        </w:rPr>
        <w:t>Metamodel used to store DyeVC data</w:t>
      </w:r>
    </w:p>
    <w:p w14:paraId="17CEF77C" w14:textId="77777777" w:rsidR="00967F72" w:rsidRPr="006E6751" w:rsidRDefault="00967F72" w:rsidP="006E6751">
      <w:r w:rsidRPr="006E6751">
        <w:t xml:space="preserve">Data stored at the central database follows the metamodel presented in </w:t>
      </w:r>
      <w:r w:rsidR="00985CF7">
        <w:fldChar w:fldCharType="begin"/>
      </w:r>
      <w:r w:rsidR="00985CF7">
        <w:instrText xml:space="preserve"> REF _Ref447910457 \h  \* MERGEFORMAT </w:instrText>
      </w:r>
      <w:r w:rsidR="00985CF7">
        <w:fldChar w:fldCharType="separate"/>
      </w:r>
      <w:ins w:id="107" w:author="Cristiano Cesario" w:date="2016-12-10T08:37:00Z">
        <w:r w:rsidR="00885AFE">
          <w:t>Figure 5</w:t>
        </w:r>
      </w:ins>
      <w:del w:id="108" w:author="Cristiano Cesario" w:date="2016-12-10T08:37:00Z">
        <w:r w:rsidR="00F131DB" w:rsidRPr="00E65DA2" w:rsidDel="00885AFE">
          <w:delText xml:space="preserve">Figure </w:delText>
        </w:r>
        <w:r w:rsidR="00E02D98" w:rsidRPr="00E02D98">
          <w:rPr>
            <w:rPrChange w:id="109" w:author="Cristiano Cesario" w:date="2016-09-29T08:32:00Z">
              <w:rPr>
                <w:noProof/>
                <w:color w:val="0563C1" w:themeColor="hyperlink"/>
                <w:u w:val="single"/>
              </w:rPr>
            </w:rPrChange>
          </w:rPr>
          <w:delText>5</w:delText>
        </w:r>
      </w:del>
      <w:r w:rsidR="00985CF7">
        <w:fldChar w:fldCharType="end"/>
      </w:r>
      <w:r w:rsidRPr="006E6751">
        <w:t xml:space="preserve">. A </w:t>
      </w:r>
      <w:r w:rsidRPr="002D774F">
        <w:rPr>
          <w:bCs/>
          <w:i/>
        </w:rPr>
        <w:t>Project</w:t>
      </w:r>
      <w:r w:rsidRPr="006E6751">
        <w:t xml:space="preserve"> groups repository clones of the same system. Clones are stored as </w:t>
      </w:r>
      <w:proofErr w:type="spellStart"/>
      <w:r w:rsidRPr="002D774F">
        <w:rPr>
          <w:bCs/>
          <w:i/>
        </w:rPr>
        <w:t>RepositoryInfo</w:t>
      </w:r>
      <w:proofErr w:type="spellEnd"/>
      <w:r w:rsidRPr="006E6751">
        <w:t xml:space="preserve"> and are identified by an id and a meaningful clone name provided by the user. A </w:t>
      </w:r>
      <w:proofErr w:type="spellStart"/>
      <w:r w:rsidRPr="002D774F">
        <w:rPr>
          <w:bCs/>
          <w:i/>
        </w:rPr>
        <w:t>RepositoryInfo</w:t>
      </w:r>
      <w:proofErr w:type="spellEnd"/>
      <w:r w:rsidRPr="006E6751">
        <w:t xml:space="preserve"> has a list of clones to which it pushes data and a list of clones from which it pulls data. These lists are represented respectively by the self-associations </w:t>
      </w:r>
      <w:proofErr w:type="spellStart"/>
      <w:r w:rsidRPr="002D774F">
        <w:rPr>
          <w:bCs/>
          <w:i/>
        </w:rPr>
        <w:t>pushesTo</w:t>
      </w:r>
      <w:proofErr w:type="spellEnd"/>
      <w:r w:rsidRPr="006E6751">
        <w:t xml:space="preserve"> and </w:t>
      </w:r>
      <w:proofErr w:type="spellStart"/>
      <w:r w:rsidRPr="002D774F">
        <w:rPr>
          <w:bCs/>
          <w:i/>
        </w:rPr>
        <w:t>pullsFrom</w:t>
      </w:r>
      <w:proofErr w:type="spellEnd"/>
      <w:r w:rsidRPr="006E6751">
        <w:t xml:space="preserve">. Finally, a </w:t>
      </w:r>
      <w:proofErr w:type="spellStart"/>
      <w:r w:rsidRPr="002D774F">
        <w:rPr>
          <w:bCs/>
          <w:i/>
        </w:rPr>
        <w:t>RepositoryInfo</w:t>
      </w:r>
      <w:proofErr w:type="spellEnd"/>
      <w:r w:rsidRPr="006E6751">
        <w:t xml:space="preserve"> stores the hostname where it resides (e.g., a server name or </w:t>
      </w:r>
      <w:r w:rsidRPr="006E6751">
        <w:rPr>
          <w:b/>
          <w:bCs/>
        </w:rPr>
        <w:t>localhost</w:t>
      </w:r>
      <w:r w:rsidRPr="006E6751">
        <w:t>) and its path (be it an operating system path or a URL).</w:t>
      </w:r>
    </w:p>
    <w:p w14:paraId="79F8FC2D" w14:textId="77777777" w:rsidR="00967F72" w:rsidRPr="006E6751" w:rsidRDefault="00967F72" w:rsidP="006E6751">
      <w:r w:rsidRPr="006E6751">
        <w:lastRenderedPageBreak/>
        <w:t xml:space="preserve">Branches are part of a </w:t>
      </w:r>
      <w:proofErr w:type="spellStart"/>
      <w:r w:rsidRPr="002D774F">
        <w:rPr>
          <w:bCs/>
          <w:i/>
        </w:rPr>
        <w:t>RepositoryInfo</w:t>
      </w:r>
      <w:proofErr w:type="spellEnd"/>
      <w:r w:rsidRPr="006E6751">
        <w:t xml:space="preserve">. A </w:t>
      </w:r>
      <w:r w:rsidRPr="002D774F">
        <w:rPr>
          <w:bCs/>
          <w:i/>
        </w:rPr>
        <w:t>Branch</w:t>
      </w:r>
      <w:r w:rsidRPr="006E6751">
        <w:t xml:space="preserve"> has a name and a </w:t>
      </w:r>
      <w:proofErr w:type="spellStart"/>
      <w:r w:rsidRPr="006E6751">
        <w:t>boolean</w:t>
      </w:r>
      <w:proofErr w:type="spellEnd"/>
      <w:r w:rsidRPr="006E6751">
        <w:t xml:space="preserve"> attribute </w:t>
      </w:r>
      <w:proofErr w:type="spellStart"/>
      <w:r w:rsidRPr="002D774F">
        <w:rPr>
          <w:bCs/>
          <w:i/>
        </w:rPr>
        <w:t>isTracked</w:t>
      </w:r>
      <w:proofErr w:type="spellEnd"/>
      <w:r w:rsidRPr="006E6751">
        <w:t xml:space="preserve">, which is true if the branch tracks a remote branch. A </w:t>
      </w:r>
      <w:proofErr w:type="spellStart"/>
      <w:r w:rsidRPr="002D774F">
        <w:rPr>
          <w:bCs/>
          <w:i/>
        </w:rPr>
        <w:t>RepositoryInfo</w:t>
      </w:r>
      <w:proofErr w:type="spellEnd"/>
      <w:r w:rsidRPr="006E6751">
        <w:t xml:space="preserve"> may have one or many branches (it must have at least one branch, which is the main one). A </w:t>
      </w:r>
      <w:r w:rsidRPr="002D774F">
        <w:rPr>
          <w:bCs/>
          <w:i/>
        </w:rPr>
        <w:t>Branch</w:t>
      </w:r>
      <w:r w:rsidRPr="006E6751">
        <w:t xml:space="preserve"> has two associations with </w:t>
      </w:r>
      <w:proofErr w:type="spellStart"/>
      <w:r w:rsidRPr="002D774F">
        <w:rPr>
          <w:bCs/>
          <w:i/>
        </w:rPr>
        <w:t>CommitInfo</w:t>
      </w:r>
      <w:proofErr w:type="spellEnd"/>
      <w:r w:rsidRPr="006E6751">
        <w:t xml:space="preserve">: through the first association, a </w:t>
      </w:r>
      <w:r w:rsidRPr="002D774F">
        <w:rPr>
          <w:bCs/>
          <w:i/>
        </w:rPr>
        <w:t>Branch</w:t>
      </w:r>
      <w:r w:rsidRPr="006E6751">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5FEF4A06" w14:textId="77777777" w:rsidR="00967F72" w:rsidRDefault="00967F72" w:rsidP="006E6751">
      <w:r w:rsidRPr="006E6751">
        <w:t xml:space="preserve">The finer grain of information is the </w:t>
      </w:r>
      <w:proofErr w:type="spellStart"/>
      <w:r w:rsidRPr="002D774F">
        <w:rPr>
          <w:bCs/>
          <w:i/>
        </w:rPr>
        <w:t>CommitInfo</w:t>
      </w:r>
      <w:proofErr w:type="spellEnd"/>
      <w:r w:rsidRPr="006E6751">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2D774F">
        <w:rPr>
          <w:bCs/>
          <w:i/>
        </w:rPr>
        <w:t>foundIn</w:t>
      </w:r>
      <w:proofErr w:type="spellEnd"/>
      <w:r w:rsidRPr="006E6751">
        <w:t xml:space="preserve"> association). We also store the committer, the commit message, and whether the commits belong to tracked branches or to non-tracked branches.</w:t>
      </w:r>
    </w:p>
    <w:p w14:paraId="79F7B5CC" w14:textId="77777777" w:rsidR="00967F72" w:rsidRPr="006E6751" w:rsidRDefault="00967F72" w:rsidP="006E6751">
      <w:pPr>
        <w:pStyle w:val="Ttulo2"/>
      </w:pPr>
      <w:bookmarkStart w:id="110" w:name="_Ref448231558"/>
      <w:r w:rsidRPr="006E6751">
        <w:t>Information Visualization</w:t>
      </w:r>
      <w:bookmarkEnd w:id="110"/>
    </w:p>
    <w:p w14:paraId="2F064959" w14:textId="77777777" w:rsidR="00967F72" w:rsidRPr="006E6751" w:rsidRDefault="00967F72" w:rsidP="006E6751">
      <w:r w:rsidRPr="006E6751">
        <w:rPr>
          <w:lang w:eastAsia="pt-BR"/>
        </w:rPr>
        <w:t>DyeVC presents information in</w:t>
      </w:r>
      <w:r w:rsidRPr="006E6751">
        <w:t xml:space="preserve"> four different levels of detail: Level 1 shows high-level notifications about registered repositories; Level 2 shows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1F38A716" w14:textId="77777777" w:rsidR="00967F72" w:rsidRPr="000C66C2" w:rsidRDefault="00967F72" w:rsidP="000C66C2">
      <w:pPr>
        <w:pStyle w:val="Ttulo3"/>
      </w:pPr>
      <w:r w:rsidRPr="000C66C2">
        <w:t>Level 1: Notifications</w:t>
      </w:r>
    </w:p>
    <w:p w14:paraId="5B6EC2F8" w14:textId="77777777" w:rsidR="00967F72" w:rsidRDefault="00967F72" w:rsidP="006E6751">
      <w:pPr>
        <w:rPr>
          <w:lang w:eastAsia="pt-BR"/>
        </w:rPr>
      </w:pPr>
      <w:r w:rsidRPr="006E6751">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85CF7">
        <w:fldChar w:fldCharType="begin"/>
      </w:r>
      <w:r w:rsidR="00985CF7">
        <w:instrText xml:space="preserve"> REF _Ref447911056 \h  \* MERGEFORMAT </w:instrText>
      </w:r>
      <w:r w:rsidR="00985CF7">
        <w:fldChar w:fldCharType="separate"/>
      </w:r>
      <w:r w:rsidR="00885AFE">
        <w:t>Figure 6</w:t>
      </w:r>
      <w:r w:rsidR="00985CF7">
        <w:fldChar w:fldCharType="end"/>
      </w:r>
      <w:r w:rsidRPr="006E6751">
        <w:rPr>
          <w:lang w:eastAsia="pt-BR"/>
        </w:rPr>
        <w:t xml:space="preserve"> shows an example of this kind of notification, where DyeVC detected changes in two different repositories. The notification shows the repository id, the clone name, and the project (system) name. Clicking on the balloon opens DyeVC main screen.</w:t>
      </w:r>
    </w:p>
    <w:p w14:paraId="433A84FA" w14:textId="77777777" w:rsidR="003E4F33" w:rsidRDefault="003E4F33" w:rsidP="003E4F33">
      <w:pPr>
        <w:ind w:firstLine="0"/>
        <w:rPr>
          <w:lang w:eastAsia="pt-BR"/>
        </w:rPr>
      </w:pPr>
      <w:r w:rsidRPr="000E44CC">
        <w:rPr>
          <w:rFonts w:ascii="Calibri" w:hAnsi="Calibri"/>
          <w:noProof/>
        </w:rPr>
        <w:lastRenderedPageBreak/>
        <w:drawing>
          <wp:inline distT="0" distB="0" distL="0" distR="0" wp14:anchorId="1662BD4D" wp14:editId="6504F283">
            <wp:extent cx="3060000" cy="1462642"/>
            <wp:effectExtent l="0" t="0" r="7620" b="4445"/>
            <wp:docPr id="64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000" cy="1462642"/>
                    </a:xfrm>
                    <a:prstGeom prst="rect">
                      <a:avLst/>
                    </a:prstGeom>
                    <a:noFill/>
                    <a:ln>
                      <a:noFill/>
                    </a:ln>
                  </pic:spPr>
                </pic:pic>
              </a:graphicData>
            </a:graphic>
          </wp:inline>
        </w:drawing>
      </w:r>
    </w:p>
    <w:p w14:paraId="370C3F57" w14:textId="77777777" w:rsidR="000C66C2" w:rsidRPr="00E47950" w:rsidRDefault="000C66C2" w:rsidP="000C66C2">
      <w:pPr>
        <w:pStyle w:val="Legenda"/>
        <w:rPr>
          <w:rFonts w:cs="Times New Roman"/>
          <w:b w:val="0"/>
          <w:szCs w:val="20"/>
          <w:lang w:eastAsia="en-US"/>
        </w:rPr>
      </w:pPr>
      <w:bookmarkStart w:id="111" w:name="_Ref447911056"/>
      <w:r>
        <w:t xml:space="preserve">Figure </w:t>
      </w:r>
      <w:r w:rsidR="00E02D98">
        <w:fldChar w:fldCharType="begin"/>
      </w:r>
      <w:r>
        <w:instrText xml:space="preserve"> SEQ Figure \* ARABIC </w:instrText>
      </w:r>
      <w:r w:rsidR="00E02D98">
        <w:fldChar w:fldCharType="separate"/>
      </w:r>
      <w:r w:rsidR="00AD7EB7">
        <w:rPr>
          <w:noProof/>
        </w:rPr>
        <w:t>6</w:t>
      </w:r>
      <w:r w:rsidR="00E02D98">
        <w:rPr>
          <w:noProof/>
        </w:rPr>
        <w:fldChar w:fldCharType="end"/>
      </w:r>
      <w:bookmarkEnd w:id="111"/>
      <w:r>
        <w:t xml:space="preserve">. </w:t>
      </w:r>
      <w:r w:rsidRPr="00E47950">
        <w:rPr>
          <w:b w:val="0"/>
        </w:rPr>
        <w:t>DyeVC showing notifications in notification area</w:t>
      </w:r>
    </w:p>
    <w:p w14:paraId="6BE6C23F" w14:textId="77777777" w:rsidR="00967F72" w:rsidRPr="006E6751" w:rsidRDefault="00967F72" w:rsidP="000C66C2">
      <w:pPr>
        <w:pStyle w:val="Ttulo3"/>
        <w:rPr>
          <w:lang w:eastAsia="pt-BR"/>
        </w:rPr>
      </w:pPr>
      <w:r w:rsidRPr="006E6751">
        <w:rPr>
          <w:lang w:eastAsia="pt-BR"/>
        </w:rPr>
        <w:t>Level 2: Topology</w:t>
      </w:r>
    </w:p>
    <w:p w14:paraId="0EB6DC55" w14:textId="77777777" w:rsidR="00967F72" w:rsidRDefault="00967F72" w:rsidP="006E6751">
      <w:pPr>
        <w:rPr>
          <w:lang w:eastAsia="pt-BR"/>
        </w:rPr>
      </w:pPr>
      <w:r w:rsidRPr="006E6751">
        <w:rPr>
          <w:lang w:eastAsia="pt-BR"/>
        </w:rPr>
        <w:t>Aiming at helping answering questions Q1 and Q2, we present a topology view showing all repositories for a given project (</w:t>
      </w:r>
      <w:r w:rsidR="00985CF7">
        <w:fldChar w:fldCharType="begin"/>
      </w:r>
      <w:r w:rsidR="00985CF7">
        <w:instrText xml:space="preserve"> REF _Ref447912303 \h  \* MERGEFORMAT </w:instrText>
      </w:r>
      <w:r w:rsidR="00985CF7">
        <w:fldChar w:fldCharType="separate"/>
      </w:r>
      <w:r w:rsidR="00885AFE">
        <w:t>Figure 7</w:t>
      </w:r>
      <w:r w:rsidR="00985CF7">
        <w:fldChar w:fldCharType="end"/>
      </w:r>
      <w:r w:rsidRPr="006E6751">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the </w:t>
      </w:r>
      <w:proofErr w:type="spellStart"/>
      <w:r w:rsidRPr="002D774F">
        <w:rPr>
          <w:bCs/>
          <w:i/>
        </w:rPr>
        <w:t>pushesTo</w:t>
      </w:r>
      <w:proofErr w:type="spellEnd"/>
      <w:r w:rsidRPr="006E6751">
        <w:rPr>
          <w:lang w:eastAsia="pt-BR"/>
        </w:rPr>
        <w:t xml:space="preserve"> and </w:t>
      </w:r>
      <w:proofErr w:type="spellStart"/>
      <w:r w:rsidRPr="002D774F">
        <w:rPr>
          <w:bCs/>
          <w:i/>
        </w:rPr>
        <w:t>pullsFrom</w:t>
      </w:r>
      <w:proofErr w:type="spellEnd"/>
      <w:r w:rsidRPr="006E6751">
        <w:rPr>
          <w:lang w:eastAsia="pt-BR"/>
        </w:rPr>
        <w:t xml:space="preserve"> lists, which will thus be empty as in a server.</w:t>
      </w:r>
    </w:p>
    <w:p w14:paraId="182F5CA8" w14:textId="77777777" w:rsidR="003E4F33" w:rsidRDefault="003E4F33" w:rsidP="003E4F33">
      <w:pPr>
        <w:ind w:firstLine="0"/>
        <w:rPr>
          <w:lang w:eastAsia="pt-BR"/>
        </w:rPr>
      </w:pPr>
      <w:r w:rsidRPr="000E44CC">
        <w:rPr>
          <w:rFonts w:ascii="Calibri" w:hAnsi="Calibri"/>
          <w:noProof/>
        </w:rPr>
        <w:lastRenderedPageBreak/>
        <w:drawing>
          <wp:inline distT="0" distB="0" distL="0" distR="0" wp14:anchorId="09D866A2" wp14:editId="4DE5FC90">
            <wp:extent cx="6120000" cy="4505521"/>
            <wp:effectExtent l="0" t="0" r="0" b="0"/>
            <wp:docPr id="65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5">
                      <a:extLst>
                        <a:ext uri="{28A0092B-C50C-407E-A947-70E740481C1C}">
                          <a14:useLocalDpi xmlns:a14="http://schemas.microsoft.com/office/drawing/2010/main" val="0"/>
                        </a:ext>
                      </a:extLst>
                    </a:blip>
                    <a:srcRect t="9387"/>
                    <a:stretch>
                      <a:fillRect/>
                    </a:stretch>
                  </pic:blipFill>
                  <pic:spPr bwMode="auto">
                    <a:xfrm>
                      <a:off x="0" y="0"/>
                      <a:ext cx="6120000" cy="4505521"/>
                    </a:xfrm>
                    <a:prstGeom prst="rect">
                      <a:avLst/>
                    </a:prstGeom>
                    <a:noFill/>
                    <a:ln>
                      <a:noFill/>
                    </a:ln>
                  </pic:spPr>
                </pic:pic>
              </a:graphicData>
            </a:graphic>
          </wp:inline>
        </w:drawing>
      </w:r>
    </w:p>
    <w:p w14:paraId="6C026036" w14:textId="77777777" w:rsidR="000C66C2" w:rsidRPr="00C6647C" w:rsidRDefault="000C66C2" w:rsidP="000C66C2">
      <w:pPr>
        <w:pStyle w:val="Legenda"/>
        <w:rPr>
          <w:rFonts w:cs="Times New Roman"/>
          <w:szCs w:val="20"/>
        </w:rPr>
      </w:pPr>
      <w:bookmarkStart w:id="112" w:name="_Ref447912303"/>
      <w:r>
        <w:t xml:space="preserve">Figure </w:t>
      </w:r>
      <w:r w:rsidR="00E02D98">
        <w:fldChar w:fldCharType="begin"/>
      </w:r>
      <w:r>
        <w:instrText xml:space="preserve"> SEQ Figure \* ARABIC </w:instrText>
      </w:r>
      <w:r w:rsidR="00E02D98">
        <w:fldChar w:fldCharType="separate"/>
      </w:r>
      <w:r w:rsidR="00AD7EB7">
        <w:rPr>
          <w:noProof/>
        </w:rPr>
        <w:t>7</w:t>
      </w:r>
      <w:r w:rsidR="00E02D98">
        <w:rPr>
          <w:noProof/>
        </w:rPr>
        <w:fldChar w:fldCharType="end"/>
      </w:r>
      <w:bookmarkEnd w:id="112"/>
      <w:r>
        <w:t xml:space="preserve">. </w:t>
      </w:r>
      <w:r w:rsidRPr="00E47950">
        <w:rPr>
          <w:b w:val="0"/>
        </w:rPr>
        <w:t>Topology view for a given project</w:t>
      </w:r>
    </w:p>
    <w:p w14:paraId="3231E6E3" w14:textId="77777777" w:rsidR="00967F72" w:rsidRPr="006E6751" w:rsidRDefault="00967F72" w:rsidP="006E6751">
      <w:pPr>
        <w:rPr>
          <w:lang w:eastAsia="pt-BR"/>
        </w:rPr>
      </w:pPr>
      <w:r w:rsidRPr="006E6751">
        <w:rPr>
          <w:lang w:eastAsia="pt-BR"/>
        </w:rPr>
        <w:t>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w:t>
      </w:r>
      <w:r w:rsidR="002D774F">
        <w:rPr>
          <w:lang w:eastAsia="pt-BR"/>
        </w:rPr>
        <w:t>e destination clone, respective</w:t>
      </w:r>
      <w:r w:rsidRPr="006E6751">
        <w:rPr>
          <w:lang w:eastAsia="pt-BR"/>
        </w:rPr>
        <w:t xml:space="preserve">ly. The edge colors are used to represent the synchronization status: green edges mean that both clones are synchronized (i.e., the destination clone has all commits in the source clone), whereas red edges mean that the pair is not synchronized and indicates the direction that is missing commits. For example, it is possible to observe in </w:t>
      </w:r>
      <w:r w:rsidR="00985CF7">
        <w:fldChar w:fldCharType="begin"/>
      </w:r>
      <w:r w:rsidR="00985CF7">
        <w:instrText xml:space="preserve"> REF _Ref447912303 \h  \* MERGEFORMAT </w:instrText>
      </w:r>
      <w:r w:rsidR="00985CF7">
        <w:fldChar w:fldCharType="separate"/>
      </w:r>
      <w:ins w:id="113" w:author="Cristiano Cesario" w:date="2016-12-10T08:37:00Z">
        <w:r w:rsidR="00E02D98" w:rsidRPr="00E02D98">
          <w:rPr>
            <w:b/>
            <w:rPrChange w:id="114" w:author="Cristiano Cesario" w:date="2016-12-10T08:37:00Z">
              <w:rPr>
                <w:color w:val="0563C1" w:themeColor="hyperlink"/>
                <w:u w:val="single"/>
              </w:rPr>
            </w:rPrChange>
          </w:rPr>
          <w:t>Figure 7</w:t>
        </w:r>
      </w:ins>
      <w:del w:id="115" w:author="Cristiano Cesario" w:date="2016-12-10T08:37:00Z">
        <w:r w:rsidR="00F131DB" w:rsidRPr="00E65DA2" w:rsidDel="00885AFE">
          <w:rPr>
            <w:b/>
          </w:rPr>
          <w:delText>Figure7</w:delText>
        </w:r>
      </w:del>
      <w:r w:rsidR="00985CF7">
        <w:fldChar w:fldCharType="end"/>
      </w:r>
      <w:r w:rsidRPr="006E6751">
        <w:rPr>
          <w:lang w:eastAsia="pt-BR"/>
        </w:rPr>
        <w:t xml:space="preserve"> that the current user clone (blue computer) is hosted at </w:t>
      </w:r>
      <w:proofErr w:type="spellStart"/>
      <w:r w:rsidRPr="002D774F">
        <w:rPr>
          <w:bCs/>
          <w:i/>
        </w:rPr>
        <w:t>cmcdell</w:t>
      </w:r>
      <w:proofErr w:type="spellEnd"/>
      <w:r w:rsidRPr="006E6751">
        <w:rPr>
          <w:lang w:eastAsia="pt-BR"/>
        </w:rPr>
        <w:t xml:space="preserve"> and is named dyevc. This clone pulls from </w:t>
      </w:r>
      <w:r w:rsidRPr="002D774F">
        <w:rPr>
          <w:bCs/>
          <w:i/>
        </w:rPr>
        <w:t>gems-uff/dyevc</w:t>
      </w:r>
      <w:r w:rsidRPr="006E6751">
        <w:rPr>
          <w:lang w:eastAsia="pt-BR"/>
        </w:rPr>
        <w:t>, which is located at github.com, and there are four tracked commits ready to be pulled (i.e., commits that exist in the remote repository and do not exist locally). It also pushes to the same peer, having five tracked commits ready to be pushed.</w:t>
      </w:r>
    </w:p>
    <w:p w14:paraId="3F736244" w14:textId="77777777" w:rsidR="00967F72" w:rsidRPr="006E6751" w:rsidRDefault="00967F72" w:rsidP="000C66C2">
      <w:pPr>
        <w:pStyle w:val="Ttulo3"/>
        <w:rPr>
          <w:lang w:eastAsia="pt-BR"/>
        </w:rPr>
      </w:pPr>
      <w:r w:rsidRPr="006E6751">
        <w:rPr>
          <w:lang w:eastAsia="pt-BR"/>
        </w:rPr>
        <w:lastRenderedPageBreak/>
        <w:t>Level3: Tracked branches</w:t>
      </w:r>
    </w:p>
    <w:p w14:paraId="488D8F56" w14:textId="77777777" w:rsidR="00967F72" w:rsidRDefault="00967F72" w:rsidP="006E6751">
      <w:pPr>
        <w:rPr>
          <w:lang w:eastAsia="pt-BR"/>
        </w:rPr>
      </w:pPr>
      <w:r w:rsidRPr="006E6751">
        <w:rPr>
          <w:lang w:eastAsia="pt-BR"/>
        </w:rPr>
        <w:t xml:space="preserve">Aiming at answering question Q3, DyeVC’s main screen (see </w:t>
      </w:r>
      <w:r w:rsidR="00985CF7">
        <w:fldChar w:fldCharType="begin"/>
      </w:r>
      <w:r w:rsidR="00985CF7">
        <w:instrText xml:space="preserve"> REF _Ref447912439 \h  \* MERGEFORMAT </w:instrText>
      </w:r>
      <w:r w:rsidR="00985CF7">
        <w:fldChar w:fldCharType="separate"/>
      </w:r>
      <w:r w:rsidR="00885AFE">
        <w:t>Figure 8</w:t>
      </w:r>
      <w:r w:rsidR="00985CF7">
        <w:fldChar w:fldCharType="end"/>
      </w:r>
      <w:r w:rsidRPr="006E6751">
        <w:rPr>
          <w:lang w:eastAsia="pt-BR"/>
        </w:rPr>
        <w:t>) shows Level 3 information, allowing one to depict the status of each tracked branch of registered repositories regarding their peers. This information is complemented with that of Level 4, shown in the next section.</w:t>
      </w:r>
    </w:p>
    <w:p w14:paraId="79C0BEC4" w14:textId="77777777" w:rsidR="003E4F33" w:rsidRDefault="003E4F33" w:rsidP="003E4F33">
      <w:pPr>
        <w:ind w:firstLine="0"/>
        <w:rPr>
          <w:lang w:eastAsia="pt-BR"/>
        </w:rPr>
      </w:pPr>
      <w:r w:rsidRPr="000E44CC">
        <w:rPr>
          <w:rFonts w:ascii="Calibri" w:hAnsi="Calibri"/>
          <w:noProof/>
        </w:rPr>
        <w:drawing>
          <wp:inline distT="0" distB="0" distL="0" distR="0" wp14:anchorId="0B17047F" wp14:editId="0D1429FF">
            <wp:extent cx="6120000" cy="3143202"/>
            <wp:effectExtent l="0" t="0" r="0" b="635"/>
            <wp:docPr id="65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6">
                      <a:extLst>
                        <a:ext uri="{28A0092B-C50C-407E-A947-70E740481C1C}">
                          <a14:useLocalDpi xmlns:a14="http://schemas.microsoft.com/office/drawing/2010/main" val="0"/>
                        </a:ext>
                      </a:extLst>
                    </a:blip>
                    <a:srcRect t="9795" b="30302"/>
                    <a:stretch>
                      <a:fillRect/>
                    </a:stretch>
                  </pic:blipFill>
                  <pic:spPr bwMode="auto">
                    <a:xfrm>
                      <a:off x="0" y="0"/>
                      <a:ext cx="6120000" cy="3143202"/>
                    </a:xfrm>
                    <a:prstGeom prst="rect">
                      <a:avLst/>
                    </a:prstGeom>
                    <a:noFill/>
                    <a:ln>
                      <a:noFill/>
                    </a:ln>
                  </pic:spPr>
                </pic:pic>
              </a:graphicData>
            </a:graphic>
          </wp:inline>
        </w:drawing>
      </w:r>
    </w:p>
    <w:p w14:paraId="72634DF3" w14:textId="77777777" w:rsidR="000C66C2" w:rsidRPr="00BF6153" w:rsidRDefault="000C66C2" w:rsidP="000C66C2">
      <w:pPr>
        <w:pStyle w:val="Legenda"/>
        <w:rPr>
          <w:rFonts w:cs="Times New Roman"/>
          <w:noProof/>
          <w:szCs w:val="20"/>
        </w:rPr>
      </w:pPr>
      <w:bookmarkStart w:id="116" w:name="_Ref447912439"/>
      <w:r>
        <w:t xml:space="preserve">Figure </w:t>
      </w:r>
      <w:r w:rsidR="00E02D98">
        <w:fldChar w:fldCharType="begin"/>
      </w:r>
      <w:r>
        <w:instrText xml:space="preserve"> SEQ Figure \* ARABIC </w:instrText>
      </w:r>
      <w:r w:rsidR="00E02D98">
        <w:fldChar w:fldCharType="separate"/>
      </w:r>
      <w:r w:rsidR="00AD7EB7">
        <w:rPr>
          <w:noProof/>
        </w:rPr>
        <w:t>8</w:t>
      </w:r>
      <w:r w:rsidR="00E02D98">
        <w:rPr>
          <w:noProof/>
        </w:rPr>
        <w:fldChar w:fldCharType="end"/>
      </w:r>
      <w:bookmarkEnd w:id="116"/>
      <w:r>
        <w:t xml:space="preserve">. </w:t>
      </w:r>
      <w:r w:rsidRPr="00E47950">
        <w:rPr>
          <w:b w:val="0"/>
        </w:rPr>
        <w:t>DyeVC main screen</w:t>
      </w:r>
    </w:p>
    <w:p w14:paraId="66B26114" w14:textId="77777777" w:rsidR="00967F72" w:rsidRDefault="00967F72" w:rsidP="006E6751">
      <w:pPr>
        <w:rPr>
          <w:lang w:eastAsia="pt-BR"/>
        </w:rPr>
      </w:pPr>
      <w:r w:rsidRPr="006E6751">
        <w:rPr>
          <w:lang w:eastAsia="pt-BR"/>
        </w:rPr>
        <w:t xml:space="preserve">The status evaluation considers the existing commits in each repository individually. Due to the nature of DVCS, old data is almost never deleted and commits are cumulative. Thus, if commit </w:t>
      </w:r>
      <w:r w:rsidRPr="006E6751">
        <w:rPr>
          <w:i/>
          <w:lang w:eastAsia="pt-BR"/>
        </w:rPr>
        <w:t>N</w:t>
      </w:r>
      <w:r w:rsidRPr="006E6751">
        <w:rPr>
          <w:lang w:eastAsia="pt-BR"/>
        </w:rPr>
        <w:t xml:space="preserve">is created over commit </w:t>
      </w:r>
      <w:r w:rsidRPr="006E6751">
        <w:rPr>
          <w:i/>
          <w:lang w:eastAsia="pt-BR"/>
        </w:rPr>
        <w:t>N – 1</w:t>
      </w:r>
      <w:r w:rsidRPr="006E6751">
        <w:rPr>
          <w:lang w:eastAsia="pt-BR"/>
        </w:rPr>
        <w:t xml:space="preserve">, the existence of commit </w:t>
      </w:r>
      <w:r w:rsidRPr="006E6751">
        <w:rPr>
          <w:i/>
          <w:lang w:eastAsia="pt-BR"/>
        </w:rPr>
        <w:t>N</w:t>
      </w:r>
      <w:r w:rsidRPr="006E6751">
        <w:rPr>
          <w:lang w:eastAsia="pt-BR"/>
        </w:rPr>
        <w:t xml:space="preserve"> in a given repository implies that commit </w:t>
      </w:r>
      <w:r w:rsidRPr="006E6751">
        <w:rPr>
          <w:i/>
          <w:lang w:eastAsia="pt-BR"/>
        </w:rPr>
        <w:t>N – 1</w:t>
      </w:r>
      <w:r w:rsidRPr="006E6751">
        <w:rPr>
          <w:lang w:eastAsia="pt-BR"/>
        </w:rPr>
        <w:t xml:space="preserve"> also exists in the repository. In this way, by using set theory it is possible to subtract the set of commits in the local repository from the set of commits in its peers, resulting in the set of commits not pulled yet. In this case, local repository will be </w:t>
      </w:r>
      <w:r w:rsidRPr="006E6751">
        <w:rPr>
          <w:i/>
          <w:lang w:eastAsia="pt-BR"/>
        </w:rPr>
        <w:t>behind</w:t>
      </w:r>
      <w:r w:rsidRPr="006E6751">
        <w:rPr>
          <w:lang w:eastAsia="pt-BR"/>
        </w:rPr>
        <w:t xml:space="preserve"> its peers (arrow down in </w:t>
      </w:r>
      <w:r w:rsidR="00985CF7">
        <w:fldChar w:fldCharType="begin"/>
      </w:r>
      <w:r w:rsidR="00985CF7">
        <w:instrText xml:space="preserve"> REF _Ref447912439 \h  \* MERGEFORMAT </w:instrText>
      </w:r>
      <w:r w:rsidR="00985CF7">
        <w:fldChar w:fldCharType="separate"/>
      </w:r>
      <w:r w:rsidR="00885AFE">
        <w:t>Figure 8</w:t>
      </w:r>
      <w:r w:rsidR="00985CF7">
        <w:fldChar w:fldCharType="end"/>
      </w:r>
      <w:r w:rsidRPr="006E6751">
        <w:rPr>
          <w:lang w:eastAsia="pt-BR"/>
        </w:rPr>
        <w:t xml:space="preserve">). Conversely, subtracting the sets in the inverse order will result in the set of commits not pushed yet, meaning that local repository is ahead its peers (arrow up). When both sets are empty, local repository is synchronized (green checkmark in </w:t>
      </w:r>
      <w:r w:rsidR="00985CF7">
        <w:fldChar w:fldCharType="begin"/>
      </w:r>
      <w:r w:rsidR="00985CF7">
        <w:instrText xml:space="preserve"> REF _Ref447912439 \h  \* MERGEFORMAT </w:instrText>
      </w:r>
      <w:r w:rsidR="00985CF7">
        <w:fldChar w:fldCharType="separate"/>
      </w:r>
      <w:r w:rsidR="00885AFE">
        <w:t>Figure 8</w:t>
      </w:r>
      <w:r w:rsidR="00985CF7">
        <w:fldChar w:fldCharType="end"/>
      </w:r>
      <w:r w:rsidRPr="006E6751">
        <w:rPr>
          <w:lang w:eastAsia="pt-BR"/>
        </w:rPr>
        <w:t xml:space="preserve">) and when both sets have elements, it is both ahead and behind its peer (arrow up and down in </w:t>
      </w:r>
      <w:r w:rsidR="00985CF7">
        <w:fldChar w:fldCharType="begin"/>
      </w:r>
      <w:r w:rsidR="00985CF7">
        <w:instrText xml:space="preserve"> REF _Ref447912439 \h  \* MERGEFORMAT </w:instrText>
      </w:r>
      <w:r w:rsidR="00985CF7">
        <w:fldChar w:fldCharType="separate"/>
      </w:r>
      <w:r w:rsidR="00885AFE">
        <w:t>Figure 8</w:t>
      </w:r>
      <w:r w:rsidR="00985CF7">
        <w:fldChar w:fldCharType="end"/>
      </w:r>
      <w:r w:rsidRPr="006E6751">
        <w:rPr>
          <w:lang w:eastAsia="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1085"/>
        <w:gridCol w:w="822"/>
        <w:gridCol w:w="730"/>
        <w:gridCol w:w="1354"/>
        <w:gridCol w:w="632"/>
      </w:tblGrid>
      <w:tr w:rsidR="00E47950" w:rsidRPr="00E47950" w14:paraId="099BD470" w14:textId="77777777" w:rsidTr="00E47950">
        <w:trPr>
          <w:tblHeader/>
        </w:trPr>
        <w:tc>
          <w:tcPr>
            <w:tcW w:w="0" w:type="auto"/>
            <w:tcMar>
              <w:left w:w="57" w:type="dxa"/>
              <w:right w:w="57" w:type="dxa"/>
            </w:tcMar>
            <w:vAlign w:val="center"/>
            <w:hideMark/>
          </w:tcPr>
          <w:p w14:paraId="64433B91" w14:textId="77777777" w:rsidR="00E47950" w:rsidRPr="00E47950" w:rsidRDefault="00E47950" w:rsidP="006C72F2">
            <w:pPr>
              <w:ind w:firstLine="0"/>
              <w:jc w:val="center"/>
              <w:rPr>
                <w:b/>
              </w:rPr>
            </w:pPr>
            <w:r w:rsidRPr="00E47950">
              <w:rPr>
                <w:b/>
              </w:rPr>
              <w:t>Repository</w:t>
            </w:r>
          </w:p>
        </w:tc>
        <w:tc>
          <w:tcPr>
            <w:tcW w:w="0" w:type="auto"/>
            <w:tcMar>
              <w:left w:w="57" w:type="dxa"/>
              <w:right w:w="57" w:type="dxa"/>
            </w:tcMar>
            <w:vAlign w:val="center"/>
            <w:hideMark/>
          </w:tcPr>
          <w:p w14:paraId="02511AD2" w14:textId="77777777" w:rsidR="00E47950" w:rsidRPr="00E47950" w:rsidRDefault="00E47950" w:rsidP="006C72F2">
            <w:pPr>
              <w:ind w:firstLine="0"/>
              <w:jc w:val="center"/>
              <w:rPr>
                <w:b/>
              </w:rPr>
            </w:pPr>
            <w:r w:rsidRPr="00E47950">
              <w:rPr>
                <w:b/>
              </w:rPr>
              <w:t>Wolverine</w:t>
            </w:r>
          </w:p>
        </w:tc>
        <w:tc>
          <w:tcPr>
            <w:tcW w:w="0" w:type="auto"/>
            <w:tcMar>
              <w:left w:w="57" w:type="dxa"/>
              <w:right w:w="57" w:type="dxa"/>
            </w:tcMar>
            <w:vAlign w:val="center"/>
            <w:hideMark/>
          </w:tcPr>
          <w:p w14:paraId="7C7EA867" w14:textId="77777777" w:rsidR="00E47950" w:rsidRPr="00E47950" w:rsidRDefault="00E47950" w:rsidP="006C72F2">
            <w:pPr>
              <w:ind w:firstLine="0"/>
              <w:jc w:val="center"/>
              <w:rPr>
                <w:b/>
              </w:rPr>
            </w:pPr>
            <w:r w:rsidRPr="00E47950">
              <w:rPr>
                <w:b/>
              </w:rPr>
              <w:t>Gambit</w:t>
            </w:r>
          </w:p>
        </w:tc>
        <w:tc>
          <w:tcPr>
            <w:tcW w:w="0" w:type="auto"/>
            <w:tcMar>
              <w:left w:w="57" w:type="dxa"/>
              <w:right w:w="57" w:type="dxa"/>
            </w:tcMar>
            <w:vAlign w:val="center"/>
            <w:hideMark/>
          </w:tcPr>
          <w:p w14:paraId="220F6784" w14:textId="77777777" w:rsidR="00E47950" w:rsidRPr="00E47950" w:rsidRDefault="00E47950" w:rsidP="006C72F2">
            <w:pPr>
              <w:ind w:firstLine="0"/>
              <w:jc w:val="center"/>
              <w:rPr>
                <w:b/>
              </w:rPr>
            </w:pPr>
            <w:r w:rsidRPr="00E47950">
              <w:rPr>
                <w:b/>
              </w:rPr>
              <w:t>Rogue</w:t>
            </w:r>
          </w:p>
        </w:tc>
        <w:tc>
          <w:tcPr>
            <w:tcW w:w="0" w:type="auto"/>
            <w:tcMar>
              <w:left w:w="57" w:type="dxa"/>
              <w:right w:w="57" w:type="dxa"/>
            </w:tcMar>
            <w:vAlign w:val="center"/>
            <w:hideMark/>
          </w:tcPr>
          <w:p w14:paraId="4402F351" w14:textId="77777777" w:rsidR="00E47950" w:rsidRPr="00E47950" w:rsidRDefault="00E47950" w:rsidP="006C72F2">
            <w:pPr>
              <w:ind w:firstLine="0"/>
              <w:jc w:val="center"/>
              <w:rPr>
                <w:b/>
              </w:rPr>
            </w:pPr>
            <w:r w:rsidRPr="00E47950">
              <w:rPr>
                <w:b/>
              </w:rPr>
              <w:t>Nightcrawler</w:t>
            </w:r>
          </w:p>
        </w:tc>
        <w:tc>
          <w:tcPr>
            <w:tcW w:w="0" w:type="auto"/>
            <w:tcMar>
              <w:left w:w="57" w:type="dxa"/>
              <w:right w:w="57" w:type="dxa"/>
            </w:tcMar>
            <w:vAlign w:val="center"/>
            <w:hideMark/>
          </w:tcPr>
          <w:p w14:paraId="403D4564" w14:textId="77777777" w:rsidR="00E47950" w:rsidRPr="00E47950" w:rsidRDefault="00E47950" w:rsidP="006C72F2">
            <w:pPr>
              <w:ind w:firstLine="0"/>
              <w:jc w:val="center"/>
              <w:rPr>
                <w:b/>
              </w:rPr>
            </w:pPr>
            <w:r w:rsidRPr="00E47950">
              <w:rPr>
                <w:b/>
              </w:rPr>
              <w:t>Beast</w:t>
            </w:r>
          </w:p>
        </w:tc>
      </w:tr>
      <w:tr w:rsidR="00E47950" w:rsidRPr="00E47950" w14:paraId="6B418A28" w14:textId="77777777" w:rsidTr="00E47950">
        <w:tc>
          <w:tcPr>
            <w:tcW w:w="0" w:type="auto"/>
            <w:tcMar>
              <w:left w:w="57" w:type="dxa"/>
              <w:right w:w="57" w:type="dxa"/>
            </w:tcMar>
            <w:vAlign w:val="center"/>
            <w:hideMark/>
          </w:tcPr>
          <w:p w14:paraId="3A318EA0" w14:textId="77777777" w:rsidR="00E47950" w:rsidRPr="00E47950" w:rsidRDefault="00E47950" w:rsidP="006C72F2">
            <w:pPr>
              <w:ind w:firstLine="28"/>
              <w:jc w:val="center"/>
              <w:rPr>
                <w:sz w:val="20"/>
                <w:szCs w:val="20"/>
              </w:rPr>
            </w:pPr>
            <w:r w:rsidRPr="00E47950">
              <w:rPr>
                <w:sz w:val="20"/>
                <w:szCs w:val="20"/>
              </w:rPr>
              <w:t>Commits</w:t>
            </w:r>
          </w:p>
        </w:tc>
        <w:tc>
          <w:tcPr>
            <w:tcW w:w="0" w:type="auto"/>
            <w:tcMar>
              <w:left w:w="57" w:type="dxa"/>
              <w:right w:w="57" w:type="dxa"/>
            </w:tcMar>
            <w:vAlign w:val="center"/>
            <w:hideMark/>
          </w:tcPr>
          <w:p w14:paraId="1A3963F9" w14:textId="77777777" w:rsidR="00E47950" w:rsidRPr="00E47950" w:rsidRDefault="00E47950" w:rsidP="006C72F2">
            <w:pPr>
              <w:ind w:firstLine="28"/>
              <w:jc w:val="center"/>
              <w:rPr>
                <w:sz w:val="20"/>
                <w:szCs w:val="20"/>
              </w:rPr>
            </w:pPr>
            <w:r w:rsidRPr="00E47950">
              <w:rPr>
                <w:sz w:val="20"/>
                <w:szCs w:val="20"/>
              </w:rPr>
              <w:t>10; 11</w:t>
            </w:r>
          </w:p>
        </w:tc>
        <w:tc>
          <w:tcPr>
            <w:tcW w:w="0" w:type="auto"/>
            <w:tcMar>
              <w:left w:w="57" w:type="dxa"/>
              <w:right w:w="57" w:type="dxa"/>
            </w:tcMar>
            <w:vAlign w:val="center"/>
            <w:hideMark/>
          </w:tcPr>
          <w:p w14:paraId="26BD04C0" w14:textId="77777777" w:rsidR="00E47950" w:rsidRPr="00E47950" w:rsidRDefault="00E47950" w:rsidP="006C72F2">
            <w:pPr>
              <w:ind w:firstLine="28"/>
              <w:jc w:val="center"/>
              <w:rPr>
                <w:sz w:val="20"/>
                <w:szCs w:val="20"/>
              </w:rPr>
            </w:pPr>
            <w:r w:rsidRPr="00E47950">
              <w:rPr>
                <w:sz w:val="20"/>
                <w:szCs w:val="20"/>
              </w:rPr>
              <w:t>10; 11</w:t>
            </w:r>
          </w:p>
        </w:tc>
        <w:tc>
          <w:tcPr>
            <w:tcW w:w="0" w:type="auto"/>
            <w:tcMar>
              <w:left w:w="57" w:type="dxa"/>
              <w:right w:w="57" w:type="dxa"/>
            </w:tcMar>
            <w:vAlign w:val="center"/>
            <w:hideMark/>
          </w:tcPr>
          <w:p w14:paraId="3C6C038E" w14:textId="77777777" w:rsidR="00E47950" w:rsidRPr="00E47950" w:rsidRDefault="00E47950" w:rsidP="006C72F2">
            <w:pPr>
              <w:ind w:firstLine="28"/>
              <w:jc w:val="center"/>
              <w:rPr>
                <w:sz w:val="20"/>
                <w:szCs w:val="20"/>
              </w:rPr>
            </w:pPr>
            <w:r w:rsidRPr="00E47950">
              <w:rPr>
                <w:sz w:val="20"/>
                <w:szCs w:val="20"/>
              </w:rPr>
              <w:t>10; 12</w:t>
            </w:r>
          </w:p>
        </w:tc>
        <w:tc>
          <w:tcPr>
            <w:tcW w:w="0" w:type="auto"/>
            <w:tcMar>
              <w:left w:w="57" w:type="dxa"/>
              <w:right w:w="57" w:type="dxa"/>
            </w:tcMar>
            <w:vAlign w:val="center"/>
            <w:hideMark/>
          </w:tcPr>
          <w:p w14:paraId="16D13535" w14:textId="77777777" w:rsidR="00E47950" w:rsidRPr="00E47950" w:rsidRDefault="00E47950" w:rsidP="006C72F2">
            <w:pPr>
              <w:ind w:firstLine="28"/>
              <w:jc w:val="center"/>
              <w:rPr>
                <w:sz w:val="20"/>
                <w:szCs w:val="20"/>
              </w:rPr>
            </w:pPr>
            <w:r w:rsidRPr="00E47950">
              <w:rPr>
                <w:sz w:val="20"/>
                <w:szCs w:val="20"/>
              </w:rPr>
              <w:t>10; 11; 13</w:t>
            </w:r>
          </w:p>
        </w:tc>
        <w:tc>
          <w:tcPr>
            <w:tcW w:w="0" w:type="auto"/>
            <w:tcMar>
              <w:left w:w="57" w:type="dxa"/>
              <w:right w:w="57" w:type="dxa"/>
            </w:tcMar>
            <w:vAlign w:val="center"/>
            <w:hideMark/>
          </w:tcPr>
          <w:p w14:paraId="72F2E4D4" w14:textId="77777777" w:rsidR="00E47950" w:rsidRPr="00E47950" w:rsidRDefault="00E47950" w:rsidP="006C72F2">
            <w:pPr>
              <w:ind w:firstLine="28"/>
              <w:jc w:val="center"/>
              <w:rPr>
                <w:sz w:val="20"/>
                <w:szCs w:val="20"/>
              </w:rPr>
            </w:pPr>
            <w:r w:rsidRPr="00E47950">
              <w:rPr>
                <w:sz w:val="20"/>
                <w:szCs w:val="20"/>
              </w:rPr>
              <w:t>10</w:t>
            </w:r>
          </w:p>
        </w:tc>
      </w:tr>
    </w:tbl>
    <w:p w14:paraId="4C5E0529" w14:textId="77777777" w:rsidR="00E47950" w:rsidRDefault="00E47950" w:rsidP="00E47950">
      <w:pPr>
        <w:ind w:firstLine="0"/>
        <w:jc w:val="left"/>
      </w:pPr>
      <w:bookmarkStart w:id="117" w:name="_Ref447913380"/>
      <w:r w:rsidRPr="00E47950">
        <w:rPr>
          <w:b/>
        </w:rPr>
        <w:lastRenderedPageBreak/>
        <w:t xml:space="preserve">Table </w:t>
      </w:r>
      <w:r w:rsidR="00E02D98" w:rsidRPr="00E47950">
        <w:rPr>
          <w:b/>
        </w:rPr>
        <w:fldChar w:fldCharType="begin"/>
      </w:r>
      <w:r w:rsidRPr="00E47950">
        <w:rPr>
          <w:b/>
        </w:rPr>
        <w:instrText xml:space="preserve"> SEQ Table \* ARABIC </w:instrText>
      </w:r>
      <w:r w:rsidR="00E02D98" w:rsidRPr="00E47950">
        <w:rPr>
          <w:b/>
        </w:rPr>
        <w:fldChar w:fldCharType="separate"/>
      </w:r>
      <w:r w:rsidR="00AD7EB7">
        <w:rPr>
          <w:b/>
          <w:noProof/>
        </w:rPr>
        <w:t>1</w:t>
      </w:r>
      <w:r w:rsidR="00E02D98" w:rsidRPr="00E47950">
        <w:rPr>
          <w:b/>
          <w:noProof/>
        </w:rPr>
        <w:fldChar w:fldCharType="end"/>
      </w:r>
      <w:bookmarkEnd w:id="117"/>
      <w:r w:rsidRPr="00E47950">
        <w:rPr>
          <w:b/>
        </w:rPr>
        <w:t>.</w:t>
      </w:r>
      <w:r>
        <w:t xml:space="preserve"> Existing Commits in Each Repository</w:t>
      </w:r>
    </w:p>
    <w:p w14:paraId="4DF8CDA3" w14:textId="77777777" w:rsidR="00967F72" w:rsidRDefault="00967F72" w:rsidP="006E6751">
      <w:pPr>
        <w:rPr>
          <w:lang w:eastAsia="pt-BR"/>
        </w:rPr>
      </w:pPr>
      <w:r w:rsidRPr="006E6751">
        <w:rPr>
          <w:lang w:eastAsia="pt-BR"/>
        </w:rPr>
        <w:t xml:space="preserve">Let us assume that each commit is represented by an integer number to illustrate how our approach works. At a giving moment, the local repositories of each developer have the commits shown in </w:t>
      </w:r>
      <w:r w:rsidR="00985CF7">
        <w:fldChar w:fldCharType="begin"/>
      </w:r>
      <w:r w:rsidR="00985CF7">
        <w:instrText xml:space="preserve"> REF _Ref447913380 \h  \* MERGEFORMAT </w:instrText>
      </w:r>
      <w:r w:rsidR="00985CF7">
        <w:fldChar w:fldCharType="separate"/>
      </w:r>
      <w:ins w:id="118" w:author="Cristiano Cesario" w:date="2016-12-10T08:37:00Z">
        <w:r w:rsidR="00E02D98" w:rsidRPr="00E02D98">
          <w:rPr>
            <w:rPrChange w:id="119" w:author="Cristiano Cesario" w:date="2016-12-10T08:37:00Z">
              <w:rPr>
                <w:b/>
                <w:color w:val="0563C1" w:themeColor="hyperlink"/>
                <w:u w:val="single"/>
              </w:rPr>
            </w:rPrChange>
          </w:rPr>
          <w:t>Table 1</w:t>
        </w:r>
      </w:ins>
      <w:del w:id="120" w:author="Cristiano Cesario" w:date="2016-12-10T08:37:00Z">
        <w:r w:rsidR="00F131DB" w:rsidRPr="00E65DA2" w:rsidDel="00885AFE">
          <w:delText>Table 1</w:delText>
        </w:r>
      </w:del>
      <w:r w:rsidR="00985CF7">
        <w:fldChar w:fldCharType="end"/>
      </w:r>
      <w:r w:rsidRPr="006E6751">
        <w:rPr>
          <w:lang w:eastAsia="pt-BR"/>
        </w:rPr>
        <w:t xml:space="preserve">. Considering the synchronization paths presented in the right-hand-side of </w:t>
      </w:r>
      <w:r w:rsidR="00985CF7">
        <w:fldChar w:fldCharType="begin"/>
      </w:r>
      <w:r w:rsidR="00985CF7">
        <w:instrText xml:space="preserve"> REF _Ref454704368 \h  \* MERGEFORMAT </w:instrText>
      </w:r>
      <w:r w:rsidR="00985CF7">
        <w:fldChar w:fldCharType="separate"/>
      </w:r>
      <w:ins w:id="121" w:author="Cristiano Cesario" w:date="2016-12-10T08:37:00Z">
        <w:r w:rsidR="00885AFE" w:rsidRPr="00AC2DA9">
          <w:t xml:space="preserve">Figure </w:t>
        </w:r>
        <w:r w:rsidR="00885AFE">
          <w:t>1</w:t>
        </w:r>
      </w:ins>
      <w:del w:id="122" w:author="Cristiano Cesario" w:date="2016-12-10T08:37:00Z">
        <w:r w:rsidR="00F131DB" w:rsidRPr="00AC2DA9" w:rsidDel="00885AFE">
          <w:delText xml:space="preserve">Figure </w:delText>
        </w:r>
        <w:r w:rsidR="00F131DB" w:rsidDel="00885AFE">
          <w:delText>1</w:delText>
        </w:r>
      </w:del>
      <w:r w:rsidR="00985CF7">
        <w:fldChar w:fldCharType="end"/>
      </w:r>
      <w:r w:rsidRPr="006E6751">
        <w:rPr>
          <w:lang w:eastAsia="pt-BR"/>
        </w:rPr>
        <w:t xml:space="preserve">, the perception of each developer regarding to their known peers is shown in </w:t>
      </w:r>
      <w:r w:rsidR="00985CF7">
        <w:fldChar w:fldCharType="begin"/>
      </w:r>
      <w:r w:rsidR="00985CF7">
        <w:instrText xml:space="preserve"> REF _Ref322814498 \h  \* MERGEFORMAT </w:instrText>
      </w:r>
      <w:r w:rsidR="00985CF7">
        <w:fldChar w:fldCharType="separate"/>
      </w:r>
      <w:r w:rsidR="00885AFE">
        <w:t>Table 2</w:t>
      </w:r>
      <w:r w:rsidR="00985CF7">
        <w:fldChar w:fldCharType="end"/>
      </w:r>
      <w:r w:rsidRPr="006E6751">
        <w:rPr>
          <w:lang w:eastAsia="pt-BR"/>
        </w:rPr>
        <w:t>.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354"/>
        <w:gridCol w:w="1085"/>
        <w:gridCol w:w="822"/>
        <w:gridCol w:w="730"/>
        <w:gridCol w:w="1354"/>
        <w:gridCol w:w="632"/>
      </w:tblGrid>
      <w:tr w:rsidR="00E47950" w:rsidRPr="00B32B68" w14:paraId="4BBD51FB" w14:textId="77777777" w:rsidTr="006C72F2">
        <w:trPr>
          <w:tblHeader/>
        </w:trPr>
        <w:tc>
          <w:tcPr>
            <w:tcW w:w="0" w:type="auto"/>
            <w:shd w:val="clear" w:color="auto" w:fill="auto"/>
            <w:vAlign w:val="center"/>
            <w:hideMark/>
          </w:tcPr>
          <w:p w14:paraId="5CF5B497" w14:textId="77777777" w:rsidR="00E47950" w:rsidRPr="00E47950" w:rsidRDefault="00E47950" w:rsidP="006C72F2">
            <w:pPr>
              <w:ind w:firstLine="0"/>
              <w:jc w:val="center"/>
              <w:rPr>
                <w:rFonts w:eastAsia="Times New Roman"/>
                <w:b/>
              </w:rPr>
            </w:pPr>
            <w:r w:rsidRPr="00E47950">
              <w:rPr>
                <w:rFonts w:eastAsia="Times New Roman"/>
                <w:b/>
              </w:rPr>
              <w:t>Repository</w:t>
            </w:r>
          </w:p>
        </w:tc>
        <w:tc>
          <w:tcPr>
            <w:tcW w:w="0" w:type="auto"/>
            <w:shd w:val="clear" w:color="auto" w:fill="auto"/>
            <w:vAlign w:val="center"/>
            <w:hideMark/>
          </w:tcPr>
          <w:p w14:paraId="591DDE8B" w14:textId="77777777" w:rsidR="00E47950" w:rsidRPr="00E47950" w:rsidRDefault="00E47950" w:rsidP="006C72F2">
            <w:pPr>
              <w:ind w:firstLine="0"/>
              <w:jc w:val="center"/>
              <w:rPr>
                <w:rFonts w:eastAsia="Times New Roman"/>
                <w:b/>
              </w:rPr>
            </w:pPr>
            <w:r w:rsidRPr="00E47950">
              <w:rPr>
                <w:rFonts w:eastAsia="Times New Roman"/>
                <w:b/>
              </w:rPr>
              <w:t>Wolverine</w:t>
            </w:r>
          </w:p>
        </w:tc>
        <w:tc>
          <w:tcPr>
            <w:tcW w:w="0" w:type="auto"/>
            <w:shd w:val="clear" w:color="auto" w:fill="auto"/>
            <w:vAlign w:val="center"/>
            <w:hideMark/>
          </w:tcPr>
          <w:p w14:paraId="69EF6498" w14:textId="77777777" w:rsidR="00E47950" w:rsidRPr="00E47950" w:rsidRDefault="00E47950" w:rsidP="006C72F2">
            <w:pPr>
              <w:ind w:firstLine="0"/>
              <w:jc w:val="center"/>
              <w:rPr>
                <w:rFonts w:eastAsia="Times New Roman"/>
                <w:b/>
              </w:rPr>
            </w:pPr>
            <w:r w:rsidRPr="00E47950">
              <w:rPr>
                <w:rFonts w:eastAsia="Times New Roman"/>
                <w:b/>
              </w:rPr>
              <w:t>Gambit</w:t>
            </w:r>
          </w:p>
        </w:tc>
        <w:tc>
          <w:tcPr>
            <w:tcW w:w="0" w:type="auto"/>
            <w:shd w:val="clear" w:color="auto" w:fill="auto"/>
            <w:vAlign w:val="center"/>
            <w:hideMark/>
          </w:tcPr>
          <w:p w14:paraId="1FF2FCDA" w14:textId="77777777" w:rsidR="00E47950" w:rsidRPr="00E47950" w:rsidRDefault="00E47950" w:rsidP="006C72F2">
            <w:pPr>
              <w:ind w:firstLine="0"/>
              <w:jc w:val="center"/>
              <w:rPr>
                <w:rFonts w:eastAsia="Times New Roman"/>
                <w:b/>
              </w:rPr>
            </w:pPr>
            <w:r w:rsidRPr="00E47950">
              <w:rPr>
                <w:rFonts w:eastAsia="Times New Roman"/>
                <w:b/>
              </w:rPr>
              <w:t>Rogue</w:t>
            </w:r>
          </w:p>
        </w:tc>
        <w:tc>
          <w:tcPr>
            <w:tcW w:w="0" w:type="auto"/>
            <w:shd w:val="clear" w:color="auto" w:fill="auto"/>
            <w:vAlign w:val="center"/>
            <w:hideMark/>
          </w:tcPr>
          <w:p w14:paraId="47DB04AC" w14:textId="77777777" w:rsidR="00E47950" w:rsidRPr="00E47950" w:rsidRDefault="00E47950" w:rsidP="006C72F2">
            <w:pPr>
              <w:ind w:firstLine="0"/>
              <w:jc w:val="center"/>
              <w:rPr>
                <w:rFonts w:eastAsia="Times New Roman"/>
                <w:b/>
              </w:rPr>
            </w:pPr>
            <w:r w:rsidRPr="00E47950">
              <w:rPr>
                <w:rFonts w:eastAsia="Times New Roman"/>
                <w:b/>
              </w:rPr>
              <w:t>Nightcrawler</w:t>
            </w:r>
          </w:p>
        </w:tc>
        <w:tc>
          <w:tcPr>
            <w:tcW w:w="0" w:type="auto"/>
            <w:shd w:val="clear" w:color="auto" w:fill="auto"/>
            <w:vAlign w:val="center"/>
            <w:hideMark/>
          </w:tcPr>
          <w:p w14:paraId="384F0D48" w14:textId="77777777" w:rsidR="00E47950" w:rsidRPr="00E47950" w:rsidRDefault="00E47950" w:rsidP="006C72F2">
            <w:pPr>
              <w:ind w:firstLine="0"/>
              <w:jc w:val="center"/>
              <w:rPr>
                <w:rFonts w:eastAsia="Times New Roman"/>
                <w:b/>
              </w:rPr>
            </w:pPr>
            <w:r w:rsidRPr="00E47950">
              <w:rPr>
                <w:rFonts w:eastAsia="Times New Roman"/>
                <w:b/>
              </w:rPr>
              <w:t>Beast</w:t>
            </w:r>
          </w:p>
        </w:tc>
      </w:tr>
      <w:tr w:rsidR="00E47950" w:rsidRPr="00B32B68" w14:paraId="3CAB33C7" w14:textId="77777777" w:rsidTr="006C72F2">
        <w:tc>
          <w:tcPr>
            <w:tcW w:w="0" w:type="auto"/>
            <w:shd w:val="clear" w:color="auto" w:fill="auto"/>
            <w:vAlign w:val="center"/>
            <w:hideMark/>
          </w:tcPr>
          <w:p w14:paraId="38FEE752" w14:textId="77777777" w:rsidR="00E47950" w:rsidRPr="00E47950" w:rsidRDefault="00E47950" w:rsidP="006C72F2">
            <w:pPr>
              <w:ind w:firstLine="0"/>
              <w:jc w:val="center"/>
              <w:rPr>
                <w:rFonts w:eastAsia="Times New Roman"/>
                <w:b/>
              </w:rPr>
            </w:pPr>
            <w:r w:rsidRPr="00E47950">
              <w:rPr>
                <w:rFonts w:eastAsia="Times New Roman"/>
                <w:b/>
              </w:rPr>
              <w:t>Wolverine</w:t>
            </w:r>
          </w:p>
        </w:tc>
        <w:tc>
          <w:tcPr>
            <w:tcW w:w="0" w:type="auto"/>
            <w:shd w:val="clear" w:color="auto" w:fill="auto"/>
            <w:vAlign w:val="center"/>
            <w:hideMark/>
          </w:tcPr>
          <w:p w14:paraId="25FD062A"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76E236C5" w14:textId="77777777" w:rsidR="00E47950" w:rsidRPr="00B32B68" w:rsidRDefault="00E47950" w:rsidP="006C72F2">
            <w:pPr>
              <w:ind w:firstLine="0"/>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5F5C28A3"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6D8FE5D4"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4470F671" w14:textId="77777777" w:rsidR="00E47950" w:rsidRPr="00B32B68" w:rsidRDefault="00E47950" w:rsidP="006C72F2">
            <w:pPr>
              <w:ind w:firstLine="0"/>
              <w:jc w:val="center"/>
              <w:rPr>
                <w:rFonts w:eastAsia="Times New Roman"/>
              </w:rPr>
            </w:pPr>
            <w:r w:rsidRPr="00B32B68">
              <w:rPr>
                <w:rFonts w:eastAsia="Times New Roman"/>
              </w:rPr>
              <w:t>-</w:t>
            </w:r>
          </w:p>
        </w:tc>
      </w:tr>
      <w:tr w:rsidR="00E47950" w:rsidRPr="00B32B68" w14:paraId="0982E8E3" w14:textId="77777777" w:rsidTr="006C72F2">
        <w:tc>
          <w:tcPr>
            <w:tcW w:w="0" w:type="auto"/>
            <w:shd w:val="clear" w:color="auto" w:fill="auto"/>
            <w:vAlign w:val="center"/>
            <w:hideMark/>
          </w:tcPr>
          <w:p w14:paraId="0EEE3442" w14:textId="77777777" w:rsidR="00E47950" w:rsidRPr="00E47950" w:rsidRDefault="00E47950" w:rsidP="006C72F2">
            <w:pPr>
              <w:ind w:firstLine="0"/>
              <w:jc w:val="center"/>
              <w:rPr>
                <w:rFonts w:eastAsia="Times New Roman"/>
                <w:b/>
              </w:rPr>
            </w:pPr>
            <w:r w:rsidRPr="00E47950">
              <w:rPr>
                <w:rFonts w:eastAsia="Times New Roman"/>
                <w:b/>
              </w:rPr>
              <w:t>Gambit</w:t>
            </w:r>
          </w:p>
        </w:tc>
        <w:tc>
          <w:tcPr>
            <w:tcW w:w="0" w:type="auto"/>
            <w:shd w:val="clear" w:color="auto" w:fill="auto"/>
            <w:vAlign w:val="center"/>
            <w:hideMark/>
          </w:tcPr>
          <w:p w14:paraId="63578F15"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599BD568" wp14:editId="4A56D258">
                  <wp:extent cx="180000" cy="180000"/>
                  <wp:effectExtent l="0" t="0" r="0" b="0"/>
                  <wp:docPr id="652"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311900EE"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27457E4F" w14:textId="77777777" w:rsidR="00E47950" w:rsidRPr="00B32B68" w:rsidRDefault="00E47950" w:rsidP="006C72F2">
            <w:pPr>
              <w:ind w:firstLine="0"/>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0B59FE"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3E882F14" w14:textId="77777777" w:rsidR="00E47950" w:rsidRPr="00B32B68" w:rsidRDefault="00E47950" w:rsidP="006C72F2">
            <w:pPr>
              <w:ind w:firstLine="0"/>
              <w:jc w:val="center"/>
              <w:rPr>
                <w:rFonts w:eastAsia="Times New Roman"/>
              </w:rPr>
            </w:pPr>
            <w:r w:rsidRPr="00B32B68">
              <w:rPr>
                <w:rFonts w:eastAsia="Times New Roman"/>
                <w:lang w:val="pt-BR" w:eastAsia="pt-BR"/>
              </w:rPr>
              <w:t>-</w:t>
            </w:r>
          </w:p>
        </w:tc>
      </w:tr>
      <w:tr w:rsidR="00E47950" w:rsidRPr="00B32B68" w14:paraId="5AA983AA" w14:textId="77777777" w:rsidTr="006C72F2">
        <w:tc>
          <w:tcPr>
            <w:tcW w:w="0" w:type="auto"/>
            <w:shd w:val="clear" w:color="auto" w:fill="auto"/>
            <w:vAlign w:val="center"/>
            <w:hideMark/>
          </w:tcPr>
          <w:p w14:paraId="7E2CFF0A" w14:textId="77777777" w:rsidR="00E47950" w:rsidRPr="00E47950" w:rsidRDefault="00E47950" w:rsidP="006C72F2">
            <w:pPr>
              <w:ind w:firstLine="0"/>
              <w:jc w:val="center"/>
              <w:rPr>
                <w:rFonts w:eastAsia="Times New Roman"/>
                <w:b/>
              </w:rPr>
            </w:pPr>
            <w:r w:rsidRPr="00E47950">
              <w:rPr>
                <w:rFonts w:eastAsia="Times New Roman"/>
                <w:b/>
              </w:rPr>
              <w:t>Rogue</w:t>
            </w:r>
          </w:p>
        </w:tc>
        <w:tc>
          <w:tcPr>
            <w:tcW w:w="0" w:type="auto"/>
            <w:shd w:val="clear" w:color="auto" w:fill="auto"/>
            <w:vAlign w:val="center"/>
            <w:hideMark/>
          </w:tcPr>
          <w:p w14:paraId="1F4113C7"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1EA07790"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7FD05275" wp14:editId="75F84032">
                  <wp:extent cx="180000" cy="180000"/>
                  <wp:effectExtent l="0" t="0" r="0" b="0"/>
                  <wp:docPr id="653"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0D17809E"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59ADF4CE"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019560A6" w14:textId="77777777" w:rsidR="00E47950" w:rsidRPr="00B32B68" w:rsidRDefault="00E47950" w:rsidP="006C72F2">
            <w:pPr>
              <w:ind w:firstLine="0"/>
              <w:jc w:val="center"/>
              <w:rPr>
                <w:rFonts w:eastAsia="Times New Roman"/>
              </w:rPr>
            </w:pPr>
            <w:r w:rsidRPr="00B32B68">
              <w:rPr>
                <w:rFonts w:eastAsia="Times New Roman"/>
              </w:rPr>
              <w:t>-</w:t>
            </w:r>
          </w:p>
        </w:tc>
      </w:tr>
      <w:tr w:rsidR="00E47950" w:rsidRPr="00B32B68" w14:paraId="6EAA9531" w14:textId="77777777" w:rsidTr="006C72F2">
        <w:tc>
          <w:tcPr>
            <w:tcW w:w="0" w:type="auto"/>
            <w:shd w:val="clear" w:color="auto" w:fill="auto"/>
            <w:vAlign w:val="center"/>
            <w:hideMark/>
          </w:tcPr>
          <w:p w14:paraId="342CF5EA" w14:textId="77777777" w:rsidR="00E47950" w:rsidRPr="00E47950" w:rsidRDefault="00E47950" w:rsidP="006C72F2">
            <w:pPr>
              <w:ind w:firstLine="0"/>
              <w:jc w:val="center"/>
              <w:rPr>
                <w:rFonts w:eastAsia="Times New Roman"/>
                <w:b/>
              </w:rPr>
            </w:pPr>
            <w:r w:rsidRPr="00E47950">
              <w:rPr>
                <w:rFonts w:eastAsia="Times New Roman"/>
                <w:b/>
              </w:rPr>
              <w:t>Nightcrawler</w:t>
            </w:r>
          </w:p>
        </w:tc>
        <w:tc>
          <w:tcPr>
            <w:tcW w:w="0" w:type="auto"/>
            <w:shd w:val="clear" w:color="auto" w:fill="auto"/>
            <w:vAlign w:val="center"/>
            <w:hideMark/>
          </w:tcPr>
          <w:p w14:paraId="3BE2D931"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08B2F5B6"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4FC3BB5E" wp14:editId="22F7F312">
                  <wp:extent cx="180000" cy="180000"/>
                  <wp:effectExtent l="0" t="0" r="0" b="0"/>
                  <wp:docPr id="654"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5488F07A"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1D34BEED" wp14:editId="0B8D4538">
                  <wp:extent cx="180000" cy="180000"/>
                  <wp:effectExtent l="0" t="0" r="0" b="0"/>
                  <wp:docPr id="655"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247E5C5A"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1EA9AEFB" w14:textId="77777777" w:rsidR="00E47950" w:rsidRPr="00B32B68" w:rsidRDefault="00E47950" w:rsidP="006C72F2">
            <w:pPr>
              <w:ind w:firstLine="0"/>
              <w:jc w:val="center"/>
              <w:rPr>
                <w:rFonts w:eastAsia="Times New Roman"/>
              </w:rPr>
            </w:pPr>
            <w:r w:rsidRPr="00B32B68">
              <w:rPr>
                <w:rFonts w:eastAsia="Times New Roman"/>
              </w:rPr>
              <w:t>-</w:t>
            </w:r>
          </w:p>
        </w:tc>
      </w:tr>
      <w:tr w:rsidR="00E47950" w:rsidRPr="00B32B68" w14:paraId="5B750BC1" w14:textId="77777777" w:rsidTr="006C72F2">
        <w:tc>
          <w:tcPr>
            <w:tcW w:w="0" w:type="auto"/>
            <w:shd w:val="clear" w:color="auto" w:fill="auto"/>
            <w:vAlign w:val="center"/>
            <w:hideMark/>
          </w:tcPr>
          <w:p w14:paraId="212A79FB" w14:textId="77777777" w:rsidR="00E47950" w:rsidRPr="00E47950" w:rsidRDefault="00E47950" w:rsidP="006C72F2">
            <w:pPr>
              <w:ind w:firstLine="0"/>
              <w:jc w:val="center"/>
              <w:rPr>
                <w:rFonts w:eastAsia="Times New Roman"/>
                <w:b/>
              </w:rPr>
            </w:pPr>
            <w:r w:rsidRPr="00E47950">
              <w:rPr>
                <w:rFonts w:eastAsia="Times New Roman"/>
                <w:b/>
              </w:rPr>
              <w:t>Beast</w:t>
            </w:r>
          </w:p>
        </w:tc>
        <w:tc>
          <w:tcPr>
            <w:tcW w:w="0" w:type="auto"/>
            <w:shd w:val="clear" w:color="auto" w:fill="auto"/>
            <w:vAlign w:val="center"/>
            <w:hideMark/>
          </w:tcPr>
          <w:p w14:paraId="75964B5A" w14:textId="77777777"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14:paraId="21D5AC3D"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45A534E2" wp14:editId="6DEA9D23">
                  <wp:extent cx="180000" cy="180000"/>
                  <wp:effectExtent l="0" t="0" r="0" b="0"/>
                  <wp:docPr id="656"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1D3D7368"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5C9B3C27" wp14:editId="4A5F887F">
                  <wp:extent cx="180000" cy="180000"/>
                  <wp:effectExtent l="0" t="0" r="0" b="0"/>
                  <wp:docPr id="657"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59812F0D" w14:textId="77777777"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4E04524B" wp14:editId="16D5DF24">
                  <wp:extent cx="180000" cy="180000"/>
                  <wp:effectExtent l="0" t="0" r="0" b="0"/>
                  <wp:docPr id="658"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14:paraId="4BF6F07F" w14:textId="77777777" w:rsidR="00E47950" w:rsidRPr="00B32B68" w:rsidRDefault="00E47950" w:rsidP="006C72F2">
            <w:pPr>
              <w:ind w:firstLine="0"/>
              <w:jc w:val="center"/>
              <w:rPr>
                <w:rFonts w:eastAsia="Times New Roman"/>
              </w:rPr>
            </w:pPr>
            <w:r w:rsidRPr="00B32B68">
              <w:rPr>
                <w:rFonts w:eastAsia="Times New Roman"/>
              </w:rPr>
              <w:t>-</w:t>
            </w:r>
          </w:p>
        </w:tc>
      </w:tr>
    </w:tbl>
    <w:p w14:paraId="3450E03A" w14:textId="77777777" w:rsidR="00E47950" w:rsidRPr="00E47950" w:rsidRDefault="00E47950" w:rsidP="00E47950">
      <w:pPr>
        <w:pStyle w:val="Legenda"/>
        <w:rPr>
          <w:rFonts w:cs="Times New Roman"/>
          <w:b w:val="0"/>
          <w:noProof/>
          <w:szCs w:val="20"/>
        </w:rPr>
      </w:pPr>
      <w:bookmarkStart w:id="123" w:name="_Ref322814498"/>
      <w:r>
        <w:t xml:space="preserve">Table </w:t>
      </w:r>
      <w:r w:rsidR="00E02D98">
        <w:fldChar w:fldCharType="begin"/>
      </w:r>
      <w:r>
        <w:instrText xml:space="preserve"> SEQ Table \* ARABIC </w:instrText>
      </w:r>
      <w:r w:rsidR="00E02D98">
        <w:fldChar w:fldCharType="separate"/>
      </w:r>
      <w:r w:rsidR="00AD7EB7">
        <w:rPr>
          <w:noProof/>
        </w:rPr>
        <w:t>2</w:t>
      </w:r>
      <w:r w:rsidR="00E02D98">
        <w:rPr>
          <w:noProof/>
        </w:rPr>
        <w:fldChar w:fldCharType="end"/>
      </w:r>
      <w:bookmarkEnd w:id="123"/>
      <w:r>
        <w:t xml:space="preserve">. </w:t>
      </w:r>
      <w:r w:rsidRPr="00E47950">
        <w:rPr>
          <w:b w:val="0"/>
        </w:rPr>
        <w:t>Status of Each Repository Based on Known Remote Repositories</w:t>
      </w:r>
    </w:p>
    <w:p w14:paraId="1DB6E73E" w14:textId="77777777" w:rsidR="00967F72" w:rsidRPr="006E6751" w:rsidRDefault="00967F72" w:rsidP="000C66C2">
      <w:pPr>
        <w:pStyle w:val="Ttulo3"/>
        <w:rPr>
          <w:lang w:eastAsia="pt-BR"/>
        </w:rPr>
      </w:pPr>
      <w:r w:rsidRPr="006E6751">
        <w:rPr>
          <w:lang w:eastAsia="pt-BR"/>
        </w:rPr>
        <w:t>Level 4: Commits</w:t>
      </w:r>
    </w:p>
    <w:p w14:paraId="0CD1E4A8" w14:textId="77777777" w:rsidR="002121B7" w:rsidRDefault="00967F72" w:rsidP="006E6751">
      <w:pPr>
        <w:rPr>
          <w:ins w:id="124" w:author="Ruben" w:date="2016-12-11T23:49:00Z"/>
          <w:lang w:eastAsia="pt-BR"/>
        </w:rPr>
      </w:pPr>
      <w:r w:rsidRPr="006E6751">
        <w:rPr>
          <w:lang w:eastAsia="pt-BR"/>
        </w:rPr>
        <w:t xml:space="preserve">Level 4 complements information of Level 3 </w:t>
      </w:r>
      <w:del w:id="125" w:author="Cristiano Cesario" w:date="2016-12-12T21:11:00Z">
        <w:r w:rsidRPr="006E6751" w:rsidDel="00DF244E">
          <w:rPr>
            <w:lang w:eastAsia="pt-BR"/>
          </w:rPr>
          <w:delText>in order to</w:delText>
        </w:r>
      </w:del>
      <w:ins w:id="126" w:author="Cristiano Cesario" w:date="2016-12-12T21:11:00Z">
        <w:r w:rsidR="00DF244E" w:rsidRPr="006E6751">
          <w:rPr>
            <w:lang w:eastAsia="pt-BR"/>
          </w:rPr>
          <w:t>to</w:t>
        </w:r>
      </w:ins>
      <w:r w:rsidRPr="006E6751">
        <w:rPr>
          <w:lang w:eastAsia="pt-BR"/>
        </w:rPr>
        <w:t xml:space="preserve"> provide an answer to Question Q3. Differently from the usual repository version graph, it presents a combined version graph of the whole topology (</w:t>
      </w:r>
      <w:r w:rsidR="00985CF7">
        <w:fldChar w:fldCharType="begin"/>
      </w:r>
      <w:r w:rsidR="00985CF7">
        <w:instrText xml:space="preserve"> REF _Ref447913488 \h  \* MERGEFORMAT </w:instrText>
      </w:r>
      <w:r w:rsidR="00985CF7">
        <w:fldChar w:fldCharType="separate"/>
      </w:r>
      <w:r w:rsidR="00885AFE">
        <w:t>Figure 9</w:t>
      </w:r>
      <w:r w:rsidR="00985CF7">
        <w:fldChar w:fldCharType="end"/>
      </w:r>
      <w:r w:rsidRPr="006E6751">
        <w:rPr>
          <w:lang w:eastAsia="pt-BR"/>
        </w:rPr>
        <w:t xml:space="preserve">). Each vertex in the graph represents either a known commit in the topology (which is named after its hash’s five initial characters, such as the node labeled </w:t>
      </w:r>
      <w:r w:rsidRPr="002D774F">
        <w:rPr>
          <w:bCs/>
          <w:i/>
        </w:rPr>
        <w:t>2e10a</w:t>
      </w:r>
      <w:r w:rsidRPr="006E6751">
        <w:rPr>
          <w:lang w:eastAsia="pt-BR"/>
        </w:rPr>
        <w:t xml:space="preserve">) or a collapsed node representing several commits (which is named after the number of contained nodes, such as the white node containing 118 commits and </w:t>
      </w:r>
      <w:r w:rsidRPr="006E6751">
        <w:rPr>
          <w:lang w:eastAsia="pt-BR"/>
        </w:rPr>
        <w:lastRenderedPageBreak/>
        <w:t xml:space="preserve">the green node containing 24 commits). </w:t>
      </w:r>
      <w:ins w:id="127" w:author="Ruben" w:date="2016-12-11T23:48:00Z">
        <w:r w:rsidR="002121B7">
          <w:rPr>
            <w:lang w:eastAsia="pt-BR"/>
          </w:rPr>
          <w:t>The</w:t>
        </w:r>
      </w:ins>
      <w:ins w:id="128" w:author="Ruben" w:date="2016-12-11T23:34:00Z">
        <w:r w:rsidR="004566AB" w:rsidRPr="004566AB">
          <w:rPr>
            <w:lang w:eastAsia="pt-BR"/>
          </w:rPr>
          <w:t xml:space="preserve"> nodes</w:t>
        </w:r>
      </w:ins>
      <w:ins w:id="129" w:author="Ruben" w:date="2016-12-11T23:48:00Z">
        <w:r w:rsidR="002121B7">
          <w:rPr>
            <w:lang w:eastAsia="pt-BR"/>
          </w:rPr>
          <w:t xml:space="preserve"> collapsed automatically</w:t>
        </w:r>
      </w:ins>
      <w:ins w:id="130" w:author="Ruben" w:date="2016-12-11T23:34:00Z">
        <w:r w:rsidR="004566AB" w:rsidRPr="004566AB">
          <w:rPr>
            <w:lang w:eastAsia="pt-BR"/>
          </w:rPr>
          <w:t>, in addition,</w:t>
        </w:r>
      </w:ins>
      <w:ins w:id="131" w:author="Ruben" w:date="2016-12-11T23:35:00Z">
        <w:r w:rsidR="004566AB">
          <w:rPr>
            <w:lang w:eastAsia="pt-BR"/>
          </w:rPr>
          <w:t xml:space="preserve"> have </w:t>
        </w:r>
      </w:ins>
      <w:ins w:id="132" w:author="Ruben" w:date="2016-12-11T23:36:00Z">
        <w:del w:id="133" w:author="Cristiano Cesario" w:date="2016-12-12T21:13:00Z">
          <w:r w:rsidR="004566AB" w:rsidRPr="004566AB" w:rsidDel="00DF244E">
            <w:rPr>
              <w:lang w:eastAsia="pt-BR"/>
            </w:rPr>
            <w:delText>suspension points</w:delText>
          </w:r>
        </w:del>
      </w:ins>
      <w:ins w:id="134" w:author="Cristiano Cesario" w:date="2016-12-12T21:13:00Z">
        <w:r w:rsidR="00DF244E">
          <w:rPr>
            <w:lang w:eastAsia="pt-BR"/>
          </w:rPr>
          <w:t>ellipses</w:t>
        </w:r>
      </w:ins>
      <w:ins w:id="135" w:author="Ruben" w:date="2016-12-11T23:38:00Z">
        <w:r w:rsidR="004566AB">
          <w:rPr>
            <w:lang w:eastAsia="pt-BR"/>
          </w:rPr>
          <w:t xml:space="preserve"> </w:t>
        </w:r>
        <w:r w:rsidR="004566AB" w:rsidRPr="004566AB">
          <w:rPr>
            <w:lang w:eastAsia="pt-BR"/>
          </w:rPr>
          <w:t>before and after the number</w:t>
        </w:r>
      </w:ins>
      <w:ins w:id="136" w:author="Ruben" w:date="2016-12-11T23:46:00Z">
        <w:r w:rsidR="002121B7">
          <w:rPr>
            <w:lang w:eastAsia="pt-BR"/>
          </w:rPr>
          <w:t xml:space="preserve"> of </w:t>
        </w:r>
      </w:ins>
      <w:ins w:id="137" w:author="Ruben" w:date="2016-12-11T23:50:00Z">
        <w:r w:rsidR="002121B7">
          <w:rPr>
            <w:lang w:eastAsia="pt-BR"/>
          </w:rPr>
          <w:t>contain</w:t>
        </w:r>
      </w:ins>
      <w:ins w:id="138" w:author="Cristiano Cesario" w:date="2016-12-12T21:15:00Z">
        <w:r w:rsidR="00DF244E">
          <w:rPr>
            <w:lang w:eastAsia="pt-BR"/>
          </w:rPr>
          <w:t>ed</w:t>
        </w:r>
      </w:ins>
      <w:ins w:id="139" w:author="Ruben" w:date="2016-12-11T23:50:00Z">
        <w:del w:id="140" w:author="Cristiano Cesario" w:date="2016-12-12T21:15:00Z">
          <w:r w:rsidR="002121B7" w:rsidDel="00DF244E">
            <w:rPr>
              <w:lang w:eastAsia="pt-BR"/>
            </w:rPr>
            <w:delText>ing</w:delText>
          </w:r>
        </w:del>
      </w:ins>
      <w:ins w:id="141" w:author="Ruben" w:date="2016-12-11T23:46:00Z">
        <w:r w:rsidR="002121B7">
          <w:rPr>
            <w:lang w:eastAsia="pt-BR"/>
          </w:rPr>
          <w:t xml:space="preserve"> nodes</w:t>
        </w:r>
        <w:del w:id="142" w:author="Cristiano Cesario" w:date="2016-12-12T21:15:00Z">
          <w:r w:rsidR="002121B7" w:rsidDel="00DF244E">
            <w:rPr>
              <w:lang w:eastAsia="pt-BR"/>
            </w:rPr>
            <w:delText xml:space="preserve"> </w:delText>
          </w:r>
        </w:del>
      </w:ins>
      <w:ins w:id="143" w:author="Ruben" w:date="2016-12-11T23:47:00Z">
        <w:del w:id="144" w:author="Cristiano Cesario" w:date="2016-12-12T21:15:00Z">
          <w:r w:rsidR="002121B7" w:rsidDel="00DF244E">
            <w:rPr>
              <w:lang w:eastAsia="pt-BR"/>
            </w:rPr>
            <w:delText>in it</w:delText>
          </w:r>
        </w:del>
      </w:ins>
      <w:ins w:id="145" w:author="Cristiano Cesario" w:date="2016-12-12T21:15:00Z">
        <w:r w:rsidR="00DF244E">
          <w:rPr>
            <w:lang w:eastAsia="pt-BR"/>
          </w:rPr>
          <w:t xml:space="preserve"> (as we present in Section </w:t>
        </w:r>
        <w:r w:rsidR="00DF244E">
          <w:rPr>
            <w:lang w:eastAsia="pt-BR"/>
          </w:rPr>
          <w:fldChar w:fldCharType="begin"/>
        </w:r>
        <w:r w:rsidR="00DF244E">
          <w:rPr>
            <w:lang w:eastAsia="pt-BR"/>
          </w:rPr>
          <w:instrText xml:space="preserve"> REF _Ref469340669 \r \h </w:instrText>
        </w:r>
        <w:r w:rsidR="00DF244E">
          <w:rPr>
            <w:lang w:eastAsia="pt-BR"/>
          </w:rPr>
        </w:r>
      </w:ins>
      <w:r w:rsidR="00DF244E">
        <w:rPr>
          <w:lang w:eastAsia="pt-BR"/>
        </w:rPr>
        <w:fldChar w:fldCharType="separate"/>
      </w:r>
      <w:ins w:id="146" w:author="Cristiano Cesario" w:date="2016-12-12T21:15:00Z">
        <w:r w:rsidR="00DF244E">
          <w:rPr>
            <w:lang w:eastAsia="pt-BR"/>
          </w:rPr>
          <w:t>3.2.5</w:t>
        </w:r>
        <w:r w:rsidR="00DF244E">
          <w:rPr>
            <w:lang w:eastAsia="pt-BR"/>
          </w:rPr>
          <w:fldChar w:fldCharType="end"/>
        </w:r>
        <w:r w:rsidR="00DF244E">
          <w:rPr>
            <w:lang w:eastAsia="pt-BR"/>
          </w:rPr>
          <w:t>)</w:t>
        </w:r>
      </w:ins>
      <w:ins w:id="147" w:author="Ruben" w:date="2016-12-11T23:38:00Z">
        <w:r w:rsidR="004566AB">
          <w:rPr>
            <w:lang w:eastAsia="pt-BR"/>
          </w:rPr>
          <w:t>.</w:t>
        </w:r>
      </w:ins>
    </w:p>
    <w:p w14:paraId="6B3DBE2C" w14:textId="77777777" w:rsidR="002121B7" w:rsidRDefault="004C7D52" w:rsidP="006E6751">
      <w:pPr>
        <w:rPr>
          <w:ins w:id="148" w:author="Ruben" w:date="2016-12-11T23:49:00Z"/>
          <w:lang w:eastAsia="pt-BR"/>
        </w:rPr>
      </w:pPr>
      <w:ins w:id="149" w:author="Ruben" w:date="2016-12-10T23:52:00Z">
        <w:r w:rsidRPr="004C7D52">
          <w:rPr>
            <w:lang w:eastAsia="pt-BR"/>
          </w:rPr>
          <w:t>We implement two ways of</w:t>
        </w:r>
        <w:r>
          <w:rPr>
            <w:lang w:eastAsia="pt-BR"/>
          </w:rPr>
          <w:t xml:space="preserve"> </w:t>
        </w:r>
        <w:del w:id="150" w:author="Cristiano Cesario" w:date="2016-12-12T21:15:00Z">
          <w:r w:rsidDel="00DF244E">
            <w:rPr>
              <w:lang w:eastAsia="pt-BR"/>
            </w:rPr>
            <w:delText>making the collapse</w:delText>
          </w:r>
        </w:del>
      </w:ins>
      <w:ins w:id="151" w:author="Cristiano Cesario" w:date="2016-12-12T21:15:00Z">
        <w:r w:rsidR="00DF244E">
          <w:rPr>
            <w:lang w:eastAsia="pt-BR"/>
          </w:rPr>
          <w:t>collapsing nodes</w:t>
        </w:r>
      </w:ins>
      <w:ins w:id="152" w:author="Ruben" w:date="2016-12-10T23:55:00Z">
        <w:r>
          <w:rPr>
            <w:lang w:eastAsia="pt-BR"/>
          </w:rPr>
          <w:t xml:space="preserve"> in order to provide a better understanding over huge amount</w:t>
        </w:r>
      </w:ins>
      <w:ins w:id="153" w:author="Cristiano Cesario" w:date="2016-12-12T21:16:00Z">
        <w:r w:rsidR="00DF244E">
          <w:rPr>
            <w:lang w:eastAsia="pt-BR"/>
          </w:rPr>
          <w:t>s</w:t>
        </w:r>
      </w:ins>
      <w:ins w:id="154" w:author="Ruben" w:date="2016-12-10T23:55:00Z">
        <w:r>
          <w:rPr>
            <w:lang w:eastAsia="pt-BR"/>
          </w:rPr>
          <w:t xml:space="preserve"> of data. </w:t>
        </w:r>
      </w:ins>
      <w:ins w:id="155" w:author="Ruben" w:date="2016-12-10T23:56:00Z">
        <w:r w:rsidRPr="004C7D52">
          <w:rPr>
            <w:lang w:eastAsia="pt-BR"/>
          </w:rPr>
          <w:t>The collapse can be done manually</w:t>
        </w:r>
        <w:r>
          <w:rPr>
            <w:lang w:eastAsia="pt-BR"/>
          </w:rPr>
          <w:t xml:space="preserve"> or automatically. </w:t>
        </w:r>
      </w:ins>
      <w:ins w:id="156" w:author="Ruben" w:date="2016-12-10T23:57:00Z">
        <w:del w:id="157" w:author="Cristiano Cesario" w:date="2016-12-12T21:16:00Z">
          <w:r w:rsidRPr="004C7D52" w:rsidDel="00DF244E">
            <w:rPr>
              <w:lang w:eastAsia="pt-BR"/>
            </w:rPr>
            <w:delText>The</w:delText>
          </w:r>
        </w:del>
      </w:ins>
      <w:ins w:id="158" w:author="Cristiano Cesario" w:date="2016-12-12T21:16:00Z">
        <w:r w:rsidR="00DF244E">
          <w:rPr>
            <w:lang w:eastAsia="pt-BR"/>
          </w:rPr>
          <w:t>A</w:t>
        </w:r>
      </w:ins>
      <w:ins w:id="159" w:author="Ruben" w:date="2016-12-10T23:57:00Z">
        <w:del w:id="160" w:author="Cristiano Cesario" w:date="2016-12-12T21:16:00Z">
          <w:r w:rsidRPr="004C7D52" w:rsidDel="00DF244E">
            <w:rPr>
              <w:lang w:eastAsia="pt-BR"/>
            </w:rPr>
            <w:delText xml:space="preserve"> a</w:delText>
          </w:r>
        </w:del>
        <w:r w:rsidRPr="004C7D52">
          <w:rPr>
            <w:lang w:eastAsia="pt-BR"/>
          </w:rPr>
          <w:t xml:space="preserve">utomatic collapse will be described in </w:t>
        </w:r>
        <w:del w:id="161" w:author="Cristiano Cesario" w:date="2016-12-12T21:16:00Z">
          <w:r w:rsidRPr="004C7D52" w:rsidDel="00DF244E">
            <w:rPr>
              <w:lang w:eastAsia="pt-BR"/>
            </w:rPr>
            <w:delText>the next subsection</w:delText>
          </w:r>
        </w:del>
      </w:ins>
      <w:ins w:id="162" w:author="Cristiano Cesario" w:date="2016-12-12T21:16:00Z">
        <w:r w:rsidR="00DF244E">
          <w:rPr>
            <w:lang w:eastAsia="pt-BR"/>
          </w:rPr>
          <w:t xml:space="preserve">Section </w:t>
        </w:r>
        <w:r w:rsidR="00DF244E">
          <w:rPr>
            <w:lang w:eastAsia="pt-BR"/>
          </w:rPr>
          <w:fldChar w:fldCharType="begin"/>
        </w:r>
        <w:r w:rsidR="00DF244E">
          <w:rPr>
            <w:lang w:eastAsia="pt-BR"/>
          </w:rPr>
          <w:instrText xml:space="preserve"> REF _Ref469340669 \r \h </w:instrText>
        </w:r>
        <w:r w:rsidR="00DF244E">
          <w:rPr>
            <w:lang w:eastAsia="pt-BR"/>
          </w:rPr>
        </w:r>
      </w:ins>
      <w:r w:rsidR="00DF244E">
        <w:rPr>
          <w:lang w:eastAsia="pt-BR"/>
        </w:rPr>
        <w:fldChar w:fldCharType="separate"/>
      </w:r>
      <w:ins w:id="163" w:author="Cristiano Cesario" w:date="2016-12-12T21:16:00Z">
        <w:r w:rsidR="00DF244E">
          <w:rPr>
            <w:lang w:eastAsia="pt-BR"/>
          </w:rPr>
          <w:t>3.2.5</w:t>
        </w:r>
        <w:r w:rsidR="00DF244E">
          <w:rPr>
            <w:lang w:eastAsia="pt-BR"/>
          </w:rPr>
          <w:fldChar w:fldCharType="end"/>
        </w:r>
      </w:ins>
      <w:ins w:id="164" w:author="Ruben" w:date="2016-12-10T23:57:00Z">
        <w:r w:rsidRPr="004C7D52">
          <w:rPr>
            <w:lang w:eastAsia="pt-BR"/>
          </w:rPr>
          <w:t>.</w:t>
        </w:r>
        <w:r w:rsidRPr="004C7D52" w:rsidDel="004C7D52">
          <w:rPr>
            <w:lang w:eastAsia="pt-BR"/>
          </w:rPr>
          <w:t xml:space="preserve"> </w:t>
        </w:r>
      </w:ins>
      <w:del w:id="165" w:author="Ruben" w:date="2016-12-10T23:54:00Z">
        <w:r w:rsidR="00967F72" w:rsidRPr="006E6751" w:rsidDel="004C7D52">
          <w:rPr>
            <w:lang w:eastAsia="pt-BR"/>
          </w:rPr>
          <w:delText xml:space="preserve">Collapsing </w:delText>
        </w:r>
      </w:del>
      <w:del w:id="166" w:author="Ruben" w:date="2016-12-10T23:53:00Z">
        <w:r w:rsidR="00967F72" w:rsidRPr="006E6751" w:rsidDel="004C7D52">
          <w:rPr>
            <w:lang w:eastAsia="pt-BR"/>
          </w:rPr>
          <w:delText xml:space="preserve">is </w:delText>
        </w:r>
      </w:del>
      <w:del w:id="167" w:author="Ruben" w:date="2016-12-10T23:54:00Z">
        <w:r w:rsidR="00967F72" w:rsidRPr="006E6751" w:rsidDel="004C7D52">
          <w:rPr>
            <w:lang w:eastAsia="pt-BR"/>
          </w:rPr>
          <w:delText xml:space="preserve">done </w:delText>
        </w:r>
      </w:del>
      <w:del w:id="168" w:author="Ruben" w:date="2016-12-10T23:55:00Z">
        <w:r w:rsidR="00967F72" w:rsidRPr="006E6751" w:rsidDel="004C7D52">
          <w:rPr>
            <w:lang w:eastAsia="pt-BR"/>
          </w:rPr>
          <w:delText xml:space="preserve">manually </w:delText>
        </w:r>
      </w:del>
      <w:del w:id="169" w:author="Ruben" w:date="2016-12-10T23:56:00Z">
        <w:r w:rsidR="00967F72" w:rsidRPr="006E6751" w:rsidDel="004C7D52">
          <w:rPr>
            <w:lang w:eastAsia="pt-BR"/>
          </w:rPr>
          <w:delText>and is a way of providing a better understanding over huge amounts of data.</w:delText>
        </w:r>
      </w:del>
      <w:r w:rsidR="00967F72" w:rsidRPr="006E6751">
        <w:rPr>
          <w:lang w:eastAsia="pt-BR"/>
        </w:rPr>
        <w:t xml:space="preserve"> </w:t>
      </w:r>
    </w:p>
    <w:p w14:paraId="3AB58037" w14:textId="77777777" w:rsidR="00967F72" w:rsidRDefault="00967F72" w:rsidP="006E6751">
      <w:pPr>
        <w:rPr>
          <w:lang w:eastAsia="pt-BR"/>
        </w:rPr>
      </w:pPr>
      <w:r w:rsidRPr="006E6751">
        <w:rPr>
          <w:lang w:eastAsia="pt-BR"/>
        </w:rPr>
        <w:t xml:space="preserve">Thicker borders denote that the commit is a branch’s head (e.g., commit </w:t>
      </w:r>
      <w:r w:rsidRPr="002D774F">
        <w:rPr>
          <w:bCs/>
          <w:i/>
        </w:rPr>
        <w:t>ea6a4</w:t>
      </w:r>
      <w:r w:rsidRPr="006E6751">
        <w:rPr>
          <w:lang w:eastAsia="pt-BR"/>
        </w:rPr>
        <w:t xml:space="preserve">). Commits are drawn according to their precedence order. Thus, if a commit </w:t>
      </w:r>
      <w:r w:rsidRPr="002D774F">
        <w:rPr>
          <w:bCs/>
          <w:i/>
        </w:rPr>
        <w:t>N</w:t>
      </w:r>
      <w:ins w:id="170" w:author="Cristiano Cesario" w:date="2016-12-12T21:12:00Z">
        <w:r w:rsidR="00DF244E">
          <w:rPr>
            <w:bCs/>
            <w:i/>
          </w:rPr>
          <w:t xml:space="preserve"> </w:t>
        </w:r>
      </w:ins>
      <w:r w:rsidRPr="006E6751">
        <w:rPr>
          <w:lang w:eastAsia="pt-BR"/>
        </w:rPr>
        <w:t xml:space="preserve">is created over a commit </w:t>
      </w:r>
      <w:r w:rsidRPr="002D774F">
        <w:rPr>
          <w:bCs/>
          <w:i/>
        </w:rPr>
        <w:t>N – 1</w:t>
      </w:r>
      <w:r w:rsidRPr="006E6751">
        <w:rPr>
          <w:lang w:eastAsia="pt-BR"/>
        </w:rPr>
        <w:t xml:space="preserve">, then commit </w:t>
      </w:r>
      <w:r w:rsidRPr="002D774F">
        <w:rPr>
          <w:bCs/>
          <w:i/>
        </w:rPr>
        <w:t>N</w:t>
      </w:r>
      <w:ins w:id="171" w:author="Cristiano Cesario" w:date="2016-12-12T21:12:00Z">
        <w:r w:rsidR="00DF244E">
          <w:rPr>
            <w:bCs/>
            <w:i/>
          </w:rPr>
          <w:t xml:space="preserve"> </w:t>
        </w:r>
      </w:ins>
      <w:r w:rsidRPr="006E6751">
        <w:rPr>
          <w:lang w:eastAsia="pt-BR"/>
        </w:rPr>
        <w:t xml:space="preserve">will be located to the right of commit </w:t>
      </w:r>
      <w:r w:rsidRPr="002D774F">
        <w:rPr>
          <w:bCs/>
          <w:i/>
        </w:rPr>
        <w:t>N – 1</w:t>
      </w:r>
      <w:r w:rsidRPr="006E6751">
        <w:rPr>
          <w:lang w:eastAsia="pt-BR"/>
        </w:rPr>
        <w:t xml:space="preserve">. For each commit, DyeVC presents the information described in </w:t>
      </w:r>
      <w:r w:rsidR="00985CF7">
        <w:fldChar w:fldCharType="begin"/>
      </w:r>
      <w:r w:rsidR="00985CF7">
        <w:instrText xml:space="preserve"> REF _Ref447910457 \h  \* MERGEFORMAT </w:instrText>
      </w:r>
      <w:r w:rsidR="00985CF7">
        <w:fldChar w:fldCharType="separate"/>
      </w:r>
      <w:r w:rsidR="00885AFE">
        <w:t>Figure 5</w:t>
      </w:r>
      <w:r w:rsidR="00985CF7">
        <w:fldChar w:fldCharType="end"/>
      </w:r>
      <w:r w:rsidRPr="006E6751">
        <w:rPr>
          <w:lang w:eastAsia="pt-BR"/>
        </w:rPr>
        <w:t xml:space="preserve"> (gathered from the central database), along with information that is read in real time from the repository metadata, such as branches that point to that commit and affected files (added, edited, and deleted).</w:t>
      </w:r>
    </w:p>
    <w:p w14:paraId="60049CEA" w14:textId="77777777" w:rsidR="003E4F33" w:rsidRDefault="003E4F33" w:rsidP="003E4F33">
      <w:pPr>
        <w:ind w:firstLine="0"/>
        <w:rPr>
          <w:lang w:eastAsia="pt-BR"/>
        </w:rPr>
      </w:pPr>
      <w:r w:rsidRPr="000E44CC">
        <w:rPr>
          <w:rFonts w:ascii="Calibri" w:hAnsi="Calibri"/>
          <w:noProof/>
        </w:rPr>
        <w:drawing>
          <wp:inline distT="0" distB="0" distL="0" distR="0" wp14:anchorId="664DD6DB" wp14:editId="533879BB">
            <wp:extent cx="6120000" cy="3442501"/>
            <wp:effectExtent l="0" t="0" r="0" b="5715"/>
            <wp:docPr id="659"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0">
                      <a:extLst>
                        <a:ext uri="{28A0092B-C50C-407E-A947-70E740481C1C}">
                          <a14:useLocalDpi xmlns:a14="http://schemas.microsoft.com/office/drawing/2010/main" val="0"/>
                        </a:ext>
                      </a:extLst>
                    </a:blip>
                    <a:srcRect l="17059" r="3722"/>
                    <a:stretch>
                      <a:fillRect/>
                    </a:stretch>
                  </pic:blipFill>
                  <pic:spPr bwMode="auto">
                    <a:xfrm>
                      <a:off x="0" y="0"/>
                      <a:ext cx="6120000" cy="3442501"/>
                    </a:xfrm>
                    <a:prstGeom prst="rect">
                      <a:avLst/>
                    </a:prstGeom>
                    <a:noFill/>
                    <a:ln>
                      <a:noFill/>
                    </a:ln>
                  </pic:spPr>
                </pic:pic>
              </a:graphicData>
            </a:graphic>
          </wp:inline>
        </w:drawing>
      </w:r>
    </w:p>
    <w:p w14:paraId="2C049C2B" w14:textId="77777777" w:rsidR="00B872F9" w:rsidRDefault="00B872F9" w:rsidP="00B872F9">
      <w:pPr>
        <w:pStyle w:val="Legenda"/>
      </w:pPr>
      <w:bookmarkStart w:id="172" w:name="_Ref447913488"/>
      <w:r>
        <w:t xml:space="preserve">Figure </w:t>
      </w:r>
      <w:r w:rsidR="00E02D98">
        <w:fldChar w:fldCharType="begin"/>
      </w:r>
      <w:r>
        <w:instrText xml:space="preserve"> SEQ Figure \* ARABIC </w:instrText>
      </w:r>
      <w:r w:rsidR="00E02D98">
        <w:fldChar w:fldCharType="separate"/>
      </w:r>
      <w:r w:rsidR="00AD7EB7">
        <w:rPr>
          <w:noProof/>
        </w:rPr>
        <w:t>9</w:t>
      </w:r>
      <w:r w:rsidR="00E02D98">
        <w:rPr>
          <w:noProof/>
        </w:rPr>
        <w:fldChar w:fldCharType="end"/>
      </w:r>
      <w:bookmarkEnd w:id="172"/>
      <w:r>
        <w:t xml:space="preserve">. </w:t>
      </w:r>
      <w:r w:rsidRPr="00B872F9">
        <w:rPr>
          <w:b w:val="0"/>
        </w:rPr>
        <w:t>Collapsed commit history</w:t>
      </w:r>
    </w:p>
    <w:p w14:paraId="47E7EB52" w14:textId="77777777" w:rsidR="00967F72" w:rsidRPr="006E6751" w:rsidRDefault="00967F72" w:rsidP="006E6751">
      <w:pPr>
        <w:rPr>
          <w:lang w:eastAsia="pt-BR"/>
        </w:rPr>
      </w:pPr>
      <w:r w:rsidRPr="006E6751">
        <w:rPr>
          <w:lang w:eastAsia="pt-BR"/>
        </w:rPr>
        <w:t xml:space="preserve">This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w:t>
      </w:r>
      <w:r w:rsidRPr="006E6751">
        <w:rPr>
          <w:lang w:eastAsia="pt-BR"/>
        </w:rPr>
        <w:lastRenderedPageBreak/>
        <w:t>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so they can neither be pushed nor pulled. Heads in these branches are not identified with thicker borders.</w:t>
      </w:r>
    </w:p>
    <w:p w14:paraId="273B907E" w14:textId="77777777" w:rsidR="00967F72" w:rsidRDefault="00967F72" w:rsidP="006E6751">
      <w:pPr>
        <w:rPr>
          <w:ins w:id="173" w:author="Ruben" w:date="2016-12-11T00:02:00Z"/>
          <w:lang w:eastAsia="pt-BR"/>
        </w:rPr>
      </w:pPr>
      <w:r w:rsidRPr="006E6751">
        <w:rPr>
          <w:lang w:eastAsia="pt-BR"/>
        </w:rPr>
        <w:t xml:space="preserve">This visualization can easily have thousands of nodes, one for each commit in the topology. Nevertheless, despite the high </w:t>
      </w:r>
      <w:r w:rsidR="00B872F9" w:rsidRPr="006E6751">
        <w:rPr>
          <w:lang w:eastAsia="pt-BR"/>
        </w:rPr>
        <w:t>number</w:t>
      </w:r>
      <w:r w:rsidRPr="006E6751">
        <w:rPr>
          <w:lang w:eastAsia="pt-BR"/>
        </w:rPr>
        <w:t xml:space="preserve">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3322F43C" w14:textId="77777777" w:rsidR="003F7D1B" w:rsidRDefault="00956671" w:rsidP="003F7D1B">
      <w:pPr>
        <w:pStyle w:val="Ttulo3"/>
        <w:rPr>
          <w:ins w:id="174" w:author="Ruben" w:date="2016-12-11T00:02:00Z"/>
          <w:lang w:eastAsia="pt-BR"/>
        </w:rPr>
        <w:pPrChange w:id="175" w:author="Ruben" w:date="2016-12-11T00:04:00Z">
          <w:pPr/>
        </w:pPrChange>
      </w:pPr>
      <w:bookmarkStart w:id="176" w:name="_Ref469340669"/>
      <w:ins w:id="177" w:author="Ruben" w:date="2016-12-11T00:03:00Z">
        <w:r w:rsidRPr="00956671">
          <w:rPr>
            <w:lang w:eastAsia="pt-BR"/>
          </w:rPr>
          <w:t>Automatic collapse</w:t>
        </w:r>
      </w:ins>
      <w:bookmarkEnd w:id="176"/>
    </w:p>
    <w:p w14:paraId="5F00800E" w14:textId="77777777" w:rsidR="00CC54AD" w:rsidRDefault="00956671" w:rsidP="006E6751">
      <w:pPr>
        <w:rPr>
          <w:ins w:id="178" w:author="Ruben" w:date="2016-12-11T00:12:00Z"/>
          <w:lang w:eastAsia="pt-BR"/>
        </w:rPr>
      </w:pPr>
      <w:ins w:id="179" w:author="Ruben" w:date="2016-12-11T00:05:00Z">
        <w:r>
          <w:rPr>
            <w:lang w:eastAsia="pt-BR"/>
          </w:rPr>
          <w:t>We identif</w:t>
        </w:r>
      </w:ins>
      <w:ins w:id="180" w:author="Cristiano Cesario" w:date="2016-12-12T21:29:00Z">
        <w:r w:rsidR="009B3B4A">
          <w:rPr>
            <w:lang w:eastAsia="pt-BR"/>
          </w:rPr>
          <w:t>ied</w:t>
        </w:r>
      </w:ins>
      <w:ins w:id="181" w:author="Ruben" w:date="2016-12-11T00:05:00Z">
        <w:del w:id="182" w:author="Cristiano Cesario" w:date="2016-12-12T21:29:00Z">
          <w:r w:rsidDel="009B3B4A">
            <w:rPr>
              <w:lang w:eastAsia="pt-BR"/>
            </w:rPr>
            <w:delText>y</w:delText>
          </w:r>
        </w:del>
        <w:r>
          <w:rPr>
            <w:lang w:eastAsia="pt-BR"/>
          </w:rPr>
          <w:t xml:space="preserve"> two common </w:t>
        </w:r>
      </w:ins>
      <w:ins w:id="183" w:author="Ruben" w:date="2016-12-11T00:06:00Z">
        <w:r>
          <w:rPr>
            <w:lang w:eastAsia="pt-BR"/>
          </w:rPr>
          <w:t xml:space="preserve">node </w:t>
        </w:r>
      </w:ins>
      <w:ins w:id="184" w:author="Cristiano Cesario" w:date="2016-12-12T21:20:00Z">
        <w:r w:rsidR="009B3B4A">
          <w:rPr>
            <w:lang w:eastAsia="pt-BR"/>
          </w:rPr>
          <w:t>sub</w:t>
        </w:r>
      </w:ins>
      <w:ins w:id="185" w:author="Ruben" w:date="2016-12-11T00:06:00Z">
        <w:r>
          <w:rPr>
            <w:lang w:eastAsia="pt-BR"/>
          </w:rPr>
          <w:t>structures tha</w:t>
        </w:r>
      </w:ins>
      <w:ins w:id="186" w:author="Ruben" w:date="2016-12-11T00:07:00Z">
        <w:r>
          <w:rPr>
            <w:lang w:eastAsia="pt-BR"/>
          </w:rPr>
          <w:t xml:space="preserve">t </w:t>
        </w:r>
        <w:del w:id="187" w:author="Cristiano Cesario" w:date="2016-12-12T21:17:00Z">
          <w:r w:rsidDel="00985CF7">
            <w:rPr>
              <w:lang w:eastAsia="pt-BR"/>
            </w:rPr>
            <w:delText>could</w:delText>
          </w:r>
        </w:del>
      </w:ins>
      <w:ins w:id="188" w:author="Cristiano Cesario" w:date="2016-12-12T21:17:00Z">
        <w:r w:rsidR="00985CF7">
          <w:rPr>
            <w:lang w:eastAsia="pt-BR"/>
          </w:rPr>
          <w:t>can</w:t>
        </w:r>
      </w:ins>
      <w:ins w:id="189" w:author="Ruben" w:date="2016-12-11T00:07:00Z">
        <w:r>
          <w:rPr>
            <w:lang w:eastAsia="pt-BR"/>
          </w:rPr>
          <w:t xml:space="preserve"> be collapsed automatically.</w:t>
        </w:r>
      </w:ins>
    </w:p>
    <w:p w14:paraId="313D8642" w14:textId="77777777" w:rsidR="00956671" w:rsidRDefault="00CC54AD" w:rsidP="006E6751">
      <w:pPr>
        <w:rPr>
          <w:ins w:id="190" w:author="Ruben" w:date="2016-12-11T00:12:00Z"/>
          <w:lang w:eastAsia="pt-BR"/>
        </w:rPr>
      </w:pPr>
      <w:ins w:id="191" w:author="Ruben" w:date="2016-12-11T00:09:00Z">
        <w:r w:rsidRPr="00CC54AD">
          <w:rPr>
            <w:lang w:eastAsia="pt-BR"/>
          </w:rPr>
          <w:t xml:space="preserve">We </w:t>
        </w:r>
        <w:del w:id="192" w:author="Cristiano Cesario" w:date="2016-12-12T21:17:00Z">
          <w:r w:rsidRPr="00CC54AD" w:rsidDel="00985CF7">
            <w:rPr>
              <w:lang w:eastAsia="pt-BR"/>
            </w:rPr>
            <w:delText xml:space="preserve">will </w:delText>
          </w:r>
        </w:del>
        <w:r w:rsidRPr="00CC54AD">
          <w:rPr>
            <w:lang w:eastAsia="pt-BR"/>
          </w:rPr>
          <w:t>refer as</w:t>
        </w:r>
        <w:r>
          <w:rPr>
            <w:lang w:eastAsia="pt-BR"/>
          </w:rPr>
          <w:t xml:space="preserve"> </w:t>
        </w:r>
      </w:ins>
      <w:ins w:id="193" w:author="Ruben" w:date="2016-12-11T00:38:00Z">
        <w:r w:rsidR="007433FA">
          <w:rPr>
            <w:lang w:eastAsia="pt-BR"/>
          </w:rPr>
          <w:t>Type 1 substructures</w:t>
        </w:r>
      </w:ins>
      <w:ins w:id="194" w:author="Ruben" w:date="2016-12-11T00:08:00Z">
        <w:r w:rsidR="00956671">
          <w:rPr>
            <w:lang w:eastAsia="pt-BR"/>
          </w:rPr>
          <w:t xml:space="preserve"> </w:t>
        </w:r>
        <w:del w:id="195" w:author="Cristiano Cesario" w:date="2016-12-12T21:18:00Z">
          <w:r w:rsidR="00956671" w:rsidDel="00985CF7">
            <w:rPr>
              <w:lang w:eastAsia="pt-BR"/>
            </w:rPr>
            <w:delText>to</w:delText>
          </w:r>
        </w:del>
      </w:ins>
      <w:ins w:id="196" w:author="Cristiano Cesario" w:date="2016-12-12T21:18:00Z">
        <w:r w:rsidR="00985CF7">
          <w:rPr>
            <w:lang w:eastAsia="pt-BR"/>
          </w:rPr>
          <w:t>the</w:t>
        </w:r>
      </w:ins>
      <w:ins w:id="197" w:author="Ruben" w:date="2016-12-11T00:08:00Z">
        <w:r w:rsidR="00956671">
          <w:rPr>
            <w:lang w:eastAsia="pt-BR"/>
          </w:rPr>
          <w:t xml:space="preserve"> </w:t>
        </w:r>
        <w:r w:rsidR="00A8052B">
          <w:rPr>
            <w:lang w:eastAsia="pt-BR"/>
          </w:rPr>
          <w:t>sequence</w:t>
        </w:r>
        <w:del w:id="198" w:author="Cristiano Cesario" w:date="2016-12-12T21:18:00Z">
          <w:r w:rsidR="00A8052B" w:rsidDel="00985CF7">
            <w:rPr>
              <w:lang w:eastAsia="pt-BR"/>
            </w:rPr>
            <w:delText>s</w:delText>
          </w:r>
        </w:del>
        <w:r w:rsidR="00A8052B">
          <w:rPr>
            <w:lang w:eastAsia="pt-BR"/>
          </w:rPr>
          <w:t xml:space="preserve"> of </w:t>
        </w:r>
      </w:ins>
      <w:ins w:id="199" w:author="Ruben" w:date="2016-12-11T00:07:00Z">
        <w:r w:rsidR="00956671">
          <w:rPr>
            <w:lang w:eastAsia="pt-BR"/>
          </w:rPr>
          <w:t>commit</w:t>
        </w:r>
      </w:ins>
      <w:ins w:id="200" w:author="Ruben" w:date="2016-12-11T00:08:00Z">
        <w:r w:rsidR="00A8052B">
          <w:rPr>
            <w:lang w:eastAsia="pt-BR"/>
          </w:rPr>
          <w:t>s</w:t>
        </w:r>
      </w:ins>
      <w:ins w:id="201" w:author="Ruben" w:date="2016-12-11T00:33:00Z">
        <w:r w:rsidR="007433FA">
          <w:rPr>
            <w:lang w:eastAsia="pt-BR"/>
          </w:rPr>
          <w:t xml:space="preserve"> of the same type</w:t>
        </w:r>
      </w:ins>
      <w:ins w:id="202" w:author="Ruben" w:date="2016-12-11T00:08:00Z">
        <w:r w:rsidR="00A8052B">
          <w:rPr>
            <w:lang w:eastAsia="pt-BR"/>
          </w:rPr>
          <w:t xml:space="preserve"> </w:t>
        </w:r>
      </w:ins>
      <w:ins w:id="203" w:author="Ruben" w:date="2016-12-11T00:13:00Z">
        <w:r>
          <w:rPr>
            <w:lang w:eastAsia="pt-BR"/>
          </w:rPr>
          <w:t>where each</w:t>
        </w:r>
      </w:ins>
      <w:ins w:id="204" w:author="Ruben" w:date="2016-12-11T00:11:00Z">
        <w:r>
          <w:rPr>
            <w:lang w:eastAsia="pt-BR"/>
          </w:rPr>
          <w:t xml:space="preserve"> </w:t>
        </w:r>
      </w:ins>
      <w:ins w:id="205" w:author="Cristiano Cesario" w:date="2016-12-12T21:19:00Z">
        <w:r w:rsidR="009B3B4A">
          <w:rPr>
            <w:lang w:eastAsia="pt-BR"/>
          </w:rPr>
          <w:t xml:space="preserve">of them </w:t>
        </w:r>
      </w:ins>
      <w:ins w:id="206" w:author="Ruben" w:date="2016-12-11T00:11:00Z">
        <w:r>
          <w:rPr>
            <w:lang w:eastAsia="pt-BR"/>
          </w:rPr>
          <w:t xml:space="preserve">has degree </w:t>
        </w:r>
      </w:ins>
      <w:ins w:id="207" w:author="Ruben" w:date="2016-12-11T00:12:00Z">
        <w:r>
          <w:rPr>
            <w:lang w:eastAsia="pt-BR"/>
          </w:rPr>
          <w:t>two</w:t>
        </w:r>
      </w:ins>
      <w:ins w:id="208" w:author="Ruben" w:date="2016-12-11T00:19:00Z">
        <w:r w:rsidR="006B2E66">
          <w:rPr>
            <w:lang w:eastAsia="pt-BR"/>
          </w:rPr>
          <w:t xml:space="preserve">, </w:t>
        </w:r>
        <w:del w:id="209" w:author="Cristiano Cesario" w:date="2016-12-12T21:18:00Z">
          <w:r w:rsidR="006B2E66" w:rsidDel="00985CF7">
            <w:rPr>
              <w:lang w:eastAsia="pt-BR"/>
            </w:rPr>
            <w:delText>that is</w:delText>
          </w:r>
        </w:del>
      </w:ins>
      <w:ins w:id="210" w:author="Cristiano Cesario" w:date="2016-12-12T21:18:00Z">
        <w:r w:rsidR="00985CF7">
          <w:rPr>
            <w:lang w:eastAsia="pt-BR"/>
          </w:rPr>
          <w:t>i.e.</w:t>
        </w:r>
      </w:ins>
      <w:ins w:id="211" w:author="Ruben" w:date="2016-12-11T00:19:00Z">
        <w:r w:rsidR="006B2E66">
          <w:rPr>
            <w:lang w:eastAsia="pt-BR"/>
          </w:rPr>
          <w:t>, nodes with one parent and one child</w:t>
        </w:r>
      </w:ins>
      <w:ins w:id="212" w:author="Ruben" w:date="2016-12-11T00:11:00Z">
        <w:r>
          <w:rPr>
            <w:lang w:eastAsia="pt-BR"/>
          </w:rPr>
          <w:t xml:space="preserve">. </w:t>
        </w:r>
      </w:ins>
      <w:ins w:id="213" w:author="Ruben" w:date="2016-12-11T00:13:00Z">
        <w:r>
          <w:rPr>
            <w:lang w:eastAsia="pt-BR"/>
          </w:rPr>
          <w:t xml:space="preserve">This kind of </w:t>
        </w:r>
      </w:ins>
      <w:ins w:id="214" w:author="Ruben" w:date="2016-12-11T00:14:00Z">
        <w:r>
          <w:rPr>
            <w:lang w:eastAsia="pt-BR"/>
          </w:rPr>
          <w:t>substructure can be collapsed because it do</w:t>
        </w:r>
      </w:ins>
      <w:ins w:id="215" w:author="Ruben" w:date="2016-12-11T00:15:00Z">
        <w:r>
          <w:rPr>
            <w:lang w:eastAsia="pt-BR"/>
          </w:rPr>
          <w:t>es</w:t>
        </w:r>
      </w:ins>
      <w:ins w:id="216" w:author="Cristiano Cesario" w:date="2016-12-12T21:20:00Z">
        <w:r w:rsidR="009B3B4A">
          <w:rPr>
            <w:lang w:eastAsia="pt-BR"/>
          </w:rPr>
          <w:t xml:space="preserve"> </w:t>
        </w:r>
      </w:ins>
      <w:ins w:id="217" w:author="Ruben" w:date="2016-12-11T00:14:00Z">
        <w:r>
          <w:rPr>
            <w:lang w:eastAsia="pt-BR"/>
          </w:rPr>
          <w:t>n</w:t>
        </w:r>
        <w:del w:id="218" w:author="Cristiano Cesario" w:date="2016-12-12T21:20:00Z">
          <w:r w:rsidDel="009B3B4A">
            <w:rPr>
              <w:lang w:eastAsia="pt-BR"/>
            </w:rPr>
            <w:delText>'</w:delText>
          </w:r>
        </w:del>
      </w:ins>
      <w:ins w:id="219" w:author="Cristiano Cesario" w:date="2016-12-12T21:20:00Z">
        <w:r w:rsidR="009B3B4A">
          <w:rPr>
            <w:lang w:eastAsia="pt-BR"/>
          </w:rPr>
          <w:t>o</w:t>
        </w:r>
      </w:ins>
      <w:ins w:id="220" w:author="Ruben" w:date="2016-12-11T00:14:00Z">
        <w:r>
          <w:rPr>
            <w:lang w:eastAsia="pt-BR"/>
          </w:rPr>
          <w:t>t represent</w:t>
        </w:r>
        <w:del w:id="221" w:author="Cristiano Cesario" w:date="2016-12-12T21:18:00Z">
          <w:r w:rsidDel="00985CF7">
            <w:rPr>
              <w:lang w:eastAsia="pt-BR"/>
            </w:rPr>
            <w:delText>s</w:delText>
          </w:r>
        </w:del>
        <w:r>
          <w:rPr>
            <w:lang w:eastAsia="pt-BR"/>
          </w:rPr>
          <w:t xml:space="preserve"> any additional information besides </w:t>
        </w:r>
      </w:ins>
      <w:ins w:id="222" w:author="Ruben" w:date="2016-12-11T00:15:00Z">
        <w:r>
          <w:rPr>
            <w:lang w:eastAsia="pt-BR"/>
          </w:rPr>
          <w:t>the fact that some s</w:t>
        </w:r>
        <w:r w:rsidRPr="00CC54AD">
          <w:rPr>
            <w:lang w:eastAsia="pt-BR"/>
          </w:rPr>
          <w:t>equential work</w:t>
        </w:r>
        <w:r>
          <w:rPr>
            <w:lang w:eastAsia="pt-BR"/>
          </w:rPr>
          <w:t xml:space="preserve"> was performed. </w:t>
        </w:r>
      </w:ins>
    </w:p>
    <w:p w14:paraId="20545E68" w14:textId="77777777" w:rsidR="00CC54AD" w:rsidRDefault="00CC54AD" w:rsidP="006E6751">
      <w:pPr>
        <w:rPr>
          <w:ins w:id="223" w:author="Ruben" w:date="2016-12-11T00:29:00Z"/>
          <w:lang w:eastAsia="pt-BR"/>
        </w:rPr>
      </w:pPr>
      <w:ins w:id="224" w:author="Ruben" w:date="2016-12-11T00:12:00Z">
        <w:r>
          <w:rPr>
            <w:lang w:eastAsia="pt-BR"/>
          </w:rPr>
          <w:t xml:space="preserve">Also, </w:t>
        </w:r>
      </w:ins>
      <w:ins w:id="225" w:author="Ruben" w:date="2016-12-11T00:16:00Z">
        <w:r>
          <w:rPr>
            <w:lang w:eastAsia="pt-BR"/>
          </w:rPr>
          <w:t xml:space="preserve">some </w:t>
        </w:r>
        <w:r w:rsidRPr="00CC54AD">
          <w:rPr>
            <w:lang w:eastAsia="pt-BR"/>
          </w:rPr>
          <w:t>slightly more complex</w:t>
        </w:r>
        <w:r>
          <w:rPr>
            <w:lang w:eastAsia="pt-BR"/>
          </w:rPr>
          <w:t xml:space="preserve"> substructu</w:t>
        </w:r>
      </w:ins>
      <w:ins w:id="226" w:author="Ruben" w:date="2016-12-11T00:17:00Z">
        <w:r>
          <w:rPr>
            <w:lang w:eastAsia="pt-BR"/>
          </w:rPr>
          <w:t>res</w:t>
        </w:r>
      </w:ins>
      <w:ins w:id="227" w:author="Ruben" w:date="2016-12-11T00:20:00Z">
        <w:r w:rsidR="00646E74">
          <w:rPr>
            <w:lang w:eastAsia="pt-BR"/>
          </w:rPr>
          <w:t xml:space="preserve"> can be </w:t>
        </w:r>
      </w:ins>
      <w:ins w:id="228" w:author="Cristiano Cesario" w:date="2016-12-12T21:29:00Z">
        <w:r w:rsidR="00AD7EB7">
          <w:rPr>
            <w:lang w:eastAsia="pt-BR"/>
          </w:rPr>
          <w:t xml:space="preserve">automatically </w:t>
        </w:r>
      </w:ins>
      <w:ins w:id="229" w:author="Ruben" w:date="2016-12-11T00:20:00Z">
        <w:r w:rsidR="00646E74">
          <w:rPr>
            <w:lang w:eastAsia="pt-BR"/>
          </w:rPr>
          <w:t>collapsed</w:t>
        </w:r>
      </w:ins>
      <w:ins w:id="230" w:author="Ruben" w:date="2016-12-11T00:19:00Z">
        <w:r w:rsidR="00646E74">
          <w:rPr>
            <w:lang w:eastAsia="pt-BR"/>
          </w:rPr>
          <w:t xml:space="preserve">. </w:t>
        </w:r>
      </w:ins>
      <w:ins w:id="231" w:author="Cristiano Cesario" w:date="2016-12-12T21:23:00Z">
        <w:r w:rsidR="009B3B4A">
          <w:rPr>
            <w:lang w:eastAsia="pt-BR"/>
          </w:rPr>
          <w:fldChar w:fldCharType="begin"/>
        </w:r>
        <w:r w:rsidR="009B3B4A">
          <w:rPr>
            <w:lang w:eastAsia="pt-BR"/>
          </w:rPr>
          <w:instrText xml:space="preserve"> REF _Ref469341114 \h </w:instrText>
        </w:r>
        <w:r w:rsidR="009B3B4A">
          <w:rPr>
            <w:lang w:eastAsia="pt-BR"/>
          </w:rPr>
        </w:r>
      </w:ins>
      <w:r w:rsidR="009B3B4A">
        <w:rPr>
          <w:lang w:eastAsia="pt-BR"/>
        </w:rPr>
        <w:fldChar w:fldCharType="separate"/>
      </w:r>
      <w:ins w:id="232" w:author="Cristiano Cesario" w:date="2016-12-12T21:23:00Z">
        <w:r w:rsidR="009B3B4A">
          <w:t xml:space="preserve">Figure </w:t>
        </w:r>
        <w:r w:rsidR="009B3B4A">
          <w:rPr>
            <w:noProof/>
          </w:rPr>
          <w:t>10</w:t>
        </w:r>
        <w:r w:rsidR="009B3B4A">
          <w:rPr>
            <w:lang w:eastAsia="pt-BR"/>
          </w:rPr>
          <w:fldChar w:fldCharType="end"/>
        </w:r>
      </w:ins>
      <w:ins w:id="233" w:author="Ruben" w:date="2016-12-11T00:25:00Z">
        <w:del w:id="234" w:author="Cristiano Cesario" w:date="2016-12-12T21:22:00Z">
          <w:r w:rsidR="005E68B1" w:rsidDel="009B3B4A">
            <w:rPr>
              <w:lang w:eastAsia="pt-BR"/>
            </w:rPr>
            <w:delText xml:space="preserve">Figure </w:delText>
          </w:r>
        </w:del>
      </w:ins>
      <w:ins w:id="235" w:author="Ruben" w:date="2016-12-11T00:29:00Z">
        <w:del w:id="236" w:author="Cristiano Cesario" w:date="2016-12-12T21:22:00Z">
          <w:r w:rsidR="007433FA" w:rsidDel="009B3B4A">
            <w:rPr>
              <w:lang w:eastAsia="pt-BR"/>
            </w:rPr>
            <w:delText>C1</w:delText>
          </w:r>
        </w:del>
      </w:ins>
      <w:ins w:id="237" w:author="Ruben" w:date="2016-12-11T00:25:00Z">
        <w:r w:rsidR="005E68B1">
          <w:rPr>
            <w:lang w:eastAsia="pt-BR"/>
          </w:rPr>
          <w:t xml:space="preserve"> </w:t>
        </w:r>
      </w:ins>
      <w:ins w:id="238" w:author="Ruben" w:date="2016-12-11T00:27:00Z">
        <w:r w:rsidR="005E68B1">
          <w:rPr>
            <w:lang w:eastAsia="pt-BR"/>
          </w:rPr>
          <w:t xml:space="preserve">illustrates another </w:t>
        </w:r>
      </w:ins>
      <w:ins w:id="239" w:author="Ruben" w:date="2016-12-11T00:28:00Z">
        <w:r w:rsidR="005E68B1">
          <w:rPr>
            <w:lang w:eastAsia="pt-BR"/>
          </w:rPr>
          <w:t xml:space="preserve">very common </w:t>
        </w:r>
      </w:ins>
      <w:ins w:id="240" w:author="Ruben" w:date="2016-12-11T00:43:00Z">
        <w:r w:rsidR="00B047DE">
          <w:rPr>
            <w:lang w:eastAsia="pt-BR"/>
          </w:rPr>
          <w:t xml:space="preserve">empirically observed </w:t>
        </w:r>
      </w:ins>
      <w:ins w:id="241" w:author="Ruben" w:date="2016-12-11T00:28:00Z">
        <w:del w:id="242" w:author="Cristiano Cesario" w:date="2016-12-12T21:29:00Z">
          <w:r w:rsidR="005E68B1" w:rsidDel="00AD7EB7">
            <w:rPr>
              <w:lang w:eastAsia="pt-BR"/>
            </w:rPr>
            <w:delText>workflow</w:delText>
          </w:r>
        </w:del>
      </w:ins>
      <w:ins w:id="243" w:author="Ruben" w:date="2016-12-11T00:44:00Z">
        <w:del w:id="244" w:author="Cristiano Cesario" w:date="2016-12-12T21:29:00Z">
          <w:r w:rsidR="00B047DE" w:rsidDel="00AD7EB7">
            <w:rPr>
              <w:lang w:eastAsia="pt-BR"/>
            </w:rPr>
            <w:delText xml:space="preserve"> type</w:delText>
          </w:r>
        </w:del>
      </w:ins>
      <w:ins w:id="245" w:author="Cristiano Cesario" w:date="2016-12-12T21:29:00Z">
        <w:r w:rsidR="00AD7EB7">
          <w:rPr>
            <w:lang w:eastAsia="pt-BR"/>
          </w:rPr>
          <w:t>sequence of commits</w:t>
        </w:r>
      </w:ins>
      <w:ins w:id="246" w:author="Ruben" w:date="2016-12-11T00:28:00Z">
        <w:r w:rsidR="005E68B1">
          <w:rPr>
            <w:lang w:eastAsia="pt-BR"/>
          </w:rPr>
          <w:t xml:space="preserve"> in </w:t>
        </w:r>
        <w:r w:rsidR="007433FA">
          <w:rPr>
            <w:lang w:eastAsia="pt-BR"/>
          </w:rPr>
          <w:t xml:space="preserve">version control repositories. </w:t>
        </w:r>
      </w:ins>
    </w:p>
    <w:p w14:paraId="5FB679BF" w14:textId="77777777" w:rsidR="003F7D1B" w:rsidRDefault="004A5787" w:rsidP="003F7D1B">
      <w:pPr>
        <w:jc w:val="center"/>
        <w:rPr>
          <w:ins w:id="247" w:author="Cristiano Cesario" w:date="2016-12-12T21:21:00Z"/>
          <w:lang w:eastAsia="pt-BR"/>
        </w:rPr>
        <w:pPrChange w:id="248" w:author="Ruben" w:date="2016-12-12T00:20:00Z">
          <w:pPr/>
        </w:pPrChange>
      </w:pPr>
      <w:ins w:id="249" w:author="Ruben" w:date="2016-12-11T23:31:00Z">
        <w:r>
          <w:rPr>
            <w:noProof/>
            <w:rPrChange w:id="250" w:author="Unknown">
              <w:rPr>
                <w:noProof/>
                <w:color w:val="0563C1" w:themeColor="hyperlink"/>
                <w:u w:val="single"/>
              </w:rPr>
            </w:rPrChange>
          </w:rPr>
          <w:drawing>
            <wp:inline distT="0" distB="0" distL="0" distR="0" wp14:anchorId="38A2E389" wp14:editId="5BFFC81F">
              <wp:extent cx="5093970" cy="1989611"/>
              <wp:effectExtent l="19050" t="0" r="0" b="0"/>
              <wp:docPr id="6" name="Picture 1" descr="C:\Users\Ruben\Desktop\heuristi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ben\Desktop\heuristic 2.png"/>
                      <pic:cNvPicPr>
                        <a:picLocks noChangeAspect="1" noChangeArrowheads="1"/>
                      </pic:cNvPicPr>
                    </pic:nvPicPr>
                    <pic:blipFill>
                      <a:blip r:embed="rId21"/>
                      <a:srcRect/>
                      <a:stretch>
                        <a:fillRect/>
                      </a:stretch>
                    </pic:blipFill>
                    <pic:spPr bwMode="auto">
                      <a:xfrm>
                        <a:off x="0" y="0"/>
                        <a:ext cx="5093970" cy="1989611"/>
                      </a:xfrm>
                      <a:prstGeom prst="rect">
                        <a:avLst/>
                      </a:prstGeom>
                      <a:noFill/>
                      <a:ln w="9525">
                        <a:noFill/>
                        <a:miter lim="800000"/>
                        <a:headEnd/>
                        <a:tailEnd/>
                      </a:ln>
                    </pic:spPr>
                  </pic:pic>
                </a:graphicData>
              </a:graphic>
            </wp:inline>
          </w:drawing>
        </w:r>
      </w:ins>
    </w:p>
    <w:p w14:paraId="7669768A" w14:textId="77777777" w:rsidR="009B3B4A" w:rsidRPr="009B3B4A" w:rsidRDefault="009B3B4A" w:rsidP="009B3B4A">
      <w:pPr>
        <w:pStyle w:val="Legenda"/>
        <w:rPr>
          <w:ins w:id="251" w:author="Ruben" w:date="2016-12-11T23:27:00Z"/>
          <w:b w:val="0"/>
          <w:lang w:eastAsia="pt-BR"/>
          <w:rPrChange w:id="252" w:author="Cristiano Cesario" w:date="2016-12-12T21:21:00Z">
            <w:rPr>
              <w:ins w:id="253" w:author="Ruben" w:date="2016-12-11T23:27:00Z"/>
              <w:lang w:eastAsia="pt-BR"/>
            </w:rPr>
          </w:rPrChange>
        </w:rPr>
        <w:pPrChange w:id="254" w:author="Cristiano Cesario" w:date="2016-12-12T21:21:00Z">
          <w:pPr/>
        </w:pPrChange>
      </w:pPr>
      <w:bookmarkStart w:id="255" w:name="_Ref469341114"/>
      <w:ins w:id="256" w:author="Cristiano Cesario" w:date="2016-12-12T21:21:00Z">
        <w:r>
          <w:t xml:space="preserve">Figure </w:t>
        </w:r>
        <w:r>
          <w:fldChar w:fldCharType="begin"/>
        </w:r>
        <w:r>
          <w:instrText xml:space="preserve"> SEQ Figure \* ARABIC </w:instrText>
        </w:r>
      </w:ins>
      <w:r>
        <w:fldChar w:fldCharType="separate"/>
      </w:r>
      <w:ins w:id="257" w:author="Cristiano Cesario" w:date="2016-12-12T21:39:00Z">
        <w:r w:rsidR="00AD7EB7">
          <w:rPr>
            <w:noProof/>
          </w:rPr>
          <w:t>10</w:t>
        </w:r>
      </w:ins>
      <w:ins w:id="258" w:author="Cristiano Cesario" w:date="2016-12-12T21:21:00Z">
        <w:r>
          <w:fldChar w:fldCharType="end"/>
        </w:r>
        <w:bookmarkEnd w:id="255"/>
        <w:r>
          <w:t xml:space="preserve">. </w:t>
        </w:r>
        <w:r w:rsidRPr="009B3B4A">
          <w:rPr>
            <w:b w:val="0"/>
            <w:rPrChange w:id="259" w:author="Cristiano Cesario" w:date="2016-12-12T21:22:00Z">
              <w:rPr/>
            </w:rPrChange>
          </w:rPr>
          <w:t>Type 2 substructures, before automatic collapse</w:t>
        </w:r>
      </w:ins>
    </w:p>
    <w:p w14:paraId="46F58A63" w14:textId="77777777" w:rsidR="003F7D1B" w:rsidDel="009B3B4A" w:rsidRDefault="00E02D98" w:rsidP="003F7D1B">
      <w:pPr>
        <w:jc w:val="left"/>
        <w:rPr>
          <w:ins w:id="260" w:author="Ruben" w:date="2016-12-11T00:30:00Z"/>
          <w:del w:id="261" w:author="Cristiano Cesario" w:date="2016-12-12T21:22:00Z"/>
          <w:lang w:eastAsia="pt-BR"/>
        </w:rPr>
        <w:pPrChange w:id="262" w:author="Ruben" w:date="2016-12-11T23:27:00Z">
          <w:pPr/>
        </w:pPrChange>
      </w:pPr>
      <w:ins w:id="263" w:author="Ruben" w:date="2016-12-11T23:27:00Z">
        <w:del w:id="264" w:author="Cristiano Cesario" w:date="2016-12-12T21:22:00Z">
          <w:r w:rsidRPr="00E02D98" w:rsidDel="009B3B4A">
            <w:rPr>
              <w:b/>
              <w:lang w:eastAsia="pt-BR"/>
              <w:rPrChange w:id="265" w:author="Ruben" w:date="2016-12-11T23:27:00Z">
                <w:rPr>
                  <w:color w:val="0563C1" w:themeColor="hyperlink"/>
                  <w:u w:val="single"/>
                  <w:lang w:eastAsia="pt-BR"/>
                </w:rPr>
              </w:rPrChange>
            </w:rPr>
            <w:lastRenderedPageBreak/>
            <w:delText>Figure C1</w:delText>
          </w:r>
        </w:del>
        <w:del w:id="266" w:author="Cristiano Cesario" w:date="2016-12-12T21:20:00Z">
          <w:r w:rsidRPr="00E02D98" w:rsidDel="009B3B4A">
            <w:rPr>
              <w:b/>
              <w:lang w:eastAsia="pt-BR"/>
              <w:rPrChange w:id="267" w:author="Ruben" w:date="2016-12-11T23:27:00Z">
                <w:rPr>
                  <w:color w:val="0563C1" w:themeColor="hyperlink"/>
                  <w:u w:val="single"/>
                  <w:lang w:eastAsia="pt-BR"/>
                </w:rPr>
              </w:rPrChange>
            </w:rPr>
            <w:delText>.</w:delText>
          </w:r>
        </w:del>
        <w:del w:id="268" w:author="Cristiano Cesario" w:date="2016-12-12T21:22:00Z">
          <w:r w:rsidR="00831B05" w:rsidDel="009B3B4A">
            <w:rPr>
              <w:b/>
              <w:lang w:eastAsia="pt-BR"/>
            </w:rPr>
            <w:delText xml:space="preserve"> </w:delText>
          </w:r>
        </w:del>
      </w:ins>
      <w:ins w:id="269" w:author="Ruben" w:date="2016-12-11T23:28:00Z">
        <w:del w:id="270" w:author="Cristiano Cesario" w:date="2016-12-12T21:22:00Z">
          <w:r w:rsidR="00831B05" w:rsidDel="009B3B4A">
            <w:rPr>
              <w:lang w:eastAsia="pt-BR"/>
            </w:rPr>
            <w:delText>Automatically collapsed commit graph substructures</w:delText>
          </w:r>
        </w:del>
      </w:ins>
      <w:ins w:id="271" w:author="Ruben" w:date="2016-12-11T23:29:00Z">
        <w:del w:id="272" w:author="Cristiano Cesario" w:date="2016-12-12T21:22:00Z">
          <w:r w:rsidR="00831B05" w:rsidDel="009B3B4A">
            <w:rPr>
              <w:lang w:eastAsia="pt-BR"/>
            </w:rPr>
            <w:delText>, Type 2</w:delText>
          </w:r>
        </w:del>
      </w:ins>
    </w:p>
    <w:p w14:paraId="54CAD45A" w14:textId="77777777" w:rsidR="003F7D1B" w:rsidRDefault="004A5787" w:rsidP="003F7D1B">
      <w:pPr>
        <w:jc w:val="center"/>
        <w:rPr>
          <w:ins w:id="273" w:author="Cristiano Cesario" w:date="2016-12-12T21:22:00Z"/>
          <w:lang w:eastAsia="pt-BR"/>
        </w:rPr>
        <w:pPrChange w:id="274" w:author="Ruben" w:date="2016-12-12T00:20:00Z">
          <w:pPr/>
        </w:pPrChange>
      </w:pPr>
      <w:ins w:id="275" w:author="Ruben" w:date="2016-12-12T00:18:00Z">
        <w:r>
          <w:rPr>
            <w:noProof/>
            <w:rPrChange w:id="276" w:author="Unknown">
              <w:rPr>
                <w:noProof/>
                <w:color w:val="0563C1" w:themeColor="hyperlink"/>
                <w:u w:val="single"/>
              </w:rPr>
            </w:rPrChange>
          </w:rPr>
          <w:drawing>
            <wp:inline distT="0" distB="0" distL="0" distR="0" wp14:anchorId="4B3AB2CE" wp14:editId="25EA5F61">
              <wp:extent cx="4023360" cy="1112520"/>
              <wp:effectExtent l="19050" t="0" r="0" b="0"/>
              <wp:docPr id="8" name="Picture 2" descr="C:\Users\Ruben\Desktop\heuristic 2 a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ben\Desktop\heuristic 2 apos.png"/>
                      <pic:cNvPicPr>
                        <a:picLocks noChangeAspect="1" noChangeArrowheads="1"/>
                      </pic:cNvPicPr>
                    </pic:nvPicPr>
                    <pic:blipFill>
                      <a:blip r:embed="rId22"/>
                      <a:srcRect/>
                      <a:stretch>
                        <a:fillRect/>
                      </a:stretch>
                    </pic:blipFill>
                    <pic:spPr bwMode="auto">
                      <a:xfrm>
                        <a:off x="0" y="0"/>
                        <a:ext cx="4023360" cy="1112520"/>
                      </a:xfrm>
                      <a:prstGeom prst="rect">
                        <a:avLst/>
                      </a:prstGeom>
                      <a:noFill/>
                      <a:ln w="9525">
                        <a:noFill/>
                        <a:miter lim="800000"/>
                        <a:headEnd/>
                        <a:tailEnd/>
                      </a:ln>
                    </pic:spPr>
                  </pic:pic>
                </a:graphicData>
              </a:graphic>
            </wp:inline>
          </w:drawing>
        </w:r>
      </w:ins>
    </w:p>
    <w:p w14:paraId="0441591D" w14:textId="77777777" w:rsidR="009B3B4A" w:rsidRPr="009B3B4A" w:rsidRDefault="009B3B4A" w:rsidP="009B3B4A">
      <w:pPr>
        <w:pStyle w:val="Legenda"/>
        <w:rPr>
          <w:ins w:id="277" w:author="Ruben" w:date="2016-12-12T00:18:00Z"/>
          <w:b w:val="0"/>
          <w:lang w:eastAsia="pt-BR"/>
          <w:rPrChange w:id="278" w:author="Cristiano Cesario" w:date="2016-12-12T21:22:00Z">
            <w:rPr>
              <w:ins w:id="279" w:author="Ruben" w:date="2016-12-12T00:18:00Z"/>
              <w:lang w:eastAsia="pt-BR"/>
            </w:rPr>
          </w:rPrChange>
        </w:rPr>
        <w:pPrChange w:id="280" w:author="Cristiano Cesario" w:date="2016-12-12T21:22:00Z">
          <w:pPr/>
        </w:pPrChange>
      </w:pPr>
      <w:bookmarkStart w:id="281" w:name="_Ref469341240"/>
      <w:ins w:id="282" w:author="Cristiano Cesario" w:date="2016-12-12T21:22:00Z">
        <w:r>
          <w:t xml:space="preserve">Figure </w:t>
        </w:r>
        <w:r>
          <w:fldChar w:fldCharType="begin"/>
        </w:r>
        <w:r>
          <w:instrText xml:space="preserve"> SEQ Figure \* ARABIC </w:instrText>
        </w:r>
      </w:ins>
      <w:r>
        <w:fldChar w:fldCharType="separate"/>
      </w:r>
      <w:ins w:id="283" w:author="Cristiano Cesario" w:date="2016-12-12T21:39:00Z">
        <w:r w:rsidR="00AD7EB7">
          <w:rPr>
            <w:noProof/>
          </w:rPr>
          <w:t>11</w:t>
        </w:r>
      </w:ins>
      <w:ins w:id="284" w:author="Cristiano Cesario" w:date="2016-12-12T21:22:00Z">
        <w:r>
          <w:fldChar w:fldCharType="end"/>
        </w:r>
        <w:bookmarkEnd w:id="281"/>
        <w:r>
          <w:t xml:space="preserve">. </w:t>
        </w:r>
        <w:r w:rsidRPr="009B3B4A">
          <w:rPr>
            <w:b w:val="0"/>
            <w:rPrChange w:id="285" w:author="Cristiano Cesario" w:date="2016-12-12T21:22:00Z">
              <w:rPr/>
            </w:rPrChange>
          </w:rPr>
          <w:t>Type 2 substructures, after automatic collapse</w:t>
        </w:r>
      </w:ins>
    </w:p>
    <w:p w14:paraId="5A046DE6" w14:textId="77777777" w:rsidR="002D0CDA" w:rsidDel="009B3B4A" w:rsidRDefault="00E02D98" w:rsidP="00B047DE">
      <w:pPr>
        <w:rPr>
          <w:ins w:id="286" w:author="Ruben" w:date="2016-12-12T00:18:00Z"/>
          <w:del w:id="287" w:author="Cristiano Cesario" w:date="2016-12-12T21:22:00Z"/>
          <w:lang w:eastAsia="pt-BR"/>
        </w:rPr>
      </w:pPr>
      <w:ins w:id="288" w:author="Ruben" w:date="2016-12-12T00:19:00Z">
        <w:del w:id="289" w:author="Cristiano Cesario" w:date="2016-12-12T21:22:00Z">
          <w:r w:rsidRPr="00E02D98" w:rsidDel="009B3B4A">
            <w:rPr>
              <w:b/>
              <w:lang w:eastAsia="pt-BR"/>
              <w:rPrChange w:id="290" w:author="Ruben" w:date="2016-12-12T00:20:00Z">
                <w:rPr>
                  <w:color w:val="0563C1" w:themeColor="hyperlink"/>
                  <w:u w:val="single"/>
                  <w:lang w:eastAsia="pt-BR"/>
                </w:rPr>
              </w:rPrChange>
            </w:rPr>
            <w:delText xml:space="preserve">Figure C2. </w:delText>
          </w:r>
          <w:r w:rsidR="002D0CDA" w:rsidDel="009B3B4A">
            <w:rPr>
              <w:lang w:eastAsia="pt-BR"/>
            </w:rPr>
            <w:delText>After the collapse of Type 2 substructure</w:delText>
          </w:r>
        </w:del>
      </w:ins>
    </w:p>
    <w:p w14:paraId="76F8EB84" w14:textId="77777777" w:rsidR="007433FA" w:rsidRDefault="00B047DE" w:rsidP="00B047DE">
      <w:pPr>
        <w:rPr>
          <w:ins w:id="291" w:author="Ruben" w:date="2016-12-11T00:40:00Z"/>
          <w:lang w:eastAsia="pt-BR"/>
        </w:rPr>
      </w:pPr>
      <w:ins w:id="292" w:author="Ruben" w:date="2016-12-11T00:44:00Z">
        <w:r w:rsidRPr="00CC54AD">
          <w:rPr>
            <w:lang w:eastAsia="pt-BR"/>
          </w:rPr>
          <w:t xml:space="preserve">We </w:t>
        </w:r>
        <w:del w:id="293" w:author="Cristiano Cesario" w:date="2016-12-12T21:29:00Z">
          <w:r w:rsidRPr="00CC54AD" w:rsidDel="00AD7EB7">
            <w:rPr>
              <w:lang w:eastAsia="pt-BR"/>
            </w:rPr>
            <w:delText xml:space="preserve">will </w:delText>
          </w:r>
        </w:del>
        <w:r w:rsidRPr="00CC54AD">
          <w:rPr>
            <w:lang w:eastAsia="pt-BR"/>
          </w:rPr>
          <w:t>refer</w:t>
        </w:r>
        <w:r>
          <w:rPr>
            <w:lang w:eastAsia="pt-BR"/>
          </w:rPr>
          <w:t xml:space="preserve"> to this </w:t>
        </w:r>
        <w:del w:id="294" w:author="Cristiano Cesario" w:date="2016-12-12T21:23:00Z">
          <w:r w:rsidDel="009B3B4A">
            <w:rPr>
              <w:lang w:eastAsia="pt-BR"/>
            </w:rPr>
            <w:delText>other construction</w:delText>
          </w:r>
        </w:del>
      </w:ins>
      <w:ins w:id="295" w:author="Ruben" w:date="2016-12-11T00:45:00Z">
        <w:del w:id="296" w:author="Cristiano Cesario" w:date="2016-12-12T21:23:00Z">
          <w:r w:rsidDel="009B3B4A">
            <w:rPr>
              <w:lang w:eastAsia="pt-BR"/>
            </w:rPr>
            <w:delText>s</w:delText>
          </w:r>
        </w:del>
      </w:ins>
      <w:ins w:id="297" w:author="Ruben" w:date="2016-12-11T00:44:00Z">
        <w:del w:id="298" w:author="Cristiano Cesario" w:date="2016-12-12T21:23:00Z">
          <w:r w:rsidDel="009B3B4A">
            <w:rPr>
              <w:lang w:eastAsia="pt-BR"/>
            </w:rPr>
            <w:delText xml:space="preserve"> </w:delText>
          </w:r>
        </w:del>
        <w:r>
          <w:rPr>
            <w:lang w:eastAsia="pt-BR"/>
          </w:rPr>
          <w:t>as Type 2 substructure</w:t>
        </w:r>
      </w:ins>
      <w:ins w:id="299" w:author="Ruben" w:date="2016-12-11T00:45:00Z">
        <w:r>
          <w:rPr>
            <w:lang w:eastAsia="pt-BR"/>
          </w:rPr>
          <w:t>s</w:t>
        </w:r>
      </w:ins>
      <w:ins w:id="300" w:author="Ruben" w:date="2016-12-11T00:44:00Z">
        <w:r>
          <w:rPr>
            <w:lang w:eastAsia="pt-BR"/>
          </w:rPr>
          <w:t xml:space="preserve">. </w:t>
        </w:r>
      </w:ins>
      <w:ins w:id="301" w:author="Ruben" w:date="2016-12-11T00:45:00Z">
        <w:r>
          <w:rPr>
            <w:lang w:eastAsia="pt-BR"/>
          </w:rPr>
          <w:t>They</w:t>
        </w:r>
      </w:ins>
      <w:ins w:id="302" w:author="Ruben" w:date="2016-12-11T00:34:00Z">
        <w:r w:rsidR="007433FA">
          <w:rPr>
            <w:lang w:eastAsia="pt-BR"/>
          </w:rPr>
          <w:t xml:space="preserve"> contain one branch node and one merge node, and in the middle, </w:t>
        </w:r>
      </w:ins>
      <w:ins w:id="303" w:author="Ruben" w:date="2016-12-11T00:40:00Z">
        <w:r>
          <w:rPr>
            <w:lang w:eastAsia="pt-BR"/>
          </w:rPr>
          <w:t>it</w:t>
        </w:r>
      </w:ins>
      <w:ins w:id="304" w:author="Ruben" w:date="2016-12-11T00:35:00Z">
        <w:r w:rsidR="007433FA">
          <w:rPr>
            <w:lang w:eastAsia="pt-BR"/>
          </w:rPr>
          <w:t xml:space="preserve"> may contain</w:t>
        </w:r>
      </w:ins>
      <w:ins w:id="305" w:author="Ruben" w:date="2016-12-11T00:36:00Z">
        <w:r w:rsidR="007433FA">
          <w:rPr>
            <w:lang w:eastAsia="pt-BR"/>
          </w:rPr>
          <w:t xml:space="preserve"> one or</w:t>
        </w:r>
      </w:ins>
      <w:ins w:id="306" w:author="Ruben" w:date="2016-12-11T00:35:00Z">
        <w:r w:rsidR="007433FA">
          <w:rPr>
            <w:lang w:eastAsia="pt-BR"/>
          </w:rPr>
          <w:t xml:space="preserve"> two </w:t>
        </w:r>
      </w:ins>
      <w:ins w:id="307" w:author="Ruben" w:date="2016-12-11T00:36:00Z">
        <w:r w:rsidR="007433FA">
          <w:rPr>
            <w:lang w:eastAsia="pt-BR"/>
          </w:rPr>
          <w:t xml:space="preserve">separated </w:t>
        </w:r>
      </w:ins>
      <w:ins w:id="308" w:author="Ruben" w:date="2016-12-11T00:35:00Z">
        <w:r w:rsidR="007433FA">
          <w:rPr>
            <w:lang w:eastAsia="pt-BR"/>
          </w:rPr>
          <w:t xml:space="preserve">paths of possibly collapsed </w:t>
        </w:r>
      </w:ins>
      <w:ins w:id="309" w:author="Ruben" w:date="2016-12-11T00:38:00Z">
        <w:r w:rsidR="007433FA">
          <w:rPr>
            <w:lang w:eastAsia="pt-BR"/>
          </w:rPr>
          <w:t>Type 1 substructures</w:t>
        </w:r>
      </w:ins>
      <w:ins w:id="310" w:author="Ruben" w:date="2016-12-11T00:35:00Z">
        <w:r w:rsidR="007433FA">
          <w:rPr>
            <w:lang w:eastAsia="pt-BR"/>
          </w:rPr>
          <w:t xml:space="preserve">. </w:t>
        </w:r>
      </w:ins>
      <w:ins w:id="311" w:author="Ruben" w:date="2016-12-11T00:36:00Z">
        <w:r w:rsidR="007433FA">
          <w:rPr>
            <w:lang w:eastAsia="pt-BR"/>
          </w:rPr>
          <w:t xml:space="preserve">In </w:t>
        </w:r>
        <w:del w:id="312" w:author="Cristiano Cesario" w:date="2016-12-12T21:24:00Z">
          <w:r w:rsidR="007433FA" w:rsidDel="009B3B4A">
            <w:rPr>
              <w:lang w:eastAsia="pt-BR"/>
            </w:rPr>
            <w:delText>the Figure C1</w:delText>
          </w:r>
        </w:del>
      </w:ins>
      <w:ins w:id="313" w:author="Cristiano Cesario" w:date="2016-12-12T21:24:00Z">
        <w:r w:rsidR="009B3B4A">
          <w:rPr>
            <w:lang w:eastAsia="pt-BR"/>
          </w:rPr>
          <w:fldChar w:fldCharType="begin"/>
        </w:r>
        <w:r w:rsidR="009B3B4A">
          <w:rPr>
            <w:lang w:eastAsia="pt-BR"/>
          </w:rPr>
          <w:instrText xml:space="preserve"> REF _Ref469341114 \h </w:instrText>
        </w:r>
        <w:r w:rsidR="009B3B4A">
          <w:rPr>
            <w:lang w:eastAsia="pt-BR"/>
          </w:rPr>
        </w:r>
      </w:ins>
      <w:r w:rsidR="009B3B4A">
        <w:rPr>
          <w:lang w:eastAsia="pt-BR"/>
        </w:rPr>
        <w:fldChar w:fldCharType="separate"/>
      </w:r>
      <w:ins w:id="314" w:author="Cristiano Cesario" w:date="2016-12-12T21:24:00Z">
        <w:r w:rsidR="009B3B4A">
          <w:t xml:space="preserve">Figure </w:t>
        </w:r>
        <w:r w:rsidR="009B3B4A">
          <w:rPr>
            <w:noProof/>
          </w:rPr>
          <w:t>10</w:t>
        </w:r>
        <w:r w:rsidR="009B3B4A">
          <w:rPr>
            <w:lang w:eastAsia="pt-BR"/>
          </w:rPr>
          <w:fldChar w:fldCharType="end"/>
        </w:r>
      </w:ins>
      <w:ins w:id="315" w:author="Ruben" w:date="2016-12-11T00:36:00Z">
        <w:r w:rsidR="007433FA">
          <w:rPr>
            <w:lang w:eastAsia="pt-BR"/>
          </w:rPr>
          <w:t>, the s</w:t>
        </w:r>
      </w:ins>
      <w:ins w:id="316" w:author="Ruben" w:date="2016-12-11T00:37:00Z">
        <w:r w:rsidR="007433FA">
          <w:rPr>
            <w:lang w:eastAsia="pt-BR"/>
          </w:rPr>
          <w:t xml:space="preserve">implest example </w:t>
        </w:r>
      </w:ins>
      <w:ins w:id="317" w:author="Ruben" w:date="2016-12-11T00:38:00Z">
        <w:r w:rsidR="007433FA">
          <w:rPr>
            <w:lang w:eastAsia="pt-BR"/>
          </w:rPr>
          <w:t xml:space="preserve">is shown with </w:t>
        </w:r>
      </w:ins>
      <w:ins w:id="318" w:author="Ruben" w:date="2016-12-11T00:39:00Z">
        <w:r>
          <w:rPr>
            <w:lang w:eastAsia="pt-BR"/>
          </w:rPr>
          <w:t xml:space="preserve">a single node in one or both </w:t>
        </w:r>
      </w:ins>
      <w:ins w:id="319" w:author="Ruben" w:date="2016-12-11T00:40:00Z">
        <w:r>
          <w:rPr>
            <w:lang w:eastAsia="pt-BR"/>
          </w:rPr>
          <w:t xml:space="preserve">paths </w:t>
        </w:r>
        <w:r w:rsidR="002D0CDA">
          <w:rPr>
            <w:lang w:eastAsia="pt-BR"/>
          </w:rPr>
          <w:t>between branch and merge nodes.</w:t>
        </w:r>
      </w:ins>
      <w:ins w:id="320" w:author="Ruben" w:date="2016-12-12T00:21:00Z">
        <w:r w:rsidR="002D0CDA">
          <w:rPr>
            <w:lang w:eastAsia="pt-BR"/>
          </w:rPr>
          <w:t xml:space="preserve"> The result of the collapse is shown in </w:t>
        </w:r>
        <w:del w:id="321" w:author="Cristiano Cesario" w:date="2016-12-12T21:24:00Z">
          <w:r w:rsidR="002D0CDA" w:rsidDel="009B3B4A">
            <w:rPr>
              <w:lang w:eastAsia="pt-BR"/>
            </w:rPr>
            <w:delText>the Figure C</w:delText>
          </w:r>
        </w:del>
        <w:del w:id="322" w:author="Cristiano Cesario" w:date="2016-12-12T21:25:00Z">
          <w:r w:rsidR="002D0CDA" w:rsidDel="009B3B4A">
            <w:rPr>
              <w:lang w:eastAsia="pt-BR"/>
            </w:rPr>
            <w:delText>2</w:delText>
          </w:r>
        </w:del>
      </w:ins>
      <w:ins w:id="323" w:author="Cristiano Cesario" w:date="2016-12-12T21:25:00Z">
        <w:r w:rsidR="009B3B4A">
          <w:rPr>
            <w:lang w:eastAsia="pt-BR"/>
          </w:rPr>
          <w:fldChar w:fldCharType="begin"/>
        </w:r>
        <w:r w:rsidR="009B3B4A">
          <w:rPr>
            <w:lang w:eastAsia="pt-BR"/>
          </w:rPr>
          <w:instrText xml:space="preserve"> REF _Ref469341240 \h </w:instrText>
        </w:r>
        <w:r w:rsidR="009B3B4A">
          <w:rPr>
            <w:lang w:eastAsia="pt-BR"/>
          </w:rPr>
        </w:r>
      </w:ins>
      <w:r w:rsidR="009B3B4A">
        <w:rPr>
          <w:lang w:eastAsia="pt-BR"/>
        </w:rPr>
        <w:fldChar w:fldCharType="separate"/>
      </w:r>
      <w:ins w:id="324" w:author="Cristiano Cesario" w:date="2016-12-12T21:25:00Z">
        <w:r w:rsidR="009B3B4A">
          <w:t xml:space="preserve">Figure </w:t>
        </w:r>
        <w:r w:rsidR="009B3B4A">
          <w:rPr>
            <w:noProof/>
          </w:rPr>
          <w:t>11</w:t>
        </w:r>
        <w:r w:rsidR="009B3B4A">
          <w:rPr>
            <w:lang w:eastAsia="pt-BR"/>
          </w:rPr>
          <w:fldChar w:fldCharType="end"/>
        </w:r>
      </w:ins>
      <w:ins w:id="325" w:author="Ruben" w:date="2016-12-12T00:21:00Z">
        <w:r w:rsidR="002D0CDA">
          <w:rPr>
            <w:lang w:eastAsia="pt-BR"/>
          </w:rPr>
          <w:t>.</w:t>
        </w:r>
      </w:ins>
    </w:p>
    <w:p w14:paraId="4670146C" w14:textId="77777777" w:rsidR="002D0CDA" w:rsidRPr="006E6751" w:rsidRDefault="00B047DE" w:rsidP="00B047DE">
      <w:pPr>
        <w:rPr>
          <w:lang w:eastAsia="pt-BR"/>
        </w:rPr>
      </w:pPr>
      <w:commentRangeStart w:id="326"/>
      <w:ins w:id="327" w:author="Ruben" w:date="2016-12-11T00:46:00Z">
        <w:r>
          <w:rPr>
            <w:lang w:eastAsia="pt-BR"/>
          </w:rPr>
          <w:t xml:space="preserve">In order </w:t>
        </w:r>
      </w:ins>
      <w:ins w:id="328" w:author="Ruben" w:date="2016-12-11T00:47:00Z">
        <w:r>
          <w:rPr>
            <w:lang w:eastAsia="pt-BR"/>
          </w:rPr>
          <w:t xml:space="preserve">to </w:t>
        </w:r>
      </w:ins>
      <w:ins w:id="329" w:author="Cristiano Cesario" w:date="2016-12-12T21:25:00Z">
        <w:r w:rsidR="009B3B4A">
          <w:rPr>
            <w:lang w:eastAsia="pt-BR"/>
          </w:rPr>
          <w:t xml:space="preserve">automatically </w:t>
        </w:r>
      </w:ins>
      <w:ins w:id="330" w:author="Ruben" w:date="2016-12-11T00:47:00Z">
        <w:r>
          <w:rPr>
            <w:lang w:eastAsia="pt-BR"/>
          </w:rPr>
          <w:t xml:space="preserve">simplify </w:t>
        </w:r>
        <w:del w:id="331" w:author="Cristiano Cesario" w:date="2016-12-12T21:25:00Z">
          <w:r w:rsidDel="009B3B4A">
            <w:rPr>
              <w:lang w:eastAsia="pt-BR"/>
            </w:rPr>
            <w:delText xml:space="preserve">automatically </w:delText>
          </w:r>
        </w:del>
        <w:r>
          <w:rPr>
            <w:lang w:eastAsia="pt-BR"/>
          </w:rPr>
          <w:t xml:space="preserve">the commit </w:t>
        </w:r>
      </w:ins>
      <w:ins w:id="332" w:author="Cristiano Cesario" w:date="2016-12-12T21:25:00Z">
        <w:r w:rsidR="009B3B4A">
          <w:rPr>
            <w:lang w:eastAsia="pt-BR"/>
          </w:rPr>
          <w:t xml:space="preserve">history </w:t>
        </w:r>
      </w:ins>
      <w:ins w:id="333" w:author="Ruben" w:date="2016-12-11T00:47:00Z">
        <w:r>
          <w:rPr>
            <w:lang w:eastAsia="pt-BR"/>
          </w:rPr>
          <w:t>graph, we use</w:t>
        </w:r>
      </w:ins>
      <w:ins w:id="334" w:author="Cristiano Cesario" w:date="2016-12-12T21:30:00Z">
        <w:r w:rsidR="00AD7EB7">
          <w:rPr>
            <w:lang w:eastAsia="pt-BR"/>
          </w:rPr>
          <w:t>d</w:t>
        </w:r>
      </w:ins>
      <w:ins w:id="335" w:author="Ruben" w:date="2016-12-11T00:47:00Z">
        <w:del w:id="336" w:author="Cristiano Cesario" w:date="2016-12-12T21:25:00Z">
          <w:r w:rsidDel="009B3B4A">
            <w:rPr>
              <w:lang w:eastAsia="pt-BR"/>
            </w:rPr>
            <w:delText>r</w:delText>
          </w:r>
        </w:del>
        <w:r>
          <w:rPr>
            <w:lang w:eastAsia="pt-BR"/>
          </w:rPr>
          <w:t xml:space="preserve"> two heuristic algo</w:t>
        </w:r>
      </w:ins>
      <w:ins w:id="337" w:author="Ruben" w:date="2016-12-11T00:48:00Z">
        <w:r>
          <w:rPr>
            <w:lang w:eastAsia="pt-BR"/>
          </w:rPr>
          <w:t xml:space="preserve">rithms, each </w:t>
        </w:r>
      </w:ins>
      <w:ins w:id="338" w:author="Ruben" w:date="2016-12-11T00:49:00Z">
        <w:del w:id="339" w:author="Cristiano Cesario" w:date="2016-12-12T21:25:00Z">
          <w:r w:rsidR="00FE7B3F" w:rsidDel="009B3B4A">
            <w:rPr>
              <w:lang w:eastAsia="pt-BR"/>
            </w:rPr>
            <w:delText>of which</w:delText>
          </w:r>
        </w:del>
      </w:ins>
      <w:ins w:id="340" w:author="Cristiano Cesario" w:date="2016-12-12T21:25:00Z">
        <w:r w:rsidR="009B3B4A">
          <w:rPr>
            <w:lang w:eastAsia="pt-BR"/>
          </w:rPr>
          <w:t>one</w:t>
        </w:r>
      </w:ins>
      <w:ins w:id="341" w:author="Ruben" w:date="2016-12-11T00:48:00Z">
        <w:r>
          <w:rPr>
            <w:lang w:eastAsia="pt-BR"/>
          </w:rPr>
          <w:t xml:space="preserve"> </w:t>
        </w:r>
        <w:r w:rsidRPr="00B047DE">
          <w:rPr>
            <w:lang w:eastAsia="pt-BR"/>
          </w:rPr>
          <w:t>correspon</w:t>
        </w:r>
      </w:ins>
      <w:ins w:id="342" w:author="Ruben" w:date="2016-12-11T00:49:00Z">
        <w:r w:rsidR="00FE7B3F">
          <w:rPr>
            <w:lang w:eastAsia="pt-BR"/>
          </w:rPr>
          <w:t xml:space="preserve">ding </w:t>
        </w:r>
      </w:ins>
      <w:ins w:id="343" w:author="Ruben" w:date="2016-12-11T00:48:00Z">
        <w:r>
          <w:rPr>
            <w:lang w:eastAsia="pt-BR"/>
          </w:rPr>
          <w:t>to</w:t>
        </w:r>
      </w:ins>
      <w:ins w:id="344" w:author="Ruben" w:date="2016-12-11T00:49:00Z">
        <w:r w:rsidR="00FE7B3F">
          <w:rPr>
            <w:lang w:eastAsia="pt-BR"/>
          </w:rPr>
          <w:t xml:space="preserve"> </w:t>
        </w:r>
      </w:ins>
      <w:ins w:id="345" w:author="Ruben" w:date="2016-12-11T00:54:00Z">
        <w:r w:rsidR="00FE7B3F">
          <w:rPr>
            <w:lang w:eastAsia="pt-BR"/>
          </w:rPr>
          <w:t>collaps</w:t>
        </w:r>
      </w:ins>
      <w:ins w:id="346" w:author="Cristiano Cesario" w:date="2016-12-12T21:25:00Z">
        <w:r w:rsidR="009B3B4A">
          <w:rPr>
            <w:lang w:eastAsia="pt-BR"/>
          </w:rPr>
          <w:t>ing</w:t>
        </w:r>
      </w:ins>
      <w:ins w:id="347" w:author="Ruben" w:date="2016-12-11T00:54:00Z">
        <w:del w:id="348" w:author="Cristiano Cesario" w:date="2016-12-12T21:25:00Z">
          <w:r w:rsidR="00FE7B3F" w:rsidDel="009B3B4A">
            <w:rPr>
              <w:lang w:eastAsia="pt-BR"/>
            </w:rPr>
            <w:delText>e of</w:delText>
          </w:r>
        </w:del>
        <w:r w:rsidR="00FE7B3F">
          <w:rPr>
            <w:lang w:eastAsia="pt-BR"/>
          </w:rPr>
          <w:t xml:space="preserve"> </w:t>
        </w:r>
      </w:ins>
      <w:ins w:id="349" w:author="Ruben" w:date="2016-12-11T00:50:00Z">
        <w:r w:rsidR="00FE7B3F">
          <w:rPr>
            <w:lang w:eastAsia="pt-BR"/>
          </w:rPr>
          <w:t xml:space="preserve">Type 1 or Type 2 </w:t>
        </w:r>
        <w:del w:id="350" w:author="Cristiano Cesario" w:date="2016-12-12T21:25:00Z">
          <w:r w:rsidR="00FE7B3F" w:rsidDel="009B3B4A">
            <w:rPr>
              <w:lang w:eastAsia="pt-BR"/>
            </w:rPr>
            <w:delText>node</w:delText>
          </w:r>
        </w:del>
      </w:ins>
      <w:ins w:id="351" w:author="Cristiano Cesario" w:date="2016-12-12T21:26:00Z">
        <w:r w:rsidR="009B3B4A">
          <w:rPr>
            <w:lang w:eastAsia="pt-BR"/>
          </w:rPr>
          <w:t>sub</w:t>
        </w:r>
      </w:ins>
      <w:ins w:id="352" w:author="Ruben" w:date="2016-12-11T00:50:00Z">
        <w:del w:id="353" w:author="Cristiano Cesario" w:date="2016-12-12T21:26:00Z">
          <w:r w:rsidR="00FE7B3F" w:rsidDel="009B3B4A">
            <w:rPr>
              <w:lang w:eastAsia="pt-BR"/>
            </w:rPr>
            <w:delText xml:space="preserve"> </w:delText>
          </w:r>
        </w:del>
        <w:r w:rsidR="00FE7B3F">
          <w:rPr>
            <w:lang w:eastAsia="pt-BR"/>
          </w:rPr>
          <w:t>structure</w:t>
        </w:r>
      </w:ins>
      <w:ins w:id="354" w:author="Ruben" w:date="2016-12-11T00:59:00Z">
        <w:r w:rsidR="005147F1">
          <w:rPr>
            <w:lang w:eastAsia="pt-BR"/>
          </w:rPr>
          <w:t>s</w:t>
        </w:r>
      </w:ins>
      <w:commentRangeEnd w:id="326"/>
      <w:r w:rsidR="009B3B4A">
        <w:rPr>
          <w:rStyle w:val="Refdecomentrio"/>
        </w:rPr>
        <w:commentReference w:id="326"/>
      </w:r>
      <w:ins w:id="355" w:author="Ruben" w:date="2016-12-11T00:50:00Z">
        <w:r w:rsidR="00FE7B3F">
          <w:rPr>
            <w:lang w:eastAsia="pt-BR"/>
          </w:rPr>
          <w:t>.</w:t>
        </w:r>
      </w:ins>
      <w:ins w:id="356" w:author="Ruben" w:date="2016-12-11T00:52:00Z">
        <w:r w:rsidR="00FE7B3F">
          <w:rPr>
            <w:lang w:eastAsia="pt-BR"/>
          </w:rPr>
          <w:t xml:space="preserve"> Each algorithm is implemented in linear time complexity.</w:t>
        </w:r>
      </w:ins>
      <w:ins w:id="357" w:author="Ruben" w:date="2016-12-11T00:50:00Z">
        <w:r w:rsidR="00FE7B3F">
          <w:rPr>
            <w:lang w:eastAsia="pt-BR"/>
          </w:rPr>
          <w:t xml:space="preserve"> </w:t>
        </w:r>
      </w:ins>
      <w:ins w:id="358" w:author="Ruben" w:date="2016-12-11T00:56:00Z">
        <w:r w:rsidR="00FE7B3F" w:rsidRPr="00FE7B3F">
          <w:rPr>
            <w:lang w:eastAsia="pt-BR"/>
          </w:rPr>
          <w:t>In addition, we also propose</w:t>
        </w:r>
        <w:r w:rsidR="00FE7B3F">
          <w:rPr>
            <w:lang w:eastAsia="pt-BR"/>
          </w:rPr>
          <w:t xml:space="preserve"> </w:t>
        </w:r>
      </w:ins>
      <w:ins w:id="359" w:author="Ruben" w:date="2016-12-11T00:55:00Z">
        <w:r w:rsidR="00FE7B3F">
          <w:rPr>
            <w:lang w:eastAsia="pt-BR"/>
          </w:rPr>
          <w:t xml:space="preserve">to repeat the execution of both heuristic </w:t>
        </w:r>
      </w:ins>
      <w:ins w:id="360" w:author="Ruben" w:date="2016-12-11T00:56:00Z">
        <w:r w:rsidR="00FE7B3F">
          <w:rPr>
            <w:lang w:eastAsia="pt-BR"/>
          </w:rPr>
          <w:t>algorithms</w:t>
        </w:r>
      </w:ins>
      <w:ins w:id="361" w:author="Ruben" w:date="2016-12-11T00:57:00Z">
        <w:r w:rsidR="00FE7B3F">
          <w:rPr>
            <w:lang w:eastAsia="pt-BR"/>
          </w:rPr>
          <w:t xml:space="preserve"> 1 and 2</w:t>
        </w:r>
      </w:ins>
      <w:ins w:id="362" w:author="Ruben" w:date="2016-12-11T00:56:00Z">
        <w:r w:rsidR="00FE7B3F">
          <w:rPr>
            <w:lang w:eastAsia="pt-BR"/>
          </w:rPr>
          <w:t xml:space="preserve"> iteratively</w:t>
        </w:r>
      </w:ins>
      <w:ins w:id="363" w:author="Ruben" w:date="2016-12-11T00:57:00Z">
        <w:r w:rsidR="00FE7B3F">
          <w:rPr>
            <w:lang w:eastAsia="pt-BR"/>
          </w:rPr>
          <w:t xml:space="preserve">, </w:t>
        </w:r>
      </w:ins>
      <w:ins w:id="364" w:author="Ruben" w:date="2016-12-11T00:58:00Z">
        <w:r w:rsidR="00FE7B3F">
          <w:rPr>
            <w:lang w:eastAsia="pt-BR"/>
          </w:rPr>
          <w:t>while</w:t>
        </w:r>
      </w:ins>
      <w:ins w:id="365" w:author="Ruben" w:date="2016-12-11T00:57:00Z">
        <w:r w:rsidR="00FE7B3F">
          <w:rPr>
            <w:lang w:eastAsia="pt-BR"/>
          </w:rPr>
          <w:t xml:space="preserve"> some stopping condition is satisf</w:t>
        </w:r>
      </w:ins>
      <w:ins w:id="366" w:author="Ruben" w:date="2016-12-11T00:58:00Z">
        <w:r w:rsidR="00FE7B3F">
          <w:rPr>
            <w:lang w:eastAsia="pt-BR"/>
          </w:rPr>
          <w:t>ied</w:t>
        </w:r>
      </w:ins>
      <w:ins w:id="367" w:author="Ruben" w:date="2016-12-11T00:57:00Z">
        <w:r w:rsidR="00FE7B3F">
          <w:rPr>
            <w:lang w:eastAsia="pt-BR"/>
          </w:rPr>
          <w:t>.</w:t>
        </w:r>
      </w:ins>
      <w:ins w:id="368" w:author="Ruben" w:date="2016-12-12T00:21:00Z">
        <w:r w:rsidR="002D0CDA">
          <w:rPr>
            <w:lang w:eastAsia="pt-BR"/>
          </w:rPr>
          <w:t xml:space="preserve"> As illustrated in </w:t>
        </w:r>
        <w:del w:id="369" w:author="Cristiano Cesario" w:date="2016-12-12T21:26:00Z">
          <w:r w:rsidR="002D0CDA" w:rsidDel="009B3B4A">
            <w:rPr>
              <w:lang w:eastAsia="pt-BR"/>
            </w:rPr>
            <w:delText xml:space="preserve">Figure </w:delText>
          </w:r>
        </w:del>
      </w:ins>
      <w:ins w:id="370" w:author="Ruben" w:date="2016-12-12T00:22:00Z">
        <w:del w:id="371" w:author="Cristiano Cesario" w:date="2016-12-12T21:26:00Z">
          <w:r w:rsidR="002D0CDA" w:rsidDel="009B3B4A">
            <w:rPr>
              <w:lang w:eastAsia="pt-BR"/>
            </w:rPr>
            <w:delText>C</w:delText>
          </w:r>
        </w:del>
      </w:ins>
      <w:ins w:id="372" w:author="Ruben" w:date="2016-12-12T00:21:00Z">
        <w:del w:id="373" w:author="Cristiano Cesario" w:date="2016-12-12T21:26:00Z">
          <w:r w:rsidR="002D0CDA" w:rsidDel="009B3B4A">
            <w:rPr>
              <w:lang w:eastAsia="pt-BR"/>
            </w:rPr>
            <w:delText>2</w:delText>
          </w:r>
        </w:del>
      </w:ins>
      <w:ins w:id="374" w:author="Cristiano Cesario" w:date="2016-12-12T21:26:00Z">
        <w:r w:rsidR="009B3B4A">
          <w:rPr>
            <w:lang w:eastAsia="pt-BR"/>
          </w:rPr>
          <w:fldChar w:fldCharType="begin"/>
        </w:r>
        <w:r w:rsidR="009B3B4A">
          <w:rPr>
            <w:lang w:eastAsia="pt-BR"/>
          </w:rPr>
          <w:instrText xml:space="preserve"> REF _Ref469341240 \h </w:instrText>
        </w:r>
        <w:r w:rsidR="009B3B4A">
          <w:rPr>
            <w:lang w:eastAsia="pt-BR"/>
          </w:rPr>
        </w:r>
      </w:ins>
      <w:r w:rsidR="009B3B4A">
        <w:rPr>
          <w:lang w:eastAsia="pt-BR"/>
        </w:rPr>
        <w:fldChar w:fldCharType="separate"/>
      </w:r>
      <w:ins w:id="375" w:author="Cristiano Cesario" w:date="2016-12-12T21:26:00Z">
        <w:r w:rsidR="009B3B4A">
          <w:t xml:space="preserve">Figure </w:t>
        </w:r>
        <w:r w:rsidR="009B3B4A">
          <w:rPr>
            <w:noProof/>
          </w:rPr>
          <w:t>11</w:t>
        </w:r>
        <w:r w:rsidR="009B3B4A">
          <w:rPr>
            <w:lang w:eastAsia="pt-BR"/>
          </w:rPr>
          <w:fldChar w:fldCharType="end"/>
        </w:r>
      </w:ins>
      <w:ins w:id="376" w:author="Ruben" w:date="2016-12-12T00:22:00Z">
        <w:r w:rsidR="002D0CDA">
          <w:rPr>
            <w:lang w:eastAsia="pt-BR"/>
          </w:rPr>
          <w:t xml:space="preserve">, </w:t>
        </w:r>
      </w:ins>
      <w:ins w:id="377" w:author="Ruben" w:date="2016-12-12T00:23:00Z">
        <w:r w:rsidR="002D0CDA">
          <w:rPr>
            <w:lang w:eastAsia="pt-BR"/>
          </w:rPr>
          <w:t xml:space="preserve">the </w:t>
        </w:r>
      </w:ins>
      <w:ins w:id="378" w:author="Ruben" w:date="2016-12-12T00:22:00Z">
        <w:r w:rsidR="002D0CDA">
          <w:rPr>
            <w:lang w:eastAsia="pt-BR"/>
          </w:rPr>
          <w:t xml:space="preserve">execution of </w:t>
        </w:r>
      </w:ins>
      <w:ins w:id="379" w:author="Ruben" w:date="2016-12-12T00:23:00Z">
        <w:r w:rsidR="002D0CDA">
          <w:rPr>
            <w:lang w:eastAsia="pt-BR"/>
          </w:rPr>
          <w:t>one of the heuristics can lead to the possibility of apply</w:t>
        </w:r>
      </w:ins>
      <w:ins w:id="380" w:author="Cristiano Cesario" w:date="2016-12-12T21:26:00Z">
        <w:r w:rsidR="009B3B4A">
          <w:rPr>
            <w:lang w:eastAsia="pt-BR"/>
          </w:rPr>
          <w:t>ing</w:t>
        </w:r>
      </w:ins>
      <w:ins w:id="381" w:author="Ruben" w:date="2016-12-12T00:23:00Z">
        <w:r w:rsidR="002D0CDA">
          <w:rPr>
            <w:lang w:eastAsia="pt-BR"/>
          </w:rPr>
          <w:t xml:space="preserve"> </w:t>
        </w:r>
      </w:ins>
      <w:ins w:id="382" w:author="Ruben" w:date="2016-12-12T00:24:00Z">
        <w:r w:rsidR="002D0CDA">
          <w:rPr>
            <w:lang w:eastAsia="pt-BR"/>
          </w:rPr>
          <w:t>the other one,</w:t>
        </w:r>
      </w:ins>
      <w:ins w:id="383" w:author="Ruben" w:date="2016-12-12T00:23:00Z">
        <w:r w:rsidR="002D0CDA">
          <w:rPr>
            <w:lang w:eastAsia="pt-BR"/>
          </w:rPr>
          <w:t xml:space="preserve"> </w:t>
        </w:r>
        <w:r w:rsidR="002D0CDA" w:rsidRPr="002D0CDA">
          <w:rPr>
            <w:lang w:eastAsia="pt-BR"/>
          </w:rPr>
          <w:t>and so on</w:t>
        </w:r>
        <w:r w:rsidR="002D0CDA">
          <w:rPr>
            <w:lang w:eastAsia="pt-BR"/>
          </w:rPr>
          <w:t>.</w:t>
        </w:r>
      </w:ins>
    </w:p>
    <w:p w14:paraId="54CC5B9C" w14:textId="77777777" w:rsidR="00967F72" w:rsidRDefault="00967F72" w:rsidP="006E6751">
      <w:pPr>
        <w:pStyle w:val="Ttulo2"/>
        <w:rPr>
          <w:ins w:id="384" w:author="Cristiano Cesario" w:date="2016-12-10T08:33:00Z"/>
          <w:lang w:eastAsia="pt-BR"/>
        </w:rPr>
      </w:pPr>
      <w:bookmarkStart w:id="385" w:name="_Ref448229062"/>
      <w:r w:rsidRPr="006E6751">
        <w:rPr>
          <w:lang w:eastAsia="pt-BR"/>
        </w:rPr>
        <w:t>Behind the Scenes</w:t>
      </w:r>
      <w:bookmarkEnd w:id="385"/>
    </w:p>
    <w:p w14:paraId="3EE34A7C" w14:textId="77777777" w:rsidR="003F7D1B" w:rsidRPr="003F7D1B" w:rsidRDefault="00A11294" w:rsidP="003F7D1B">
      <w:pPr>
        <w:rPr>
          <w:ins w:id="386" w:author="Cristiano Cesario" w:date="2016-12-10T08:33:00Z"/>
          <w:lang w:eastAsia="pt-BR"/>
          <w:rPrChange w:id="387" w:author="Cristiano Cesario" w:date="2016-12-10T08:34:00Z">
            <w:rPr>
              <w:ins w:id="388" w:author="Cristiano Cesario" w:date="2016-12-10T08:33:00Z"/>
              <w:szCs w:val="18"/>
            </w:rPr>
          </w:rPrChange>
        </w:rPr>
        <w:pPrChange w:id="389" w:author="Cristiano Cesario" w:date="2016-12-10T08:38:00Z">
          <w:pPr>
            <w:pStyle w:val="EstiloRecuodecorpodetextoPrimeiralinha0cmDepoisde"/>
          </w:pPr>
        </w:pPrChange>
      </w:pPr>
      <w:ins w:id="390" w:author="Cristiano Cesario" w:date="2016-12-10T08:33:00Z">
        <w:r w:rsidRPr="00357912">
          <w:rPr>
            <w:lang w:eastAsia="pt-BR"/>
          </w:rPr>
          <w:t>The process</w:t>
        </w:r>
        <w:r>
          <w:rPr>
            <w:lang w:eastAsia="pt-BR"/>
          </w:rPr>
          <w:t xml:space="preserve"> underneath </w:t>
        </w:r>
        <w:proofErr w:type="spellStart"/>
        <w:r>
          <w:rPr>
            <w:lang w:eastAsia="pt-BR"/>
          </w:rPr>
          <w:t>DyeVCcan</w:t>
        </w:r>
        <w:proofErr w:type="spellEnd"/>
        <w:r>
          <w:rPr>
            <w:lang w:eastAsia="pt-BR"/>
          </w:rPr>
          <w:t xml:space="preserve"> be formally defined using </w:t>
        </w:r>
        <w:r w:rsidRPr="00357912">
          <w:rPr>
            <w:lang w:eastAsia="pt-BR"/>
          </w:rPr>
          <w:t>Set Theory</w:t>
        </w:r>
        <w:r>
          <w:rPr>
            <w:lang w:eastAsia="pt-BR"/>
          </w:rPr>
          <w:t xml:space="preserve">. </w:t>
        </w:r>
        <w:r w:rsidR="00E02D98" w:rsidRPr="00E02D98">
          <w:rPr>
            <w:lang w:eastAsia="pt-BR"/>
            <w:rPrChange w:id="391" w:author="Cristiano Cesario" w:date="2016-12-10T08:34:00Z">
              <w:rPr>
                <w:color w:val="0563C1" w:themeColor="hyperlink"/>
                <w:szCs w:val="18"/>
                <w:u w:val="single"/>
              </w:rPr>
            </w:rPrChange>
          </w:rPr>
          <w:t xml:space="preserve">We can define a project p as a tuple </w:t>
        </w:r>
        <m:oMath>
          <m:d>
            <m:dPr>
              <m:ctrlPr>
                <w:rPr>
                  <w:rFonts w:ascii="Cambria Math" w:hAnsi="Cambria Math"/>
                  <w:lang w:eastAsia="pt-BR"/>
                </w:rPr>
              </m:ctrlPr>
            </m:dPr>
            <m:e>
              <m:r>
                <w:rPr>
                  <w:rFonts w:ascii="Cambria Math" w:hAnsi="Cambria Math"/>
                  <w:lang w:eastAsia="pt-BR"/>
                  <w:rPrChange w:id="392" w:author="Cristiano Cesario" w:date="2016-12-10T08:34:00Z">
                    <w:rPr>
                      <w:rFonts w:ascii="Cambria Math" w:hAnsi="Cambria Math"/>
                      <w:color w:val="0563C1" w:themeColor="hyperlink"/>
                      <w:szCs w:val="18"/>
                      <w:u w:val="single"/>
                    </w:rPr>
                  </w:rPrChange>
                </w:rPr>
                <m:t>R</m:t>
              </m:r>
              <m:r>
                <m:rPr>
                  <m:sty m:val="p"/>
                </m:rPr>
                <w:rPr>
                  <w:rFonts w:ascii="Cambria Math" w:hAnsi="Cambria Math"/>
                  <w:lang w:eastAsia="pt-BR"/>
                  <w:rPrChange w:id="393"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394" w:author="Cristiano Cesario" w:date="2016-12-10T08:34:00Z">
                    <w:rPr>
                      <w:rFonts w:ascii="Cambria Math" w:hAnsi="Cambria Math"/>
                      <w:color w:val="0563C1" w:themeColor="hyperlink"/>
                      <w:szCs w:val="18"/>
                      <w:u w:val="single"/>
                    </w:rPr>
                  </w:rPrChange>
                </w:rPr>
                <m:t>C</m:t>
              </m:r>
              <m:r>
                <m:rPr>
                  <m:sty m:val="p"/>
                </m:rPr>
                <w:rPr>
                  <w:rFonts w:ascii="Cambria Math" w:hAnsi="Cambria Math"/>
                  <w:lang w:eastAsia="pt-BR"/>
                  <w:rPrChange w:id="395" w:author="Cristiano Cesario" w:date="2016-12-10T08:34:00Z">
                    <w:rPr>
                      <w:rFonts w:ascii="Cambria Math" w:hAnsi="Cambria Math"/>
                      <w:color w:val="0563C1" w:themeColor="hyperlink"/>
                      <w:szCs w:val="18"/>
                      <w:u w:val="single"/>
                    </w:rPr>
                  </w:rPrChange>
                </w:rPr>
                <m:t>,</m:t>
              </m:r>
              <m:sSup>
                <m:sSupPr>
                  <m:ctrlPr>
                    <w:rPr>
                      <w:rFonts w:ascii="Cambria Math" w:hAnsi="Cambria Math"/>
                      <w:lang w:eastAsia="pt-BR"/>
                    </w:rPr>
                  </m:ctrlPr>
                </m:sSupPr>
                <m:e>
                  <m:r>
                    <w:rPr>
                      <w:rFonts w:ascii="Cambria Math" w:hAnsi="Cambria Math"/>
                      <w:lang w:eastAsia="pt-BR"/>
                      <w:rPrChange w:id="396" w:author="Cristiano Cesario" w:date="2016-12-10T08:34:00Z">
                        <w:rPr>
                          <w:rFonts w:ascii="Cambria Math" w:hAnsi="Cambria Math"/>
                          <w:color w:val="0563C1" w:themeColor="hyperlink"/>
                          <w:szCs w:val="18"/>
                          <w:u w:val="single"/>
                        </w:rPr>
                      </w:rPrChange>
                    </w:rPr>
                    <m:t>C</m:t>
                  </m:r>
                </m:e>
                <m:sup>
                  <m:r>
                    <w:rPr>
                      <w:rFonts w:ascii="Cambria Math" w:hAnsi="Cambria Math"/>
                      <w:lang w:eastAsia="pt-BR"/>
                      <w:rPrChange w:id="397" w:author="Cristiano Cesario" w:date="2016-12-10T08:34:00Z">
                        <w:rPr>
                          <w:rFonts w:ascii="Cambria Math" w:hAnsi="Cambria Math"/>
                          <w:color w:val="0563C1" w:themeColor="hyperlink"/>
                          <w:szCs w:val="18"/>
                          <w:u w:val="single"/>
                        </w:rPr>
                      </w:rPrChange>
                    </w:rPr>
                    <m:t>database</m:t>
                  </m:r>
                </m:sup>
              </m:sSup>
              <m:r>
                <m:rPr>
                  <m:sty m:val="p"/>
                </m:rPr>
                <w:rPr>
                  <w:rFonts w:ascii="Cambria Math" w:hAnsi="Cambria Math"/>
                  <w:lang w:eastAsia="pt-BR"/>
                  <w:rPrChange w:id="398"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399" w:author="Cristiano Cesario" w:date="2016-12-10T08:34:00Z">
                    <w:rPr>
                      <w:rFonts w:ascii="Cambria Math" w:hAnsi="Cambria Math"/>
                      <w:color w:val="0563C1" w:themeColor="hyperlink"/>
                      <w:szCs w:val="18"/>
                      <w:u w:val="single"/>
                    </w:rPr>
                  </w:rPrChange>
                </w:rPr>
                <m:t>B</m:t>
              </m:r>
            </m:e>
          </m:d>
        </m:oMath>
        <w:r w:rsidR="00E02D98" w:rsidRPr="00E02D98">
          <w:rPr>
            <w:lang w:eastAsia="pt-BR"/>
            <w:rPrChange w:id="400" w:author="Cristiano Cesario" w:date="2016-12-10T08:34:00Z">
              <w:rPr>
                <w:color w:val="0563C1" w:themeColor="hyperlink"/>
                <w:szCs w:val="18"/>
                <w:u w:val="single"/>
              </w:rPr>
            </w:rPrChange>
          </w:rPr>
          <w:t xml:space="preserve">, where R is the set of all cloned repositories of p monitored by DyeVC, C is the set of all commits of p, </w:t>
        </w:r>
        <m:oMath>
          <m:sSup>
            <m:sSupPr>
              <m:ctrlPr>
                <w:rPr>
                  <w:rFonts w:ascii="Cambria Math" w:hAnsi="Cambria Math"/>
                  <w:lang w:eastAsia="pt-BR"/>
                </w:rPr>
              </m:ctrlPr>
            </m:sSupPr>
            <m:e>
              <m:r>
                <w:rPr>
                  <w:rFonts w:ascii="Cambria Math" w:hAnsi="Cambria Math"/>
                  <w:lang w:eastAsia="pt-BR"/>
                  <w:rPrChange w:id="401" w:author="Cristiano Cesario" w:date="2016-12-10T08:34:00Z">
                    <w:rPr>
                      <w:rFonts w:ascii="Cambria Math" w:hAnsi="Cambria Math"/>
                      <w:color w:val="0563C1" w:themeColor="hyperlink"/>
                      <w:szCs w:val="18"/>
                      <w:u w:val="single"/>
                    </w:rPr>
                  </w:rPrChange>
                </w:rPr>
                <m:t>C</m:t>
              </m:r>
            </m:e>
            <m:sup>
              <m:r>
                <w:rPr>
                  <w:rFonts w:ascii="Cambria Math" w:hAnsi="Cambria Math"/>
                  <w:lang w:eastAsia="pt-BR"/>
                  <w:rPrChange w:id="402" w:author="Cristiano Cesario" w:date="2016-12-10T08:34:00Z">
                    <w:rPr>
                      <w:rFonts w:ascii="Cambria Math" w:hAnsi="Cambria Math"/>
                      <w:color w:val="0563C1" w:themeColor="hyperlink"/>
                      <w:szCs w:val="18"/>
                      <w:u w:val="single"/>
                    </w:rPr>
                  </w:rPrChange>
                </w:rPr>
                <m:t>database</m:t>
              </m:r>
            </m:sup>
          </m:sSup>
          <m:r>
            <m:rPr>
              <m:sty m:val="p"/>
            </m:rPr>
            <w:rPr>
              <w:rFonts w:ascii="Cambria Math" w:hAnsi="Cambria Math"/>
              <w:lang w:eastAsia="pt-BR"/>
              <w:rPrChange w:id="403"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04" w:author="Cristiano Cesario" w:date="2016-12-10T08:34:00Z">
                <w:rPr>
                  <w:rFonts w:ascii="Cambria Math" w:hAnsi="Cambria Math"/>
                  <w:color w:val="0563C1" w:themeColor="hyperlink"/>
                  <w:szCs w:val="18"/>
                  <w:u w:val="single"/>
                </w:rPr>
              </w:rPrChange>
            </w:rPr>
            <m:t>C</m:t>
          </m:r>
        </m:oMath>
        <w:r w:rsidR="00E02D98" w:rsidRPr="00E02D98">
          <w:rPr>
            <w:lang w:eastAsia="pt-BR"/>
            <w:rPrChange w:id="405" w:author="Cristiano Cesario" w:date="2016-12-10T08:34:00Z">
              <w:rPr>
                <w:color w:val="0563C1" w:themeColor="hyperlink"/>
                <w:szCs w:val="18"/>
                <w:u w:val="single"/>
              </w:rPr>
            </w:rPrChange>
          </w:rPr>
          <w:t xml:space="preserve"> is the set of commits of p in the DyeVC database, and </w:t>
        </w:r>
        <m:oMath>
          <m:r>
            <w:rPr>
              <w:rFonts w:ascii="Cambria Math" w:hAnsi="Cambria Math"/>
              <w:lang w:eastAsia="pt-BR"/>
              <w:rPrChange w:id="406" w:author="Cristiano Cesario" w:date="2016-12-10T08:34:00Z">
                <w:rPr>
                  <w:rFonts w:ascii="Cambria Math" w:hAnsi="Cambria Math"/>
                  <w:color w:val="0563C1" w:themeColor="hyperlink"/>
                  <w:szCs w:val="18"/>
                  <w:u w:val="single"/>
                </w:rPr>
              </w:rPrChange>
            </w:rPr>
            <m:t>B</m:t>
          </m:r>
        </m:oMath>
        <w:r w:rsidR="00E02D98" w:rsidRPr="00E02D98">
          <w:rPr>
            <w:lang w:eastAsia="pt-BR"/>
            <w:rPrChange w:id="407" w:author="Cristiano Cesario" w:date="2016-12-10T08:34:00Z">
              <w:rPr>
                <w:color w:val="0563C1" w:themeColor="hyperlink"/>
                <w:szCs w:val="18"/>
                <w:u w:val="single"/>
              </w:rPr>
            </w:rPrChange>
          </w:rPr>
          <w:t xml:space="preserve"> is the set of named branches of p. Each repository </w:t>
        </w:r>
        <m:oMath>
          <m:sSub>
            <m:sSubPr>
              <m:ctrlPr>
                <w:rPr>
                  <w:rFonts w:ascii="Cambria Math" w:hAnsi="Cambria Math"/>
                  <w:lang w:eastAsia="pt-BR"/>
                </w:rPr>
              </m:ctrlPr>
            </m:sSubPr>
            <m:e>
              <m:r>
                <w:rPr>
                  <w:rFonts w:ascii="Cambria Math" w:hAnsi="Cambria Math"/>
                  <w:lang w:eastAsia="pt-BR"/>
                  <w:rPrChange w:id="408"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09" w:author="Cristiano Cesario" w:date="2016-12-10T08:34:00Z">
                    <w:rPr>
                      <w:rFonts w:ascii="Cambria Math" w:hAnsi="Cambria Math"/>
                      <w:color w:val="0563C1" w:themeColor="hyperlink"/>
                      <w:szCs w:val="18"/>
                      <w:u w:val="single"/>
                    </w:rPr>
                  </w:rPrChange>
                </w:rPr>
                <m:t>i</m:t>
              </m:r>
            </m:sub>
          </m:sSub>
          <m:r>
            <m:rPr>
              <m:sty m:val="p"/>
            </m:rPr>
            <w:rPr>
              <w:rFonts w:ascii="Cambria Math" w:hAnsi="Cambria Math"/>
              <w:lang w:eastAsia="pt-BR"/>
              <w:rPrChange w:id="410"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11" w:author="Cristiano Cesario" w:date="2016-12-10T08:34:00Z">
                <w:rPr>
                  <w:rFonts w:ascii="Cambria Math" w:hAnsi="Cambria Math"/>
                  <w:color w:val="0563C1" w:themeColor="hyperlink"/>
                  <w:szCs w:val="18"/>
                  <w:u w:val="single"/>
                </w:rPr>
              </w:rPrChange>
            </w:rPr>
            <m:t>R</m:t>
          </m:r>
        </m:oMath>
        <w:r w:rsidR="00E02D98" w:rsidRPr="00E02D98">
          <w:rPr>
            <w:lang w:eastAsia="pt-BR"/>
            <w:rPrChange w:id="412" w:author="Cristiano Cesario" w:date="2016-12-10T08:34:00Z">
              <w:rPr>
                <w:color w:val="0563C1" w:themeColor="hyperlink"/>
                <w:szCs w:val="18"/>
                <w:u w:val="single"/>
              </w:rPr>
            </w:rPrChange>
          </w:rPr>
          <w:t xml:space="preserve"> is a tuple </w:t>
        </w:r>
        <m:oMath>
          <m:d>
            <m:dPr>
              <m:ctrlPr>
                <w:rPr>
                  <w:rFonts w:ascii="Cambria Math" w:hAnsi="Cambria Math"/>
                  <w:lang w:eastAsia="pt-BR"/>
                </w:rPr>
              </m:ctrlPr>
            </m:dPr>
            <m:e>
              <m:sSubSup>
                <m:sSubSupPr>
                  <m:ctrlPr>
                    <w:rPr>
                      <w:rFonts w:ascii="Cambria Math" w:hAnsi="Cambria Math"/>
                      <w:lang w:eastAsia="pt-BR"/>
                    </w:rPr>
                  </m:ctrlPr>
                </m:sSubSupPr>
                <m:e>
                  <m:r>
                    <w:rPr>
                      <w:rFonts w:ascii="Cambria Math" w:hAnsi="Cambria Math"/>
                      <w:lang w:eastAsia="pt-BR"/>
                      <w:rPrChange w:id="413"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14"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15" w:author="Cristiano Cesario" w:date="2016-12-10T08:34:00Z">
                        <w:rPr>
                          <w:rFonts w:ascii="Cambria Math" w:hAnsi="Cambria Math"/>
                          <w:color w:val="0563C1" w:themeColor="hyperlink"/>
                          <w:szCs w:val="18"/>
                          <w:u w:val="single"/>
                        </w:rPr>
                      </w:rPrChange>
                    </w:rPr>
                    <m:t>push</m:t>
                  </m:r>
                </m:sup>
              </m:sSubSup>
              <m:r>
                <m:rPr>
                  <m:sty m:val="p"/>
                </m:rPr>
                <w:rPr>
                  <w:rFonts w:ascii="Cambria Math" w:hAnsi="Cambria Math"/>
                  <w:lang w:eastAsia="pt-BR"/>
                  <w:rPrChange w:id="416" w:author="Cristiano Cesario" w:date="2016-12-10T08:34:00Z">
                    <w:rPr>
                      <w:rFonts w:ascii="Cambria Math" w:hAnsi="Cambria Math"/>
                      <w:color w:val="0563C1" w:themeColor="hyperlink"/>
                      <w:szCs w:val="18"/>
                      <w:u w:val="single"/>
                    </w:rPr>
                  </w:rPrChange>
                </w:rPr>
                <m:t>,</m:t>
              </m:r>
              <m:sSubSup>
                <m:sSubSupPr>
                  <m:ctrlPr>
                    <w:rPr>
                      <w:rFonts w:ascii="Cambria Math" w:hAnsi="Cambria Math"/>
                      <w:lang w:eastAsia="pt-BR"/>
                    </w:rPr>
                  </m:ctrlPr>
                </m:sSubSupPr>
                <m:e>
                  <m:r>
                    <w:rPr>
                      <w:rFonts w:ascii="Cambria Math" w:hAnsi="Cambria Math"/>
                      <w:lang w:eastAsia="pt-BR"/>
                      <w:rPrChange w:id="417"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18"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19" w:author="Cristiano Cesario" w:date="2016-12-10T08:34:00Z">
                        <w:rPr>
                          <w:rFonts w:ascii="Cambria Math" w:hAnsi="Cambria Math"/>
                          <w:color w:val="0563C1" w:themeColor="hyperlink"/>
                          <w:szCs w:val="18"/>
                          <w:u w:val="single"/>
                        </w:rPr>
                      </w:rPrChange>
                    </w:rPr>
                    <m:t>pull</m:t>
                  </m:r>
                </m:sup>
              </m:sSubSup>
              <m:r>
                <m:rPr>
                  <m:sty m:val="p"/>
                </m:rPr>
                <w:rPr>
                  <w:rFonts w:ascii="Cambria Math" w:hAnsi="Cambria Math"/>
                  <w:lang w:eastAsia="pt-BR"/>
                  <w:rPrChange w:id="420" w:author="Cristiano Cesario" w:date="2016-12-10T08:34:00Z">
                    <w:rPr>
                      <w:rFonts w:ascii="Cambria Math" w:hAnsi="Cambria Math"/>
                      <w:color w:val="0563C1" w:themeColor="hyperlink"/>
                      <w:szCs w:val="18"/>
                      <w:u w:val="single"/>
                    </w:rPr>
                  </w:rPrChange>
                </w:rPr>
                <m:t xml:space="preserve">, </m:t>
              </m:r>
              <m:sSubSup>
                <m:sSubSupPr>
                  <m:ctrlPr>
                    <w:rPr>
                      <w:rFonts w:ascii="Cambria Math" w:hAnsi="Cambria Math"/>
                      <w:lang w:eastAsia="pt-BR"/>
                    </w:rPr>
                  </m:ctrlPr>
                </m:sSubSupPr>
                <m:e>
                  <m:r>
                    <w:rPr>
                      <w:rFonts w:ascii="Cambria Math" w:hAnsi="Cambria Math"/>
                      <w:lang w:eastAsia="pt-BR"/>
                      <w:rPrChange w:id="421"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422"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23" w:author="Cristiano Cesario" w:date="2016-12-10T08:34:00Z">
                        <w:rPr>
                          <w:rFonts w:ascii="Cambria Math" w:hAnsi="Cambria Math"/>
                          <w:color w:val="0563C1" w:themeColor="hyperlink"/>
                          <w:szCs w:val="18"/>
                          <w:u w:val="single"/>
                        </w:rPr>
                      </w:rPrChange>
                    </w:rPr>
                    <m:t>previous</m:t>
                  </m:r>
                </m:sup>
              </m:sSubSup>
              <m:r>
                <m:rPr>
                  <m:sty m:val="p"/>
                </m:rPr>
                <w:rPr>
                  <w:rFonts w:ascii="Cambria Math" w:hAnsi="Cambria Math"/>
                  <w:lang w:eastAsia="pt-BR"/>
                  <w:rPrChange w:id="424" w:author="Cristiano Cesario" w:date="2016-12-10T08:34:00Z">
                    <w:rPr>
                      <w:rFonts w:ascii="Cambria Math" w:hAnsi="Cambria Math"/>
                      <w:color w:val="0563C1" w:themeColor="hyperlink"/>
                      <w:szCs w:val="18"/>
                      <w:u w:val="single"/>
                    </w:rPr>
                  </w:rPrChange>
                </w:rPr>
                <m:t>,</m:t>
              </m:r>
              <m:sSubSup>
                <m:sSubSupPr>
                  <m:ctrlPr>
                    <w:rPr>
                      <w:rFonts w:ascii="Cambria Math" w:hAnsi="Cambria Math"/>
                      <w:lang w:eastAsia="pt-BR"/>
                    </w:rPr>
                  </m:ctrlPr>
                </m:sSubSupPr>
                <m:e>
                  <m:r>
                    <w:rPr>
                      <w:rFonts w:ascii="Cambria Math" w:hAnsi="Cambria Math"/>
                      <w:lang w:eastAsia="pt-BR"/>
                      <w:rPrChange w:id="425"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426"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27" w:author="Cristiano Cesario" w:date="2016-12-10T08:34:00Z">
                        <w:rPr>
                          <w:rFonts w:ascii="Cambria Math" w:hAnsi="Cambria Math"/>
                          <w:color w:val="0563C1" w:themeColor="hyperlink"/>
                          <w:szCs w:val="18"/>
                          <w:u w:val="single"/>
                        </w:rPr>
                      </w:rPrChange>
                    </w:rPr>
                    <m:t>current</m:t>
                  </m:r>
                </m:sup>
              </m:sSubSup>
            </m:e>
          </m:d>
        </m:oMath>
        <w:r w:rsidR="00E02D98" w:rsidRPr="00E02D98">
          <w:rPr>
            <w:lang w:eastAsia="pt-BR"/>
            <w:rPrChange w:id="428" w:author="Cristiano Cesario" w:date="2016-12-10T08:34:00Z">
              <w:rPr>
                <w:color w:val="0563C1" w:themeColor="hyperlink"/>
                <w:szCs w:val="18"/>
                <w:u w:val="single"/>
              </w:rPr>
            </w:rPrChange>
          </w:rPr>
          <w:t xml:space="preserve">, where </w:t>
        </w:r>
        <m:oMath>
          <m:sSubSup>
            <m:sSubSupPr>
              <m:ctrlPr>
                <w:rPr>
                  <w:rFonts w:ascii="Cambria Math" w:hAnsi="Cambria Math"/>
                  <w:lang w:eastAsia="pt-BR"/>
                </w:rPr>
              </m:ctrlPr>
            </m:sSubSupPr>
            <m:e>
              <m:r>
                <w:rPr>
                  <w:rFonts w:ascii="Cambria Math" w:hAnsi="Cambria Math"/>
                  <w:lang w:eastAsia="pt-BR"/>
                  <w:rPrChange w:id="429"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30"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31" w:author="Cristiano Cesario" w:date="2016-12-10T08:34:00Z">
                    <w:rPr>
                      <w:rFonts w:ascii="Cambria Math" w:hAnsi="Cambria Math"/>
                      <w:color w:val="0563C1" w:themeColor="hyperlink"/>
                      <w:szCs w:val="18"/>
                      <w:u w:val="single"/>
                    </w:rPr>
                  </w:rPrChange>
                </w:rPr>
                <m:t>push</m:t>
              </m:r>
            </m:sup>
          </m:sSubSup>
          <m:r>
            <m:rPr>
              <m:sty m:val="p"/>
            </m:rPr>
            <w:rPr>
              <w:rFonts w:ascii="Cambria Math" w:hAnsi="Cambria Math"/>
              <w:lang w:eastAsia="pt-BR"/>
              <w:rPrChange w:id="432"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33" w:author="Cristiano Cesario" w:date="2016-12-10T08:34:00Z">
                <w:rPr>
                  <w:rFonts w:ascii="Cambria Math" w:hAnsi="Cambria Math"/>
                  <w:color w:val="0563C1" w:themeColor="hyperlink"/>
                  <w:szCs w:val="18"/>
                  <w:u w:val="single"/>
                </w:rPr>
              </w:rPrChange>
            </w:rPr>
            <m:t>R</m:t>
          </m:r>
        </m:oMath>
        <w:r w:rsidR="00E02D98" w:rsidRPr="00E02D98">
          <w:rPr>
            <w:lang w:eastAsia="pt-BR"/>
            <w:rPrChange w:id="434" w:author="Cristiano Cesario" w:date="2016-12-10T08:34:00Z">
              <w:rPr>
                <w:color w:val="0563C1" w:themeColor="hyperlink"/>
                <w:szCs w:val="18"/>
                <w:u w:val="single"/>
              </w:rPr>
            </w:rPrChange>
          </w:rPr>
          <w:t xml:space="preserve"> is the set of repositories that </w:t>
        </w:r>
        <m:oMath>
          <m:sSub>
            <m:sSubPr>
              <m:ctrlPr>
                <w:rPr>
                  <w:rFonts w:ascii="Cambria Math" w:hAnsi="Cambria Math"/>
                  <w:lang w:eastAsia="pt-BR"/>
                </w:rPr>
              </m:ctrlPr>
            </m:sSubPr>
            <m:e>
              <m:r>
                <w:rPr>
                  <w:rFonts w:ascii="Cambria Math" w:hAnsi="Cambria Math"/>
                  <w:lang w:eastAsia="pt-BR"/>
                  <w:rPrChange w:id="435"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36" w:author="Cristiano Cesario" w:date="2016-12-10T08:34:00Z">
                    <w:rPr>
                      <w:rFonts w:ascii="Cambria Math" w:hAnsi="Cambria Math"/>
                      <w:color w:val="0563C1" w:themeColor="hyperlink"/>
                      <w:szCs w:val="18"/>
                      <w:u w:val="single"/>
                    </w:rPr>
                  </w:rPrChange>
                </w:rPr>
                <m:t>i</m:t>
              </m:r>
            </m:sub>
          </m:sSub>
        </m:oMath>
        <w:r w:rsidR="00E02D98" w:rsidRPr="00E02D98">
          <w:rPr>
            <w:lang w:eastAsia="pt-BR"/>
            <w:rPrChange w:id="437" w:author="Cristiano Cesario" w:date="2016-12-10T08:34:00Z">
              <w:rPr>
                <w:color w:val="0563C1" w:themeColor="hyperlink"/>
                <w:szCs w:val="18"/>
                <w:u w:val="single"/>
              </w:rPr>
            </w:rPrChange>
          </w:rPr>
          <w:t xml:space="preserve"> is allowed to push to, </w:t>
        </w:r>
        <m:oMath>
          <m:sSubSup>
            <m:sSubSupPr>
              <m:ctrlPr>
                <w:rPr>
                  <w:rFonts w:ascii="Cambria Math" w:hAnsi="Cambria Math"/>
                  <w:lang w:eastAsia="pt-BR"/>
                </w:rPr>
              </m:ctrlPr>
            </m:sSubSupPr>
            <m:e>
              <m:r>
                <w:rPr>
                  <w:rFonts w:ascii="Cambria Math" w:hAnsi="Cambria Math"/>
                  <w:lang w:eastAsia="pt-BR"/>
                  <w:rPrChange w:id="438"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39"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40" w:author="Cristiano Cesario" w:date="2016-12-10T08:34:00Z">
                    <w:rPr>
                      <w:rFonts w:ascii="Cambria Math" w:hAnsi="Cambria Math"/>
                      <w:color w:val="0563C1" w:themeColor="hyperlink"/>
                      <w:szCs w:val="18"/>
                      <w:u w:val="single"/>
                    </w:rPr>
                  </w:rPrChange>
                </w:rPr>
                <m:t>pull</m:t>
              </m:r>
            </m:sup>
          </m:sSubSup>
          <m:r>
            <m:rPr>
              <m:sty m:val="p"/>
            </m:rPr>
            <w:rPr>
              <w:rFonts w:ascii="Cambria Math" w:hAnsi="Cambria Math"/>
              <w:lang w:eastAsia="pt-BR"/>
              <w:rPrChange w:id="441"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42" w:author="Cristiano Cesario" w:date="2016-12-10T08:34:00Z">
                <w:rPr>
                  <w:rFonts w:ascii="Cambria Math" w:hAnsi="Cambria Math"/>
                  <w:color w:val="0563C1" w:themeColor="hyperlink"/>
                  <w:szCs w:val="18"/>
                  <w:u w:val="single"/>
                </w:rPr>
              </w:rPrChange>
            </w:rPr>
            <m:t>R</m:t>
          </m:r>
        </m:oMath>
        <w:r w:rsidR="00E02D98" w:rsidRPr="00E02D98">
          <w:rPr>
            <w:lang w:eastAsia="pt-BR"/>
            <w:rPrChange w:id="443" w:author="Cristiano Cesario" w:date="2016-12-10T08:34:00Z">
              <w:rPr>
                <w:color w:val="0563C1" w:themeColor="hyperlink"/>
                <w:szCs w:val="18"/>
                <w:u w:val="single"/>
              </w:rPr>
            </w:rPrChange>
          </w:rPr>
          <w:t xml:space="preserve"> is the set of repositories that </w:t>
        </w:r>
        <m:oMath>
          <m:sSub>
            <m:sSubPr>
              <m:ctrlPr>
                <w:rPr>
                  <w:rFonts w:ascii="Cambria Math" w:hAnsi="Cambria Math"/>
                  <w:lang w:eastAsia="pt-BR"/>
                </w:rPr>
              </m:ctrlPr>
            </m:sSubPr>
            <m:e>
              <m:r>
                <w:rPr>
                  <w:rFonts w:ascii="Cambria Math" w:hAnsi="Cambria Math"/>
                  <w:lang w:eastAsia="pt-BR"/>
                  <w:rPrChange w:id="444"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45" w:author="Cristiano Cesario" w:date="2016-12-10T08:34:00Z">
                    <w:rPr>
                      <w:rFonts w:ascii="Cambria Math" w:hAnsi="Cambria Math"/>
                      <w:color w:val="0563C1" w:themeColor="hyperlink"/>
                      <w:szCs w:val="18"/>
                      <w:u w:val="single"/>
                    </w:rPr>
                  </w:rPrChange>
                </w:rPr>
                <m:t>i</m:t>
              </m:r>
            </m:sub>
          </m:sSub>
        </m:oMath>
        <w:r w:rsidR="00E02D98" w:rsidRPr="00E02D98">
          <w:rPr>
            <w:lang w:eastAsia="pt-BR"/>
            <w:rPrChange w:id="446" w:author="Cristiano Cesario" w:date="2016-12-10T08:34:00Z">
              <w:rPr>
                <w:color w:val="0563C1" w:themeColor="hyperlink"/>
                <w:szCs w:val="18"/>
                <w:u w:val="single"/>
              </w:rPr>
            </w:rPrChange>
          </w:rPr>
          <w:t xml:space="preserve"> is allowed to pull from, </w:t>
        </w:r>
        <m:oMath>
          <m:sSubSup>
            <m:sSubSupPr>
              <m:ctrlPr>
                <w:rPr>
                  <w:rFonts w:ascii="Cambria Math" w:hAnsi="Cambria Math"/>
                  <w:lang w:eastAsia="pt-BR"/>
                </w:rPr>
              </m:ctrlPr>
            </m:sSubSupPr>
            <m:e>
              <m:r>
                <w:rPr>
                  <w:rFonts w:ascii="Cambria Math" w:hAnsi="Cambria Math"/>
                  <w:lang w:eastAsia="pt-BR"/>
                  <w:rPrChange w:id="447"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448"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49" w:author="Cristiano Cesario" w:date="2016-12-10T08:34:00Z">
                    <w:rPr>
                      <w:rFonts w:ascii="Cambria Math" w:hAnsi="Cambria Math"/>
                      <w:color w:val="0563C1" w:themeColor="hyperlink"/>
                      <w:szCs w:val="18"/>
                      <w:u w:val="single"/>
                    </w:rPr>
                  </w:rPrChange>
                </w:rPr>
                <m:t>previous</m:t>
              </m:r>
            </m:sup>
          </m:sSubSup>
          <m:r>
            <m:rPr>
              <m:sty m:val="p"/>
            </m:rPr>
            <w:rPr>
              <w:rFonts w:ascii="Cambria Math" w:hAnsi="Cambria Math"/>
              <w:lang w:eastAsia="pt-BR"/>
              <w:rPrChange w:id="450"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51" w:author="Cristiano Cesario" w:date="2016-12-10T08:34:00Z">
                <w:rPr>
                  <w:rFonts w:ascii="Cambria Math" w:hAnsi="Cambria Math"/>
                  <w:color w:val="0563C1" w:themeColor="hyperlink"/>
                  <w:szCs w:val="18"/>
                  <w:u w:val="single"/>
                </w:rPr>
              </w:rPrChange>
            </w:rPr>
            <m:t>C</m:t>
          </m:r>
        </m:oMath>
        <w:r w:rsidR="00E02D98" w:rsidRPr="00E02D98">
          <w:rPr>
            <w:lang w:eastAsia="pt-BR"/>
            <w:rPrChange w:id="452" w:author="Cristiano Cesario" w:date="2016-12-10T08:34:00Z">
              <w:rPr>
                <w:color w:val="0563C1" w:themeColor="hyperlink"/>
                <w:szCs w:val="18"/>
                <w:u w:val="single"/>
              </w:rPr>
            </w:rPrChange>
          </w:rPr>
          <w:t xml:space="preserve"> is the set of commits in </w:t>
        </w:r>
        <m:oMath>
          <m:sSub>
            <m:sSubPr>
              <m:ctrlPr>
                <w:rPr>
                  <w:rFonts w:ascii="Cambria Math" w:hAnsi="Cambria Math"/>
                  <w:lang w:eastAsia="pt-BR"/>
                </w:rPr>
              </m:ctrlPr>
            </m:sSubPr>
            <m:e>
              <m:r>
                <w:rPr>
                  <w:rFonts w:ascii="Cambria Math" w:hAnsi="Cambria Math"/>
                  <w:lang w:eastAsia="pt-BR"/>
                  <w:rPrChange w:id="453"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54" w:author="Cristiano Cesario" w:date="2016-12-10T08:34:00Z">
                    <w:rPr>
                      <w:rFonts w:ascii="Cambria Math" w:hAnsi="Cambria Math"/>
                      <w:color w:val="0563C1" w:themeColor="hyperlink"/>
                      <w:szCs w:val="18"/>
                      <w:u w:val="single"/>
                    </w:rPr>
                  </w:rPrChange>
                </w:rPr>
                <m:t>i</m:t>
              </m:r>
            </m:sub>
          </m:sSub>
        </m:oMath>
        <w:r w:rsidR="00E02D98" w:rsidRPr="00E02D98">
          <w:rPr>
            <w:lang w:eastAsia="pt-BR"/>
            <w:rPrChange w:id="455" w:author="Cristiano Cesario" w:date="2016-12-10T08:34:00Z">
              <w:rPr>
                <w:color w:val="0563C1" w:themeColor="hyperlink"/>
                <w:szCs w:val="18"/>
                <w:u w:val="single"/>
              </w:rPr>
            </w:rPrChange>
          </w:rPr>
          <w:t xml:space="preserve"> in the previous execution of DyeVC, and </w:t>
        </w:r>
        <m:oMath>
          <m:sSubSup>
            <m:sSubSupPr>
              <m:ctrlPr>
                <w:rPr>
                  <w:rFonts w:ascii="Cambria Math" w:hAnsi="Cambria Math"/>
                  <w:lang w:eastAsia="pt-BR"/>
                </w:rPr>
              </m:ctrlPr>
            </m:sSubSupPr>
            <m:e>
              <m:r>
                <w:rPr>
                  <w:rFonts w:ascii="Cambria Math" w:hAnsi="Cambria Math"/>
                  <w:lang w:eastAsia="pt-BR"/>
                  <w:rPrChange w:id="456"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457" w:author="Cristiano Cesario" w:date="2016-12-10T08:34:00Z">
                    <w:rPr>
                      <w:rFonts w:ascii="Cambria Math" w:hAnsi="Cambria Math"/>
                      <w:color w:val="0563C1" w:themeColor="hyperlink"/>
                      <w:szCs w:val="18"/>
                      <w:u w:val="single"/>
                    </w:rPr>
                  </w:rPrChange>
                </w:rPr>
                <m:t>i</m:t>
              </m:r>
            </m:sub>
            <m:sup>
              <m:r>
                <w:rPr>
                  <w:rFonts w:ascii="Cambria Math" w:hAnsi="Cambria Math"/>
                  <w:lang w:eastAsia="pt-BR"/>
                  <w:rPrChange w:id="458" w:author="Cristiano Cesario" w:date="2016-12-10T08:34:00Z">
                    <w:rPr>
                      <w:rFonts w:ascii="Cambria Math" w:hAnsi="Cambria Math"/>
                      <w:color w:val="0563C1" w:themeColor="hyperlink"/>
                      <w:szCs w:val="18"/>
                      <w:u w:val="single"/>
                    </w:rPr>
                  </w:rPrChange>
                </w:rPr>
                <m:t>current</m:t>
              </m:r>
            </m:sup>
          </m:sSubSup>
          <m:r>
            <m:rPr>
              <m:sty m:val="p"/>
            </m:rPr>
            <w:rPr>
              <w:rFonts w:ascii="Cambria Math" w:hAnsi="Cambria Math"/>
              <w:lang w:eastAsia="pt-BR"/>
              <w:rPrChange w:id="459"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60" w:author="Cristiano Cesario" w:date="2016-12-10T08:34:00Z">
                <w:rPr>
                  <w:rFonts w:ascii="Cambria Math" w:hAnsi="Cambria Math"/>
                  <w:color w:val="0563C1" w:themeColor="hyperlink"/>
                  <w:szCs w:val="18"/>
                  <w:u w:val="single"/>
                </w:rPr>
              </w:rPrChange>
            </w:rPr>
            <m:t>C</m:t>
          </m:r>
        </m:oMath>
        <w:r w:rsidR="00E02D98" w:rsidRPr="00E02D98">
          <w:rPr>
            <w:lang w:eastAsia="pt-BR"/>
            <w:rPrChange w:id="461" w:author="Cristiano Cesario" w:date="2016-12-10T08:34:00Z">
              <w:rPr>
                <w:color w:val="0563C1" w:themeColor="hyperlink"/>
                <w:szCs w:val="18"/>
                <w:u w:val="single"/>
              </w:rPr>
            </w:rPrChange>
          </w:rPr>
          <w:t xml:space="preserve"> is the set of commits in </w:t>
        </w:r>
        <m:oMath>
          <m:sSub>
            <m:sSubPr>
              <m:ctrlPr>
                <w:rPr>
                  <w:rFonts w:ascii="Cambria Math" w:hAnsi="Cambria Math"/>
                  <w:lang w:eastAsia="pt-BR"/>
                </w:rPr>
              </m:ctrlPr>
            </m:sSubPr>
            <m:e>
              <m:r>
                <w:rPr>
                  <w:rFonts w:ascii="Cambria Math" w:hAnsi="Cambria Math"/>
                  <w:lang w:eastAsia="pt-BR"/>
                  <w:rPrChange w:id="462"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463" w:author="Cristiano Cesario" w:date="2016-12-10T08:34:00Z">
                    <w:rPr>
                      <w:rFonts w:ascii="Cambria Math" w:hAnsi="Cambria Math"/>
                      <w:color w:val="0563C1" w:themeColor="hyperlink"/>
                      <w:szCs w:val="18"/>
                      <w:u w:val="single"/>
                    </w:rPr>
                  </w:rPrChange>
                </w:rPr>
                <m:t>i</m:t>
              </m:r>
            </m:sub>
          </m:sSub>
        </m:oMath>
        <w:r w:rsidR="00E02D98" w:rsidRPr="00E02D98">
          <w:rPr>
            <w:lang w:eastAsia="pt-BR"/>
            <w:rPrChange w:id="464" w:author="Cristiano Cesario" w:date="2016-12-10T08:34:00Z">
              <w:rPr>
                <w:color w:val="0563C1" w:themeColor="hyperlink"/>
                <w:szCs w:val="18"/>
                <w:u w:val="single"/>
              </w:rPr>
            </w:rPrChange>
          </w:rPr>
          <w:t xml:space="preserve"> in the current execution of DyeVC (</w:t>
        </w:r>
      </w:ins>
      <w:ins w:id="465" w:author="Cristiano Cesario" w:date="2016-12-10T08:37:00Z">
        <w:r w:rsidR="00E02D98">
          <w:rPr>
            <w:lang w:eastAsia="pt-BR"/>
          </w:rPr>
          <w:fldChar w:fldCharType="begin"/>
        </w:r>
        <w:r w:rsidR="00885AFE">
          <w:rPr>
            <w:lang w:eastAsia="pt-BR"/>
          </w:rPr>
          <w:instrText xml:space="preserve"> REF _Ref469122399 \h </w:instrText>
        </w:r>
      </w:ins>
      <w:r w:rsidR="00E02D98">
        <w:rPr>
          <w:lang w:eastAsia="pt-BR"/>
        </w:rPr>
      </w:r>
      <w:r w:rsidR="00E02D98">
        <w:rPr>
          <w:lang w:eastAsia="pt-BR"/>
        </w:rPr>
        <w:fldChar w:fldCharType="separate"/>
      </w:r>
      <w:ins w:id="466" w:author="Cristiano Cesario" w:date="2016-12-10T08:37:00Z">
        <w:r w:rsidR="00885AFE">
          <w:t xml:space="preserve">Figure </w:t>
        </w:r>
        <w:r w:rsidR="00885AFE">
          <w:rPr>
            <w:noProof/>
          </w:rPr>
          <w:t>10</w:t>
        </w:r>
        <w:r w:rsidR="00E02D98">
          <w:rPr>
            <w:lang w:eastAsia="pt-BR"/>
          </w:rPr>
          <w:fldChar w:fldCharType="end"/>
        </w:r>
      </w:ins>
      <w:ins w:id="467" w:author="Cristiano Cesario" w:date="2016-12-10T08:33:00Z">
        <w:r w:rsidR="00E02D98" w:rsidRPr="00E02D98">
          <w:rPr>
            <w:lang w:eastAsia="pt-BR"/>
            <w:rPrChange w:id="468" w:author="Cristiano Cesario" w:date="2016-12-10T08:34:00Z">
              <w:rPr>
                <w:color w:val="0563C1" w:themeColor="hyperlink"/>
                <w:szCs w:val="18"/>
                <w:u w:val="single"/>
              </w:rPr>
            </w:rPrChange>
          </w:rPr>
          <w:t xml:space="preserve">.a). Each commit </w:t>
        </w:r>
        <m:oMath>
          <m:sSub>
            <m:sSubPr>
              <m:ctrlPr>
                <w:rPr>
                  <w:rFonts w:ascii="Cambria Math" w:hAnsi="Cambria Math"/>
                  <w:lang w:eastAsia="pt-BR"/>
                </w:rPr>
              </m:ctrlPr>
            </m:sSubPr>
            <m:e>
              <m:r>
                <w:rPr>
                  <w:rFonts w:ascii="Cambria Math" w:hAnsi="Cambria Math"/>
                  <w:lang w:eastAsia="pt-BR"/>
                  <w:rPrChange w:id="469"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470" w:author="Cristiano Cesario" w:date="2016-12-10T08:34:00Z">
                    <w:rPr>
                      <w:rFonts w:ascii="Cambria Math" w:hAnsi="Cambria Math"/>
                      <w:color w:val="0563C1" w:themeColor="hyperlink"/>
                      <w:szCs w:val="18"/>
                      <w:u w:val="single"/>
                    </w:rPr>
                  </w:rPrChange>
                </w:rPr>
                <m:t>j</m:t>
              </m:r>
            </m:sub>
          </m:sSub>
          <m:r>
            <m:rPr>
              <m:sty m:val="p"/>
            </m:rPr>
            <w:rPr>
              <w:rFonts w:ascii="Cambria Math" w:hAnsi="Cambria Math"/>
              <w:lang w:eastAsia="pt-BR"/>
              <w:rPrChange w:id="471"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72" w:author="Cristiano Cesario" w:date="2016-12-10T08:34:00Z">
                <w:rPr>
                  <w:rFonts w:ascii="Cambria Math" w:hAnsi="Cambria Math"/>
                  <w:color w:val="0563C1" w:themeColor="hyperlink"/>
                  <w:szCs w:val="18"/>
                  <w:u w:val="single"/>
                </w:rPr>
              </w:rPrChange>
            </w:rPr>
            <m:t>C</m:t>
          </m:r>
        </m:oMath>
        <w:r w:rsidR="00E02D98" w:rsidRPr="00E02D98">
          <w:rPr>
            <w:lang w:eastAsia="pt-BR"/>
            <w:rPrChange w:id="473" w:author="Cristiano Cesario" w:date="2016-12-10T08:34:00Z">
              <w:rPr>
                <w:color w:val="0563C1" w:themeColor="hyperlink"/>
                <w:szCs w:val="18"/>
                <w:u w:val="single"/>
              </w:rPr>
            </w:rPrChange>
          </w:rPr>
          <w:t xml:space="preserve"> has a set of parent commits </w:t>
        </w:r>
        <m:oMath>
          <m:sSubSup>
            <m:sSubSupPr>
              <m:ctrlPr>
                <w:rPr>
                  <w:rFonts w:ascii="Cambria Math" w:hAnsi="Cambria Math"/>
                  <w:lang w:eastAsia="pt-BR"/>
                </w:rPr>
              </m:ctrlPr>
            </m:sSubSupPr>
            <m:e>
              <m:r>
                <w:rPr>
                  <w:rFonts w:ascii="Cambria Math" w:hAnsi="Cambria Math"/>
                  <w:lang w:eastAsia="pt-BR"/>
                  <w:rPrChange w:id="474"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475" w:author="Cristiano Cesario" w:date="2016-12-10T08:34:00Z">
                    <w:rPr>
                      <w:rFonts w:ascii="Cambria Math" w:hAnsi="Cambria Math"/>
                      <w:color w:val="0563C1" w:themeColor="hyperlink"/>
                      <w:szCs w:val="18"/>
                      <w:u w:val="single"/>
                    </w:rPr>
                  </w:rPrChange>
                </w:rPr>
                <m:t>j</m:t>
              </m:r>
            </m:sub>
            <m:sup>
              <m:r>
                <w:rPr>
                  <w:rFonts w:ascii="Cambria Math" w:hAnsi="Cambria Math"/>
                  <w:lang w:eastAsia="pt-BR"/>
                  <w:rPrChange w:id="476" w:author="Cristiano Cesario" w:date="2016-12-10T08:34:00Z">
                    <w:rPr>
                      <w:rFonts w:ascii="Cambria Math" w:hAnsi="Cambria Math"/>
                      <w:color w:val="0563C1" w:themeColor="hyperlink"/>
                      <w:szCs w:val="18"/>
                      <w:u w:val="single"/>
                    </w:rPr>
                  </w:rPrChange>
                </w:rPr>
                <m:t>parent</m:t>
              </m:r>
            </m:sup>
          </m:sSubSup>
          <m:r>
            <m:rPr>
              <m:sty m:val="p"/>
            </m:rPr>
            <w:rPr>
              <w:rFonts w:ascii="Cambria Math" w:hAnsi="Cambria Math"/>
              <w:lang w:eastAsia="pt-BR"/>
              <w:rPrChange w:id="477"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478" w:author="Cristiano Cesario" w:date="2016-12-10T08:34:00Z">
                <w:rPr>
                  <w:rFonts w:ascii="Cambria Math" w:hAnsi="Cambria Math"/>
                  <w:color w:val="0563C1" w:themeColor="hyperlink"/>
                  <w:szCs w:val="18"/>
                  <w:u w:val="single"/>
                </w:rPr>
              </w:rPrChange>
            </w:rPr>
            <m:t>C</m:t>
          </m:r>
        </m:oMath>
        <w:r w:rsidR="00E02D98" w:rsidRPr="00E02D98">
          <w:rPr>
            <w:lang w:eastAsia="pt-BR"/>
            <w:rPrChange w:id="479" w:author="Cristiano Cesario" w:date="2016-12-10T08:34:00Z">
              <w:rPr>
                <w:color w:val="0563C1" w:themeColor="hyperlink"/>
                <w:szCs w:val="18"/>
                <w:u w:val="single"/>
              </w:rPr>
            </w:rPrChange>
          </w:rPr>
          <w:t>. Commits are organized in a directed acyclic graph (</w:t>
        </w:r>
      </w:ins>
      <w:ins w:id="480" w:author="Cristiano Cesario" w:date="2016-12-10T08:38:00Z">
        <w:r w:rsidR="00E02D98">
          <w:rPr>
            <w:lang w:eastAsia="pt-BR"/>
          </w:rPr>
          <w:fldChar w:fldCharType="begin"/>
        </w:r>
        <w:r w:rsidR="00885AFE">
          <w:rPr>
            <w:lang w:eastAsia="pt-BR"/>
          </w:rPr>
          <w:instrText xml:space="preserve"> REF _Ref469122399 \h </w:instrText>
        </w:r>
      </w:ins>
      <w:r w:rsidR="00E02D98">
        <w:rPr>
          <w:lang w:eastAsia="pt-BR"/>
        </w:rPr>
      </w:r>
      <w:r w:rsidR="00E02D98">
        <w:rPr>
          <w:lang w:eastAsia="pt-BR"/>
        </w:rPr>
        <w:fldChar w:fldCharType="separate"/>
      </w:r>
      <w:ins w:id="481" w:author="Cristiano Cesario" w:date="2016-12-10T08:38:00Z">
        <w:r w:rsidR="00885AFE">
          <w:t xml:space="preserve">Figure </w:t>
        </w:r>
        <w:r w:rsidR="00885AFE">
          <w:rPr>
            <w:noProof/>
          </w:rPr>
          <w:t>10</w:t>
        </w:r>
        <w:r w:rsidR="00E02D98">
          <w:rPr>
            <w:lang w:eastAsia="pt-BR"/>
          </w:rPr>
          <w:fldChar w:fldCharType="end"/>
        </w:r>
      </w:ins>
      <w:ins w:id="482" w:author="Cristiano Cesario" w:date="2016-12-10T08:33:00Z">
        <w:r w:rsidR="00E02D98" w:rsidRPr="00E02D98">
          <w:rPr>
            <w:lang w:eastAsia="pt-BR"/>
            <w:rPrChange w:id="483" w:author="Cristiano Cesario" w:date="2016-12-10T08:34:00Z">
              <w:rPr>
                <w:color w:val="0563C1" w:themeColor="hyperlink"/>
                <w:szCs w:val="18"/>
                <w:u w:val="single"/>
              </w:rPr>
            </w:rPrChange>
          </w:rPr>
          <w:t xml:space="preserve">.b), where the first commit of the project has no parent (e.g., commit A </w:t>
        </w:r>
        <w:proofErr w:type="spellStart"/>
        <w:r w:rsidR="00E02D98" w:rsidRPr="00E02D98">
          <w:rPr>
            <w:lang w:eastAsia="pt-BR"/>
            <w:rPrChange w:id="484" w:author="Cristiano Cesario" w:date="2016-12-10T08:34:00Z">
              <w:rPr>
                <w:color w:val="0563C1" w:themeColor="hyperlink"/>
                <w:szCs w:val="18"/>
                <w:u w:val="single"/>
              </w:rPr>
            </w:rPrChange>
          </w:rPr>
          <w:t>in</w:t>
        </w:r>
      </w:ins>
      <w:ins w:id="485" w:author="Cristiano Cesario" w:date="2016-12-10T08:38:00Z">
        <w:r w:rsidR="00E02D98">
          <w:rPr>
            <w:lang w:eastAsia="pt-BR"/>
          </w:rPr>
          <w:fldChar w:fldCharType="begin"/>
        </w:r>
        <w:r w:rsidR="00885AFE">
          <w:rPr>
            <w:lang w:eastAsia="pt-BR"/>
          </w:rPr>
          <w:instrText xml:space="preserve"> REF _Ref469122399 \h </w:instrText>
        </w:r>
      </w:ins>
      <w:r w:rsidR="00E02D98">
        <w:rPr>
          <w:lang w:eastAsia="pt-BR"/>
        </w:rPr>
      </w:r>
      <w:r w:rsidR="00E02D98">
        <w:rPr>
          <w:lang w:eastAsia="pt-BR"/>
        </w:rPr>
        <w:fldChar w:fldCharType="separate"/>
      </w:r>
      <w:ins w:id="486" w:author="Cristiano Cesario" w:date="2016-12-10T08:38:00Z">
        <w:r w:rsidR="00885AFE">
          <w:t>Figure</w:t>
        </w:r>
        <w:proofErr w:type="spellEnd"/>
        <w:r w:rsidR="00885AFE">
          <w:t xml:space="preserve"> </w:t>
        </w:r>
        <w:r w:rsidR="00885AFE">
          <w:rPr>
            <w:noProof/>
          </w:rPr>
          <w:t>10</w:t>
        </w:r>
        <w:r w:rsidR="00E02D98">
          <w:rPr>
            <w:lang w:eastAsia="pt-BR"/>
          </w:rPr>
          <w:fldChar w:fldCharType="end"/>
        </w:r>
      </w:ins>
      <w:ins w:id="487" w:author="Cristiano Cesario" w:date="2016-12-10T08:33:00Z">
        <w:r w:rsidR="00E02D98" w:rsidRPr="00E02D98">
          <w:rPr>
            <w:lang w:eastAsia="pt-BR"/>
            <w:rPrChange w:id="488" w:author="Cristiano Cesario" w:date="2016-12-10T08:34:00Z">
              <w:rPr>
                <w:color w:val="0563C1" w:themeColor="hyperlink"/>
                <w:szCs w:val="18"/>
                <w:u w:val="single"/>
              </w:rPr>
            </w:rPrChange>
          </w:rPr>
          <w:t xml:space="preserve">.b), revision commits have only one parent (e.g., commit B </w:t>
        </w:r>
        <w:proofErr w:type="spellStart"/>
        <w:r w:rsidR="00E02D98" w:rsidRPr="00E02D98">
          <w:rPr>
            <w:lang w:eastAsia="pt-BR"/>
            <w:rPrChange w:id="489" w:author="Cristiano Cesario" w:date="2016-12-10T08:34:00Z">
              <w:rPr>
                <w:color w:val="0563C1" w:themeColor="hyperlink"/>
                <w:szCs w:val="18"/>
                <w:u w:val="single"/>
              </w:rPr>
            </w:rPrChange>
          </w:rPr>
          <w:t>in</w:t>
        </w:r>
      </w:ins>
      <w:ins w:id="490" w:author="Cristiano Cesario" w:date="2016-12-10T08:38:00Z">
        <w:r w:rsidR="00E02D98">
          <w:rPr>
            <w:lang w:eastAsia="pt-BR"/>
          </w:rPr>
          <w:fldChar w:fldCharType="begin"/>
        </w:r>
        <w:r w:rsidR="00885AFE">
          <w:rPr>
            <w:lang w:eastAsia="pt-BR"/>
          </w:rPr>
          <w:instrText xml:space="preserve"> REF _Ref469122399 \h </w:instrText>
        </w:r>
      </w:ins>
      <w:r w:rsidR="00E02D98">
        <w:rPr>
          <w:lang w:eastAsia="pt-BR"/>
        </w:rPr>
      </w:r>
      <w:r w:rsidR="00E02D98">
        <w:rPr>
          <w:lang w:eastAsia="pt-BR"/>
        </w:rPr>
        <w:fldChar w:fldCharType="separate"/>
      </w:r>
      <w:ins w:id="491" w:author="Cristiano Cesario" w:date="2016-12-10T08:38:00Z">
        <w:r w:rsidR="00885AFE">
          <w:t>Figure</w:t>
        </w:r>
        <w:proofErr w:type="spellEnd"/>
        <w:r w:rsidR="00885AFE">
          <w:t xml:space="preserve"> </w:t>
        </w:r>
        <w:r w:rsidR="00885AFE">
          <w:rPr>
            <w:noProof/>
          </w:rPr>
          <w:t>10</w:t>
        </w:r>
        <w:r w:rsidR="00E02D98">
          <w:rPr>
            <w:lang w:eastAsia="pt-BR"/>
          </w:rPr>
          <w:fldChar w:fldCharType="end"/>
        </w:r>
      </w:ins>
      <w:ins w:id="492" w:author="Cristiano Cesario" w:date="2016-12-10T08:33:00Z">
        <w:r w:rsidR="00E02D98" w:rsidRPr="00E02D98">
          <w:rPr>
            <w:lang w:eastAsia="pt-BR"/>
            <w:rPrChange w:id="493" w:author="Cristiano Cesario" w:date="2016-12-10T08:34:00Z">
              <w:rPr>
                <w:color w:val="0563C1" w:themeColor="hyperlink"/>
                <w:szCs w:val="18"/>
                <w:u w:val="single"/>
              </w:rPr>
            </w:rPrChange>
          </w:rPr>
          <w:t xml:space="preserve">.b), and merge commits have two or more parents (e.g., commit I </w:t>
        </w:r>
        <w:proofErr w:type="spellStart"/>
        <w:r w:rsidR="00E02D98" w:rsidRPr="00E02D98">
          <w:rPr>
            <w:lang w:eastAsia="pt-BR"/>
            <w:rPrChange w:id="494" w:author="Cristiano Cesario" w:date="2016-12-10T08:34:00Z">
              <w:rPr>
                <w:color w:val="0563C1" w:themeColor="hyperlink"/>
                <w:szCs w:val="18"/>
                <w:u w:val="single"/>
              </w:rPr>
            </w:rPrChange>
          </w:rPr>
          <w:t>in</w:t>
        </w:r>
      </w:ins>
      <w:ins w:id="495" w:author="Cristiano Cesario" w:date="2016-12-10T08:38:00Z">
        <w:r w:rsidR="00E02D98">
          <w:rPr>
            <w:lang w:eastAsia="pt-BR"/>
          </w:rPr>
          <w:fldChar w:fldCharType="begin"/>
        </w:r>
        <w:r w:rsidR="00885AFE">
          <w:rPr>
            <w:lang w:eastAsia="pt-BR"/>
          </w:rPr>
          <w:instrText xml:space="preserve"> REF _Ref469122399 \h </w:instrText>
        </w:r>
      </w:ins>
      <w:r w:rsidR="00E02D98">
        <w:rPr>
          <w:lang w:eastAsia="pt-BR"/>
        </w:rPr>
      </w:r>
      <w:r w:rsidR="00E02D98">
        <w:rPr>
          <w:lang w:eastAsia="pt-BR"/>
        </w:rPr>
        <w:fldChar w:fldCharType="separate"/>
      </w:r>
      <w:ins w:id="496" w:author="Cristiano Cesario" w:date="2016-12-10T08:38:00Z">
        <w:r w:rsidR="00885AFE">
          <w:t>Figure</w:t>
        </w:r>
        <w:proofErr w:type="spellEnd"/>
        <w:r w:rsidR="00885AFE">
          <w:t xml:space="preserve"> </w:t>
        </w:r>
        <w:r w:rsidR="00885AFE">
          <w:rPr>
            <w:noProof/>
          </w:rPr>
          <w:t>10</w:t>
        </w:r>
        <w:r w:rsidR="00E02D98">
          <w:rPr>
            <w:lang w:eastAsia="pt-BR"/>
          </w:rPr>
          <w:fldChar w:fldCharType="end"/>
        </w:r>
      </w:ins>
      <w:ins w:id="497" w:author="Cristiano Cesario" w:date="2016-12-10T08:33:00Z">
        <w:r w:rsidR="00E02D98" w:rsidRPr="00E02D98">
          <w:rPr>
            <w:lang w:eastAsia="pt-BR"/>
            <w:rPrChange w:id="498" w:author="Cristiano Cesario" w:date="2016-12-10T08:34:00Z">
              <w:rPr>
                <w:color w:val="0563C1" w:themeColor="hyperlink"/>
                <w:szCs w:val="18"/>
                <w:u w:val="single"/>
              </w:rPr>
            </w:rPrChange>
          </w:rPr>
          <w:t xml:space="preserve">.b). All reachable commits from </w:t>
        </w:r>
        <m:oMath>
          <m:sSub>
            <m:sSubPr>
              <m:ctrlPr>
                <w:rPr>
                  <w:rFonts w:ascii="Cambria Math" w:hAnsi="Cambria Math"/>
                  <w:lang w:eastAsia="pt-BR"/>
                </w:rPr>
              </m:ctrlPr>
            </m:sSubPr>
            <m:e>
              <m:r>
                <w:rPr>
                  <w:rFonts w:ascii="Cambria Math" w:hAnsi="Cambria Math"/>
                  <w:lang w:eastAsia="pt-BR"/>
                  <w:rPrChange w:id="499"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500" w:author="Cristiano Cesario" w:date="2016-12-10T08:34:00Z">
                    <w:rPr>
                      <w:rFonts w:ascii="Cambria Math" w:hAnsi="Cambria Math"/>
                      <w:color w:val="0563C1" w:themeColor="hyperlink"/>
                      <w:szCs w:val="18"/>
                      <w:u w:val="single"/>
                    </w:rPr>
                  </w:rPrChange>
                </w:rPr>
                <m:t>j</m:t>
              </m:r>
            </m:sub>
          </m:sSub>
        </m:oMath>
        <w:r w:rsidR="00E02D98" w:rsidRPr="00E02D98">
          <w:rPr>
            <w:lang w:eastAsia="pt-BR"/>
            <w:rPrChange w:id="501" w:author="Cristiano Cesario" w:date="2016-12-10T08:34:00Z">
              <w:rPr>
                <w:color w:val="0563C1" w:themeColor="hyperlink"/>
                <w:szCs w:val="18"/>
                <w:u w:val="single"/>
              </w:rPr>
            </w:rPrChange>
          </w:rPr>
          <w:t xml:space="preserve"> form its history, including </w:t>
        </w:r>
        <m:oMath>
          <m:sSub>
            <m:sSubPr>
              <m:ctrlPr>
                <w:rPr>
                  <w:rFonts w:ascii="Cambria Math" w:hAnsi="Cambria Math"/>
                  <w:lang w:eastAsia="pt-BR"/>
                </w:rPr>
              </m:ctrlPr>
            </m:sSubPr>
            <m:e>
              <m:r>
                <w:rPr>
                  <w:rFonts w:ascii="Cambria Math" w:hAnsi="Cambria Math"/>
                  <w:lang w:eastAsia="pt-BR"/>
                  <w:rPrChange w:id="502"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503" w:author="Cristiano Cesario" w:date="2016-12-10T08:34:00Z">
                    <w:rPr>
                      <w:rFonts w:ascii="Cambria Math" w:hAnsi="Cambria Math"/>
                      <w:color w:val="0563C1" w:themeColor="hyperlink"/>
                      <w:szCs w:val="18"/>
                      <w:u w:val="single"/>
                    </w:rPr>
                  </w:rPrChange>
                </w:rPr>
                <m:t>j</m:t>
              </m:r>
            </m:sub>
          </m:sSub>
        </m:oMath>
        <w:r w:rsidR="00E02D98" w:rsidRPr="00E02D98">
          <w:rPr>
            <w:lang w:eastAsia="pt-BR"/>
            <w:rPrChange w:id="504" w:author="Cristiano Cesario" w:date="2016-12-10T08:34:00Z">
              <w:rPr>
                <w:color w:val="0563C1" w:themeColor="hyperlink"/>
                <w:szCs w:val="18"/>
                <w:u w:val="single"/>
              </w:rPr>
            </w:rPrChange>
          </w:rPr>
          <w:t xml:space="preserve"> itself and the transitive closure over its parents (e.g., {A, B, E, F, H, I, J} is the history of commit J in</w:t>
        </w:r>
      </w:ins>
      <w:ins w:id="505" w:author="Cristiano Cesario" w:date="2016-12-10T08:39:00Z">
        <w:r w:rsidR="00E02D98">
          <w:rPr>
            <w:lang w:eastAsia="pt-BR"/>
          </w:rPr>
          <w:fldChar w:fldCharType="begin"/>
        </w:r>
        <w:r w:rsidR="00885AFE">
          <w:rPr>
            <w:lang w:eastAsia="pt-BR"/>
          </w:rPr>
          <w:instrText xml:space="preserve"> REF _Ref469122399 \h </w:instrText>
        </w:r>
      </w:ins>
      <w:r w:rsidR="00E02D98">
        <w:rPr>
          <w:lang w:eastAsia="pt-BR"/>
        </w:rPr>
      </w:r>
      <w:r w:rsidR="00E02D98">
        <w:rPr>
          <w:lang w:eastAsia="pt-BR"/>
        </w:rPr>
        <w:fldChar w:fldCharType="separate"/>
      </w:r>
      <w:ins w:id="506" w:author="Cristiano Cesario" w:date="2016-12-10T08:39:00Z">
        <w:r w:rsidR="00885AFE">
          <w:t xml:space="preserve">Figure </w:t>
        </w:r>
        <w:r w:rsidR="00885AFE">
          <w:rPr>
            <w:noProof/>
          </w:rPr>
          <w:t>10</w:t>
        </w:r>
        <w:r w:rsidR="00E02D98">
          <w:rPr>
            <w:lang w:eastAsia="pt-BR"/>
          </w:rPr>
          <w:fldChar w:fldCharType="end"/>
        </w:r>
      </w:ins>
      <w:ins w:id="507" w:author="Cristiano Cesario" w:date="2016-12-10T08:33:00Z">
        <w:r w:rsidR="00E02D98" w:rsidRPr="00E02D98">
          <w:rPr>
            <w:lang w:eastAsia="pt-BR"/>
            <w:rPrChange w:id="508" w:author="Cristiano Cesario" w:date="2016-12-10T08:34:00Z">
              <w:rPr>
                <w:color w:val="0563C1" w:themeColor="hyperlink"/>
                <w:szCs w:val="18"/>
                <w:u w:val="single"/>
              </w:rPr>
            </w:rPrChange>
          </w:rPr>
          <w:t xml:space="preserve">.b). The history of </w:t>
        </w:r>
        <m:oMath>
          <m:sSub>
            <m:sSubPr>
              <m:ctrlPr>
                <w:rPr>
                  <w:rFonts w:ascii="Cambria Math" w:hAnsi="Cambria Math"/>
                  <w:lang w:eastAsia="pt-BR"/>
                </w:rPr>
              </m:ctrlPr>
            </m:sSubPr>
            <m:e>
              <m:r>
                <w:rPr>
                  <w:rFonts w:ascii="Cambria Math" w:hAnsi="Cambria Math"/>
                  <w:lang w:eastAsia="pt-BR"/>
                  <w:rPrChange w:id="509"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510" w:author="Cristiano Cesario" w:date="2016-12-10T08:34:00Z">
                    <w:rPr>
                      <w:rFonts w:ascii="Cambria Math" w:hAnsi="Cambria Math"/>
                      <w:color w:val="0563C1" w:themeColor="hyperlink"/>
                      <w:szCs w:val="18"/>
                      <w:u w:val="single"/>
                    </w:rPr>
                  </w:rPrChange>
                </w:rPr>
                <m:t>j</m:t>
              </m:r>
            </m:sub>
          </m:sSub>
          <m:r>
            <m:rPr>
              <m:sty m:val="p"/>
            </m:rPr>
            <w:rPr>
              <w:rFonts w:ascii="Cambria Math" w:hAnsi="Cambria Math"/>
              <w:lang w:eastAsia="pt-BR"/>
              <w:rPrChange w:id="511"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512" w:author="Cristiano Cesario" w:date="2016-12-10T08:34:00Z">
                <w:rPr>
                  <w:rFonts w:ascii="Cambria Math" w:hAnsi="Cambria Math"/>
                  <w:color w:val="0563C1" w:themeColor="hyperlink"/>
                  <w:szCs w:val="18"/>
                  <w:u w:val="single"/>
                </w:rPr>
              </w:rPrChange>
            </w:rPr>
            <m:t>C</m:t>
          </m:r>
        </m:oMath>
        <w:r w:rsidR="00E02D98" w:rsidRPr="00E02D98">
          <w:rPr>
            <w:lang w:eastAsia="pt-BR"/>
            <w:rPrChange w:id="513" w:author="Cristiano Cesario" w:date="2016-12-10T08:34:00Z">
              <w:rPr>
                <w:color w:val="0563C1" w:themeColor="hyperlink"/>
                <w:szCs w:val="18"/>
                <w:u w:val="single"/>
              </w:rPr>
            </w:rPrChange>
          </w:rPr>
          <w:t xml:space="preserve"> is formally defined as:</w:t>
        </w:r>
      </w:ins>
    </w:p>
    <w:p w14:paraId="30AD5695" w14:textId="77777777" w:rsidR="00A11294" w:rsidRPr="00A11294" w:rsidRDefault="00985CF7" w:rsidP="00A11294">
      <w:pPr>
        <w:rPr>
          <w:ins w:id="514" w:author="Cristiano Cesario" w:date="2016-12-10T08:33:00Z"/>
          <w:lang w:eastAsia="pt-BR"/>
          <w:rPrChange w:id="515" w:author="Cristiano Cesario" w:date="2016-12-10T08:34:00Z">
            <w:rPr>
              <w:ins w:id="516" w:author="Cristiano Cesario" w:date="2016-12-10T08:33:00Z"/>
              <w:szCs w:val="18"/>
            </w:rPr>
          </w:rPrChange>
        </w:rPr>
      </w:pPr>
      <m:oMathPara>
        <m:oMath>
          <m:sSub>
            <m:sSubPr>
              <m:ctrlPr>
                <w:ins w:id="517" w:author="Cristiano Cesario" w:date="2016-12-10T08:33:00Z">
                  <w:rPr>
                    <w:rFonts w:ascii="Cambria Math" w:hAnsi="Cambria Math"/>
                    <w:lang w:eastAsia="pt-BR"/>
                  </w:rPr>
                </w:ins>
              </m:ctrlPr>
            </m:sSubPr>
            <m:e>
              <m:r>
                <w:ins w:id="518" w:author="Cristiano Cesario" w:date="2016-12-10T08:33:00Z">
                  <w:rPr>
                    <w:rFonts w:ascii="Cambria Math" w:hAnsi="Cambria Math"/>
                    <w:lang w:eastAsia="pt-BR"/>
                    <w:rPrChange w:id="519" w:author="Cristiano Cesario" w:date="2016-12-10T08:34:00Z">
                      <w:rPr>
                        <w:rFonts w:ascii="Cambria Math" w:eastAsia="Times New Roman" w:hAnsi="Cambria Math" w:cs="Times New Roman"/>
                        <w:color w:val="0563C1" w:themeColor="hyperlink"/>
                        <w:sz w:val="18"/>
                        <w:szCs w:val="18"/>
                        <w:u w:val="single"/>
                      </w:rPr>
                    </w:rPrChange>
                  </w:rPr>
                  <m:t>H</m:t>
                </w:ins>
              </m:r>
            </m:e>
            <m:sub>
              <m:r>
                <w:ins w:id="520" w:author="Cristiano Cesario" w:date="2016-12-10T08:33:00Z">
                  <w:rPr>
                    <w:rFonts w:ascii="Cambria Math" w:hAnsi="Cambria Math"/>
                    <w:lang w:eastAsia="pt-BR"/>
                    <w:rPrChange w:id="521" w:author="Cristiano Cesario" w:date="2016-12-10T08:34:00Z">
                      <w:rPr>
                        <w:rFonts w:ascii="Cambria Math" w:eastAsia="Times New Roman" w:hAnsi="Cambria Math" w:cs="Times New Roman"/>
                        <w:color w:val="0563C1" w:themeColor="hyperlink"/>
                        <w:sz w:val="18"/>
                        <w:szCs w:val="18"/>
                        <w:u w:val="single"/>
                      </w:rPr>
                    </w:rPrChange>
                  </w:rPr>
                  <m:t>j</m:t>
                </w:ins>
              </m:r>
            </m:sub>
          </m:sSub>
          <m:r>
            <w:ins w:id="522" w:author="Cristiano Cesario" w:date="2016-12-10T08:33:00Z">
              <m:rPr>
                <m:sty m:val="p"/>
              </m:rPr>
              <w:rPr>
                <w:rFonts w:ascii="Cambria Math" w:hAnsi="Cambria Math"/>
                <w:lang w:eastAsia="pt-BR"/>
                <w:rPrChange w:id="523" w:author="Cristiano Cesario" w:date="2016-12-10T08:34:00Z">
                  <w:rPr>
                    <w:rFonts w:ascii="Cambria Math" w:eastAsia="Times New Roman" w:hAnsi="Cambria Math" w:cs="Times New Roman"/>
                    <w:color w:val="0563C1" w:themeColor="hyperlink"/>
                    <w:sz w:val="18"/>
                    <w:szCs w:val="18"/>
                    <w:u w:val="single"/>
                  </w:rPr>
                </w:rPrChange>
              </w:rPr>
              <m:t>=</m:t>
            </w:ins>
          </m:r>
          <m:d>
            <m:dPr>
              <m:begChr m:val="{"/>
              <m:endChr m:val="}"/>
              <m:ctrlPr>
                <w:ins w:id="524" w:author="Cristiano Cesario" w:date="2016-12-10T08:33:00Z">
                  <w:rPr>
                    <w:rFonts w:ascii="Cambria Math" w:hAnsi="Cambria Math"/>
                    <w:lang w:eastAsia="pt-BR"/>
                  </w:rPr>
                </w:ins>
              </m:ctrlPr>
            </m:dPr>
            <m:e>
              <m:r>
                <w:ins w:id="525" w:author="Cristiano Cesario" w:date="2016-12-10T08:33:00Z">
                  <w:rPr>
                    <w:rFonts w:ascii="Cambria Math" w:hAnsi="Cambria Math"/>
                    <w:lang w:eastAsia="pt-BR"/>
                    <w:rPrChange w:id="526" w:author="Cristiano Cesario" w:date="2016-12-10T08:34:00Z">
                      <w:rPr>
                        <w:rFonts w:ascii="Cambria Math" w:eastAsia="Times New Roman" w:hAnsi="Cambria Math" w:cs="Times New Roman"/>
                        <w:color w:val="0563C1" w:themeColor="hyperlink"/>
                        <w:sz w:val="18"/>
                        <w:szCs w:val="18"/>
                        <w:u w:val="single"/>
                      </w:rPr>
                    </w:rPrChange>
                  </w:rPr>
                  <m:t>c</m:t>
                </w:ins>
              </m:r>
              <m:r>
                <w:ins w:id="527" w:author="Cristiano Cesario" w:date="2016-12-10T08:33:00Z">
                  <m:rPr>
                    <m:sty m:val="p"/>
                  </m:rPr>
                  <w:rPr>
                    <w:rFonts w:ascii="Cambria Math" w:hAnsi="Cambria Math"/>
                    <w:lang w:eastAsia="pt-BR"/>
                    <w:rPrChange w:id="528" w:author="Cristiano Cesario" w:date="2016-12-10T08:34:00Z">
                      <w:rPr>
                        <w:rFonts w:ascii="Cambria Math" w:eastAsia="Times New Roman" w:hAnsi="Cambria Math" w:cs="Times New Roman"/>
                        <w:color w:val="0563C1" w:themeColor="hyperlink"/>
                        <w:sz w:val="18"/>
                        <w:szCs w:val="18"/>
                        <w:u w:val="single"/>
                      </w:rPr>
                    </w:rPrChange>
                  </w:rPr>
                  <m:t>∈</m:t>
                </w:ins>
              </m:r>
              <m:r>
                <w:ins w:id="529" w:author="Cristiano Cesario" w:date="2016-12-10T08:33:00Z">
                  <w:rPr>
                    <w:rFonts w:ascii="Cambria Math" w:hAnsi="Cambria Math"/>
                    <w:lang w:eastAsia="pt-BR"/>
                    <w:rPrChange w:id="530" w:author="Cristiano Cesario" w:date="2016-12-10T08:34:00Z">
                      <w:rPr>
                        <w:rFonts w:ascii="Cambria Math" w:eastAsia="Times New Roman" w:hAnsi="Cambria Math" w:cs="Times New Roman"/>
                        <w:color w:val="0563C1" w:themeColor="hyperlink"/>
                        <w:sz w:val="18"/>
                        <w:szCs w:val="18"/>
                        <w:u w:val="single"/>
                      </w:rPr>
                    </w:rPrChange>
                  </w:rPr>
                  <m:t>C</m:t>
                </w:ins>
              </m:r>
            </m:e>
            <m:e>
              <m:r>
                <w:ins w:id="531" w:author="Cristiano Cesario" w:date="2016-12-10T08:33:00Z">
                  <w:rPr>
                    <w:rFonts w:ascii="Cambria Math" w:hAnsi="Cambria Math"/>
                    <w:lang w:eastAsia="pt-BR"/>
                    <w:rPrChange w:id="532" w:author="Cristiano Cesario" w:date="2016-12-10T08:34:00Z">
                      <w:rPr>
                        <w:rFonts w:ascii="Cambria Math" w:eastAsia="Times New Roman" w:hAnsi="Cambria Math" w:cs="Times New Roman"/>
                        <w:color w:val="0563C1" w:themeColor="hyperlink"/>
                        <w:sz w:val="18"/>
                        <w:szCs w:val="18"/>
                        <w:u w:val="single"/>
                      </w:rPr>
                    </w:rPrChange>
                  </w:rPr>
                  <m:t>c</m:t>
                </w:ins>
              </m:r>
              <m:r>
                <w:ins w:id="533" w:author="Cristiano Cesario" w:date="2016-12-10T08:33:00Z">
                  <m:rPr>
                    <m:sty m:val="p"/>
                  </m:rPr>
                  <w:rPr>
                    <w:rFonts w:ascii="Cambria Math" w:hAnsi="Cambria Math"/>
                    <w:lang w:eastAsia="pt-BR"/>
                    <w:rPrChange w:id="534" w:author="Cristiano Cesario" w:date="2016-12-10T08:34:00Z">
                      <w:rPr>
                        <w:rFonts w:ascii="Cambria Math" w:eastAsia="Times New Roman" w:hAnsi="Cambria Math" w:cs="Times New Roman"/>
                        <w:color w:val="0563C1" w:themeColor="hyperlink"/>
                        <w:sz w:val="18"/>
                        <w:szCs w:val="18"/>
                        <w:u w:val="single"/>
                      </w:rPr>
                    </w:rPrChange>
                  </w:rPr>
                  <m:t>=</m:t>
                </w:ins>
              </m:r>
              <m:sSub>
                <m:sSubPr>
                  <m:ctrlPr>
                    <w:ins w:id="535" w:author="Cristiano Cesario" w:date="2016-12-10T08:33:00Z">
                      <w:rPr>
                        <w:rFonts w:ascii="Cambria Math" w:hAnsi="Cambria Math"/>
                        <w:lang w:eastAsia="pt-BR"/>
                      </w:rPr>
                    </w:ins>
                  </m:ctrlPr>
                </m:sSubPr>
                <m:e>
                  <m:r>
                    <w:ins w:id="536" w:author="Cristiano Cesario" w:date="2016-12-10T08:33:00Z">
                      <w:rPr>
                        <w:rFonts w:ascii="Cambria Math" w:hAnsi="Cambria Math"/>
                        <w:lang w:eastAsia="pt-BR"/>
                        <w:rPrChange w:id="537" w:author="Cristiano Cesario" w:date="2016-12-10T08:34:00Z">
                          <w:rPr>
                            <w:rFonts w:ascii="Cambria Math" w:eastAsia="Times New Roman" w:hAnsi="Cambria Math" w:cs="Times New Roman"/>
                            <w:color w:val="0563C1" w:themeColor="hyperlink"/>
                            <w:sz w:val="18"/>
                            <w:szCs w:val="18"/>
                            <w:u w:val="single"/>
                          </w:rPr>
                        </w:rPrChange>
                      </w:rPr>
                      <m:t>c</m:t>
                    </w:ins>
                  </m:r>
                </m:e>
                <m:sub>
                  <m:r>
                    <w:ins w:id="538" w:author="Cristiano Cesario" w:date="2016-12-10T08:33:00Z">
                      <w:rPr>
                        <w:rFonts w:ascii="Cambria Math" w:hAnsi="Cambria Math"/>
                        <w:lang w:eastAsia="pt-BR"/>
                        <w:rPrChange w:id="539" w:author="Cristiano Cesario" w:date="2016-12-10T08:34:00Z">
                          <w:rPr>
                            <w:rFonts w:ascii="Cambria Math" w:eastAsia="Times New Roman" w:hAnsi="Cambria Math" w:cs="Times New Roman"/>
                            <w:color w:val="0563C1" w:themeColor="hyperlink"/>
                            <w:sz w:val="18"/>
                            <w:szCs w:val="18"/>
                            <w:u w:val="single"/>
                          </w:rPr>
                        </w:rPrChange>
                      </w:rPr>
                      <m:t>j</m:t>
                    </w:ins>
                  </m:r>
                </m:sub>
              </m:sSub>
              <m:r>
                <w:ins w:id="540" w:author="Cristiano Cesario" w:date="2016-12-10T08:33:00Z">
                  <m:rPr>
                    <m:sty m:val="p"/>
                  </m:rPr>
                  <w:rPr>
                    <w:rFonts w:ascii="Cambria Math" w:hAnsi="Cambria Math"/>
                    <w:lang w:eastAsia="pt-BR"/>
                    <w:rPrChange w:id="541" w:author="Cristiano Cesario" w:date="2016-12-10T08:34:00Z">
                      <w:rPr>
                        <w:rFonts w:ascii="Cambria Math" w:eastAsia="Times New Roman" w:hAnsi="Cambria Math" w:cs="Times New Roman"/>
                        <w:color w:val="0563C1" w:themeColor="hyperlink"/>
                        <w:sz w:val="18"/>
                        <w:szCs w:val="18"/>
                        <w:u w:val="single"/>
                      </w:rPr>
                    </w:rPrChange>
                  </w:rPr>
                  <m:t>∨∃</m:t>
                </w:ins>
              </m:r>
              <m:sSub>
                <m:sSubPr>
                  <m:ctrlPr>
                    <w:ins w:id="542" w:author="Cristiano Cesario" w:date="2016-12-10T08:33:00Z">
                      <w:rPr>
                        <w:rFonts w:ascii="Cambria Math" w:hAnsi="Cambria Math"/>
                        <w:lang w:eastAsia="pt-BR"/>
                      </w:rPr>
                    </w:ins>
                  </m:ctrlPr>
                </m:sSubPr>
                <m:e>
                  <m:r>
                    <w:ins w:id="543" w:author="Cristiano Cesario" w:date="2016-12-10T08:33:00Z">
                      <w:rPr>
                        <w:rFonts w:ascii="Cambria Math" w:hAnsi="Cambria Math"/>
                        <w:lang w:eastAsia="pt-BR"/>
                        <w:rPrChange w:id="544" w:author="Cristiano Cesario" w:date="2016-12-10T08:34:00Z">
                          <w:rPr>
                            <w:rFonts w:ascii="Cambria Math" w:eastAsia="Times New Roman" w:hAnsi="Cambria Math" w:cs="Times New Roman"/>
                            <w:color w:val="0563C1" w:themeColor="hyperlink"/>
                            <w:sz w:val="18"/>
                            <w:szCs w:val="18"/>
                            <w:u w:val="single"/>
                          </w:rPr>
                        </w:rPrChange>
                      </w:rPr>
                      <m:t>c</m:t>
                    </w:ins>
                  </m:r>
                </m:e>
                <m:sub>
                  <m:r>
                    <w:ins w:id="545" w:author="Cristiano Cesario" w:date="2016-12-10T08:33:00Z">
                      <w:rPr>
                        <w:rFonts w:ascii="Cambria Math" w:hAnsi="Cambria Math"/>
                        <w:lang w:eastAsia="pt-BR"/>
                        <w:rPrChange w:id="546" w:author="Cristiano Cesario" w:date="2016-12-10T08:34:00Z">
                          <w:rPr>
                            <w:rFonts w:ascii="Cambria Math" w:eastAsia="Times New Roman" w:hAnsi="Cambria Math" w:cs="Times New Roman"/>
                            <w:color w:val="0563C1" w:themeColor="hyperlink"/>
                            <w:sz w:val="18"/>
                            <w:szCs w:val="18"/>
                            <w:u w:val="single"/>
                          </w:rPr>
                        </w:rPrChange>
                      </w:rPr>
                      <m:t>k</m:t>
                    </w:ins>
                  </m:r>
                </m:sub>
              </m:sSub>
              <m:r>
                <w:ins w:id="547" w:author="Cristiano Cesario" w:date="2016-12-10T08:33:00Z">
                  <m:rPr>
                    <m:sty m:val="p"/>
                  </m:rPr>
                  <w:rPr>
                    <w:rFonts w:ascii="Cambria Math" w:hAnsi="Cambria Math"/>
                    <w:lang w:eastAsia="pt-BR"/>
                    <w:rPrChange w:id="548" w:author="Cristiano Cesario" w:date="2016-12-10T08:34:00Z">
                      <w:rPr>
                        <w:rFonts w:ascii="Cambria Math" w:eastAsia="Times New Roman" w:hAnsi="Cambria Math" w:cs="Times New Roman"/>
                        <w:color w:val="0563C1" w:themeColor="hyperlink"/>
                        <w:sz w:val="18"/>
                        <w:szCs w:val="18"/>
                        <w:u w:val="single"/>
                      </w:rPr>
                    </w:rPrChange>
                  </w:rPr>
                  <m:t>:(</m:t>
                </w:ins>
              </m:r>
              <m:sSub>
                <m:sSubPr>
                  <m:ctrlPr>
                    <w:ins w:id="549" w:author="Cristiano Cesario" w:date="2016-12-10T08:33:00Z">
                      <w:rPr>
                        <w:rFonts w:ascii="Cambria Math" w:hAnsi="Cambria Math"/>
                        <w:lang w:eastAsia="pt-BR"/>
                      </w:rPr>
                    </w:ins>
                  </m:ctrlPr>
                </m:sSubPr>
                <m:e>
                  <m:r>
                    <w:ins w:id="550" w:author="Cristiano Cesario" w:date="2016-12-10T08:33:00Z">
                      <w:rPr>
                        <w:rFonts w:ascii="Cambria Math" w:hAnsi="Cambria Math"/>
                        <w:lang w:eastAsia="pt-BR"/>
                        <w:rPrChange w:id="551" w:author="Cristiano Cesario" w:date="2016-12-10T08:34:00Z">
                          <w:rPr>
                            <w:rFonts w:ascii="Cambria Math" w:eastAsia="Times New Roman" w:hAnsi="Cambria Math" w:cs="Times New Roman"/>
                            <w:color w:val="0563C1" w:themeColor="hyperlink"/>
                            <w:sz w:val="18"/>
                            <w:szCs w:val="18"/>
                            <w:u w:val="single"/>
                          </w:rPr>
                        </w:rPrChange>
                      </w:rPr>
                      <m:t>c</m:t>
                    </w:ins>
                  </m:r>
                </m:e>
                <m:sub>
                  <m:r>
                    <w:ins w:id="552" w:author="Cristiano Cesario" w:date="2016-12-10T08:33:00Z">
                      <w:rPr>
                        <w:rFonts w:ascii="Cambria Math" w:hAnsi="Cambria Math"/>
                        <w:lang w:eastAsia="pt-BR"/>
                        <w:rPrChange w:id="553" w:author="Cristiano Cesario" w:date="2016-12-10T08:34:00Z">
                          <w:rPr>
                            <w:rFonts w:ascii="Cambria Math" w:eastAsia="Times New Roman" w:hAnsi="Cambria Math" w:cs="Times New Roman"/>
                            <w:color w:val="0563C1" w:themeColor="hyperlink"/>
                            <w:sz w:val="18"/>
                            <w:szCs w:val="18"/>
                            <w:u w:val="single"/>
                          </w:rPr>
                        </w:rPrChange>
                      </w:rPr>
                      <m:t>k</m:t>
                    </w:ins>
                  </m:r>
                </m:sub>
              </m:sSub>
              <m:r>
                <w:ins w:id="554" w:author="Cristiano Cesario" w:date="2016-12-10T08:33:00Z">
                  <m:rPr>
                    <m:sty m:val="p"/>
                  </m:rPr>
                  <w:rPr>
                    <w:rFonts w:ascii="Cambria Math" w:hAnsi="Cambria Math"/>
                    <w:lang w:eastAsia="pt-BR"/>
                    <w:rPrChange w:id="555" w:author="Cristiano Cesario" w:date="2016-12-10T08:34:00Z">
                      <w:rPr>
                        <w:rFonts w:ascii="Cambria Math" w:eastAsia="Times New Roman" w:hAnsi="Cambria Math" w:cs="Times New Roman"/>
                        <w:color w:val="0563C1" w:themeColor="hyperlink"/>
                        <w:sz w:val="18"/>
                        <w:szCs w:val="18"/>
                        <w:u w:val="single"/>
                      </w:rPr>
                    </w:rPrChange>
                  </w:rPr>
                  <m:t>∈</m:t>
                </w:ins>
              </m:r>
              <m:sSubSup>
                <m:sSubSupPr>
                  <m:ctrlPr>
                    <w:ins w:id="556" w:author="Cristiano Cesario" w:date="2016-12-10T08:33:00Z">
                      <w:rPr>
                        <w:rFonts w:ascii="Cambria Math" w:hAnsi="Cambria Math"/>
                        <w:lang w:eastAsia="pt-BR"/>
                      </w:rPr>
                    </w:ins>
                  </m:ctrlPr>
                </m:sSubSupPr>
                <m:e>
                  <m:r>
                    <w:ins w:id="557" w:author="Cristiano Cesario" w:date="2016-12-10T08:33:00Z">
                      <w:rPr>
                        <w:rFonts w:ascii="Cambria Math" w:hAnsi="Cambria Math"/>
                        <w:lang w:eastAsia="pt-BR"/>
                        <w:rPrChange w:id="558" w:author="Cristiano Cesario" w:date="2016-12-10T08:34:00Z">
                          <w:rPr>
                            <w:rFonts w:ascii="Cambria Math" w:eastAsia="Times New Roman" w:hAnsi="Cambria Math" w:cs="Times New Roman"/>
                            <w:color w:val="0563C1" w:themeColor="hyperlink"/>
                            <w:sz w:val="18"/>
                            <w:szCs w:val="18"/>
                            <w:u w:val="single"/>
                          </w:rPr>
                        </w:rPrChange>
                      </w:rPr>
                      <m:t>C</m:t>
                    </w:ins>
                  </m:r>
                </m:e>
                <m:sub>
                  <m:r>
                    <w:ins w:id="559" w:author="Cristiano Cesario" w:date="2016-12-10T08:33:00Z">
                      <w:rPr>
                        <w:rFonts w:ascii="Cambria Math" w:hAnsi="Cambria Math"/>
                        <w:lang w:eastAsia="pt-BR"/>
                        <w:rPrChange w:id="560" w:author="Cristiano Cesario" w:date="2016-12-10T08:34:00Z">
                          <w:rPr>
                            <w:rFonts w:ascii="Cambria Math" w:eastAsia="Times New Roman" w:hAnsi="Cambria Math" w:cs="Times New Roman"/>
                            <w:color w:val="0563C1" w:themeColor="hyperlink"/>
                            <w:sz w:val="18"/>
                            <w:szCs w:val="18"/>
                            <w:u w:val="single"/>
                          </w:rPr>
                        </w:rPrChange>
                      </w:rPr>
                      <m:t>j</m:t>
                    </w:ins>
                  </m:r>
                </m:sub>
                <m:sup>
                  <m:r>
                    <w:ins w:id="561" w:author="Cristiano Cesario" w:date="2016-12-10T08:33:00Z">
                      <w:rPr>
                        <w:rFonts w:ascii="Cambria Math" w:hAnsi="Cambria Math"/>
                        <w:lang w:eastAsia="pt-BR"/>
                        <w:rPrChange w:id="562" w:author="Cristiano Cesario" w:date="2016-12-10T08:34:00Z">
                          <w:rPr>
                            <w:rFonts w:ascii="Cambria Math" w:eastAsia="Times New Roman" w:hAnsi="Cambria Math" w:cs="Times New Roman"/>
                            <w:color w:val="0563C1" w:themeColor="hyperlink"/>
                            <w:sz w:val="18"/>
                            <w:szCs w:val="18"/>
                            <w:u w:val="single"/>
                          </w:rPr>
                        </w:rPrChange>
                      </w:rPr>
                      <m:t>parent</m:t>
                    </w:ins>
                  </m:r>
                </m:sup>
              </m:sSubSup>
              <m:r>
                <w:ins w:id="563" w:author="Cristiano Cesario" w:date="2016-12-10T08:33:00Z">
                  <m:rPr>
                    <m:sty m:val="p"/>
                  </m:rPr>
                  <w:rPr>
                    <w:rFonts w:ascii="Cambria Math" w:hAnsi="Cambria Math"/>
                    <w:lang w:eastAsia="pt-BR"/>
                    <w:rPrChange w:id="564" w:author="Cristiano Cesario" w:date="2016-12-10T08:34:00Z">
                      <w:rPr>
                        <w:rFonts w:ascii="Cambria Math" w:eastAsia="Times New Roman" w:hAnsi="Cambria Math" w:cs="Times New Roman"/>
                        <w:color w:val="0563C1" w:themeColor="hyperlink"/>
                        <w:sz w:val="18"/>
                        <w:szCs w:val="18"/>
                        <w:u w:val="single"/>
                      </w:rPr>
                    </w:rPrChange>
                  </w:rPr>
                  <m:t>∧</m:t>
                </w:ins>
              </m:r>
              <m:r>
                <w:ins w:id="565" w:author="Cristiano Cesario" w:date="2016-12-10T08:33:00Z">
                  <w:rPr>
                    <w:rFonts w:ascii="Cambria Math" w:hAnsi="Cambria Math"/>
                    <w:lang w:eastAsia="pt-BR"/>
                    <w:rPrChange w:id="566" w:author="Cristiano Cesario" w:date="2016-12-10T08:34:00Z">
                      <w:rPr>
                        <w:rFonts w:ascii="Cambria Math" w:eastAsia="Times New Roman" w:hAnsi="Cambria Math" w:cs="Times New Roman"/>
                        <w:color w:val="0563C1" w:themeColor="hyperlink"/>
                        <w:sz w:val="18"/>
                        <w:szCs w:val="18"/>
                        <w:u w:val="single"/>
                      </w:rPr>
                    </w:rPrChange>
                  </w:rPr>
                  <m:t>c</m:t>
                </w:ins>
              </m:r>
              <m:r>
                <w:ins w:id="567" w:author="Cristiano Cesario" w:date="2016-12-10T08:33:00Z">
                  <m:rPr>
                    <m:sty m:val="p"/>
                  </m:rPr>
                  <w:rPr>
                    <w:rFonts w:ascii="Cambria Math" w:hAnsi="Cambria Math"/>
                    <w:lang w:eastAsia="pt-BR"/>
                    <w:rPrChange w:id="568" w:author="Cristiano Cesario" w:date="2016-12-10T08:34:00Z">
                      <w:rPr>
                        <w:rFonts w:ascii="Cambria Math" w:eastAsia="Times New Roman" w:hAnsi="Cambria Math" w:cs="Times New Roman"/>
                        <w:color w:val="0563C1" w:themeColor="hyperlink"/>
                        <w:sz w:val="18"/>
                        <w:szCs w:val="18"/>
                        <w:u w:val="single"/>
                      </w:rPr>
                    </w:rPrChange>
                  </w:rPr>
                  <m:t>∈</m:t>
                </w:ins>
              </m:r>
              <m:sSub>
                <m:sSubPr>
                  <m:ctrlPr>
                    <w:ins w:id="569" w:author="Cristiano Cesario" w:date="2016-12-10T08:33:00Z">
                      <w:rPr>
                        <w:rFonts w:ascii="Cambria Math" w:hAnsi="Cambria Math"/>
                        <w:lang w:eastAsia="pt-BR"/>
                      </w:rPr>
                    </w:ins>
                  </m:ctrlPr>
                </m:sSubPr>
                <m:e>
                  <m:r>
                    <w:ins w:id="570" w:author="Cristiano Cesario" w:date="2016-12-10T08:33:00Z">
                      <w:rPr>
                        <w:rFonts w:ascii="Cambria Math" w:hAnsi="Cambria Math"/>
                        <w:lang w:eastAsia="pt-BR"/>
                        <w:rPrChange w:id="571" w:author="Cristiano Cesario" w:date="2016-12-10T08:34:00Z">
                          <w:rPr>
                            <w:rFonts w:ascii="Cambria Math" w:eastAsia="Times New Roman" w:hAnsi="Cambria Math" w:cs="Times New Roman"/>
                            <w:color w:val="0563C1" w:themeColor="hyperlink"/>
                            <w:sz w:val="18"/>
                            <w:szCs w:val="18"/>
                            <w:u w:val="single"/>
                          </w:rPr>
                        </w:rPrChange>
                      </w:rPr>
                      <m:t>H</m:t>
                    </w:ins>
                  </m:r>
                </m:e>
                <m:sub>
                  <m:r>
                    <w:ins w:id="572" w:author="Cristiano Cesario" w:date="2016-12-10T08:33:00Z">
                      <w:rPr>
                        <w:rFonts w:ascii="Cambria Math" w:hAnsi="Cambria Math"/>
                        <w:lang w:eastAsia="pt-BR"/>
                        <w:rPrChange w:id="573" w:author="Cristiano Cesario" w:date="2016-12-10T08:34:00Z">
                          <w:rPr>
                            <w:rFonts w:ascii="Cambria Math" w:eastAsia="Times New Roman" w:hAnsi="Cambria Math" w:cs="Times New Roman"/>
                            <w:color w:val="0563C1" w:themeColor="hyperlink"/>
                            <w:sz w:val="18"/>
                            <w:szCs w:val="18"/>
                            <w:u w:val="single"/>
                          </w:rPr>
                        </w:rPrChange>
                      </w:rPr>
                      <m:t>k</m:t>
                    </w:ins>
                  </m:r>
                </m:sub>
              </m:sSub>
              <m:r>
                <w:ins w:id="574" w:author="Cristiano Cesario" w:date="2016-12-10T08:33:00Z">
                  <m:rPr>
                    <m:sty m:val="p"/>
                  </m:rPr>
                  <w:rPr>
                    <w:rFonts w:ascii="Cambria Math" w:hAnsi="Cambria Math"/>
                    <w:lang w:eastAsia="pt-BR"/>
                    <w:rPrChange w:id="575" w:author="Cristiano Cesario" w:date="2016-12-10T08:34:00Z">
                      <w:rPr>
                        <w:rFonts w:ascii="Cambria Math" w:eastAsia="Times New Roman" w:hAnsi="Cambria Math" w:cs="Times New Roman"/>
                        <w:color w:val="0563C1" w:themeColor="hyperlink"/>
                        <w:sz w:val="18"/>
                        <w:szCs w:val="18"/>
                        <w:u w:val="single"/>
                      </w:rPr>
                    </w:rPrChange>
                  </w:rPr>
                  <m:t>)</m:t>
                </w:ins>
              </m:r>
            </m:e>
          </m:d>
        </m:oMath>
      </m:oMathPara>
    </w:p>
    <w:p w14:paraId="04DF5C50" w14:textId="77777777" w:rsidR="003F7D1B" w:rsidRPr="003F7D1B" w:rsidRDefault="00E02D98" w:rsidP="003F7D1B">
      <w:pPr>
        <w:rPr>
          <w:ins w:id="576" w:author="Cristiano Cesario" w:date="2016-12-10T08:33:00Z"/>
          <w:lang w:eastAsia="pt-BR"/>
          <w:rPrChange w:id="577" w:author="Cristiano Cesario" w:date="2016-12-10T08:34:00Z">
            <w:rPr>
              <w:ins w:id="578" w:author="Cristiano Cesario" w:date="2016-12-10T08:33:00Z"/>
              <w:szCs w:val="18"/>
            </w:rPr>
          </w:rPrChange>
        </w:rPr>
        <w:pPrChange w:id="579" w:author="Cristiano Cesario" w:date="2016-12-10T08:34:00Z">
          <w:pPr>
            <w:jc w:val="center"/>
          </w:pPr>
        </w:pPrChange>
      </w:pPr>
      <w:ins w:id="580" w:author="Cristiano Cesario" w:date="2016-12-10T08:33:00Z">
        <w:r w:rsidRPr="00E02D98">
          <w:rPr>
            <w:lang w:eastAsia="pt-BR"/>
            <w:rPrChange w:id="581" w:author="Cristiano Cesario" w:date="2016-12-10T08:34:00Z">
              <w:rPr>
                <w:color w:val="0563C1" w:themeColor="hyperlink"/>
                <w:szCs w:val="18"/>
                <w:u w:val="single"/>
              </w:rPr>
            </w:rPrChange>
          </w:rPr>
          <w:t>(a)</w:t>
        </w:r>
        <w:r w:rsidR="004A5787">
          <w:rPr>
            <w:noProof/>
            <w:rPrChange w:id="582" w:author="Unknown">
              <w:rPr>
                <w:noProof/>
                <w:color w:val="0563C1" w:themeColor="hyperlink"/>
                <w:u w:val="single"/>
              </w:rPr>
            </w:rPrChange>
          </w:rPr>
          <w:drawing>
            <wp:inline distT="0" distB="0" distL="0" distR="0" wp14:anchorId="2B59DE36" wp14:editId="31AE8C85">
              <wp:extent cx="2993492" cy="783248"/>
              <wp:effectExtent l="0" t="0" r="381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790" cy="784896"/>
                      </a:xfrm>
                      <a:prstGeom prst="rect">
                        <a:avLst/>
                      </a:prstGeom>
                      <a:noFill/>
                      <a:ln>
                        <a:noFill/>
                      </a:ln>
                    </pic:spPr>
                  </pic:pic>
                </a:graphicData>
              </a:graphic>
            </wp:inline>
          </w:drawing>
        </w:r>
        <w:r w:rsidRPr="00E02D98">
          <w:rPr>
            <w:lang w:eastAsia="pt-BR"/>
            <w:rPrChange w:id="583" w:author="Cristiano Cesario" w:date="2016-12-10T08:34:00Z">
              <w:rPr>
                <w:color w:val="0563C1" w:themeColor="hyperlink"/>
                <w:szCs w:val="18"/>
                <w:u w:val="single"/>
              </w:rPr>
            </w:rPrChange>
          </w:rPr>
          <w:tab/>
          <w:t>(b)</w:t>
        </w:r>
        <w:r w:rsidR="004A5787">
          <w:rPr>
            <w:noProof/>
            <w:rPrChange w:id="584" w:author="Unknown">
              <w:rPr>
                <w:noProof/>
                <w:color w:val="0563C1" w:themeColor="hyperlink"/>
                <w:u w:val="single"/>
              </w:rPr>
            </w:rPrChange>
          </w:rPr>
          <w:drawing>
            <wp:inline distT="0" distB="0" distL="0" distR="0" wp14:anchorId="10518810" wp14:editId="22DD74B4">
              <wp:extent cx="1530118" cy="844614"/>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1596" cy="845430"/>
                      </a:xfrm>
                      <a:prstGeom prst="rect">
                        <a:avLst/>
                      </a:prstGeom>
                      <a:noFill/>
                      <a:ln>
                        <a:noFill/>
                      </a:ln>
                    </pic:spPr>
                  </pic:pic>
                </a:graphicData>
              </a:graphic>
            </wp:inline>
          </w:drawing>
        </w:r>
      </w:ins>
    </w:p>
    <w:p w14:paraId="07E515CC" w14:textId="77777777" w:rsidR="00A11294" w:rsidRDefault="00A11294" w:rsidP="00A11294">
      <w:pPr>
        <w:pStyle w:val="Legenda"/>
        <w:rPr>
          <w:ins w:id="585" w:author="Cristiano Cesario" w:date="2016-12-10T08:34:00Z"/>
        </w:rPr>
      </w:pPr>
      <w:bookmarkStart w:id="586" w:name="_Ref342814432"/>
      <w:bookmarkStart w:id="587" w:name="_Ref469122399"/>
      <w:ins w:id="588" w:author="Cristiano Cesario" w:date="2016-12-10T08:34:00Z">
        <w:r>
          <w:t xml:space="preserve">Figure </w:t>
        </w:r>
        <w:r w:rsidR="00E02D98">
          <w:fldChar w:fldCharType="begin"/>
        </w:r>
        <w:r>
          <w:instrText xml:space="preserve"> SEQ Figure \* ARABIC </w:instrText>
        </w:r>
        <w:r w:rsidR="00E02D98">
          <w:fldChar w:fldCharType="separate"/>
        </w:r>
      </w:ins>
      <w:ins w:id="589" w:author="Cristiano Cesario" w:date="2016-12-12T21:39:00Z">
        <w:r w:rsidR="00AD7EB7">
          <w:rPr>
            <w:noProof/>
          </w:rPr>
          <w:t>12</w:t>
        </w:r>
      </w:ins>
      <w:ins w:id="590" w:author="Cristiano Cesario" w:date="2016-12-10T08:34:00Z">
        <w:r w:rsidR="00E02D98">
          <w:rPr>
            <w:noProof/>
          </w:rPr>
          <w:fldChar w:fldCharType="end"/>
        </w:r>
        <w:bookmarkEnd w:id="587"/>
        <w:r>
          <w:t xml:space="preserve">. </w:t>
        </w:r>
        <w:r w:rsidR="00E02D98" w:rsidRPr="00E02D98">
          <w:rPr>
            <w:b w:val="0"/>
            <w:lang w:eastAsia="pt-BR"/>
            <w:rPrChange w:id="591" w:author="Cristiano Cesario" w:date="2016-12-10T08:36:00Z">
              <w:rPr>
                <w:rFonts w:eastAsiaTheme="minorHAnsi" w:cstheme="minorBidi"/>
                <w:b w:val="0"/>
                <w:bCs w:val="0"/>
                <w:color w:val="0563C1" w:themeColor="hyperlink"/>
                <w:szCs w:val="22"/>
                <w:u w:val="single"/>
                <w:lang w:eastAsia="pt-BR"/>
              </w:rPr>
            </w:rPrChange>
          </w:rPr>
          <w:t>UML class diagram representing the DyeVC formalization (a) and a directed acyclic graph of commits (b)</w:t>
        </w:r>
      </w:ins>
    </w:p>
    <w:bookmarkEnd w:id="586"/>
    <w:p w14:paraId="7A81F771" w14:textId="77777777" w:rsidR="003F7D1B" w:rsidRPr="003F7D1B" w:rsidRDefault="00E02D98" w:rsidP="003F7D1B">
      <w:pPr>
        <w:rPr>
          <w:ins w:id="592" w:author="Cristiano Cesario" w:date="2016-12-10T08:33:00Z"/>
          <w:lang w:eastAsia="pt-BR"/>
          <w:rPrChange w:id="593" w:author="Cristiano Cesario" w:date="2016-12-10T08:34:00Z">
            <w:rPr>
              <w:ins w:id="594" w:author="Cristiano Cesario" w:date="2016-12-10T08:33:00Z"/>
              <w:szCs w:val="18"/>
            </w:rPr>
          </w:rPrChange>
        </w:rPr>
        <w:pPrChange w:id="595" w:author="Cristiano Cesario" w:date="2016-12-10T08:34:00Z">
          <w:pPr>
            <w:pStyle w:val="EstiloRecuodecorpodetextoPrimeiralinha0cmDepoisde"/>
          </w:pPr>
        </w:pPrChange>
      </w:pPr>
      <w:ins w:id="596" w:author="Cristiano Cesario" w:date="2016-12-10T08:33:00Z">
        <w:r w:rsidRPr="00E02D98">
          <w:rPr>
            <w:lang w:eastAsia="pt-BR"/>
            <w:rPrChange w:id="597" w:author="Cristiano Cesario" w:date="2016-12-10T08:34:00Z">
              <w:rPr>
                <w:color w:val="0563C1" w:themeColor="hyperlink"/>
                <w:szCs w:val="18"/>
                <w:u w:val="single"/>
              </w:rPr>
            </w:rPrChange>
          </w:rPr>
          <w:t xml:space="preserve">Each branch </w:t>
        </w:r>
        <m:oMath>
          <m:sSub>
            <m:sSubPr>
              <m:ctrlPr>
                <w:rPr>
                  <w:rFonts w:ascii="Cambria Math" w:hAnsi="Cambria Math"/>
                  <w:lang w:eastAsia="pt-BR"/>
                </w:rPr>
              </m:ctrlPr>
            </m:sSubPr>
            <m:e>
              <m:r>
                <w:rPr>
                  <w:rFonts w:ascii="Cambria Math" w:hAnsi="Cambria Math"/>
                  <w:lang w:eastAsia="pt-BR"/>
                  <w:rPrChange w:id="598" w:author="Cristiano Cesario" w:date="2016-12-10T08:34:00Z">
                    <w:rPr>
                      <w:rFonts w:ascii="Cambria Math" w:hAnsi="Cambria Math"/>
                      <w:color w:val="0563C1" w:themeColor="hyperlink"/>
                      <w:szCs w:val="18"/>
                      <w:u w:val="single"/>
                    </w:rPr>
                  </w:rPrChange>
                </w:rPr>
                <m:t>b</m:t>
              </m:r>
            </m:e>
            <m:sub>
              <m:r>
                <w:rPr>
                  <w:rFonts w:ascii="Cambria Math" w:hAnsi="Cambria Math"/>
                  <w:lang w:eastAsia="pt-BR"/>
                  <w:rPrChange w:id="599" w:author="Cristiano Cesario" w:date="2016-12-10T08:34:00Z">
                    <w:rPr>
                      <w:rFonts w:ascii="Cambria Math" w:hAnsi="Cambria Math"/>
                      <w:color w:val="0563C1" w:themeColor="hyperlink"/>
                      <w:szCs w:val="18"/>
                      <w:u w:val="single"/>
                    </w:rPr>
                  </w:rPrChange>
                </w:rPr>
                <m:t>k</m:t>
              </m:r>
            </m:sub>
          </m:sSub>
          <m:r>
            <m:rPr>
              <m:sty m:val="p"/>
            </m:rPr>
            <w:rPr>
              <w:rFonts w:ascii="Cambria Math" w:hAnsi="Cambria Math"/>
              <w:lang w:eastAsia="pt-BR"/>
              <w:rPrChange w:id="600"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601" w:author="Cristiano Cesario" w:date="2016-12-10T08:34:00Z">
                <w:rPr>
                  <w:rFonts w:ascii="Cambria Math" w:hAnsi="Cambria Math"/>
                  <w:color w:val="0563C1" w:themeColor="hyperlink"/>
                  <w:szCs w:val="18"/>
                  <w:u w:val="single"/>
                </w:rPr>
              </w:rPrChange>
            </w:rPr>
            <m:t>B</m:t>
          </m:r>
        </m:oMath>
        <w:r w:rsidRPr="00E02D98">
          <w:rPr>
            <w:lang w:eastAsia="pt-BR"/>
            <w:rPrChange w:id="602" w:author="Cristiano Cesario" w:date="2016-12-10T08:34:00Z">
              <w:rPr>
                <w:color w:val="0563C1" w:themeColor="hyperlink"/>
                <w:szCs w:val="18"/>
                <w:u w:val="single"/>
              </w:rPr>
            </w:rPrChange>
          </w:rPr>
          <w:t xml:space="preserve"> is a tuple </w:t>
        </w:r>
        <m:oMath>
          <m:d>
            <m:dPr>
              <m:ctrlPr>
                <w:rPr>
                  <w:rFonts w:ascii="Cambria Math" w:hAnsi="Cambria Math"/>
                  <w:lang w:eastAsia="pt-BR"/>
                </w:rPr>
              </m:ctrlPr>
            </m:dPr>
            <m:e>
              <m:r>
                <w:rPr>
                  <w:rFonts w:ascii="Cambria Math" w:hAnsi="Cambria Math"/>
                  <w:lang w:eastAsia="pt-BR"/>
                  <w:rPrChange w:id="603" w:author="Cristiano Cesario" w:date="2016-12-10T08:34:00Z">
                    <w:rPr>
                      <w:rFonts w:ascii="Cambria Math" w:hAnsi="Cambria Math"/>
                      <w:color w:val="0563C1" w:themeColor="hyperlink"/>
                      <w:szCs w:val="18"/>
                      <w:u w:val="single"/>
                    </w:rPr>
                  </w:rPrChange>
                </w:rPr>
                <m:t>name</m:t>
              </m:r>
              <m:r>
                <m:rPr>
                  <m:sty m:val="p"/>
                </m:rPr>
                <w:rPr>
                  <w:rFonts w:ascii="Cambria Math" w:hAnsi="Cambria Math"/>
                  <w:lang w:eastAsia="pt-BR"/>
                  <w:rPrChange w:id="604" w:author="Cristiano Cesario" w:date="2016-12-10T08:34:00Z">
                    <w:rPr>
                      <w:rFonts w:ascii="Cambria Math" w:hAnsi="Cambria Math"/>
                      <w:color w:val="0563C1" w:themeColor="hyperlink"/>
                      <w:szCs w:val="18"/>
                      <w:u w:val="single"/>
                    </w:rPr>
                  </w:rPrChange>
                </w:rPr>
                <m:t xml:space="preserve">, </m:t>
              </m:r>
              <m:sSub>
                <m:sSubPr>
                  <m:ctrlPr>
                    <w:rPr>
                      <w:rFonts w:ascii="Cambria Math" w:hAnsi="Cambria Math"/>
                      <w:lang w:eastAsia="pt-BR"/>
                    </w:rPr>
                  </m:ctrlPr>
                </m:sSubPr>
                <m:e>
                  <m:r>
                    <w:rPr>
                      <w:rFonts w:ascii="Cambria Math" w:hAnsi="Cambria Math"/>
                      <w:lang w:eastAsia="pt-BR"/>
                      <w:rPrChange w:id="605"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606" w:author="Cristiano Cesario" w:date="2016-12-10T08:34:00Z">
                        <w:rPr>
                          <w:rFonts w:ascii="Cambria Math" w:hAnsi="Cambria Math"/>
                          <w:color w:val="0563C1" w:themeColor="hyperlink"/>
                          <w:szCs w:val="18"/>
                          <w:u w:val="single"/>
                        </w:rPr>
                      </w:rPrChange>
                    </w:rPr>
                    <m:t>k</m:t>
                  </m:r>
                </m:sub>
              </m:sSub>
            </m:e>
          </m:d>
        </m:oMath>
        <w:r w:rsidRPr="00E02D98">
          <w:rPr>
            <w:lang w:eastAsia="pt-BR"/>
            <w:rPrChange w:id="607" w:author="Cristiano Cesario" w:date="2016-12-10T08:34:00Z">
              <w:rPr>
                <w:color w:val="0563C1" w:themeColor="hyperlink"/>
                <w:szCs w:val="18"/>
                <w:u w:val="single"/>
              </w:rPr>
            </w:rPrChange>
          </w:rPr>
          <w:t xml:space="preserve">, where name is the name of </w:t>
        </w:r>
        <m:oMath>
          <m:sSub>
            <m:sSubPr>
              <m:ctrlPr>
                <w:rPr>
                  <w:rFonts w:ascii="Cambria Math" w:hAnsi="Cambria Math"/>
                  <w:lang w:eastAsia="pt-BR"/>
                </w:rPr>
              </m:ctrlPr>
            </m:sSubPr>
            <m:e>
              <m:r>
                <w:rPr>
                  <w:rFonts w:ascii="Cambria Math" w:hAnsi="Cambria Math"/>
                  <w:lang w:eastAsia="pt-BR"/>
                  <w:rPrChange w:id="608" w:author="Cristiano Cesario" w:date="2016-12-10T08:34:00Z">
                    <w:rPr>
                      <w:rFonts w:ascii="Cambria Math" w:hAnsi="Cambria Math"/>
                      <w:color w:val="0563C1" w:themeColor="hyperlink"/>
                      <w:szCs w:val="18"/>
                      <w:u w:val="single"/>
                    </w:rPr>
                  </w:rPrChange>
                </w:rPr>
                <m:t>b</m:t>
              </m:r>
            </m:e>
            <m:sub>
              <m:r>
                <w:rPr>
                  <w:rFonts w:ascii="Cambria Math" w:hAnsi="Cambria Math"/>
                  <w:lang w:eastAsia="pt-BR"/>
                  <w:rPrChange w:id="609" w:author="Cristiano Cesario" w:date="2016-12-10T08:34:00Z">
                    <w:rPr>
                      <w:rFonts w:ascii="Cambria Math" w:hAnsi="Cambria Math"/>
                      <w:color w:val="0563C1" w:themeColor="hyperlink"/>
                      <w:szCs w:val="18"/>
                      <w:u w:val="single"/>
                    </w:rPr>
                  </w:rPrChange>
                </w:rPr>
                <m:t>k</m:t>
              </m:r>
            </m:sub>
          </m:sSub>
        </m:oMath>
        <w:r w:rsidRPr="00E02D98">
          <w:rPr>
            <w:lang w:eastAsia="pt-BR"/>
            <w:rPrChange w:id="610" w:author="Cristiano Cesario" w:date="2016-12-10T08:34:00Z">
              <w:rPr>
                <w:color w:val="0563C1" w:themeColor="hyperlink"/>
                <w:szCs w:val="18"/>
                <w:u w:val="single"/>
              </w:rPr>
            </w:rPrChange>
          </w:rPr>
          <w:t xml:space="preserve"> and </w:t>
        </w:r>
        <m:oMath>
          <m:sSub>
            <m:sSubPr>
              <m:ctrlPr>
                <w:rPr>
                  <w:rFonts w:ascii="Cambria Math" w:hAnsi="Cambria Math"/>
                  <w:lang w:eastAsia="pt-BR"/>
                </w:rPr>
              </m:ctrlPr>
            </m:sSubPr>
            <m:e>
              <m:r>
                <w:rPr>
                  <w:rFonts w:ascii="Cambria Math" w:hAnsi="Cambria Math"/>
                  <w:lang w:eastAsia="pt-BR"/>
                  <w:rPrChange w:id="611"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612" w:author="Cristiano Cesario" w:date="2016-12-10T08:34:00Z">
                    <w:rPr>
                      <w:rFonts w:ascii="Cambria Math" w:hAnsi="Cambria Math"/>
                      <w:color w:val="0563C1" w:themeColor="hyperlink"/>
                      <w:szCs w:val="18"/>
                      <w:u w:val="single"/>
                    </w:rPr>
                  </w:rPrChange>
                </w:rPr>
                <m:t>k</m:t>
              </m:r>
            </m:sub>
          </m:sSub>
          <m:r>
            <m:rPr>
              <m:sty m:val="p"/>
            </m:rPr>
            <w:rPr>
              <w:rFonts w:ascii="Cambria Math" w:hAnsi="Cambria Math"/>
              <w:lang w:eastAsia="pt-BR"/>
              <w:rPrChange w:id="613"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614" w:author="Cristiano Cesario" w:date="2016-12-10T08:34:00Z">
                <w:rPr>
                  <w:rFonts w:ascii="Cambria Math" w:hAnsi="Cambria Math"/>
                  <w:color w:val="0563C1" w:themeColor="hyperlink"/>
                  <w:szCs w:val="18"/>
                  <w:u w:val="single"/>
                </w:rPr>
              </w:rPrChange>
            </w:rPr>
            <m:t>C</m:t>
          </m:r>
        </m:oMath>
        <w:r w:rsidRPr="00E02D98">
          <w:rPr>
            <w:lang w:eastAsia="pt-BR"/>
            <w:rPrChange w:id="615" w:author="Cristiano Cesario" w:date="2016-12-10T08:34:00Z">
              <w:rPr>
                <w:color w:val="0563C1" w:themeColor="hyperlink"/>
                <w:szCs w:val="18"/>
                <w:u w:val="single"/>
              </w:rPr>
            </w:rPrChange>
          </w:rPr>
          <w:t xml:space="preserve"> is the tip (i.e., head) of </w:t>
        </w:r>
        <m:oMath>
          <m:sSub>
            <m:sSubPr>
              <m:ctrlPr>
                <w:rPr>
                  <w:rFonts w:ascii="Cambria Math" w:hAnsi="Cambria Math"/>
                  <w:lang w:eastAsia="pt-BR"/>
                </w:rPr>
              </m:ctrlPr>
            </m:sSubPr>
            <m:e>
              <m:r>
                <w:rPr>
                  <w:rFonts w:ascii="Cambria Math" w:hAnsi="Cambria Math"/>
                  <w:lang w:eastAsia="pt-BR"/>
                  <w:rPrChange w:id="616" w:author="Cristiano Cesario" w:date="2016-12-10T08:34:00Z">
                    <w:rPr>
                      <w:rFonts w:ascii="Cambria Math" w:hAnsi="Cambria Math"/>
                      <w:color w:val="0563C1" w:themeColor="hyperlink"/>
                      <w:szCs w:val="18"/>
                      <w:u w:val="single"/>
                    </w:rPr>
                  </w:rPrChange>
                </w:rPr>
                <m:t>b</m:t>
              </m:r>
            </m:e>
            <m:sub>
              <m:r>
                <w:rPr>
                  <w:rFonts w:ascii="Cambria Math" w:hAnsi="Cambria Math"/>
                  <w:lang w:eastAsia="pt-BR"/>
                  <w:rPrChange w:id="617" w:author="Cristiano Cesario" w:date="2016-12-10T08:34:00Z">
                    <w:rPr>
                      <w:rFonts w:ascii="Cambria Math" w:hAnsi="Cambria Math"/>
                      <w:color w:val="0563C1" w:themeColor="hyperlink"/>
                      <w:szCs w:val="18"/>
                      <w:u w:val="single"/>
                    </w:rPr>
                  </w:rPrChange>
                </w:rPr>
                <m:t>k</m:t>
              </m:r>
            </m:sub>
          </m:sSub>
        </m:oMath>
        <w:r w:rsidRPr="00E02D98">
          <w:rPr>
            <w:lang w:eastAsia="pt-BR"/>
            <w:rPrChange w:id="618" w:author="Cristiano Cesario" w:date="2016-12-10T08:34:00Z">
              <w:rPr>
                <w:color w:val="0563C1" w:themeColor="hyperlink"/>
                <w:szCs w:val="18"/>
                <w:u w:val="single"/>
              </w:rPr>
            </w:rPrChange>
          </w:rPr>
          <w:t xml:space="preserve">. Consequently, </w:t>
        </w:r>
        <m:oMath>
          <m:sSub>
            <m:sSubPr>
              <m:ctrlPr>
                <w:rPr>
                  <w:rFonts w:ascii="Cambria Math" w:hAnsi="Cambria Math"/>
                  <w:lang w:eastAsia="pt-BR"/>
                </w:rPr>
              </m:ctrlPr>
            </m:sSubPr>
            <m:e>
              <m:r>
                <w:rPr>
                  <w:rFonts w:ascii="Cambria Math" w:hAnsi="Cambria Math"/>
                  <w:lang w:eastAsia="pt-BR"/>
                  <w:rPrChange w:id="619" w:author="Cristiano Cesario" w:date="2016-12-10T08:34:00Z">
                    <w:rPr>
                      <w:rFonts w:ascii="Cambria Math" w:hAnsi="Cambria Math"/>
                      <w:color w:val="0563C1" w:themeColor="hyperlink"/>
                      <w:szCs w:val="18"/>
                      <w:u w:val="single"/>
                    </w:rPr>
                  </w:rPrChange>
                </w:rPr>
                <m:t>H</m:t>
              </m:r>
            </m:e>
            <m:sub>
              <m:r>
                <w:rPr>
                  <w:rFonts w:ascii="Cambria Math" w:hAnsi="Cambria Math"/>
                  <w:lang w:eastAsia="pt-BR"/>
                  <w:rPrChange w:id="620" w:author="Cristiano Cesario" w:date="2016-12-10T08:34:00Z">
                    <w:rPr>
                      <w:rFonts w:ascii="Cambria Math" w:hAnsi="Cambria Math"/>
                      <w:color w:val="0563C1" w:themeColor="hyperlink"/>
                      <w:szCs w:val="18"/>
                      <w:u w:val="single"/>
                    </w:rPr>
                  </w:rPrChange>
                </w:rPr>
                <m:t>k</m:t>
              </m:r>
            </m:sub>
          </m:sSub>
          <m:r>
            <m:rPr>
              <m:sty m:val="p"/>
            </m:rPr>
            <w:rPr>
              <w:rFonts w:ascii="Cambria Math" w:hAnsi="Cambria Math"/>
              <w:lang w:eastAsia="pt-BR"/>
              <w:rPrChange w:id="621"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622" w:author="Cristiano Cesario" w:date="2016-12-10T08:34:00Z">
                <w:rPr>
                  <w:rFonts w:ascii="Cambria Math" w:hAnsi="Cambria Math"/>
                  <w:color w:val="0563C1" w:themeColor="hyperlink"/>
                  <w:szCs w:val="18"/>
                  <w:u w:val="single"/>
                </w:rPr>
              </w:rPrChange>
            </w:rPr>
            <m:t>C</m:t>
          </m:r>
        </m:oMath>
        <w:r w:rsidRPr="00E02D98">
          <w:rPr>
            <w:lang w:eastAsia="pt-BR"/>
            <w:rPrChange w:id="623" w:author="Cristiano Cesario" w:date="2016-12-10T08:34:00Z">
              <w:rPr>
                <w:color w:val="0563C1" w:themeColor="hyperlink"/>
                <w:szCs w:val="18"/>
                <w:u w:val="single"/>
              </w:rPr>
            </w:rPrChange>
          </w:rPr>
          <w:t xml:space="preserve"> contains all reachable commits of </w:t>
        </w:r>
        <m:oMath>
          <m:sSub>
            <m:sSubPr>
              <m:ctrlPr>
                <w:rPr>
                  <w:rFonts w:ascii="Cambria Math" w:hAnsi="Cambria Math"/>
                  <w:lang w:eastAsia="pt-BR"/>
                </w:rPr>
              </m:ctrlPr>
            </m:sSubPr>
            <m:e>
              <m:r>
                <w:rPr>
                  <w:rFonts w:ascii="Cambria Math" w:hAnsi="Cambria Math"/>
                  <w:lang w:eastAsia="pt-BR"/>
                  <w:rPrChange w:id="624" w:author="Cristiano Cesario" w:date="2016-12-10T08:34:00Z">
                    <w:rPr>
                      <w:rFonts w:ascii="Cambria Math" w:hAnsi="Cambria Math"/>
                      <w:color w:val="0563C1" w:themeColor="hyperlink"/>
                      <w:szCs w:val="18"/>
                      <w:u w:val="single"/>
                    </w:rPr>
                  </w:rPrChange>
                </w:rPr>
                <m:t>b</m:t>
              </m:r>
            </m:e>
            <m:sub>
              <m:r>
                <w:rPr>
                  <w:rFonts w:ascii="Cambria Math" w:hAnsi="Cambria Math"/>
                  <w:lang w:eastAsia="pt-BR"/>
                  <w:rPrChange w:id="625" w:author="Cristiano Cesario" w:date="2016-12-10T08:34:00Z">
                    <w:rPr>
                      <w:rFonts w:ascii="Cambria Math" w:hAnsi="Cambria Math"/>
                      <w:color w:val="0563C1" w:themeColor="hyperlink"/>
                      <w:szCs w:val="18"/>
                      <w:u w:val="single"/>
                    </w:rPr>
                  </w:rPrChange>
                </w:rPr>
                <m:t>k</m:t>
              </m:r>
            </m:sub>
          </m:sSub>
        </m:oMath>
        <w:r w:rsidRPr="00E02D98">
          <w:rPr>
            <w:lang w:eastAsia="pt-BR"/>
            <w:rPrChange w:id="626" w:author="Cristiano Cesario" w:date="2016-12-10T08:34:00Z">
              <w:rPr>
                <w:color w:val="0563C1" w:themeColor="hyperlink"/>
                <w:szCs w:val="18"/>
                <w:u w:val="single"/>
              </w:rPr>
            </w:rPrChange>
          </w:rPr>
          <w:t>.</w:t>
        </w:r>
      </w:ins>
    </w:p>
    <w:p w14:paraId="66FE9D10" w14:textId="77777777" w:rsidR="003F7D1B" w:rsidRPr="003F7D1B" w:rsidRDefault="00E02D98" w:rsidP="003F7D1B">
      <w:pPr>
        <w:rPr>
          <w:ins w:id="627" w:author="Cristiano Cesario" w:date="2016-12-10T08:33:00Z"/>
          <w:lang w:eastAsia="pt-BR"/>
          <w:rPrChange w:id="628" w:author="Cristiano Cesario" w:date="2016-12-10T08:34:00Z">
            <w:rPr>
              <w:ins w:id="629" w:author="Cristiano Cesario" w:date="2016-12-10T08:33:00Z"/>
              <w:szCs w:val="18"/>
            </w:rPr>
          </w:rPrChange>
        </w:rPr>
        <w:pPrChange w:id="630" w:author="Cristiano Cesario" w:date="2016-12-10T08:34:00Z">
          <w:pPr>
            <w:pStyle w:val="EstiloRecuodecorpodetextoPrimeiralinha0cmDepoisde"/>
          </w:pPr>
        </w:pPrChange>
      </w:pPr>
      <w:ins w:id="631" w:author="Cristiano Cesario" w:date="2016-12-10T08:33:00Z">
        <w:r w:rsidRPr="00E02D98">
          <w:rPr>
            <w:lang w:eastAsia="pt-BR"/>
            <w:rPrChange w:id="632" w:author="Cristiano Cesario" w:date="2016-12-10T08:34:00Z">
              <w:rPr>
                <w:color w:val="0563C1" w:themeColor="hyperlink"/>
                <w:szCs w:val="18"/>
                <w:u w:val="single"/>
              </w:rPr>
            </w:rPrChange>
          </w:rPr>
          <w:t xml:space="preserve">With this foundation established, we can now formalize the process of updating commits in the topology. For a local repository </w:t>
        </w:r>
        <m:oMath>
          <m:sSub>
            <m:sSubPr>
              <m:ctrlPr>
                <w:rPr>
                  <w:rFonts w:ascii="Cambria Math" w:hAnsi="Cambria Math"/>
                  <w:lang w:eastAsia="pt-BR"/>
                </w:rPr>
              </m:ctrlPr>
            </m:sSubPr>
            <m:e>
              <m:r>
                <w:rPr>
                  <w:rFonts w:ascii="Cambria Math" w:hAnsi="Cambria Math"/>
                  <w:lang w:eastAsia="pt-BR"/>
                  <w:rPrChange w:id="633"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634" w:author="Cristiano Cesario" w:date="2016-12-10T08:34:00Z">
                    <w:rPr>
                      <w:rFonts w:ascii="Cambria Math" w:hAnsi="Cambria Math"/>
                      <w:color w:val="0563C1" w:themeColor="hyperlink"/>
                      <w:szCs w:val="18"/>
                      <w:u w:val="single"/>
                    </w:rPr>
                  </w:rPrChange>
                </w:rPr>
                <m:t>i</m:t>
              </m:r>
            </m:sub>
          </m:sSub>
          <m:r>
            <m:rPr>
              <m:sty m:val="p"/>
            </m:rPr>
            <w:rPr>
              <w:rFonts w:ascii="Cambria Math" w:hAnsi="Cambria Math"/>
              <w:lang w:eastAsia="pt-BR"/>
              <w:rPrChange w:id="635"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636" w:author="Cristiano Cesario" w:date="2016-12-10T08:34:00Z">
                <w:rPr>
                  <w:rFonts w:ascii="Cambria Math" w:hAnsi="Cambria Math"/>
                  <w:color w:val="0563C1" w:themeColor="hyperlink"/>
                  <w:szCs w:val="18"/>
                  <w:u w:val="single"/>
                </w:rPr>
              </w:rPrChange>
            </w:rPr>
            <m:t>R</m:t>
          </m:r>
        </m:oMath>
        <w:r w:rsidRPr="00E02D98">
          <w:rPr>
            <w:lang w:eastAsia="pt-BR"/>
            <w:rPrChange w:id="637" w:author="Cristiano Cesario" w:date="2016-12-10T08:34:00Z">
              <w:rPr>
                <w:color w:val="0563C1" w:themeColor="hyperlink"/>
                <w:szCs w:val="18"/>
                <w:u w:val="single"/>
              </w:rPr>
            </w:rPrChange>
          </w:rPr>
          <w:t xml:space="preserve"> being monitored by DyeVC, </w:t>
        </w:r>
        <w:r w:rsidR="00A11294" w:rsidRPr="00357912">
          <w:rPr>
            <w:lang w:eastAsia="pt-BR"/>
          </w:rPr>
          <w:t>the rare situations where a commit is deleted</w:t>
        </w:r>
        <w:r w:rsidRPr="00E02D98">
          <w:rPr>
            <w:lang w:eastAsia="pt-BR"/>
            <w:rPrChange w:id="638" w:author="Cristiano Cesario" w:date="2016-12-10T08:34:00Z">
              <w:rPr>
                <w:color w:val="0563C1" w:themeColor="hyperlink"/>
                <w:szCs w:val="18"/>
                <w:u w:val="single"/>
              </w:rPr>
            </w:rPrChange>
          </w:rPr>
          <w:t xml:space="preserve"> can be formally defined as:</w:t>
        </w:r>
      </w:ins>
    </w:p>
    <w:p w14:paraId="50DC681F" w14:textId="77777777" w:rsidR="003F7D1B" w:rsidRPr="003F7D1B" w:rsidRDefault="00985CF7" w:rsidP="003F7D1B">
      <w:pPr>
        <w:rPr>
          <w:ins w:id="639" w:author="Cristiano Cesario" w:date="2016-12-10T08:33:00Z"/>
          <w:lang w:eastAsia="pt-BR"/>
          <w:rPrChange w:id="640" w:author="Cristiano Cesario" w:date="2016-12-10T08:34:00Z">
            <w:rPr>
              <w:ins w:id="641" w:author="Cristiano Cesario" w:date="2016-12-10T08:33:00Z"/>
              <w:szCs w:val="18"/>
            </w:rPr>
          </w:rPrChange>
        </w:rPr>
        <w:pPrChange w:id="642" w:author="Cristiano Cesario" w:date="2016-12-10T08:34:00Z">
          <w:pPr>
            <w:pStyle w:val="EstiloRecuodecorpodetextoPrimeiralinha0cmDepoisde"/>
          </w:pPr>
        </w:pPrChange>
      </w:pPr>
      <m:oMathPara>
        <m:oMath>
          <m:sSub>
            <m:sSubPr>
              <m:ctrlPr>
                <w:ins w:id="643" w:author="Cristiano Cesario" w:date="2016-12-10T08:33:00Z">
                  <w:rPr>
                    <w:rFonts w:ascii="Cambria Math" w:hAnsi="Cambria Math"/>
                    <w:lang w:eastAsia="pt-BR"/>
                  </w:rPr>
                </w:ins>
              </m:ctrlPr>
            </m:sSubPr>
            <m:e>
              <m:r>
                <w:ins w:id="644" w:author="Cristiano Cesario" w:date="2016-12-10T08:33:00Z">
                  <w:rPr>
                    <w:rFonts w:ascii="Cambria Math" w:hAnsi="Cambria Math"/>
                    <w:lang w:eastAsia="pt-BR"/>
                    <w:rPrChange w:id="645" w:author="Cristiano Cesario" w:date="2016-12-10T08:34:00Z">
                      <w:rPr>
                        <w:rFonts w:ascii="Cambria Math" w:hAnsi="Cambria Math"/>
                        <w:color w:val="0563C1" w:themeColor="hyperlink"/>
                        <w:szCs w:val="18"/>
                        <w:u w:val="single"/>
                      </w:rPr>
                    </w:rPrChange>
                  </w:rPr>
                  <m:t>Del</m:t>
                </w:ins>
              </m:r>
            </m:e>
            <m:sub>
              <m:r>
                <w:ins w:id="646" w:author="Cristiano Cesario" w:date="2016-12-10T08:33:00Z">
                  <w:rPr>
                    <w:rFonts w:ascii="Cambria Math" w:hAnsi="Cambria Math"/>
                    <w:lang w:eastAsia="pt-BR"/>
                    <w:rPrChange w:id="647" w:author="Cristiano Cesario" w:date="2016-12-10T08:34:00Z">
                      <w:rPr>
                        <w:rFonts w:ascii="Cambria Math" w:hAnsi="Cambria Math"/>
                        <w:color w:val="0563C1" w:themeColor="hyperlink"/>
                        <w:szCs w:val="18"/>
                        <w:u w:val="single"/>
                      </w:rPr>
                    </w:rPrChange>
                  </w:rPr>
                  <m:t>i</m:t>
                </w:ins>
              </m:r>
            </m:sub>
          </m:sSub>
          <m:r>
            <w:ins w:id="648" w:author="Cristiano Cesario" w:date="2016-12-10T08:33:00Z">
              <m:rPr>
                <m:sty m:val="p"/>
              </m:rPr>
              <w:rPr>
                <w:rFonts w:ascii="Cambria Math" w:hAnsi="Cambria Math"/>
                <w:lang w:eastAsia="pt-BR"/>
                <w:rPrChange w:id="649" w:author="Cristiano Cesario" w:date="2016-12-10T08:34:00Z">
                  <w:rPr>
                    <w:rFonts w:ascii="Cambria Math" w:hAnsi="Cambria Math"/>
                    <w:color w:val="0563C1" w:themeColor="hyperlink"/>
                    <w:szCs w:val="18"/>
                    <w:u w:val="single"/>
                  </w:rPr>
                </w:rPrChange>
              </w:rPr>
              <m:t>=</m:t>
            </w:ins>
          </m:r>
          <m:sSubSup>
            <m:sSubSupPr>
              <m:ctrlPr>
                <w:ins w:id="650" w:author="Cristiano Cesario" w:date="2016-12-10T08:33:00Z">
                  <w:rPr>
                    <w:rFonts w:ascii="Cambria Math" w:hAnsi="Cambria Math"/>
                    <w:lang w:eastAsia="pt-BR"/>
                  </w:rPr>
                </w:ins>
              </m:ctrlPr>
            </m:sSubSupPr>
            <m:e>
              <m:r>
                <w:ins w:id="651" w:author="Cristiano Cesario" w:date="2016-12-10T08:33:00Z">
                  <w:rPr>
                    <w:rFonts w:ascii="Cambria Math" w:hAnsi="Cambria Math"/>
                    <w:lang w:eastAsia="pt-BR"/>
                    <w:rPrChange w:id="652" w:author="Cristiano Cesario" w:date="2016-12-10T08:34:00Z">
                      <w:rPr>
                        <w:rFonts w:ascii="Cambria Math" w:hAnsi="Cambria Math"/>
                        <w:color w:val="0563C1" w:themeColor="hyperlink"/>
                        <w:szCs w:val="18"/>
                        <w:u w:val="single"/>
                      </w:rPr>
                    </w:rPrChange>
                  </w:rPr>
                  <m:t>C</m:t>
                </w:ins>
              </m:r>
            </m:e>
            <m:sub>
              <m:r>
                <w:ins w:id="653" w:author="Cristiano Cesario" w:date="2016-12-10T08:33:00Z">
                  <w:rPr>
                    <w:rFonts w:ascii="Cambria Math" w:hAnsi="Cambria Math"/>
                    <w:lang w:eastAsia="pt-BR"/>
                    <w:rPrChange w:id="654" w:author="Cristiano Cesario" w:date="2016-12-10T08:34:00Z">
                      <w:rPr>
                        <w:rFonts w:ascii="Cambria Math" w:hAnsi="Cambria Math"/>
                        <w:color w:val="0563C1" w:themeColor="hyperlink"/>
                        <w:szCs w:val="18"/>
                        <w:u w:val="single"/>
                      </w:rPr>
                    </w:rPrChange>
                  </w:rPr>
                  <m:t>i</m:t>
                </w:ins>
              </m:r>
            </m:sub>
            <m:sup>
              <m:r>
                <w:ins w:id="655" w:author="Cristiano Cesario" w:date="2016-12-10T08:33:00Z">
                  <w:rPr>
                    <w:rFonts w:ascii="Cambria Math" w:hAnsi="Cambria Math"/>
                    <w:lang w:eastAsia="pt-BR"/>
                    <w:rPrChange w:id="656" w:author="Cristiano Cesario" w:date="2016-12-10T08:34:00Z">
                      <w:rPr>
                        <w:rFonts w:ascii="Cambria Math" w:hAnsi="Cambria Math"/>
                        <w:color w:val="0563C1" w:themeColor="hyperlink"/>
                        <w:szCs w:val="18"/>
                        <w:u w:val="single"/>
                      </w:rPr>
                    </w:rPrChange>
                  </w:rPr>
                  <m:t>previous</m:t>
                </w:ins>
              </m:r>
            </m:sup>
          </m:sSubSup>
          <m:r>
            <w:ins w:id="657" w:author="Cristiano Cesario" w:date="2016-12-10T08:33:00Z">
              <m:rPr>
                <m:sty m:val="p"/>
              </m:rPr>
              <w:rPr>
                <w:rFonts w:ascii="Cambria Math" w:hAnsi="Cambria Math"/>
                <w:lang w:eastAsia="pt-BR"/>
                <w:rPrChange w:id="658" w:author="Cristiano Cesario" w:date="2016-12-10T08:34:00Z">
                  <w:rPr>
                    <w:rFonts w:ascii="Cambria Math" w:hAnsi="Cambria Math"/>
                    <w:color w:val="0563C1" w:themeColor="hyperlink"/>
                    <w:szCs w:val="18"/>
                    <w:u w:val="single"/>
                  </w:rPr>
                </w:rPrChange>
              </w:rPr>
              <m:t>\</m:t>
            </w:ins>
          </m:r>
          <m:sSubSup>
            <m:sSubSupPr>
              <m:ctrlPr>
                <w:ins w:id="659" w:author="Cristiano Cesario" w:date="2016-12-10T08:33:00Z">
                  <w:rPr>
                    <w:rFonts w:ascii="Cambria Math" w:hAnsi="Cambria Math"/>
                    <w:lang w:eastAsia="pt-BR"/>
                  </w:rPr>
                </w:ins>
              </m:ctrlPr>
            </m:sSubSupPr>
            <m:e>
              <m:r>
                <w:ins w:id="660" w:author="Cristiano Cesario" w:date="2016-12-10T08:33:00Z">
                  <w:rPr>
                    <w:rFonts w:ascii="Cambria Math" w:hAnsi="Cambria Math"/>
                    <w:lang w:eastAsia="pt-BR"/>
                    <w:rPrChange w:id="661" w:author="Cristiano Cesario" w:date="2016-12-10T08:34:00Z">
                      <w:rPr>
                        <w:rFonts w:ascii="Cambria Math" w:hAnsi="Cambria Math"/>
                        <w:color w:val="0563C1" w:themeColor="hyperlink"/>
                        <w:szCs w:val="18"/>
                        <w:u w:val="single"/>
                      </w:rPr>
                    </w:rPrChange>
                  </w:rPr>
                  <m:t>C</m:t>
                </w:ins>
              </m:r>
            </m:e>
            <m:sub>
              <m:r>
                <w:ins w:id="662" w:author="Cristiano Cesario" w:date="2016-12-10T08:33:00Z">
                  <w:rPr>
                    <w:rFonts w:ascii="Cambria Math" w:hAnsi="Cambria Math"/>
                    <w:lang w:eastAsia="pt-BR"/>
                    <w:rPrChange w:id="663" w:author="Cristiano Cesario" w:date="2016-12-10T08:34:00Z">
                      <w:rPr>
                        <w:rFonts w:ascii="Cambria Math" w:hAnsi="Cambria Math"/>
                        <w:color w:val="0563C1" w:themeColor="hyperlink"/>
                        <w:szCs w:val="18"/>
                        <w:u w:val="single"/>
                      </w:rPr>
                    </w:rPrChange>
                  </w:rPr>
                  <m:t>i</m:t>
                </w:ins>
              </m:r>
            </m:sub>
            <m:sup>
              <m:r>
                <w:ins w:id="664" w:author="Cristiano Cesario" w:date="2016-12-10T08:33:00Z">
                  <w:rPr>
                    <w:rFonts w:ascii="Cambria Math" w:hAnsi="Cambria Math"/>
                    <w:lang w:eastAsia="pt-BR"/>
                    <w:rPrChange w:id="665" w:author="Cristiano Cesario" w:date="2016-12-10T08:34:00Z">
                      <w:rPr>
                        <w:rFonts w:ascii="Cambria Math" w:hAnsi="Cambria Math"/>
                        <w:color w:val="0563C1" w:themeColor="hyperlink"/>
                        <w:szCs w:val="18"/>
                        <w:u w:val="single"/>
                      </w:rPr>
                    </w:rPrChange>
                  </w:rPr>
                  <m:t>current</m:t>
                </w:ins>
              </m:r>
            </m:sup>
          </m:sSubSup>
        </m:oMath>
      </m:oMathPara>
    </w:p>
    <w:p w14:paraId="32934A06" w14:textId="77777777" w:rsidR="003F7D1B" w:rsidRDefault="00A11294" w:rsidP="003F7D1B">
      <w:pPr>
        <w:rPr>
          <w:ins w:id="666" w:author="Cristiano Cesario" w:date="2016-12-10T08:33:00Z"/>
          <w:lang w:eastAsia="pt-BR"/>
        </w:rPr>
        <w:pPrChange w:id="667" w:author="Cristiano Cesario" w:date="2016-12-10T08:34:00Z">
          <w:pPr>
            <w:pStyle w:val="EstiloRecuodecorpodetextoPrimeiralinha0cmDepoisde"/>
          </w:pPr>
        </w:pPrChange>
      </w:pPr>
      <w:ins w:id="668" w:author="Cristiano Cesario" w:date="2016-12-10T08:33:00Z">
        <w:r>
          <w:rPr>
            <w:lang w:eastAsia="pt-BR"/>
          </w:rPr>
          <w:t xml:space="preserve">Each locally deleted commit </w:t>
        </w:r>
        <m:oMath>
          <m:r>
            <w:rPr>
              <w:rFonts w:ascii="Cambria Math" w:hAnsi="Cambria Math"/>
              <w:lang w:eastAsia="pt-BR"/>
              <w:rPrChange w:id="669" w:author="Cristiano Cesario" w:date="2016-12-10T08:34:00Z">
                <w:rPr>
                  <w:rFonts w:ascii="Cambria Math" w:hAnsi="Cambria Math"/>
                  <w:color w:val="0563C1" w:themeColor="hyperlink"/>
                  <w:szCs w:val="18"/>
                  <w:u w:val="single"/>
                </w:rPr>
              </w:rPrChange>
            </w:rPr>
            <m:t>c</m:t>
          </m:r>
          <m:r>
            <m:rPr>
              <m:sty m:val="p"/>
            </m:rPr>
            <w:rPr>
              <w:rFonts w:ascii="Cambria Math" w:hAnsi="Cambria Math"/>
              <w:lang w:eastAsia="pt-BR"/>
              <w:rPrChange w:id="670" w:author="Cristiano Cesario" w:date="2016-12-10T08:34:00Z">
                <w:rPr>
                  <w:rFonts w:ascii="Cambria Math" w:hAnsi="Cambria Math"/>
                  <w:color w:val="0563C1" w:themeColor="hyperlink"/>
                  <w:szCs w:val="18"/>
                  <w:u w:val="single"/>
                </w:rPr>
              </w:rPrChange>
            </w:rPr>
            <m:t>∈</m:t>
          </m:r>
          <m:sSub>
            <m:sSubPr>
              <m:ctrlPr>
                <w:rPr>
                  <w:rFonts w:ascii="Cambria Math" w:hAnsi="Cambria Math"/>
                  <w:lang w:eastAsia="pt-BR"/>
                </w:rPr>
              </m:ctrlPr>
            </m:sSubPr>
            <m:e>
              <m:r>
                <w:rPr>
                  <w:rFonts w:ascii="Cambria Math" w:hAnsi="Cambria Math" w:cs="Cambria Math"/>
                  <w:lang w:eastAsia="pt-BR"/>
                  <w:rPrChange w:id="671" w:author="Cristiano Cesario" w:date="2016-12-10T08:34:00Z">
                    <w:rPr>
                      <w:rFonts w:ascii="Cambria Math" w:hAnsi="Cambria Math"/>
                      <w:color w:val="0563C1" w:themeColor="hyperlink"/>
                      <w:szCs w:val="18"/>
                      <w:u w:val="single"/>
                    </w:rPr>
                  </w:rPrChange>
                </w:rPr>
                <m:t>D</m:t>
              </m:r>
              <m:r>
                <w:rPr>
                  <w:rFonts w:ascii="Cambria Math" w:hAnsi="Cambria Math"/>
                  <w:lang w:eastAsia="pt-BR"/>
                  <w:rPrChange w:id="672" w:author="Cristiano Cesario" w:date="2016-12-10T08:34:00Z">
                    <w:rPr>
                      <w:rFonts w:ascii="Cambria Math" w:hAnsi="Cambria Math"/>
                      <w:color w:val="0563C1" w:themeColor="hyperlink"/>
                      <w:szCs w:val="18"/>
                      <w:u w:val="single"/>
                    </w:rPr>
                  </w:rPrChange>
                </w:rPr>
                <m:t>el</m:t>
              </m:r>
            </m:e>
            <m:sub>
              <m:r>
                <w:rPr>
                  <w:rFonts w:ascii="Cambria Math" w:hAnsi="Cambria Math"/>
                  <w:lang w:eastAsia="pt-BR"/>
                  <w:rPrChange w:id="673" w:author="Cristiano Cesario" w:date="2016-12-10T08:34:00Z">
                    <w:rPr>
                      <w:rFonts w:ascii="Cambria Math" w:hAnsi="Cambria Math"/>
                      <w:color w:val="0563C1" w:themeColor="hyperlink"/>
                      <w:szCs w:val="18"/>
                      <w:u w:val="single"/>
                    </w:rPr>
                  </w:rPrChange>
                </w:rPr>
                <m:t>i</m:t>
              </m:r>
            </m:sub>
          </m:sSub>
        </m:oMath>
        <w:r>
          <w:rPr>
            <w:lang w:eastAsia="pt-BR"/>
          </w:rPr>
          <w:t xml:space="preserve"> should be removed from </w:t>
        </w:r>
        <m:oMath>
          <m:sSup>
            <m:sSupPr>
              <m:ctrlPr>
                <w:rPr>
                  <w:rFonts w:ascii="Cambria Math" w:hAnsi="Cambria Math"/>
                  <w:lang w:eastAsia="pt-BR"/>
                </w:rPr>
              </m:ctrlPr>
            </m:sSupPr>
            <m:e>
              <m:r>
                <w:rPr>
                  <w:rFonts w:ascii="Cambria Math" w:hAnsi="Cambria Math"/>
                  <w:lang w:eastAsia="pt-BR"/>
                  <w:rPrChange w:id="674" w:author="Cristiano Cesario" w:date="2016-12-10T08:34:00Z">
                    <w:rPr>
                      <w:rFonts w:ascii="Cambria Math" w:hAnsi="Cambria Math"/>
                      <w:color w:val="0563C1" w:themeColor="hyperlink"/>
                      <w:szCs w:val="18"/>
                      <w:u w:val="single"/>
                    </w:rPr>
                  </w:rPrChange>
                </w:rPr>
                <m:t>C</m:t>
              </m:r>
            </m:e>
            <m:sup>
              <m:r>
                <w:rPr>
                  <w:rFonts w:ascii="Cambria Math" w:hAnsi="Cambria Math"/>
                  <w:lang w:eastAsia="pt-BR"/>
                  <w:rPrChange w:id="675" w:author="Cristiano Cesario" w:date="2016-12-10T08:34:00Z">
                    <w:rPr>
                      <w:rFonts w:ascii="Cambria Math" w:hAnsi="Cambria Math"/>
                      <w:color w:val="0563C1" w:themeColor="hyperlink"/>
                      <w:szCs w:val="18"/>
                      <w:u w:val="single"/>
                    </w:rPr>
                  </w:rPrChange>
                </w:rPr>
                <m:t>database</m:t>
              </m:r>
            </m:sup>
          </m:sSup>
        </m:oMath>
        <w:r w:rsidR="00E02D98" w:rsidRPr="00E02D98">
          <w:rPr>
            <w:lang w:eastAsia="pt-BR"/>
            <w:rPrChange w:id="676" w:author="Cristiano Cesario" w:date="2016-12-10T08:34:00Z">
              <w:rPr>
                <w:color w:val="0563C1" w:themeColor="hyperlink"/>
                <w:szCs w:val="18"/>
                <w:u w:val="single"/>
              </w:rPr>
            </w:rPrChange>
          </w:rPr>
          <w:t xml:space="preserve"> if no other repository </w:t>
        </w:r>
        <m:oMath>
          <m:r>
            <w:rPr>
              <w:rFonts w:ascii="Cambria Math" w:hAnsi="Cambria Math"/>
              <w:lang w:eastAsia="pt-BR"/>
              <w:rPrChange w:id="677" w:author="Cristiano Cesario" w:date="2016-12-10T08:34:00Z">
                <w:rPr>
                  <w:rFonts w:ascii="Cambria Math" w:hAnsi="Cambria Math"/>
                  <w:color w:val="0563C1" w:themeColor="hyperlink"/>
                  <w:szCs w:val="18"/>
                  <w:u w:val="single"/>
                </w:rPr>
              </w:rPrChange>
            </w:rPr>
            <m:t>r</m:t>
          </m:r>
          <m:r>
            <m:rPr>
              <m:sty m:val="p"/>
            </m:rPr>
            <w:rPr>
              <w:rFonts w:ascii="Cambria Math" w:hAnsi="Cambria Math"/>
              <w:lang w:eastAsia="pt-BR"/>
              <w:rPrChange w:id="678"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679" w:author="Cristiano Cesario" w:date="2016-12-10T08:34:00Z">
                <w:rPr>
                  <w:rFonts w:ascii="Cambria Math" w:hAnsi="Cambria Math"/>
                  <w:color w:val="0563C1" w:themeColor="hyperlink"/>
                  <w:szCs w:val="18"/>
                  <w:u w:val="single"/>
                </w:rPr>
              </w:rPrChange>
            </w:rPr>
            <m:t>R</m:t>
          </m:r>
        </m:oMath>
        <w:r w:rsidR="00E02D98" w:rsidRPr="00E02D98">
          <w:rPr>
            <w:lang w:eastAsia="pt-BR"/>
            <w:rPrChange w:id="680" w:author="Cristiano Cesario" w:date="2016-12-10T08:34:00Z">
              <w:rPr>
                <w:color w:val="0563C1" w:themeColor="hyperlink"/>
                <w:szCs w:val="18"/>
                <w:u w:val="single"/>
              </w:rPr>
            </w:rPrChange>
          </w:rPr>
          <w:t xml:space="preserve"> still contains this commit. </w:t>
        </w:r>
        <w:r w:rsidRPr="00357912">
          <w:rPr>
            <w:lang w:eastAsia="pt-BR"/>
          </w:rPr>
          <w:t xml:space="preserve">Conversely, </w:t>
        </w:r>
        <w:proofErr w:type="spellStart"/>
        <w:r>
          <w:rPr>
            <w:lang w:eastAsia="pt-BR"/>
          </w:rPr>
          <w:t>thenew</w:t>
        </w:r>
        <w:proofErr w:type="spellEnd"/>
        <w:r>
          <w:rPr>
            <w:lang w:eastAsia="pt-BR"/>
          </w:rPr>
          <w:t xml:space="preserve"> </w:t>
        </w:r>
        <w:r w:rsidRPr="00357912">
          <w:rPr>
            <w:lang w:eastAsia="pt-BR"/>
          </w:rPr>
          <w:t xml:space="preserve">commits in </w:t>
        </w:r>
        <m:oMath>
          <m:sSub>
            <m:sSubPr>
              <m:ctrlPr>
                <w:rPr>
                  <w:rFonts w:ascii="Cambria Math" w:hAnsi="Cambria Math"/>
                  <w:lang w:eastAsia="pt-BR"/>
                </w:rPr>
              </m:ctrlPr>
            </m:sSubPr>
            <m:e>
              <m:r>
                <w:rPr>
                  <w:rFonts w:ascii="Cambria Math" w:hAnsi="Cambria Math"/>
                  <w:lang w:eastAsia="pt-BR"/>
                  <w:rPrChange w:id="681"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682" w:author="Cristiano Cesario" w:date="2016-12-10T08:34:00Z">
                    <w:rPr>
                      <w:rFonts w:ascii="Cambria Math" w:hAnsi="Cambria Math"/>
                      <w:color w:val="0563C1" w:themeColor="hyperlink"/>
                      <w:szCs w:val="18"/>
                      <w:u w:val="single"/>
                    </w:rPr>
                  </w:rPrChange>
                </w:rPr>
                <m:t>i</m:t>
              </m:r>
            </m:sub>
          </m:sSub>
          <m:r>
            <m:rPr>
              <m:sty m:val="p"/>
            </m:rPr>
            <w:rPr>
              <w:rFonts w:ascii="Cambria Math" w:hAnsi="Cambria Math"/>
              <w:lang w:eastAsia="pt-BR"/>
              <w:rPrChange w:id="683"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684" w:author="Cristiano Cesario" w:date="2016-12-10T08:34:00Z">
                <w:rPr>
                  <w:rFonts w:ascii="Cambria Math" w:hAnsi="Cambria Math"/>
                  <w:color w:val="0563C1" w:themeColor="hyperlink"/>
                  <w:szCs w:val="18"/>
                  <w:u w:val="single"/>
                </w:rPr>
              </w:rPrChange>
            </w:rPr>
            <m:t>R</m:t>
          </m:r>
        </m:oMath>
        <w:r w:rsidRPr="00357912">
          <w:rPr>
            <w:lang w:eastAsia="pt-BR"/>
          </w:rPr>
          <w:t xml:space="preserve">since the previous monitoring cycle </w:t>
        </w:r>
        <w:r>
          <w:rPr>
            <w:lang w:eastAsia="pt-BR"/>
          </w:rPr>
          <w:t>can be formally defined as:</w:t>
        </w:r>
      </w:ins>
    </w:p>
    <w:p w14:paraId="578B9D13" w14:textId="77777777" w:rsidR="003F7D1B" w:rsidRDefault="00985CF7" w:rsidP="003F7D1B">
      <w:pPr>
        <w:rPr>
          <w:ins w:id="685" w:author="Cristiano Cesario" w:date="2016-12-10T08:33:00Z"/>
          <w:lang w:eastAsia="pt-BR"/>
        </w:rPr>
        <w:pPrChange w:id="686" w:author="Cristiano Cesario" w:date="2016-12-10T08:34:00Z">
          <w:pPr>
            <w:pStyle w:val="EstiloRecuodecorpodetextoPrimeiralinha0cmDepoisde"/>
          </w:pPr>
        </w:pPrChange>
      </w:pPr>
      <m:oMathPara>
        <m:oMath>
          <m:sSub>
            <m:sSubPr>
              <m:ctrlPr>
                <w:ins w:id="687" w:author="Cristiano Cesario" w:date="2016-12-10T08:33:00Z">
                  <w:rPr>
                    <w:rFonts w:ascii="Cambria Math" w:hAnsi="Cambria Math"/>
                    <w:lang w:eastAsia="pt-BR"/>
                  </w:rPr>
                </w:ins>
              </m:ctrlPr>
            </m:sSubPr>
            <m:e>
              <m:r>
                <w:ins w:id="688" w:author="Cristiano Cesario" w:date="2016-12-10T08:33:00Z">
                  <w:rPr>
                    <w:rFonts w:ascii="Cambria Math" w:hAnsi="Cambria Math"/>
                    <w:lang w:eastAsia="pt-BR"/>
                    <w:rPrChange w:id="689" w:author="Cristiano Cesario" w:date="2016-12-10T08:34:00Z">
                      <w:rPr>
                        <w:rFonts w:ascii="Cambria Math" w:hAnsi="Cambria Math"/>
                        <w:color w:val="0563C1" w:themeColor="hyperlink"/>
                        <w:szCs w:val="18"/>
                        <w:u w:val="single"/>
                      </w:rPr>
                    </w:rPrChange>
                  </w:rPr>
                  <m:t>New</m:t>
                </w:ins>
              </m:r>
            </m:e>
            <m:sub>
              <m:r>
                <w:ins w:id="690" w:author="Cristiano Cesario" w:date="2016-12-10T08:33:00Z">
                  <w:rPr>
                    <w:rFonts w:ascii="Cambria Math" w:hAnsi="Cambria Math"/>
                    <w:lang w:eastAsia="pt-BR"/>
                    <w:rPrChange w:id="691" w:author="Cristiano Cesario" w:date="2016-12-10T08:34:00Z">
                      <w:rPr>
                        <w:rFonts w:ascii="Cambria Math" w:hAnsi="Cambria Math"/>
                        <w:color w:val="0563C1" w:themeColor="hyperlink"/>
                        <w:szCs w:val="18"/>
                        <w:u w:val="single"/>
                      </w:rPr>
                    </w:rPrChange>
                  </w:rPr>
                  <m:t>i</m:t>
                </w:ins>
              </m:r>
            </m:sub>
          </m:sSub>
          <m:r>
            <w:ins w:id="692" w:author="Cristiano Cesario" w:date="2016-12-10T08:33:00Z">
              <m:rPr>
                <m:sty m:val="p"/>
              </m:rPr>
              <w:rPr>
                <w:rFonts w:ascii="Cambria Math" w:hAnsi="Cambria Math"/>
                <w:lang w:eastAsia="pt-BR"/>
                <w:rPrChange w:id="693" w:author="Cristiano Cesario" w:date="2016-12-10T08:34:00Z">
                  <w:rPr>
                    <w:rFonts w:ascii="Cambria Math" w:hAnsi="Cambria Math"/>
                    <w:color w:val="0563C1" w:themeColor="hyperlink"/>
                    <w:szCs w:val="18"/>
                    <w:u w:val="single"/>
                  </w:rPr>
                </w:rPrChange>
              </w:rPr>
              <m:t>=</m:t>
            </w:ins>
          </m:r>
          <m:sSubSup>
            <m:sSubSupPr>
              <m:ctrlPr>
                <w:ins w:id="694" w:author="Cristiano Cesario" w:date="2016-12-10T08:33:00Z">
                  <w:rPr>
                    <w:rFonts w:ascii="Cambria Math" w:hAnsi="Cambria Math"/>
                    <w:lang w:eastAsia="pt-BR"/>
                  </w:rPr>
                </w:ins>
              </m:ctrlPr>
            </m:sSubSupPr>
            <m:e>
              <m:r>
                <w:ins w:id="695" w:author="Cristiano Cesario" w:date="2016-12-10T08:33:00Z">
                  <w:rPr>
                    <w:rFonts w:ascii="Cambria Math" w:hAnsi="Cambria Math"/>
                    <w:lang w:eastAsia="pt-BR"/>
                    <w:rPrChange w:id="696" w:author="Cristiano Cesario" w:date="2016-12-10T08:34:00Z">
                      <w:rPr>
                        <w:rFonts w:ascii="Cambria Math" w:hAnsi="Cambria Math"/>
                        <w:color w:val="0563C1" w:themeColor="hyperlink"/>
                        <w:szCs w:val="18"/>
                        <w:u w:val="single"/>
                      </w:rPr>
                    </w:rPrChange>
                  </w:rPr>
                  <m:t>C</m:t>
                </w:ins>
              </m:r>
            </m:e>
            <m:sub>
              <m:r>
                <w:ins w:id="697" w:author="Cristiano Cesario" w:date="2016-12-10T08:33:00Z">
                  <w:rPr>
                    <w:rFonts w:ascii="Cambria Math" w:hAnsi="Cambria Math"/>
                    <w:lang w:eastAsia="pt-BR"/>
                    <w:rPrChange w:id="698" w:author="Cristiano Cesario" w:date="2016-12-10T08:34:00Z">
                      <w:rPr>
                        <w:rFonts w:ascii="Cambria Math" w:hAnsi="Cambria Math"/>
                        <w:color w:val="0563C1" w:themeColor="hyperlink"/>
                        <w:szCs w:val="18"/>
                        <w:u w:val="single"/>
                      </w:rPr>
                    </w:rPrChange>
                  </w:rPr>
                  <m:t>i</m:t>
                </w:ins>
              </m:r>
            </m:sub>
            <m:sup>
              <m:r>
                <w:ins w:id="699" w:author="Cristiano Cesario" w:date="2016-12-10T08:33:00Z">
                  <w:rPr>
                    <w:rFonts w:ascii="Cambria Math" w:hAnsi="Cambria Math"/>
                    <w:lang w:eastAsia="pt-BR"/>
                    <w:rPrChange w:id="700" w:author="Cristiano Cesario" w:date="2016-12-10T08:34:00Z">
                      <w:rPr>
                        <w:rFonts w:ascii="Cambria Math" w:hAnsi="Cambria Math"/>
                        <w:color w:val="0563C1" w:themeColor="hyperlink"/>
                        <w:szCs w:val="18"/>
                        <w:u w:val="single"/>
                      </w:rPr>
                    </w:rPrChange>
                  </w:rPr>
                  <m:t>current</m:t>
                </w:ins>
              </m:r>
            </m:sup>
          </m:sSubSup>
          <m:r>
            <w:ins w:id="701" w:author="Cristiano Cesario" w:date="2016-12-10T08:33:00Z">
              <m:rPr>
                <m:sty m:val="p"/>
              </m:rPr>
              <w:rPr>
                <w:rFonts w:ascii="Cambria Math" w:hAnsi="Cambria Math"/>
                <w:lang w:eastAsia="pt-BR"/>
                <w:rPrChange w:id="702" w:author="Cristiano Cesario" w:date="2016-12-10T08:34:00Z">
                  <w:rPr>
                    <w:rFonts w:ascii="Cambria Math" w:hAnsi="Cambria Math"/>
                    <w:color w:val="0563C1" w:themeColor="hyperlink"/>
                    <w:szCs w:val="18"/>
                    <w:u w:val="single"/>
                  </w:rPr>
                </w:rPrChange>
              </w:rPr>
              <m:t>\</m:t>
            </w:ins>
          </m:r>
          <m:sSubSup>
            <m:sSubSupPr>
              <m:ctrlPr>
                <w:ins w:id="703" w:author="Cristiano Cesario" w:date="2016-12-10T08:33:00Z">
                  <w:rPr>
                    <w:rFonts w:ascii="Cambria Math" w:hAnsi="Cambria Math"/>
                    <w:lang w:eastAsia="pt-BR"/>
                  </w:rPr>
                </w:ins>
              </m:ctrlPr>
            </m:sSubSupPr>
            <m:e>
              <m:r>
                <w:ins w:id="704" w:author="Cristiano Cesario" w:date="2016-12-10T08:33:00Z">
                  <w:rPr>
                    <w:rFonts w:ascii="Cambria Math" w:hAnsi="Cambria Math"/>
                    <w:lang w:eastAsia="pt-BR"/>
                    <w:rPrChange w:id="705" w:author="Cristiano Cesario" w:date="2016-12-10T08:34:00Z">
                      <w:rPr>
                        <w:rFonts w:ascii="Cambria Math" w:hAnsi="Cambria Math"/>
                        <w:color w:val="0563C1" w:themeColor="hyperlink"/>
                        <w:szCs w:val="18"/>
                        <w:u w:val="single"/>
                      </w:rPr>
                    </w:rPrChange>
                  </w:rPr>
                  <m:t>C</m:t>
                </w:ins>
              </m:r>
            </m:e>
            <m:sub>
              <m:r>
                <w:ins w:id="706" w:author="Cristiano Cesario" w:date="2016-12-10T08:33:00Z">
                  <w:rPr>
                    <w:rFonts w:ascii="Cambria Math" w:hAnsi="Cambria Math"/>
                    <w:lang w:eastAsia="pt-BR"/>
                    <w:rPrChange w:id="707" w:author="Cristiano Cesario" w:date="2016-12-10T08:34:00Z">
                      <w:rPr>
                        <w:rFonts w:ascii="Cambria Math" w:hAnsi="Cambria Math"/>
                        <w:color w:val="0563C1" w:themeColor="hyperlink"/>
                        <w:szCs w:val="18"/>
                        <w:u w:val="single"/>
                      </w:rPr>
                    </w:rPrChange>
                  </w:rPr>
                  <m:t>i</m:t>
                </w:ins>
              </m:r>
            </m:sub>
            <m:sup>
              <m:r>
                <w:ins w:id="708" w:author="Cristiano Cesario" w:date="2016-12-10T08:33:00Z">
                  <w:rPr>
                    <w:rFonts w:ascii="Cambria Math" w:hAnsi="Cambria Math"/>
                    <w:lang w:eastAsia="pt-BR"/>
                    <w:rPrChange w:id="709" w:author="Cristiano Cesario" w:date="2016-12-10T08:34:00Z">
                      <w:rPr>
                        <w:rFonts w:ascii="Cambria Math" w:hAnsi="Cambria Math"/>
                        <w:color w:val="0563C1" w:themeColor="hyperlink"/>
                        <w:szCs w:val="18"/>
                        <w:u w:val="single"/>
                      </w:rPr>
                    </w:rPrChange>
                  </w:rPr>
                  <m:t>previous</m:t>
                </w:ins>
              </m:r>
            </m:sup>
          </m:sSubSup>
        </m:oMath>
      </m:oMathPara>
    </w:p>
    <w:p w14:paraId="2215B407" w14:textId="77777777" w:rsidR="003F7D1B" w:rsidRDefault="00A11294" w:rsidP="003F7D1B">
      <w:pPr>
        <w:rPr>
          <w:ins w:id="710" w:author="Cristiano Cesario" w:date="2016-12-10T08:33:00Z"/>
          <w:lang w:eastAsia="pt-BR"/>
        </w:rPr>
        <w:pPrChange w:id="711" w:author="Cristiano Cesario" w:date="2016-12-10T08:34:00Z">
          <w:pPr>
            <w:pStyle w:val="EstiloRecuodecorpodetextoPrimeiralinha0cmDepoisde"/>
          </w:pPr>
        </w:pPrChange>
      </w:pPr>
      <w:ins w:id="712" w:author="Cristiano Cesario" w:date="2016-12-10T08:33:00Z">
        <w:r>
          <w:rPr>
            <w:lang w:eastAsia="pt-BR"/>
          </w:rPr>
          <w:t xml:space="preserve">Each locally added commit that </w:t>
        </w:r>
        <w:r w:rsidR="00E02D98" w:rsidRPr="00E02D98">
          <w:rPr>
            <w:lang w:eastAsia="pt-BR"/>
            <w:rPrChange w:id="713" w:author="Cristiano Cesario" w:date="2016-12-10T08:34:00Z">
              <w:rPr>
                <w:color w:val="0563C1" w:themeColor="hyperlink"/>
                <w:szCs w:val="18"/>
                <w:u w:val="single"/>
              </w:rPr>
            </w:rPrChange>
          </w:rPr>
          <w:t>is not already in the database (</w:t>
        </w:r>
        <m:oMath>
          <m:sSub>
            <m:sSubPr>
              <m:ctrlPr>
                <w:rPr>
                  <w:rFonts w:ascii="Cambria Math" w:hAnsi="Cambria Math"/>
                  <w:lang w:eastAsia="pt-BR"/>
                </w:rPr>
              </m:ctrlPr>
            </m:sSubPr>
            <m:e>
              <m:r>
                <w:rPr>
                  <w:rFonts w:ascii="Cambria Math" w:hAnsi="Cambria Math"/>
                  <w:lang w:eastAsia="pt-BR"/>
                  <w:rPrChange w:id="714" w:author="Cristiano Cesario" w:date="2016-12-10T08:34:00Z">
                    <w:rPr>
                      <w:rFonts w:ascii="Cambria Math" w:hAnsi="Cambria Math"/>
                      <w:color w:val="0563C1" w:themeColor="hyperlink"/>
                      <w:szCs w:val="18"/>
                      <w:u w:val="single"/>
                    </w:rPr>
                  </w:rPrChange>
                </w:rPr>
                <m:t>c</m:t>
              </m:r>
              <m:r>
                <m:rPr>
                  <m:sty m:val="p"/>
                </m:rPr>
                <w:rPr>
                  <w:rFonts w:ascii="Cambria Math" w:hAnsi="Cambria Math"/>
                  <w:lang w:eastAsia="pt-BR"/>
                  <w:rPrChange w:id="715"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716" w:author="Cristiano Cesario" w:date="2016-12-10T08:34:00Z">
                    <w:rPr>
                      <w:rFonts w:ascii="Cambria Math" w:hAnsi="Cambria Math"/>
                      <w:color w:val="0563C1" w:themeColor="hyperlink"/>
                      <w:szCs w:val="18"/>
                      <w:u w:val="single"/>
                    </w:rPr>
                  </w:rPrChange>
                </w:rPr>
                <m:t>New</m:t>
              </m:r>
            </m:e>
            <m:sub>
              <m:r>
                <w:rPr>
                  <w:rFonts w:ascii="Cambria Math" w:hAnsi="Cambria Math"/>
                  <w:lang w:eastAsia="pt-BR"/>
                  <w:rPrChange w:id="717" w:author="Cristiano Cesario" w:date="2016-12-10T08:34:00Z">
                    <w:rPr>
                      <w:rFonts w:ascii="Cambria Math" w:hAnsi="Cambria Math"/>
                      <w:color w:val="0563C1" w:themeColor="hyperlink"/>
                      <w:szCs w:val="18"/>
                      <w:u w:val="single"/>
                    </w:rPr>
                  </w:rPrChange>
                </w:rPr>
                <m:t>i</m:t>
              </m:r>
            </m:sub>
          </m:sSub>
          <m:r>
            <m:rPr>
              <m:sty m:val="p"/>
            </m:rPr>
            <w:rPr>
              <w:rFonts w:ascii="Cambria Math" w:hAnsi="Cambria Math"/>
              <w:lang w:eastAsia="pt-BR"/>
              <w:rPrChange w:id="718" w:author="Cristiano Cesario" w:date="2016-12-10T08:34:00Z">
                <w:rPr>
                  <w:rFonts w:ascii="Cambria Math" w:hAnsi="Cambria Math"/>
                  <w:color w:val="0563C1" w:themeColor="hyperlink"/>
                  <w:szCs w:val="18"/>
                  <w:u w:val="single"/>
                </w:rPr>
              </w:rPrChange>
            </w:rPr>
            <m:t>\</m:t>
          </m:r>
          <m:sSup>
            <m:sSupPr>
              <m:ctrlPr>
                <w:rPr>
                  <w:rFonts w:ascii="Cambria Math" w:hAnsi="Cambria Math"/>
                  <w:lang w:eastAsia="pt-BR"/>
                </w:rPr>
              </m:ctrlPr>
            </m:sSupPr>
            <m:e>
              <m:r>
                <w:rPr>
                  <w:rFonts w:ascii="Cambria Math" w:hAnsi="Cambria Math"/>
                  <w:lang w:eastAsia="pt-BR"/>
                  <w:rPrChange w:id="719" w:author="Cristiano Cesario" w:date="2016-12-10T08:34:00Z">
                    <w:rPr>
                      <w:rFonts w:ascii="Cambria Math" w:hAnsi="Cambria Math"/>
                      <w:color w:val="0563C1" w:themeColor="hyperlink"/>
                      <w:szCs w:val="18"/>
                      <w:u w:val="single"/>
                    </w:rPr>
                  </w:rPrChange>
                </w:rPr>
                <m:t>C</m:t>
              </m:r>
            </m:e>
            <m:sup>
              <m:r>
                <w:rPr>
                  <w:rFonts w:ascii="Cambria Math" w:hAnsi="Cambria Math"/>
                  <w:lang w:eastAsia="pt-BR"/>
                  <w:rPrChange w:id="720" w:author="Cristiano Cesario" w:date="2016-12-10T08:34:00Z">
                    <w:rPr>
                      <w:rFonts w:ascii="Cambria Math" w:hAnsi="Cambria Math"/>
                      <w:color w:val="0563C1" w:themeColor="hyperlink"/>
                      <w:szCs w:val="18"/>
                      <w:u w:val="single"/>
                    </w:rPr>
                  </w:rPrChange>
                </w:rPr>
                <m:t>database</m:t>
              </m:r>
            </m:sup>
          </m:sSup>
        </m:oMath>
        <w:r w:rsidR="00E02D98" w:rsidRPr="00E02D98">
          <w:rPr>
            <w:lang w:eastAsia="pt-BR"/>
            <w:rPrChange w:id="721" w:author="Cristiano Cesario" w:date="2016-12-10T08:34:00Z">
              <w:rPr>
                <w:color w:val="0563C1" w:themeColor="hyperlink"/>
                <w:szCs w:val="18"/>
                <w:u w:val="single"/>
              </w:rPr>
            </w:rPrChange>
          </w:rPr>
          <w:t>)</w:t>
        </w:r>
        <w:r>
          <w:rPr>
            <w:lang w:eastAsia="pt-BR"/>
          </w:rPr>
          <w:t xml:space="preserve"> should be inserted in </w:t>
        </w:r>
        <m:oMath>
          <m:sSup>
            <m:sSupPr>
              <m:ctrlPr>
                <w:rPr>
                  <w:rFonts w:ascii="Cambria Math" w:hAnsi="Cambria Math"/>
                  <w:lang w:eastAsia="pt-BR"/>
                </w:rPr>
              </m:ctrlPr>
            </m:sSupPr>
            <m:e>
              <m:r>
                <w:rPr>
                  <w:rFonts w:ascii="Cambria Math" w:hAnsi="Cambria Math"/>
                  <w:lang w:eastAsia="pt-BR"/>
                  <w:rPrChange w:id="722" w:author="Cristiano Cesario" w:date="2016-12-10T08:34:00Z">
                    <w:rPr>
                      <w:rFonts w:ascii="Cambria Math" w:hAnsi="Cambria Math"/>
                      <w:color w:val="0563C1" w:themeColor="hyperlink"/>
                      <w:szCs w:val="18"/>
                      <w:u w:val="single"/>
                    </w:rPr>
                  </w:rPrChange>
                </w:rPr>
                <m:t>C</m:t>
              </m:r>
            </m:e>
            <m:sup>
              <m:r>
                <w:rPr>
                  <w:rFonts w:ascii="Cambria Math" w:hAnsi="Cambria Math"/>
                  <w:lang w:eastAsia="pt-BR"/>
                  <w:rPrChange w:id="723" w:author="Cristiano Cesario" w:date="2016-12-10T08:34:00Z">
                    <w:rPr>
                      <w:rFonts w:ascii="Cambria Math" w:hAnsi="Cambria Math"/>
                      <w:color w:val="0563C1" w:themeColor="hyperlink"/>
                      <w:szCs w:val="18"/>
                      <w:u w:val="single"/>
                    </w:rPr>
                  </w:rPrChange>
                </w:rPr>
                <m:t>database</m:t>
              </m:r>
            </m:sup>
          </m:sSup>
        </m:oMath>
        <w:r w:rsidR="00E02D98" w:rsidRPr="00E02D98">
          <w:rPr>
            <w:lang w:eastAsia="pt-BR"/>
            <w:rPrChange w:id="724" w:author="Cristiano Cesario" w:date="2016-12-10T08:34:00Z">
              <w:rPr>
                <w:color w:val="0563C1" w:themeColor="hyperlink"/>
                <w:szCs w:val="18"/>
                <w:u w:val="single"/>
              </w:rPr>
            </w:rPrChange>
          </w:rPr>
          <w:t>.</w:t>
        </w:r>
        <w:r w:rsidRPr="00357912">
          <w:rPr>
            <w:lang w:eastAsia="pt-BR"/>
          </w:rPr>
          <w:t xml:space="preserve"> This </w:t>
        </w:r>
        <w:r>
          <w:rPr>
            <w:lang w:eastAsia="pt-BR"/>
          </w:rPr>
          <w:t xml:space="preserve">verification </w:t>
        </w:r>
        <w:r w:rsidRPr="00357912">
          <w:rPr>
            <w:lang w:eastAsia="pt-BR"/>
          </w:rPr>
          <w:t xml:space="preserve">is necessary because some of the </w:t>
        </w:r>
        <w:r>
          <w:rPr>
            <w:lang w:eastAsia="pt-BR"/>
          </w:rPr>
          <w:t>locally added</w:t>
        </w:r>
        <w:r w:rsidRPr="00357912">
          <w:rPr>
            <w:lang w:eastAsia="pt-BR"/>
          </w:rPr>
          <w:t xml:space="preserve"> commits might have already been </w:t>
        </w:r>
        <w:r>
          <w:rPr>
            <w:lang w:eastAsia="pt-BR"/>
          </w:rPr>
          <w:t>inserted</w:t>
        </w:r>
        <w:r w:rsidRPr="00357912">
          <w:rPr>
            <w:lang w:eastAsia="pt-BR"/>
          </w:rPr>
          <w:t xml:space="preserve"> into the database by another instance of DyeVC. </w:t>
        </w:r>
      </w:ins>
    </w:p>
    <w:p w14:paraId="35A82704" w14:textId="77777777" w:rsidR="003F7D1B" w:rsidRDefault="00E02D98" w:rsidP="003F7D1B">
      <w:pPr>
        <w:rPr>
          <w:ins w:id="725" w:author="Cristiano Cesario" w:date="2016-12-10T08:33:00Z"/>
          <w:lang w:eastAsia="pt-BR"/>
        </w:rPr>
        <w:pPrChange w:id="726" w:author="Cristiano Cesario" w:date="2016-12-10T08:34:00Z">
          <w:pPr>
            <w:pStyle w:val="EstiloRecuodecorpodetextoPrimeiralinha0cmDepoisde"/>
          </w:pPr>
        </w:pPrChange>
      </w:pPr>
      <w:ins w:id="727" w:author="Cristiano Cesario" w:date="2016-12-10T08:33:00Z">
        <w:r w:rsidRPr="00E02D98">
          <w:rPr>
            <w:lang w:eastAsia="pt-BR"/>
            <w:rPrChange w:id="728" w:author="Cristiano Cesario" w:date="2016-12-10T08:34:00Z">
              <w:rPr>
                <w:color w:val="0563C1" w:themeColor="hyperlink"/>
                <w:szCs w:val="18"/>
                <w:u w:val="single"/>
              </w:rPr>
            </w:rPrChange>
          </w:rPr>
          <w:lastRenderedPageBreak/>
          <w:t xml:space="preserve">Moreover, we can formalize the identification of repositories that contain a specific commit and the repositories that are ahead or behind of a given repository. This information is necessary for building some of our visualizations. </w:t>
        </w:r>
        <w:r w:rsidR="00A11294">
          <w:rPr>
            <w:lang w:eastAsia="pt-BR"/>
          </w:rPr>
          <w:t>W</w:t>
        </w:r>
        <w:r w:rsidRPr="00E02D98">
          <w:rPr>
            <w:lang w:eastAsia="pt-BR"/>
            <w:rPrChange w:id="729" w:author="Cristiano Cesario" w:date="2016-12-10T08:34:00Z">
              <w:rPr>
                <w:color w:val="0563C1" w:themeColor="hyperlink"/>
                <w:szCs w:val="18"/>
                <w:u w:val="single"/>
              </w:rPr>
            </w:rPrChange>
          </w:rPr>
          <w:t xml:space="preserve">e formally define </w:t>
        </w:r>
        <w:r w:rsidR="00A11294">
          <w:rPr>
            <w:lang w:eastAsia="pt-BR"/>
          </w:rPr>
          <w:t xml:space="preserve">the repositories that contain </w:t>
        </w:r>
        <w:r w:rsidRPr="00E02D98">
          <w:rPr>
            <w:lang w:eastAsia="pt-BR"/>
            <w:rPrChange w:id="730" w:author="Cristiano Cesario" w:date="2016-12-10T08:34:00Z">
              <w:rPr>
                <w:color w:val="0563C1" w:themeColor="hyperlink"/>
                <w:szCs w:val="18"/>
                <w:u w:val="single"/>
              </w:rPr>
            </w:rPrChange>
          </w:rPr>
          <w:t xml:space="preserve">a commit </w:t>
        </w:r>
        <m:oMath>
          <m:sSub>
            <m:sSubPr>
              <m:ctrlPr>
                <w:rPr>
                  <w:rFonts w:ascii="Cambria Math" w:hAnsi="Cambria Math"/>
                  <w:lang w:eastAsia="pt-BR"/>
                </w:rPr>
              </m:ctrlPr>
            </m:sSubPr>
            <m:e>
              <m:r>
                <w:rPr>
                  <w:rFonts w:ascii="Cambria Math" w:hAnsi="Cambria Math"/>
                  <w:lang w:eastAsia="pt-BR"/>
                  <w:rPrChange w:id="731"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732" w:author="Cristiano Cesario" w:date="2016-12-10T08:34:00Z">
                    <w:rPr>
                      <w:rFonts w:ascii="Cambria Math" w:hAnsi="Cambria Math"/>
                      <w:color w:val="0563C1" w:themeColor="hyperlink"/>
                      <w:szCs w:val="18"/>
                      <w:u w:val="single"/>
                    </w:rPr>
                  </w:rPrChange>
                </w:rPr>
                <m:t>j</m:t>
              </m:r>
            </m:sub>
          </m:sSub>
          <m:r>
            <m:rPr>
              <m:sty m:val="p"/>
            </m:rPr>
            <w:rPr>
              <w:rFonts w:ascii="Cambria Math" w:hAnsi="Cambria Math"/>
              <w:lang w:eastAsia="pt-BR"/>
              <w:rPrChange w:id="733" w:author="Cristiano Cesario" w:date="2016-12-10T08:34:00Z">
                <w:rPr>
                  <w:rFonts w:ascii="Cambria Math" w:hAnsi="Cambria Math"/>
                  <w:color w:val="0563C1" w:themeColor="hyperlink"/>
                  <w:szCs w:val="18"/>
                  <w:u w:val="single"/>
                </w:rPr>
              </w:rPrChange>
            </w:rPr>
            <m:t>∈</m:t>
          </m:r>
          <m:sSup>
            <m:sSupPr>
              <m:ctrlPr>
                <w:rPr>
                  <w:rFonts w:ascii="Cambria Math" w:hAnsi="Cambria Math"/>
                  <w:lang w:eastAsia="pt-BR"/>
                </w:rPr>
              </m:ctrlPr>
            </m:sSupPr>
            <m:e>
              <m:r>
                <w:rPr>
                  <w:rFonts w:ascii="Cambria Math" w:hAnsi="Cambria Math"/>
                  <w:lang w:eastAsia="pt-BR"/>
                  <w:rPrChange w:id="734" w:author="Cristiano Cesario" w:date="2016-12-10T08:34:00Z">
                    <w:rPr>
                      <w:rFonts w:ascii="Cambria Math" w:hAnsi="Cambria Math"/>
                      <w:color w:val="0563C1" w:themeColor="hyperlink"/>
                      <w:szCs w:val="18"/>
                      <w:u w:val="single"/>
                    </w:rPr>
                  </w:rPrChange>
                </w:rPr>
                <m:t>C</m:t>
              </m:r>
            </m:e>
            <m:sup>
              <m:r>
                <w:rPr>
                  <w:rFonts w:ascii="Cambria Math" w:hAnsi="Cambria Math"/>
                  <w:lang w:eastAsia="pt-BR"/>
                  <w:rPrChange w:id="735" w:author="Cristiano Cesario" w:date="2016-12-10T08:34:00Z">
                    <w:rPr>
                      <w:rFonts w:ascii="Cambria Math" w:hAnsi="Cambria Math"/>
                      <w:color w:val="0563C1" w:themeColor="hyperlink"/>
                      <w:szCs w:val="18"/>
                      <w:u w:val="single"/>
                    </w:rPr>
                  </w:rPrChange>
                </w:rPr>
                <m:t>database</m:t>
              </m:r>
            </m:sup>
          </m:sSup>
        </m:oMath>
        <w:r w:rsidRPr="00E02D98">
          <w:rPr>
            <w:lang w:eastAsia="pt-BR"/>
            <w:rPrChange w:id="736" w:author="Cristiano Cesario" w:date="2016-12-10T08:34:00Z">
              <w:rPr>
                <w:color w:val="0563C1" w:themeColor="hyperlink"/>
                <w:szCs w:val="18"/>
                <w:u w:val="single"/>
              </w:rPr>
            </w:rPrChange>
          </w:rPr>
          <w:t xml:space="preserve"> as:</w:t>
        </w:r>
      </w:ins>
    </w:p>
    <w:p w14:paraId="0EEDA052" w14:textId="77777777" w:rsidR="003F7D1B" w:rsidRPr="003F7D1B" w:rsidRDefault="00985CF7" w:rsidP="003F7D1B">
      <w:pPr>
        <w:rPr>
          <w:ins w:id="737" w:author="Cristiano Cesario" w:date="2016-12-10T08:33:00Z"/>
          <w:lang w:eastAsia="pt-BR"/>
          <w:rPrChange w:id="738" w:author="Cristiano Cesario" w:date="2016-12-10T08:34:00Z">
            <w:rPr>
              <w:ins w:id="739" w:author="Cristiano Cesario" w:date="2016-12-10T08:33:00Z"/>
              <w:szCs w:val="18"/>
            </w:rPr>
          </w:rPrChange>
        </w:rPr>
        <w:pPrChange w:id="740" w:author="Cristiano Cesario" w:date="2016-12-10T08:34:00Z">
          <w:pPr>
            <w:pStyle w:val="EstiloRecuodecorpodetextoPrimeiralinha0cmDepoisde"/>
          </w:pPr>
        </w:pPrChange>
      </w:pPr>
      <m:oMathPara>
        <m:oMath>
          <m:sSub>
            <m:sSubPr>
              <m:ctrlPr>
                <w:ins w:id="741" w:author="Cristiano Cesario" w:date="2016-12-10T08:33:00Z">
                  <w:rPr>
                    <w:rFonts w:ascii="Cambria Math" w:hAnsi="Cambria Math"/>
                    <w:lang w:eastAsia="pt-BR"/>
                  </w:rPr>
                </w:ins>
              </m:ctrlPr>
            </m:sSubPr>
            <m:e>
              <m:r>
                <w:ins w:id="742" w:author="Cristiano Cesario" w:date="2016-12-10T08:33:00Z">
                  <w:rPr>
                    <w:rFonts w:ascii="Cambria Math" w:hAnsi="Cambria Math"/>
                    <w:lang w:eastAsia="pt-BR"/>
                    <w:rPrChange w:id="743" w:author="Cristiano Cesario" w:date="2016-12-10T08:34:00Z">
                      <w:rPr>
                        <w:rFonts w:ascii="Cambria Math" w:hAnsi="Cambria Math"/>
                        <w:color w:val="0563C1" w:themeColor="hyperlink"/>
                        <w:szCs w:val="18"/>
                        <w:u w:val="single"/>
                      </w:rPr>
                    </w:rPrChange>
                  </w:rPr>
                  <m:t>R</m:t>
                </w:ins>
              </m:r>
            </m:e>
            <m:sub>
              <m:r>
                <w:ins w:id="744" w:author="Cristiano Cesario" w:date="2016-12-10T08:33:00Z">
                  <w:rPr>
                    <w:rFonts w:ascii="Cambria Math" w:hAnsi="Cambria Math"/>
                    <w:lang w:eastAsia="pt-BR"/>
                    <w:rPrChange w:id="745" w:author="Cristiano Cesario" w:date="2016-12-10T08:34:00Z">
                      <w:rPr>
                        <w:rFonts w:ascii="Cambria Math" w:hAnsi="Cambria Math"/>
                        <w:color w:val="0563C1" w:themeColor="hyperlink"/>
                        <w:szCs w:val="18"/>
                        <w:u w:val="single"/>
                      </w:rPr>
                    </w:rPrChange>
                  </w:rPr>
                  <m:t>j</m:t>
                </w:ins>
              </m:r>
            </m:sub>
          </m:sSub>
          <m:r>
            <w:ins w:id="746" w:author="Cristiano Cesario" w:date="2016-12-10T08:33:00Z">
              <m:rPr>
                <m:sty m:val="p"/>
              </m:rPr>
              <w:rPr>
                <w:rFonts w:ascii="Cambria Math" w:hAnsi="Cambria Math"/>
                <w:lang w:eastAsia="pt-BR"/>
                <w:rPrChange w:id="747" w:author="Cristiano Cesario" w:date="2016-12-10T08:34:00Z">
                  <w:rPr>
                    <w:rFonts w:ascii="Cambria Math" w:hAnsi="Cambria Math"/>
                    <w:color w:val="0563C1" w:themeColor="hyperlink"/>
                    <w:szCs w:val="18"/>
                    <w:u w:val="single"/>
                  </w:rPr>
                </w:rPrChange>
              </w:rPr>
              <m:t>=</m:t>
            </w:ins>
          </m:r>
          <m:d>
            <m:dPr>
              <m:begChr m:val="{"/>
              <m:endChr m:val="}"/>
              <m:ctrlPr>
                <w:ins w:id="748" w:author="Cristiano Cesario" w:date="2016-12-10T08:33:00Z">
                  <w:rPr>
                    <w:rFonts w:ascii="Cambria Math" w:hAnsi="Cambria Math"/>
                    <w:lang w:eastAsia="pt-BR"/>
                  </w:rPr>
                </w:ins>
              </m:ctrlPr>
            </m:dPr>
            <m:e>
              <m:sSub>
                <m:sSubPr>
                  <m:ctrlPr>
                    <w:ins w:id="749" w:author="Cristiano Cesario" w:date="2016-12-10T08:33:00Z">
                      <w:rPr>
                        <w:rFonts w:ascii="Cambria Math" w:hAnsi="Cambria Math"/>
                        <w:lang w:eastAsia="pt-BR"/>
                      </w:rPr>
                    </w:ins>
                  </m:ctrlPr>
                </m:sSubPr>
                <m:e>
                  <m:r>
                    <w:ins w:id="750" w:author="Cristiano Cesario" w:date="2016-12-10T08:33:00Z">
                      <w:rPr>
                        <w:rFonts w:ascii="Cambria Math" w:hAnsi="Cambria Math"/>
                        <w:lang w:eastAsia="pt-BR"/>
                        <w:rPrChange w:id="751" w:author="Cristiano Cesario" w:date="2016-12-10T08:34:00Z">
                          <w:rPr>
                            <w:rFonts w:ascii="Cambria Math" w:hAnsi="Cambria Math"/>
                            <w:color w:val="0563C1" w:themeColor="hyperlink"/>
                            <w:szCs w:val="18"/>
                            <w:u w:val="single"/>
                          </w:rPr>
                        </w:rPrChange>
                      </w:rPr>
                      <m:t>r</m:t>
                    </w:ins>
                  </m:r>
                </m:e>
                <m:sub>
                  <m:r>
                    <w:ins w:id="752" w:author="Cristiano Cesario" w:date="2016-12-10T08:33:00Z">
                      <w:rPr>
                        <w:rFonts w:ascii="Cambria Math" w:hAnsi="Cambria Math"/>
                        <w:lang w:eastAsia="pt-BR"/>
                        <w:rPrChange w:id="753" w:author="Cristiano Cesario" w:date="2016-12-10T08:34:00Z">
                          <w:rPr>
                            <w:rFonts w:ascii="Cambria Math" w:hAnsi="Cambria Math"/>
                            <w:color w:val="0563C1" w:themeColor="hyperlink"/>
                            <w:szCs w:val="18"/>
                            <w:u w:val="single"/>
                          </w:rPr>
                        </w:rPrChange>
                      </w:rPr>
                      <m:t>i</m:t>
                    </w:ins>
                  </m:r>
                </m:sub>
              </m:sSub>
              <m:r>
                <w:ins w:id="754" w:author="Cristiano Cesario" w:date="2016-12-10T08:33:00Z">
                  <m:rPr>
                    <m:sty m:val="p"/>
                  </m:rPr>
                  <w:rPr>
                    <w:rFonts w:ascii="Cambria Math" w:hAnsi="Cambria Math"/>
                    <w:lang w:eastAsia="pt-BR"/>
                    <w:rPrChange w:id="755" w:author="Cristiano Cesario" w:date="2016-12-10T08:34:00Z">
                      <w:rPr>
                        <w:rFonts w:ascii="Cambria Math" w:hAnsi="Cambria Math"/>
                        <w:color w:val="0563C1" w:themeColor="hyperlink"/>
                        <w:szCs w:val="18"/>
                        <w:u w:val="single"/>
                      </w:rPr>
                    </w:rPrChange>
                  </w:rPr>
                  <m:t>∈</m:t>
                </w:ins>
              </m:r>
              <m:r>
                <w:ins w:id="756" w:author="Cristiano Cesario" w:date="2016-12-10T08:33:00Z">
                  <w:rPr>
                    <w:rFonts w:ascii="Cambria Math" w:hAnsi="Cambria Math"/>
                    <w:lang w:eastAsia="pt-BR"/>
                    <w:rPrChange w:id="757" w:author="Cristiano Cesario" w:date="2016-12-10T08:34:00Z">
                      <w:rPr>
                        <w:rFonts w:ascii="Cambria Math" w:hAnsi="Cambria Math"/>
                        <w:color w:val="0563C1" w:themeColor="hyperlink"/>
                        <w:szCs w:val="18"/>
                        <w:u w:val="single"/>
                      </w:rPr>
                    </w:rPrChange>
                  </w:rPr>
                  <m:t>R</m:t>
                </w:ins>
              </m:r>
            </m:e>
            <m:e>
              <m:sSubSup>
                <m:sSubSupPr>
                  <m:ctrlPr>
                    <w:ins w:id="758" w:author="Cristiano Cesario" w:date="2016-12-10T08:33:00Z">
                      <w:rPr>
                        <w:rFonts w:ascii="Cambria Math" w:hAnsi="Cambria Math"/>
                        <w:lang w:eastAsia="pt-BR"/>
                      </w:rPr>
                    </w:ins>
                  </m:ctrlPr>
                </m:sSubSupPr>
                <m:e>
                  <m:sSub>
                    <m:sSubPr>
                      <m:ctrlPr>
                        <w:ins w:id="759" w:author="Cristiano Cesario" w:date="2016-12-10T08:33:00Z">
                          <w:rPr>
                            <w:rFonts w:ascii="Cambria Math" w:hAnsi="Cambria Math"/>
                            <w:lang w:eastAsia="pt-BR"/>
                          </w:rPr>
                        </w:ins>
                      </m:ctrlPr>
                    </m:sSubPr>
                    <m:e>
                      <m:r>
                        <w:ins w:id="760" w:author="Cristiano Cesario" w:date="2016-12-10T08:33:00Z">
                          <w:rPr>
                            <w:rFonts w:ascii="Cambria Math" w:hAnsi="Cambria Math"/>
                            <w:lang w:eastAsia="pt-BR"/>
                            <w:rPrChange w:id="761" w:author="Cristiano Cesario" w:date="2016-12-10T08:34:00Z">
                              <w:rPr>
                                <w:rFonts w:ascii="Cambria Math" w:hAnsi="Cambria Math"/>
                                <w:color w:val="0563C1" w:themeColor="hyperlink"/>
                                <w:szCs w:val="18"/>
                                <w:u w:val="single"/>
                              </w:rPr>
                            </w:rPrChange>
                          </w:rPr>
                          <m:t>c</m:t>
                        </w:ins>
                      </m:r>
                    </m:e>
                    <m:sub>
                      <m:r>
                        <w:ins w:id="762" w:author="Cristiano Cesario" w:date="2016-12-10T08:33:00Z">
                          <w:rPr>
                            <w:rFonts w:ascii="Cambria Math" w:hAnsi="Cambria Math"/>
                            <w:lang w:eastAsia="pt-BR"/>
                            <w:rPrChange w:id="763" w:author="Cristiano Cesario" w:date="2016-12-10T08:34:00Z">
                              <w:rPr>
                                <w:rFonts w:ascii="Cambria Math" w:hAnsi="Cambria Math"/>
                                <w:color w:val="0563C1" w:themeColor="hyperlink"/>
                                <w:szCs w:val="18"/>
                                <w:u w:val="single"/>
                              </w:rPr>
                            </w:rPrChange>
                          </w:rPr>
                          <m:t>j</m:t>
                        </w:ins>
                      </m:r>
                    </m:sub>
                  </m:sSub>
                  <m:r>
                    <w:ins w:id="764" w:author="Cristiano Cesario" w:date="2016-12-10T08:33:00Z">
                      <m:rPr>
                        <m:sty m:val="p"/>
                      </m:rPr>
                      <w:rPr>
                        <w:rFonts w:ascii="Cambria Math" w:hAnsi="Cambria Math"/>
                        <w:lang w:eastAsia="pt-BR"/>
                        <w:rPrChange w:id="765" w:author="Cristiano Cesario" w:date="2016-12-10T08:34:00Z">
                          <w:rPr>
                            <w:rFonts w:ascii="Cambria Math" w:hAnsi="Cambria Math"/>
                            <w:color w:val="0563C1" w:themeColor="hyperlink"/>
                            <w:szCs w:val="18"/>
                            <w:u w:val="single"/>
                          </w:rPr>
                        </w:rPrChange>
                      </w:rPr>
                      <m:t>∈</m:t>
                    </w:ins>
                  </m:r>
                  <m:r>
                    <w:ins w:id="766" w:author="Cristiano Cesario" w:date="2016-12-10T08:33:00Z">
                      <w:rPr>
                        <w:rFonts w:ascii="Cambria Math" w:hAnsi="Cambria Math"/>
                        <w:lang w:eastAsia="pt-BR"/>
                        <w:rPrChange w:id="767" w:author="Cristiano Cesario" w:date="2016-12-10T08:34:00Z">
                          <w:rPr>
                            <w:rFonts w:ascii="Cambria Math" w:hAnsi="Cambria Math"/>
                            <w:color w:val="0563C1" w:themeColor="hyperlink"/>
                            <w:szCs w:val="18"/>
                            <w:u w:val="single"/>
                          </w:rPr>
                        </w:rPrChange>
                      </w:rPr>
                      <m:t>C</m:t>
                    </w:ins>
                  </m:r>
                </m:e>
                <m:sub>
                  <m:r>
                    <w:ins w:id="768" w:author="Cristiano Cesario" w:date="2016-12-10T08:33:00Z">
                      <m:rPr>
                        <m:sty m:val="p"/>
                      </m:rPr>
                      <w:rPr>
                        <w:rFonts w:ascii="Cambria Math" w:hAnsi="Cambria Math" w:cs="Cambria Math"/>
                        <w:lang w:eastAsia="pt-BR"/>
                        <w:rPrChange w:id="769" w:author="Cristiano Cesario" w:date="2016-12-10T08:34:00Z">
                          <w:rPr>
                            <w:rFonts w:ascii="Cambria Math" w:hAnsi="Cambria Math"/>
                            <w:color w:val="0563C1" w:themeColor="hyperlink"/>
                            <w:szCs w:val="18"/>
                            <w:u w:val="single"/>
                          </w:rPr>
                        </w:rPrChange>
                      </w:rPr>
                      <m:t>i</m:t>
                    </w:ins>
                  </m:r>
                </m:sub>
                <m:sup>
                  <m:r>
                    <w:ins w:id="770" w:author="Cristiano Cesario" w:date="2016-12-10T08:33:00Z">
                      <w:rPr>
                        <w:rFonts w:ascii="Cambria Math" w:hAnsi="Cambria Math"/>
                        <w:lang w:eastAsia="pt-BR"/>
                        <w:rPrChange w:id="771" w:author="Cristiano Cesario" w:date="2016-12-10T08:34:00Z">
                          <w:rPr>
                            <w:rFonts w:ascii="Cambria Math" w:hAnsi="Cambria Math"/>
                            <w:color w:val="0563C1" w:themeColor="hyperlink"/>
                            <w:szCs w:val="18"/>
                            <w:u w:val="single"/>
                          </w:rPr>
                        </w:rPrChange>
                      </w:rPr>
                      <m:t>current</m:t>
                    </w:ins>
                  </m:r>
                </m:sup>
              </m:sSubSup>
            </m:e>
          </m:d>
        </m:oMath>
      </m:oMathPara>
    </w:p>
    <w:p w14:paraId="4D2C116D" w14:textId="77777777" w:rsidR="003F7D1B" w:rsidRPr="003F7D1B" w:rsidRDefault="00E02D98" w:rsidP="003F7D1B">
      <w:pPr>
        <w:rPr>
          <w:ins w:id="772" w:author="Cristiano Cesario" w:date="2016-12-10T08:33:00Z"/>
          <w:lang w:eastAsia="pt-BR"/>
          <w:rPrChange w:id="773" w:author="Cristiano Cesario" w:date="2016-12-10T08:34:00Z">
            <w:rPr>
              <w:ins w:id="774" w:author="Cristiano Cesario" w:date="2016-12-10T08:33:00Z"/>
              <w:szCs w:val="18"/>
            </w:rPr>
          </w:rPrChange>
        </w:rPr>
        <w:pPrChange w:id="775" w:author="Cristiano Cesario" w:date="2016-12-10T08:34:00Z">
          <w:pPr>
            <w:pStyle w:val="EstiloRecuodecorpodetextoPrimeiralinha0cmDepoisde"/>
          </w:pPr>
        </w:pPrChange>
      </w:pPr>
      <w:ins w:id="776" w:author="Cristiano Cesario" w:date="2016-12-10T08:33:00Z">
        <w:r w:rsidRPr="00E02D98">
          <w:rPr>
            <w:lang w:eastAsia="pt-BR"/>
            <w:rPrChange w:id="777" w:author="Cristiano Cesario" w:date="2016-12-10T08:34:00Z">
              <w:rPr>
                <w:color w:val="0563C1" w:themeColor="hyperlink"/>
                <w:szCs w:val="18"/>
                <w:u w:val="single"/>
              </w:rPr>
            </w:rPrChange>
          </w:rPr>
          <w:t xml:space="preserve">We formally define from which repositories </w:t>
        </w:r>
        <m:oMath>
          <m:sSub>
            <m:sSubPr>
              <m:ctrlPr>
                <w:rPr>
                  <w:rFonts w:ascii="Cambria Math" w:hAnsi="Cambria Math"/>
                  <w:lang w:eastAsia="pt-BR"/>
                </w:rPr>
              </m:ctrlPr>
            </m:sSubPr>
            <m:e>
              <m:r>
                <w:rPr>
                  <w:rFonts w:ascii="Cambria Math" w:hAnsi="Cambria Math"/>
                  <w:lang w:eastAsia="pt-BR"/>
                  <w:rPrChange w:id="778"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779" w:author="Cristiano Cesario" w:date="2016-12-10T08:34:00Z">
                    <w:rPr>
                      <w:rFonts w:ascii="Cambria Math" w:hAnsi="Cambria Math"/>
                      <w:color w:val="0563C1" w:themeColor="hyperlink"/>
                      <w:szCs w:val="18"/>
                      <w:u w:val="single"/>
                    </w:rPr>
                  </w:rPrChange>
                </w:rPr>
                <m:t>i</m:t>
              </m:r>
            </m:sub>
          </m:sSub>
        </m:oMath>
        <w:r w:rsidRPr="00E02D98">
          <w:rPr>
            <w:lang w:eastAsia="pt-BR"/>
            <w:rPrChange w:id="780" w:author="Cristiano Cesario" w:date="2016-12-10T08:34:00Z">
              <w:rPr>
                <w:color w:val="0563C1" w:themeColor="hyperlink"/>
                <w:szCs w:val="18"/>
                <w:u w:val="single"/>
              </w:rPr>
            </w:rPrChange>
          </w:rPr>
          <w:t xml:space="preserve"> is ahead or behind as:</w:t>
        </w:r>
      </w:ins>
    </w:p>
    <w:p w14:paraId="2EA55FCF" w14:textId="77777777" w:rsidR="003F7D1B" w:rsidRPr="003F7D1B" w:rsidRDefault="00985CF7" w:rsidP="003F7D1B">
      <w:pPr>
        <w:rPr>
          <w:ins w:id="781" w:author="Cristiano Cesario" w:date="2016-12-10T08:33:00Z"/>
          <w:lang w:eastAsia="pt-BR"/>
          <w:rPrChange w:id="782" w:author="Cristiano Cesario" w:date="2016-12-10T08:34:00Z">
            <w:rPr>
              <w:ins w:id="783" w:author="Cristiano Cesario" w:date="2016-12-10T08:33:00Z"/>
              <w:szCs w:val="18"/>
            </w:rPr>
          </w:rPrChange>
        </w:rPr>
        <w:pPrChange w:id="784" w:author="Cristiano Cesario" w:date="2016-12-10T08:34:00Z">
          <w:pPr>
            <w:pStyle w:val="EstiloRecuodecorpodetextoPrimeiralinha0cmDepoisde"/>
          </w:pPr>
        </w:pPrChange>
      </w:pPr>
      <m:oMathPara>
        <m:oMathParaPr>
          <m:jc m:val="center"/>
        </m:oMathParaPr>
        <m:oMath>
          <m:sSub>
            <m:sSubPr>
              <m:ctrlPr>
                <w:ins w:id="785" w:author="Cristiano Cesario" w:date="2016-12-10T08:33:00Z">
                  <w:rPr>
                    <w:rFonts w:ascii="Cambria Math" w:hAnsi="Cambria Math"/>
                    <w:lang w:eastAsia="pt-BR"/>
                  </w:rPr>
                </w:ins>
              </m:ctrlPr>
            </m:sSubPr>
            <m:e>
              <m:r>
                <w:ins w:id="786" w:author="Cristiano Cesario" w:date="2016-12-10T08:33:00Z">
                  <w:rPr>
                    <w:rFonts w:ascii="Cambria Math" w:hAnsi="Cambria Math"/>
                    <w:lang w:eastAsia="pt-BR"/>
                    <w:rPrChange w:id="787" w:author="Cristiano Cesario" w:date="2016-12-10T08:34:00Z">
                      <w:rPr>
                        <w:rFonts w:ascii="Cambria Math" w:hAnsi="Cambria Math"/>
                        <w:color w:val="0563C1" w:themeColor="hyperlink"/>
                        <w:szCs w:val="18"/>
                        <w:u w:val="single"/>
                      </w:rPr>
                    </w:rPrChange>
                  </w:rPr>
                  <m:t>Ahead</m:t>
                </w:ins>
              </m:r>
            </m:e>
            <m:sub>
              <m:r>
                <w:ins w:id="788" w:author="Cristiano Cesario" w:date="2016-12-10T08:33:00Z">
                  <w:rPr>
                    <w:rFonts w:ascii="Cambria Math" w:hAnsi="Cambria Math"/>
                    <w:lang w:eastAsia="pt-BR"/>
                    <w:rPrChange w:id="789" w:author="Cristiano Cesario" w:date="2016-12-10T08:34:00Z">
                      <w:rPr>
                        <w:rFonts w:ascii="Cambria Math" w:hAnsi="Cambria Math"/>
                        <w:color w:val="0563C1" w:themeColor="hyperlink"/>
                        <w:szCs w:val="18"/>
                        <w:u w:val="single"/>
                      </w:rPr>
                    </w:rPrChange>
                  </w:rPr>
                  <m:t>i</m:t>
                </w:ins>
              </m:r>
            </m:sub>
          </m:sSub>
          <m:r>
            <w:ins w:id="790" w:author="Cristiano Cesario" w:date="2016-12-10T08:33:00Z">
              <m:rPr>
                <m:sty m:val="p"/>
              </m:rPr>
              <w:rPr>
                <w:rFonts w:ascii="Cambria Math" w:hAnsi="Cambria Math"/>
                <w:lang w:eastAsia="pt-BR"/>
                <w:rPrChange w:id="791" w:author="Cristiano Cesario" w:date="2016-12-10T08:34:00Z">
                  <w:rPr>
                    <w:rFonts w:ascii="Cambria Math" w:hAnsi="Cambria Math"/>
                    <w:color w:val="0563C1" w:themeColor="hyperlink"/>
                    <w:szCs w:val="18"/>
                    <w:u w:val="single"/>
                  </w:rPr>
                </w:rPrChange>
              </w:rPr>
              <m:t>=</m:t>
            </w:ins>
          </m:r>
          <m:d>
            <m:dPr>
              <m:begChr m:val="{"/>
              <m:endChr m:val="}"/>
              <m:ctrlPr>
                <w:ins w:id="792" w:author="Cristiano Cesario" w:date="2016-12-10T08:33:00Z">
                  <w:rPr>
                    <w:rFonts w:ascii="Cambria Math" w:hAnsi="Cambria Math"/>
                    <w:lang w:eastAsia="pt-BR"/>
                  </w:rPr>
                </w:ins>
              </m:ctrlPr>
            </m:dPr>
            <m:e>
              <m:sSub>
                <m:sSubPr>
                  <m:ctrlPr>
                    <w:ins w:id="793" w:author="Cristiano Cesario" w:date="2016-12-10T08:33:00Z">
                      <w:rPr>
                        <w:rFonts w:ascii="Cambria Math" w:hAnsi="Cambria Math"/>
                        <w:lang w:eastAsia="pt-BR"/>
                      </w:rPr>
                    </w:ins>
                  </m:ctrlPr>
                </m:sSubPr>
                <m:e>
                  <m:r>
                    <w:ins w:id="794" w:author="Cristiano Cesario" w:date="2016-12-10T08:33:00Z">
                      <w:rPr>
                        <w:rFonts w:ascii="Cambria Math" w:hAnsi="Cambria Math"/>
                        <w:lang w:eastAsia="pt-BR"/>
                        <w:rPrChange w:id="795" w:author="Cristiano Cesario" w:date="2016-12-10T08:34:00Z">
                          <w:rPr>
                            <w:rFonts w:ascii="Cambria Math" w:hAnsi="Cambria Math"/>
                            <w:color w:val="0563C1" w:themeColor="hyperlink"/>
                            <w:szCs w:val="18"/>
                            <w:u w:val="single"/>
                          </w:rPr>
                        </w:rPrChange>
                      </w:rPr>
                      <m:t>r</m:t>
                    </w:ins>
                  </m:r>
                </m:e>
                <m:sub>
                  <m:r>
                    <w:ins w:id="796" w:author="Cristiano Cesario" w:date="2016-12-10T08:33:00Z">
                      <w:rPr>
                        <w:rFonts w:ascii="Cambria Math" w:hAnsi="Cambria Math"/>
                        <w:lang w:eastAsia="pt-BR"/>
                        <w:rPrChange w:id="797" w:author="Cristiano Cesario" w:date="2016-12-10T08:34:00Z">
                          <w:rPr>
                            <w:rFonts w:ascii="Cambria Math" w:hAnsi="Cambria Math"/>
                            <w:color w:val="0563C1" w:themeColor="hyperlink"/>
                            <w:szCs w:val="18"/>
                            <w:u w:val="single"/>
                          </w:rPr>
                        </w:rPrChange>
                      </w:rPr>
                      <m:t>j</m:t>
                    </w:ins>
                  </m:r>
                </m:sub>
              </m:sSub>
              <m:r>
                <w:ins w:id="798" w:author="Cristiano Cesario" w:date="2016-12-10T08:33:00Z">
                  <m:rPr>
                    <m:sty m:val="p"/>
                  </m:rPr>
                  <w:rPr>
                    <w:rFonts w:ascii="Cambria Math" w:hAnsi="Cambria Math"/>
                    <w:lang w:eastAsia="pt-BR"/>
                    <w:rPrChange w:id="799" w:author="Cristiano Cesario" w:date="2016-12-10T08:34:00Z">
                      <w:rPr>
                        <w:rFonts w:ascii="Cambria Math" w:hAnsi="Cambria Math"/>
                        <w:color w:val="0563C1" w:themeColor="hyperlink"/>
                        <w:szCs w:val="18"/>
                        <w:u w:val="single"/>
                      </w:rPr>
                    </w:rPrChange>
                  </w:rPr>
                  <m:t>∈</m:t>
                </w:ins>
              </m:r>
              <m:sSubSup>
                <m:sSubSupPr>
                  <m:ctrlPr>
                    <w:ins w:id="800" w:author="Cristiano Cesario" w:date="2016-12-10T08:33:00Z">
                      <w:rPr>
                        <w:rFonts w:ascii="Cambria Math" w:hAnsi="Cambria Math"/>
                        <w:lang w:eastAsia="pt-BR"/>
                      </w:rPr>
                    </w:ins>
                  </m:ctrlPr>
                </m:sSubSupPr>
                <m:e>
                  <m:r>
                    <w:ins w:id="801" w:author="Cristiano Cesario" w:date="2016-12-10T08:33:00Z">
                      <w:rPr>
                        <w:rFonts w:ascii="Cambria Math" w:hAnsi="Cambria Math"/>
                        <w:lang w:eastAsia="pt-BR"/>
                        <w:rPrChange w:id="802" w:author="Cristiano Cesario" w:date="2016-12-10T08:34:00Z">
                          <w:rPr>
                            <w:rFonts w:ascii="Cambria Math" w:hAnsi="Cambria Math"/>
                            <w:color w:val="0563C1" w:themeColor="hyperlink"/>
                            <w:szCs w:val="18"/>
                            <w:u w:val="single"/>
                          </w:rPr>
                        </w:rPrChange>
                      </w:rPr>
                      <m:t>R</m:t>
                    </w:ins>
                  </m:r>
                </m:e>
                <m:sub>
                  <m:r>
                    <w:ins w:id="803" w:author="Cristiano Cesario" w:date="2016-12-10T08:33:00Z">
                      <w:rPr>
                        <w:rFonts w:ascii="Cambria Math" w:hAnsi="Cambria Math"/>
                        <w:lang w:eastAsia="pt-BR"/>
                        <w:rPrChange w:id="804" w:author="Cristiano Cesario" w:date="2016-12-10T08:34:00Z">
                          <w:rPr>
                            <w:rFonts w:ascii="Cambria Math" w:hAnsi="Cambria Math"/>
                            <w:color w:val="0563C1" w:themeColor="hyperlink"/>
                            <w:szCs w:val="18"/>
                            <w:u w:val="single"/>
                          </w:rPr>
                        </w:rPrChange>
                      </w:rPr>
                      <m:t>i</m:t>
                    </w:ins>
                  </m:r>
                </m:sub>
                <m:sup>
                  <m:r>
                    <w:ins w:id="805" w:author="Cristiano Cesario" w:date="2016-12-10T08:33:00Z">
                      <w:rPr>
                        <w:rFonts w:ascii="Cambria Math" w:hAnsi="Cambria Math"/>
                        <w:lang w:eastAsia="pt-BR"/>
                        <w:rPrChange w:id="806" w:author="Cristiano Cesario" w:date="2016-12-10T08:34:00Z">
                          <w:rPr>
                            <w:rFonts w:ascii="Cambria Math" w:hAnsi="Cambria Math"/>
                            <w:color w:val="0563C1" w:themeColor="hyperlink"/>
                            <w:szCs w:val="18"/>
                            <w:u w:val="single"/>
                          </w:rPr>
                        </w:rPrChange>
                      </w:rPr>
                      <m:t>push</m:t>
                    </w:ins>
                  </m:r>
                </m:sup>
              </m:sSubSup>
            </m:e>
            <m:e>
              <m:r>
                <w:ins w:id="807" w:author="Cristiano Cesario" w:date="2016-12-10T08:33:00Z">
                  <m:rPr>
                    <m:sty m:val="p"/>
                  </m:rPr>
                  <w:rPr>
                    <w:rFonts w:ascii="Cambria Math" w:hAnsi="Cambria Math"/>
                    <w:lang w:eastAsia="pt-BR"/>
                    <w:rPrChange w:id="808" w:author="Cristiano Cesario" w:date="2016-12-10T08:34:00Z">
                      <w:rPr>
                        <w:rFonts w:ascii="Cambria Math" w:hAnsi="Cambria Math"/>
                        <w:color w:val="0563C1" w:themeColor="hyperlink"/>
                        <w:szCs w:val="18"/>
                        <w:u w:val="single"/>
                      </w:rPr>
                    </w:rPrChange>
                  </w:rPr>
                  <m:t>∃</m:t>
                </w:ins>
              </m:r>
              <m:r>
                <w:ins w:id="809" w:author="Cristiano Cesario" w:date="2016-12-10T08:33:00Z">
                  <w:rPr>
                    <w:rFonts w:ascii="Cambria Math" w:hAnsi="Cambria Math"/>
                    <w:lang w:eastAsia="pt-BR"/>
                    <w:rPrChange w:id="810" w:author="Cristiano Cesario" w:date="2016-12-10T08:34:00Z">
                      <w:rPr>
                        <w:rFonts w:ascii="Cambria Math" w:hAnsi="Cambria Math"/>
                        <w:color w:val="0563C1" w:themeColor="hyperlink"/>
                        <w:szCs w:val="18"/>
                        <w:u w:val="single"/>
                      </w:rPr>
                    </w:rPrChange>
                  </w:rPr>
                  <m:t>c</m:t>
                </w:ins>
              </m:r>
              <m:r>
                <w:ins w:id="811" w:author="Cristiano Cesario" w:date="2016-12-10T08:33:00Z">
                  <m:rPr>
                    <m:sty m:val="p"/>
                  </m:rPr>
                  <w:rPr>
                    <w:rFonts w:ascii="Cambria Math" w:hAnsi="Cambria Math"/>
                    <w:lang w:eastAsia="pt-BR"/>
                    <w:rPrChange w:id="812" w:author="Cristiano Cesario" w:date="2016-12-10T08:34:00Z">
                      <w:rPr>
                        <w:rFonts w:ascii="Cambria Math" w:hAnsi="Cambria Math"/>
                        <w:color w:val="0563C1" w:themeColor="hyperlink"/>
                        <w:szCs w:val="18"/>
                        <w:u w:val="single"/>
                      </w:rPr>
                    </w:rPrChange>
                  </w:rPr>
                  <m:t>∈</m:t>
                </w:ins>
              </m:r>
              <m:sSubSup>
                <m:sSubSupPr>
                  <m:ctrlPr>
                    <w:ins w:id="813" w:author="Cristiano Cesario" w:date="2016-12-10T08:33:00Z">
                      <w:rPr>
                        <w:rFonts w:ascii="Cambria Math" w:hAnsi="Cambria Math"/>
                        <w:lang w:eastAsia="pt-BR"/>
                      </w:rPr>
                    </w:ins>
                  </m:ctrlPr>
                </m:sSubSupPr>
                <m:e>
                  <m:r>
                    <w:ins w:id="814" w:author="Cristiano Cesario" w:date="2016-12-10T08:33:00Z">
                      <w:rPr>
                        <w:rFonts w:ascii="Cambria Math" w:hAnsi="Cambria Math"/>
                        <w:lang w:eastAsia="pt-BR"/>
                        <w:rPrChange w:id="815" w:author="Cristiano Cesario" w:date="2016-12-10T08:34:00Z">
                          <w:rPr>
                            <w:rFonts w:ascii="Cambria Math" w:hAnsi="Cambria Math"/>
                            <w:color w:val="0563C1" w:themeColor="hyperlink"/>
                            <w:szCs w:val="18"/>
                            <w:u w:val="single"/>
                          </w:rPr>
                        </w:rPrChange>
                      </w:rPr>
                      <m:t>C</m:t>
                    </w:ins>
                  </m:r>
                </m:e>
                <m:sub>
                  <m:r>
                    <w:ins w:id="816" w:author="Cristiano Cesario" w:date="2016-12-10T08:33:00Z">
                      <w:rPr>
                        <w:rFonts w:ascii="Cambria Math" w:hAnsi="Cambria Math"/>
                        <w:lang w:eastAsia="pt-BR"/>
                        <w:rPrChange w:id="817" w:author="Cristiano Cesario" w:date="2016-12-10T08:34:00Z">
                          <w:rPr>
                            <w:rFonts w:ascii="Cambria Math" w:hAnsi="Cambria Math"/>
                            <w:color w:val="0563C1" w:themeColor="hyperlink"/>
                            <w:szCs w:val="18"/>
                            <w:u w:val="single"/>
                          </w:rPr>
                        </w:rPrChange>
                      </w:rPr>
                      <m:t>i</m:t>
                    </w:ins>
                  </m:r>
                </m:sub>
                <m:sup>
                  <m:r>
                    <w:ins w:id="818" w:author="Cristiano Cesario" w:date="2016-12-10T08:33:00Z">
                      <w:rPr>
                        <w:rFonts w:ascii="Cambria Math" w:hAnsi="Cambria Math"/>
                        <w:lang w:eastAsia="pt-BR"/>
                        <w:rPrChange w:id="819" w:author="Cristiano Cesario" w:date="2016-12-10T08:34:00Z">
                          <w:rPr>
                            <w:rFonts w:ascii="Cambria Math" w:hAnsi="Cambria Math"/>
                            <w:color w:val="0563C1" w:themeColor="hyperlink"/>
                            <w:szCs w:val="18"/>
                            <w:u w:val="single"/>
                          </w:rPr>
                        </w:rPrChange>
                      </w:rPr>
                      <m:t>current</m:t>
                    </w:ins>
                  </m:r>
                </m:sup>
              </m:sSubSup>
              <m:r>
                <w:ins w:id="820" w:author="Cristiano Cesario" w:date="2016-12-10T08:33:00Z">
                  <m:rPr>
                    <m:sty m:val="p"/>
                  </m:rPr>
                  <w:rPr>
                    <w:rFonts w:ascii="Cambria Math" w:hAnsi="Cambria Math"/>
                    <w:lang w:eastAsia="pt-BR"/>
                    <w:rPrChange w:id="821" w:author="Cristiano Cesario" w:date="2016-12-10T08:34:00Z">
                      <w:rPr>
                        <w:rFonts w:ascii="Cambria Math" w:hAnsi="Cambria Math"/>
                        <w:color w:val="0563C1" w:themeColor="hyperlink"/>
                        <w:szCs w:val="18"/>
                        <w:u w:val="single"/>
                      </w:rPr>
                    </w:rPrChange>
                  </w:rPr>
                  <m:t>:</m:t>
                </w:ins>
              </m:r>
              <m:r>
                <w:ins w:id="822" w:author="Cristiano Cesario" w:date="2016-12-10T08:33:00Z">
                  <w:rPr>
                    <w:rFonts w:ascii="Cambria Math" w:hAnsi="Cambria Math"/>
                    <w:lang w:eastAsia="pt-BR"/>
                    <w:rPrChange w:id="823" w:author="Cristiano Cesario" w:date="2016-12-10T08:34:00Z">
                      <w:rPr>
                        <w:rFonts w:ascii="Cambria Math" w:hAnsi="Cambria Math"/>
                        <w:color w:val="0563C1" w:themeColor="hyperlink"/>
                        <w:szCs w:val="18"/>
                        <w:u w:val="single"/>
                      </w:rPr>
                    </w:rPrChange>
                  </w:rPr>
                  <m:t>c</m:t>
                </w:ins>
              </m:r>
              <m:r>
                <w:ins w:id="824" w:author="Cristiano Cesario" w:date="2016-12-10T08:33:00Z">
                  <m:rPr>
                    <m:sty m:val="p"/>
                  </m:rPr>
                  <w:rPr>
                    <w:rFonts w:ascii="Cambria Math" w:hAnsi="Cambria Math"/>
                    <w:lang w:eastAsia="pt-BR"/>
                    <w:rPrChange w:id="825" w:author="Cristiano Cesario" w:date="2016-12-10T08:34:00Z">
                      <w:rPr>
                        <w:rFonts w:ascii="Cambria Math" w:hAnsi="Cambria Math"/>
                        <w:color w:val="0563C1" w:themeColor="hyperlink"/>
                        <w:szCs w:val="18"/>
                        <w:u w:val="single"/>
                      </w:rPr>
                    </w:rPrChange>
                  </w:rPr>
                  <m:t>∉</m:t>
                </w:ins>
              </m:r>
              <m:sSubSup>
                <m:sSubSupPr>
                  <m:ctrlPr>
                    <w:ins w:id="826" w:author="Cristiano Cesario" w:date="2016-12-10T08:33:00Z">
                      <w:rPr>
                        <w:rFonts w:ascii="Cambria Math" w:hAnsi="Cambria Math"/>
                        <w:lang w:eastAsia="pt-BR"/>
                      </w:rPr>
                    </w:ins>
                  </m:ctrlPr>
                </m:sSubSupPr>
                <m:e>
                  <m:r>
                    <w:ins w:id="827" w:author="Cristiano Cesario" w:date="2016-12-10T08:33:00Z">
                      <w:rPr>
                        <w:rFonts w:ascii="Cambria Math" w:hAnsi="Cambria Math"/>
                        <w:lang w:eastAsia="pt-BR"/>
                        <w:rPrChange w:id="828" w:author="Cristiano Cesario" w:date="2016-12-10T08:34:00Z">
                          <w:rPr>
                            <w:rFonts w:ascii="Cambria Math" w:hAnsi="Cambria Math"/>
                            <w:color w:val="0563C1" w:themeColor="hyperlink"/>
                            <w:szCs w:val="18"/>
                            <w:u w:val="single"/>
                          </w:rPr>
                        </w:rPrChange>
                      </w:rPr>
                      <m:t>C</m:t>
                    </w:ins>
                  </m:r>
                </m:e>
                <m:sub>
                  <m:r>
                    <w:ins w:id="829" w:author="Cristiano Cesario" w:date="2016-12-10T08:33:00Z">
                      <w:rPr>
                        <w:rFonts w:ascii="Cambria Math" w:hAnsi="Cambria Math"/>
                        <w:lang w:eastAsia="pt-BR"/>
                        <w:rPrChange w:id="830" w:author="Cristiano Cesario" w:date="2016-12-10T08:34:00Z">
                          <w:rPr>
                            <w:rFonts w:ascii="Cambria Math" w:hAnsi="Cambria Math"/>
                            <w:color w:val="0563C1" w:themeColor="hyperlink"/>
                            <w:szCs w:val="18"/>
                            <w:u w:val="single"/>
                          </w:rPr>
                        </w:rPrChange>
                      </w:rPr>
                      <m:t>j</m:t>
                    </w:ins>
                  </m:r>
                </m:sub>
                <m:sup>
                  <m:r>
                    <w:ins w:id="831" w:author="Cristiano Cesario" w:date="2016-12-10T08:33:00Z">
                      <w:rPr>
                        <w:rFonts w:ascii="Cambria Math" w:hAnsi="Cambria Math"/>
                        <w:lang w:eastAsia="pt-BR"/>
                        <w:rPrChange w:id="832" w:author="Cristiano Cesario" w:date="2016-12-10T08:34:00Z">
                          <w:rPr>
                            <w:rFonts w:ascii="Cambria Math" w:hAnsi="Cambria Math"/>
                            <w:color w:val="0563C1" w:themeColor="hyperlink"/>
                            <w:szCs w:val="18"/>
                            <w:u w:val="single"/>
                          </w:rPr>
                        </w:rPrChange>
                      </w:rPr>
                      <m:t>current</m:t>
                    </w:ins>
                  </m:r>
                </m:sup>
              </m:sSubSup>
            </m:e>
          </m:d>
        </m:oMath>
      </m:oMathPara>
    </w:p>
    <w:p w14:paraId="1959608B" w14:textId="77777777" w:rsidR="003F7D1B" w:rsidRDefault="00985CF7" w:rsidP="003F7D1B">
      <w:pPr>
        <w:rPr>
          <w:ins w:id="833" w:author="Cristiano Cesario" w:date="2016-12-10T08:33:00Z"/>
          <w:lang w:eastAsia="pt-BR"/>
        </w:rPr>
        <w:pPrChange w:id="834" w:author="Cristiano Cesario" w:date="2016-12-10T08:34:00Z">
          <w:pPr>
            <w:pStyle w:val="EstiloRecuodecorpodetextoPrimeiralinha0cmDepoisde"/>
          </w:pPr>
        </w:pPrChange>
      </w:pPr>
      <m:oMathPara>
        <m:oMath>
          <m:sSub>
            <m:sSubPr>
              <m:ctrlPr>
                <w:ins w:id="835" w:author="Cristiano Cesario" w:date="2016-12-10T08:33:00Z">
                  <w:rPr>
                    <w:rFonts w:ascii="Cambria Math" w:hAnsi="Cambria Math"/>
                    <w:lang w:eastAsia="pt-BR"/>
                  </w:rPr>
                </w:ins>
              </m:ctrlPr>
            </m:sSubPr>
            <m:e>
              <m:r>
                <w:ins w:id="836" w:author="Cristiano Cesario" w:date="2016-12-10T08:33:00Z">
                  <w:rPr>
                    <w:rFonts w:ascii="Cambria Math" w:hAnsi="Cambria Math"/>
                    <w:lang w:eastAsia="pt-BR"/>
                    <w:rPrChange w:id="837" w:author="Cristiano Cesario" w:date="2016-12-10T08:34:00Z">
                      <w:rPr>
                        <w:rFonts w:ascii="Cambria Math" w:hAnsi="Cambria Math"/>
                        <w:color w:val="0563C1" w:themeColor="hyperlink"/>
                        <w:szCs w:val="18"/>
                        <w:u w:val="single"/>
                      </w:rPr>
                    </w:rPrChange>
                  </w:rPr>
                  <m:t>Behind</m:t>
                </w:ins>
              </m:r>
            </m:e>
            <m:sub>
              <m:r>
                <w:ins w:id="838" w:author="Cristiano Cesario" w:date="2016-12-10T08:33:00Z">
                  <w:rPr>
                    <w:rFonts w:ascii="Cambria Math" w:hAnsi="Cambria Math"/>
                    <w:lang w:eastAsia="pt-BR"/>
                    <w:rPrChange w:id="839" w:author="Cristiano Cesario" w:date="2016-12-10T08:34:00Z">
                      <w:rPr>
                        <w:rFonts w:ascii="Cambria Math" w:hAnsi="Cambria Math"/>
                        <w:color w:val="0563C1" w:themeColor="hyperlink"/>
                        <w:szCs w:val="18"/>
                        <w:u w:val="single"/>
                      </w:rPr>
                    </w:rPrChange>
                  </w:rPr>
                  <m:t>i</m:t>
                </w:ins>
              </m:r>
            </m:sub>
          </m:sSub>
          <m:r>
            <w:ins w:id="840" w:author="Cristiano Cesario" w:date="2016-12-10T08:33:00Z">
              <m:rPr>
                <m:sty m:val="p"/>
              </m:rPr>
              <w:rPr>
                <w:rFonts w:ascii="Cambria Math" w:hAnsi="Cambria Math"/>
                <w:lang w:eastAsia="pt-BR"/>
                <w:rPrChange w:id="841" w:author="Cristiano Cesario" w:date="2016-12-10T08:34:00Z">
                  <w:rPr>
                    <w:rFonts w:ascii="Cambria Math" w:hAnsi="Cambria Math"/>
                    <w:color w:val="0563C1" w:themeColor="hyperlink"/>
                    <w:szCs w:val="18"/>
                    <w:u w:val="single"/>
                  </w:rPr>
                </w:rPrChange>
              </w:rPr>
              <m:t>=</m:t>
            </w:ins>
          </m:r>
          <m:d>
            <m:dPr>
              <m:begChr m:val="{"/>
              <m:endChr m:val="}"/>
              <m:ctrlPr>
                <w:ins w:id="842" w:author="Cristiano Cesario" w:date="2016-12-10T08:33:00Z">
                  <w:rPr>
                    <w:rFonts w:ascii="Cambria Math" w:hAnsi="Cambria Math"/>
                    <w:lang w:eastAsia="pt-BR"/>
                  </w:rPr>
                </w:ins>
              </m:ctrlPr>
            </m:dPr>
            <m:e>
              <m:sSub>
                <m:sSubPr>
                  <m:ctrlPr>
                    <w:ins w:id="843" w:author="Cristiano Cesario" w:date="2016-12-10T08:33:00Z">
                      <w:rPr>
                        <w:rFonts w:ascii="Cambria Math" w:hAnsi="Cambria Math"/>
                        <w:lang w:eastAsia="pt-BR"/>
                      </w:rPr>
                    </w:ins>
                  </m:ctrlPr>
                </m:sSubPr>
                <m:e>
                  <m:r>
                    <w:ins w:id="844" w:author="Cristiano Cesario" w:date="2016-12-10T08:33:00Z">
                      <w:rPr>
                        <w:rFonts w:ascii="Cambria Math" w:hAnsi="Cambria Math"/>
                        <w:lang w:eastAsia="pt-BR"/>
                        <w:rPrChange w:id="845" w:author="Cristiano Cesario" w:date="2016-12-10T08:34:00Z">
                          <w:rPr>
                            <w:rFonts w:ascii="Cambria Math" w:hAnsi="Cambria Math"/>
                            <w:color w:val="0563C1" w:themeColor="hyperlink"/>
                            <w:szCs w:val="18"/>
                            <w:u w:val="single"/>
                          </w:rPr>
                        </w:rPrChange>
                      </w:rPr>
                      <m:t>r</m:t>
                    </w:ins>
                  </m:r>
                </m:e>
                <m:sub>
                  <m:r>
                    <w:ins w:id="846" w:author="Cristiano Cesario" w:date="2016-12-10T08:33:00Z">
                      <w:rPr>
                        <w:rFonts w:ascii="Cambria Math" w:hAnsi="Cambria Math"/>
                        <w:lang w:eastAsia="pt-BR"/>
                        <w:rPrChange w:id="847" w:author="Cristiano Cesario" w:date="2016-12-10T08:34:00Z">
                          <w:rPr>
                            <w:rFonts w:ascii="Cambria Math" w:hAnsi="Cambria Math"/>
                            <w:color w:val="0563C1" w:themeColor="hyperlink"/>
                            <w:szCs w:val="18"/>
                            <w:u w:val="single"/>
                          </w:rPr>
                        </w:rPrChange>
                      </w:rPr>
                      <m:t>j</m:t>
                    </w:ins>
                  </m:r>
                </m:sub>
              </m:sSub>
              <m:r>
                <w:ins w:id="848" w:author="Cristiano Cesario" w:date="2016-12-10T08:33:00Z">
                  <m:rPr>
                    <m:sty m:val="p"/>
                  </m:rPr>
                  <w:rPr>
                    <w:rFonts w:ascii="Cambria Math" w:hAnsi="Cambria Math"/>
                    <w:lang w:eastAsia="pt-BR"/>
                    <w:rPrChange w:id="849" w:author="Cristiano Cesario" w:date="2016-12-10T08:34:00Z">
                      <w:rPr>
                        <w:rFonts w:ascii="Cambria Math" w:hAnsi="Cambria Math"/>
                        <w:color w:val="0563C1" w:themeColor="hyperlink"/>
                        <w:szCs w:val="18"/>
                        <w:u w:val="single"/>
                      </w:rPr>
                    </w:rPrChange>
                  </w:rPr>
                  <m:t>∈</m:t>
                </w:ins>
              </m:r>
              <m:sSubSup>
                <m:sSubSupPr>
                  <m:ctrlPr>
                    <w:ins w:id="850" w:author="Cristiano Cesario" w:date="2016-12-10T08:33:00Z">
                      <w:rPr>
                        <w:rFonts w:ascii="Cambria Math" w:hAnsi="Cambria Math"/>
                        <w:lang w:eastAsia="pt-BR"/>
                      </w:rPr>
                    </w:ins>
                  </m:ctrlPr>
                </m:sSubSupPr>
                <m:e>
                  <m:r>
                    <w:ins w:id="851" w:author="Cristiano Cesario" w:date="2016-12-10T08:33:00Z">
                      <w:rPr>
                        <w:rFonts w:ascii="Cambria Math" w:hAnsi="Cambria Math"/>
                        <w:lang w:eastAsia="pt-BR"/>
                        <w:rPrChange w:id="852" w:author="Cristiano Cesario" w:date="2016-12-10T08:34:00Z">
                          <w:rPr>
                            <w:rFonts w:ascii="Cambria Math" w:hAnsi="Cambria Math"/>
                            <w:color w:val="0563C1" w:themeColor="hyperlink"/>
                            <w:szCs w:val="18"/>
                            <w:u w:val="single"/>
                          </w:rPr>
                        </w:rPrChange>
                      </w:rPr>
                      <m:t>R</m:t>
                    </w:ins>
                  </m:r>
                </m:e>
                <m:sub>
                  <m:r>
                    <w:ins w:id="853" w:author="Cristiano Cesario" w:date="2016-12-10T08:33:00Z">
                      <w:rPr>
                        <w:rFonts w:ascii="Cambria Math" w:hAnsi="Cambria Math"/>
                        <w:lang w:eastAsia="pt-BR"/>
                        <w:rPrChange w:id="854" w:author="Cristiano Cesario" w:date="2016-12-10T08:34:00Z">
                          <w:rPr>
                            <w:rFonts w:ascii="Cambria Math" w:hAnsi="Cambria Math"/>
                            <w:color w:val="0563C1" w:themeColor="hyperlink"/>
                            <w:szCs w:val="18"/>
                            <w:u w:val="single"/>
                          </w:rPr>
                        </w:rPrChange>
                      </w:rPr>
                      <m:t>i</m:t>
                    </w:ins>
                  </m:r>
                </m:sub>
                <m:sup>
                  <m:r>
                    <w:ins w:id="855" w:author="Cristiano Cesario" w:date="2016-12-10T08:33:00Z">
                      <w:rPr>
                        <w:rFonts w:ascii="Cambria Math" w:hAnsi="Cambria Math"/>
                        <w:lang w:eastAsia="pt-BR"/>
                        <w:rPrChange w:id="856" w:author="Cristiano Cesario" w:date="2016-12-10T08:34:00Z">
                          <w:rPr>
                            <w:rFonts w:ascii="Cambria Math" w:hAnsi="Cambria Math"/>
                            <w:color w:val="0563C1" w:themeColor="hyperlink"/>
                            <w:szCs w:val="18"/>
                            <w:u w:val="single"/>
                          </w:rPr>
                        </w:rPrChange>
                      </w:rPr>
                      <m:t>pull</m:t>
                    </w:ins>
                  </m:r>
                </m:sup>
              </m:sSubSup>
            </m:e>
            <m:e>
              <m:r>
                <w:ins w:id="857" w:author="Cristiano Cesario" w:date="2016-12-10T08:33:00Z">
                  <m:rPr>
                    <m:sty m:val="p"/>
                  </m:rPr>
                  <w:rPr>
                    <w:rFonts w:ascii="Cambria Math" w:hAnsi="Cambria Math"/>
                    <w:lang w:eastAsia="pt-BR"/>
                    <w:rPrChange w:id="858" w:author="Cristiano Cesario" w:date="2016-12-10T08:34:00Z">
                      <w:rPr>
                        <w:rFonts w:ascii="Cambria Math" w:hAnsi="Cambria Math"/>
                        <w:color w:val="0563C1" w:themeColor="hyperlink"/>
                        <w:szCs w:val="18"/>
                        <w:u w:val="single"/>
                      </w:rPr>
                    </w:rPrChange>
                  </w:rPr>
                  <m:t>∃</m:t>
                </w:ins>
              </m:r>
              <m:r>
                <w:ins w:id="859" w:author="Cristiano Cesario" w:date="2016-12-10T08:33:00Z">
                  <w:rPr>
                    <w:rFonts w:ascii="Cambria Math" w:hAnsi="Cambria Math"/>
                    <w:lang w:eastAsia="pt-BR"/>
                    <w:rPrChange w:id="860" w:author="Cristiano Cesario" w:date="2016-12-10T08:34:00Z">
                      <w:rPr>
                        <w:rFonts w:ascii="Cambria Math" w:hAnsi="Cambria Math"/>
                        <w:color w:val="0563C1" w:themeColor="hyperlink"/>
                        <w:szCs w:val="18"/>
                        <w:u w:val="single"/>
                      </w:rPr>
                    </w:rPrChange>
                  </w:rPr>
                  <m:t>c</m:t>
                </w:ins>
              </m:r>
              <m:r>
                <w:ins w:id="861" w:author="Cristiano Cesario" w:date="2016-12-10T08:33:00Z">
                  <m:rPr>
                    <m:sty m:val="p"/>
                  </m:rPr>
                  <w:rPr>
                    <w:rFonts w:ascii="Cambria Math" w:hAnsi="Cambria Math"/>
                    <w:lang w:eastAsia="pt-BR"/>
                    <w:rPrChange w:id="862" w:author="Cristiano Cesario" w:date="2016-12-10T08:34:00Z">
                      <w:rPr>
                        <w:rFonts w:ascii="Cambria Math" w:hAnsi="Cambria Math"/>
                        <w:color w:val="0563C1" w:themeColor="hyperlink"/>
                        <w:szCs w:val="18"/>
                        <w:u w:val="single"/>
                      </w:rPr>
                    </w:rPrChange>
                  </w:rPr>
                  <m:t>∈</m:t>
                </w:ins>
              </m:r>
              <m:sSubSup>
                <m:sSubSupPr>
                  <m:ctrlPr>
                    <w:ins w:id="863" w:author="Cristiano Cesario" w:date="2016-12-10T08:33:00Z">
                      <w:rPr>
                        <w:rFonts w:ascii="Cambria Math" w:hAnsi="Cambria Math"/>
                        <w:lang w:eastAsia="pt-BR"/>
                      </w:rPr>
                    </w:ins>
                  </m:ctrlPr>
                </m:sSubSupPr>
                <m:e>
                  <m:r>
                    <w:ins w:id="864" w:author="Cristiano Cesario" w:date="2016-12-10T08:33:00Z">
                      <w:rPr>
                        <w:rFonts w:ascii="Cambria Math" w:hAnsi="Cambria Math"/>
                        <w:lang w:eastAsia="pt-BR"/>
                        <w:rPrChange w:id="865" w:author="Cristiano Cesario" w:date="2016-12-10T08:34:00Z">
                          <w:rPr>
                            <w:rFonts w:ascii="Cambria Math" w:hAnsi="Cambria Math"/>
                            <w:color w:val="0563C1" w:themeColor="hyperlink"/>
                            <w:szCs w:val="18"/>
                            <w:u w:val="single"/>
                          </w:rPr>
                        </w:rPrChange>
                      </w:rPr>
                      <m:t>C</m:t>
                    </w:ins>
                  </m:r>
                </m:e>
                <m:sub>
                  <m:r>
                    <w:ins w:id="866" w:author="Cristiano Cesario" w:date="2016-12-10T08:33:00Z">
                      <w:rPr>
                        <w:rFonts w:ascii="Cambria Math" w:hAnsi="Cambria Math"/>
                        <w:lang w:eastAsia="pt-BR"/>
                        <w:rPrChange w:id="867" w:author="Cristiano Cesario" w:date="2016-12-10T08:34:00Z">
                          <w:rPr>
                            <w:rFonts w:ascii="Cambria Math" w:hAnsi="Cambria Math"/>
                            <w:color w:val="0563C1" w:themeColor="hyperlink"/>
                            <w:szCs w:val="18"/>
                            <w:u w:val="single"/>
                          </w:rPr>
                        </w:rPrChange>
                      </w:rPr>
                      <m:t>j</m:t>
                    </w:ins>
                  </m:r>
                </m:sub>
                <m:sup>
                  <m:r>
                    <w:ins w:id="868" w:author="Cristiano Cesario" w:date="2016-12-10T08:33:00Z">
                      <w:rPr>
                        <w:rFonts w:ascii="Cambria Math" w:hAnsi="Cambria Math"/>
                        <w:lang w:eastAsia="pt-BR"/>
                        <w:rPrChange w:id="869" w:author="Cristiano Cesario" w:date="2016-12-10T08:34:00Z">
                          <w:rPr>
                            <w:rFonts w:ascii="Cambria Math" w:hAnsi="Cambria Math"/>
                            <w:color w:val="0563C1" w:themeColor="hyperlink"/>
                            <w:szCs w:val="18"/>
                            <w:u w:val="single"/>
                          </w:rPr>
                        </w:rPrChange>
                      </w:rPr>
                      <m:t>current</m:t>
                    </w:ins>
                  </m:r>
                </m:sup>
              </m:sSubSup>
              <m:r>
                <w:ins w:id="870" w:author="Cristiano Cesario" w:date="2016-12-10T08:33:00Z">
                  <m:rPr>
                    <m:sty m:val="p"/>
                  </m:rPr>
                  <w:rPr>
                    <w:rFonts w:ascii="Cambria Math" w:hAnsi="Cambria Math"/>
                    <w:lang w:eastAsia="pt-BR"/>
                    <w:rPrChange w:id="871" w:author="Cristiano Cesario" w:date="2016-12-10T08:34:00Z">
                      <w:rPr>
                        <w:rFonts w:ascii="Cambria Math" w:hAnsi="Cambria Math"/>
                        <w:color w:val="0563C1" w:themeColor="hyperlink"/>
                        <w:szCs w:val="18"/>
                        <w:u w:val="single"/>
                      </w:rPr>
                    </w:rPrChange>
                  </w:rPr>
                  <m:t>:</m:t>
                </w:ins>
              </m:r>
              <m:r>
                <w:ins w:id="872" w:author="Cristiano Cesario" w:date="2016-12-10T08:33:00Z">
                  <w:rPr>
                    <w:rFonts w:ascii="Cambria Math" w:hAnsi="Cambria Math"/>
                    <w:lang w:eastAsia="pt-BR"/>
                    <w:rPrChange w:id="873" w:author="Cristiano Cesario" w:date="2016-12-10T08:34:00Z">
                      <w:rPr>
                        <w:rFonts w:ascii="Cambria Math" w:hAnsi="Cambria Math"/>
                        <w:color w:val="0563C1" w:themeColor="hyperlink"/>
                        <w:szCs w:val="18"/>
                        <w:u w:val="single"/>
                      </w:rPr>
                    </w:rPrChange>
                  </w:rPr>
                  <m:t>c</m:t>
                </w:ins>
              </m:r>
              <m:r>
                <w:ins w:id="874" w:author="Cristiano Cesario" w:date="2016-12-10T08:33:00Z">
                  <m:rPr>
                    <m:sty m:val="p"/>
                  </m:rPr>
                  <w:rPr>
                    <w:rFonts w:ascii="Cambria Math" w:hAnsi="Cambria Math"/>
                    <w:lang w:eastAsia="pt-BR"/>
                    <w:rPrChange w:id="875" w:author="Cristiano Cesario" w:date="2016-12-10T08:34:00Z">
                      <w:rPr>
                        <w:rFonts w:ascii="Cambria Math" w:hAnsi="Cambria Math"/>
                        <w:color w:val="0563C1" w:themeColor="hyperlink"/>
                        <w:szCs w:val="18"/>
                        <w:u w:val="single"/>
                      </w:rPr>
                    </w:rPrChange>
                  </w:rPr>
                  <m:t>∉</m:t>
                </w:ins>
              </m:r>
              <m:sSubSup>
                <m:sSubSupPr>
                  <m:ctrlPr>
                    <w:ins w:id="876" w:author="Cristiano Cesario" w:date="2016-12-10T08:33:00Z">
                      <w:rPr>
                        <w:rFonts w:ascii="Cambria Math" w:hAnsi="Cambria Math"/>
                        <w:lang w:eastAsia="pt-BR"/>
                      </w:rPr>
                    </w:ins>
                  </m:ctrlPr>
                </m:sSubSupPr>
                <m:e>
                  <m:r>
                    <w:ins w:id="877" w:author="Cristiano Cesario" w:date="2016-12-10T08:33:00Z">
                      <w:rPr>
                        <w:rFonts w:ascii="Cambria Math" w:hAnsi="Cambria Math"/>
                        <w:lang w:eastAsia="pt-BR"/>
                        <w:rPrChange w:id="878" w:author="Cristiano Cesario" w:date="2016-12-10T08:34:00Z">
                          <w:rPr>
                            <w:rFonts w:ascii="Cambria Math" w:hAnsi="Cambria Math"/>
                            <w:color w:val="0563C1" w:themeColor="hyperlink"/>
                            <w:szCs w:val="18"/>
                            <w:u w:val="single"/>
                          </w:rPr>
                        </w:rPrChange>
                      </w:rPr>
                      <m:t>C</m:t>
                    </w:ins>
                  </m:r>
                </m:e>
                <m:sub>
                  <m:r>
                    <w:ins w:id="879" w:author="Cristiano Cesario" w:date="2016-12-10T08:33:00Z">
                      <w:rPr>
                        <w:rFonts w:ascii="Cambria Math" w:hAnsi="Cambria Math"/>
                        <w:lang w:eastAsia="pt-BR"/>
                        <w:rPrChange w:id="880" w:author="Cristiano Cesario" w:date="2016-12-10T08:34:00Z">
                          <w:rPr>
                            <w:rFonts w:ascii="Cambria Math" w:hAnsi="Cambria Math"/>
                            <w:color w:val="0563C1" w:themeColor="hyperlink"/>
                            <w:szCs w:val="18"/>
                            <w:u w:val="single"/>
                          </w:rPr>
                        </w:rPrChange>
                      </w:rPr>
                      <m:t>i</m:t>
                    </w:ins>
                  </m:r>
                </m:sub>
                <m:sup>
                  <m:r>
                    <w:ins w:id="881" w:author="Cristiano Cesario" w:date="2016-12-10T08:33:00Z">
                      <w:rPr>
                        <w:rFonts w:ascii="Cambria Math" w:hAnsi="Cambria Math"/>
                        <w:lang w:eastAsia="pt-BR"/>
                        <w:rPrChange w:id="882" w:author="Cristiano Cesario" w:date="2016-12-10T08:34:00Z">
                          <w:rPr>
                            <w:rFonts w:ascii="Cambria Math" w:hAnsi="Cambria Math"/>
                            <w:color w:val="0563C1" w:themeColor="hyperlink"/>
                            <w:szCs w:val="18"/>
                            <w:u w:val="single"/>
                          </w:rPr>
                        </w:rPrChange>
                      </w:rPr>
                      <m:t>current</m:t>
                    </w:ins>
                  </m:r>
                </m:sup>
              </m:sSubSup>
            </m:e>
          </m:d>
        </m:oMath>
      </m:oMathPara>
    </w:p>
    <w:p w14:paraId="14D96DE5" w14:textId="77777777" w:rsidR="003F7D1B" w:rsidRPr="003F7D1B" w:rsidRDefault="00A11294" w:rsidP="003F7D1B">
      <w:pPr>
        <w:rPr>
          <w:ins w:id="883" w:author="Cristiano Cesario" w:date="2016-12-10T08:33:00Z"/>
          <w:lang w:eastAsia="pt-BR"/>
          <w:rPrChange w:id="884" w:author="Cristiano Cesario" w:date="2016-12-10T08:34:00Z">
            <w:rPr>
              <w:ins w:id="885" w:author="Cristiano Cesario" w:date="2016-12-10T08:33:00Z"/>
              <w:szCs w:val="18"/>
            </w:rPr>
          </w:rPrChange>
        </w:rPr>
        <w:pPrChange w:id="886" w:author="Cristiano Cesario" w:date="2016-12-10T08:34:00Z">
          <w:pPr>
            <w:pStyle w:val="EstiloRecuodecorpodetextoPrimeiralinha0cmDepoisde"/>
          </w:pPr>
        </w:pPrChange>
      </w:pPr>
      <w:ins w:id="887" w:author="Cristiano Cesario" w:date="2016-12-10T08:33:00Z">
        <w:r>
          <w:rPr>
            <w:lang w:eastAsia="pt-BR"/>
          </w:rPr>
          <w:t xml:space="preserve">Finally, we can also formalize the commits that are ahead or behind two specific repositories and the branches that a commit belongs to. This is also necessary for some of our visualizations. Considering two repositories </w:t>
        </w:r>
        <m:oMath>
          <m:sSub>
            <m:sSubPr>
              <m:ctrlPr>
                <w:rPr>
                  <w:rFonts w:ascii="Cambria Math" w:hAnsi="Cambria Math"/>
                  <w:lang w:eastAsia="pt-BR"/>
                </w:rPr>
              </m:ctrlPr>
            </m:sSubPr>
            <m:e>
              <m:r>
                <w:rPr>
                  <w:rFonts w:ascii="Cambria Math" w:hAnsi="Cambria Math"/>
                  <w:lang w:eastAsia="pt-BR"/>
                  <w:rPrChange w:id="888"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889" w:author="Cristiano Cesario" w:date="2016-12-10T08:34:00Z">
                    <w:rPr>
                      <w:rFonts w:ascii="Cambria Math" w:hAnsi="Cambria Math"/>
                      <w:color w:val="0563C1" w:themeColor="hyperlink"/>
                      <w:szCs w:val="18"/>
                      <w:u w:val="single"/>
                    </w:rPr>
                  </w:rPrChange>
                </w:rPr>
                <m:t>i</m:t>
              </m:r>
            </m:sub>
          </m:sSub>
          <m:r>
            <m:rPr>
              <m:sty m:val="p"/>
            </m:rPr>
            <w:rPr>
              <w:rFonts w:ascii="Cambria Math" w:hAnsi="Cambria Math"/>
              <w:lang w:eastAsia="pt-BR"/>
              <w:rPrChange w:id="890" w:author="Cristiano Cesario" w:date="2016-12-10T08:34:00Z">
                <w:rPr>
                  <w:rFonts w:ascii="Cambria Math" w:hAnsi="Cambria Math"/>
                  <w:color w:val="0563C1" w:themeColor="hyperlink"/>
                  <w:szCs w:val="18"/>
                  <w:u w:val="single"/>
                </w:rPr>
              </w:rPrChange>
            </w:rPr>
            <m:t>,</m:t>
          </m:r>
          <m:sSub>
            <m:sSubPr>
              <m:ctrlPr>
                <w:rPr>
                  <w:rFonts w:ascii="Cambria Math" w:hAnsi="Cambria Math"/>
                  <w:lang w:eastAsia="pt-BR"/>
                </w:rPr>
              </m:ctrlPr>
            </m:sSubPr>
            <m:e>
              <m:r>
                <w:rPr>
                  <w:rFonts w:ascii="Cambria Math" w:hAnsi="Cambria Math"/>
                  <w:lang w:eastAsia="pt-BR"/>
                  <w:rPrChange w:id="891"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892" w:author="Cristiano Cesario" w:date="2016-12-10T08:34:00Z">
                    <w:rPr>
                      <w:rFonts w:ascii="Cambria Math" w:hAnsi="Cambria Math"/>
                      <w:color w:val="0563C1" w:themeColor="hyperlink"/>
                      <w:szCs w:val="18"/>
                      <w:u w:val="single"/>
                    </w:rPr>
                  </w:rPrChange>
                </w:rPr>
                <m:t>j</m:t>
              </m:r>
            </m:sub>
          </m:sSub>
          <m:r>
            <m:rPr>
              <m:sty m:val="p"/>
            </m:rPr>
            <w:rPr>
              <w:rFonts w:ascii="Cambria Math" w:hAnsi="Cambria Math"/>
              <w:lang w:eastAsia="pt-BR"/>
              <w:rPrChange w:id="893"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894" w:author="Cristiano Cesario" w:date="2016-12-10T08:34:00Z">
                <w:rPr>
                  <w:rFonts w:ascii="Cambria Math" w:hAnsi="Cambria Math"/>
                  <w:color w:val="0563C1" w:themeColor="hyperlink"/>
                  <w:szCs w:val="18"/>
                  <w:u w:val="single"/>
                </w:rPr>
              </w:rPrChange>
            </w:rPr>
            <m:t>R</m:t>
          </m:r>
        </m:oMath>
        <w:r w:rsidR="00E02D98" w:rsidRPr="00E02D98">
          <w:rPr>
            <w:lang w:eastAsia="pt-BR"/>
            <w:rPrChange w:id="895" w:author="Cristiano Cesario" w:date="2016-12-10T08:34:00Z">
              <w:rPr>
                <w:color w:val="0563C1" w:themeColor="hyperlink"/>
                <w:szCs w:val="18"/>
                <w:u w:val="single"/>
              </w:rPr>
            </w:rPrChange>
          </w:rPr>
          <w:t xml:space="preserve">, </w:t>
        </w:r>
        <w:r>
          <w:rPr>
            <w:lang w:eastAsia="pt-BR"/>
          </w:rPr>
          <w:t xml:space="preserve">we formally define the commits ahead or behind </w:t>
        </w:r>
        <m:oMath>
          <m:sSub>
            <m:sSubPr>
              <m:ctrlPr>
                <w:rPr>
                  <w:rFonts w:ascii="Cambria Math" w:hAnsi="Cambria Math"/>
                  <w:lang w:eastAsia="pt-BR"/>
                </w:rPr>
              </m:ctrlPr>
            </m:sSubPr>
            <m:e>
              <m:r>
                <w:rPr>
                  <w:rFonts w:ascii="Cambria Math" w:hAnsi="Cambria Math"/>
                  <w:lang w:eastAsia="pt-BR"/>
                  <w:rPrChange w:id="896"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897" w:author="Cristiano Cesario" w:date="2016-12-10T08:34:00Z">
                    <w:rPr>
                      <w:rFonts w:ascii="Cambria Math" w:hAnsi="Cambria Math"/>
                      <w:color w:val="0563C1" w:themeColor="hyperlink"/>
                      <w:szCs w:val="18"/>
                      <w:u w:val="single"/>
                    </w:rPr>
                  </w:rPrChange>
                </w:rPr>
                <m:t>i</m:t>
              </m:r>
            </m:sub>
          </m:sSub>
        </m:oMath>
        <w:r w:rsidR="00E02D98" w:rsidRPr="00E02D98">
          <w:rPr>
            <w:lang w:eastAsia="pt-BR"/>
            <w:rPrChange w:id="898" w:author="Cristiano Cesario" w:date="2016-12-10T08:34:00Z">
              <w:rPr>
                <w:color w:val="0563C1" w:themeColor="hyperlink"/>
                <w:szCs w:val="18"/>
                <w:u w:val="single"/>
              </w:rPr>
            </w:rPrChange>
          </w:rPr>
          <w:t xml:space="preserve"> regarding </w:t>
        </w:r>
        <m:oMath>
          <m:sSub>
            <m:sSubPr>
              <m:ctrlPr>
                <w:rPr>
                  <w:rFonts w:ascii="Cambria Math" w:hAnsi="Cambria Math"/>
                  <w:lang w:eastAsia="pt-BR"/>
                </w:rPr>
              </m:ctrlPr>
            </m:sSubPr>
            <m:e>
              <m:r>
                <w:rPr>
                  <w:rFonts w:ascii="Cambria Math" w:hAnsi="Cambria Math"/>
                  <w:lang w:eastAsia="pt-BR"/>
                  <w:rPrChange w:id="899" w:author="Cristiano Cesario" w:date="2016-12-10T08:34:00Z">
                    <w:rPr>
                      <w:rFonts w:ascii="Cambria Math" w:hAnsi="Cambria Math"/>
                      <w:color w:val="0563C1" w:themeColor="hyperlink"/>
                      <w:szCs w:val="18"/>
                      <w:u w:val="single"/>
                    </w:rPr>
                  </w:rPrChange>
                </w:rPr>
                <m:t>r</m:t>
              </m:r>
            </m:e>
            <m:sub>
              <m:r>
                <w:rPr>
                  <w:rFonts w:ascii="Cambria Math" w:hAnsi="Cambria Math"/>
                  <w:lang w:eastAsia="pt-BR"/>
                  <w:rPrChange w:id="900" w:author="Cristiano Cesario" w:date="2016-12-10T08:34:00Z">
                    <w:rPr>
                      <w:rFonts w:ascii="Cambria Math" w:hAnsi="Cambria Math"/>
                      <w:color w:val="0563C1" w:themeColor="hyperlink"/>
                      <w:szCs w:val="18"/>
                      <w:u w:val="single"/>
                    </w:rPr>
                  </w:rPrChange>
                </w:rPr>
                <m:t>j</m:t>
              </m:r>
            </m:sub>
          </m:sSub>
        </m:oMath>
        <w:r w:rsidR="00E02D98" w:rsidRPr="00E02D98">
          <w:rPr>
            <w:lang w:eastAsia="pt-BR"/>
            <w:rPrChange w:id="901" w:author="Cristiano Cesario" w:date="2016-12-10T08:34:00Z">
              <w:rPr>
                <w:color w:val="0563C1" w:themeColor="hyperlink"/>
                <w:szCs w:val="18"/>
                <w:u w:val="single"/>
              </w:rPr>
            </w:rPrChange>
          </w:rPr>
          <w:t xml:space="preserve"> as:</w:t>
        </w:r>
      </w:ins>
    </w:p>
    <w:p w14:paraId="7459A2E9" w14:textId="77777777" w:rsidR="003F7D1B" w:rsidRPr="003F7D1B" w:rsidRDefault="00985CF7" w:rsidP="003F7D1B">
      <w:pPr>
        <w:rPr>
          <w:ins w:id="902" w:author="Cristiano Cesario" w:date="2016-12-10T08:33:00Z"/>
          <w:lang w:eastAsia="pt-BR"/>
          <w:rPrChange w:id="903" w:author="Cristiano Cesario" w:date="2016-12-10T08:34:00Z">
            <w:rPr>
              <w:ins w:id="904" w:author="Cristiano Cesario" w:date="2016-12-10T08:33:00Z"/>
              <w:szCs w:val="18"/>
            </w:rPr>
          </w:rPrChange>
        </w:rPr>
        <w:pPrChange w:id="905" w:author="Cristiano Cesario" w:date="2016-12-10T08:34:00Z">
          <w:pPr>
            <w:pStyle w:val="EstiloRecuodecorpodetextoPrimeiralinha0cmDepoisde"/>
          </w:pPr>
        </w:pPrChange>
      </w:pPr>
      <m:oMathPara>
        <m:oMathParaPr>
          <m:jc m:val="center"/>
        </m:oMathParaPr>
        <m:oMath>
          <m:sSub>
            <m:sSubPr>
              <m:ctrlPr>
                <w:ins w:id="906" w:author="Cristiano Cesario" w:date="2016-12-10T08:33:00Z">
                  <w:rPr>
                    <w:rFonts w:ascii="Cambria Math" w:hAnsi="Cambria Math"/>
                    <w:lang w:eastAsia="pt-BR"/>
                  </w:rPr>
                </w:ins>
              </m:ctrlPr>
            </m:sSubPr>
            <m:e>
              <m:r>
                <w:ins w:id="907" w:author="Cristiano Cesario" w:date="2016-12-10T08:33:00Z">
                  <w:rPr>
                    <w:rFonts w:ascii="Cambria Math" w:hAnsi="Cambria Math"/>
                    <w:lang w:eastAsia="pt-BR"/>
                    <w:rPrChange w:id="908" w:author="Cristiano Cesario" w:date="2016-12-10T08:34:00Z">
                      <w:rPr>
                        <w:rFonts w:ascii="Cambria Math" w:hAnsi="Cambria Math"/>
                        <w:color w:val="0563C1" w:themeColor="hyperlink"/>
                        <w:szCs w:val="18"/>
                        <w:u w:val="single"/>
                      </w:rPr>
                    </w:rPrChange>
                  </w:rPr>
                  <m:t>Ahead</m:t>
                </w:ins>
              </m:r>
            </m:e>
            <m:sub>
              <m:r>
                <w:ins w:id="909" w:author="Cristiano Cesario" w:date="2016-12-10T08:33:00Z">
                  <w:rPr>
                    <w:rFonts w:ascii="Cambria Math" w:hAnsi="Cambria Math"/>
                    <w:lang w:eastAsia="pt-BR"/>
                    <w:rPrChange w:id="910" w:author="Cristiano Cesario" w:date="2016-12-10T08:34:00Z">
                      <w:rPr>
                        <w:rFonts w:ascii="Cambria Math" w:hAnsi="Cambria Math"/>
                        <w:color w:val="0563C1" w:themeColor="hyperlink"/>
                        <w:szCs w:val="18"/>
                        <w:u w:val="single"/>
                      </w:rPr>
                    </w:rPrChange>
                  </w:rPr>
                  <m:t>i</m:t>
                </w:ins>
              </m:r>
              <m:r>
                <w:ins w:id="911" w:author="Cristiano Cesario" w:date="2016-12-10T08:33:00Z">
                  <m:rPr>
                    <m:sty m:val="p"/>
                  </m:rPr>
                  <w:rPr>
                    <w:rFonts w:ascii="Cambria Math" w:hAnsi="Cambria Math"/>
                    <w:lang w:eastAsia="pt-BR"/>
                    <w:rPrChange w:id="912" w:author="Cristiano Cesario" w:date="2016-12-10T08:34:00Z">
                      <w:rPr>
                        <w:rFonts w:ascii="Cambria Math" w:hAnsi="Cambria Math"/>
                        <w:color w:val="0563C1" w:themeColor="hyperlink"/>
                        <w:szCs w:val="18"/>
                        <w:u w:val="single"/>
                      </w:rPr>
                    </w:rPrChange>
                  </w:rPr>
                  <m:t>,</m:t>
                </w:ins>
              </m:r>
              <m:r>
                <w:ins w:id="913" w:author="Cristiano Cesario" w:date="2016-12-10T08:33:00Z">
                  <w:rPr>
                    <w:rFonts w:ascii="Cambria Math" w:hAnsi="Cambria Math"/>
                    <w:lang w:eastAsia="pt-BR"/>
                    <w:rPrChange w:id="914" w:author="Cristiano Cesario" w:date="2016-12-10T08:34:00Z">
                      <w:rPr>
                        <w:rFonts w:ascii="Cambria Math" w:hAnsi="Cambria Math"/>
                        <w:color w:val="0563C1" w:themeColor="hyperlink"/>
                        <w:szCs w:val="18"/>
                        <w:u w:val="single"/>
                      </w:rPr>
                    </w:rPrChange>
                  </w:rPr>
                  <m:t>j</m:t>
                </w:ins>
              </m:r>
            </m:sub>
          </m:sSub>
          <m:r>
            <w:ins w:id="915" w:author="Cristiano Cesario" w:date="2016-12-10T08:33:00Z">
              <m:rPr>
                <m:sty m:val="p"/>
              </m:rPr>
              <w:rPr>
                <w:rFonts w:ascii="Cambria Math" w:hAnsi="Cambria Math"/>
                <w:lang w:eastAsia="pt-BR"/>
                <w:rPrChange w:id="916" w:author="Cristiano Cesario" w:date="2016-12-10T08:34:00Z">
                  <w:rPr>
                    <w:rFonts w:ascii="Cambria Math" w:hAnsi="Cambria Math"/>
                    <w:color w:val="0563C1" w:themeColor="hyperlink"/>
                    <w:szCs w:val="18"/>
                    <w:u w:val="single"/>
                  </w:rPr>
                </w:rPrChange>
              </w:rPr>
              <m:t>=</m:t>
            </w:ins>
          </m:r>
          <m:sSubSup>
            <m:sSubSupPr>
              <m:ctrlPr>
                <w:ins w:id="917" w:author="Cristiano Cesario" w:date="2016-12-10T08:33:00Z">
                  <w:rPr>
                    <w:rFonts w:ascii="Cambria Math" w:hAnsi="Cambria Math"/>
                    <w:lang w:eastAsia="pt-BR"/>
                  </w:rPr>
                </w:ins>
              </m:ctrlPr>
            </m:sSubSupPr>
            <m:e>
              <m:r>
                <w:ins w:id="918" w:author="Cristiano Cesario" w:date="2016-12-10T08:33:00Z">
                  <w:rPr>
                    <w:rFonts w:ascii="Cambria Math" w:hAnsi="Cambria Math"/>
                    <w:lang w:eastAsia="pt-BR"/>
                    <w:rPrChange w:id="919" w:author="Cristiano Cesario" w:date="2016-12-10T08:34:00Z">
                      <w:rPr>
                        <w:rFonts w:ascii="Cambria Math" w:hAnsi="Cambria Math"/>
                        <w:color w:val="0563C1" w:themeColor="hyperlink"/>
                        <w:szCs w:val="18"/>
                        <w:u w:val="single"/>
                      </w:rPr>
                    </w:rPrChange>
                  </w:rPr>
                  <m:t>C</m:t>
                </w:ins>
              </m:r>
            </m:e>
            <m:sub>
              <m:r>
                <w:ins w:id="920" w:author="Cristiano Cesario" w:date="2016-12-10T08:33:00Z">
                  <w:rPr>
                    <w:rFonts w:ascii="Cambria Math" w:hAnsi="Cambria Math"/>
                    <w:lang w:eastAsia="pt-BR"/>
                    <w:rPrChange w:id="921" w:author="Cristiano Cesario" w:date="2016-12-10T08:34:00Z">
                      <w:rPr>
                        <w:rFonts w:ascii="Cambria Math" w:hAnsi="Cambria Math"/>
                        <w:color w:val="0563C1" w:themeColor="hyperlink"/>
                        <w:szCs w:val="18"/>
                        <w:u w:val="single"/>
                      </w:rPr>
                    </w:rPrChange>
                  </w:rPr>
                  <m:t>i</m:t>
                </w:ins>
              </m:r>
            </m:sub>
            <m:sup>
              <m:r>
                <w:ins w:id="922" w:author="Cristiano Cesario" w:date="2016-12-10T08:33:00Z">
                  <w:rPr>
                    <w:rFonts w:ascii="Cambria Math" w:hAnsi="Cambria Math"/>
                    <w:lang w:eastAsia="pt-BR"/>
                    <w:rPrChange w:id="923" w:author="Cristiano Cesario" w:date="2016-12-10T08:34:00Z">
                      <w:rPr>
                        <w:rFonts w:ascii="Cambria Math" w:hAnsi="Cambria Math"/>
                        <w:color w:val="0563C1" w:themeColor="hyperlink"/>
                        <w:szCs w:val="18"/>
                        <w:u w:val="single"/>
                      </w:rPr>
                    </w:rPrChange>
                  </w:rPr>
                  <m:t>current</m:t>
                </w:ins>
              </m:r>
            </m:sup>
          </m:sSubSup>
          <m:r>
            <w:ins w:id="924" w:author="Cristiano Cesario" w:date="2016-12-10T08:33:00Z">
              <m:rPr>
                <m:sty m:val="p"/>
              </m:rPr>
              <w:rPr>
                <w:rFonts w:ascii="Cambria Math" w:hAnsi="Cambria Math"/>
                <w:lang w:eastAsia="pt-BR"/>
                <w:rPrChange w:id="925" w:author="Cristiano Cesario" w:date="2016-12-10T08:34:00Z">
                  <w:rPr>
                    <w:rFonts w:ascii="Cambria Math" w:hAnsi="Cambria Math"/>
                    <w:color w:val="0563C1" w:themeColor="hyperlink"/>
                    <w:szCs w:val="18"/>
                    <w:u w:val="single"/>
                  </w:rPr>
                </w:rPrChange>
              </w:rPr>
              <m:t>\</m:t>
            </w:ins>
          </m:r>
          <m:sSubSup>
            <m:sSubSupPr>
              <m:ctrlPr>
                <w:ins w:id="926" w:author="Cristiano Cesario" w:date="2016-12-10T08:33:00Z">
                  <w:rPr>
                    <w:rFonts w:ascii="Cambria Math" w:hAnsi="Cambria Math"/>
                    <w:lang w:eastAsia="pt-BR"/>
                  </w:rPr>
                </w:ins>
              </m:ctrlPr>
            </m:sSubSupPr>
            <m:e>
              <m:r>
                <w:ins w:id="927" w:author="Cristiano Cesario" w:date="2016-12-10T08:33:00Z">
                  <w:rPr>
                    <w:rFonts w:ascii="Cambria Math" w:hAnsi="Cambria Math"/>
                    <w:lang w:eastAsia="pt-BR"/>
                    <w:rPrChange w:id="928" w:author="Cristiano Cesario" w:date="2016-12-10T08:34:00Z">
                      <w:rPr>
                        <w:rFonts w:ascii="Cambria Math" w:hAnsi="Cambria Math"/>
                        <w:color w:val="0563C1" w:themeColor="hyperlink"/>
                        <w:szCs w:val="18"/>
                        <w:u w:val="single"/>
                      </w:rPr>
                    </w:rPrChange>
                  </w:rPr>
                  <m:t>C</m:t>
                </w:ins>
              </m:r>
            </m:e>
            <m:sub>
              <m:r>
                <w:ins w:id="929" w:author="Cristiano Cesario" w:date="2016-12-10T08:33:00Z">
                  <w:rPr>
                    <w:rFonts w:ascii="Cambria Math" w:hAnsi="Cambria Math"/>
                    <w:lang w:eastAsia="pt-BR"/>
                    <w:rPrChange w:id="930" w:author="Cristiano Cesario" w:date="2016-12-10T08:34:00Z">
                      <w:rPr>
                        <w:rFonts w:ascii="Cambria Math" w:hAnsi="Cambria Math"/>
                        <w:color w:val="0563C1" w:themeColor="hyperlink"/>
                        <w:szCs w:val="18"/>
                        <w:u w:val="single"/>
                      </w:rPr>
                    </w:rPrChange>
                  </w:rPr>
                  <m:t>j</m:t>
                </w:ins>
              </m:r>
            </m:sub>
            <m:sup>
              <m:r>
                <w:ins w:id="931" w:author="Cristiano Cesario" w:date="2016-12-10T08:33:00Z">
                  <w:rPr>
                    <w:rFonts w:ascii="Cambria Math" w:hAnsi="Cambria Math"/>
                    <w:lang w:eastAsia="pt-BR"/>
                    <w:rPrChange w:id="932" w:author="Cristiano Cesario" w:date="2016-12-10T08:34:00Z">
                      <w:rPr>
                        <w:rFonts w:ascii="Cambria Math" w:hAnsi="Cambria Math"/>
                        <w:color w:val="0563C1" w:themeColor="hyperlink"/>
                        <w:szCs w:val="18"/>
                        <w:u w:val="single"/>
                      </w:rPr>
                    </w:rPrChange>
                  </w:rPr>
                  <m:t>current</m:t>
                </w:ins>
              </m:r>
            </m:sup>
          </m:sSubSup>
        </m:oMath>
      </m:oMathPara>
    </w:p>
    <w:p w14:paraId="2DCBB1BE" w14:textId="77777777" w:rsidR="003F7D1B" w:rsidRDefault="00985CF7" w:rsidP="003F7D1B">
      <w:pPr>
        <w:rPr>
          <w:ins w:id="933" w:author="Cristiano Cesario" w:date="2016-12-10T08:33:00Z"/>
          <w:lang w:eastAsia="pt-BR"/>
        </w:rPr>
        <w:pPrChange w:id="934" w:author="Cristiano Cesario" w:date="2016-12-10T08:34:00Z">
          <w:pPr>
            <w:pStyle w:val="EstiloRecuodecorpodetextoPrimeiralinha0cmDepoisde"/>
          </w:pPr>
        </w:pPrChange>
      </w:pPr>
      <m:oMathPara>
        <m:oMath>
          <m:sSub>
            <m:sSubPr>
              <m:ctrlPr>
                <w:ins w:id="935" w:author="Cristiano Cesario" w:date="2016-12-10T08:33:00Z">
                  <w:rPr>
                    <w:rFonts w:ascii="Cambria Math" w:hAnsi="Cambria Math"/>
                    <w:lang w:eastAsia="pt-BR"/>
                  </w:rPr>
                </w:ins>
              </m:ctrlPr>
            </m:sSubPr>
            <m:e>
              <m:r>
                <w:ins w:id="936" w:author="Cristiano Cesario" w:date="2016-12-10T08:33:00Z">
                  <w:rPr>
                    <w:rFonts w:ascii="Cambria Math" w:hAnsi="Cambria Math"/>
                    <w:lang w:eastAsia="pt-BR"/>
                    <w:rPrChange w:id="937" w:author="Cristiano Cesario" w:date="2016-12-10T08:34:00Z">
                      <w:rPr>
                        <w:rFonts w:ascii="Cambria Math" w:hAnsi="Cambria Math"/>
                        <w:color w:val="0563C1" w:themeColor="hyperlink"/>
                        <w:szCs w:val="18"/>
                        <w:u w:val="single"/>
                      </w:rPr>
                    </w:rPrChange>
                  </w:rPr>
                  <m:t>Behind</m:t>
                </w:ins>
              </m:r>
            </m:e>
            <m:sub>
              <m:r>
                <w:ins w:id="938" w:author="Cristiano Cesario" w:date="2016-12-10T08:33:00Z">
                  <w:rPr>
                    <w:rFonts w:ascii="Cambria Math" w:hAnsi="Cambria Math"/>
                    <w:lang w:eastAsia="pt-BR"/>
                    <w:rPrChange w:id="939" w:author="Cristiano Cesario" w:date="2016-12-10T08:34:00Z">
                      <w:rPr>
                        <w:rFonts w:ascii="Cambria Math" w:hAnsi="Cambria Math"/>
                        <w:color w:val="0563C1" w:themeColor="hyperlink"/>
                        <w:szCs w:val="18"/>
                        <w:u w:val="single"/>
                      </w:rPr>
                    </w:rPrChange>
                  </w:rPr>
                  <m:t>i</m:t>
                </w:ins>
              </m:r>
              <m:r>
                <w:ins w:id="940" w:author="Cristiano Cesario" w:date="2016-12-10T08:33:00Z">
                  <m:rPr>
                    <m:sty m:val="p"/>
                  </m:rPr>
                  <w:rPr>
                    <w:rFonts w:ascii="Cambria Math" w:hAnsi="Cambria Math"/>
                    <w:lang w:eastAsia="pt-BR"/>
                    <w:rPrChange w:id="941" w:author="Cristiano Cesario" w:date="2016-12-10T08:34:00Z">
                      <w:rPr>
                        <w:rFonts w:ascii="Cambria Math" w:hAnsi="Cambria Math"/>
                        <w:color w:val="0563C1" w:themeColor="hyperlink"/>
                        <w:szCs w:val="18"/>
                        <w:u w:val="single"/>
                      </w:rPr>
                    </w:rPrChange>
                  </w:rPr>
                  <m:t>,</m:t>
                </w:ins>
              </m:r>
              <m:r>
                <w:ins w:id="942" w:author="Cristiano Cesario" w:date="2016-12-10T08:33:00Z">
                  <w:rPr>
                    <w:rFonts w:ascii="Cambria Math" w:hAnsi="Cambria Math"/>
                    <w:lang w:eastAsia="pt-BR"/>
                    <w:rPrChange w:id="943" w:author="Cristiano Cesario" w:date="2016-12-10T08:34:00Z">
                      <w:rPr>
                        <w:rFonts w:ascii="Cambria Math" w:hAnsi="Cambria Math"/>
                        <w:color w:val="0563C1" w:themeColor="hyperlink"/>
                        <w:szCs w:val="18"/>
                        <w:u w:val="single"/>
                      </w:rPr>
                    </w:rPrChange>
                  </w:rPr>
                  <m:t>j</m:t>
                </w:ins>
              </m:r>
            </m:sub>
          </m:sSub>
          <m:r>
            <w:ins w:id="944" w:author="Cristiano Cesario" w:date="2016-12-10T08:33:00Z">
              <m:rPr>
                <m:sty m:val="p"/>
              </m:rPr>
              <w:rPr>
                <w:rFonts w:ascii="Cambria Math" w:hAnsi="Cambria Math"/>
                <w:lang w:eastAsia="pt-BR"/>
                <w:rPrChange w:id="945" w:author="Cristiano Cesario" w:date="2016-12-10T08:34:00Z">
                  <w:rPr>
                    <w:rFonts w:ascii="Cambria Math" w:hAnsi="Cambria Math"/>
                    <w:color w:val="0563C1" w:themeColor="hyperlink"/>
                    <w:szCs w:val="18"/>
                    <w:u w:val="single"/>
                  </w:rPr>
                </w:rPrChange>
              </w:rPr>
              <m:t>=</m:t>
            </w:ins>
          </m:r>
          <m:sSubSup>
            <m:sSubSupPr>
              <m:ctrlPr>
                <w:ins w:id="946" w:author="Cristiano Cesario" w:date="2016-12-10T08:33:00Z">
                  <w:rPr>
                    <w:rFonts w:ascii="Cambria Math" w:hAnsi="Cambria Math"/>
                    <w:lang w:eastAsia="pt-BR"/>
                  </w:rPr>
                </w:ins>
              </m:ctrlPr>
            </m:sSubSupPr>
            <m:e>
              <m:r>
                <w:ins w:id="947" w:author="Cristiano Cesario" w:date="2016-12-10T08:33:00Z">
                  <w:rPr>
                    <w:rFonts w:ascii="Cambria Math" w:hAnsi="Cambria Math"/>
                    <w:lang w:eastAsia="pt-BR"/>
                    <w:rPrChange w:id="948" w:author="Cristiano Cesario" w:date="2016-12-10T08:34:00Z">
                      <w:rPr>
                        <w:rFonts w:ascii="Cambria Math" w:hAnsi="Cambria Math"/>
                        <w:color w:val="0563C1" w:themeColor="hyperlink"/>
                        <w:szCs w:val="18"/>
                        <w:u w:val="single"/>
                      </w:rPr>
                    </w:rPrChange>
                  </w:rPr>
                  <m:t>C</m:t>
                </w:ins>
              </m:r>
            </m:e>
            <m:sub>
              <m:r>
                <w:ins w:id="949" w:author="Cristiano Cesario" w:date="2016-12-10T08:33:00Z">
                  <w:rPr>
                    <w:rFonts w:ascii="Cambria Math" w:hAnsi="Cambria Math"/>
                    <w:lang w:eastAsia="pt-BR"/>
                    <w:rPrChange w:id="950" w:author="Cristiano Cesario" w:date="2016-12-10T08:34:00Z">
                      <w:rPr>
                        <w:rFonts w:ascii="Cambria Math" w:hAnsi="Cambria Math"/>
                        <w:color w:val="0563C1" w:themeColor="hyperlink"/>
                        <w:szCs w:val="18"/>
                        <w:u w:val="single"/>
                      </w:rPr>
                    </w:rPrChange>
                  </w:rPr>
                  <m:t>j</m:t>
                </w:ins>
              </m:r>
            </m:sub>
            <m:sup>
              <m:r>
                <w:ins w:id="951" w:author="Cristiano Cesario" w:date="2016-12-10T08:33:00Z">
                  <w:rPr>
                    <w:rFonts w:ascii="Cambria Math" w:hAnsi="Cambria Math"/>
                    <w:lang w:eastAsia="pt-BR"/>
                    <w:rPrChange w:id="952" w:author="Cristiano Cesario" w:date="2016-12-10T08:34:00Z">
                      <w:rPr>
                        <w:rFonts w:ascii="Cambria Math" w:hAnsi="Cambria Math"/>
                        <w:color w:val="0563C1" w:themeColor="hyperlink"/>
                        <w:szCs w:val="18"/>
                        <w:u w:val="single"/>
                      </w:rPr>
                    </w:rPrChange>
                  </w:rPr>
                  <m:t>curr</m:t>
                </w:ins>
              </m:r>
              <m:r>
                <w:ins w:id="953" w:author="Cristiano Cesario" w:date="2016-12-10T08:33:00Z">
                  <w:rPr>
                    <w:rFonts w:ascii="Cambria Math" w:hAnsi="Cambria Math" w:cs="Cambria Math"/>
                    <w:lang w:eastAsia="pt-BR"/>
                    <w:rPrChange w:id="954" w:author="Cristiano Cesario" w:date="2016-12-10T08:34:00Z">
                      <w:rPr>
                        <w:rFonts w:ascii="Cambria Math" w:hAnsi="Cambria Math"/>
                        <w:color w:val="0563C1" w:themeColor="hyperlink"/>
                        <w:szCs w:val="18"/>
                        <w:u w:val="single"/>
                      </w:rPr>
                    </w:rPrChange>
                  </w:rPr>
                  <m:t>e</m:t>
                </w:ins>
              </m:r>
              <m:r>
                <w:ins w:id="955" w:author="Cristiano Cesario" w:date="2016-12-10T08:33:00Z">
                  <w:rPr>
                    <w:rFonts w:ascii="Cambria Math" w:hAnsi="Cambria Math"/>
                    <w:lang w:eastAsia="pt-BR"/>
                    <w:rPrChange w:id="956" w:author="Cristiano Cesario" w:date="2016-12-10T08:34:00Z">
                      <w:rPr>
                        <w:rFonts w:ascii="Cambria Math" w:hAnsi="Cambria Math"/>
                        <w:color w:val="0563C1" w:themeColor="hyperlink"/>
                        <w:szCs w:val="18"/>
                        <w:u w:val="single"/>
                      </w:rPr>
                    </w:rPrChange>
                  </w:rPr>
                  <m:t>nt</m:t>
                </w:ins>
              </m:r>
            </m:sup>
          </m:sSubSup>
          <m:r>
            <w:ins w:id="957" w:author="Cristiano Cesario" w:date="2016-12-10T08:33:00Z">
              <m:rPr>
                <m:sty m:val="p"/>
              </m:rPr>
              <w:rPr>
                <w:rFonts w:ascii="Cambria Math" w:hAnsi="Cambria Math"/>
                <w:lang w:eastAsia="pt-BR"/>
                <w:rPrChange w:id="958" w:author="Cristiano Cesario" w:date="2016-12-10T08:34:00Z">
                  <w:rPr>
                    <w:rFonts w:ascii="Cambria Math" w:hAnsi="Cambria Math"/>
                    <w:color w:val="0563C1" w:themeColor="hyperlink"/>
                    <w:szCs w:val="18"/>
                    <w:u w:val="single"/>
                  </w:rPr>
                </w:rPrChange>
              </w:rPr>
              <m:t>\</m:t>
            </w:ins>
          </m:r>
          <m:sSubSup>
            <m:sSubSupPr>
              <m:ctrlPr>
                <w:ins w:id="959" w:author="Cristiano Cesario" w:date="2016-12-10T08:33:00Z">
                  <w:rPr>
                    <w:rFonts w:ascii="Cambria Math" w:hAnsi="Cambria Math"/>
                    <w:lang w:eastAsia="pt-BR"/>
                  </w:rPr>
                </w:ins>
              </m:ctrlPr>
            </m:sSubSupPr>
            <m:e>
              <m:r>
                <w:ins w:id="960" w:author="Cristiano Cesario" w:date="2016-12-10T08:33:00Z">
                  <w:rPr>
                    <w:rFonts w:ascii="Cambria Math" w:hAnsi="Cambria Math"/>
                    <w:lang w:eastAsia="pt-BR"/>
                    <w:rPrChange w:id="961" w:author="Cristiano Cesario" w:date="2016-12-10T08:34:00Z">
                      <w:rPr>
                        <w:rFonts w:ascii="Cambria Math" w:hAnsi="Cambria Math"/>
                        <w:color w:val="0563C1" w:themeColor="hyperlink"/>
                        <w:szCs w:val="18"/>
                        <w:u w:val="single"/>
                      </w:rPr>
                    </w:rPrChange>
                  </w:rPr>
                  <m:t>C</m:t>
                </w:ins>
              </m:r>
            </m:e>
            <m:sub>
              <m:r>
                <w:ins w:id="962" w:author="Cristiano Cesario" w:date="2016-12-10T08:33:00Z">
                  <w:rPr>
                    <w:rFonts w:ascii="Cambria Math" w:hAnsi="Cambria Math"/>
                    <w:lang w:eastAsia="pt-BR"/>
                    <w:rPrChange w:id="963" w:author="Cristiano Cesario" w:date="2016-12-10T08:34:00Z">
                      <w:rPr>
                        <w:rFonts w:ascii="Cambria Math" w:hAnsi="Cambria Math"/>
                        <w:color w:val="0563C1" w:themeColor="hyperlink"/>
                        <w:szCs w:val="18"/>
                        <w:u w:val="single"/>
                      </w:rPr>
                    </w:rPrChange>
                  </w:rPr>
                  <m:t>i</m:t>
                </w:ins>
              </m:r>
            </m:sub>
            <m:sup>
              <m:r>
                <w:ins w:id="964" w:author="Cristiano Cesario" w:date="2016-12-10T08:33:00Z">
                  <w:rPr>
                    <w:rFonts w:ascii="Cambria Math" w:hAnsi="Cambria Math"/>
                    <w:lang w:eastAsia="pt-BR"/>
                    <w:rPrChange w:id="965" w:author="Cristiano Cesario" w:date="2016-12-10T08:34:00Z">
                      <w:rPr>
                        <w:rFonts w:ascii="Cambria Math" w:hAnsi="Cambria Math"/>
                        <w:color w:val="0563C1" w:themeColor="hyperlink"/>
                        <w:szCs w:val="18"/>
                        <w:u w:val="single"/>
                      </w:rPr>
                    </w:rPrChange>
                  </w:rPr>
                  <m:t>current</m:t>
                </w:ins>
              </m:r>
            </m:sup>
          </m:sSubSup>
        </m:oMath>
      </m:oMathPara>
    </w:p>
    <w:p w14:paraId="7A6E8B7B" w14:textId="77777777" w:rsidR="003F7D1B" w:rsidRPr="003F7D1B" w:rsidRDefault="00A11294" w:rsidP="003F7D1B">
      <w:pPr>
        <w:rPr>
          <w:ins w:id="966" w:author="Cristiano Cesario" w:date="2016-12-10T08:33:00Z"/>
          <w:lang w:eastAsia="pt-BR"/>
          <w:rPrChange w:id="967" w:author="Cristiano Cesario" w:date="2016-12-10T08:34:00Z">
            <w:rPr>
              <w:ins w:id="968" w:author="Cristiano Cesario" w:date="2016-12-10T08:33:00Z"/>
              <w:szCs w:val="18"/>
            </w:rPr>
          </w:rPrChange>
        </w:rPr>
        <w:pPrChange w:id="969" w:author="Cristiano Cesario" w:date="2016-12-10T08:34:00Z">
          <w:pPr>
            <w:pStyle w:val="EstiloRecuodecorpodetextoPrimeiralinha0cmDepoisde"/>
          </w:pPr>
        </w:pPrChange>
      </w:pPr>
      <w:ins w:id="970" w:author="Cristiano Cesario" w:date="2016-12-10T08:33:00Z">
        <w:r>
          <w:rPr>
            <w:lang w:eastAsia="pt-BR"/>
          </w:rPr>
          <w:t xml:space="preserve">We formally define the branches that a commit </w:t>
        </w:r>
        <m:oMath>
          <m:sSub>
            <m:sSubPr>
              <m:ctrlPr>
                <w:rPr>
                  <w:rFonts w:ascii="Cambria Math" w:hAnsi="Cambria Math"/>
                  <w:lang w:eastAsia="pt-BR"/>
                </w:rPr>
              </m:ctrlPr>
            </m:sSubPr>
            <m:e>
              <m:r>
                <w:rPr>
                  <w:rFonts w:ascii="Cambria Math" w:hAnsi="Cambria Math"/>
                  <w:lang w:eastAsia="pt-BR"/>
                  <w:rPrChange w:id="971" w:author="Cristiano Cesario" w:date="2016-12-10T08:34:00Z">
                    <w:rPr>
                      <w:rFonts w:ascii="Cambria Math" w:hAnsi="Cambria Math"/>
                      <w:color w:val="0563C1" w:themeColor="hyperlink"/>
                      <w:szCs w:val="18"/>
                      <w:u w:val="single"/>
                    </w:rPr>
                  </w:rPrChange>
                </w:rPr>
                <m:t>c</m:t>
              </m:r>
            </m:e>
            <m:sub>
              <m:r>
                <w:rPr>
                  <w:rFonts w:ascii="Cambria Math" w:hAnsi="Cambria Math"/>
                  <w:lang w:eastAsia="pt-BR"/>
                  <w:rPrChange w:id="972" w:author="Cristiano Cesario" w:date="2016-12-10T08:34:00Z">
                    <w:rPr>
                      <w:rFonts w:ascii="Cambria Math" w:hAnsi="Cambria Math"/>
                      <w:color w:val="0563C1" w:themeColor="hyperlink"/>
                      <w:szCs w:val="18"/>
                      <w:u w:val="single"/>
                    </w:rPr>
                  </w:rPrChange>
                </w:rPr>
                <m:t>j</m:t>
              </m:r>
            </m:sub>
          </m:sSub>
          <m:r>
            <m:rPr>
              <m:sty m:val="p"/>
            </m:rPr>
            <w:rPr>
              <w:rFonts w:ascii="Cambria Math" w:hAnsi="Cambria Math"/>
              <w:lang w:eastAsia="pt-BR"/>
              <w:rPrChange w:id="973" w:author="Cristiano Cesario" w:date="2016-12-10T08:34:00Z">
                <w:rPr>
                  <w:rFonts w:ascii="Cambria Math" w:hAnsi="Cambria Math"/>
                  <w:color w:val="0563C1" w:themeColor="hyperlink"/>
                  <w:szCs w:val="18"/>
                  <w:u w:val="single"/>
                </w:rPr>
              </w:rPrChange>
            </w:rPr>
            <m:t>∈</m:t>
          </m:r>
          <m:r>
            <w:rPr>
              <w:rFonts w:ascii="Cambria Math" w:hAnsi="Cambria Math"/>
              <w:lang w:eastAsia="pt-BR"/>
              <w:rPrChange w:id="974" w:author="Cristiano Cesario" w:date="2016-12-10T08:34:00Z">
                <w:rPr>
                  <w:rFonts w:ascii="Cambria Math" w:hAnsi="Cambria Math"/>
                  <w:color w:val="0563C1" w:themeColor="hyperlink"/>
                  <w:szCs w:val="18"/>
                  <w:u w:val="single"/>
                </w:rPr>
              </w:rPrChange>
            </w:rPr>
            <m:t>C</m:t>
          </m:r>
        </m:oMath>
        <w:r w:rsidR="00E02D98" w:rsidRPr="00E02D98">
          <w:rPr>
            <w:lang w:eastAsia="pt-BR"/>
            <w:rPrChange w:id="975" w:author="Cristiano Cesario" w:date="2016-12-10T08:34:00Z">
              <w:rPr>
                <w:color w:val="0563C1" w:themeColor="hyperlink"/>
                <w:szCs w:val="18"/>
                <w:u w:val="single"/>
              </w:rPr>
            </w:rPrChange>
          </w:rPr>
          <w:t xml:space="preserve"> belongs to as:</w:t>
        </w:r>
      </w:ins>
    </w:p>
    <w:p w14:paraId="7DE9D621" w14:textId="77777777" w:rsidR="003F7D1B" w:rsidRDefault="00985CF7" w:rsidP="003F7D1B">
      <w:pPr>
        <w:rPr>
          <w:lang w:eastAsia="pt-BR"/>
        </w:rPr>
        <w:pPrChange w:id="976" w:author="Cristiano Cesario" w:date="2016-12-10T08:34:00Z">
          <w:pPr>
            <w:pStyle w:val="Ttulo2"/>
          </w:pPr>
        </w:pPrChange>
      </w:pPr>
      <m:oMathPara>
        <m:oMath>
          <m:sSub>
            <m:sSubPr>
              <m:ctrlPr>
                <w:ins w:id="977" w:author="Cristiano Cesario" w:date="2016-12-10T08:33:00Z">
                  <w:rPr>
                    <w:rFonts w:ascii="Cambria Math" w:hAnsi="Cambria Math"/>
                    <w:lang w:eastAsia="pt-BR"/>
                  </w:rPr>
                </w:ins>
              </m:ctrlPr>
            </m:sSubPr>
            <m:e>
              <m:r>
                <w:ins w:id="978" w:author="Cristiano Cesario" w:date="2016-12-10T08:33:00Z">
                  <w:rPr>
                    <w:rFonts w:ascii="Cambria Math" w:hAnsi="Cambria Math"/>
                    <w:lang w:eastAsia="pt-BR"/>
                    <w:rPrChange w:id="979" w:author="Cristiano Cesario" w:date="2016-12-10T08:34:00Z">
                      <w:rPr>
                        <w:rFonts w:ascii="Cambria Math" w:hAnsi="Cambria Math"/>
                        <w:color w:val="0563C1" w:themeColor="hyperlink"/>
                        <w:szCs w:val="18"/>
                        <w:u w:val="single"/>
                      </w:rPr>
                    </w:rPrChange>
                  </w:rPr>
                  <m:t>B</m:t>
                </w:ins>
              </m:r>
            </m:e>
            <m:sub>
              <m:r>
                <w:ins w:id="980" w:author="Cristiano Cesario" w:date="2016-12-10T08:33:00Z">
                  <w:rPr>
                    <w:rFonts w:ascii="Cambria Math" w:hAnsi="Cambria Math"/>
                    <w:lang w:eastAsia="pt-BR"/>
                    <w:rPrChange w:id="981" w:author="Cristiano Cesario" w:date="2016-12-10T08:34:00Z">
                      <w:rPr>
                        <w:rFonts w:ascii="Cambria Math" w:hAnsi="Cambria Math"/>
                        <w:color w:val="0563C1" w:themeColor="hyperlink"/>
                        <w:szCs w:val="18"/>
                        <w:u w:val="single"/>
                      </w:rPr>
                    </w:rPrChange>
                  </w:rPr>
                  <m:t>j</m:t>
                </w:ins>
              </m:r>
            </m:sub>
          </m:sSub>
          <m:r>
            <w:ins w:id="982" w:author="Cristiano Cesario" w:date="2016-12-10T08:33:00Z">
              <m:rPr>
                <m:sty m:val="p"/>
              </m:rPr>
              <w:rPr>
                <w:rFonts w:ascii="Cambria Math" w:hAnsi="Cambria Math"/>
                <w:lang w:eastAsia="pt-BR"/>
                <w:rPrChange w:id="983" w:author="Cristiano Cesario" w:date="2016-12-10T08:34:00Z">
                  <w:rPr>
                    <w:rFonts w:ascii="Cambria Math" w:hAnsi="Cambria Math"/>
                    <w:color w:val="0563C1" w:themeColor="hyperlink"/>
                    <w:szCs w:val="18"/>
                    <w:u w:val="single"/>
                  </w:rPr>
                </w:rPrChange>
              </w:rPr>
              <m:t>=</m:t>
            </w:ins>
          </m:r>
          <m:d>
            <m:dPr>
              <m:begChr m:val="{"/>
              <m:endChr m:val="}"/>
              <m:ctrlPr>
                <w:ins w:id="984" w:author="Cristiano Cesario" w:date="2016-12-10T08:33:00Z">
                  <w:rPr>
                    <w:rFonts w:ascii="Cambria Math" w:hAnsi="Cambria Math"/>
                    <w:lang w:eastAsia="pt-BR"/>
                  </w:rPr>
                </w:ins>
              </m:ctrlPr>
            </m:dPr>
            <m:e>
              <m:sSub>
                <m:sSubPr>
                  <m:ctrlPr>
                    <w:ins w:id="985" w:author="Cristiano Cesario" w:date="2016-12-10T08:33:00Z">
                      <w:rPr>
                        <w:rFonts w:ascii="Cambria Math" w:hAnsi="Cambria Math"/>
                        <w:lang w:eastAsia="pt-BR"/>
                      </w:rPr>
                    </w:ins>
                  </m:ctrlPr>
                </m:sSubPr>
                <m:e>
                  <m:r>
                    <w:ins w:id="986" w:author="Cristiano Cesario" w:date="2016-12-10T08:33:00Z">
                      <w:rPr>
                        <w:rFonts w:ascii="Cambria Math" w:hAnsi="Cambria Math"/>
                        <w:lang w:eastAsia="pt-BR"/>
                        <w:rPrChange w:id="987" w:author="Cristiano Cesario" w:date="2016-12-10T08:34:00Z">
                          <w:rPr>
                            <w:rFonts w:ascii="Cambria Math" w:hAnsi="Cambria Math"/>
                            <w:color w:val="0563C1" w:themeColor="hyperlink"/>
                            <w:szCs w:val="18"/>
                            <w:u w:val="single"/>
                          </w:rPr>
                        </w:rPrChange>
                      </w:rPr>
                      <m:t>b</m:t>
                    </w:ins>
                  </m:r>
                </m:e>
                <m:sub>
                  <m:r>
                    <w:ins w:id="988" w:author="Cristiano Cesario" w:date="2016-12-10T08:33:00Z">
                      <w:rPr>
                        <w:rFonts w:ascii="Cambria Math" w:hAnsi="Cambria Math"/>
                        <w:lang w:eastAsia="pt-BR"/>
                        <w:rPrChange w:id="989" w:author="Cristiano Cesario" w:date="2016-12-10T08:34:00Z">
                          <w:rPr>
                            <w:rFonts w:ascii="Cambria Math" w:hAnsi="Cambria Math"/>
                            <w:color w:val="0563C1" w:themeColor="hyperlink"/>
                            <w:szCs w:val="18"/>
                            <w:u w:val="single"/>
                          </w:rPr>
                        </w:rPrChange>
                      </w:rPr>
                      <m:t>k</m:t>
                    </w:ins>
                  </m:r>
                </m:sub>
              </m:sSub>
              <m:r>
                <w:ins w:id="990" w:author="Cristiano Cesario" w:date="2016-12-10T08:33:00Z">
                  <m:rPr>
                    <m:sty m:val="p"/>
                  </m:rPr>
                  <w:rPr>
                    <w:rFonts w:ascii="Cambria Math" w:hAnsi="Cambria Math"/>
                    <w:lang w:eastAsia="pt-BR"/>
                    <w:rPrChange w:id="991" w:author="Cristiano Cesario" w:date="2016-12-10T08:34:00Z">
                      <w:rPr>
                        <w:rFonts w:ascii="Cambria Math" w:hAnsi="Cambria Math"/>
                        <w:color w:val="0563C1" w:themeColor="hyperlink"/>
                        <w:szCs w:val="18"/>
                        <w:u w:val="single"/>
                      </w:rPr>
                    </w:rPrChange>
                  </w:rPr>
                  <m:t>∈</m:t>
                </w:ins>
              </m:r>
              <m:r>
                <w:ins w:id="992" w:author="Cristiano Cesario" w:date="2016-12-10T08:33:00Z">
                  <w:rPr>
                    <w:rFonts w:ascii="Cambria Math" w:hAnsi="Cambria Math"/>
                    <w:lang w:eastAsia="pt-BR"/>
                    <w:rPrChange w:id="993" w:author="Cristiano Cesario" w:date="2016-12-10T08:34:00Z">
                      <w:rPr>
                        <w:rFonts w:ascii="Cambria Math" w:hAnsi="Cambria Math"/>
                        <w:color w:val="0563C1" w:themeColor="hyperlink"/>
                        <w:szCs w:val="18"/>
                        <w:u w:val="single"/>
                      </w:rPr>
                    </w:rPrChange>
                  </w:rPr>
                  <m:t>B</m:t>
                </w:ins>
              </m:r>
            </m:e>
            <m:e>
              <m:sSub>
                <m:sSubPr>
                  <m:ctrlPr>
                    <w:ins w:id="994" w:author="Cristiano Cesario" w:date="2016-12-10T08:33:00Z">
                      <w:rPr>
                        <w:rFonts w:ascii="Cambria Math" w:hAnsi="Cambria Math"/>
                        <w:lang w:eastAsia="pt-BR"/>
                      </w:rPr>
                    </w:ins>
                  </m:ctrlPr>
                </m:sSubPr>
                <m:e>
                  <m:r>
                    <w:ins w:id="995" w:author="Cristiano Cesario" w:date="2016-12-10T08:33:00Z">
                      <w:rPr>
                        <w:rFonts w:ascii="Cambria Math" w:hAnsi="Cambria Math"/>
                        <w:lang w:eastAsia="pt-BR"/>
                        <w:rPrChange w:id="996" w:author="Cristiano Cesario" w:date="2016-12-10T08:34:00Z">
                          <w:rPr>
                            <w:rFonts w:ascii="Cambria Math" w:hAnsi="Cambria Math"/>
                            <w:color w:val="0563C1" w:themeColor="hyperlink"/>
                            <w:szCs w:val="18"/>
                            <w:u w:val="single"/>
                          </w:rPr>
                        </w:rPrChange>
                      </w:rPr>
                      <m:t>c</m:t>
                    </w:ins>
                  </m:r>
                </m:e>
                <m:sub>
                  <m:r>
                    <w:ins w:id="997" w:author="Cristiano Cesario" w:date="2016-12-10T08:33:00Z">
                      <w:rPr>
                        <w:rFonts w:ascii="Cambria Math" w:hAnsi="Cambria Math"/>
                        <w:lang w:eastAsia="pt-BR"/>
                        <w:rPrChange w:id="998" w:author="Cristiano Cesario" w:date="2016-12-10T08:34:00Z">
                          <w:rPr>
                            <w:rFonts w:ascii="Cambria Math" w:hAnsi="Cambria Math"/>
                            <w:color w:val="0563C1" w:themeColor="hyperlink"/>
                            <w:szCs w:val="18"/>
                            <w:u w:val="single"/>
                          </w:rPr>
                        </w:rPrChange>
                      </w:rPr>
                      <m:t>j</m:t>
                    </w:ins>
                  </m:r>
                </m:sub>
              </m:sSub>
              <m:r>
                <w:ins w:id="999" w:author="Cristiano Cesario" w:date="2016-12-10T08:33:00Z">
                  <m:rPr>
                    <m:sty m:val="p"/>
                  </m:rPr>
                  <w:rPr>
                    <w:rFonts w:ascii="Cambria Math" w:hAnsi="Cambria Math"/>
                    <w:lang w:eastAsia="pt-BR"/>
                    <w:rPrChange w:id="1000" w:author="Cristiano Cesario" w:date="2016-12-10T08:34:00Z">
                      <w:rPr>
                        <w:rFonts w:ascii="Cambria Math" w:hAnsi="Cambria Math"/>
                        <w:color w:val="0563C1" w:themeColor="hyperlink"/>
                        <w:szCs w:val="18"/>
                        <w:u w:val="single"/>
                      </w:rPr>
                    </w:rPrChange>
                  </w:rPr>
                  <m:t>∈</m:t>
                </w:ins>
              </m:r>
              <m:sSub>
                <m:sSubPr>
                  <m:ctrlPr>
                    <w:ins w:id="1001" w:author="Cristiano Cesario" w:date="2016-12-10T08:33:00Z">
                      <w:rPr>
                        <w:rFonts w:ascii="Cambria Math" w:hAnsi="Cambria Math"/>
                        <w:lang w:eastAsia="pt-BR"/>
                      </w:rPr>
                    </w:ins>
                  </m:ctrlPr>
                </m:sSubPr>
                <m:e>
                  <m:r>
                    <w:ins w:id="1002" w:author="Cristiano Cesario" w:date="2016-12-10T08:33:00Z">
                      <w:rPr>
                        <w:rFonts w:ascii="Cambria Math" w:hAnsi="Cambria Math"/>
                        <w:lang w:eastAsia="pt-BR"/>
                        <w:rPrChange w:id="1003" w:author="Cristiano Cesario" w:date="2016-12-10T08:34:00Z">
                          <w:rPr>
                            <w:rFonts w:ascii="Cambria Math" w:hAnsi="Cambria Math"/>
                            <w:color w:val="0563C1" w:themeColor="hyperlink"/>
                            <w:szCs w:val="18"/>
                            <w:u w:val="single"/>
                          </w:rPr>
                        </w:rPrChange>
                      </w:rPr>
                      <m:t>H</m:t>
                    </w:ins>
                  </m:r>
                </m:e>
                <m:sub>
                  <m:r>
                    <w:ins w:id="1004" w:author="Cristiano Cesario" w:date="2016-12-10T08:33:00Z">
                      <w:rPr>
                        <w:rFonts w:ascii="Cambria Math" w:hAnsi="Cambria Math"/>
                        <w:lang w:eastAsia="pt-BR"/>
                        <w:rPrChange w:id="1005" w:author="Cristiano Cesario" w:date="2016-12-10T08:34:00Z">
                          <w:rPr>
                            <w:rFonts w:ascii="Cambria Math" w:hAnsi="Cambria Math"/>
                            <w:color w:val="0563C1" w:themeColor="hyperlink"/>
                            <w:szCs w:val="18"/>
                            <w:u w:val="single"/>
                          </w:rPr>
                        </w:rPrChange>
                      </w:rPr>
                      <m:t>k</m:t>
                    </w:ins>
                  </m:r>
                </m:sub>
              </m:sSub>
            </m:e>
          </m:d>
        </m:oMath>
      </m:oMathPara>
    </w:p>
    <w:p w14:paraId="0EC8B849" w14:textId="77777777" w:rsidR="00967F72" w:rsidDel="00A11294" w:rsidRDefault="00E02D98" w:rsidP="006E6751">
      <w:pPr>
        <w:rPr>
          <w:del w:id="1006" w:author="Cristiano Cesario" w:date="2016-12-10T08:33:00Z"/>
          <w:lang w:eastAsia="pt-BR"/>
        </w:rPr>
      </w:pPr>
      <w:del w:id="1007" w:author="Cristiano Cesario" w:date="2016-12-10T08:33:00Z">
        <w:r w:rsidRPr="002D774F" w:rsidDel="00A11294">
          <w:rPr>
            <w:lang w:eastAsia="pt-BR"/>
          </w:rPr>
          <w:fldChar w:fldCharType="begin"/>
        </w:r>
        <w:r w:rsidR="000209B7" w:rsidRPr="002D774F" w:rsidDel="00A11294">
          <w:rPr>
            <w:lang w:eastAsia="pt-BR"/>
          </w:rPr>
          <w:delInstrText xml:space="preserve"> REF _Ref462682284 \h  \* MERGEFORMAT </w:delInstrText>
        </w:r>
        <w:r w:rsidRPr="002D774F" w:rsidDel="00A11294">
          <w:rPr>
            <w:lang w:eastAsia="pt-BR"/>
          </w:rPr>
        </w:r>
        <w:r w:rsidRPr="002D774F" w:rsidDel="00A11294">
          <w:rPr>
            <w:lang w:eastAsia="pt-BR"/>
          </w:rPr>
          <w:fldChar w:fldCharType="separate"/>
        </w:r>
        <w:r w:rsidR="00F131DB" w:rsidDel="00A11294">
          <w:delText xml:space="preserve">Figure </w:delText>
        </w:r>
        <w:r w:rsidR="00F131DB" w:rsidDel="00A11294">
          <w:rPr>
            <w:noProof/>
          </w:rPr>
          <w:delText>10</w:delText>
        </w:r>
        <w:r w:rsidRPr="002D774F" w:rsidDel="00A11294">
          <w:rPr>
            <w:lang w:eastAsia="pt-BR"/>
          </w:rPr>
          <w:fldChar w:fldCharType="end"/>
        </w:r>
        <w:r w:rsidR="00967F72" w:rsidRPr="006E6751" w:rsidDel="00A11294">
          <w:rPr>
            <w:lang w:eastAsia="pt-BR"/>
          </w:rPr>
          <w:delText xml:space="preserve">shows how DyeVC updates its database with commits in the topology. The process is based on Set Theory and is executed for each repository </w:delText>
        </w:r>
        <w:r w:rsidR="00967F72" w:rsidRPr="002D774F" w:rsidDel="00A11294">
          <w:rPr>
            <w:bCs/>
            <w:i/>
          </w:rPr>
          <w:delText>rep</w:delText>
        </w:r>
        <w:r w:rsidR="00967F72" w:rsidRPr="006E6751" w:rsidDel="00A11294">
          <w:rPr>
            <w:lang w:eastAsia="pt-BR"/>
          </w:rPr>
          <w:delText xml:space="preserve"> monitored by DyeVC. The algorithm receives as input the repository being monitored (</w:delText>
        </w:r>
        <w:r w:rsidR="00967F72" w:rsidRPr="002D774F" w:rsidDel="00A11294">
          <w:rPr>
            <w:bCs/>
            <w:i/>
          </w:rPr>
          <w:delText>rep</w:delText>
        </w:r>
        <w:r w:rsidR="00967F72" w:rsidRPr="006E6751" w:rsidDel="00A11294">
          <w:rPr>
            <w:lang w:eastAsia="pt-BR"/>
          </w:rPr>
          <w:delText>), the set of existing commits in the database (</w:delText>
        </w:r>
        <w:r w:rsidR="00967F72" w:rsidRPr="002D774F" w:rsidDel="00A11294">
          <w:rPr>
            <w:bCs/>
            <w:i/>
          </w:rPr>
          <w:delText>db.commits</w:delText>
        </w:r>
        <w:r w:rsidR="00967F72" w:rsidRPr="006E6751" w:rsidDel="00A11294">
          <w:rPr>
            <w:lang w:eastAsia="pt-BR"/>
          </w:rPr>
          <w:delText xml:space="preserve">), the set of existing commits in </w:delText>
        </w:r>
        <w:r w:rsidR="00967F72" w:rsidRPr="002D774F" w:rsidDel="00A11294">
          <w:rPr>
            <w:bCs/>
            <w:i/>
          </w:rPr>
          <w:delText>rep</w:delText>
        </w:r>
        <w:r w:rsidR="00967F72" w:rsidRPr="006E6751" w:rsidDel="00A11294">
          <w:rPr>
            <w:lang w:eastAsia="pt-BR"/>
          </w:rPr>
          <w:delText xml:space="preserve"> at the previous monitoring cycle (</w:delText>
        </w:r>
        <w:r w:rsidR="00967F72" w:rsidRPr="002D774F" w:rsidDel="00A11294">
          <w:rPr>
            <w:bCs/>
            <w:i/>
          </w:rPr>
          <w:delText>previousSnapshot</w:delText>
        </w:r>
        <w:r w:rsidR="00967F72" w:rsidRPr="006E6751" w:rsidDel="00A11294">
          <w:rPr>
            <w:lang w:eastAsia="pt-BR"/>
          </w:rPr>
          <w:delText xml:space="preserve">), and the set of existing commits in </w:delText>
        </w:r>
        <w:r w:rsidR="00967F72" w:rsidRPr="002D774F" w:rsidDel="00A11294">
          <w:rPr>
            <w:bCs/>
            <w:i/>
          </w:rPr>
          <w:delText>rep</w:delText>
        </w:r>
        <w:r w:rsidR="00967F72" w:rsidRPr="006E6751" w:rsidDel="00A11294">
          <w:rPr>
            <w:lang w:eastAsia="pt-BR"/>
          </w:rPr>
          <w:delText xml:space="preserve"> at the current monitoring cycle (</w:delText>
        </w:r>
        <w:r w:rsidR="00967F72" w:rsidRPr="002D774F" w:rsidDel="00A11294">
          <w:rPr>
            <w:bCs/>
            <w:i/>
          </w:rPr>
          <w:delText>currentSnapshot</w:delText>
        </w:r>
        <w:r w:rsidR="00967F72" w:rsidRPr="006E6751" w:rsidDel="00A11294">
          <w:rPr>
            <w:lang w:eastAsia="pt-BR"/>
          </w:rPr>
          <w:delText>).</w:delText>
        </w:r>
      </w:del>
    </w:p>
    <w:p w14:paraId="45528B95" w14:textId="77777777" w:rsidR="003E4F33" w:rsidDel="00A11294" w:rsidRDefault="004A5787" w:rsidP="003E4F33">
      <w:pPr>
        <w:ind w:firstLine="0"/>
        <w:rPr>
          <w:del w:id="1008" w:author="Cristiano Cesario" w:date="2016-12-10T08:33:00Z"/>
          <w:lang w:eastAsia="pt-BR"/>
        </w:rPr>
      </w:pPr>
      <w:del w:id="1009" w:author="Cristiano Cesario" w:date="2016-12-10T08:33:00Z">
        <w:r>
          <w:rPr>
            <w:rFonts w:ascii="Calibri" w:hAnsi="Calibri"/>
            <w:noProof/>
            <w:rPrChange w:id="1010" w:author="Unknown">
              <w:rPr>
                <w:rFonts w:eastAsia="Times New Roman" w:cs="Times New Roman"/>
                <w:b/>
                <w:noProof/>
                <w:color w:val="0563C1" w:themeColor="hyperlink"/>
                <w:kern w:val="28"/>
                <w:sz w:val="24"/>
                <w:szCs w:val="20"/>
                <w:u w:val="single"/>
              </w:rPr>
            </w:rPrChange>
          </w:rPr>
          <w:drawing>
            <wp:inline distT="0" distB="0" distL="0" distR="0" wp14:anchorId="24D2DB49" wp14:editId="48333458">
              <wp:extent cx="335848" cy="762000"/>
              <wp:effectExtent l="0" t="0" r="7620" b="0"/>
              <wp:docPr id="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26649" t="11502" r="25168" b="11546"/>
                      <a:stretch>
                        <a:fillRect/>
                      </a:stretch>
                    </pic:blipFill>
                    <pic:spPr bwMode="auto">
                      <a:xfrm flipH="1">
                        <a:off x="0" y="0"/>
                        <a:ext cx="344015" cy="780530"/>
                      </a:xfrm>
                      <a:prstGeom prst="rect">
                        <a:avLst/>
                      </a:prstGeom>
                      <a:noFill/>
                      <a:ln>
                        <a:noFill/>
                      </a:ln>
                    </pic:spPr>
                  </pic:pic>
                </a:graphicData>
              </a:graphic>
            </wp:inline>
          </w:drawing>
        </w:r>
      </w:del>
    </w:p>
    <w:p w14:paraId="0AC19C6A" w14:textId="77777777" w:rsidR="000209B7" w:rsidRPr="000209B7" w:rsidDel="00A11294" w:rsidRDefault="000209B7" w:rsidP="000209B7">
      <w:pPr>
        <w:pStyle w:val="Legenda"/>
        <w:rPr>
          <w:del w:id="1011" w:author="Cristiano Cesario" w:date="2016-12-10T08:33:00Z"/>
          <w:b w:val="0"/>
          <w:lang w:eastAsia="pt-BR"/>
        </w:rPr>
      </w:pPr>
      <w:bookmarkStart w:id="1012" w:name="_Ref462682284"/>
      <w:del w:id="1013" w:author="Cristiano Cesario" w:date="2016-12-10T08:33:00Z">
        <w:r w:rsidDel="00A11294">
          <w:delText xml:space="preserve">Figure </w:delText>
        </w:r>
        <w:r w:rsidR="00E02D98" w:rsidDel="00A11294">
          <w:fldChar w:fldCharType="begin"/>
        </w:r>
        <w:r w:rsidDel="00A11294">
          <w:delInstrText xml:space="preserve"> SEQ Figure \* ARABIC </w:delInstrText>
        </w:r>
        <w:r w:rsidR="00E02D98" w:rsidDel="00A11294">
          <w:fldChar w:fldCharType="separate"/>
        </w:r>
        <w:r w:rsidR="00F131DB" w:rsidDel="00A11294">
          <w:rPr>
            <w:noProof/>
          </w:rPr>
          <w:delText>10</w:delText>
        </w:r>
        <w:r w:rsidR="00E02D98" w:rsidDel="00A11294">
          <w:fldChar w:fldCharType="end"/>
        </w:r>
        <w:bookmarkEnd w:id="1012"/>
        <w:r w:rsidDel="00A11294">
          <w:delText xml:space="preserve">. </w:delText>
        </w:r>
        <w:r w:rsidDel="00A11294">
          <w:rPr>
            <w:b w:val="0"/>
          </w:rPr>
          <w:delText>Algorithm to update commits in the topology</w:delText>
        </w:r>
      </w:del>
    </w:p>
    <w:p w14:paraId="409A3459" w14:textId="77777777" w:rsidR="00B872F9" w:rsidRPr="00B872F9" w:rsidDel="00A11294" w:rsidRDefault="00B872F9" w:rsidP="00B872F9">
      <w:pPr>
        <w:ind w:firstLine="0"/>
        <w:rPr>
          <w:del w:id="1014" w:author="Cristiano Cesario" w:date="2016-12-10T08:33:00Z"/>
        </w:rPr>
      </w:pPr>
      <w:del w:id="1015" w:author="Cristiano Cesario" w:date="2016-12-10T08:33:00Z">
        <w:r w:rsidRPr="00B872F9" w:rsidDel="00A11294">
          <w:rPr>
            <w:b/>
          </w:rPr>
          <w:delText>input</w:delText>
        </w:r>
        <w:r w:rsidRPr="00B872F9" w:rsidDel="00A11294">
          <w:delText xml:space="preserve">: a </w:delText>
        </w:r>
        <w:r w:rsidRPr="00B872F9" w:rsidDel="00A11294">
          <w:rPr>
            <w:i/>
          </w:rPr>
          <w:delText>RepositoryInforep</w:delText>
        </w:r>
        <w:r w:rsidRPr="00B872F9" w:rsidDel="00A11294">
          <w:delText xml:space="preserve"> representing the repository being analyzed and three sets of </w:delText>
        </w:r>
        <w:r w:rsidRPr="00B872F9" w:rsidDel="00A11294">
          <w:rPr>
            <w:i/>
          </w:rPr>
          <w:delText>CommitInfodb.commits</w:delText>
        </w:r>
        <w:r w:rsidRPr="00B872F9" w:rsidDel="00A11294">
          <w:delText xml:space="preserve">, </w:delText>
        </w:r>
        <w:r w:rsidRPr="00B872F9" w:rsidDel="00A11294">
          <w:rPr>
            <w:i/>
          </w:rPr>
          <w:delText>previousSnapshot</w:delText>
        </w:r>
        <w:r w:rsidRPr="00B872F9" w:rsidDel="00A11294">
          <w:delText xml:space="preserve">, and </w:delText>
        </w:r>
        <w:r w:rsidRPr="00B872F9" w:rsidDel="00A11294">
          <w:rPr>
            <w:i/>
          </w:rPr>
          <w:delText>currentSnapshot</w:delText>
        </w:r>
        <w:r w:rsidRPr="00B872F9" w:rsidDel="00A11294">
          <w:delText>.</w:delText>
        </w:r>
      </w:del>
    </w:p>
    <w:p w14:paraId="76D709C1" w14:textId="77777777" w:rsidR="00967F72" w:rsidRPr="006E6751" w:rsidDel="00A11294" w:rsidRDefault="00967F72" w:rsidP="006E6751">
      <w:pPr>
        <w:rPr>
          <w:del w:id="1016" w:author="Cristiano Cesario" w:date="2016-12-10T08:33:00Z"/>
          <w:lang w:eastAsia="pt-BR"/>
        </w:rPr>
      </w:pPr>
      <w:del w:id="1017" w:author="Cristiano Cesario" w:date="2016-12-10T08:33:00Z">
        <w:r w:rsidRPr="006E6751" w:rsidDel="00A11294">
          <w:rPr>
            <w:lang w:eastAsia="pt-BR"/>
          </w:rPr>
          <w:lastRenderedPageBreak/>
          <w:delText xml:space="preserve">First of all, we subtract </w:delText>
        </w:r>
        <w:r w:rsidRPr="002D774F" w:rsidDel="00A11294">
          <w:rPr>
            <w:bCs/>
            <w:i/>
          </w:rPr>
          <w:delText>currentSnapshot</w:delText>
        </w:r>
        <w:r w:rsidRPr="006E6751" w:rsidDel="00A11294">
          <w:rPr>
            <w:lang w:eastAsia="pt-BR"/>
          </w:rPr>
          <w:delText xml:space="preserve"> from </w:delText>
        </w:r>
        <w:r w:rsidRPr="002D774F" w:rsidDel="00A11294">
          <w:rPr>
            <w:bCs/>
            <w:i/>
          </w:rPr>
          <w:delText>previousSnapshot</w:delText>
        </w:r>
        <w:r w:rsidRPr="006E6751" w:rsidDel="00A11294">
          <w:rPr>
            <w:lang w:eastAsia="pt-BR"/>
          </w:rPr>
          <w:delText xml:space="preserve"> to find </w:delText>
        </w:r>
        <w:r w:rsidRPr="002D774F" w:rsidDel="00A11294">
          <w:rPr>
            <w:bCs/>
            <w:i/>
          </w:rPr>
          <w:delText>commitsToDelete</w:delText>
        </w:r>
        <w:r w:rsidRPr="006E6751" w:rsidDel="00A11294">
          <w:rPr>
            <w:lang w:eastAsia="pt-BR"/>
          </w:rPr>
          <w:delText xml:space="preserve">, that contains commits that were deleted since the previous monitoring cycle (line 2) and we delete them from the database, in order to cover the rare situations where a commit is deleted (line 3). Conversely, we subtract </w:delText>
        </w:r>
        <w:r w:rsidRPr="002D774F" w:rsidDel="00A11294">
          <w:rPr>
            <w:bCs/>
            <w:i/>
          </w:rPr>
          <w:delText>previousSnapshot</w:delText>
        </w:r>
        <w:r w:rsidRPr="006E6751" w:rsidDel="00A11294">
          <w:rPr>
            <w:lang w:eastAsia="pt-BR"/>
          </w:rPr>
          <w:delText xml:space="preserve"> from </w:delText>
        </w:r>
        <w:r w:rsidRPr="002D774F" w:rsidDel="00A11294">
          <w:rPr>
            <w:bCs/>
            <w:i/>
          </w:rPr>
          <w:delText>currentSnapshot</w:delText>
        </w:r>
        <w:r w:rsidRPr="006E6751" w:rsidDel="00A11294">
          <w:rPr>
            <w:lang w:eastAsia="pt-BR"/>
          </w:rPr>
          <w:delText xml:space="preserve"> to find </w:delText>
        </w:r>
        <w:r w:rsidRPr="002D774F" w:rsidDel="00A11294">
          <w:rPr>
            <w:bCs/>
            <w:i/>
          </w:rPr>
          <w:delText>newCommits</w:delText>
        </w:r>
        <w:r w:rsidRPr="006E6751" w:rsidDel="00A11294">
          <w:rPr>
            <w:lang w:eastAsia="pt-BR"/>
          </w:rPr>
          <w:delText xml:space="preserve">, which contains commits that are new in </w:delText>
        </w:r>
        <w:r w:rsidRPr="002D774F" w:rsidDel="00A11294">
          <w:rPr>
            <w:bCs/>
            <w:i/>
          </w:rPr>
          <w:delText>rep</w:delText>
        </w:r>
        <w:r w:rsidRPr="006E6751" w:rsidDel="00A11294">
          <w:rPr>
            <w:lang w:eastAsia="pt-BR"/>
          </w:rPr>
          <w:delText xml:space="preserve"> since the previous monitoring cycle (line 5).</w:delText>
        </w:r>
      </w:del>
    </w:p>
    <w:p w14:paraId="329E1FA2" w14:textId="77777777" w:rsidR="00967F72" w:rsidRPr="006E6751" w:rsidDel="00A11294" w:rsidRDefault="00967F72" w:rsidP="006E6751">
      <w:pPr>
        <w:rPr>
          <w:del w:id="1018" w:author="Cristiano Cesario" w:date="2016-12-10T08:33:00Z"/>
          <w:lang w:eastAsia="pt-BR"/>
        </w:rPr>
      </w:pPr>
      <w:del w:id="1019" w:author="Cristiano Cesario" w:date="2016-12-10T08:33:00Z">
        <w:r w:rsidRPr="006E6751" w:rsidDel="00A11294">
          <w:rPr>
            <w:lang w:eastAsia="pt-BR"/>
          </w:rPr>
          <w:delText xml:space="preserve">Next, we find out which commits in </w:delText>
        </w:r>
        <w:r w:rsidRPr="002D774F" w:rsidDel="00A11294">
          <w:rPr>
            <w:bCs/>
            <w:i/>
          </w:rPr>
          <w:delText>newCommits</w:delText>
        </w:r>
        <w:r w:rsidRPr="006E6751" w:rsidDel="00A11294">
          <w:rPr>
            <w:lang w:eastAsia="pt-BR"/>
          </w:rPr>
          <w:delText xml:space="preserve"> need to be inserted into the database, by subtracting the existing commits in the database (</w:delText>
        </w:r>
        <w:r w:rsidRPr="002D774F" w:rsidDel="00A11294">
          <w:rPr>
            <w:bCs/>
            <w:i/>
          </w:rPr>
          <w:delText>db.commits</w:delText>
        </w:r>
        <w:r w:rsidRPr="006E6751" w:rsidDel="00A11294">
          <w:rPr>
            <w:lang w:eastAsia="pt-BR"/>
          </w:rPr>
          <w:delText xml:space="preserve">) from </w:delText>
        </w:r>
        <w:r w:rsidRPr="002D774F" w:rsidDel="00A11294">
          <w:rPr>
            <w:bCs/>
            <w:i/>
          </w:rPr>
          <w:delText>newCommits</w:delText>
        </w:r>
        <w:r w:rsidRPr="006E6751" w:rsidDel="00A11294">
          <w:rPr>
            <w:lang w:eastAsia="pt-BR"/>
          </w:rPr>
          <w:delText xml:space="preserve"> (line 6). This step is necessary because some of the new commits might have already been inserted into the database by another instance of DyeVC. Commits that might need to be updated are represented by </w:delText>
        </w:r>
        <w:r w:rsidRPr="002D774F" w:rsidDel="00A11294">
          <w:rPr>
            <w:bCs/>
            <w:i/>
          </w:rPr>
          <w:delText>commitsToUpdate</w:delText>
        </w:r>
        <w:r w:rsidRPr="006E6751" w:rsidDel="00A11294">
          <w:rPr>
            <w:lang w:eastAsia="pt-BR"/>
          </w:rPr>
          <w:delText xml:space="preserve"> (line 7). They consist of those commits that exist in the database, but were not found in at least one of the repositories related to </w:delText>
        </w:r>
        <w:r w:rsidRPr="002D774F" w:rsidDel="00A11294">
          <w:rPr>
            <w:bCs/>
            <w:i/>
          </w:rPr>
          <w:delText>rep</w:delText>
        </w:r>
        <w:r w:rsidRPr="006E6751" w:rsidDel="00A11294">
          <w:rPr>
            <w:lang w:eastAsia="pt-BR"/>
          </w:rPr>
          <w:delText xml:space="preserve"> on the last monitoring cycle.</w:delText>
        </w:r>
      </w:del>
    </w:p>
    <w:p w14:paraId="773060B1" w14:textId="77777777" w:rsidR="00967F72" w:rsidRPr="006E6751" w:rsidDel="00A11294" w:rsidRDefault="00967F72" w:rsidP="006E6751">
      <w:pPr>
        <w:rPr>
          <w:del w:id="1020" w:author="Cristiano Cesario" w:date="2016-12-10T08:33:00Z"/>
          <w:lang w:eastAsia="pt-BR"/>
        </w:rPr>
      </w:pPr>
      <w:del w:id="1021" w:author="Cristiano Cesario" w:date="2016-12-10T08:33:00Z">
        <w:r w:rsidRPr="006E6751" w:rsidDel="00A11294">
          <w:rPr>
            <w:lang w:eastAsia="pt-BR"/>
          </w:rPr>
          <w:delText xml:space="preserve">Commits to be inserted or updated must be verified to check where they exist, thus updating the </w:delText>
        </w:r>
        <w:r w:rsidRPr="002D774F" w:rsidDel="00A11294">
          <w:rPr>
            <w:bCs/>
            <w:i/>
          </w:rPr>
          <w:delText>c.foundIn</w:delText>
        </w:r>
        <w:r w:rsidRPr="006E6751" w:rsidDel="00A11294">
          <w:rPr>
            <w:lang w:eastAsia="pt-BR"/>
          </w:rPr>
          <w:delText xml:space="preserve"> attribute. This verification is done using the procedure </w:delText>
        </w:r>
        <w:r w:rsidRPr="002D774F" w:rsidDel="00A11294">
          <w:rPr>
            <w:bCs/>
            <w:i/>
          </w:rPr>
          <w:delText>updateFoundIn</w:delText>
        </w:r>
        <w:r w:rsidRPr="006E6751" w:rsidDel="00A11294">
          <w:rPr>
            <w:lang w:eastAsia="pt-BR"/>
          </w:rPr>
          <w:delText xml:space="preserve">(lines 23-45), which is called in lines 10 and 14. This procedure finds out where each commit </w:delText>
        </w:r>
        <w:r w:rsidRPr="002D774F" w:rsidDel="00A11294">
          <w:rPr>
            <w:bCs/>
            <w:i/>
          </w:rPr>
          <w:delText>c</w:delText>
        </w:r>
        <w:r w:rsidRPr="006E6751" w:rsidDel="00A11294">
          <w:rPr>
            <w:lang w:eastAsia="pt-BR"/>
          </w:rPr>
          <w:delText xml:space="preserve">exists based on its local existence or in any repository in the push or pull lists. This procedure verifies if </w:delText>
        </w:r>
        <w:r w:rsidRPr="002D774F" w:rsidDel="00A11294">
          <w:rPr>
            <w:bCs/>
            <w:i/>
          </w:rPr>
          <w:delText>rep</w:delText>
        </w:r>
        <w:r w:rsidRPr="006E6751" w:rsidDel="00A11294">
          <w:rPr>
            <w:lang w:eastAsia="pt-BR"/>
          </w:rPr>
          <w:delText xml:space="preserve"> is ahead of any repository in its push list regarding </w:delText>
        </w:r>
        <w:r w:rsidRPr="002D774F" w:rsidDel="00A11294">
          <w:rPr>
            <w:bCs/>
            <w:i/>
          </w:rPr>
          <w:delText>c</w:delText>
        </w:r>
        <w:r w:rsidRPr="006E6751" w:rsidDel="00A11294">
          <w:rPr>
            <w:lang w:eastAsia="pt-BR"/>
          </w:rPr>
          <w:delText xml:space="preserve">(line 24), i.e., if </w:delText>
        </w:r>
        <w:r w:rsidRPr="002D774F" w:rsidDel="00A11294">
          <w:rPr>
            <w:bCs/>
            <w:i/>
          </w:rPr>
          <w:delText>c</w:delText>
        </w:r>
        <w:r w:rsidRPr="006E6751" w:rsidDel="00A11294">
          <w:rPr>
            <w:lang w:eastAsia="pt-BR"/>
          </w:rPr>
          <w:delText xml:space="preserve">exists and if there is at least one repository that </w:delText>
        </w:r>
        <w:r w:rsidRPr="002D774F" w:rsidDel="00A11294">
          <w:rPr>
            <w:bCs/>
            <w:i/>
          </w:rPr>
          <w:delText>rep</w:delText>
        </w:r>
        <w:r w:rsidRPr="006E6751" w:rsidDel="00A11294">
          <w:rPr>
            <w:lang w:eastAsia="pt-BR"/>
          </w:rPr>
          <w:delText xml:space="preserve"> pushes to that does not contain </w:delText>
        </w:r>
        <w:r w:rsidRPr="006E6751" w:rsidDel="00A11294">
          <w:rPr>
            <w:b/>
            <w:bCs/>
          </w:rPr>
          <w:delText>c</w:delText>
        </w:r>
        <w:r w:rsidRPr="002D774F" w:rsidDel="00A11294">
          <w:rPr>
            <w:bCs/>
            <w:i/>
          </w:rPr>
          <w:delText>.</w:delText>
        </w:r>
        <w:r w:rsidRPr="006E6751" w:rsidDel="00A11294">
          <w:rPr>
            <w:lang w:eastAsia="pt-BR"/>
          </w:rPr>
          <w:delText xml:space="preserve"> Likewise, it verifies if </w:delText>
        </w:r>
        <w:r w:rsidRPr="002D774F" w:rsidDel="00A11294">
          <w:rPr>
            <w:bCs/>
            <w:i/>
          </w:rPr>
          <w:delText>rep</w:delText>
        </w:r>
        <w:r w:rsidRPr="006E6751" w:rsidDel="00A11294">
          <w:rPr>
            <w:lang w:eastAsia="pt-BR"/>
          </w:rPr>
          <w:delText xml:space="preserve"> is behind of any repository in its pull list regarding </w:delText>
        </w:r>
        <w:r w:rsidRPr="002D774F" w:rsidDel="00A11294">
          <w:rPr>
            <w:bCs/>
            <w:i/>
          </w:rPr>
          <w:delText>c</w:delText>
        </w:r>
        <w:r w:rsidRPr="006E6751" w:rsidDel="00A11294">
          <w:rPr>
            <w:lang w:eastAsia="pt-BR"/>
          </w:rPr>
          <w:delText xml:space="preserve">(line 25), i.e., if </w:delText>
        </w:r>
        <w:r w:rsidRPr="002D774F" w:rsidDel="00A11294">
          <w:rPr>
            <w:bCs/>
            <w:i/>
          </w:rPr>
          <w:delText>c</w:delText>
        </w:r>
        <w:r w:rsidRPr="006E6751" w:rsidDel="00A11294">
          <w:rPr>
            <w:lang w:eastAsia="pt-BR"/>
          </w:rPr>
          <w:delText xml:space="preserve"> does not exist locally and if there is at least one repository that </w:delText>
        </w:r>
        <w:r w:rsidRPr="002D774F" w:rsidDel="00A11294">
          <w:rPr>
            <w:bCs/>
            <w:i/>
          </w:rPr>
          <w:delText>rep</w:delText>
        </w:r>
        <w:r w:rsidRPr="006E6751" w:rsidDel="00A11294">
          <w:rPr>
            <w:lang w:eastAsia="pt-BR"/>
          </w:rPr>
          <w:delText xml:space="preserve"> pulls from that contains </w:delText>
        </w:r>
        <w:r w:rsidRPr="002D774F" w:rsidDel="00A11294">
          <w:rPr>
            <w:bCs/>
            <w:i/>
          </w:rPr>
          <w:delText>c.</w:delText>
        </w:r>
        <w:r w:rsidRPr="006E6751" w:rsidDel="00A11294">
          <w:rPr>
            <w:lang w:eastAsia="pt-BR"/>
          </w:rPr>
          <w:delText xml:space="preserve"> If </w:delText>
        </w:r>
        <w:r w:rsidRPr="002D774F" w:rsidDel="00A11294">
          <w:rPr>
            <w:bCs/>
            <w:i/>
          </w:rPr>
          <w:delText>rep</w:delText>
        </w:r>
        <w:r w:rsidRPr="006E6751" w:rsidDel="00A11294">
          <w:rPr>
            <w:lang w:eastAsia="pt-BR"/>
          </w:rPr>
          <w:delText xml:space="preserve">is behind, then all repositories in </w:delText>
        </w:r>
        <w:r w:rsidRPr="002D774F" w:rsidDel="00A11294">
          <w:rPr>
            <w:bCs/>
            <w:i/>
          </w:rPr>
          <w:delText>rep’s</w:delText>
        </w:r>
        <w:r w:rsidRPr="006E6751" w:rsidDel="00A11294">
          <w:rPr>
            <w:lang w:eastAsia="pt-BR"/>
          </w:rPr>
          <w:delText xml:space="preserve"> pull list that contain </w:delText>
        </w:r>
        <w:r w:rsidRPr="006E6751" w:rsidDel="00A11294">
          <w:rPr>
            <w:b/>
            <w:bCs/>
          </w:rPr>
          <w:delText>c</w:delText>
        </w:r>
        <w:r w:rsidRPr="006E6751" w:rsidDel="00A11294">
          <w:rPr>
            <w:lang w:eastAsia="pt-BR"/>
          </w:rPr>
          <w:delText xml:space="preserve"> are added to </w:delText>
        </w:r>
        <w:r w:rsidRPr="002D774F" w:rsidDel="00A11294">
          <w:rPr>
            <w:bCs/>
            <w:i/>
          </w:rPr>
          <w:delText>c.foundIn</w:delText>
        </w:r>
        <w:r w:rsidRPr="006E6751" w:rsidDel="00A11294">
          <w:rPr>
            <w:lang w:eastAsia="pt-BR"/>
          </w:rPr>
          <w:delText xml:space="preserve"> (lines 27-29). If </w:delText>
        </w:r>
        <w:r w:rsidRPr="002D774F" w:rsidDel="00A11294">
          <w:rPr>
            <w:bCs/>
            <w:i/>
          </w:rPr>
          <w:delText>rep</w:delText>
        </w:r>
        <w:r w:rsidRPr="006E6751" w:rsidDel="00A11294">
          <w:rPr>
            <w:lang w:eastAsia="pt-BR"/>
          </w:rPr>
          <w:delText xml:space="preserve"> is ahead, then </w:delText>
        </w:r>
        <w:r w:rsidRPr="002D774F" w:rsidDel="00A11294">
          <w:rPr>
            <w:bCs/>
            <w:i/>
          </w:rPr>
          <w:delText>rep</w:delText>
        </w:r>
        <w:r w:rsidRPr="006E6751" w:rsidDel="00A11294">
          <w:rPr>
            <w:lang w:eastAsia="pt-BR"/>
          </w:rPr>
          <w:delText xml:space="preserve"> and all repositories in </w:delText>
        </w:r>
        <w:r w:rsidRPr="002D774F" w:rsidDel="00A11294">
          <w:rPr>
            <w:bCs/>
            <w:i/>
          </w:rPr>
          <w:delText>rep’s</w:delText>
        </w:r>
        <w:r w:rsidRPr="006E6751" w:rsidDel="00A11294">
          <w:rPr>
            <w:lang w:eastAsia="pt-BR"/>
          </w:rPr>
          <w:delText xml:space="preserve"> push list that contain </w:delText>
        </w:r>
        <w:r w:rsidRPr="002D774F" w:rsidDel="00A11294">
          <w:rPr>
            <w:bCs/>
            <w:i/>
          </w:rPr>
          <w:delText>c</w:delText>
        </w:r>
        <w:r w:rsidRPr="006E6751" w:rsidDel="00A11294">
          <w:rPr>
            <w:lang w:eastAsia="pt-BR"/>
          </w:rPr>
          <w:delText xml:space="preserve"> are added to </w:delText>
        </w:r>
        <w:r w:rsidRPr="002D774F" w:rsidDel="00A11294">
          <w:rPr>
            <w:bCs/>
            <w:i/>
          </w:rPr>
          <w:delText>c.foundIn</w:delText>
        </w:r>
        <w:r w:rsidRPr="006E6751" w:rsidDel="00A11294">
          <w:rPr>
            <w:lang w:eastAsia="pt-BR"/>
          </w:rPr>
          <w:delText xml:space="preserve"> list (lines 30-32). It may happen that </w:delText>
        </w:r>
        <w:r w:rsidRPr="002D774F" w:rsidDel="00A11294">
          <w:rPr>
            <w:bCs/>
            <w:i/>
          </w:rPr>
          <w:delText>rep</w:delText>
        </w:r>
        <w:r w:rsidRPr="006E6751" w:rsidDel="00A11294">
          <w:rPr>
            <w:lang w:eastAsia="pt-BR"/>
          </w:rPr>
          <w:delText xml:space="preserve"> is neither ahead nor behind any repository (line 33)</w:delText>
        </w:r>
        <w:r w:rsidRPr="006E6751" w:rsidDel="00A11294">
          <w:rPr>
            <w:b/>
            <w:bCs/>
          </w:rPr>
          <w:delText>.</w:delText>
        </w:r>
        <w:r w:rsidRPr="006E6751" w:rsidDel="00A11294">
          <w:rPr>
            <w:lang w:eastAsia="pt-BR"/>
          </w:rPr>
          <w:delText xml:space="preserve"> In such case, one of the following three scenarios may happen: In scenario 1, </w:delText>
        </w:r>
        <w:r w:rsidRPr="002D774F" w:rsidDel="00A11294">
          <w:rPr>
            <w:bCs/>
            <w:i/>
          </w:rPr>
          <w:delText>c</w:delText>
        </w:r>
        <w:r w:rsidRPr="006E6751" w:rsidDel="00A11294">
          <w:rPr>
            <w:lang w:eastAsia="pt-BR"/>
          </w:rPr>
          <w:delText xml:space="preserve"> does not exist in the current snapshot (line 34), meaning that it also does not exist in any of the related repositories, thus we remove </w:delText>
        </w:r>
        <w:r w:rsidRPr="002D774F" w:rsidDel="00A11294">
          <w:rPr>
            <w:bCs/>
            <w:i/>
          </w:rPr>
          <w:delText>rep</w:delText>
        </w:r>
        <w:r w:rsidRPr="006E6751" w:rsidDel="00A11294">
          <w:rPr>
            <w:lang w:eastAsia="pt-BR"/>
          </w:rPr>
          <w:delText xml:space="preserve"> and all its related repositories from </w:delText>
        </w:r>
        <w:r w:rsidRPr="002D774F" w:rsidDel="00A11294">
          <w:rPr>
            <w:bCs/>
            <w:i/>
          </w:rPr>
          <w:delText>c.foundIn</w:delText>
        </w:r>
        <w:r w:rsidRPr="006E6751" w:rsidDel="00A11294">
          <w:rPr>
            <w:lang w:eastAsia="pt-BR"/>
          </w:rPr>
          <w:delText xml:space="preserve"> (line 35). For scenarios 2 and 3, we first depict if </w:delText>
        </w:r>
        <w:r w:rsidRPr="002D774F" w:rsidDel="00A11294">
          <w:rPr>
            <w:bCs/>
            <w:i/>
          </w:rPr>
          <w:delText>c</w:delText>
        </w:r>
        <w:r w:rsidRPr="006E6751" w:rsidDel="00A11294">
          <w:rPr>
            <w:lang w:eastAsia="pt-BR"/>
          </w:rPr>
          <w:delText xml:space="preserve">is reachable from a tracked branch, i.e., if at least one of </w:delText>
        </w:r>
        <w:r w:rsidRPr="002D774F" w:rsidDel="00A11294">
          <w:rPr>
            <w:bCs/>
            <w:i/>
          </w:rPr>
          <w:delText>rep.branches</w:delText>
        </w:r>
        <w:r w:rsidRPr="006E6751" w:rsidDel="00A11294">
          <w:rPr>
            <w:lang w:eastAsia="pt-BR"/>
          </w:rPr>
          <w:delText xml:space="preserve"> is tracked and has </w:delText>
        </w:r>
        <w:r w:rsidRPr="002D774F" w:rsidDel="00A11294">
          <w:rPr>
            <w:bCs/>
            <w:i/>
          </w:rPr>
          <w:delText>c</w:delText>
        </w:r>
        <w:r w:rsidRPr="006E6751" w:rsidDel="00A11294">
          <w:rPr>
            <w:lang w:eastAsia="pt-BR"/>
          </w:rPr>
          <w:delText xml:space="preserve"> as one of its commits (line 37). In scenario 2, </w:delText>
        </w:r>
        <w:r w:rsidRPr="002D774F" w:rsidDel="00A11294">
          <w:rPr>
            <w:bCs/>
            <w:i/>
          </w:rPr>
          <w:delText>c</w:delText>
        </w:r>
        <w:r w:rsidRPr="006E6751" w:rsidDel="00A11294">
          <w:rPr>
            <w:lang w:eastAsia="pt-BR"/>
          </w:rPr>
          <w:delText xml:space="preserve"> is in a tracked branch, meaning that it also </w:delText>
        </w:r>
        <w:r w:rsidRPr="006E6751" w:rsidDel="00A11294">
          <w:rPr>
            <w:lang w:eastAsia="pt-BR"/>
          </w:rPr>
          <w:lastRenderedPageBreak/>
          <w:delText xml:space="preserve">exists in all related repositories (remember that </w:delText>
        </w:r>
        <w:r w:rsidRPr="002D774F" w:rsidDel="00A11294">
          <w:rPr>
            <w:bCs/>
            <w:i/>
          </w:rPr>
          <w:delText>rep</w:delText>
        </w:r>
        <w:r w:rsidRPr="006E6751" w:rsidDel="00A11294">
          <w:rPr>
            <w:lang w:eastAsia="pt-BR"/>
          </w:rPr>
          <w:delText xml:space="preserve">is neither ahead nor behind their partners), thus we include </w:delText>
        </w:r>
        <w:r w:rsidRPr="002D774F" w:rsidDel="00A11294">
          <w:rPr>
            <w:bCs/>
            <w:i/>
          </w:rPr>
          <w:delText>rep</w:delText>
        </w:r>
        <w:r w:rsidRPr="006E6751" w:rsidDel="00A11294">
          <w:rPr>
            <w:lang w:eastAsia="pt-BR"/>
          </w:rPr>
          <w:delText xml:space="preserve"> and all its related repositories in </w:delText>
        </w:r>
        <w:r w:rsidRPr="002D774F" w:rsidDel="00A11294">
          <w:rPr>
            <w:bCs/>
            <w:i/>
          </w:rPr>
          <w:delText>c.foundIn</w:delText>
        </w:r>
        <w:r w:rsidRPr="006E6751" w:rsidDel="00A11294">
          <w:rPr>
            <w:lang w:eastAsia="pt-BR"/>
          </w:rPr>
          <w:delText xml:space="preserve"> (line 39). Finally, in scenario 3, </w:delText>
        </w:r>
        <w:r w:rsidRPr="002D774F" w:rsidDel="00A11294">
          <w:rPr>
            <w:bCs/>
            <w:i/>
          </w:rPr>
          <w:delText>c</w:delText>
        </w:r>
        <w:r w:rsidRPr="006E6751" w:rsidDel="00A11294">
          <w:rPr>
            <w:lang w:eastAsia="pt-BR"/>
          </w:rPr>
          <w:delText xml:space="preserve"> is not in a tracked branch, meaning that it exists only in </w:delText>
        </w:r>
        <w:r w:rsidRPr="002D774F" w:rsidDel="00A11294">
          <w:rPr>
            <w:bCs/>
            <w:i/>
          </w:rPr>
          <w:delText>rep</w:delText>
        </w:r>
        <w:r w:rsidRPr="006E6751" w:rsidDel="00A11294">
          <w:rPr>
            <w:lang w:eastAsia="pt-BR"/>
          </w:rPr>
          <w:delText xml:space="preserve">, thus we include only </w:delText>
        </w:r>
        <w:r w:rsidRPr="002D774F" w:rsidDel="00A11294">
          <w:rPr>
            <w:bCs/>
            <w:i/>
          </w:rPr>
          <w:delText>rep</w:delText>
        </w:r>
        <w:r w:rsidRPr="006E6751" w:rsidDel="00A11294">
          <w:rPr>
            <w:lang w:eastAsia="pt-BR"/>
          </w:rPr>
          <w:delText xml:space="preserve"> in </w:delText>
        </w:r>
        <w:r w:rsidRPr="002D774F" w:rsidDel="00A11294">
          <w:rPr>
            <w:bCs/>
            <w:i/>
          </w:rPr>
          <w:delText>c.foundIn</w:delText>
        </w:r>
        <w:r w:rsidRPr="006E6751" w:rsidDel="00A11294">
          <w:rPr>
            <w:lang w:eastAsia="pt-BR"/>
          </w:rPr>
          <w:delText xml:space="preserve"> (line 41).</w:delText>
        </w:r>
      </w:del>
    </w:p>
    <w:p w14:paraId="15FA5426" w14:textId="77777777" w:rsidR="00967F72" w:rsidRPr="006E6751" w:rsidDel="00A11294" w:rsidRDefault="00967F72" w:rsidP="006E6751">
      <w:pPr>
        <w:rPr>
          <w:del w:id="1022" w:author="Cristiano Cesario" w:date="2016-12-10T08:33:00Z"/>
          <w:lang w:eastAsia="pt-BR"/>
        </w:rPr>
      </w:pPr>
      <w:del w:id="1023" w:author="Cristiano Cesario" w:date="2016-12-10T08:33:00Z">
        <w:r w:rsidRPr="006E6751" w:rsidDel="00A11294">
          <w:rPr>
            <w:lang w:eastAsia="pt-BR"/>
          </w:rPr>
          <w:delText xml:space="preserve">After updating where each commit is found, commits in </w:delText>
        </w:r>
        <w:r w:rsidRPr="002D774F" w:rsidDel="00A11294">
          <w:rPr>
            <w:bCs/>
            <w:i/>
          </w:rPr>
          <w:delText>commitsToInsert</w:delText>
        </w:r>
        <w:r w:rsidRPr="006E6751" w:rsidDel="00A11294">
          <w:rPr>
            <w:lang w:eastAsia="pt-BR"/>
          </w:rPr>
          <w:delText xml:space="preserve"> are inserted into the database (line 17) and commits in </w:delText>
        </w:r>
        <w:r w:rsidRPr="002D774F" w:rsidDel="00A11294">
          <w:rPr>
            <w:bCs/>
            <w:i/>
          </w:rPr>
          <w:delText>commitsToUpdate</w:delText>
        </w:r>
        <w:r w:rsidRPr="006E6751" w:rsidDel="00A11294">
          <w:rPr>
            <w:lang w:eastAsia="pt-BR"/>
          </w:rPr>
          <w:delText xml:space="preserve"> are updated in the database (line 18). Finally, it may happen that some commits end up with an empty </w:delText>
        </w:r>
        <w:r w:rsidRPr="002D774F" w:rsidDel="00A11294">
          <w:rPr>
            <w:bCs/>
            <w:i/>
          </w:rPr>
          <w:delText>foundIn</w:delText>
        </w:r>
        <w:r w:rsidRPr="006E6751" w:rsidDel="00A11294">
          <w:rPr>
            <w:lang w:eastAsia="pt-BR"/>
          </w:rPr>
          <w:delText xml:space="preserve"> attribute, meaning that they do not exist anywhere in the topology (line 19). These so-called </w:delText>
        </w:r>
        <w:r w:rsidRPr="002D774F" w:rsidDel="00A11294">
          <w:rPr>
            <w:bCs/>
            <w:i/>
          </w:rPr>
          <w:delText>orphanedCommits</w:delText>
        </w:r>
        <w:r w:rsidRPr="006E6751" w:rsidDel="00A11294">
          <w:rPr>
            <w:lang w:eastAsia="pt-BR"/>
          </w:rPr>
          <w:delText xml:space="preserve"> are then removed from the database (line 20) and the algorithm ends.</w:delText>
        </w:r>
      </w:del>
    </w:p>
    <w:p w14:paraId="3F7AF45F" w14:textId="77777777" w:rsidR="00967F72" w:rsidRPr="006E6751" w:rsidRDefault="00967F72" w:rsidP="006E6751">
      <w:pPr>
        <w:pStyle w:val="Ttulo1"/>
        <w:rPr>
          <w:lang w:eastAsia="pt-BR"/>
        </w:rPr>
      </w:pPr>
      <w:bookmarkStart w:id="1024" w:name="_Ref454701044"/>
      <w:r w:rsidRPr="006E6751">
        <w:rPr>
          <w:lang w:eastAsia="pt-BR"/>
        </w:rPr>
        <w:t>IMPLEMENTATION</w:t>
      </w:r>
      <w:bookmarkEnd w:id="1024"/>
    </w:p>
    <w:p w14:paraId="6AFDADB0" w14:textId="77777777" w:rsidR="00967F72" w:rsidRPr="006E6751" w:rsidRDefault="00967F72" w:rsidP="006E6751">
      <w:pPr>
        <w:rPr>
          <w:lang w:eastAsia="pt-BR"/>
        </w:rPr>
      </w:pPr>
      <w:r w:rsidRPr="006E6751">
        <w:rPr>
          <w:lang w:eastAsia="pt-BR"/>
        </w:rPr>
        <w:t xml:space="preserve">We implemented our approach as a Java application launched via Java Web Start Technology. It currently monitors Git repositories, as it is the most used DVCS nowadays </w:t>
      </w:r>
      <w:r w:rsidR="00E02D98" w:rsidRPr="006E6751">
        <w:rPr>
          <w:lang w:eastAsia="pt-BR"/>
        </w:rPr>
        <w:fldChar w:fldCharType="begin"/>
      </w:r>
      <w:r w:rsidRPr="006E6751">
        <w:rPr>
          <w:lang w:eastAsia="pt-BR"/>
        </w:rPr>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E02D98" w:rsidRPr="006E6751">
        <w:rPr>
          <w:lang w:eastAsia="pt-BR"/>
        </w:rPr>
        <w:fldChar w:fldCharType="separate"/>
      </w:r>
      <w:r w:rsidRPr="006E6751">
        <w:t>[8]</w:t>
      </w:r>
      <w:r w:rsidR="00E02D98" w:rsidRPr="006E6751">
        <w:rPr>
          <w:lang w:eastAsia="pt-BR"/>
        </w:rPr>
        <w:fldChar w:fldCharType="end"/>
      </w:r>
      <w:r w:rsidRPr="006E6751">
        <w:rPr>
          <w:lang w:eastAsia="pt-BR"/>
        </w:rPr>
        <w:t xml:space="preserve">. The source code and the link to download the tool via Java Web Start can be found at https://github.com/gems-uff/dyevc. The tool gathers information from repositories using </w:t>
      </w:r>
      <w:proofErr w:type="spellStart"/>
      <w:r w:rsidRPr="006E6751">
        <w:rPr>
          <w:lang w:eastAsia="pt-BR"/>
        </w:rPr>
        <w:t>JGit</w:t>
      </w:r>
      <w:proofErr w:type="spellEnd"/>
      <w:r w:rsidRPr="006E6751">
        <w:rPr>
          <w:lang w:eastAsia="pt-BR"/>
        </w:rPr>
        <w:t xml:space="preserve"> library</w:t>
      </w:r>
      <w:r w:rsidRPr="006E6751">
        <w:rPr>
          <w:vertAlign w:val="superscript"/>
          <w:lang w:eastAsia="pt-BR"/>
        </w:rPr>
        <w:footnoteReference w:id="2"/>
      </w:r>
      <w:r w:rsidRPr="006E6751">
        <w:rPr>
          <w:lang w:eastAsia="pt-BR"/>
        </w:rPr>
        <w:t xml:space="preserve">, which allows using our approach without having a Git client installed. </w:t>
      </w:r>
    </w:p>
    <w:p w14:paraId="20FD163A" w14:textId="77777777" w:rsidR="00967F72" w:rsidRPr="006E6751" w:rsidRDefault="00967F72" w:rsidP="006E6751">
      <w:pPr>
        <w:rPr>
          <w:lang w:eastAsia="pt-BR"/>
        </w:rPr>
      </w:pPr>
      <w:r w:rsidRPr="006E6751">
        <w:rPr>
          <w:lang w:eastAsia="pt-BR"/>
        </w:rPr>
        <w:t xml:space="preserve">Gathered information is stored in a central document database running MongoDB. We hosted our database on a free MongoDB instance provided by </w:t>
      </w:r>
      <w:proofErr w:type="spellStart"/>
      <w:r w:rsidRPr="006E6751">
        <w:rPr>
          <w:lang w:eastAsia="pt-BR"/>
        </w:rPr>
        <w:t>MongoLab</w:t>
      </w:r>
      <w:proofErr w:type="spellEnd"/>
      <w:r w:rsidRPr="006E6751">
        <w:rPr>
          <w:lang w:eastAsia="pt-BR"/>
        </w:rPr>
        <w:t xml:space="preserve">. We did not use MongoDB proprietary API, which would demand opening specific ports to connect to MongoDB. Instead, we opted to use </w:t>
      </w:r>
      <w:proofErr w:type="spellStart"/>
      <w:r w:rsidRPr="006E6751">
        <w:rPr>
          <w:lang w:eastAsia="pt-BR"/>
        </w:rPr>
        <w:t>MongoLab’s</w:t>
      </w:r>
      <w:proofErr w:type="spellEnd"/>
      <w:r w:rsidRPr="006E6751">
        <w:rPr>
          <w:lang w:eastAsia="pt-BR"/>
        </w:rPr>
        <w:t xml:space="preserve"> RESTful (</w:t>
      </w:r>
      <w:r w:rsidRPr="002D774F">
        <w:rPr>
          <w:bCs/>
          <w:i/>
        </w:rPr>
        <w:t>Representational State Transfer</w:t>
      </w:r>
      <w:r w:rsidRPr="006E6751">
        <w:rPr>
          <w:lang w:eastAsia="pt-BR"/>
        </w:rPr>
        <w:t xml:space="preserve">) API. RESTful APIs </w:t>
      </w:r>
      <w:r w:rsidR="00E02D98" w:rsidRPr="006E6751">
        <w:rPr>
          <w:lang w:eastAsia="pt-BR"/>
        </w:rPr>
        <w:fldChar w:fldCharType="begin"/>
      </w:r>
      <w:r w:rsidRPr="006E6751">
        <w:rPr>
          <w:lang w:eastAsia="pt-BR"/>
        </w:rPr>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00E02D98" w:rsidRPr="006E6751">
        <w:rPr>
          <w:lang w:eastAsia="pt-BR"/>
        </w:rPr>
        <w:fldChar w:fldCharType="separate"/>
      </w:r>
      <w:r w:rsidRPr="006E6751">
        <w:t>[22]</w:t>
      </w:r>
      <w:r w:rsidR="00E02D98" w:rsidRPr="006E6751">
        <w:rPr>
          <w:lang w:eastAsia="pt-BR"/>
        </w:rPr>
        <w:fldChar w:fldCharType="end"/>
      </w:r>
      <w:r w:rsidRPr="006E6751">
        <w:rPr>
          <w:lang w:eastAsia="pt-BR"/>
        </w:rPr>
        <w:t xml:space="preserve"> have the advantage of being available using standard HTTP and HTTPS protocols. In this way, our approach can be used in environments protected with firewalls without major problems. In order to use this RESTful API, we implemented a </w:t>
      </w:r>
      <w:proofErr w:type="spellStart"/>
      <w:r w:rsidRPr="002D774F">
        <w:rPr>
          <w:bCs/>
          <w:i/>
        </w:rPr>
        <w:t>MongoLabProvider</w:t>
      </w:r>
      <w:proofErr w:type="spellEnd"/>
      <w:r w:rsidRPr="006E6751">
        <w:rPr>
          <w:lang w:eastAsia="pt-BR"/>
        </w:rPr>
        <w:t>, which translates the application methods into RESTful commands and vice-versa. It also serializes/</w:t>
      </w:r>
      <w:proofErr w:type="spellStart"/>
      <w:r w:rsidRPr="006E6751">
        <w:rPr>
          <w:lang w:eastAsia="pt-BR"/>
        </w:rPr>
        <w:t>deserializes</w:t>
      </w:r>
      <w:proofErr w:type="spellEnd"/>
      <w:r w:rsidRPr="006E6751">
        <w:rPr>
          <w:lang w:eastAsia="pt-BR"/>
        </w:rPr>
        <w:t xml:space="preserve"> the application objects to/from JSON (</w:t>
      </w:r>
      <w:r w:rsidRPr="002D774F">
        <w:rPr>
          <w:bCs/>
          <w:i/>
        </w:rPr>
        <w:t>JavaScript Object Notation</w:t>
      </w:r>
      <w:r w:rsidRPr="006E6751">
        <w:rPr>
          <w:lang w:eastAsia="pt-BR"/>
        </w:rPr>
        <w:t>) representations to be used through the RESTful commands.</w:t>
      </w:r>
    </w:p>
    <w:p w14:paraId="284A6818" w14:textId="77777777" w:rsidR="00967F72" w:rsidRPr="006E6751" w:rsidRDefault="00967F72" w:rsidP="006E6751">
      <w:pPr>
        <w:rPr>
          <w:lang w:eastAsia="pt-BR"/>
        </w:rPr>
      </w:pPr>
      <w:r w:rsidRPr="006E6751">
        <w:rPr>
          <w:lang w:eastAsia="pt-BR"/>
        </w:rPr>
        <w:lastRenderedPageBreak/>
        <w:t>We present the gathered information as a series of graphs by using the JUNG (</w:t>
      </w:r>
      <w:r w:rsidRPr="002D774F">
        <w:rPr>
          <w:bCs/>
          <w:i/>
        </w:rPr>
        <w:t>Java Universal Network/Graph</w:t>
      </w:r>
      <w:r w:rsidRPr="006E6751">
        <w:rPr>
          <w:lang w:eastAsia="pt-BR"/>
        </w:rPr>
        <w:t>) library</w:t>
      </w:r>
      <w:r w:rsidRPr="006E6751">
        <w:rPr>
          <w:vertAlign w:val="superscript"/>
          <w:lang w:eastAsia="pt-BR"/>
        </w:rPr>
        <w:footnoteReference w:id="3"/>
      </w:r>
      <w:r w:rsidRPr="006E6751">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2D774F">
        <w:rPr>
          <w:bCs/>
          <w:i/>
        </w:rPr>
        <w:t>transforming</w:t>
      </w:r>
      <w:r w:rsidRPr="006E6751">
        <w:rPr>
          <w:lang w:eastAsia="pt-BR"/>
        </w:rPr>
        <w:t xml:space="preserve"> to </w:t>
      </w:r>
      <w:r w:rsidRPr="002D774F">
        <w:rPr>
          <w:bCs/>
          <w:i/>
        </w:rPr>
        <w:t>picking</w:t>
      </w:r>
      <w:r w:rsidRPr="006E6751">
        <w:rPr>
          <w:lang w:eastAsia="pt-BR"/>
        </w:rPr>
        <w:t>, it is possible to select a group of nodes and collapse them into one node, or simply drag them into new positions to have a better understanding of parts with too many crossing lines.</w:t>
      </w:r>
    </w:p>
    <w:p w14:paraId="49881CF6" w14:textId="77777777" w:rsidR="00967F72" w:rsidRPr="006E6751" w:rsidRDefault="00967F72" w:rsidP="006E6751">
      <w:pPr>
        <w:pStyle w:val="Ttulo1"/>
        <w:rPr>
          <w:lang w:eastAsia="pt-BR"/>
        </w:rPr>
      </w:pPr>
      <w:bookmarkStart w:id="1025" w:name="_Ref454701058"/>
      <w:r w:rsidRPr="006E6751">
        <w:rPr>
          <w:lang w:eastAsia="pt-BR"/>
        </w:rPr>
        <w:t>EVALUATION</w:t>
      </w:r>
      <w:bookmarkEnd w:id="1025"/>
    </w:p>
    <w:p w14:paraId="05CBE4B5" w14:textId="77777777" w:rsidR="00967F72" w:rsidRPr="006E6751" w:rsidRDefault="00967F72" w:rsidP="006E6751">
      <w:pPr>
        <w:rPr>
          <w:lang w:eastAsia="pt-BR"/>
        </w:rPr>
      </w:pPr>
      <w:r w:rsidRPr="006E6751">
        <w:rPr>
          <w:lang w:eastAsia="pt-BR"/>
        </w:rPr>
        <w:t xml:space="preserve">In order to evaluate our approach we performed two experiments and an observational study. First, we conducted a </w:t>
      </w:r>
      <w:r w:rsidRPr="002D774F">
        <w:rPr>
          <w:bCs/>
          <w:i/>
        </w:rPr>
        <w:t>post-hoc</w:t>
      </w:r>
      <w:r w:rsidRPr="006E6751">
        <w:rPr>
          <w:lang w:eastAsia="pt-BR"/>
        </w:rPr>
        <w:t xml:space="preserve"> analysis over the </w:t>
      </w:r>
      <w:proofErr w:type="spellStart"/>
      <w:r w:rsidRPr="006E6751">
        <w:rPr>
          <w:lang w:eastAsia="pt-BR"/>
        </w:rPr>
        <w:t>JQuery</w:t>
      </w:r>
      <w:proofErr w:type="spellEnd"/>
      <w:r w:rsidRPr="006E6751">
        <w:rPr>
          <w:lang w:eastAsia="pt-BR"/>
        </w:rPr>
        <w:t xml:space="preserve"> project</w:t>
      </w:r>
      <w:r w:rsidRPr="006E6751">
        <w:rPr>
          <w:vertAlign w:val="superscript"/>
          <w:lang w:eastAsia="pt-BR"/>
        </w:rPr>
        <w:footnoteReference w:id="4"/>
      </w:r>
      <w:r w:rsidRPr="006E6751">
        <w:rPr>
          <w:lang w:eastAsia="pt-BR"/>
        </w:rPr>
        <w:t xml:space="preserve">, an open-source project, aiming at checking if DyeVC can help answering questions Q1-Q3. Next, we conducted an observational study involving four participants that used DyeVC. This study also used the </w:t>
      </w:r>
      <w:proofErr w:type="spellStart"/>
      <w:r w:rsidRPr="006E6751">
        <w:rPr>
          <w:lang w:eastAsia="pt-BR"/>
        </w:rPr>
        <w:t>JQuery</w:t>
      </w:r>
      <w:proofErr w:type="spellEnd"/>
      <w:r w:rsidRPr="006E6751">
        <w:rPr>
          <w:lang w:eastAsia="pt-BR"/>
        </w:rPr>
        <w:t xml:space="preserve"> project. Finally, we run DyeVC over some open-source projects of different sizes and from different sources, aiming at evaluating the scalability of our approach.</w:t>
      </w:r>
    </w:p>
    <w:p w14:paraId="7A11B756" w14:textId="77777777" w:rsidR="00967F72" w:rsidRPr="006E6751" w:rsidRDefault="00967F72" w:rsidP="006E6751">
      <w:pPr>
        <w:pStyle w:val="Ttulo2"/>
        <w:rPr>
          <w:lang w:eastAsia="pt-BR"/>
        </w:rPr>
      </w:pPr>
      <w:r w:rsidRPr="006E6751">
        <w:rPr>
          <w:lang w:eastAsia="pt-BR"/>
        </w:rPr>
        <w:t>Post-hoc Study</w:t>
      </w:r>
    </w:p>
    <w:p w14:paraId="14B3584E" w14:textId="77777777" w:rsidR="00967F72" w:rsidRPr="006E6751" w:rsidRDefault="00967F72" w:rsidP="006E6751">
      <w:pPr>
        <w:rPr>
          <w:lang w:eastAsia="pt-BR"/>
        </w:rPr>
      </w:pPr>
      <w:r w:rsidRPr="006E6751">
        <w:rPr>
          <w:lang w:eastAsia="pt-BR"/>
        </w:rPr>
        <w:t xml:space="preserve">We conducted a </w:t>
      </w:r>
      <w:r w:rsidRPr="00BD1781">
        <w:rPr>
          <w:bCs/>
          <w:i/>
        </w:rPr>
        <w:t>post-hoc</w:t>
      </w:r>
      <w:r w:rsidRPr="006E6751">
        <w:rPr>
          <w:lang w:eastAsia="pt-BR"/>
        </w:rPr>
        <w:t xml:space="preserve"> analysis using a real open source project to demonstrate that our approach can help answering questions Q1-Q3. The selected project, </w:t>
      </w:r>
      <w:proofErr w:type="spellStart"/>
      <w:r w:rsidRPr="006E6751">
        <w:rPr>
          <w:lang w:eastAsia="pt-BR"/>
        </w:rPr>
        <w:t>JQuery</w:t>
      </w:r>
      <w:proofErr w:type="spellEnd"/>
      <w:r w:rsidRPr="006E6751">
        <w:rPr>
          <w:lang w:eastAsia="pt-BR"/>
        </w:rPr>
        <w:t xml:space="preserve">, began in 2006 and had 6,222 commits by the time of the evaluation. We reconstructed the repository history, simulating the actions that occurred in the past. We do not replicate the repository history here, due to its size, but it is publicly available at </w:t>
      </w:r>
      <w:proofErr w:type="spellStart"/>
      <w:r w:rsidRPr="006E6751">
        <w:rPr>
          <w:lang w:eastAsia="pt-BR"/>
        </w:rPr>
        <w:t>Github</w:t>
      </w:r>
      <w:proofErr w:type="spellEnd"/>
      <w:r w:rsidRPr="006E6751">
        <w:rPr>
          <w:lang w:eastAsia="pt-BR"/>
        </w:rPr>
        <w:t>. Automatically generated comments helped us to depict specific flows. For example, the comment “</w:t>
      </w:r>
      <w:r w:rsidRPr="002D774F">
        <w:rPr>
          <w:bCs/>
          <w:i/>
        </w:rPr>
        <w:t xml:space="preserve">Merge branch 'master' of https://github.com/scottjehl/ </w:t>
      </w:r>
      <w:proofErr w:type="spellStart"/>
      <w:r w:rsidRPr="002D774F">
        <w:rPr>
          <w:bCs/>
          <w:i/>
        </w:rPr>
        <w:t>jquery</w:t>
      </w:r>
      <w:proofErr w:type="spellEnd"/>
      <w:r w:rsidRPr="002D774F">
        <w:rPr>
          <w:bCs/>
          <w:i/>
        </w:rPr>
        <w:t xml:space="preserve"> into </w:t>
      </w:r>
      <w:proofErr w:type="spellStart"/>
      <w:r w:rsidRPr="002D774F">
        <w:rPr>
          <w:bCs/>
          <w:i/>
        </w:rPr>
        <w:t>scottjehl</w:t>
      </w:r>
      <w:proofErr w:type="spellEnd"/>
      <w:r w:rsidRPr="002D774F">
        <w:rPr>
          <w:bCs/>
          <w:i/>
        </w:rPr>
        <w:t>-master</w:t>
      </w:r>
      <w:r w:rsidRPr="006E6751">
        <w:rPr>
          <w:lang w:eastAsia="pt-BR"/>
        </w:rPr>
        <w:t>” tells us that there was a user named “</w:t>
      </w:r>
      <w:proofErr w:type="spellStart"/>
      <w:r w:rsidRPr="002D774F">
        <w:rPr>
          <w:bCs/>
          <w:i/>
        </w:rPr>
        <w:t>scottjehl</w:t>
      </w:r>
      <w:proofErr w:type="spellEnd"/>
      <w:r w:rsidRPr="006E6751">
        <w:rPr>
          <w:lang w:eastAsia="pt-BR"/>
        </w:rPr>
        <w:t>” and that the merge operation was done at a branch called “</w:t>
      </w:r>
      <w:proofErr w:type="spellStart"/>
      <w:r w:rsidRPr="002D774F">
        <w:rPr>
          <w:bCs/>
          <w:i/>
        </w:rPr>
        <w:t>scottjehl</w:t>
      </w:r>
      <w:proofErr w:type="spellEnd"/>
      <w:r w:rsidRPr="002D774F">
        <w:rPr>
          <w:bCs/>
          <w:i/>
        </w:rPr>
        <w:t>-master</w:t>
      </w:r>
      <w:r w:rsidRPr="006E6751">
        <w:rPr>
          <w:lang w:eastAsia="pt-BR"/>
        </w:rPr>
        <w:t>”. Although one might perform a merge manually and insert a different text in the comment, this did not compromise our analysis because we had a focus on depicting some of the merge situations, and not all of them.</w:t>
      </w:r>
    </w:p>
    <w:p w14:paraId="3F4F57C4" w14:textId="77777777" w:rsidR="00967F72" w:rsidRPr="006E6751" w:rsidRDefault="00967F72" w:rsidP="006E6751">
      <w:pPr>
        <w:rPr>
          <w:lang w:eastAsia="pt-BR"/>
        </w:rPr>
      </w:pPr>
      <w:r w:rsidRPr="006E6751">
        <w:rPr>
          <w:lang w:eastAsia="pt-BR"/>
        </w:rPr>
        <w:lastRenderedPageBreak/>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61E6D337" w14:textId="77777777" w:rsidR="00967F72" w:rsidRPr="006E6751" w:rsidRDefault="00967F72" w:rsidP="006E6751">
      <w:pPr>
        <w:rPr>
          <w:lang w:eastAsia="pt-BR"/>
        </w:rPr>
      </w:pPr>
      <w:r w:rsidRPr="006E6751">
        <w:rPr>
          <w:lang w:eastAsia="pt-BR"/>
        </w:rP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order of commits is not depicted using their times, but using the pointers that Git maintains from a commit to its parents, as discussed in section </w:t>
      </w:r>
      <w:r w:rsidR="00985CF7">
        <w:fldChar w:fldCharType="begin"/>
      </w:r>
      <w:r w:rsidR="00985CF7">
        <w:instrText xml:space="preserve"> REF _Ref447914299 \r \h  \* MERGEFORMAT </w:instrText>
      </w:r>
      <w:r w:rsidR="00985CF7">
        <w:fldChar w:fldCharType="separate"/>
      </w:r>
      <w:r w:rsidR="00885AFE">
        <w:rPr>
          <w:lang w:eastAsia="pt-BR"/>
        </w:rPr>
        <w:t>3.1</w:t>
      </w:r>
      <w:r w:rsidR="00985CF7">
        <w:fldChar w:fldCharType="end"/>
      </w:r>
      <w:r w:rsidRPr="006E6751">
        <w:rPr>
          <w:lang w:eastAsia="pt-BR"/>
        </w:rPr>
        <w:t>. We can use these dates, but not as an authoritative information.</w:t>
      </w:r>
    </w:p>
    <w:p w14:paraId="6F41DD17" w14:textId="77777777" w:rsidR="00967F72" w:rsidRDefault="00967F72" w:rsidP="006E6751">
      <w:pPr>
        <w:rPr>
          <w:lang w:eastAsia="pt-BR"/>
        </w:rPr>
      </w:pPr>
      <w:r w:rsidRPr="006E6751">
        <w:rPr>
          <w:lang w:eastAsia="pt-BR"/>
        </w:rPr>
        <w:t xml:space="preserve">We chose a moment in time when three developers were involved, performing commits and merging changes in the repository. We created three clones for these developers, named after their user names: </w:t>
      </w:r>
      <w:proofErr w:type="spellStart"/>
      <w:r w:rsidRPr="002D774F">
        <w:rPr>
          <w:bCs/>
          <w:i/>
        </w:rPr>
        <w:t>jeresig</w:t>
      </w:r>
      <w:proofErr w:type="spellEnd"/>
      <w:r w:rsidRPr="006E6751">
        <w:rPr>
          <w:lang w:eastAsia="pt-BR"/>
        </w:rPr>
        <w:t xml:space="preserve">, </w:t>
      </w:r>
      <w:proofErr w:type="spellStart"/>
      <w:r w:rsidRPr="002D774F">
        <w:rPr>
          <w:bCs/>
          <w:i/>
        </w:rPr>
        <w:t>adam</w:t>
      </w:r>
      <w:proofErr w:type="spellEnd"/>
      <w:r w:rsidRPr="006E6751">
        <w:rPr>
          <w:lang w:eastAsia="pt-BR"/>
        </w:rPr>
        <w:t xml:space="preserve">, and </w:t>
      </w:r>
      <w:proofErr w:type="spellStart"/>
      <w:r w:rsidRPr="002D774F">
        <w:rPr>
          <w:bCs/>
          <w:i/>
        </w:rPr>
        <w:t>aakosh</w:t>
      </w:r>
      <w:proofErr w:type="spellEnd"/>
      <w:r w:rsidRPr="006E6751">
        <w:rPr>
          <w:lang w:eastAsia="pt-BR"/>
        </w:rPr>
        <w:t xml:space="preserve">. </w:t>
      </w:r>
      <w:r w:rsidR="00985CF7">
        <w:fldChar w:fldCharType="begin"/>
      </w:r>
      <w:r w:rsidR="00985CF7">
        <w:instrText xml:space="preserve"> REF _Ref447914765 \h  \* MERGEFORMAT </w:instrText>
      </w:r>
      <w:r w:rsidR="00985CF7">
        <w:fldChar w:fldCharType="separate"/>
      </w:r>
      <w:r w:rsidR="00885AFE">
        <w:t>Figure 11</w:t>
      </w:r>
      <w:r w:rsidR="00985CF7">
        <w:fldChar w:fldCharType="end"/>
      </w:r>
      <w:r w:rsidRPr="006E6751">
        <w:rPr>
          <w:lang w:eastAsia="pt-BR"/>
        </w:rPr>
        <w:t xml:space="preserve"> shows the topology view on Sep 24 2010, when </w:t>
      </w:r>
      <w:proofErr w:type="spellStart"/>
      <w:r w:rsidRPr="002D774F">
        <w:rPr>
          <w:bCs/>
          <w:i/>
        </w:rPr>
        <w:t>aakosh</w:t>
      </w:r>
      <w:proofErr w:type="spellEnd"/>
      <w:r w:rsidRPr="006E6751">
        <w:rPr>
          <w:lang w:eastAsia="pt-BR"/>
        </w:rPr>
        <w:t xml:space="preserve"> had 121 commits pending to be pushed to the central repository (hereafter called </w:t>
      </w:r>
      <w:r w:rsidRPr="002D774F">
        <w:rPr>
          <w:bCs/>
          <w:i/>
        </w:rPr>
        <w:t>central-repo</w:t>
      </w:r>
      <w:r w:rsidRPr="006E6751">
        <w:rPr>
          <w:lang w:eastAsia="pt-BR"/>
        </w:rPr>
        <w:t xml:space="preserve">).  </w:t>
      </w:r>
      <w:r w:rsidR="00985CF7">
        <w:fldChar w:fldCharType="begin"/>
      </w:r>
      <w:r w:rsidR="00985CF7">
        <w:instrText xml:space="preserve"> REF _Ref447914775 \h  \* MERGEFORMAT </w:instrText>
      </w:r>
      <w:r w:rsidR="00985CF7">
        <w:fldChar w:fldCharType="separate"/>
      </w:r>
      <w:r w:rsidR="00885AFE">
        <w:t>Figure 12</w:t>
      </w:r>
      <w:r w:rsidR="00985CF7">
        <w:fldChar w:fldCharType="end"/>
      </w:r>
      <w:r w:rsidRPr="006E6751">
        <w:rPr>
          <w:lang w:eastAsia="pt-BR"/>
        </w:rPr>
        <w:t xml:space="preserve"> shows part of </w:t>
      </w:r>
      <w:proofErr w:type="spellStart"/>
      <w:r w:rsidRPr="002D774F">
        <w:rPr>
          <w:bCs/>
          <w:i/>
        </w:rPr>
        <w:t>aakosh’s</w:t>
      </w:r>
      <w:proofErr w:type="spellEnd"/>
      <w:r w:rsidRPr="006E6751">
        <w:rPr>
          <w:lang w:eastAsia="pt-BR"/>
        </w:rPr>
        <w:t xml:space="preserve"> commit history and how DyeVC represents commits pending to be pushed (green nodes).</w:t>
      </w:r>
    </w:p>
    <w:p w14:paraId="4CCB9BB6" w14:textId="77777777" w:rsidR="003E4F33" w:rsidRDefault="003E4F33" w:rsidP="003E4F33">
      <w:pPr>
        <w:ind w:firstLine="0"/>
        <w:rPr>
          <w:lang w:eastAsia="pt-BR"/>
        </w:rPr>
      </w:pPr>
      <w:r w:rsidRPr="000E44CC">
        <w:rPr>
          <w:rFonts w:ascii="Calibri" w:hAnsi="Calibri"/>
          <w:noProof/>
        </w:rPr>
        <w:drawing>
          <wp:inline distT="0" distB="0" distL="0" distR="0" wp14:anchorId="6F6BEFFA" wp14:editId="1AE24C20">
            <wp:extent cx="3060000" cy="2318660"/>
            <wp:effectExtent l="0" t="0" r="7620" b="5715"/>
            <wp:docPr id="66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000" cy="2318660"/>
                    </a:xfrm>
                    <a:prstGeom prst="rect">
                      <a:avLst/>
                    </a:prstGeom>
                    <a:noFill/>
                    <a:ln>
                      <a:noFill/>
                    </a:ln>
                  </pic:spPr>
                </pic:pic>
              </a:graphicData>
            </a:graphic>
          </wp:inline>
        </w:drawing>
      </w:r>
    </w:p>
    <w:p w14:paraId="3A2185BC" w14:textId="77777777" w:rsidR="00B872F9" w:rsidRDefault="00B872F9" w:rsidP="00B872F9">
      <w:pPr>
        <w:pStyle w:val="Legenda"/>
        <w:rPr>
          <w:b w:val="0"/>
        </w:rPr>
      </w:pPr>
      <w:bookmarkStart w:id="1026" w:name="_Ref447914765"/>
      <w:r>
        <w:t xml:space="preserve">Figure </w:t>
      </w:r>
      <w:r w:rsidR="00E02D98">
        <w:fldChar w:fldCharType="begin"/>
      </w:r>
      <w:r>
        <w:instrText xml:space="preserve"> SEQ Figure \* ARABIC </w:instrText>
      </w:r>
      <w:r w:rsidR="00E02D98">
        <w:fldChar w:fldCharType="separate"/>
      </w:r>
      <w:r w:rsidR="00885AFE">
        <w:rPr>
          <w:noProof/>
        </w:rPr>
        <w:t>11</w:t>
      </w:r>
      <w:r w:rsidR="00E02D98">
        <w:rPr>
          <w:noProof/>
        </w:rPr>
        <w:fldChar w:fldCharType="end"/>
      </w:r>
      <w:bookmarkEnd w:id="1026"/>
      <w:r>
        <w:t xml:space="preserve">. </w:t>
      </w:r>
      <w:r w:rsidRPr="00B872F9">
        <w:rPr>
          <w:b w:val="0"/>
        </w:rPr>
        <w:t>First monitored repository in Topology view (Sep 24 2010)</w:t>
      </w:r>
    </w:p>
    <w:p w14:paraId="3314575D" w14:textId="77777777" w:rsidR="003E4F33" w:rsidRPr="003E4F33" w:rsidRDefault="003E4F33" w:rsidP="003E4F33">
      <w:pPr>
        <w:ind w:firstLine="0"/>
        <w:rPr>
          <w:lang w:eastAsia="en-AU"/>
        </w:rPr>
      </w:pPr>
      <w:r w:rsidRPr="000E44CC">
        <w:rPr>
          <w:rFonts w:ascii="Calibri" w:hAnsi="Calibri"/>
          <w:noProof/>
        </w:rPr>
        <w:lastRenderedPageBreak/>
        <w:drawing>
          <wp:inline distT="0" distB="0" distL="0" distR="0" wp14:anchorId="768F164D" wp14:editId="6A578E64">
            <wp:extent cx="6120000" cy="1207894"/>
            <wp:effectExtent l="0" t="0" r="0" b="0"/>
            <wp:docPr id="662"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1207894"/>
                    </a:xfrm>
                    <a:prstGeom prst="rect">
                      <a:avLst/>
                    </a:prstGeom>
                    <a:noFill/>
                    <a:ln>
                      <a:noFill/>
                    </a:ln>
                  </pic:spPr>
                </pic:pic>
              </a:graphicData>
            </a:graphic>
          </wp:inline>
        </w:drawing>
      </w:r>
    </w:p>
    <w:p w14:paraId="2E684B00" w14:textId="77777777" w:rsidR="00B872F9" w:rsidRPr="00B872F9" w:rsidRDefault="00B872F9" w:rsidP="00B872F9">
      <w:pPr>
        <w:pStyle w:val="Legenda"/>
        <w:rPr>
          <w:rFonts w:cs="Times New Roman"/>
          <w:b w:val="0"/>
          <w:noProof/>
          <w:szCs w:val="20"/>
        </w:rPr>
      </w:pPr>
      <w:bookmarkStart w:id="1027" w:name="_Ref447914775"/>
      <w:r>
        <w:t xml:space="preserve">Figure </w:t>
      </w:r>
      <w:r w:rsidR="00E02D98">
        <w:fldChar w:fldCharType="begin"/>
      </w:r>
      <w:r>
        <w:instrText xml:space="preserve"> SEQ Figure \* ARABIC </w:instrText>
      </w:r>
      <w:r w:rsidR="00E02D98">
        <w:fldChar w:fldCharType="separate"/>
      </w:r>
      <w:r w:rsidR="00885AFE">
        <w:rPr>
          <w:noProof/>
        </w:rPr>
        <w:t>12</w:t>
      </w:r>
      <w:r w:rsidR="00E02D98">
        <w:rPr>
          <w:noProof/>
        </w:rPr>
        <w:fldChar w:fldCharType="end"/>
      </w:r>
      <w:bookmarkEnd w:id="1027"/>
      <w:r>
        <w:t xml:space="preserve">. </w:t>
      </w:r>
      <w:proofErr w:type="spellStart"/>
      <w:r w:rsidRPr="00B872F9">
        <w:rPr>
          <w:b w:val="0"/>
        </w:rPr>
        <w:t>aakoch’s</w:t>
      </w:r>
      <w:proofErr w:type="spellEnd"/>
      <w:r w:rsidRPr="00B872F9">
        <w:rPr>
          <w:b w:val="0"/>
        </w:rPr>
        <w:t xml:space="preserve"> commit history showing commits pending to be pushed</w:t>
      </w:r>
    </w:p>
    <w:p w14:paraId="72120C06" w14:textId="77777777" w:rsidR="00B872F9" w:rsidRDefault="00967F72" w:rsidP="006E6751">
      <w:pPr>
        <w:rPr>
          <w:lang w:eastAsia="pt-BR"/>
        </w:rPr>
      </w:pPr>
      <w:r w:rsidRPr="006E6751">
        <w:rPr>
          <w:lang w:eastAsia="pt-BR"/>
        </w:rPr>
        <w:t xml:space="preserve">Later on, </w:t>
      </w:r>
      <w:proofErr w:type="spellStart"/>
      <w:r w:rsidRPr="002D774F">
        <w:rPr>
          <w:bCs/>
          <w:i/>
        </w:rPr>
        <w:t>aakoch</w:t>
      </w:r>
      <w:proofErr w:type="spellEnd"/>
      <w:r w:rsidRPr="006E6751">
        <w:rPr>
          <w:lang w:eastAsia="pt-BR"/>
        </w:rPr>
        <w:t xml:space="preserve"> pushed his commits to </w:t>
      </w:r>
      <w:r w:rsidRPr="002D774F">
        <w:rPr>
          <w:bCs/>
          <w:i/>
        </w:rPr>
        <w:t>central-repo</w:t>
      </w:r>
      <w:r w:rsidRPr="006E6751">
        <w:rPr>
          <w:b/>
          <w:bCs/>
        </w:rPr>
        <w:t xml:space="preserve">. </w:t>
      </w:r>
      <w:r w:rsidRPr="006E6751">
        <w:rPr>
          <w:lang w:eastAsia="pt-BR"/>
        </w:rPr>
        <w:t xml:space="preserve">In the meantime, both </w:t>
      </w:r>
      <w:proofErr w:type="spellStart"/>
      <w:r w:rsidRPr="002D774F">
        <w:rPr>
          <w:bCs/>
          <w:i/>
        </w:rPr>
        <w:t>adam</w:t>
      </w:r>
      <w:proofErr w:type="spellEnd"/>
      <w:r w:rsidRPr="006E6751">
        <w:rPr>
          <w:lang w:eastAsia="pt-BR"/>
        </w:rPr>
        <w:t xml:space="preserve"> and </w:t>
      </w:r>
      <w:proofErr w:type="spellStart"/>
      <w:r w:rsidRPr="002D774F">
        <w:rPr>
          <w:bCs/>
          <w:i/>
        </w:rPr>
        <w:t>jeresig</w:t>
      </w:r>
      <w:proofErr w:type="spellEnd"/>
      <w:r w:rsidRPr="006E6751">
        <w:rPr>
          <w:lang w:eastAsia="pt-BR"/>
        </w:rPr>
        <w:t xml:space="preserve"> committed some changes. Before they pushed their work to </w:t>
      </w:r>
      <w:r w:rsidRPr="002D774F">
        <w:rPr>
          <w:bCs/>
          <w:i/>
        </w:rPr>
        <w:t>central-repo</w:t>
      </w:r>
      <w:r w:rsidRPr="006E6751">
        <w:rPr>
          <w:lang w:eastAsia="pt-BR"/>
        </w:rPr>
        <w:t xml:space="preserve">, </w:t>
      </w:r>
      <w:proofErr w:type="spellStart"/>
      <w:r w:rsidRPr="002D774F">
        <w:rPr>
          <w:bCs/>
          <w:i/>
        </w:rPr>
        <w:t>adam’s</w:t>
      </w:r>
      <w:proofErr w:type="spellEnd"/>
      <w:r w:rsidRPr="006E6751">
        <w:rPr>
          <w:lang w:eastAsia="pt-BR"/>
        </w:rPr>
        <w:t xml:space="preserve"> last commit was on Jun 21 2010 and </w:t>
      </w:r>
      <w:proofErr w:type="spellStart"/>
      <w:r w:rsidRPr="002D774F">
        <w:rPr>
          <w:bCs/>
          <w:i/>
        </w:rPr>
        <w:t>jeresig’s</w:t>
      </w:r>
      <w:proofErr w:type="spellEnd"/>
      <w:r w:rsidRPr="006E6751">
        <w:rPr>
          <w:lang w:eastAsia="pt-BR"/>
        </w:rPr>
        <w:t xml:space="preserve"> on Sep 27 2010.At this moment, we registered them to be monitored by DyeVC. </w:t>
      </w:r>
      <w:r w:rsidR="00985CF7">
        <w:fldChar w:fldCharType="begin"/>
      </w:r>
      <w:r w:rsidR="00985CF7">
        <w:instrText xml:space="preserve"> REF _Ref447914931 \h  \* MERGEFORMAT </w:instrText>
      </w:r>
      <w:r w:rsidR="00985CF7">
        <w:fldChar w:fldCharType="separate"/>
      </w:r>
      <w:r w:rsidR="00885AFE">
        <w:t>Figure 13</w:t>
      </w:r>
      <w:r w:rsidR="00985CF7">
        <w:fldChar w:fldCharType="end"/>
      </w:r>
      <w:r w:rsidRPr="006E6751">
        <w:rPr>
          <w:lang w:eastAsia="pt-BR"/>
        </w:rPr>
        <w:t xml:space="preserve"> shows the topology view after this registration on Sep 27 2010. Here, we can see that </w:t>
      </w:r>
      <w:proofErr w:type="spellStart"/>
      <w:r w:rsidRPr="002D774F">
        <w:rPr>
          <w:bCs/>
          <w:i/>
        </w:rPr>
        <w:t>aakoch</w:t>
      </w:r>
      <w:proofErr w:type="spellEnd"/>
      <w:r w:rsidRPr="006E6751">
        <w:rPr>
          <w:lang w:eastAsia="pt-BR"/>
        </w:rPr>
        <w:t xml:space="preserve"> was synchronized with </w:t>
      </w:r>
      <w:r w:rsidRPr="002D774F">
        <w:rPr>
          <w:bCs/>
          <w:i/>
        </w:rPr>
        <w:t>central-repo</w:t>
      </w:r>
      <w:r w:rsidRPr="006E6751">
        <w:rPr>
          <w:lang w:eastAsia="pt-BR"/>
        </w:rPr>
        <w:t xml:space="preserve">, whereas </w:t>
      </w:r>
      <w:proofErr w:type="spellStart"/>
      <w:r w:rsidRPr="002D774F">
        <w:rPr>
          <w:bCs/>
          <w:i/>
        </w:rPr>
        <w:t>adam</w:t>
      </w:r>
      <w:proofErr w:type="spellEnd"/>
      <w:r w:rsidRPr="006E6751">
        <w:rPr>
          <w:lang w:eastAsia="pt-BR"/>
        </w:rPr>
        <w:t xml:space="preserve"> and </w:t>
      </w:r>
      <w:proofErr w:type="spellStart"/>
      <w:r w:rsidRPr="002D774F">
        <w:rPr>
          <w:bCs/>
          <w:i/>
        </w:rPr>
        <w:t>jeresig</w:t>
      </w:r>
      <w:proofErr w:type="spellEnd"/>
      <w:r w:rsidRPr="006E6751">
        <w:rPr>
          <w:lang w:eastAsia="pt-BR"/>
        </w:rPr>
        <w:t xml:space="preserve"> had pending actions. </w:t>
      </w:r>
    </w:p>
    <w:p w14:paraId="396437E5" w14:textId="77777777" w:rsidR="003E4F33" w:rsidRDefault="003E4F33" w:rsidP="003E4F33">
      <w:pPr>
        <w:ind w:firstLine="0"/>
        <w:rPr>
          <w:lang w:eastAsia="pt-BR"/>
        </w:rPr>
      </w:pPr>
      <w:r w:rsidRPr="000E44CC">
        <w:rPr>
          <w:rFonts w:ascii="Calibri" w:hAnsi="Calibri"/>
          <w:noProof/>
        </w:rPr>
        <w:drawing>
          <wp:inline distT="0" distB="0" distL="0" distR="0" wp14:anchorId="3BFE8D70" wp14:editId="2F84C5E0">
            <wp:extent cx="6120000" cy="4007402"/>
            <wp:effectExtent l="0" t="0" r="0" b="0"/>
            <wp:docPr id="663"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000" cy="4007402"/>
                    </a:xfrm>
                    <a:prstGeom prst="rect">
                      <a:avLst/>
                    </a:prstGeom>
                    <a:noFill/>
                    <a:ln>
                      <a:noFill/>
                    </a:ln>
                  </pic:spPr>
                </pic:pic>
              </a:graphicData>
            </a:graphic>
          </wp:inline>
        </w:drawing>
      </w:r>
    </w:p>
    <w:p w14:paraId="54C10D74" w14:textId="77777777" w:rsidR="00B872F9" w:rsidRPr="00B872F9" w:rsidRDefault="00B872F9" w:rsidP="00B872F9">
      <w:pPr>
        <w:pStyle w:val="Legenda"/>
        <w:rPr>
          <w:rFonts w:cs="Times New Roman"/>
          <w:noProof/>
          <w:szCs w:val="20"/>
        </w:rPr>
      </w:pPr>
      <w:bookmarkStart w:id="1028" w:name="_Ref447914931"/>
      <w:r>
        <w:t xml:space="preserve">Figure </w:t>
      </w:r>
      <w:r w:rsidR="00E02D98">
        <w:fldChar w:fldCharType="begin"/>
      </w:r>
      <w:r>
        <w:instrText xml:space="preserve"> SEQ Figure \* ARABIC </w:instrText>
      </w:r>
      <w:r w:rsidR="00E02D98">
        <w:fldChar w:fldCharType="separate"/>
      </w:r>
      <w:r w:rsidR="00885AFE">
        <w:rPr>
          <w:noProof/>
        </w:rPr>
        <w:t>13</w:t>
      </w:r>
      <w:r w:rsidR="00E02D98">
        <w:rPr>
          <w:noProof/>
        </w:rPr>
        <w:fldChar w:fldCharType="end"/>
      </w:r>
      <w:bookmarkEnd w:id="1028"/>
      <w:r>
        <w:t xml:space="preserve">. </w:t>
      </w:r>
      <w:r w:rsidRPr="00B872F9">
        <w:rPr>
          <w:b w:val="0"/>
        </w:rPr>
        <w:t>Three monitored repositories in Topology view (Sep 27 2010)</w:t>
      </w:r>
    </w:p>
    <w:p w14:paraId="0D2DFD00" w14:textId="77777777" w:rsidR="00967F72" w:rsidRPr="006E6751" w:rsidRDefault="00967F72" w:rsidP="006E6751">
      <w:pPr>
        <w:rPr>
          <w:lang w:eastAsia="pt-BR"/>
        </w:rPr>
      </w:pPr>
      <w:r w:rsidRPr="006E6751">
        <w:rPr>
          <w:lang w:eastAsia="pt-BR"/>
        </w:rPr>
        <w:t>At this point, we can revisit questions Q1 and Q2:</w:t>
      </w:r>
    </w:p>
    <w:p w14:paraId="384FA505" w14:textId="77777777" w:rsidR="00967F72" w:rsidRPr="006E6751" w:rsidRDefault="00967F72" w:rsidP="006E6751">
      <w:pPr>
        <w:rPr>
          <w:lang w:eastAsia="pt-BR"/>
        </w:rPr>
      </w:pPr>
      <w:r w:rsidRPr="006E6751">
        <w:rPr>
          <w:lang w:eastAsia="pt-BR"/>
        </w:rPr>
        <w:lastRenderedPageBreak/>
        <w:t xml:space="preserve">Q1: </w:t>
      </w:r>
      <w:r w:rsidRPr="002D774F">
        <w:rPr>
          <w:bCs/>
          <w:i/>
        </w:rPr>
        <w:t>Which clones were created from a repository?</w:t>
      </w:r>
      <w:r w:rsidRPr="006E6751">
        <w:rPr>
          <w:lang w:eastAsia="pt-BR"/>
        </w:rPr>
        <w:t xml:space="preserve"> DyeVC’s topology view (</w:t>
      </w:r>
      <w:r w:rsidR="00985CF7">
        <w:fldChar w:fldCharType="begin"/>
      </w:r>
      <w:r w:rsidR="00985CF7">
        <w:instrText xml:space="preserve"> REF _Ref447914931 \h  \* MERGEFORMAT </w:instrText>
      </w:r>
      <w:r w:rsidR="00985CF7">
        <w:fldChar w:fldCharType="separate"/>
      </w:r>
      <w:r w:rsidR="00885AFE">
        <w:t>Figure 13</w:t>
      </w:r>
      <w:r w:rsidR="00985CF7">
        <w:fldChar w:fldCharType="end"/>
      </w:r>
      <w:r w:rsidRPr="006E6751">
        <w:rPr>
          <w:lang w:eastAsia="pt-BR"/>
        </w:rPr>
        <w:t>) shows all the clones where it is running, and also discovers other clones connected to them, even if it is not running there.</w:t>
      </w:r>
    </w:p>
    <w:p w14:paraId="627A773F" w14:textId="77777777" w:rsidR="00967F72" w:rsidRPr="006E6751" w:rsidRDefault="00967F72" w:rsidP="006E6751">
      <w:pPr>
        <w:rPr>
          <w:lang w:eastAsia="pt-BR"/>
        </w:rPr>
      </w:pPr>
      <w:r w:rsidRPr="006E6751">
        <w:rPr>
          <w:lang w:eastAsia="pt-BR"/>
        </w:rPr>
        <w:t xml:space="preserve">Q2: </w:t>
      </w:r>
      <w:r w:rsidRPr="002D774F">
        <w:rPr>
          <w:bCs/>
          <w:i/>
        </w:rPr>
        <w:t>What are the communication paths among different clones?</w:t>
      </w:r>
      <w:r w:rsidRPr="006E6751">
        <w:rPr>
          <w:lang w:eastAsia="pt-BR"/>
        </w:rPr>
        <w:t xml:space="preserve"> DyeVC’s topology view (</w:t>
      </w:r>
      <w:r w:rsidR="00985CF7">
        <w:fldChar w:fldCharType="begin"/>
      </w:r>
      <w:r w:rsidR="00985CF7">
        <w:instrText xml:space="preserve"> REF _Ref447914931 \h  \* MERGEFORMAT </w:instrText>
      </w:r>
      <w:r w:rsidR="00985CF7">
        <w:fldChar w:fldCharType="separate"/>
      </w:r>
      <w:r w:rsidR="00885AFE">
        <w:t>Figure 13</w:t>
      </w:r>
      <w:r w:rsidR="00985CF7">
        <w:fldChar w:fldCharType="end"/>
      </w:r>
      <w:r w:rsidRPr="006E6751">
        <w:rPr>
          <w:lang w:eastAsia="pt-BR"/>
        </w:rPr>
        <w:t>) shows the dependencies between the peers in the topology, as well as the number of commits ahead or behind in each of these clones.</w:t>
      </w:r>
    </w:p>
    <w:p w14:paraId="0F3DA234" w14:textId="77777777" w:rsidR="00967F72" w:rsidRDefault="00967F72" w:rsidP="006E6751">
      <w:pPr>
        <w:rPr>
          <w:lang w:eastAsia="pt-BR"/>
        </w:rPr>
      </w:pPr>
      <w:r w:rsidRPr="002D774F">
        <w:rPr>
          <w:bCs/>
          <w:i/>
        </w:rPr>
        <w:t>Adam</w:t>
      </w:r>
      <w:r w:rsidRPr="006E6751">
        <w:rPr>
          <w:lang w:eastAsia="pt-BR"/>
        </w:rPr>
        <w:t xml:space="preserve"> had 121 commits to pull from </w:t>
      </w:r>
      <w:r w:rsidRPr="002D774F">
        <w:rPr>
          <w:bCs/>
          <w:i/>
        </w:rPr>
        <w:t>central-repo</w:t>
      </w:r>
      <w:r w:rsidRPr="006E6751">
        <w:rPr>
          <w:lang w:eastAsia="pt-BR"/>
        </w:rPr>
        <w:t xml:space="preserve">, what is corroborated by the details of his tracked branches (master branch in </w:t>
      </w:r>
      <w:r w:rsidR="00985CF7">
        <w:fldChar w:fldCharType="begin"/>
      </w:r>
      <w:r w:rsidR="00985CF7">
        <w:instrText xml:space="preserve"> REF _Ref447915756 \h  \* MERGEFORMAT </w:instrText>
      </w:r>
      <w:r w:rsidR="00985CF7">
        <w:fldChar w:fldCharType="separate"/>
      </w:r>
      <w:r w:rsidR="00885AFE">
        <w:t>Figure 14</w:t>
      </w:r>
      <w:r w:rsidR="00985CF7">
        <w:fldChar w:fldCharType="end"/>
      </w:r>
      <w:r w:rsidRPr="006E6751">
        <w:rPr>
          <w:lang w:eastAsia="pt-BR"/>
        </w:rPr>
        <w:t xml:space="preserve">). He also had a non-tracked commit pending to be pushed. Non-tracked commits are not shown in the tracked branches view, but we can see them in gray in the commit history views. </w:t>
      </w:r>
      <w:r w:rsidR="00985CF7">
        <w:fldChar w:fldCharType="begin"/>
      </w:r>
      <w:r w:rsidR="00985CF7">
        <w:instrText xml:space="preserve"> REF _Ref447913488 \h  \* MERGEFORMAT </w:instrText>
      </w:r>
      <w:r w:rsidR="00985CF7">
        <w:fldChar w:fldCharType="separate"/>
      </w:r>
      <w:ins w:id="1029" w:author="Cristiano Cesario" w:date="2016-12-10T08:37:00Z">
        <w:r w:rsidR="00E02D98" w:rsidRPr="00E02D98">
          <w:rPr>
            <w:b/>
            <w:rPrChange w:id="1030" w:author="Cristiano Cesario" w:date="2016-12-10T08:37:00Z">
              <w:rPr>
                <w:rFonts w:eastAsia="Times New Roman" w:cs="Times New Roman"/>
                <w:b/>
                <w:color w:val="0563C1" w:themeColor="hyperlink"/>
                <w:kern w:val="28"/>
                <w:sz w:val="24"/>
                <w:szCs w:val="20"/>
                <w:u w:val="single"/>
              </w:rPr>
            </w:rPrChange>
          </w:rPr>
          <w:t>Figure 9</w:t>
        </w:r>
      </w:ins>
      <w:del w:id="1031" w:author="Cristiano Cesario" w:date="2016-12-10T08:37:00Z">
        <w:r w:rsidR="00F131DB" w:rsidRPr="00E65DA2" w:rsidDel="00885AFE">
          <w:rPr>
            <w:b/>
          </w:rPr>
          <w:delText>Figure 9</w:delText>
        </w:r>
      </w:del>
      <w:r w:rsidR="00985CF7">
        <w:fldChar w:fldCharType="end"/>
      </w:r>
      <w:r w:rsidRPr="006E6751">
        <w:rPr>
          <w:lang w:eastAsia="pt-BR"/>
        </w:rPr>
        <w:t xml:space="preserve"> shows the collapsed commit history for </w:t>
      </w:r>
      <w:proofErr w:type="spellStart"/>
      <w:r w:rsidRPr="002D774F">
        <w:rPr>
          <w:bCs/>
          <w:i/>
        </w:rPr>
        <w:t>jeresig</w:t>
      </w:r>
      <w:proofErr w:type="spellEnd"/>
      <w:r w:rsidRPr="006E6751">
        <w:rPr>
          <w:lang w:eastAsia="pt-BR"/>
        </w:rPr>
        <w:t xml:space="preserve">, where we can see </w:t>
      </w:r>
      <w:proofErr w:type="spellStart"/>
      <w:r w:rsidRPr="006E6751">
        <w:rPr>
          <w:lang w:eastAsia="pt-BR"/>
        </w:rPr>
        <w:t>adam’s</w:t>
      </w:r>
      <w:proofErr w:type="spellEnd"/>
      <w:r w:rsidRPr="006E6751">
        <w:rPr>
          <w:lang w:eastAsia="pt-BR"/>
        </w:rPr>
        <w:t xml:space="preserve"> non tracked commit with hash </w:t>
      </w:r>
      <w:r w:rsidRPr="002D774F">
        <w:rPr>
          <w:bCs/>
          <w:i/>
        </w:rPr>
        <w:t>a2bd8</w:t>
      </w:r>
      <w:r w:rsidRPr="006E6751">
        <w:rPr>
          <w:lang w:eastAsia="pt-BR"/>
        </w:rPr>
        <w:t>.</w:t>
      </w:r>
    </w:p>
    <w:p w14:paraId="4A845119" w14:textId="77777777" w:rsidR="003E4F33" w:rsidRDefault="003E4F33" w:rsidP="003E4F33">
      <w:pPr>
        <w:ind w:firstLine="0"/>
        <w:rPr>
          <w:lang w:eastAsia="pt-BR"/>
        </w:rPr>
      </w:pPr>
      <w:r w:rsidRPr="000E44CC">
        <w:rPr>
          <w:rFonts w:ascii="Calibri" w:hAnsi="Calibri"/>
          <w:noProof/>
        </w:rPr>
        <w:drawing>
          <wp:inline distT="0" distB="0" distL="0" distR="0" wp14:anchorId="13A7E118" wp14:editId="2A730A78">
            <wp:extent cx="6120000" cy="3911126"/>
            <wp:effectExtent l="0" t="0" r="0" b="0"/>
            <wp:docPr id="664"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1">
                      <a:extLst>
                        <a:ext uri="{28A0092B-C50C-407E-A947-70E740481C1C}">
                          <a14:useLocalDpi xmlns:a14="http://schemas.microsoft.com/office/drawing/2010/main" val="0"/>
                        </a:ext>
                      </a:extLst>
                    </a:blip>
                    <a:srcRect r="13014"/>
                    <a:stretch>
                      <a:fillRect/>
                    </a:stretch>
                  </pic:blipFill>
                  <pic:spPr bwMode="auto">
                    <a:xfrm>
                      <a:off x="0" y="0"/>
                      <a:ext cx="6120000" cy="3911126"/>
                    </a:xfrm>
                    <a:prstGeom prst="rect">
                      <a:avLst/>
                    </a:prstGeom>
                    <a:noFill/>
                    <a:ln>
                      <a:noFill/>
                    </a:ln>
                  </pic:spPr>
                </pic:pic>
              </a:graphicData>
            </a:graphic>
          </wp:inline>
        </w:drawing>
      </w:r>
    </w:p>
    <w:p w14:paraId="51280C5D" w14:textId="77777777" w:rsidR="006C72F2" w:rsidRPr="006C72F2" w:rsidRDefault="006C72F2" w:rsidP="006C72F2">
      <w:pPr>
        <w:pStyle w:val="Legenda"/>
        <w:rPr>
          <w:rFonts w:cs="Times New Roman"/>
          <w:noProof/>
          <w:szCs w:val="20"/>
        </w:rPr>
      </w:pPr>
      <w:bookmarkStart w:id="1032" w:name="_Ref447915756"/>
      <w:r>
        <w:t xml:space="preserve">Figure </w:t>
      </w:r>
      <w:r w:rsidR="00E02D98">
        <w:fldChar w:fldCharType="begin"/>
      </w:r>
      <w:r>
        <w:instrText xml:space="preserve"> SEQ Figure \* ARABIC </w:instrText>
      </w:r>
      <w:r w:rsidR="00E02D98">
        <w:fldChar w:fldCharType="separate"/>
      </w:r>
      <w:r w:rsidR="00885AFE">
        <w:rPr>
          <w:noProof/>
        </w:rPr>
        <w:t>14</w:t>
      </w:r>
      <w:r w:rsidR="00E02D98">
        <w:rPr>
          <w:noProof/>
        </w:rPr>
        <w:fldChar w:fldCharType="end"/>
      </w:r>
      <w:bookmarkEnd w:id="1032"/>
      <w:r>
        <w:t xml:space="preserve">. </w:t>
      </w:r>
      <w:r w:rsidRPr="006C72F2">
        <w:rPr>
          <w:b w:val="0"/>
        </w:rPr>
        <w:t>Adam’s tracked branches</w:t>
      </w:r>
    </w:p>
    <w:p w14:paraId="086F354A" w14:textId="77777777" w:rsidR="006C72F2" w:rsidRDefault="00967F72" w:rsidP="006E6751">
      <w:pPr>
        <w:rPr>
          <w:lang w:eastAsia="pt-BR"/>
        </w:rPr>
      </w:pPr>
      <w:r w:rsidRPr="006E6751">
        <w:rPr>
          <w:lang w:eastAsia="pt-BR"/>
        </w:rPr>
        <w:t xml:space="preserve">The repository history leads us to think that </w:t>
      </w:r>
      <w:proofErr w:type="spellStart"/>
      <w:r w:rsidRPr="002D774F">
        <w:rPr>
          <w:bCs/>
          <w:i/>
        </w:rPr>
        <w:t>jeresig</w:t>
      </w:r>
      <w:proofErr w:type="spellEnd"/>
      <w:r w:rsidRPr="006E6751">
        <w:rPr>
          <w:lang w:eastAsia="pt-BR"/>
        </w:rPr>
        <w:t xml:space="preserve"> is a core developer of this project, because he performed most of the merges to the master branch. Looking at </w:t>
      </w:r>
      <w:r w:rsidR="00985CF7">
        <w:fldChar w:fldCharType="begin"/>
      </w:r>
      <w:r w:rsidR="00985CF7">
        <w:instrText xml:space="preserve"> REF _Ref447914931 \h  \* MERGEFORMAT </w:instrText>
      </w:r>
      <w:r w:rsidR="00985CF7">
        <w:fldChar w:fldCharType="separate"/>
      </w:r>
      <w:r w:rsidR="00885AFE">
        <w:t>Figure 13</w:t>
      </w:r>
      <w:r w:rsidR="00985CF7">
        <w:fldChar w:fldCharType="end"/>
      </w:r>
      <w:r w:rsidRPr="006E6751">
        <w:t>,</w:t>
      </w:r>
      <w:r w:rsidRPr="006E6751">
        <w:rPr>
          <w:lang w:eastAsia="pt-BR"/>
        </w:rPr>
        <w:t xml:space="preserve"> we see that he had 26 commits </w:t>
      </w:r>
      <w:r w:rsidRPr="006E6751">
        <w:rPr>
          <w:lang w:eastAsia="pt-BR"/>
        </w:rPr>
        <w:lastRenderedPageBreak/>
        <w:t xml:space="preserve">pending to be pushed to </w:t>
      </w:r>
      <w:r w:rsidRPr="002D774F">
        <w:rPr>
          <w:bCs/>
          <w:i/>
        </w:rPr>
        <w:t>central-repo</w:t>
      </w:r>
      <w:r w:rsidRPr="006E6751">
        <w:rPr>
          <w:lang w:eastAsia="pt-BR"/>
        </w:rPr>
        <w:t xml:space="preserve">. These 26 commits can be seen at </w:t>
      </w:r>
      <w:proofErr w:type="spellStart"/>
      <w:r w:rsidRPr="002D774F">
        <w:rPr>
          <w:bCs/>
          <w:i/>
        </w:rPr>
        <w:t>aakoch’s</w:t>
      </w:r>
      <w:proofErr w:type="spellEnd"/>
      <w:r w:rsidRPr="006E6751">
        <w:rPr>
          <w:lang w:eastAsia="pt-BR"/>
        </w:rPr>
        <w:t xml:space="preserve"> commit history (</w:t>
      </w:r>
      <w:r w:rsidR="00985CF7">
        <w:fldChar w:fldCharType="begin"/>
      </w:r>
      <w:r w:rsidR="00985CF7">
        <w:instrText xml:space="preserve"> REF _Ref447915817 \h  \* MERGEFORMAT </w:instrText>
      </w:r>
      <w:r w:rsidR="00985CF7">
        <w:fldChar w:fldCharType="separate"/>
      </w:r>
      <w:r w:rsidR="00885AFE">
        <w:t>Figure 15</w:t>
      </w:r>
      <w:r w:rsidR="00985CF7">
        <w:fldChar w:fldCharType="end"/>
      </w:r>
      <w:r w:rsidRPr="006E6751">
        <w:rPr>
          <w:lang w:eastAsia="pt-BR"/>
        </w:rPr>
        <w:t xml:space="preserve">) as red commits, since they could not be pulled by </w:t>
      </w:r>
      <w:proofErr w:type="spellStart"/>
      <w:r w:rsidRPr="002D774F">
        <w:rPr>
          <w:bCs/>
          <w:i/>
        </w:rPr>
        <w:t>aakoch</w:t>
      </w:r>
      <w:proofErr w:type="spellEnd"/>
      <w:r w:rsidRPr="006E6751">
        <w:rPr>
          <w:lang w:eastAsia="pt-BR"/>
        </w:rPr>
        <w:t xml:space="preserve"> until </w:t>
      </w:r>
      <w:proofErr w:type="spellStart"/>
      <w:r w:rsidRPr="002D774F">
        <w:rPr>
          <w:bCs/>
          <w:i/>
        </w:rPr>
        <w:t>jeresig</w:t>
      </w:r>
      <w:proofErr w:type="spellEnd"/>
      <w:r w:rsidRPr="006E6751">
        <w:rPr>
          <w:lang w:eastAsia="pt-BR"/>
        </w:rPr>
        <w:t xml:space="preserve"> has pushed them to </w:t>
      </w:r>
      <w:r w:rsidRPr="002D774F">
        <w:rPr>
          <w:bCs/>
          <w:i/>
        </w:rPr>
        <w:t>central-repo</w:t>
      </w:r>
      <w:r w:rsidRPr="006E6751">
        <w:rPr>
          <w:lang w:eastAsia="pt-BR"/>
        </w:rPr>
        <w:t xml:space="preserve">. There was also a commit in central-repo pending to be pulled by </w:t>
      </w:r>
      <w:proofErr w:type="spellStart"/>
      <w:r w:rsidRPr="002D774F">
        <w:rPr>
          <w:bCs/>
          <w:i/>
        </w:rPr>
        <w:t>jeresig</w:t>
      </w:r>
      <w:proofErr w:type="spellEnd"/>
      <w:r w:rsidRPr="006E6751">
        <w:rPr>
          <w:lang w:eastAsia="pt-BR"/>
        </w:rPr>
        <w:t xml:space="preserve">. If we look back at </w:t>
      </w:r>
      <w:r w:rsidR="00985CF7">
        <w:fldChar w:fldCharType="begin"/>
      </w:r>
      <w:r w:rsidR="00985CF7">
        <w:instrText xml:space="preserve"> REF _Ref447913488 \h  \* MERGEFORMAT </w:instrText>
      </w:r>
      <w:r w:rsidR="00985CF7">
        <w:fldChar w:fldCharType="separate"/>
      </w:r>
      <w:r w:rsidR="00885AFE">
        <w:t>Figure 9</w:t>
      </w:r>
      <w:r w:rsidR="00985CF7">
        <w:fldChar w:fldCharType="end"/>
      </w:r>
      <w:r w:rsidRPr="006E6751">
        <w:rPr>
          <w:lang w:eastAsia="pt-BR"/>
        </w:rPr>
        <w:t xml:space="preserve"> we see that the only yellow commit is </w:t>
      </w:r>
      <w:r w:rsidRPr="002D774F">
        <w:rPr>
          <w:bCs/>
          <w:i/>
        </w:rPr>
        <w:t>a0887</w:t>
      </w:r>
      <w:r w:rsidRPr="006E6751">
        <w:rPr>
          <w:lang w:eastAsia="pt-BR"/>
        </w:rPr>
        <w:t xml:space="preserve">, made by </w:t>
      </w:r>
      <w:proofErr w:type="spellStart"/>
      <w:r w:rsidRPr="002D774F">
        <w:rPr>
          <w:bCs/>
          <w:i/>
        </w:rPr>
        <w:t>aakoch</w:t>
      </w:r>
      <w:proofErr w:type="spellEnd"/>
      <w:r w:rsidRPr="006E6751">
        <w:rPr>
          <w:lang w:eastAsia="pt-BR"/>
        </w:rPr>
        <w:t xml:space="preserve">. This tells us that </w:t>
      </w:r>
      <w:proofErr w:type="spellStart"/>
      <w:r w:rsidRPr="002D774F">
        <w:rPr>
          <w:bCs/>
          <w:i/>
        </w:rPr>
        <w:t>jeresig</w:t>
      </w:r>
      <w:proofErr w:type="spellEnd"/>
      <w:r w:rsidRPr="006E6751">
        <w:rPr>
          <w:lang w:eastAsia="pt-BR"/>
        </w:rPr>
        <w:t xml:space="preserve"> pulled changes from </w:t>
      </w:r>
      <w:r w:rsidRPr="002D774F">
        <w:rPr>
          <w:bCs/>
          <w:i/>
        </w:rPr>
        <w:t>central-repo</w:t>
      </w:r>
      <w:r w:rsidRPr="006E6751">
        <w:rPr>
          <w:lang w:eastAsia="pt-BR"/>
        </w:rPr>
        <w:t xml:space="preserve"> just before </w:t>
      </w:r>
      <w:proofErr w:type="spellStart"/>
      <w:r w:rsidRPr="002D774F">
        <w:rPr>
          <w:bCs/>
          <w:i/>
        </w:rPr>
        <w:t>aakoch</w:t>
      </w:r>
      <w:proofErr w:type="spellEnd"/>
      <w:r w:rsidRPr="006E6751">
        <w:rPr>
          <w:lang w:eastAsia="pt-BR"/>
        </w:rPr>
        <w:t xml:space="preserve"> pushed commit </w:t>
      </w:r>
      <w:r w:rsidRPr="002D774F">
        <w:rPr>
          <w:bCs/>
          <w:i/>
        </w:rPr>
        <w:t>a0887</w:t>
      </w:r>
      <w:r w:rsidRPr="006E6751">
        <w:rPr>
          <w:lang w:eastAsia="pt-BR"/>
        </w:rPr>
        <w:t xml:space="preserve">. If we look at </w:t>
      </w:r>
      <w:r w:rsidR="00985CF7">
        <w:fldChar w:fldCharType="begin"/>
      </w:r>
      <w:r w:rsidR="00985CF7">
        <w:instrText xml:space="preserve"> REF _Ref447915860 \h  \* MERGEFORMAT </w:instrText>
      </w:r>
      <w:r w:rsidR="00985CF7">
        <w:fldChar w:fldCharType="separate"/>
      </w:r>
      <w:r w:rsidR="00885AFE">
        <w:t>Figure 16</w:t>
      </w:r>
      <w:r w:rsidR="00985CF7">
        <w:fldChar w:fldCharType="end"/>
      </w:r>
      <w:r w:rsidRPr="006E6751">
        <w:rPr>
          <w:lang w:eastAsia="pt-BR"/>
        </w:rPr>
        <w:t xml:space="preserve">, we see that all the pending commits (those that were pending to be pushed and pulled) are related to the same branch (master). This tells us that, if </w:t>
      </w:r>
      <w:proofErr w:type="spellStart"/>
      <w:r w:rsidRPr="002D774F">
        <w:rPr>
          <w:bCs/>
          <w:i/>
        </w:rPr>
        <w:t>jeresig</w:t>
      </w:r>
      <w:proofErr w:type="spellEnd"/>
      <w:r w:rsidRPr="006E6751">
        <w:rPr>
          <w:lang w:eastAsia="pt-BR"/>
        </w:rPr>
        <w:t xml:space="preserve"> wanted to push these commits to </w:t>
      </w:r>
      <w:r w:rsidRPr="002D774F">
        <w:rPr>
          <w:bCs/>
          <w:i/>
        </w:rPr>
        <w:t>central-repo</w:t>
      </w:r>
      <w:r w:rsidRPr="006E6751">
        <w:rPr>
          <w:lang w:eastAsia="pt-BR"/>
        </w:rPr>
        <w:t xml:space="preserve">, he would have to perform a pull operation before. </w:t>
      </w:r>
    </w:p>
    <w:p w14:paraId="2D5C01C5" w14:textId="77777777" w:rsidR="003E4F33" w:rsidRDefault="003E4F33" w:rsidP="003E4F33">
      <w:pPr>
        <w:ind w:firstLine="0"/>
        <w:rPr>
          <w:lang w:eastAsia="pt-BR"/>
        </w:rPr>
      </w:pPr>
      <w:r w:rsidRPr="000E44CC">
        <w:rPr>
          <w:rFonts w:ascii="Calibri" w:hAnsi="Calibri"/>
          <w:noProof/>
        </w:rPr>
        <w:drawing>
          <wp:inline distT="0" distB="0" distL="0" distR="0" wp14:anchorId="1A6572A4" wp14:editId="40EBB746">
            <wp:extent cx="6120000" cy="2538060"/>
            <wp:effectExtent l="0" t="0" r="0" b="0"/>
            <wp:docPr id="665"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000" cy="2538060"/>
                    </a:xfrm>
                    <a:prstGeom prst="rect">
                      <a:avLst/>
                    </a:prstGeom>
                    <a:noFill/>
                    <a:ln>
                      <a:noFill/>
                    </a:ln>
                  </pic:spPr>
                </pic:pic>
              </a:graphicData>
            </a:graphic>
          </wp:inline>
        </w:drawing>
      </w:r>
    </w:p>
    <w:p w14:paraId="3DBCAAA6" w14:textId="77777777" w:rsidR="006C72F2" w:rsidRDefault="006C72F2" w:rsidP="006C72F2">
      <w:pPr>
        <w:pStyle w:val="Legenda"/>
        <w:rPr>
          <w:b w:val="0"/>
        </w:rPr>
      </w:pPr>
      <w:bookmarkStart w:id="1033" w:name="_Ref447915817"/>
      <w:r>
        <w:t xml:space="preserve">Figure </w:t>
      </w:r>
      <w:r w:rsidR="00E02D98">
        <w:fldChar w:fldCharType="begin"/>
      </w:r>
      <w:r>
        <w:instrText xml:space="preserve"> SEQ Figure \* ARABIC </w:instrText>
      </w:r>
      <w:r w:rsidR="00E02D98">
        <w:fldChar w:fldCharType="separate"/>
      </w:r>
      <w:r w:rsidR="00885AFE">
        <w:rPr>
          <w:noProof/>
        </w:rPr>
        <w:t>15</w:t>
      </w:r>
      <w:r w:rsidR="00E02D98">
        <w:rPr>
          <w:noProof/>
        </w:rPr>
        <w:fldChar w:fldCharType="end"/>
      </w:r>
      <w:bookmarkEnd w:id="1033"/>
      <w:r>
        <w:t xml:space="preserve">. </w:t>
      </w:r>
      <w:proofErr w:type="spellStart"/>
      <w:r w:rsidRPr="006C72F2">
        <w:rPr>
          <w:b w:val="0"/>
        </w:rPr>
        <w:t>Aakoch’s</w:t>
      </w:r>
      <w:proofErr w:type="spellEnd"/>
      <w:r w:rsidRPr="006C72F2">
        <w:rPr>
          <w:b w:val="0"/>
        </w:rPr>
        <w:t xml:space="preserve"> commit history</w:t>
      </w:r>
    </w:p>
    <w:p w14:paraId="09EB721B" w14:textId="77777777" w:rsidR="003E4F33" w:rsidRPr="003E4F33" w:rsidRDefault="003E4F33" w:rsidP="003E4F33">
      <w:pPr>
        <w:ind w:firstLine="0"/>
        <w:rPr>
          <w:lang w:eastAsia="en-AU"/>
        </w:rPr>
      </w:pPr>
      <w:r w:rsidRPr="000E44CC">
        <w:rPr>
          <w:rFonts w:ascii="Calibri" w:hAnsi="Calibri"/>
          <w:noProof/>
        </w:rPr>
        <w:lastRenderedPageBreak/>
        <w:drawing>
          <wp:inline distT="0" distB="0" distL="0" distR="0" wp14:anchorId="2DE2CD06" wp14:editId="70E03BCA">
            <wp:extent cx="6120000" cy="3411348"/>
            <wp:effectExtent l="0" t="0" r="0" b="0"/>
            <wp:docPr id="666"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33">
                      <a:extLst>
                        <a:ext uri="{28A0092B-C50C-407E-A947-70E740481C1C}">
                          <a14:useLocalDpi xmlns:a14="http://schemas.microsoft.com/office/drawing/2010/main" val="0"/>
                        </a:ext>
                      </a:extLst>
                    </a:blip>
                    <a:srcRect l="692" r="12892"/>
                    <a:stretch/>
                  </pic:blipFill>
                  <pic:spPr bwMode="auto">
                    <a:xfrm>
                      <a:off x="0" y="0"/>
                      <a:ext cx="6120000" cy="341134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28853A72" w14:textId="77777777" w:rsidR="006C72F2" w:rsidRPr="006C72F2" w:rsidRDefault="006C72F2" w:rsidP="006C72F2">
      <w:pPr>
        <w:pStyle w:val="Legenda"/>
        <w:rPr>
          <w:rFonts w:cs="Times New Roman"/>
          <w:noProof/>
          <w:szCs w:val="20"/>
        </w:rPr>
      </w:pPr>
      <w:bookmarkStart w:id="1034" w:name="_Ref447915860"/>
      <w:r>
        <w:t xml:space="preserve">Figure </w:t>
      </w:r>
      <w:r w:rsidR="00E02D98">
        <w:fldChar w:fldCharType="begin"/>
      </w:r>
      <w:r>
        <w:instrText xml:space="preserve"> SEQ Figure \* ARABIC </w:instrText>
      </w:r>
      <w:r w:rsidR="00E02D98">
        <w:fldChar w:fldCharType="separate"/>
      </w:r>
      <w:r w:rsidR="00885AFE">
        <w:rPr>
          <w:noProof/>
        </w:rPr>
        <w:t>16</w:t>
      </w:r>
      <w:r w:rsidR="00E02D98">
        <w:rPr>
          <w:noProof/>
        </w:rPr>
        <w:fldChar w:fldCharType="end"/>
      </w:r>
      <w:bookmarkEnd w:id="1034"/>
      <w:r>
        <w:t xml:space="preserve">. </w:t>
      </w:r>
      <w:proofErr w:type="spellStart"/>
      <w:r w:rsidRPr="006C72F2">
        <w:rPr>
          <w:b w:val="0"/>
        </w:rPr>
        <w:t>Jeresig’s</w:t>
      </w:r>
      <w:proofErr w:type="spellEnd"/>
      <w:r w:rsidRPr="006C72F2">
        <w:rPr>
          <w:b w:val="0"/>
        </w:rPr>
        <w:t xml:space="preserve"> tracked branches</w:t>
      </w:r>
    </w:p>
    <w:p w14:paraId="1A1FE994" w14:textId="77777777" w:rsidR="00967F72" w:rsidRPr="006E6751" w:rsidRDefault="00967F72" w:rsidP="006E6751">
      <w:pPr>
        <w:rPr>
          <w:lang w:eastAsia="pt-BR"/>
        </w:rPr>
      </w:pPr>
      <w:r w:rsidRPr="006E6751">
        <w:rPr>
          <w:lang w:eastAsia="pt-BR"/>
        </w:rPr>
        <w:t>This analysis helps us revisit and answer Q3:</w:t>
      </w:r>
    </w:p>
    <w:p w14:paraId="55509527" w14:textId="77777777" w:rsidR="00967F72" w:rsidRPr="006E6751" w:rsidRDefault="00967F72" w:rsidP="006E6751">
      <w:pPr>
        <w:rPr>
          <w:lang w:eastAsia="pt-BR"/>
        </w:rPr>
      </w:pPr>
      <w:r w:rsidRPr="006E6751">
        <w:rPr>
          <w:lang w:eastAsia="pt-BR"/>
        </w:rPr>
        <w:t xml:space="preserve">Q3: </w:t>
      </w:r>
      <w:r w:rsidRPr="006E6751">
        <w:t>Which changes are under work in parallel (in different clones or different branches) and which of them are available to be incorporated into others’ clones?</w:t>
      </w:r>
      <w:r w:rsidRPr="006E6751">
        <w:rPr>
          <w:lang w:eastAsia="pt-BR"/>
        </w:rPr>
        <w:t xml:space="preserve"> New commits in tracked branches of peers can be easily found by looking at Level 3 information (tracked branches, shown in </w:t>
      </w:r>
      <w:r w:rsidR="00985CF7">
        <w:fldChar w:fldCharType="begin"/>
      </w:r>
      <w:r w:rsidR="00985CF7">
        <w:instrText xml:space="preserve"> REF _Ref447915756 \h  \* MERGEFORMAT </w:instrText>
      </w:r>
      <w:r w:rsidR="00985CF7">
        <w:fldChar w:fldCharType="separate"/>
      </w:r>
      <w:r w:rsidR="00885AFE">
        <w:t>Figure 14</w:t>
      </w:r>
      <w:r w:rsidR="00985CF7">
        <w:fldChar w:fldCharType="end"/>
      </w:r>
      <w:r w:rsidRPr="006E6751">
        <w:rPr>
          <w:lang w:eastAsia="pt-BR"/>
        </w:rPr>
        <w:t xml:space="preserve"> and </w:t>
      </w:r>
      <w:r w:rsidR="00985CF7">
        <w:fldChar w:fldCharType="begin"/>
      </w:r>
      <w:r w:rsidR="00985CF7">
        <w:instrText xml:space="preserve"> REF _Ref447915860 \h  \* MERGEFORMAT </w:instrText>
      </w:r>
      <w:r w:rsidR="00985CF7">
        <w:fldChar w:fldCharType="separate"/>
      </w:r>
      <w:r w:rsidR="00885AFE">
        <w:t>Figure 16</w:t>
      </w:r>
      <w:r w:rsidR="00985CF7">
        <w:fldChar w:fldCharType="end"/>
      </w:r>
      <w:r w:rsidRPr="006E6751">
        <w:rPr>
          <w:lang w:eastAsia="pt-BR"/>
        </w:rPr>
        <w:t xml:space="preserve">). This view shows to which branch these commits are related and how many new commits exist.  If we want to look at each commit individually, we can look at Level 4 information (commit history, shown in </w:t>
      </w:r>
      <w:r w:rsidR="00985CF7">
        <w:fldChar w:fldCharType="begin"/>
      </w:r>
      <w:r w:rsidR="00985CF7">
        <w:instrText xml:space="preserve"> REF _Ref447914775 \h  \* MERGEFORMAT </w:instrText>
      </w:r>
      <w:r w:rsidR="00985CF7">
        <w:fldChar w:fldCharType="separate"/>
      </w:r>
      <w:r w:rsidR="00885AFE">
        <w:t>Figure 12</w:t>
      </w:r>
      <w:r w:rsidR="00985CF7">
        <w:fldChar w:fldCharType="end"/>
      </w:r>
      <w:r w:rsidRPr="006E6751">
        <w:rPr>
          <w:lang w:eastAsia="pt-BR"/>
        </w:rPr>
        <w:t xml:space="preserve"> and </w:t>
      </w:r>
      <w:r w:rsidR="00985CF7">
        <w:fldChar w:fldCharType="begin"/>
      </w:r>
      <w:r w:rsidR="00985CF7">
        <w:instrText xml:space="preserve"> REF _Ref447915817 \h  \* MERGEFORMAT </w:instrText>
      </w:r>
      <w:r w:rsidR="00985CF7">
        <w:fldChar w:fldCharType="separate"/>
      </w:r>
      <w:r w:rsidR="00885AFE">
        <w:t>Figure 15</w:t>
      </w:r>
      <w:r w:rsidR="00985CF7">
        <w:fldChar w:fldCharType="end"/>
      </w:r>
      <w:r w:rsidRPr="006E6751">
        <w:t>)</w:t>
      </w:r>
      <w:r w:rsidRPr="006E6751">
        <w:rPr>
          <w:lang w:eastAsia="pt-BR"/>
        </w:rPr>
        <w:t xml:space="preserve"> and notice the yellow nodes. Additionally, Level 4 information can be used to find new commits in repositories that are not peers (red nodes), or new commits in non-tracked branches (gray nodes).</w:t>
      </w:r>
    </w:p>
    <w:p w14:paraId="0F76D076" w14:textId="77777777" w:rsidR="00967F72" w:rsidRPr="006E6751" w:rsidRDefault="00967F72" w:rsidP="006E6751">
      <w:pPr>
        <w:pStyle w:val="Ttulo2"/>
        <w:rPr>
          <w:lang w:eastAsia="pt-BR"/>
        </w:rPr>
      </w:pPr>
      <w:r w:rsidRPr="006E6751">
        <w:rPr>
          <w:lang w:eastAsia="pt-BR"/>
        </w:rPr>
        <w:t>Observational Study</w:t>
      </w:r>
    </w:p>
    <w:p w14:paraId="5C2809CB" w14:textId="77777777" w:rsidR="00967F72" w:rsidRPr="006E6751" w:rsidRDefault="00967F72" w:rsidP="006E6751">
      <w:pPr>
        <w:rPr>
          <w:lang w:eastAsia="pt-BR"/>
        </w:rPr>
      </w:pPr>
      <w:r w:rsidRPr="006E6751">
        <w:rPr>
          <w:lang w:eastAsia="pt-BR"/>
        </w:rPr>
        <w:t>We conducted an observational study over the same project used in the post hoc analysis (</w:t>
      </w:r>
      <w:proofErr w:type="spellStart"/>
      <w:r w:rsidRPr="006E6751">
        <w:rPr>
          <w:lang w:eastAsia="pt-BR"/>
        </w:rPr>
        <w:t>JQuery</w:t>
      </w:r>
      <w:proofErr w:type="spellEnd"/>
      <w:r w:rsidRPr="006E6751">
        <w:rPr>
          <w:lang w:eastAsia="pt-BR"/>
        </w:rPr>
        <w:t xml:space="preserve">) to assess the capability of the visualizations provided by DyeVC in supporting developers and repository administrators. The study was conducted with four volunteers, which had previous experience with DVCS. They were graduate students from the Software Engineering research area at </w:t>
      </w:r>
      <w:proofErr w:type="spellStart"/>
      <w:r w:rsidRPr="006E6751">
        <w:rPr>
          <w:lang w:eastAsia="pt-BR"/>
        </w:rPr>
        <w:t>Universidade</w:t>
      </w:r>
      <w:proofErr w:type="spellEnd"/>
      <w:r w:rsidRPr="006E6751">
        <w:rPr>
          <w:lang w:eastAsia="pt-BR"/>
        </w:rPr>
        <w:t xml:space="preserve"> Federal </w:t>
      </w:r>
      <w:proofErr w:type="spellStart"/>
      <w:r w:rsidRPr="006E6751">
        <w:rPr>
          <w:lang w:eastAsia="pt-BR"/>
        </w:rPr>
        <w:t>Fluminense</w:t>
      </w:r>
      <w:proofErr w:type="spellEnd"/>
      <w:r w:rsidRPr="006E6751">
        <w:rPr>
          <w:lang w:eastAsia="pt-BR"/>
        </w:rPr>
        <w:t xml:space="preserve"> (UFF). Four sessions were conducted, each of them with one subject. The study was divided in two </w:t>
      </w:r>
      <w:r w:rsidRPr="006E6751">
        <w:rPr>
          <w:lang w:eastAsia="pt-BR"/>
        </w:rPr>
        <w:lastRenderedPageBreak/>
        <w:t xml:space="preserve">phases (without and with DyeVC), each one with two scenarios, where the subject had to answer questions related to usual work with DVCS. In Scenario 1, the subject played the developer role, working in a clone named </w:t>
      </w:r>
      <w:proofErr w:type="spellStart"/>
      <w:r w:rsidRPr="002D774F">
        <w:rPr>
          <w:bCs/>
          <w:i/>
        </w:rPr>
        <w:t>aakoch</w:t>
      </w:r>
      <w:proofErr w:type="spellEnd"/>
      <w:r w:rsidRPr="006E6751">
        <w:rPr>
          <w:lang w:eastAsia="pt-BR"/>
        </w:rPr>
        <w:t xml:space="preserve">. In Scenario 2, the subject played the repository administrator role. The following questions were posed: Q1.1 What is the status of your clone, compared to the central repository? Q1.2 Who else is working in the </w:t>
      </w:r>
      <w:proofErr w:type="spellStart"/>
      <w:r w:rsidRPr="006E6751">
        <w:rPr>
          <w:lang w:eastAsia="pt-BR"/>
        </w:rPr>
        <w:t>JQuery</w:t>
      </w:r>
      <w:proofErr w:type="spellEnd"/>
      <w:r w:rsidRPr="006E6751">
        <w:rPr>
          <w:lang w:eastAsia="pt-BR"/>
        </w:rPr>
        <w:t xml:space="preserve"> project (other clones)? Q1.3 Which files were modified in commit </w:t>
      </w:r>
      <w:r w:rsidRPr="002D774F">
        <w:rPr>
          <w:bCs/>
          <w:i/>
        </w:rPr>
        <w:t>5d454</w:t>
      </w:r>
      <w:r w:rsidRPr="006E6751">
        <w:rPr>
          <w:lang w:eastAsia="pt-BR"/>
        </w:rPr>
        <w:t xml:space="preserve">? Q2.1 What are the existing clones for </w:t>
      </w:r>
      <w:proofErr w:type="spellStart"/>
      <w:r w:rsidRPr="006E6751">
        <w:rPr>
          <w:lang w:eastAsia="pt-BR"/>
        </w:rPr>
        <w:t>JQuery</w:t>
      </w:r>
      <w:proofErr w:type="spellEnd"/>
      <w:r w:rsidRPr="006E6751">
        <w:rPr>
          <w:lang w:eastAsia="pt-BR"/>
        </w:rPr>
        <w:t xml:space="preserve"> project? Q2.2 Which clones are synchronized with the central repository? Q2.3 How many commits in tracked branches are pending to be sent to the central repository? Q2.4 Is there any commit in non-tracked branches? Where?</w:t>
      </w:r>
    </w:p>
    <w:p w14:paraId="070CA32A" w14:textId="77777777" w:rsidR="00967F72" w:rsidRDefault="00967F72" w:rsidP="006E6751">
      <w:pPr>
        <w:rPr>
          <w:lang w:eastAsia="pt-BR"/>
        </w:rPr>
      </w:pPr>
      <w:r w:rsidRPr="006E6751">
        <w:rPr>
          <w:lang w:eastAsia="pt-BR"/>
        </w:rPr>
        <w:t xml:space="preserve">In Phase 1 (without DyeVC), DyeVC was not in place and the subject answered the questions using any desired DVCS client among the ones available in the computer used in the experiment: </w:t>
      </w:r>
      <w:proofErr w:type="spellStart"/>
      <w:r w:rsidRPr="002D774F">
        <w:rPr>
          <w:bCs/>
          <w:i/>
        </w:rPr>
        <w:t>gitk</w:t>
      </w:r>
      <w:proofErr w:type="spellEnd"/>
      <w:r w:rsidRPr="006E6751">
        <w:rPr>
          <w:b/>
          <w:bCs/>
        </w:rPr>
        <w:t xml:space="preserve">, </w:t>
      </w:r>
      <w:r w:rsidRPr="002D774F">
        <w:rPr>
          <w:bCs/>
          <w:i/>
        </w:rPr>
        <w:t>Tortoise Git</w:t>
      </w:r>
      <w:r w:rsidRPr="006E6751">
        <w:rPr>
          <w:b/>
          <w:bCs/>
        </w:rPr>
        <w:t xml:space="preserve">, </w:t>
      </w:r>
      <w:r w:rsidRPr="002D774F">
        <w:rPr>
          <w:bCs/>
          <w:i/>
        </w:rPr>
        <w:t>Git Bash</w:t>
      </w:r>
      <w:r w:rsidRPr="006E6751">
        <w:rPr>
          <w:lang w:eastAsia="pt-BR"/>
        </w:rPr>
        <w:t xml:space="preserve">, and </w:t>
      </w:r>
      <w:proofErr w:type="spellStart"/>
      <w:r w:rsidRPr="002D774F">
        <w:rPr>
          <w:bCs/>
          <w:i/>
        </w:rPr>
        <w:t>SourceTree</w:t>
      </w:r>
      <w:proofErr w:type="spellEnd"/>
      <w:r w:rsidRPr="006E6751">
        <w:rPr>
          <w:lang w:eastAsia="pt-BR"/>
        </w:rPr>
        <w:t>.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otherwise.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787"/>
        <w:gridCol w:w="799"/>
        <w:gridCol w:w="799"/>
        <w:gridCol w:w="799"/>
        <w:gridCol w:w="799"/>
      </w:tblGrid>
      <w:tr w:rsidR="006C72F2" w:rsidRPr="006C72F2" w14:paraId="1927BE31" w14:textId="77777777" w:rsidTr="006C72F2">
        <w:tc>
          <w:tcPr>
            <w:tcW w:w="0" w:type="auto"/>
            <w:vMerge w:val="restart"/>
            <w:shd w:val="clear" w:color="auto" w:fill="auto"/>
            <w:vAlign w:val="center"/>
          </w:tcPr>
          <w:p w14:paraId="0ADC43C0" w14:textId="77777777" w:rsidR="006C72F2" w:rsidRPr="006C72F2" w:rsidRDefault="006C72F2" w:rsidP="006C72F2">
            <w:pPr>
              <w:spacing w:line="240" w:lineRule="auto"/>
              <w:ind w:hanging="48"/>
              <w:jc w:val="center"/>
              <w:rPr>
                <w:b/>
                <w:lang w:eastAsia="pt-BR"/>
              </w:rPr>
            </w:pPr>
            <w:r w:rsidRPr="006C72F2">
              <w:rPr>
                <w:b/>
                <w:lang w:eastAsia="pt-BR"/>
              </w:rPr>
              <w:t>Subject</w:t>
            </w:r>
          </w:p>
        </w:tc>
        <w:tc>
          <w:tcPr>
            <w:tcW w:w="0" w:type="auto"/>
            <w:gridSpan w:val="2"/>
            <w:shd w:val="clear" w:color="auto" w:fill="auto"/>
            <w:vAlign w:val="center"/>
          </w:tcPr>
          <w:p w14:paraId="3F1FC6C9" w14:textId="77777777" w:rsidR="006C72F2" w:rsidRPr="006C72F2" w:rsidRDefault="006C72F2" w:rsidP="006C72F2">
            <w:pPr>
              <w:spacing w:line="240" w:lineRule="auto"/>
              <w:ind w:hanging="48"/>
              <w:jc w:val="center"/>
              <w:rPr>
                <w:b/>
                <w:lang w:eastAsia="pt-BR"/>
              </w:rPr>
            </w:pPr>
            <w:r w:rsidRPr="006C72F2">
              <w:rPr>
                <w:b/>
                <w:lang w:eastAsia="pt-BR"/>
              </w:rPr>
              <w:t>Scenario 1</w:t>
            </w:r>
          </w:p>
        </w:tc>
        <w:tc>
          <w:tcPr>
            <w:tcW w:w="0" w:type="auto"/>
            <w:gridSpan w:val="2"/>
            <w:shd w:val="clear" w:color="auto" w:fill="auto"/>
            <w:vAlign w:val="center"/>
          </w:tcPr>
          <w:p w14:paraId="4119E30A" w14:textId="77777777" w:rsidR="006C72F2" w:rsidRPr="006C72F2" w:rsidRDefault="006C72F2" w:rsidP="006C72F2">
            <w:pPr>
              <w:spacing w:line="240" w:lineRule="auto"/>
              <w:ind w:hanging="48"/>
              <w:jc w:val="center"/>
              <w:rPr>
                <w:b/>
                <w:lang w:eastAsia="pt-BR"/>
              </w:rPr>
            </w:pPr>
            <w:r w:rsidRPr="006C72F2">
              <w:rPr>
                <w:b/>
                <w:lang w:eastAsia="pt-BR"/>
              </w:rPr>
              <w:t>Scenario 2</w:t>
            </w:r>
          </w:p>
        </w:tc>
      </w:tr>
      <w:tr w:rsidR="006C72F2" w:rsidRPr="006C72F2" w14:paraId="652E8E60" w14:textId="77777777" w:rsidTr="006C72F2">
        <w:tc>
          <w:tcPr>
            <w:tcW w:w="0" w:type="auto"/>
            <w:vMerge/>
            <w:shd w:val="clear" w:color="auto" w:fill="auto"/>
            <w:vAlign w:val="center"/>
          </w:tcPr>
          <w:p w14:paraId="24B82330" w14:textId="77777777" w:rsidR="006C72F2" w:rsidRPr="006C72F2" w:rsidRDefault="006C72F2" w:rsidP="006C72F2">
            <w:pPr>
              <w:spacing w:line="240" w:lineRule="auto"/>
              <w:ind w:hanging="48"/>
              <w:jc w:val="center"/>
              <w:rPr>
                <w:b/>
                <w:lang w:eastAsia="pt-BR"/>
              </w:rPr>
            </w:pPr>
          </w:p>
        </w:tc>
        <w:tc>
          <w:tcPr>
            <w:tcW w:w="0" w:type="auto"/>
            <w:shd w:val="clear" w:color="auto" w:fill="auto"/>
            <w:vAlign w:val="center"/>
          </w:tcPr>
          <w:p w14:paraId="472AA38E" w14:textId="77777777" w:rsidR="006C72F2" w:rsidRPr="006C72F2" w:rsidRDefault="006C72F2" w:rsidP="006C72F2">
            <w:pPr>
              <w:spacing w:line="240" w:lineRule="auto"/>
              <w:ind w:hanging="48"/>
              <w:jc w:val="center"/>
              <w:rPr>
                <w:b/>
              </w:rPr>
            </w:pPr>
            <w:r w:rsidRPr="006C72F2">
              <w:rPr>
                <w:b/>
              </w:rPr>
              <w:t>Phase 1</w:t>
            </w:r>
          </w:p>
        </w:tc>
        <w:tc>
          <w:tcPr>
            <w:tcW w:w="0" w:type="auto"/>
            <w:shd w:val="clear" w:color="auto" w:fill="auto"/>
            <w:vAlign w:val="center"/>
          </w:tcPr>
          <w:p w14:paraId="49D1647D" w14:textId="77777777" w:rsidR="006C72F2" w:rsidRPr="006C72F2" w:rsidRDefault="006C72F2" w:rsidP="006C72F2">
            <w:pPr>
              <w:spacing w:line="240" w:lineRule="auto"/>
              <w:ind w:hanging="48"/>
              <w:jc w:val="center"/>
              <w:rPr>
                <w:b/>
              </w:rPr>
            </w:pPr>
            <w:r w:rsidRPr="006C72F2">
              <w:rPr>
                <w:b/>
              </w:rPr>
              <w:t>Phase 2</w:t>
            </w:r>
          </w:p>
        </w:tc>
        <w:tc>
          <w:tcPr>
            <w:tcW w:w="0" w:type="auto"/>
            <w:shd w:val="clear" w:color="auto" w:fill="auto"/>
            <w:vAlign w:val="center"/>
          </w:tcPr>
          <w:p w14:paraId="0108EA74" w14:textId="77777777" w:rsidR="006C72F2" w:rsidRPr="006C72F2" w:rsidRDefault="006C72F2" w:rsidP="006C72F2">
            <w:pPr>
              <w:spacing w:line="240" w:lineRule="auto"/>
              <w:ind w:hanging="48"/>
              <w:jc w:val="center"/>
              <w:rPr>
                <w:b/>
              </w:rPr>
            </w:pPr>
            <w:r w:rsidRPr="006C72F2">
              <w:rPr>
                <w:b/>
              </w:rPr>
              <w:t>Phase 1</w:t>
            </w:r>
          </w:p>
        </w:tc>
        <w:tc>
          <w:tcPr>
            <w:tcW w:w="0" w:type="auto"/>
            <w:shd w:val="clear" w:color="auto" w:fill="auto"/>
            <w:vAlign w:val="center"/>
          </w:tcPr>
          <w:p w14:paraId="4E170BDA" w14:textId="77777777" w:rsidR="006C72F2" w:rsidRPr="006C72F2" w:rsidRDefault="006C72F2" w:rsidP="006C72F2">
            <w:pPr>
              <w:spacing w:line="240" w:lineRule="auto"/>
              <w:ind w:hanging="48"/>
              <w:jc w:val="center"/>
              <w:rPr>
                <w:b/>
              </w:rPr>
            </w:pPr>
            <w:r w:rsidRPr="006C72F2">
              <w:rPr>
                <w:b/>
              </w:rPr>
              <w:t>Phase 2</w:t>
            </w:r>
          </w:p>
        </w:tc>
      </w:tr>
      <w:tr w:rsidR="006C72F2" w:rsidRPr="006C72F2" w14:paraId="3B9FCF20" w14:textId="77777777" w:rsidTr="006C72F2">
        <w:tc>
          <w:tcPr>
            <w:tcW w:w="0" w:type="auto"/>
            <w:shd w:val="clear" w:color="auto" w:fill="auto"/>
            <w:vAlign w:val="center"/>
          </w:tcPr>
          <w:p w14:paraId="4618D88F" w14:textId="77777777" w:rsidR="006C72F2" w:rsidRPr="006C72F2" w:rsidRDefault="006C72F2" w:rsidP="006C72F2">
            <w:pPr>
              <w:spacing w:line="240" w:lineRule="auto"/>
              <w:ind w:firstLine="0"/>
              <w:jc w:val="center"/>
              <w:rPr>
                <w:b/>
                <w:lang w:eastAsia="pt-BR"/>
              </w:rPr>
            </w:pPr>
            <w:r w:rsidRPr="006C72F2">
              <w:rPr>
                <w:b/>
                <w:lang w:eastAsia="pt-BR"/>
              </w:rPr>
              <w:t>P1</w:t>
            </w:r>
          </w:p>
        </w:tc>
        <w:tc>
          <w:tcPr>
            <w:tcW w:w="0" w:type="auto"/>
            <w:shd w:val="clear" w:color="auto" w:fill="auto"/>
            <w:vAlign w:val="center"/>
          </w:tcPr>
          <w:p w14:paraId="4238BE11" w14:textId="77777777" w:rsidR="006C72F2" w:rsidRPr="006C72F2" w:rsidRDefault="006C72F2" w:rsidP="006C72F2">
            <w:pPr>
              <w:spacing w:line="240" w:lineRule="auto"/>
              <w:ind w:firstLine="0"/>
              <w:jc w:val="center"/>
              <w:rPr>
                <w:lang w:eastAsia="pt-BR"/>
              </w:rPr>
            </w:pPr>
            <w:r w:rsidRPr="006C72F2">
              <w:rPr>
                <w:lang w:eastAsia="pt-BR"/>
              </w:rPr>
              <w:t>14</w:t>
            </w:r>
          </w:p>
        </w:tc>
        <w:tc>
          <w:tcPr>
            <w:tcW w:w="0" w:type="auto"/>
            <w:shd w:val="clear" w:color="auto" w:fill="auto"/>
            <w:vAlign w:val="center"/>
          </w:tcPr>
          <w:p w14:paraId="15E05D08" w14:textId="77777777" w:rsidR="006C72F2" w:rsidRPr="006C72F2" w:rsidRDefault="006C72F2" w:rsidP="006C72F2">
            <w:pPr>
              <w:spacing w:line="240" w:lineRule="auto"/>
              <w:ind w:firstLine="0"/>
              <w:jc w:val="center"/>
              <w:rPr>
                <w:lang w:eastAsia="pt-BR"/>
              </w:rPr>
            </w:pPr>
            <w:r w:rsidRPr="006C72F2">
              <w:rPr>
                <w:lang w:eastAsia="pt-BR"/>
              </w:rPr>
              <w:t>5</w:t>
            </w:r>
          </w:p>
        </w:tc>
        <w:tc>
          <w:tcPr>
            <w:tcW w:w="0" w:type="auto"/>
            <w:shd w:val="clear" w:color="auto" w:fill="auto"/>
            <w:vAlign w:val="center"/>
          </w:tcPr>
          <w:p w14:paraId="5B5DC0FD" w14:textId="77777777"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14:paraId="36C195E2" w14:textId="77777777" w:rsidR="006C72F2" w:rsidRPr="006C72F2" w:rsidRDefault="006C72F2" w:rsidP="006C72F2">
            <w:pPr>
              <w:spacing w:line="240" w:lineRule="auto"/>
              <w:ind w:firstLine="0"/>
              <w:jc w:val="center"/>
              <w:rPr>
                <w:lang w:eastAsia="pt-BR"/>
              </w:rPr>
            </w:pPr>
            <w:r w:rsidRPr="006C72F2">
              <w:rPr>
                <w:lang w:eastAsia="pt-BR"/>
              </w:rPr>
              <w:t>6</w:t>
            </w:r>
          </w:p>
        </w:tc>
      </w:tr>
      <w:tr w:rsidR="006C72F2" w:rsidRPr="006C72F2" w14:paraId="2AE253F4" w14:textId="77777777" w:rsidTr="006C72F2">
        <w:tc>
          <w:tcPr>
            <w:tcW w:w="0" w:type="auto"/>
            <w:shd w:val="clear" w:color="auto" w:fill="auto"/>
            <w:vAlign w:val="center"/>
          </w:tcPr>
          <w:p w14:paraId="7CD9D829" w14:textId="77777777" w:rsidR="006C72F2" w:rsidRPr="006C72F2" w:rsidRDefault="006C72F2" w:rsidP="006C72F2">
            <w:pPr>
              <w:spacing w:line="240" w:lineRule="auto"/>
              <w:ind w:firstLine="0"/>
              <w:jc w:val="center"/>
              <w:rPr>
                <w:b/>
                <w:lang w:eastAsia="pt-BR"/>
              </w:rPr>
            </w:pPr>
            <w:r w:rsidRPr="006C72F2">
              <w:rPr>
                <w:b/>
                <w:lang w:eastAsia="pt-BR"/>
              </w:rPr>
              <w:t>P2</w:t>
            </w:r>
          </w:p>
        </w:tc>
        <w:tc>
          <w:tcPr>
            <w:tcW w:w="0" w:type="auto"/>
            <w:shd w:val="clear" w:color="auto" w:fill="auto"/>
            <w:vAlign w:val="center"/>
          </w:tcPr>
          <w:p w14:paraId="4C469F6B" w14:textId="77777777" w:rsidR="006C72F2" w:rsidRPr="006C72F2" w:rsidRDefault="006C72F2" w:rsidP="006C72F2">
            <w:pPr>
              <w:spacing w:line="240" w:lineRule="auto"/>
              <w:ind w:firstLine="0"/>
              <w:jc w:val="center"/>
              <w:rPr>
                <w:lang w:eastAsia="pt-BR"/>
              </w:rPr>
            </w:pPr>
            <w:r w:rsidRPr="006C72F2">
              <w:rPr>
                <w:lang w:eastAsia="pt-BR"/>
              </w:rPr>
              <w:t>13</w:t>
            </w:r>
          </w:p>
        </w:tc>
        <w:tc>
          <w:tcPr>
            <w:tcW w:w="0" w:type="auto"/>
            <w:shd w:val="clear" w:color="auto" w:fill="auto"/>
            <w:vAlign w:val="center"/>
          </w:tcPr>
          <w:p w14:paraId="4C5EB5E5" w14:textId="77777777" w:rsidR="006C72F2" w:rsidRPr="006C72F2" w:rsidRDefault="006C72F2" w:rsidP="006C72F2">
            <w:pPr>
              <w:spacing w:line="240" w:lineRule="auto"/>
              <w:ind w:firstLine="0"/>
              <w:jc w:val="center"/>
              <w:rPr>
                <w:lang w:eastAsia="pt-BR"/>
              </w:rPr>
            </w:pPr>
            <w:r w:rsidRPr="006C72F2">
              <w:rPr>
                <w:lang w:eastAsia="pt-BR"/>
              </w:rPr>
              <w:t>6</w:t>
            </w:r>
          </w:p>
        </w:tc>
        <w:tc>
          <w:tcPr>
            <w:tcW w:w="0" w:type="auto"/>
            <w:shd w:val="clear" w:color="auto" w:fill="auto"/>
            <w:vAlign w:val="center"/>
          </w:tcPr>
          <w:p w14:paraId="6874ECDA" w14:textId="77777777"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14:paraId="68AF5F27" w14:textId="77777777" w:rsidR="006C72F2" w:rsidRPr="006C72F2" w:rsidRDefault="006C72F2" w:rsidP="006C72F2">
            <w:pPr>
              <w:spacing w:line="240" w:lineRule="auto"/>
              <w:ind w:firstLine="0"/>
              <w:jc w:val="center"/>
              <w:rPr>
                <w:lang w:eastAsia="pt-BR"/>
              </w:rPr>
            </w:pPr>
            <w:r w:rsidRPr="006C72F2">
              <w:rPr>
                <w:lang w:eastAsia="pt-BR"/>
              </w:rPr>
              <w:t>5</w:t>
            </w:r>
          </w:p>
        </w:tc>
      </w:tr>
      <w:tr w:rsidR="006C72F2" w:rsidRPr="006C72F2" w14:paraId="5B38FA60" w14:textId="77777777" w:rsidTr="006C72F2">
        <w:tc>
          <w:tcPr>
            <w:tcW w:w="0" w:type="auto"/>
            <w:shd w:val="clear" w:color="auto" w:fill="auto"/>
            <w:vAlign w:val="center"/>
          </w:tcPr>
          <w:p w14:paraId="47BB89FD" w14:textId="77777777" w:rsidR="006C72F2" w:rsidRPr="006C72F2" w:rsidRDefault="006C72F2" w:rsidP="006C72F2">
            <w:pPr>
              <w:spacing w:line="240" w:lineRule="auto"/>
              <w:ind w:firstLine="0"/>
              <w:jc w:val="center"/>
              <w:rPr>
                <w:b/>
                <w:lang w:eastAsia="pt-BR"/>
              </w:rPr>
            </w:pPr>
            <w:r w:rsidRPr="006C72F2">
              <w:rPr>
                <w:b/>
                <w:lang w:eastAsia="pt-BR"/>
              </w:rPr>
              <w:t>P3</w:t>
            </w:r>
          </w:p>
        </w:tc>
        <w:tc>
          <w:tcPr>
            <w:tcW w:w="0" w:type="auto"/>
            <w:shd w:val="clear" w:color="auto" w:fill="auto"/>
            <w:vAlign w:val="center"/>
          </w:tcPr>
          <w:p w14:paraId="00A97A4B" w14:textId="77777777" w:rsidR="006C72F2" w:rsidRPr="006C72F2" w:rsidRDefault="006C72F2" w:rsidP="006C72F2">
            <w:pPr>
              <w:spacing w:line="240" w:lineRule="auto"/>
              <w:ind w:firstLine="0"/>
              <w:jc w:val="center"/>
              <w:rPr>
                <w:lang w:eastAsia="pt-BR"/>
              </w:rPr>
            </w:pPr>
            <w:r w:rsidRPr="006C72F2">
              <w:rPr>
                <w:lang w:eastAsia="pt-BR"/>
              </w:rPr>
              <w:t>3</w:t>
            </w:r>
          </w:p>
        </w:tc>
        <w:tc>
          <w:tcPr>
            <w:tcW w:w="0" w:type="auto"/>
            <w:shd w:val="clear" w:color="auto" w:fill="auto"/>
            <w:vAlign w:val="center"/>
          </w:tcPr>
          <w:p w14:paraId="00C53863" w14:textId="77777777" w:rsidR="006C72F2" w:rsidRPr="006C72F2" w:rsidRDefault="006C72F2" w:rsidP="006C72F2">
            <w:pPr>
              <w:spacing w:line="240" w:lineRule="auto"/>
              <w:ind w:firstLine="0"/>
              <w:jc w:val="center"/>
              <w:rPr>
                <w:lang w:eastAsia="pt-BR"/>
              </w:rPr>
            </w:pPr>
            <w:r w:rsidRPr="006C72F2">
              <w:rPr>
                <w:lang w:eastAsia="pt-BR"/>
              </w:rPr>
              <w:t>2</w:t>
            </w:r>
          </w:p>
        </w:tc>
        <w:tc>
          <w:tcPr>
            <w:tcW w:w="0" w:type="auto"/>
            <w:shd w:val="clear" w:color="auto" w:fill="auto"/>
            <w:vAlign w:val="center"/>
          </w:tcPr>
          <w:p w14:paraId="2910D6BB" w14:textId="77777777"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14:paraId="060A7BB8" w14:textId="77777777" w:rsidR="006C72F2" w:rsidRPr="006C72F2" w:rsidRDefault="006C72F2" w:rsidP="006C72F2">
            <w:pPr>
              <w:spacing w:line="240" w:lineRule="auto"/>
              <w:ind w:firstLine="0"/>
              <w:jc w:val="center"/>
              <w:rPr>
                <w:lang w:eastAsia="pt-BR"/>
              </w:rPr>
            </w:pPr>
            <w:r w:rsidRPr="006C72F2">
              <w:rPr>
                <w:lang w:eastAsia="pt-BR"/>
              </w:rPr>
              <w:t>4</w:t>
            </w:r>
          </w:p>
        </w:tc>
      </w:tr>
      <w:tr w:rsidR="006C72F2" w:rsidRPr="006C72F2" w14:paraId="17F7DBFF" w14:textId="77777777" w:rsidTr="006C72F2">
        <w:tc>
          <w:tcPr>
            <w:tcW w:w="0" w:type="auto"/>
            <w:shd w:val="clear" w:color="auto" w:fill="auto"/>
            <w:vAlign w:val="center"/>
          </w:tcPr>
          <w:p w14:paraId="33EA23BC" w14:textId="77777777" w:rsidR="006C72F2" w:rsidRPr="006C72F2" w:rsidRDefault="006C72F2" w:rsidP="006C72F2">
            <w:pPr>
              <w:spacing w:line="240" w:lineRule="auto"/>
              <w:ind w:firstLine="0"/>
              <w:jc w:val="center"/>
              <w:rPr>
                <w:b/>
                <w:lang w:eastAsia="pt-BR"/>
              </w:rPr>
            </w:pPr>
            <w:r w:rsidRPr="006C72F2">
              <w:rPr>
                <w:b/>
                <w:lang w:eastAsia="pt-BR"/>
              </w:rPr>
              <w:t>P4</w:t>
            </w:r>
          </w:p>
        </w:tc>
        <w:tc>
          <w:tcPr>
            <w:tcW w:w="0" w:type="auto"/>
            <w:shd w:val="clear" w:color="auto" w:fill="auto"/>
            <w:vAlign w:val="center"/>
          </w:tcPr>
          <w:p w14:paraId="38699FD7" w14:textId="77777777" w:rsidR="006C72F2" w:rsidRPr="006C72F2" w:rsidRDefault="006C72F2" w:rsidP="006C72F2">
            <w:pPr>
              <w:spacing w:line="240" w:lineRule="auto"/>
              <w:ind w:firstLine="0"/>
              <w:jc w:val="center"/>
              <w:rPr>
                <w:lang w:eastAsia="pt-BR"/>
              </w:rPr>
            </w:pPr>
            <w:r w:rsidRPr="006C72F2">
              <w:rPr>
                <w:lang w:eastAsia="pt-BR"/>
              </w:rPr>
              <w:t>10</w:t>
            </w:r>
          </w:p>
        </w:tc>
        <w:tc>
          <w:tcPr>
            <w:tcW w:w="0" w:type="auto"/>
            <w:shd w:val="clear" w:color="auto" w:fill="auto"/>
            <w:vAlign w:val="center"/>
          </w:tcPr>
          <w:p w14:paraId="4725CBF4" w14:textId="77777777" w:rsidR="006C72F2" w:rsidRPr="006C72F2" w:rsidRDefault="006C72F2" w:rsidP="006C72F2">
            <w:pPr>
              <w:spacing w:line="240" w:lineRule="auto"/>
              <w:ind w:firstLine="0"/>
              <w:jc w:val="center"/>
              <w:rPr>
                <w:lang w:eastAsia="pt-BR"/>
              </w:rPr>
            </w:pPr>
            <w:r w:rsidRPr="006C72F2">
              <w:rPr>
                <w:lang w:eastAsia="pt-BR"/>
              </w:rPr>
              <w:t>2</w:t>
            </w:r>
          </w:p>
        </w:tc>
        <w:tc>
          <w:tcPr>
            <w:tcW w:w="0" w:type="auto"/>
            <w:shd w:val="clear" w:color="auto" w:fill="auto"/>
            <w:vAlign w:val="center"/>
          </w:tcPr>
          <w:p w14:paraId="100E291C" w14:textId="77777777"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14:paraId="0A4BC601" w14:textId="77777777" w:rsidR="006C72F2" w:rsidRPr="006C72F2" w:rsidRDefault="006C72F2" w:rsidP="006C72F2">
            <w:pPr>
              <w:spacing w:line="240" w:lineRule="auto"/>
              <w:ind w:firstLine="0"/>
              <w:jc w:val="center"/>
              <w:rPr>
                <w:lang w:eastAsia="pt-BR"/>
              </w:rPr>
            </w:pPr>
            <w:r w:rsidRPr="006C72F2">
              <w:rPr>
                <w:lang w:eastAsia="pt-BR"/>
              </w:rPr>
              <w:t>10</w:t>
            </w:r>
          </w:p>
        </w:tc>
      </w:tr>
    </w:tbl>
    <w:p w14:paraId="1ABF91FE" w14:textId="77777777" w:rsidR="006C72F2" w:rsidRPr="006C72F2" w:rsidRDefault="006C72F2" w:rsidP="006C72F2">
      <w:pPr>
        <w:pStyle w:val="Legenda"/>
        <w:rPr>
          <w:rFonts w:cs="Times New Roman"/>
          <w:szCs w:val="20"/>
        </w:rPr>
      </w:pPr>
      <w:bookmarkStart w:id="1035" w:name="_Ref418329125"/>
      <w:r>
        <w:t xml:space="preserve">Table </w:t>
      </w:r>
      <w:r w:rsidR="00E02D98">
        <w:fldChar w:fldCharType="begin"/>
      </w:r>
      <w:r>
        <w:instrText xml:space="preserve"> SEQ Table \* ARABIC </w:instrText>
      </w:r>
      <w:r w:rsidR="00E02D98">
        <w:fldChar w:fldCharType="separate"/>
      </w:r>
      <w:r w:rsidR="00AD7EB7">
        <w:rPr>
          <w:noProof/>
        </w:rPr>
        <w:t>3</w:t>
      </w:r>
      <w:r w:rsidR="00E02D98">
        <w:rPr>
          <w:noProof/>
        </w:rPr>
        <w:fldChar w:fldCharType="end"/>
      </w:r>
      <w:bookmarkEnd w:id="1035"/>
      <w:r>
        <w:t xml:space="preserve">. </w:t>
      </w:r>
      <w:r w:rsidRPr="006C72F2">
        <w:rPr>
          <w:b w:val="0"/>
        </w:rPr>
        <w:t>Time spent (in minutes) to answer each question</w:t>
      </w:r>
    </w:p>
    <w:p w14:paraId="42507445" w14:textId="77777777" w:rsidR="00967F72" w:rsidRPr="006E6751" w:rsidRDefault="00985CF7" w:rsidP="006E6751">
      <w:pPr>
        <w:rPr>
          <w:lang w:eastAsia="pt-BR"/>
        </w:rPr>
      </w:pPr>
      <w:r>
        <w:fldChar w:fldCharType="begin"/>
      </w:r>
      <w:r>
        <w:instrText xml:space="preserve"> REF _Ref418329125 \h  \* MERGEFORMAT </w:instrText>
      </w:r>
      <w:r>
        <w:fldChar w:fldCharType="separate"/>
      </w:r>
      <w:r w:rsidR="00885AFE">
        <w:t>Table 3</w:t>
      </w:r>
      <w:r>
        <w:fldChar w:fldCharType="end"/>
      </w:r>
      <w:r w:rsidR="00967F72" w:rsidRPr="006E6751">
        <w:rPr>
          <w:lang w:eastAsia="pt-BR"/>
        </w:rPr>
        <w:t xml:space="preserve"> presents the time spent by each subject to answer each question in both scenarios and both phases. It is possible to notice, by looking at </w:t>
      </w:r>
      <w:r>
        <w:fldChar w:fldCharType="begin"/>
      </w:r>
      <w:r>
        <w:instrText xml:space="preserve"> REF _Ref418329125 \h  \* MERGEFORMAT </w:instrText>
      </w:r>
      <w:r>
        <w:fldChar w:fldCharType="separate"/>
      </w:r>
      <w:r w:rsidR="00885AFE">
        <w:t>Table 3</w:t>
      </w:r>
      <w:r>
        <w:fldChar w:fldCharType="end"/>
      </w:r>
      <w:r w:rsidR="00967F72" w:rsidRPr="006E6751">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14:paraId="23896158" w14:textId="77777777" w:rsidR="00967F72" w:rsidRPr="006E6751" w:rsidRDefault="00967F72" w:rsidP="006E6751">
      <w:pPr>
        <w:rPr>
          <w:lang w:eastAsia="pt-BR"/>
        </w:rPr>
      </w:pPr>
      <w:r w:rsidRPr="006E6751">
        <w:rPr>
          <w:lang w:eastAsia="pt-BR"/>
        </w:rPr>
        <w:t xml:space="preserve">The overall results of this study were positive. In Phase 1 (without DyeVC), each subject used a different tool and followed a different procedure to find answers regarding DVCS usage. Subjects were able to answer </w:t>
      </w:r>
      <w:r w:rsidRPr="006E6751">
        <w:rPr>
          <w:lang w:eastAsia="pt-BR"/>
        </w:rPr>
        <w:lastRenderedPageBreak/>
        <w:t>correctly questions Q1.1 and Q1.3 whether using DyeVC or not. In addition, further questions were answered correctly only by using DyeVC.</w:t>
      </w:r>
    </w:p>
    <w:p w14:paraId="6868447C" w14:textId="77777777" w:rsidR="00967F72" w:rsidRPr="006E6751" w:rsidRDefault="00967F72" w:rsidP="006E6751">
      <w:pPr>
        <w:rPr>
          <w:lang w:eastAsia="pt-BR"/>
        </w:rPr>
      </w:pPr>
      <w:r w:rsidRPr="006E6751">
        <w:rPr>
          <w:lang w:eastAsia="pt-BR"/>
        </w:rPr>
        <w:t>The subjects also answered an exit questionnaire. All subjects found easy to interact with DyeVC, to identify related repositories, and to use the operations available. They consensually elected the topology visualization as the most helpful visualization in DyeVC. In addition, by using the Product Reaction Cards</w:t>
      </w:r>
      <w:r w:rsidRPr="006E6751">
        <w:rPr>
          <w:rStyle w:val="Refdenotaderodap"/>
          <w:lang w:eastAsia="pt-BR"/>
        </w:rPr>
        <w:footnoteReference w:id="5"/>
      </w:r>
      <w:r w:rsidRPr="006E6751">
        <w:rPr>
          <w:lang w:eastAsia="pt-BR"/>
        </w:rPr>
        <w:t>, 3 out of the 4 subjects stated that DyeVC is helpful and easy to use.</w:t>
      </w:r>
    </w:p>
    <w:p w14:paraId="031828E2" w14:textId="77777777" w:rsidR="00967F72" w:rsidRPr="006E6751" w:rsidRDefault="00967F72" w:rsidP="006E6751">
      <w:pPr>
        <w:pStyle w:val="Ttulo2"/>
        <w:rPr>
          <w:lang w:eastAsia="pt-BR"/>
        </w:rPr>
      </w:pPr>
      <w:r w:rsidRPr="006E6751">
        <w:rPr>
          <w:lang w:eastAsia="pt-BR"/>
        </w:rPr>
        <w:t>Performance Study</w:t>
      </w:r>
    </w:p>
    <w:p w14:paraId="50E525CA" w14:textId="77777777" w:rsidR="00967F72" w:rsidRDefault="00967F72" w:rsidP="006E6751">
      <w:pPr>
        <w:rPr>
          <w:lang w:eastAsia="pt-BR"/>
        </w:rPr>
      </w:pPr>
      <w:r w:rsidRPr="006E6751">
        <w:rPr>
          <w:lang w:eastAsia="pt-BR"/>
        </w:rPr>
        <w:t xml:space="preserve">In order to evaluate the scalability of our approach, we measured the time spent to perform the most common DyeVC operations. We used projects of different sizes and hosted in different Git servers. </w:t>
      </w:r>
      <w:r w:rsidR="00985CF7">
        <w:fldChar w:fldCharType="begin"/>
      </w:r>
      <w:r w:rsidR="00985CF7">
        <w:instrText xml:space="preserve"> REF _Ref447918345 \h  \* MERGEFORMAT </w:instrText>
      </w:r>
      <w:r w:rsidR="00985CF7">
        <w:fldChar w:fldCharType="separate"/>
      </w:r>
      <w:r w:rsidR="00885AFE">
        <w:t>Table 4</w:t>
      </w:r>
      <w:r w:rsidR="00985CF7">
        <w:fldChar w:fldCharType="end"/>
      </w:r>
      <w:ins w:id="1036" w:author="Ruben" w:date="2016-12-12T00:36:00Z">
        <w:r w:rsidR="00D959E5">
          <w:t xml:space="preserve"> </w:t>
        </w:r>
      </w:ins>
      <w:r w:rsidRPr="006E6751">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62"/>
        <w:gridCol w:w="1276"/>
        <w:gridCol w:w="837"/>
        <w:gridCol w:w="748"/>
        <w:gridCol w:w="558"/>
        <w:gridCol w:w="659"/>
        <w:gridCol w:w="1227"/>
        <w:gridCol w:w="777"/>
        <w:gridCol w:w="709"/>
        <w:gridCol w:w="748"/>
        <w:gridCol w:w="749"/>
        <w:gridCol w:w="777"/>
      </w:tblGrid>
      <w:tr w:rsidR="002F74EC" w:rsidRPr="002F74EC" w14:paraId="00686398" w14:textId="77777777" w:rsidTr="002F74EC">
        <w:trPr>
          <w:tblHeader/>
          <w:jc w:val="center"/>
        </w:trPr>
        <w:tc>
          <w:tcPr>
            <w:tcW w:w="0" w:type="auto"/>
            <w:vMerge w:val="restart"/>
            <w:shd w:val="clear" w:color="auto" w:fill="auto"/>
            <w:noWrap/>
            <w:vAlign w:val="center"/>
            <w:hideMark/>
          </w:tcPr>
          <w:p w14:paraId="01E79F5D"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Repository</w:t>
            </w:r>
          </w:p>
        </w:tc>
        <w:tc>
          <w:tcPr>
            <w:tcW w:w="0" w:type="auto"/>
            <w:vMerge w:val="restart"/>
            <w:shd w:val="clear" w:color="auto" w:fill="auto"/>
            <w:vAlign w:val="center"/>
            <w:hideMark/>
          </w:tcPr>
          <w:p w14:paraId="2DD96942"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Hosting</w:t>
            </w:r>
          </w:p>
        </w:tc>
        <w:tc>
          <w:tcPr>
            <w:tcW w:w="0" w:type="auto"/>
            <w:gridSpan w:val="3"/>
            <w:shd w:val="clear" w:color="auto" w:fill="auto"/>
            <w:noWrap/>
            <w:vAlign w:val="center"/>
            <w:hideMark/>
          </w:tcPr>
          <w:p w14:paraId="08A7E4D8"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Repository metrics</w:t>
            </w:r>
          </w:p>
        </w:tc>
        <w:tc>
          <w:tcPr>
            <w:tcW w:w="0" w:type="auto"/>
            <w:gridSpan w:val="3"/>
            <w:shd w:val="clear" w:color="auto" w:fill="auto"/>
            <w:hideMark/>
          </w:tcPr>
          <w:p w14:paraId="2C02F11C"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Foreground operations</w:t>
            </w:r>
          </w:p>
        </w:tc>
        <w:tc>
          <w:tcPr>
            <w:tcW w:w="0" w:type="auto"/>
            <w:gridSpan w:val="4"/>
            <w:shd w:val="clear" w:color="auto" w:fill="auto"/>
            <w:vAlign w:val="center"/>
            <w:hideMark/>
          </w:tcPr>
          <w:p w14:paraId="07E89352"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Background operations times (s)</w:t>
            </w:r>
          </w:p>
        </w:tc>
      </w:tr>
      <w:tr w:rsidR="002F74EC" w:rsidRPr="002F74EC" w14:paraId="6B3B1D10" w14:textId="77777777" w:rsidTr="002F74EC">
        <w:trPr>
          <w:tblHeader/>
          <w:jc w:val="center"/>
        </w:trPr>
        <w:tc>
          <w:tcPr>
            <w:tcW w:w="0" w:type="auto"/>
            <w:vMerge/>
            <w:shd w:val="clear" w:color="auto" w:fill="auto"/>
            <w:vAlign w:val="center"/>
            <w:hideMark/>
          </w:tcPr>
          <w:p w14:paraId="3FC1778A" w14:textId="77777777" w:rsidR="002F74EC" w:rsidRPr="002F74EC" w:rsidRDefault="002F74EC" w:rsidP="002F74EC">
            <w:pPr>
              <w:spacing w:line="240" w:lineRule="auto"/>
              <w:ind w:firstLine="0"/>
              <w:jc w:val="center"/>
              <w:rPr>
                <w:b/>
                <w:bCs/>
                <w:sz w:val="16"/>
                <w:szCs w:val="16"/>
              </w:rPr>
            </w:pPr>
          </w:p>
        </w:tc>
        <w:tc>
          <w:tcPr>
            <w:tcW w:w="0" w:type="auto"/>
            <w:vMerge/>
            <w:shd w:val="clear" w:color="auto" w:fill="auto"/>
            <w:vAlign w:val="center"/>
            <w:hideMark/>
          </w:tcPr>
          <w:p w14:paraId="7C13C13F" w14:textId="77777777" w:rsidR="002F74EC" w:rsidRPr="002F74EC" w:rsidRDefault="002F74EC" w:rsidP="002F74EC">
            <w:pPr>
              <w:spacing w:line="240" w:lineRule="auto"/>
              <w:ind w:firstLine="0"/>
              <w:jc w:val="center"/>
              <w:rPr>
                <w:b/>
                <w:bCs/>
                <w:sz w:val="16"/>
                <w:szCs w:val="16"/>
              </w:rPr>
            </w:pPr>
          </w:p>
        </w:tc>
        <w:tc>
          <w:tcPr>
            <w:tcW w:w="0" w:type="auto"/>
            <w:vMerge w:val="restart"/>
            <w:shd w:val="clear" w:color="auto" w:fill="auto"/>
            <w:noWrap/>
            <w:vAlign w:val="center"/>
            <w:hideMark/>
          </w:tcPr>
          <w:p w14:paraId="1CE98D7E"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 commits</w:t>
            </w:r>
          </w:p>
        </w:tc>
        <w:tc>
          <w:tcPr>
            <w:tcW w:w="0" w:type="auto"/>
            <w:vMerge w:val="restart"/>
            <w:shd w:val="clear" w:color="auto" w:fill="auto"/>
            <w:noWrap/>
            <w:vAlign w:val="center"/>
            <w:hideMark/>
          </w:tcPr>
          <w:p w14:paraId="46E5DB23"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Size (MB)</w:t>
            </w:r>
          </w:p>
        </w:tc>
        <w:tc>
          <w:tcPr>
            <w:tcW w:w="0" w:type="auto"/>
            <w:vMerge w:val="restart"/>
            <w:shd w:val="clear" w:color="auto" w:fill="auto"/>
            <w:noWrap/>
            <w:vAlign w:val="center"/>
            <w:hideMark/>
          </w:tcPr>
          <w:p w14:paraId="7B14A8AD"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 files</w:t>
            </w:r>
          </w:p>
        </w:tc>
        <w:tc>
          <w:tcPr>
            <w:tcW w:w="0" w:type="auto"/>
            <w:gridSpan w:val="2"/>
            <w:shd w:val="clear" w:color="auto" w:fill="auto"/>
            <w:vAlign w:val="center"/>
            <w:hideMark/>
          </w:tcPr>
          <w:p w14:paraId="6297E251"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Commit History</w:t>
            </w:r>
          </w:p>
        </w:tc>
        <w:tc>
          <w:tcPr>
            <w:tcW w:w="0" w:type="auto"/>
            <w:shd w:val="clear" w:color="auto" w:fill="auto"/>
            <w:vAlign w:val="center"/>
            <w:hideMark/>
          </w:tcPr>
          <w:p w14:paraId="77D225CC"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Topology</w:t>
            </w:r>
          </w:p>
        </w:tc>
        <w:tc>
          <w:tcPr>
            <w:tcW w:w="0" w:type="auto"/>
            <w:vMerge w:val="restart"/>
            <w:shd w:val="clear" w:color="auto" w:fill="auto"/>
            <w:vAlign w:val="center"/>
            <w:hideMark/>
          </w:tcPr>
          <w:p w14:paraId="54010449"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Insert 1</w:t>
            </w:r>
            <w:r w:rsidRPr="002F74EC">
              <w:rPr>
                <w:rFonts w:eastAsia="Times New Roman"/>
                <w:b/>
                <w:sz w:val="16"/>
                <w:szCs w:val="16"/>
                <w:vertAlign w:val="superscript"/>
              </w:rPr>
              <w:t>st</w:t>
            </w:r>
          </w:p>
        </w:tc>
        <w:tc>
          <w:tcPr>
            <w:tcW w:w="0" w:type="auto"/>
            <w:vMerge w:val="restart"/>
            <w:shd w:val="clear" w:color="auto" w:fill="auto"/>
            <w:vAlign w:val="center"/>
            <w:hideMark/>
          </w:tcPr>
          <w:p w14:paraId="460E440E"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Insert 2</w:t>
            </w:r>
            <w:r w:rsidRPr="002F74EC">
              <w:rPr>
                <w:rFonts w:eastAsia="Times New Roman"/>
                <w:b/>
                <w:sz w:val="16"/>
                <w:szCs w:val="16"/>
                <w:vertAlign w:val="superscript"/>
              </w:rPr>
              <w:t>nd</w:t>
            </w:r>
          </w:p>
        </w:tc>
        <w:tc>
          <w:tcPr>
            <w:tcW w:w="0" w:type="auto"/>
            <w:vMerge w:val="restart"/>
            <w:shd w:val="clear" w:color="auto" w:fill="auto"/>
            <w:vAlign w:val="center"/>
            <w:hideMark/>
          </w:tcPr>
          <w:p w14:paraId="2C559744"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Check</w:t>
            </w:r>
          </w:p>
          <w:p w14:paraId="6A98DECC"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Branches</w:t>
            </w:r>
          </w:p>
        </w:tc>
        <w:tc>
          <w:tcPr>
            <w:tcW w:w="0" w:type="auto"/>
            <w:vMerge w:val="restart"/>
            <w:shd w:val="clear" w:color="auto" w:fill="auto"/>
            <w:vAlign w:val="center"/>
            <w:hideMark/>
          </w:tcPr>
          <w:p w14:paraId="05A822D0"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Update</w:t>
            </w:r>
          </w:p>
          <w:p w14:paraId="1E4C2BDA"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Topology</w:t>
            </w:r>
          </w:p>
        </w:tc>
      </w:tr>
      <w:tr w:rsidR="002F74EC" w:rsidRPr="002F74EC" w14:paraId="3F7F389D" w14:textId="77777777" w:rsidTr="002F74EC">
        <w:trPr>
          <w:tblHeader/>
          <w:jc w:val="center"/>
        </w:trPr>
        <w:tc>
          <w:tcPr>
            <w:tcW w:w="0" w:type="auto"/>
            <w:vMerge/>
            <w:shd w:val="clear" w:color="auto" w:fill="auto"/>
            <w:vAlign w:val="center"/>
            <w:hideMark/>
          </w:tcPr>
          <w:p w14:paraId="55D6EAF8" w14:textId="77777777" w:rsidR="002F74EC" w:rsidRPr="002F74EC" w:rsidRDefault="002F74EC" w:rsidP="004A1BBA">
            <w:pPr>
              <w:jc w:val="left"/>
              <w:rPr>
                <w:b/>
                <w:bCs/>
                <w:sz w:val="16"/>
                <w:szCs w:val="16"/>
              </w:rPr>
            </w:pPr>
          </w:p>
        </w:tc>
        <w:tc>
          <w:tcPr>
            <w:tcW w:w="0" w:type="auto"/>
            <w:vMerge/>
            <w:shd w:val="clear" w:color="auto" w:fill="auto"/>
            <w:vAlign w:val="center"/>
            <w:hideMark/>
          </w:tcPr>
          <w:p w14:paraId="3101052F" w14:textId="77777777" w:rsidR="002F74EC" w:rsidRPr="002F74EC" w:rsidRDefault="002F74EC" w:rsidP="004A1BBA">
            <w:pPr>
              <w:jc w:val="left"/>
              <w:rPr>
                <w:b/>
                <w:bCs/>
                <w:sz w:val="16"/>
                <w:szCs w:val="16"/>
              </w:rPr>
            </w:pPr>
          </w:p>
        </w:tc>
        <w:tc>
          <w:tcPr>
            <w:tcW w:w="0" w:type="auto"/>
            <w:vMerge/>
            <w:shd w:val="clear" w:color="auto" w:fill="auto"/>
            <w:vAlign w:val="center"/>
            <w:hideMark/>
          </w:tcPr>
          <w:p w14:paraId="0F30B4CB" w14:textId="77777777" w:rsidR="002F74EC" w:rsidRPr="002F74EC" w:rsidRDefault="002F74EC" w:rsidP="004A1BBA">
            <w:pPr>
              <w:jc w:val="left"/>
              <w:rPr>
                <w:b/>
                <w:bCs/>
                <w:iCs/>
                <w:sz w:val="16"/>
                <w:szCs w:val="16"/>
              </w:rPr>
            </w:pPr>
          </w:p>
        </w:tc>
        <w:tc>
          <w:tcPr>
            <w:tcW w:w="0" w:type="auto"/>
            <w:vMerge/>
            <w:shd w:val="clear" w:color="auto" w:fill="auto"/>
            <w:vAlign w:val="center"/>
            <w:hideMark/>
          </w:tcPr>
          <w:p w14:paraId="5A94859E" w14:textId="77777777" w:rsidR="002F74EC" w:rsidRPr="002F74EC" w:rsidRDefault="002F74EC" w:rsidP="004A1BBA">
            <w:pPr>
              <w:jc w:val="left"/>
              <w:rPr>
                <w:b/>
                <w:bCs/>
                <w:iCs/>
                <w:sz w:val="16"/>
                <w:szCs w:val="16"/>
              </w:rPr>
            </w:pPr>
          </w:p>
        </w:tc>
        <w:tc>
          <w:tcPr>
            <w:tcW w:w="0" w:type="auto"/>
            <w:vMerge/>
            <w:shd w:val="clear" w:color="auto" w:fill="auto"/>
            <w:vAlign w:val="center"/>
            <w:hideMark/>
          </w:tcPr>
          <w:p w14:paraId="0ED6EF3E" w14:textId="77777777" w:rsidR="002F74EC" w:rsidRPr="002F74EC" w:rsidRDefault="002F74EC" w:rsidP="004A1BBA">
            <w:pPr>
              <w:jc w:val="left"/>
              <w:rPr>
                <w:b/>
                <w:bCs/>
                <w:iCs/>
                <w:sz w:val="16"/>
                <w:szCs w:val="16"/>
              </w:rPr>
            </w:pPr>
          </w:p>
        </w:tc>
        <w:tc>
          <w:tcPr>
            <w:tcW w:w="0" w:type="auto"/>
            <w:shd w:val="clear" w:color="auto" w:fill="auto"/>
            <w:vAlign w:val="center"/>
            <w:hideMark/>
          </w:tcPr>
          <w:p w14:paraId="66A4E620"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Time (s)</w:t>
            </w:r>
          </w:p>
        </w:tc>
        <w:tc>
          <w:tcPr>
            <w:tcW w:w="0" w:type="auto"/>
            <w:shd w:val="clear" w:color="auto" w:fill="auto"/>
            <w:vAlign w:val="center"/>
            <w:hideMark/>
          </w:tcPr>
          <w:p w14:paraId="5F1D5A33"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Memory Usage</w:t>
            </w:r>
            <w:r>
              <w:rPr>
                <w:rStyle w:val="Refdenotaderodap"/>
                <w:rFonts w:eastAsia="Times New Roman"/>
                <w:b/>
                <w:szCs w:val="16"/>
              </w:rPr>
              <w:footnoteReference w:id="6"/>
            </w:r>
          </w:p>
        </w:tc>
        <w:tc>
          <w:tcPr>
            <w:tcW w:w="0" w:type="auto"/>
            <w:shd w:val="clear" w:color="auto" w:fill="auto"/>
            <w:vAlign w:val="center"/>
            <w:hideMark/>
          </w:tcPr>
          <w:p w14:paraId="041A4B0B" w14:textId="77777777"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Time (s)</w:t>
            </w:r>
          </w:p>
        </w:tc>
        <w:tc>
          <w:tcPr>
            <w:tcW w:w="0" w:type="auto"/>
            <w:vMerge/>
            <w:shd w:val="clear" w:color="auto" w:fill="auto"/>
            <w:vAlign w:val="center"/>
            <w:hideMark/>
          </w:tcPr>
          <w:p w14:paraId="7FBDA9C7" w14:textId="77777777" w:rsidR="002F74EC" w:rsidRPr="002F74EC" w:rsidRDefault="002F74EC" w:rsidP="004A1BBA">
            <w:pPr>
              <w:jc w:val="left"/>
              <w:rPr>
                <w:b/>
                <w:bCs/>
                <w:iCs/>
                <w:sz w:val="16"/>
                <w:szCs w:val="16"/>
              </w:rPr>
            </w:pPr>
          </w:p>
        </w:tc>
        <w:tc>
          <w:tcPr>
            <w:tcW w:w="0" w:type="auto"/>
            <w:vMerge/>
            <w:shd w:val="clear" w:color="auto" w:fill="auto"/>
            <w:vAlign w:val="center"/>
            <w:hideMark/>
          </w:tcPr>
          <w:p w14:paraId="2A272DC2" w14:textId="77777777" w:rsidR="002F74EC" w:rsidRPr="002F74EC" w:rsidRDefault="002F74EC" w:rsidP="004A1BBA">
            <w:pPr>
              <w:jc w:val="left"/>
              <w:rPr>
                <w:b/>
                <w:bCs/>
                <w:iCs/>
                <w:sz w:val="16"/>
                <w:szCs w:val="16"/>
              </w:rPr>
            </w:pPr>
          </w:p>
        </w:tc>
        <w:tc>
          <w:tcPr>
            <w:tcW w:w="0" w:type="auto"/>
            <w:vMerge/>
            <w:shd w:val="clear" w:color="auto" w:fill="auto"/>
            <w:vAlign w:val="center"/>
            <w:hideMark/>
          </w:tcPr>
          <w:p w14:paraId="3C1325B2" w14:textId="77777777" w:rsidR="002F74EC" w:rsidRPr="002F74EC" w:rsidRDefault="002F74EC" w:rsidP="004A1BBA">
            <w:pPr>
              <w:jc w:val="left"/>
              <w:rPr>
                <w:b/>
                <w:bCs/>
                <w:iCs/>
                <w:sz w:val="16"/>
                <w:szCs w:val="16"/>
              </w:rPr>
            </w:pPr>
          </w:p>
        </w:tc>
        <w:tc>
          <w:tcPr>
            <w:tcW w:w="0" w:type="auto"/>
            <w:vMerge/>
            <w:shd w:val="clear" w:color="auto" w:fill="auto"/>
            <w:vAlign w:val="center"/>
            <w:hideMark/>
          </w:tcPr>
          <w:p w14:paraId="4599FCAC" w14:textId="77777777" w:rsidR="002F74EC" w:rsidRPr="002F74EC" w:rsidRDefault="002F74EC" w:rsidP="004A1BBA">
            <w:pPr>
              <w:jc w:val="left"/>
              <w:rPr>
                <w:b/>
                <w:bCs/>
                <w:iCs/>
                <w:sz w:val="16"/>
                <w:szCs w:val="16"/>
              </w:rPr>
            </w:pPr>
          </w:p>
        </w:tc>
      </w:tr>
      <w:tr w:rsidR="002F74EC" w:rsidRPr="007D7EAA" w14:paraId="63835BCD" w14:textId="77777777" w:rsidTr="002F74EC">
        <w:trPr>
          <w:trHeight w:val="63"/>
          <w:jc w:val="center"/>
        </w:trPr>
        <w:tc>
          <w:tcPr>
            <w:tcW w:w="0" w:type="auto"/>
            <w:shd w:val="clear" w:color="auto" w:fill="auto"/>
            <w:noWrap/>
            <w:vAlign w:val="center"/>
            <w:hideMark/>
          </w:tcPr>
          <w:p w14:paraId="0EABA89E" w14:textId="77777777" w:rsidR="002F74EC" w:rsidRPr="007D7EAA" w:rsidRDefault="002F74EC" w:rsidP="002F74EC">
            <w:pPr>
              <w:ind w:firstLine="0"/>
              <w:rPr>
                <w:bCs/>
                <w:sz w:val="16"/>
                <w:szCs w:val="16"/>
              </w:rPr>
            </w:pPr>
            <w:r w:rsidRPr="007D7EAA">
              <w:rPr>
                <w:bCs/>
                <w:sz w:val="16"/>
                <w:szCs w:val="16"/>
              </w:rPr>
              <w:t>DyeVC</w:t>
            </w:r>
          </w:p>
        </w:tc>
        <w:tc>
          <w:tcPr>
            <w:tcW w:w="0" w:type="auto"/>
            <w:shd w:val="clear" w:color="auto" w:fill="auto"/>
            <w:vAlign w:val="center"/>
            <w:hideMark/>
          </w:tcPr>
          <w:p w14:paraId="6A70771C" w14:textId="77777777"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14:paraId="77965279" w14:textId="77777777" w:rsidR="002F74EC" w:rsidRPr="007D7EAA" w:rsidRDefault="002F74EC" w:rsidP="002F74EC">
            <w:pPr>
              <w:ind w:firstLine="0"/>
              <w:jc w:val="center"/>
              <w:rPr>
                <w:sz w:val="16"/>
                <w:szCs w:val="16"/>
              </w:rPr>
            </w:pPr>
            <w:r w:rsidRPr="007D7EAA">
              <w:rPr>
                <w:sz w:val="16"/>
                <w:szCs w:val="16"/>
              </w:rPr>
              <w:t>187</w:t>
            </w:r>
          </w:p>
        </w:tc>
        <w:tc>
          <w:tcPr>
            <w:tcW w:w="0" w:type="auto"/>
            <w:shd w:val="clear" w:color="auto" w:fill="auto"/>
            <w:noWrap/>
            <w:vAlign w:val="center"/>
            <w:hideMark/>
          </w:tcPr>
          <w:p w14:paraId="5CE6DBF9" w14:textId="77777777" w:rsidR="002F74EC" w:rsidRPr="007D7EAA" w:rsidRDefault="002F74EC" w:rsidP="002F74EC">
            <w:pPr>
              <w:ind w:firstLine="0"/>
              <w:jc w:val="center"/>
              <w:rPr>
                <w:sz w:val="16"/>
                <w:szCs w:val="16"/>
              </w:rPr>
            </w:pPr>
            <w:r w:rsidRPr="007D7EAA">
              <w:rPr>
                <w:sz w:val="16"/>
                <w:szCs w:val="16"/>
              </w:rPr>
              <w:t>1.0</w:t>
            </w:r>
          </w:p>
        </w:tc>
        <w:tc>
          <w:tcPr>
            <w:tcW w:w="0" w:type="auto"/>
            <w:shd w:val="clear" w:color="auto" w:fill="auto"/>
            <w:noWrap/>
            <w:vAlign w:val="center"/>
            <w:hideMark/>
          </w:tcPr>
          <w:p w14:paraId="1F91CE94" w14:textId="77777777" w:rsidR="002F74EC" w:rsidRPr="007D7EAA" w:rsidRDefault="002F74EC" w:rsidP="002F74EC">
            <w:pPr>
              <w:ind w:firstLine="0"/>
              <w:jc w:val="center"/>
              <w:rPr>
                <w:sz w:val="16"/>
                <w:szCs w:val="16"/>
              </w:rPr>
            </w:pPr>
            <w:r w:rsidRPr="007D7EAA">
              <w:rPr>
                <w:sz w:val="16"/>
                <w:szCs w:val="16"/>
              </w:rPr>
              <w:t>539</w:t>
            </w:r>
          </w:p>
        </w:tc>
        <w:tc>
          <w:tcPr>
            <w:tcW w:w="0" w:type="auto"/>
            <w:shd w:val="clear" w:color="auto" w:fill="auto"/>
            <w:vAlign w:val="center"/>
            <w:hideMark/>
          </w:tcPr>
          <w:p w14:paraId="37AEC58E" w14:textId="77777777" w:rsidR="002F74EC" w:rsidRPr="007D7EAA" w:rsidRDefault="002F74EC" w:rsidP="002F74EC">
            <w:pPr>
              <w:ind w:firstLine="0"/>
              <w:jc w:val="center"/>
              <w:rPr>
                <w:sz w:val="16"/>
                <w:szCs w:val="16"/>
              </w:rPr>
            </w:pPr>
            <w:r w:rsidRPr="007D7EAA">
              <w:rPr>
                <w:sz w:val="16"/>
                <w:szCs w:val="16"/>
              </w:rPr>
              <w:t>3.5</w:t>
            </w:r>
          </w:p>
        </w:tc>
        <w:tc>
          <w:tcPr>
            <w:tcW w:w="0" w:type="auto"/>
            <w:shd w:val="clear" w:color="auto" w:fill="auto"/>
            <w:hideMark/>
          </w:tcPr>
          <w:p w14:paraId="46DD9E7E" w14:textId="77777777" w:rsidR="002F74EC" w:rsidRPr="007D7EAA" w:rsidRDefault="002F74EC" w:rsidP="002F74EC">
            <w:pPr>
              <w:ind w:firstLine="0"/>
              <w:jc w:val="center"/>
              <w:rPr>
                <w:sz w:val="16"/>
                <w:szCs w:val="16"/>
              </w:rPr>
            </w:pPr>
            <w:r w:rsidRPr="007D7EAA">
              <w:rPr>
                <w:sz w:val="16"/>
                <w:szCs w:val="16"/>
              </w:rPr>
              <w:t>15</w:t>
            </w:r>
          </w:p>
        </w:tc>
        <w:tc>
          <w:tcPr>
            <w:tcW w:w="0" w:type="auto"/>
            <w:shd w:val="clear" w:color="auto" w:fill="auto"/>
            <w:vAlign w:val="center"/>
            <w:hideMark/>
          </w:tcPr>
          <w:p w14:paraId="3F1633AC" w14:textId="77777777" w:rsidR="002F74EC" w:rsidRPr="007D7EAA" w:rsidRDefault="002F74EC" w:rsidP="002F74EC">
            <w:pPr>
              <w:ind w:firstLine="0"/>
              <w:jc w:val="center"/>
              <w:rPr>
                <w:sz w:val="16"/>
                <w:szCs w:val="16"/>
              </w:rPr>
            </w:pPr>
            <w:r w:rsidRPr="007D7EAA">
              <w:rPr>
                <w:sz w:val="16"/>
                <w:szCs w:val="16"/>
              </w:rPr>
              <w:t>2.7</w:t>
            </w:r>
          </w:p>
        </w:tc>
        <w:tc>
          <w:tcPr>
            <w:tcW w:w="0" w:type="auto"/>
            <w:shd w:val="clear" w:color="auto" w:fill="auto"/>
            <w:vAlign w:val="center"/>
            <w:hideMark/>
          </w:tcPr>
          <w:p w14:paraId="51C9168A" w14:textId="77777777" w:rsidR="002F74EC" w:rsidRPr="007D7EAA" w:rsidRDefault="002F74EC" w:rsidP="002F74EC">
            <w:pPr>
              <w:ind w:firstLine="0"/>
              <w:jc w:val="center"/>
              <w:rPr>
                <w:sz w:val="16"/>
                <w:szCs w:val="16"/>
              </w:rPr>
            </w:pPr>
            <w:r w:rsidRPr="007D7EAA">
              <w:rPr>
                <w:sz w:val="16"/>
                <w:szCs w:val="16"/>
              </w:rPr>
              <w:t>12.4</w:t>
            </w:r>
          </w:p>
        </w:tc>
        <w:tc>
          <w:tcPr>
            <w:tcW w:w="0" w:type="auto"/>
            <w:shd w:val="clear" w:color="auto" w:fill="auto"/>
            <w:vAlign w:val="center"/>
            <w:hideMark/>
          </w:tcPr>
          <w:p w14:paraId="2A7289CB" w14:textId="77777777" w:rsidR="002F74EC" w:rsidRPr="007D7EAA" w:rsidRDefault="002F74EC" w:rsidP="002F74EC">
            <w:pPr>
              <w:ind w:firstLine="0"/>
              <w:jc w:val="center"/>
              <w:rPr>
                <w:sz w:val="16"/>
                <w:szCs w:val="16"/>
              </w:rPr>
            </w:pPr>
            <w:r w:rsidRPr="007D7EAA">
              <w:rPr>
                <w:sz w:val="16"/>
                <w:szCs w:val="16"/>
              </w:rPr>
              <w:t>16.1</w:t>
            </w:r>
          </w:p>
        </w:tc>
        <w:tc>
          <w:tcPr>
            <w:tcW w:w="0" w:type="auto"/>
            <w:shd w:val="clear" w:color="auto" w:fill="auto"/>
            <w:vAlign w:val="center"/>
            <w:hideMark/>
          </w:tcPr>
          <w:p w14:paraId="071D0C89" w14:textId="77777777" w:rsidR="002F74EC" w:rsidRPr="007D7EAA" w:rsidRDefault="002F74EC" w:rsidP="002F74EC">
            <w:pPr>
              <w:ind w:firstLine="0"/>
              <w:jc w:val="center"/>
              <w:rPr>
                <w:sz w:val="16"/>
                <w:szCs w:val="16"/>
              </w:rPr>
            </w:pPr>
            <w:r w:rsidRPr="007D7EAA">
              <w:rPr>
                <w:sz w:val="16"/>
                <w:szCs w:val="16"/>
              </w:rPr>
              <w:t>1.7</w:t>
            </w:r>
          </w:p>
        </w:tc>
        <w:tc>
          <w:tcPr>
            <w:tcW w:w="0" w:type="auto"/>
            <w:shd w:val="clear" w:color="auto" w:fill="auto"/>
            <w:vAlign w:val="center"/>
            <w:hideMark/>
          </w:tcPr>
          <w:p w14:paraId="0076AACE" w14:textId="77777777" w:rsidR="002F74EC" w:rsidRPr="007D7EAA" w:rsidRDefault="002F74EC" w:rsidP="002F74EC">
            <w:pPr>
              <w:ind w:firstLine="0"/>
              <w:jc w:val="center"/>
              <w:rPr>
                <w:sz w:val="16"/>
                <w:szCs w:val="16"/>
              </w:rPr>
            </w:pPr>
            <w:r w:rsidRPr="007D7EAA">
              <w:rPr>
                <w:sz w:val="16"/>
                <w:szCs w:val="16"/>
              </w:rPr>
              <w:t>4.4</w:t>
            </w:r>
          </w:p>
        </w:tc>
      </w:tr>
      <w:tr w:rsidR="002F74EC" w:rsidRPr="007D7EAA" w14:paraId="6EB23FE8" w14:textId="77777777" w:rsidTr="002F74EC">
        <w:trPr>
          <w:trHeight w:val="151"/>
          <w:jc w:val="center"/>
        </w:trPr>
        <w:tc>
          <w:tcPr>
            <w:tcW w:w="0" w:type="auto"/>
            <w:shd w:val="clear" w:color="auto" w:fill="auto"/>
            <w:noWrap/>
            <w:vAlign w:val="center"/>
            <w:hideMark/>
          </w:tcPr>
          <w:p w14:paraId="4165C5CE" w14:textId="77777777" w:rsidR="002F74EC" w:rsidRPr="007D7EAA" w:rsidRDefault="002F74EC" w:rsidP="002F74EC">
            <w:pPr>
              <w:ind w:firstLine="0"/>
              <w:rPr>
                <w:bCs/>
                <w:sz w:val="16"/>
                <w:szCs w:val="16"/>
              </w:rPr>
            </w:pPr>
            <w:r w:rsidRPr="007D7EAA">
              <w:rPr>
                <w:bCs/>
                <w:sz w:val="16"/>
                <w:szCs w:val="16"/>
              </w:rPr>
              <w:t>SAPOS</w:t>
            </w:r>
          </w:p>
        </w:tc>
        <w:tc>
          <w:tcPr>
            <w:tcW w:w="0" w:type="auto"/>
            <w:shd w:val="clear" w:color="auto" w:fill="auto"/>
            <w:vAlign w:val="center"/>
            <w:hideMark/>
          </w:tcPr>
          <w:p w14:paraId="78623837" w14:textId="77777777"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14:paraId="6B1381A6" w14:textId="77777777" w:rsidR="002F74EC" w:rsidRPr="007D7EAA" w:rsidRDefault="002F74EC" w:rsidP="002F74EC">
            <w:pPr>
              <w:ind w:firstLine="0"/>
              <w:jc w:val="center"/>
              <w:rPr>
                <w:sz w:val="16"/>
                <w:szCs w:val="16"/>
              </w:rPr>
            </w:pPr>
            <w:r w:rsidRPr="007D7EAA">
              <w:rPr>
                <w:sz w:val="16"/>
                <w:szCs w:val="16"/>
              </w:rPr>
              <w:t>702</w:t>
            </w:r>
          </w:p>
        </w:tc>
        <w:tc>
          <w:tcPr>
            <w:tcW w:w="0" w:type="auto"/>
            <w:shd w:val="clear" w:color="auto" w:fill="auto"/>
            <w:noWrap/>
            <w:vAlign w:val="center"/>
            <w:hideMark/>
          </w:tcPr>
          <w:p w14:paraId="6661BE41" w14:textId="77777777" w:rsidR="002F74EC" w:rsidRPr="007D7EAA" w:rsidRDefault="002F74EC" w:rsidP="002F74EC">
            <w:pPr>
              <w:ind w:firstLine="0"/>
              <w:jc w:val="center"/>
              <w:rPr>
                <w:sz w:val="16"/>
                <w:szCs w:val="16"/>
              </w:rPr>
            </w:pPr>
            <w:r w:rsidRPr="007D7EAA">
              <w:rPr>
                <w:sz w:val="16"/>
                <w:szCs w:val="16"/>
              </w:rPr>
              <w:t>7.0</w:t>
            </w:r>
          </w:p>
        </w:tc>
        <w:tc>
          <w:tcPr>
            <w:tcW w:w="0" w:type="auto"/>
            <w:shd w:val="clear" w:color="auto" w:fill="auto"/>
            <w:noWrap/>
            <w:vAlign w:val="center"/>
            <w:hideMark/>
          </w:tcPr>
          <w:p w14:paraId="4ECCB4AE" w14:textId="77777777" w:rsidR="002F74EC" w:rsidRPr="007D7EAA" w:rsidRDefault="002F74EC" w:rsidP="002F74EC">
            <w:pPr>
              <w:ind w:firstLine="0"/>
              <w:jc w:val="center"/>
              <w:rPr>
                <w:sz w:val="16"/>
                <w:szCs w:val="16"/>
              </w:rPr>
            </w:pPr>
            <w:r w:rsidRPr="007D7EAA">
              <w:rPr>
                <w:sz w:val="16"/>
                <w:szCs w:val="16"/>
              </w:rPr>
              <w:t>685</w:t>
            </w:r>
          </w:p>
        </w:tc>
        <w:tc>
          <w:tcPr>
            <w:tcW w:w="0" w:type="auto"/>
            <w:shd w:val="clear" w:color="auto" w:fill="auto"/>
            <w:vAlign w:val="center"/>
            <w:hideMark/>
          </w:tcPr>
          <w:p w14:paraId="1E3C54B9" w14:textId="77777777" w:rsidR="002F74EC" w:rsidRPr="007D7EAA" w:rsidRDefault="002F74EC" w:rsidP="002F74EC">
            <w:pPr>
              <w:ind w:firstLine="0"/>
              <w:jc w:val="center"/>
              <w:rPr>
                <w:sz w:val="16"/>
                <w:szCs w:val="16"/>
              </w:rPr>
            </w:pPr>
            <w:r w:rsidRPr="007D7EAA">
              <w:rPr>
                <w:sz w:val="16"/>
                <w:szCs w:val="16"/>
              </w:rPr>
              <w:t>5.6</w:t>
            </w:r>
          </w:p>
        </w:tc>
        <w:tc>
          <w:tcPr>
            <w:tcW w:w="0" w:type="auto"/>
            <w:shd w:val="clear" w:color="auto" w:fill="auto"/>
            <w:hideMark/>
          </w:tcPr>
          <w:p w14:paraId="0B8B0B10" w14:textId="77777777" w:rsidR="002F74EC" w:rsidRPr="007D7EAA" w:rsidRDefault="002F74EC" w:rsidP="002F74EC">
            <w:pPr>
              <w:ind w:firstLine="0"/>
              <w:jc w:val="center"/>
              <w:rPr>
                <w:sz w:val="16"/>
                <w:szCs w:val="16"/>
              </w:rPr>
            </w:pPr>
            <w:r w:rsidRPr="007D7EAA">
              <w:rPr>
                <w:sz w:val="16"/>
                <w:szCs w:val="16"/>
              </w:rPr>
              <w:t>19</w:t>
            </w:r>
          </w:p>
        </w:tc>
        <w:tc>
          <w:tcPr>
            <w:tcW w:w="0" w:type="auto"/>
            <w:shd w:val="clear" w:color="auto" w:fill="auto"/>
            <w:vAlign w:val="center"/>
            <w:hideMark/>
          </w:tcPr>
          <w:p w14:paraId="70340DB9" w14:textId="77777777" w:rsidR="002F74EC" w:rsidRPr="007D7EAA" w:rsidRDefault="002F74EC" w:rsidP="002F74EC">
            <w:pPr>
              <w:ind w:firstLine="0"/>
              <w:jc w:val="center"/>
              <w:rPr>
                <w:sz w:val="16"/>
                <w:szCs w:val="16"/>
              </w:rPr>
            </w:pPr>
            <w:r w:rsidRPr="007D7EAA">
              <w:rPr>
                <w:sz w:val="16"/>
                <w:szCs w:val="16"/>
              </w:rPr>
              <w:t>3.2</w:t>
            </w:r>
          </w:p>
        </w:tc>
        <w:tc>
          <w:tcPr>
            <w:tcW w:w="0" w:type="auto"/>
            <w:shd w:val="clear" w:color="auto" w:fill="auto"/>
            <w:vAlign w:val="center"/>
            <w:hideMark/>
          </w:tcPr>
          <w:p w14:paraId="17FF52CB" w14:textId="77777777" w:rsidR="002F74EC" w:rsidRPr="007D7EAA" w:rsidRDefault="002F74EC" w:rsidP="002F74EC">
            <w:pPr>
              <w:ind w:firstLine="0"/>
              <w:jc w:val="center"/>
              <w:rPr>
                <w:sz w:val="16"/>
                <w:szCs w:val="16"/>
              </w:rPr>
            </w:pPr>
            <w:r w:rsidRPr="007D7EAA">
              <w:rPr>
                <w:sz w:val="16"/>
                <w:szCs w:val="16"/>
              </w:rPr>
              <w:t>20.8</w:t>
            </w:r>
          </w:p>
        </w:tc>
        <w:tc>
          <w:tcPr>
            <w:tcW w:w="0" w:type="auto"/>
            <w:shd w:val="clear" w:color="auto" w:fill="auto"/>
            <w:vAlign w:val="center"/>
            <w:hideMark/>
          </w:tcPr>
          <w:p w14:paraId="3917EE78" w14:textId="77777777" w:rsidR="002F74EC" w:rsidRPr="007D7EAA" w:rsidRDefault="002F74EC" w:rsidP="002F74EC">
            <w:pPr>
              <w:ind w:firstLine="0"/>
              <w:jc w:val="center"/>
              <w:rPr>
                <w:sz w:val="16"/>
                <w:szCs w:val="16"/>
              </w:rPr>
            </w:pPr>
            <w:r w:rsidRPr="007D7EAA">
              <w:rPr>
                <w:sz w:val="16"/>
                <w:szCs w:val="16"/>
              </w:rPr>
              <w:t>22.6</w:t>
            </w:r>
          </w:p>
        </w:tc>
        <w:tc>
          <w:tcPr>
            <w:tcW w:w="0" w:type="auto"/>
            <w:shd w:val="clear" w:color="auto" w:fill="auto"/>
            <w:vAlign w:val="center"/>
            <w:hideMark/>
          </w:tcPr>
          <w:p w14:paraId="66243853" w14:textId="77777777" w:rsidR="002F74EC" w:rsidRPr="007D7EAA" w:rsidRDefault="002F74EC" w:rsidP="002F74EC">
            <w:pPr>
              <w:ind w:firstLine="0"/>
              <w:jc w:val="center"/>
              <w:rPr>
                <w:sz w:val="16"/>
                <w:szCs w:val="16"/>
              </w:rPr>
            </w:pPr>
            <w:r w:rsidRPr="007D7EAA">
              <w:rPr>
                <w:sz w:val="16"/>
                <w:szCs w:val="16"/>
              </w:rPr>
              <w:t>1.8</w:t>
            </w:r>
          </w:p>
        </w:tc>
        <w:tc>
          <w:tcPr>
            <w:tcW w:w="0" w:type="auto"/>
            <w:shd w:val="clear" w:color="auto" w:fill="auto"/>
            <w:vAlign w:val="center"/>
            <w:hideMark/>
          </w:tcPr>
          <w:p w14:paraId="1691B3FA" w14:textId="77777777" w:rsidR="002F74EC" w:rsidRPr="007D7EAA" w:rsidRDefault="002F74EC" w:rsidP="002F74EC">
            <w:pPr>
              <w:ind w:firstLine="0"/>
              <w:jc w:val="center"/>
              <w:rPr>
                <w:sz w:val="16"/>
                <w:szCs w:val="16"/>
              </w:rPr>
            </w:pPr>
            <w:r w:rsidRPr="007D7EAA">
              <w:rPr>
                <w:sz w:val="16"/>
                <w:szCs w:val="16"/>
              </w:rPr>
              <w:t>5.2</w:t>
            </w:r>
          </w:p>
        </w:tc>
      </w:tr>
      <w:tr w:rsidR="002F74EC" w:rsidRPr="007D7EAA" w14:paraId="4A8BD744" w14:textId="77777777" w:rsidTr="002F74EC">
        <w:trPr>
          <w:trHeight w:val="97"/>
          <w:jc w:val="center"/>
        </w:trPr>
        <w:tc>
          <w:tcPr>
            <w:tcW w:w="0" w:type="auto"/>
            <w:shd w:val="clear" w:color="auto" w:fill="auto"/>
            <w:noWrap/>
            <w:vAlign w:val="center"/>
            <w:hideMark/>
          </w:tcPr>
          <w:p w14:paraId="474A8910" w14:textId="77777777" w:rsidR="002F74EC" w:rsidRPr="007D7EAA" w:rsidRDefault="002F74EC" w:rsidP="002F74EC">
            <w:pPr>
              <w:ind w:firstLine="0"/>
              <w:rPr>
                <w:bCs/>
                <w:sz w:val="16"/>
                <w:szCs w:val="16"/>
              </w:rPr>
            </w:pPr>
            <w:proofErr w:type="spellStart"/>
            <w:r w:rsidRPr="007D7EAA">
              <w:rPr>
                <w:bCs/>
                <w:sz w:val="16"/>
                <w:szCs w:val="16"/>
              </w:rPr>
              <w:t>jgit</w:t>
            </w:r>
            <w:proofErr w:type="spellEnd"/>
          </w:p>
        </w:tc>
        <w:tc>
          <w:tcPr>
            <w:tcW w:w="0" w:type="auto"/>
            <w:shd w:val="clear" w:color="auto" w:fill="auto"/>
            <w:vAlign w:val="center"/>
            <w:hideMark/>
          </w:tcPr>
          <w:p w14:paraId="1179064E" w14:textId="77777777" w:rsidR="002F74EC" w:rsidRPr="007D7EAA" w:rsidRDefault="002F74EC" w:rsidP="002F74EC">
            <w:pPr>
              <w:ind w:firstLine="0"/>
              <w:rPr>
                <w:sz w:val="16"/>
                <w:szCs w:val="16"/>
              </w:rPr>
            </w:pPr>
            <w:r w:rsidRPr="007D7EAA">
              <w:rPr>
                <w:sz w:val="16"/>
                <w:szCs w:val="16"/>
              </w:rPr>
              <w:t>eclipse.org</w:t>
            </w:r>
          </w:p>
        </w:tc>
        <w:tc>
          <w:tcPr>
            <w:tcW w:w="0" w:type="auto"/>
            <w:shd w:val="clear" w:color="auto" w:fill="auto"/>
            <w:noWrap/>
            <w:vAlign w:val="center"/>
            <w:hideMark/>
          </w:tcPr>
          <w:p w14:paraId="6AF3897E" w14:textId="77777777" w:rsidR="002F74EC" w:rsidRPr="007D7EAA" w:rsidRDefault="002F74EC" w:rsidP="002F74EC">
            <w:pPr>
              <w:ind w:firstLine="0"/>
              <w:jc w:val="center"/>
              <w:rPr>
                <w:sz w:val="16"/>
                <w:szCs w:val="16"/>
              </w:rPr>
            </w:pPr>
            <w:r w:rsidRPr="007D7EAA">
              <w:rPr>
                <w:sz w:val="16"/>
                <w:szCs w:val="16"/>
              </w:rPr>
              <w:t>2,979</w:t>
            </w:r>
          </w:p>
        </w:tc>
        <w:tc>
          <w:tcPr>
            <w:tcW w:w="0" w:type="auto"/>
            <w:shd w:val="clear" w:color="auto" w:fill="auto"/>
            <w:noWrap/>
            <w:vAlign w:val="center"/>
            <w:hideMark/>
          </w:tcPr>
          <w:p w14:paraId="1BEE9898" w14:textId="77777777" w:rsidR="002F74EC" w:rsidRPr="007D7EAA" w:rsidRDefault="002F74EC" w:rsidP="002F74EC">
            <w:pPr>
              <w:ind w:firstLine="0"/>
              <w:jc w:val="center"/>
              <w:rPr>
                <w:sz w:val="16"/>
                <w:szCs w:val="16"/>
              </w:rPr>
            </w:pPr>
            <w:r w:rsidRPr="007D7EAA">
              <w:rPr>
                <w:sz w:val="16"/>
                <w:szCs w:val="16"/>
              </w:rPr>
              <w:t>10.0</w:t>
            </w:r>
          </w:p>
        </w:tc>
        <w:tc>
          <w:tcPr>
            <w:tcW w:w="0" w:type="auto"/>
            <w:shd w:val="clear" w:color="auto" w:fill="auto"/>
            <w:noWrap/>
            <w:vAlign w:val="center"/>
            <w:hideMark/>
          </w:tcPr>
          <w:p w14:paraId="2B60AF66" w14:textId="77777777" w:rsidR="002F74EC" w:rsidRPr="007D7EAA" w:rsidRDefault="002F74EC" w:rsidP="002F74EC">
            <w:pPr>
              <w:ind w:firstLine="0"/>
              <w:jc w:val="center"/>
              <w:rPr>
                <w:sz w:val="16"/>
                <w:szCs w:val="16"/>
              </w:rPr>
            </w:pPr>
            <w:r w:rsidRPr="007D7EAA">
              <w:rPr>
                <w:sz w:val="16"/>
                <w:szCs w:val="16"/>
              </w:rPr>
              <w:t>1,595</w:t>
            </w:r>
          </w:p>
        </w:tc>
        <w:tc>
          <w:tcPr>
            <w:tcW w:w="0" w:type="auto"/>
            <w:shd w:val="clear" w:color="auto" w:fill="auto"/>
            <w:vAlign w:val="center"/>
            <w:hideMark/>
          </w:tcPr>
          <w:p w14:paraId="3735AE07" w14:textId="77777777" w:rsidR="002F74EC" w:rsidRPr="007D7EAA" w:rsidRDefault="002F74EC" w:rsidP="002F74EC">
            <w:pPr>
              <w:ind w:firstLine="0"/>
              <w:jc w:val="center"/>
              <w:rPr>
                <w:sz w:val="16"/>
                <w:szCs w:val="16"/>
              </w:rPr>
            </w:pPr>
            <w:r w:rsidRPr="007D7EAA">
              <w:rPr>
                <w:sz w:val="16"/>
                <w:szCs w:val="16"/>
              </w:rPr>
              <w:t>18.4</w:t>
            </w:r>
          </w:p>
        </w:tc>
        <w:tc>
          <w:tcPr>
            <w:tcW w:w="0" w:type="auto"/>
            <w:shd w:val="clear" w:color="auto" w:fill="auto"/>
            <w:hideMark/>
          </w:tcPr>
          <w:p w14:paraId="21621172" w14:textId="77777777" w:rsidR="002F74EC" w:rsidRPr="007D7EAA" w:rsidRDefault="002F74EC" w:rsidP="002F74EC">
            <w:pPr>
              <w:ind w:firstLine="0"/>
              <w:jc w:val="center"/>
              <w:rPr>
                <w:sz w:val="16"/>
                <w:szCs w:val="16"/>
              </w:rPr>
            </w:pPr>
            <w:r w:rsidRPr="007D7EAA">
              <w:rPr>
                <w:sz w:val="16"/>
                <w:szCs w:val="16"/>
              </w:rPr>
              <w:t>512</w:t>
            </w:r>
          </w:p>
        </w:tc>
        <w:tc>
          <w:tcPr>
            <w:tcW w:w="0" w:type="auto"/>
            <w:shd w:val="clear" w:color="auto" w:fill="auto"/>
            <w:vAlign w:val="center"/>
            <w:hideMark/>
          </w:tcPr>
          <w:p w14:paraId="4A440028" w14:textId="77777777" w:rsidR="002F74EC" w:rsidRPr="007D7EAA" w:rsidRDefault="002F74EC" w:rsidP="002F74EC">
            <w:pPr>
              <w:ind w:firstLine="0"/>
              <w:jc w:val="center"/>
              <w:rPr>
                <w:sz w:val="16"/>
                <w:szCs w:val="16"/>
              </w:rPr>
            </w:pPr>
            <w:r w:rsidRPr="007D7EAA">
              <w:rPr>
                <w:sz w:val="16"/>
                <w:szCs w:val="16"/>
              </w:rPr>
              <w:t>3.4</w:t>
            </w:r>
          </w:p>
        </w:tc>
        <w:tc>
          <w:tcPr>
            <w:tcW w:w="0" w:type="auto"/>
            <w:shd w:val="clear" w:color="auto" w:fill="auto"/>
            <w:vAlign w:val="center"/>
            <w:hideMark/>
          </w:tcPr>
          <w:p w14:paraId="2DC6CBC9" w14:textId="77777777" w:rsidR="002F74EC" w:rsidRPr="007D7EAA" w:rsidRDefault="002F74EC" w:rsidP="002F74EC">
            <w:pPr>
              <w:ind w:firstLine="0"/>
              <w:jc w:val="center"/>
              <w:rPr>
                <w:sz w:val="16"/>
                <w:szCs w:val="16"/>
              </w:rPr>
            </w:pPr>
            <w:r w:rsidRPr="007D7EAA">
              <w:rPr>
                <w:sz w:val="16"/>
                <w:szCs w:val="16"/>
              </w:rPr>
              <w:t>42.4</w:t>
            </w:r>
          </w:p>
        </w:tc>
        <w:tc>
          <w:tcPr>
            <w:tcW w:w="0" w:type="auto"/>
            <w:shd w:val="clear" w:color="auto" w:fill="auto"/>
            <w:vAlign w:val="center"/>
            <w:hideMark/>
          </w:tcPr>
          <w:p w14:paraId="3E849BE9" w14:textId="77777777" w:rsidR="002F74EC" w:rsidRPr="007D7EAA" w:rsidRDefault="002F74EC" w:rsidP="002F74EC">
            <w:pPr>
              <w:ind w:firstLine="0"/>
              <w:jc w:val="center"/>
              <w:rPr>
                <w:sz w:val="16"/>
                <w:szCs w:val="16"/>
              </w:rPr>
            </w:pPr>
            <w:r w:rsidRPr="007D7EAA">
              <w:rPr>
                <w:sz w:val="16"/>
                <w:szCs w:val="16"/>
              </w:rPr>
              <w:t>46.0</w:t>
            </w:r>
          </w:p>
        </w:tc>
        <w:tc>
          <w:tcPr>
            <w:tcW w:w="0" w:type="auto"/>
            <w:shd w:val="clear" w:color="auto" w:fill="auto"/>
            <w:vAlign w:val="center"/>
            <w:hideMark/>
          </w:tcPr>
          <w:p w14:paraId="005E14D6" w14:textId="77777777" w:rsidR="002F74EC" w:rsidRPr="007D7EAA" w:rsidRDefault="002F74EC" w:rsidP="002F74EC">
            <w:pPr>
              <w:ind w:firstLine="0"/>
              <w:jc w:val="center"/>
              <w:rPr>
                <w:sz w:val="16"/>
                <w:szCs w:val="16"/>
              </w:rPr>
            </w:pPr>
            <w:r w:rsidRPr="007D7EAA">
              <w:rPr>
                <w:sz w:val="16"/>
                <w:szCs w:val="16"/>
              </w:rPr>
              <w:t>5.9</w:t>
            </w:r>
          </w:p>
        </w:tc>
        <w:tc>
          <w:tcPr>
            <w:tcW w:w="0" w:type="auto"/>
            <w:shd w:val="clear" w:color="auto" w:fill="auto"/>
            <w:vAlign w:val="center"/>
            <w:hideMark/>
          </w:tcPr>
          <w:p w14:paraId="34520B64" w14:textId="77777777" w:rsidR="002F74EC" w:rsidRPr="007D7EAA" w:rsidRDefault="002F74EC" w:rsidP="002F74EC">
            <w:pPr>
              <w:ind w:firstLine="0"/>
              <w:jc w:val="center"/>
              <w:rPr>
                <w:sz w:val="16"/>
                <w:szCs w:val="16"/>
              </w:rPr>
            </w:pPr>
            <w:r w:rsidRPr="007D7EAA">
              <w:rPr>
                <w:sz w:val="16"/>
                <w:szCs w:val="16"/>
              </w:rPr>
              <w:t>6.8</w:t>
            </w:r>
          </w:p>
        </w:tc>
      </w:tr>
      <w:tr w:rsidR="002F74EC" w:rsidRPr="007D7EAA" w14:paraId="6A544F71" w14:textId="77777777" w:rsidTr="002F74EC">
        <w:trPr>
          <w:trHeight w:val="50"/>
          <w:jc w:val="center"/>
        </w:trPr>
        <w:tc>
          <w:tcPr>
            <w:tcW w:w="0" w:type="auto"/>
            <w:shd w:val="clear" w:color="auto" w:fill="auto"/>
            <w:noWrap/>
            <w:vAlign w:val="center"/>
            <w:hideMark/>
          </w:tcPr>
          <w:p w14:paraId="71CE2F0E" w14:textId="77777777" w:rsidR="002F74EC" w:rsidRPr="007D7EAA" w:rsidRDefault="002F74EC" w:rsidP="002F74EC">
            <w:pPr>
              <w:ind w:firstLine="0"/>
              <w:rPr>
                <w:bCs/>
                <w:sz w:val="16"/>
                <w:szCs w:val="16"/>
              </w:rPr>
            </w:pPr>
            <w:proofErr w:type="spellStart"/>
            <w:r w:rsidRPr="007D7EAA">
              <w:rPr>
                <w:bCs/>
                <w:sz w:val="16"/>
                <w:szCs w:val="16"/>
              </w:rPr>
              <w:t>egit</w:t>
            </w:r>
            <w:proofErr w:type="spellEnd"/>
          </w:p>
        </w:tc>
        <w:tc>
          <w:tcPr>
            <w:tcW w:w="0" w:type="auto"/>
            <w:shd w:val="clear" w:color="auto" w:fill="auto"/>
            <w:vAlign w:val="center"/>
            <w:hideMark/>
          </w:tcPr>
          <w:p w14:paraId="0DF026BF" w14:textId="77777777" w:rsidR="002F74EC" w:rsidRPr="007D7EAA" w:rsidRDefault="002F74EC" w:rsidP="002F74EC">
            <w:pPr>
              <w:ind w:firstLine="0"/>
              <w:rPr>
                <w:sz w:val="16"/>
                <w:szCs w:val="16"/>
              </w:rPr>
            </w:pPr>
            <w:r w:rsidRPr="007D7EAA">
              <w:rPr>
                <w:sz w:val="16"/>
                <w:szCs w:val="16"/>
              </w:rPr>
              <w:t>eclipse.org</w:t>
            </w:r>
          </w:p>
        </w:tc>
        <w:tc>
          <w:tcPr>
            <w:tcW w:w="0" w:type="auto"/>
            <w:shd w:val="clear" w:color="auto" w:fill="auto"/>
            <w:noWrap/>
            <w:vAlign w:val="center"/>
            <w:hideMark/>
          </w:tcPr>
          <w:p w14:paraId="510B2E33" w14:textId="77777777" w:rsidR="002F74EC" w:rsidRPr="007D7EAA" w:rsidRDefault="002F74EC" w:rsidP="002F74EC">
            <w:pPr>
              <w:ind w:firstLine="0"/>
              <w:jc w:val="center"/>
              <w:rPr>
                <w:sz w:val="16"/>
                <w:szCs w:val="16"/>
              </w:rPr>
            </w:pPr>
            <w:r w:rsidRPr="007D7EAA">
              <w:rPr>
                <w:sz w:val="16"/>
                <w:szCs w:val="16"/>
              </w:rPr>
              <w:t>3,775</w:t>
            </w:r>
          </w:p>
        </w:tc>
        <w:tc>
          <w:tcPr>
            <w:tcW w:w="0" w:type="auto"/>
            <w:shd w:val="clear" w:color="auto" w:fill="auto"/>
            <w:noWrap/>
            <w:vAlign w:val="center"/>
            <w:hideMark/>
          </w:tcPr>
          <w:p w14:paraId="34F838F0" w14:textId="77777777" w:rsidR="002F74EC" w:rsidRPr="007D7EAA" w:rsidRDefault="002F74EC" w:rsidP="002F74EC">
            <w:pPr>
              <w:ind w:firstLine="0"/>
              <w:jc w:val="center"/>
              <w:rPr>
                <w:sz w:val="16"/>
                <w:szCs w:val="16"/>
              </w:rPr>
            </w:pPr>
            <w:r w:rsidRPr="007D7EAA">
              <w:rPr>
                <w:sz w:val="16"/>
                <w:szCs w:val="16"/>
              </w:rPr>
              <w:t>27.0</w:t>
            </w:r>
          </w:p>
        </w:tc>
        <w:tc>
          <w:tcPr>
            <w:tcW w:w="0" w:type="auto"/>
            <w:shd w:val="clear" w:color="auto" w:fill="auto"/>
            <w:noWrap/>
            <w:vAlign w:val="center"/>
            <w:hideMark/>
          </w:tcPr>
          <w:p w14:paraId="31AD23EF" w14:textId="77777777" w:rsidR="002F74EC" w:rsidRPr="007D7EAA" w:rsidRDefault="002F74EC" w:rsidP="002F74EC">
            <w:pPr>
              <w:ind w:firstLine="0"/>
              <w:jc w:val="center"/>
              <w:rPr>
                <w:sz w:val="16"/>
                <w:szCs w:val="16"/>
              </w:rPr>
            </w:pPr>
            <w:r w:rsidRPr="007D7EAA">
              <w:rPr>
                <w:sz w:val="16"/>
                <w:szCs w:val="16"/>
              </w:rPr>
              <w:t>1,478</w:t>
            </w:r>
          </w:p>
        </w:tc>
        <w:tc>
          <w:tcPr>
            <w:tcW w:w="0" w:type="auto"/>
            <w:shd w:val="clear" w:color="auto" w:fill="auto"/>
            <w:vAlign w:val="center"/>
            <w:hideMark/>
          </w:tcPr>
          <w:p w14:paraId="5A484C02" w14:textId="77777777" w:rsidR="002F74EC" w:rsidRPr="007D7EAA" w:rsidRDefault="002F74EC" w:rsidP="002F74EC">
            <w:pPr>
              <w:ind w:firstLine="0"/>
              <w:jc w:val="center"/>
              <w:rPr>
                <w:sz w:val="16"/>
                <w:szCs w:val="16"/>
              </w:rPr>
            </w:pPr>
            <w:r w:rsidRPr="007D7EAA">
              <w:rPr>
                <w:sz w:val="16"/>
                <w:szCs w:val="16"/>
              </w:rPr>
              <w:t>21.3</w:t>
            </w:r>
          </w:p>
        </w:tc>
        <w:tc>
          <w:tcPr>
            <w:tcW w:w="0" w:type="auto"/>
            <w:shd w:val="clear" w:color="auto" w:fill="auto"/>
            <w:hideMark/>
          </w:tcPr>
          <w:p w14:paraId="2298CDCF" w14:textId="77777777" w:rsidR="002F74EC" w:rsidRPr="007D7EAA" w:rsidRDefault="002F74EC" w:rsidP="002F74EC">
            <w:pPr>
              <w:ind w:firstLine="0"/>
              <w:jc w:val="center"/>
              <w:rPr>
                <w:sz w:val="16"/>
                <w:szCs w:val="16"/>
              </w:rPr>
            </w:pPr>
            <w:r w:rsidRPr="007D7EAA">
              <w:rPr>
                <w:sz w:val="16"/>
                <w:szCs w:val="16"/>
              </w:rPr>
              <w:t>559</w:t>
            </w:r>
          </w:p>
        </w:tc>
        <w:tc>
          <w:tcPr>
            <w:tcW w:w="0" w:type="auto"/>
            <w:shd w:val="clear" w:color="auto" w:fill="auto"/>
            <w:vAlign w:val="center"/>
            <w:hideMark/>
          </w:tcPr>
          <w:p w14:paraId="5B1C32F3" w14:textId="77777777" w:rsidR="002F74EC" w:rsidRPr="007D7EAA" w:rsidRDefault="002F74EC" w:rsidP="002F74EC">
            <w:pPr>
              <w:ind w:firstLine="0"/>
              <w:jc w:val="center"/>
              <w:rPr>
                <w:sz w:val="16"/>
                <w:szCs w:val="16"/>
              </w:rPr>
            </w:pPr>
            <w:r w:rsidRPr="007D7EAA">
              <w:rPr>
                <w:sz w:val="16"/>
                <w:szCs w:val="16"/>
              </w:rPr>
              <w:t>3.7</w:t>
            </w:r>
          </w:p>
        </w:tc>
        <w:tc>
          <w:tcPr>
            <w:tcW w:w="0" w:type="auto"/>
            <w:shd w:val="clear" w:color="auto" w:fill="auto"/>
            <w:vAlign w:val="center"/>
            <w:hideMark/>
          </w:tcPr>
          <w:p w14:paraId="63DB6952" w14:textId="77777777" w:rsidR="002F74EC" w:rsidRPr="007D7EAA" w:rsidRDefault="002F74EC" w:rsidP="002F74EC">
            <w:pPr>
              <w:ind w:firstLine="0"/>
              <w:jc w:val="center"/>
              <w:rPr>
                <w:sz w:val="16"/>
                <w:szCs w:val="16"/>
              </w:rPr>
            </w:pPr>
            <w:r w:rsidRPr="007D7EAA">
              <w:rPr>
                <w:sz w:val="16"/>
                <w:szCs w:val="16"/>
              </w:rPr>
              <w:t>49.6</w:t>
            </w:r>
          </w:p>
        </w:tc>
        <w:tc>
          <w:tcPr>
            <w:tcW w:w="0" w:type="auto"/>
            <w:shd w:val="clear" w:color="auto" w:fill="auto"/>
            <w:vAlign w:val="center"/>
            <w:hideMark/>
          </w:tcPr>
          <w:p w14:paraId="73644ED8" w14:textId="77777777" w:rsidR="002F74EC" w:rsidRPr="007D7EAA" w:rsidRDefault="002F74EC" w:rsidP="002F74EC">
            <w:pPr>
              <w:ind w:firstLine="0"/>
              <w:jc w:val="center"/>
              <w:rPr>
                <w:sz w:val="16"/>
                <w:szCs w:val="16"/>
              </w:rPr>
            </w:pPr>
            <w:r w:rsidRPr="007D7EAA">
              <w:rPr>
                <w:sz w:val="16"/>
                <w:szCs w:val="16"/>
              </w:rPr>
              <w:t>46.6</w:t>
            </w:r>
          </w:p>
        </w:tc>
        <w:tc>
          <w:tcPr>
            <w:tcW w:w="0" w:type="auto"/>
            <w:shd w:val="clear" w:color="auto" w:fill="auto"/>
            <w:vAlign w:val="center"/>
            <w:hideMark/>
          </w:tcPr>
          <w:p w14:paraId="6A31AF6D" w14:textId="77777777" w:rsidR="002F74EC" w:rsidRPr="007D7EAA" w:rsidRDefault="002F74EC" w:rsidP="002F74EC">
            <w:pPr>
              <w:ind w:firstLine="0"/>
              <w:jc w:val="center"/>
              <w:rPr>
                <w:sz w:val="16"/>
                <w:szCs w:val="16"/>
              </w:rPr>
            </w:pPr>
            <w:r w:rsidRPr="007D7EAA">
              <w:rPr>
                <w:sz w:val="16"/>
                <w:szCs w:val="16"/>
              </w:rPr>
              <w:t>4.2</w:t>
            </w:r>
          </w:p>
        </w:tc>
        <w:tc>
          <w:tcPr>
            <w:tcW w:w="0" w:type="auto"/>
            <w:shd w:val="clear" w:color="auto" w:fill="auto"/>
            <w:vAlign w:val="center"/>
            <w:hideMark/>
          </w:tcPr>
          <w:p w14:paraId="0F23C54A" w14:textId="77777777" w:rsidR="002F74EC" w:rsidRPr="007D7EAA" w:rsidRDefault="002F74EC" w:rsidP="002F74EC">
            <w:pPr>
              <w:ind w:firstLine="0"/>
              <w:jc w:val="center"/>
              <w:rPr>
                <w:sz w:val="16"/>
                <w:szCs w:val="16"/>
              </w:rPr>
            </w:pPr>
            <w:r w:rsidRPr="007D7EAA">
              <w:rPr>
                <w:sz w:val="16"/>
                <w:szCs w:val="16"/>
              </w:rPr>
              <w:t>7.3</w:t>
            </w:r>
          </w:p>
        </w:tc>
      </w:tr>
      <w:tr w:rsidR="002F74EC" w:rsidRPr="007D7EAA" w14:paraId="617D3D6B" w14:textId="77777777" w:rsidTr="002F74EC">
        <w:trPr>
          <w:trHeight w:val="50"/>
          <w:jc w:val="center"/>
        </w:trPr>
        <w:tc>
          <w:tcPr>
            <w:tcW w:w="0" w:type="auto"/>
            <w:shd w:val="clear" w:color="auto" w:fill="auto"/>
            <w:noWrap/>
            <w:vAlign w:val="center"/>
            <w:hideMark/>
          </w:tcPr>
          <w:p w14:paraId="3F789EA8" w14:textId="77777777" w:rsidR="002F74EC" w:rsidRPr="007D7EAA" w:rsidRDefault="002F74EC" w:rsidP="002F74EC">
            <w:pPr>
              <w:ind w:firstLine="0"/>
              <w:rPr>
                <w:bCs/>
                <w:sz w:val="16"/>
                <w:szCs w:val="16"/>
              </w:rPr>
            </w:pPr>
            <w:proofErr w:type="spellStart"/>
            <w:r w:rsidRPr="007D7EAA">
              <w:rPr>
                <w:bCs/>
                <w:sz w:val="16"/>
                <w:szCs w:val="16"/>
              </w:rPr>
              <w:t>jquery</w:t>
            </w:r>
            <w:proofErr w:type="spellEnd"/>
          </w:p>
        </w:tc>
        <w:tc>
          <w:tcPr>
            <w:tcW w:w="0" w:type="auto"/>
            <w:shd w:val="clear" w:color="auto" w:fill="auto"/>
            <w:vAlign w:val="center"/>
            <w:hideMark/>
          </w:tcPr>
          <w:p w14:paraId="116B6F7F" w14:textId="77777777"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14:paraId="61A11428" w14:textId="77777777" w:rsidR="002F74EC" w:rsidRPr="007D7EAA" w:rsidRDefault="002F74EC" w:rsidP="002F74EC">
            <w:pPr>
              <w:ind w:firstLine="0"/>
              <w:jc w:val="center"/>
              <w:rPr>
                <w:sz w:val="16"/>
                <w:szCs w:val="16"/>
              </w:rPr>
            </w:pPr>
            <w:r w:rsidRPr="007D7EAA">
              <w:rPr>
                <w:sz w:val="16"/>
                <w:szCs w:val="16"/>
              </w:rPr>
              <w:t>5,518</w:t>
            </w:r>
          </w:p>
        </w:tc>
        <w:tc>
          <w:tcPr>
            <w:tcW w:w="0" w:type="auto"/>
            <w:shd w:val="clear" w:color="auto" w:fill="auto"/>
            <w:noWrap/>
            <w:vAlign w:val="center"/>
            <w:hideMark/>
          </w:tcPr>
          <w:p w14:paraId="7B8F2522" w14:textId="77777777" w:rsidR="002F74EC" w:rsidRPr="007D7EAA" w:rsidRDefault="002F74EC" w:rsidP="002F74EC">
            <w:pPr>
              <w:ind w:firstLine="0"/>
              <w:jc w:val="center"/>
              <w:rPr>
                <w:sz w:val="16"/>
                <w:szCs w:val="16"/>
              </w:rPr>
            </w:pPr>
            <w:r w:rsidRPr="007D7EAA">
              <w:rPr>
                <w:sz w:val="16"/>
                <w:szCs w:val="16"/>
              </w:rPr>
              <w:t>20.0</w:t>
            </w:r>
          </w:p>
        </w:tc>
        <w:tc>
          <w:tcPr>
            <w:tcW w:w="0" w:type="auto"/>
            <w:shd w:val="clear" w:color="auto" w:fill="auto"/>
            <w:noWrap/>
            <w:vAlign w:val="center"/>
            <w:hideMark/>
          </w:tcPr>
          <w:p w14:paraId="3D908B0E" w14:textId="77777777" w:rsidR="002F74EC" w:rsidRPr="007D7EAA" w:rsidRDefault="002F74EC" w:rsidP="002F74EC">
            <w:pPr>
              <w:ind w:firstLine="0"/>
              <w:jc w:val="center"/>
              <w:rPr>
                <w:sz w:val="16"/>
                <w:szCs w:val="16"/>
              </w:rPr>
            </w:pPr>
            <w:r w:rsidRPr="007D7EAA">
              <w:rPr>
                <w:sz w:val="16"/>
                <w:szCs w:val="16"/>
              </w:rPr>
              <w:t>253</w:t>
            </w:r>
          </w:p>
        </w:tc>
        <w:tc>
          <w:tcPr>
            <w:tcW w:w="0" w:type="auto"/>
            <w:shd w:val="clear" w:color="auto" w:fill="auto"/>
            <w:vAlign w:val="center"/>
            <w:hideMark/>
          </w:tcPr>
          <w:p w14:paraId="6D335BBE" w14:textId="77777777" w:rsidR="002F74EC" w:rsidRPr="007D7EAA" w:rsidRDefault="002F74EC" w:rsidP="002F74EC">
            <w:pPr>
              <w:ind w:firstLine="0"/>
              <w:jc w:val="center"/>
              <w:rPr>
                <w:sz w:val="16"/>
                <w:szCs w:val="16"/>
              </w:rPr>
            </w:pPr>
            <w:r w:rsidRPr="007D7EAA">
              <w:rPr>
                <w:sz w:val="16"/>
                <w:szCs w:val="16"/>
              </w:rPr>
              <w:t>65.0</w:t>
            </w:r>
          </w:p>
        </w:tc>
        <w:tc>
          <w:tcPr>
            <w:tcW w:w="0" w:type="auto"/>
            <w:shd w:val="clear" w:color="auto" w:fill="auto"/>
            <w:hideMark/>
          </w:tcPr>
          <w:p w14:paraId="6653890C" w14:textId="77777777" w:rsidR="002F74EC" w:rsidRPr="007D7EAA" w:rsidRDefault="002F74EC" w:rsidP="002F74EC">
            <w:pPr>
              <w:ind w:firstLine="0"/>
              <w:jc w:val="center"/>
              <w:rPr>
                <w:sz w:val="16"/>
                <w:szCs w:val="16"/>
              </w:rPr>
            </w:pPr>
            <w:r w:rsidRPr="007D7EAA">
              <w:rPr>
                <w:sz w:val="16"/>
                <w:szCs w:val="16"/>
              </w:rPr>
              <w:t>1,121</w:t>
            </w:r>
          </w:p>
        </w:tc>
        <w:tc>
          <w:tcPr>
            <w:tcW w:w="0" w:type="auto"/>
            <w:shd w:val="clear" w:color="auto" w:fill="auto"/>
            <w:vAlign w:val="center"/>
            <w:hideMark/>
          </w:tcPr>
          <w:p w14:paraId="2DBD8979" w14:textId="77777777" w:rsidR="002F74EC" w:rsidRPr="007D7EAA" w:rsidRDefault="002F74EC" w:rsidP="002F74EC">
            <w:pPr>
              <w:ind w:firstLine="0"/>
              <w:jc w:val="center"/>
              <w:rPr>
                <w:sz w:val="16"/>
                <w:szCs w:val="16"/>
              </w:rPr>
            </w:pPr>
            <w:r w:rsidRPr="007D7EAA">
              <w:rPr>
                <w:sz w:val="16"/>
                <w:szCs w:val="16"/>
              </w:rPr>
              <w:t>4.1</w:t>
            </w:r>
          </w:p>
        </w:tc>
        <w:tc>
          <w:tcPr>
            <w:tcW w:w="0" w:type="auto"/>
            <w:shd w:val="clear" w:color="auto" w:fill="auto"/>
            <w:vAlign w:val="center"/>
            <w:hideMark/>
          </w:tcPr>
          <w:p w14:paraId="5B4FA0F3" w14:textId="77777777" w:rsidR="002F74EC" w:rsidRPr="007D7EAA" w:rsidRDefault="002F74EC" w:rsidP="002F74EC">
            <w:pPr>
              <w:ind w:firstLine="0"/>
              <w:jc w:val="center"/>
              <w:rPr>
                <w:sz w:val="16"/>
                <w:szCs w:val="16"/>
              </w:rPr>
            </w:pPr>
            <w:r w:rsidRPr="007D7EAA">
              <w:rPr>
                <w:sz w:val="16"/>
                <w:szCs w:val="16"/>
              </w:rPr>
              <w:t>40.0</w:t>
            </w:r>
          </w:p>
        </w:tc>
        <w:tc>
          <w:tcPr>
            <w:tcW w:w="0" w:type="auto"/>
            <w:shd w:val="clear" w:color="auto" w:fill="auto"/>
            <w:vAlign w:val="center"/>
            <w:hideMark/>
          </w:tcPr>
          <w:p w14:paraId="18DE7ABF" w14:textId="77777777" w:rsidR="002F74EC" w:rsidRPr="007D7EAA" w:rsidRDefault="002F74EC" w:rsidP="002F74EC">
            <w:pPr>
              <w:ind w:firstLine="0"/>
              <w:jc w:val="center"/>
              <w:rPr>
                <w:sz w:val="16"/>
                <w:szCs w:val="16"/>
              </w:rPr>
            </w:pPr>
            <w:r w:rsidRPr="007D7EAA">
              <w:rPr>
                <w:sz w:val="16"/>
                <w:szCs w:val="16"/>
              </w:rPr>
              <w:t>37.4</w:t>
            </w:r>
          </w:p>
        </w:tc>
        <w:tc>
          <w:tcPr>
            <w:tcW w:w="0" w:type="auto"/>
            <w:shd w:val="clear" w:color="auto" w:fill="auto"/>
            <w:vAlign w:val="center"/>
            <w:hideMark/>
          </w:tcPr>
          <w:p w14:paraId="2A17BD84" w14:textId="77777777" w:rsidR="002F74EC" w:rsidRPr="007D7EAA" w:rsidRDefault="002F74EC" w:rsidP="002F74EC">
            <w:pPr>
              <w:ind w:firstLine="0"/>
              <w:jc w:val="center"/>
              <w:rPr>
                <w:sz w:val="16"/>
                <w:szCs w:val="16"/>
              </w:rPr>
            </w:pPr>
            <w:r w:rsidRPr="007D7EAA">
              <w:rPr>
                <w:sz w:val="16"/>
                <w:szCs w:val="16"/>
              </w:rPr>
              <w:t>1.4</w:t>
            </w:r>
          </w:p>
        </w:tc>
        <w:tc>
          <w:tcPr>
            <w:tcW w:w="0" w:type="auto"/>
            <w:shd w:val="clear" w:color="auto" w:fill="auto"/>
            <w:vAlign w:val="center"/>
            <w:hideMark/>
          </w:tcPr>
          <w:p w14:paraId="6BCE3968" w14:textId="77777777" w:rsidR="002F74EC" w:rsidRPr="007D7EAA" w:rsidRDefault="002F74EC" w:rsidP="002F74EC">
            <w:pPr>
              <w:ind w:firstLine="0"/>
              <w:jc w:val="center"/>
              <w:rPr>
                <w:sz w:val="16"/>
                <w:szCs w:val="16"/>
              </w:rPr>
            </w:pPr>
            <w:r w:rsidRPr="007D7EAA">
              <w:rPr>
                <w:sz w:val="16"/>
                <w:szCs w:val="16"/>
              </w:rPr>
              <w:t>9.4</w:t>
            </w:r>
          </w:p>
        </w:tc>
      </w:tr>
      <w:tr w:rsidR="002F74EC" w:rsidRPr="007D7EAA" w14:paraId="4BCC3B07" w14:textId="77777777" w:rsidTr="002F74EC">
        <w:trPr>
          <w:trHeight w:val="77"/>
          <w:jc w:val="center"/>
        </w:trPr>
        <w:tc>
          <w:tcPr>
            <w:tcW w:w="0" w:type="auto"/>
            <w:shd w:val="clear" w:color="auto" w:fill="auto"/>
            <w:noWrap/>
            <w:vAlign w:val="center"/>
            <w:hideMark/>
          </w:tcPr>
          <w:p w14:paraId="1CAA2EC7" w14:textId="77777777" w:rsidR="002F74EC" w:rsidRPr="007D7EAA" w:rsidRDefault="002F74EC" w:rsidP="002F74EC">
            <w:pPr>
              <w:ind w:firstLine="0"/>
              <w:rPr>
                <w:bCs/>
                <w:sz w:val="16"/>
                <w:szCs w:val="16"/>
              </w:rPr>
            </w:pPr>
            <w:r w:rsidRPr="007D7EAA">
              <w:rPr>
                <w:bCs/>
                <w:sz w:val="16"/>
                <w:szCs w:val="16"/>
              </w:rPr>
              <w:t>Tortoise Git</w:t>
            </w:r>
          </w:p>
        </w:tc>
        <w:tc>
          <w:tcPr>
            <w:tcW w:w="0" w:type="auto"/>
            <w:shd w:val="clear" w:color="auto" w:fill="auto"/>
            <w:vAlign w:val="center"/>
            <w:hideMark/>
          </w:tcPr>
          <w:p w14:paraId="47D15A44" w14:textId="77777777" w:rsidR="002F74EC" w:rsidRPr="007D7EAA" w:rsidRDefault="002F74EC" w:rsidP="002F74EC">
            <w:pPr>
              <w:ind w:firstLine="0"/>
              <w:rPr>
                <w:sz w:val="16"/>
                <w:szCs w:val="16"/>
              </w:rPr>
            </w:pPr>
            <w:r w:rsidRPr="007D7EAA">
              <w:rPr>
                <w:sz w:val="16"/>
                <w:szCs w:val="16"/>
              </w:rPr>
              <w:t>code.google.com</w:t>
            </w:r>
          </w:p>
        </w:tc>
        <w:tc>
          <w:tcPr>
            <w:tcW w:w="0" w:type="auto"/>
            <w:shd w:val="clear" w:color="auto" w:fill="auto"/>
            <w:noWrap/>
            <w:vAlign w:val="center"/>
            <w:hideMark/>
          </w:tcPr>
          <w:p w14:paraId="4580B19A" w14:textId="77777777" w:rsidR="002F74EC" w:rsidRPr="007D7EAA" w:rsidRDefault="002F74EC" w:rsidP="002F74EC">
            <w:pPr>
              <w:ind w:firstLine="0"/>
              <w:jc w:val="center"/>
              <w:rPr>
                <w:sz w:val="16"/>
                <w:szCs w:val="16"/>
              </w:rPr>
            </w:pPr>
            <w:r w:rsidRPr="007D7EAA">
              <w:rPr>
                <w:sz w:val="16"/>
                <w:szCs w:val="16"/>
              </w:rPr>
              <w:t>6,166</w:t>
            </w:r>
          </w:p>
        </w:tc>
        <w:tc>
          <w:tcPr>
            <w:tcW w:w="0" w:type="auto"/>
            <w:shd w:val="clear" w:color="auto" w:fill="auto"/>
            <w:noWrap/>
            <w:vAlign w:val="center"/>
            <w:hideMark/>
          </w:tcPr>
          <w:p w14:paraId="752A450C" w14:textId="77777777" w:rsidR="002F74EC" w:rsidRPr="007D7EAA" w:rsidRDefault="002F74EC" w:rsidP="002F74EC">
            <w:pPr>
              <w:ind w:firstLine="0"/>
              <w:jc w:val="center"/>
              <w:rPr>
                <w:sz w:val="16"/>
                <w:szCs w:val="16"/>
              </w:rPr>
            </w:pPr>
            <w:r w:rsidRPr="007D7EAA">
              <w:rPr>
                <w:sz w:val="16"/>
                <w:szCs w:val="16"/>
              </w:rPr>
              <w:t>85.0</w:t>
            </w:r>
          </w:p>
        </w:tc>
        <w:tc>
          <w:tcPr>
            <w:tcW w:w="0" w:type="auto"/>
            <w:shd w:val="clear" w:color="auto" w:fill="auto"/>
            <w:noWrap/>
            <w:vAlign w:val="center"/>
            <w:hideMark/>
          </w:tcPr>
          <w:p w14:paraId="71A7D0F9" w14:textId="77777777" w:rsidR="002F74EC" w:rsidRPr="007D7EAA" w:rsidRDefault="002F74EC" w:rsidP="002F74EC">
            <w:pPr>
              <w:ind w:firstLine="0"/>
              <w:jc w:val="center"/>
              <w:rPr>
                <w:sz w:val="16"/>
                <w:szCs w:val="16"/>
              </w:rPr>
            </w:pPr>
            <w:r w:rsidRPr="007D7EAA">
              <w:rPr>
                <w:sz w:val="16"/>
                <w:szCs w:val="16"/>
              </w:rPr>
              <w:t>3,220</w:t>
            </w:r>
          </w:p>
        </w:tc>
        <w:tc>
          <w:tcPr>
            <w:tcW w:w="0" w:type="auto"/>
            <w:shd w:val="clear" w:color="auto" w:fill="auto"/>
            <w:vAlign w:val="center"/>
            <w:hideMark/>
          </w:tcPr>
          <w:p w14:paraId="4E08C4C9" w14:textId="77777777" w:rsidR="002F74EC" w:rsidRPr="007D7EAA" w:rsidRDefault="002F74EC" w:rsidP="002F74EC">
            <w:pPr>
              <w:ind w:firstLine="0"/>
              <w:jc w:val="center"/>
              <w:rPr>
                <w:sz w:val="16"/>
                <w:szCs w:val="16"/>
              </w:rPr>
            </w:pPr>
            <w:r w:rsidRPr="007D7EAA">
              <w:rPr>
                <w:sz w:val="16"/>
                <w:szCs w:val="16"/>
              </w:rPr>
              <w:t>68.0</w:t>
            </w:r>
          </w:p>
        </w:tc>
        <w:tc>
          <w:tcPr>
            <w:tcW w:w="0" w:type="auto"/>
            <w:shd w:val="clear" w:color="auto" w:fill="auto"/>
            <w:hideMark/>
          </w:tcPr>
          <w:p w14:paraId="41723540" w14:textId="77777777" w:rsidR="002F74EC" w:rsidRPr="007D7EAA" w:rsidRDefault="002F74EC" w:rsidP="002F74EC">
            <w:pPr>
              <w:ind w:firstLine="0"/>
              <w:jc w:val="center"/>
              <w:rPr>
                <w:sz w:val="16"/>
                <w:szCs w:val="16"/>
              </w:rPr>
            </w:pPr>
            <w:r w:rsidRPr="007D7EAA">
              <w:rPr>
                <w:sz w:val="16"/>
                <w:szCs w:val="16"/>
              </w:rPr>
              <w:t>492</w:t>
            </w:r>
          </w:p>
        </w:tc>
        <w:tc>
          <w:tcPr>
            <w:tcW w:w="0" w:type="auto"/>
            <w:shd w:val="clear" w:color="auto" w:fill="auto"/>
            <w:vAlign w:val="center"/>
            <w:hideMark/>
          </w:tcPr>
          <w:p w14:paraId="5571B71C" w14:textId="77777777" w:rsidR="002F74EC" w:rsidRPr="007D7EAA" w:rsidRDefault="002F74EC" w:rsidP="002F74EC">
            <w:pPr>
              <w:ind w:firstLine="0"/>
              <w:jc w:val="center"/>
              <w:rPr>
                <w:sz w:val="16"/>
                <w:szCs w:val="16"/>
              </w:rPr>
            </w:pPr>
            <w:r w:rsidRPr="007D7EAA">
              <w:rPr>
                <w:sz w:val="16"/>
                <w:szCs w:val="16"/>
              </w:rPr>
              <w:t>4.2</w:t>
            </w:r>
          </w:p>
        </w:tc>
        <w:tc>
          <w:tcPr>
            <w:tcW w:w="0" w:type="auto"/>
            <w:shd w:val="clear" w:color="auto" w:fill="auto"/>
            <w:vAlign w:val="center"/>
            <w:hideMark/>
          </w:tcPr>
          <w:p w14:paraId="068A855E" w14:textId="77777777" w:rsidR="002F74EC" w:rsidRPr="007D7EAA" w:rsidRDefault="002F74EC" w:rsidP="002F74EC">
            <w:pPr>
              <w:ind w:firstLine="0"/>
              <w:jc w:val="center"/>
              <w:rPr>
                <w:sz w:val="16"/>
                <w:szCs w:val="16"/>
              </w:rPr>
            </w:pPr>
            <w:r w:rsidRPr="007D7EAA">
              <w:rPr>
                <w:sz w:val="16"/>
                <w:szCs w:val="16"/>
              </w:rPr>
              <w:t>39.0</w:t>
            </w:r>
          </w:p>
        </w:tc>
        <w:tc>
          <w:tcPr>
            <w:tcW w:w="0" w:type="auto"/>
            <w:shd w:val="clear" w:color="auto" w:fill="auto"/>
            <w:vAlign w:val="center"/>
            <w:hideMark/>
          </w:tcPr>
          <w:p w14:paraId="0B2B129C" w14:textId="77777777" w:rsidR="002F74EC" w:rsidRPr="007D7EAA" w:rsidRDefault="002F74EC" w:rsidP="002F74EC">
            <w:pPr>
              <w:ind w:firstLine="0"/>
              <w:jc w:val="center"/>
              <w:rPr>
                <w:sz w:val="16"/>
                <w:szCs w:val="16"/>
              </w:rPr>
            </w:pPr>
            <w:r w:rsidRPr="007D7EAA">
              <w:rPr>
                <w:sz w:val="16"/>
                <w:szCs w:val="16"/>
              </w:rPr>
              <w:t>36.0</w:t>
            </w:r>
          </w:p>
        </w:tc>
        <w:tc>
          <w:tcPr>
            <w:tcW w:w="0" w:type="auto"/>
            <w:shd w:val="clear" w:color="auto" w:fill="auto"/>
            <w:vAlign w:val="center"/>
            <w:hideMark/>
          </w:tcPr>
          <w:p w14:paraId="0E75ABA3" w14:textId="77777777" w:rsidR="002F74EC" w:rsidRPr="007D7EAA" w:rsidRDefault="002F74EC" w:rsidP="002F74EC">
            <w:pPr>
              <w:ind w:firstLine="0"/>
              <w:jc w:val="center"/>
              <w:rPr>
                <w:sz w:val="16"/>
                <w:szCs w:val="16"/>
              </w:rPr>
            </w:pPr>
            <w:r w:rsidRPr="007D7EAA">
              <w:rPr>
                <w:sz w:val="16"/>
                <w:szCs w:val="16"/>
              </w:rPr>
              <w:t>1.6</w:t>
            </w:r>
          </w:p>
        </w:tc>
        <w:tc>
          <w:tcPr>
            <w:tcW w:w="0" w:type="auto"/>
            <w:shd w:val="clear" w:color="auto" w:fill="auto"/>
            <w:vAlign w:val="center"/>
            <w:hideMark/>
          </w:tcPr>
          <w:p w14:paraId="53465232" w14:textId="77777777" w:rsidR="002F74EC" w:rsidRPr="007D7EAA" w:rsidRDefault="002F74EC" w:rsidP="002F74EC">
            <w:pPr>
              <w:ind w:firstLine="0"/>
              <w:jc w:val="center"/>
              <w:rPr>
                <w:sz w:val="16"/>
                <w:szCs w:val="16"/>
              </w:rPr>
            </w:pPr>
            <w:r w:rsidRPr="007D7EAA">
              <w:rPr>
                <w:sz w:val="16"/>
                <w:szCs w:val="16"/>
              </w:rPr>
              <w:t>9.6</w:t>
            </w:r>
          </w:p>
        </w:tc>
      </w:tr>
      <w:tr w:rsidR="002F74EC" w:rsidRPr="007D7EAA" w14:paraId="2EB3AD02" w14:textId="77777777" w:rsidTr="002F74EC">
        <w:trPr>
          <w:trHeight w:val="50"/>
          <w:jc w:val="center"/>
        </w:trPr>
        <w:tc>
          <w:tcPr>
            <w:tcW w:w="0" w:type="auto"/>
            <w:shd w:val="clear" w:color="auto" w:fill="auto"/>
            <w:noWrap/>
            <w:vAlign w:val="center"/>
            <w:hideMark/>
          </w:tcPr>
          <w:p w14:paraId="750166D6" w14:textId="77777777" w:rsidR="002F74EC" w:rsidRPr="007D7EAA" w:rsidRDefault="002F74EC" w:rsidP="002F74EC">
            <w:pPr>
              <w:ind w:firstLine="0"/>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14:paraId="51D32424" w14:textId="77777777"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14:paraId="2C1E516C" w14:textId="77777777" w:rsidR="002F74EC" w:rsidRPr="007D7EAA" w:rsidRDefault="002F74EC" w:rsidP="002F74EC">
            <w:pPr>
              <w:ind w:firstLine="0"/>
              <w:jc w:val="center"/>
              <w:rPr>
                <w:sz w:val="16"/>
                <w:szCs w:val="16"/>
              </w:rPr>
            </w:pPr>
            <w:r w:rsidRPr="007D7EAA">
              <w:rPr>
                <w:sz w:val="16"/>
                <w:szCs w:val="16"/>
              </w:rPr>
              <w:t>6,417</w:t>
            </w:r>
          </w:p>
        </w:tc>
        <w:tc>
          <w:tcPr>
            <w:tcW w:w="0" w:type="auto"/>
            <w:shd w:val="clear" w:color="auto" w:fill="auto"/>
            <w:noWrap/>
            <w:vAlign w:val="center"/>
            <w:hideMark/>
          </w:tcPr>
          <w:p w14:paraId="222655A2" w14:textId="77777777" w:rsidR="002F74EC" w:rsidRPr="007D7EAA" w:rsidRDefault="002F74EC" w:rsidP="002F74EC">
            <w:pPr>
              <w:ind w:firstLine="0"/>
              <w:jc w:val="center"/>
              <w:rPr>
                <w:sz w:val="16"/>
                <w:szCs w:val="16"/>
              </w:rPr>
            </w:pPr>
            <w:r w:rsidRPr="007D7EAA">
              <w:rPr>
                <w:sz w:val="16"/>
                <w:szCs w:val="16"/>
              </w:rPr>
              <w:t>448.0</w:t>
            </w:r>
          </w:p>
        </w:tc>
        <w:tc>
          <w:tcPr>
            <w:tcW w:w="0" w:type="auto"/>
            <w:shd w:val="clear" w:color="auto" w:fill="auto"/>
            <w:noWrap/>
            <w:vAlign w:val="center"/>
            <w:hideMark/>
          </w:tcPr>
          <w:p w14:paraId="33AFE093" w14:textId="77777777" w:rsidR="002F74EC" w:rsidRPr="007D7EAA" w:rsidRDefault="002F74EC" w:rsidP="002F74EC">
            <w:pPr>
              <w:ind w:firstLine="0"/>
              <w:jc w:val="center"/>
              <w:rPr>
                <w:sz w:val="16"/>
                <w:szCs w:val="16"/>
              </w:rPr>
            </w:pPr>
            <w:r w:rsidRPr="007D7EAA">
              <w:rPr>
                <w:sz w:val="16"/>
                <w:szCs w:val="16"/>
              </w:rPr>
              <w:t>1,549</w:t>
            </w:r>
          </w:p>
        </w:tc>
        <w:tc>
          <w:tcPr>
            <w:tcW w:w="0" w:type="auto"/>
            <w:shd w:val="clear" w:color="auto" w:fill="auto"/>
            <w:hideMark/>
          </w:tcPr>
          <w:p w14:paraId="7D472E22" w14:textId="77777777" w:rsidR="002F74EC" w:rsidRPr="007D7EAA" w:rsidRDefault="002F74EC" w:rsidP="002F74EC">
            <w:pPr>
              <w:ind w:firstLine="0"/>
              <w:jc w:val="center"/>
              <w:rPr>
                <w:sz w:val="16"/>
                <w:szCs w:val="16"/>
              </w:rPr>
            </w:pPr>
            <w:r w:rsidRPr="007D7EAA">
              <w:rPr>
                <w:sz w:val="16"/>
                <w:szCs w:val="16"/>
              </w:rPr>
              <w:t>73.0</w:t>
            </w:r>
          </w:p>
        </w:tc>
        <w:tc>
          <w:tcPr>
            <w:tcW w:w="0" w:type="auto"/>
            <w:shd w:val="clear" w:color="auto" w:fill="auto"/>
            <w:hideMark/>
          </w:tcPr>
          <w:p w14:paraId="2EC1BA2D" w14:textId="77777777" w:rsidR="002F74EC" w:rsidRPr="007D7EAA" w:rsidRDefault="002F74EC" w:rsidP="002F74EC">
            <w:pPr>
              <w:ind w:firstLine="0"/>
              <w:jc w:val="center"/>
              <w:rPr>
                <w:sz w:val="16"/>
                <w:szCs w:val="16"/>
              </w:rPr>
            </w:pPr>
            <w:r w:rsidRPr="007D7EAA">
              <w:rPr>
                <w:sz w:val="16"/>
                <w:szCs w:val="16"/>
              </w:rPr>
              <w:t>1,529</w:t>
            </w:r>
          </w:p>
        </w:tc>
        <w:tc>
          <w:tcPr>
            <w:tcW w:w="0" w:type="auto"/>
            <w:shd w:val="clear" w:color="auto" w:fill="auto"/>
            <w:vAlign w:val="center"/>
            <w:hideMark/>
          </w:tcPr>
          <w:p w14:paraId="59101282" w14:textId="77777777" w:rsidR="002F74EC" w:rsidRPr="007D7EAA" w:rsidRDefault="002F74EC" w:rsidP="002F74EC">
            <w:pPr>
              <w:ind w:firstLine="0"/>
              <w:jc w:val="center"/>
              <w:rPr>
                <w:sz w:val="16"/>
                <w:szCs w:val="16"/>
              </w:rPr>
            </w:pPr>
            <w:r w:rsidRPr="007D7EAA">
              <w:rPr>
                <w:sz w:val="16"/>
                <w:szCs w:val="16"/>
              </w:rPr>
              <w:t>17.0</w:t>
            </w:r>
          </w:p>
        </w:tc>
        <w:tc>
          <w:tcPr>
            <w:tcW w:w="0" w:type="auto"/>
            <w:shd w:val="clear" w:color="auto" w:fill="auto"/>
            <w:vAlign w:val="center"/>
            <w:hideMark/>
          </w:tcPr>
          <w:p w14:paraId="58A2EDFA" w14:textId="77777777" w:rsidR="002F74EC" w:rsidRPr="007D7EAA" w:rsidRDefault="002F74EC" w:rsidP="002F74EC">
            <w:pPr>
              <w:ind w:firstLine="0"/>
              <w:jc w:val="center"/>
              <w:rPr>
                <w:sz w:val="16"/>
                <w:szCs w:val="16"/>
              </w:rPr>
            </w:pPr>
            <w:r w:rsidRPr="007D7EAA">
              <w:rPr>
                <w:sz w:val="16"/>
                <w:szCs w:val="16"/>
              </w:rPr>
              <w:t>155.8</w:t>
            </w:r>
          </w:p>
        </w:tc>
        <w:tc>
          <w:tcPr>
            <w:tcW w:w="0" w:type="auto"/>
            <w:shd w:val="clear" w:color="auto" w:fill="auto"/>
            <w:vAlign w:val="center"/>
            <w:hideMark/>
          </w:tcPr>
          <w:p w14:paraId="7D90671C" w14:textId="77777777" w:rsidR="002F74EC" w:rsidRPr="007D7EAA" w:rsidRDefault="002F74EC" w:rsidP="002F74EC">
            <w:pPr>
              <w:ind w:firstLine="0"/>
              <w:jc w:val="center"/>
              <w:rPr>
                <w:sz w:val="16"/>
                <w:szCs w:val="16"/>
              </w:rPr>
            </w:pPr>
            <w:r w:rsidRPr="007D7EAA">
              <w:rPr>
                <w:sz w:val="16"/>
                <w:szCs w:val="16"/>
              </w:rPr>
              <w:t>129.0</w:t>
            </w:r>
          </w:p>
        </w:tc>
        <w:tc>
          <w:tcPr>
            <w:tcW w:w="0" w:type="auto"/>
            <w:shd w:val="clear" w:color="auto" w:fill="auto"/>
            <w:vAlign w:val="center"/>
            <w:hideMark/>
          </w:tcPr>
          <w:p w14:paraId="27D08E77" w14:textId="77777777" w:rsidR="002F74EC" w:rsidRPr="007D7EAA" w:rsidRDefault="002F74EC" w:rsidP="002F74EC">
            <w:pPr>
              <w:ind w:firstLine="0"/>
              <w:jc w:val="center"/>
              <w:rPr>
                <w:sz w:val="16"/>
                <w:szCs w:val="16"/>
              </w:rPr>
            </w:pPr>
            <w:r w:rsidRPr="007D7EAA">
              <w:rPr>
                <w:sz w:val="16"/>
                <w:szCs w:val="16"/>
              </w:rPr>
              <w:t>1.6</w:t>
            </w:r>
          </w:p>
        </w:tc>
        <w:tc>
          <w:tcPr>
            <w:tcW w:w="0" w:type="auto"/>
            <w:shd w:val="clear" w:color="auto" w:fill="auto"/>
            <w:vAlign w:val="center"/>
            <w:hideMark/>
          </w:tcPr>
          <w:p w14:paraId="06F63749" w14:textId="77777777" w:rsidR="002F74EC" w:rsidRPr="007D7EAA" w:rsidRDefault="002F74EC" w:rsidP="002F74EC">
            <w:pPr>
              <w:ind w:firstLine="0"/>
              <w:jc w:val="center"/>
              <w:rPr>
                <w:sz w:val="16"/>
                <w:szCs w:val="16"/>
              </w:rPr>
            </w:pPr>
            <w:r w:rsidRPr="007D7EAA">
              <w:rPr>
                <w:sz w:val="16"/>
                <w:szCs w:val="16"/>
              </w:rPr>
              <w:t>10.6</w:t>
            </w:r>
          </w:p>
        </w:tc>
      </w:tr>
      <w:tr w:rsidR="002F74EC" w:rsidRPr="007D7EAA" w14:paraId="6B6490F6" w14:textId="77777777" w:rsidTr="002F74EC">
        <w:trPr>
          <w:trHeight w:val="50"/>
          <w:jc w:val="center"/>
        </w:trPr>
        <w:tc>
          <w:tcPr>
            <w:tcW w:w="0" w:type="auto"/>
            <w:shd w:val="clear" w:color="auto" w:fill="auto"/>
            <w:noWrap/>
            <w:vAlign w:val="center"/>
            <w:hideMark/>
          </w:tcPr>
          <w:p w14:paraId="3E00F620" w14:textId="77777777" w:rsidR="002F74EC" w:rsidRPr="007D7EAA" w:rsidRDefault="002F74EC" w:rsidP="002F74EC">
            <w:pPr>
              <w:ind w:firstLine="0"/>
              <w:rPr>
                <w:bCs/>
                <w:sz w:val="16"/>
                <w:szCs w:val="16"/>
              </w:rPr>
            </w:pPr>
            <w:r w:rsidRPr="007D7EAA">
              <w:rPr>
                <w:bCs/>
                <w:sz w:val="16"/>
                <w:szCs w:val="16"/>
              </w:rPr>
              <w:t>Drupal</w:t>
            </w:r>
          </w:p>
        </w:tc>
        <w:tc>
          <w:tcPr>
            <w:tcW w:w="0" w:type="auto"/>
            <w:shd w:val="clear" w:color="auto" w:fill="auto"/>
            <w:vAlign w:val="center"/>
            <w:hideMark/>
          </w:tcPr>
          <w:p w14:paraId="45EEFFA5" w14:textId="77777777" w:rsidR="002F74EC" w:rsidRPr="007D7EAA" w:rsidRDefault="002F74EC" w:rsidP="002F74EC">
            <w:pPr>
              <w:ind w:firstLine="0"/>
              <w:rPr>
                <w:sz w:val="16"/>
                <w:szCs w:val="16"/>
              </w:rPr>
            </w:pPr>
            <w:r w:rsidRPr="007D7EAA">
              <w:rPr>
                <w:sz w:val="16"/>
                <w:szCs w:val="16"/>
              </w:rPr>
              <w:t>drupal.org</w:t>
            </w:r>
          </w:p>
        </w:tc>
        <w:tc>
          <w:tcPr>
            <w:tcW w:w="0" w:type="auto"/>
            <w:shd w:val="clear" w:color="auto" w:fill="auto"/>
            <w:noWrap/>
            <w:vAlign w:val="center"/>
            <w:hideMark/>
          </w:tcPr>
          <w:p w14:paraId="7CD2247F" w14:textId="77777777" w:rsidR="002F74EC" w:rsidRPr="007D7EAA" w:rsidRDefault="002F74EC" w:rsidP="002F74EC">
            <w:pPr>
              <w:ind w:firstLine="0"/>
              <w:jc w:val="center"/>
              <w:rPr>
                <w:sz w:val="16"/>
                <w:szCs w:val="16"/>
              </w:rPr>
            </w:pPr>
            <w:r w:rsidRPr="007D7EAA">
              <w:rPr>
                <w:sz w:val="16"/>
                <w:szCs w:val="16"/>
              </w:rPr>
              <w:t>23,922</w:t>
            </w:r>
          </w:p>
        </w:tc>
        <w:tc>
          <w:tcPr>
            <w:tcW w:w="0" w:type="auto"/>
            <w:shd w:val="clear" w:color="auto" w:fill="auto"/>
            <w:noWrap/>
            <w:vAlign w:val="center"/>
            <w:hideMark/>
          </w:tcPr>
          <w:p w14:paraId="24CF07E3" w14:textId="77777777" w:rsidR="002F74EC" w:rsidRPr="007D7EAA" w:rsidRDefault="002F74EC" w:rsidP="002F74EC">
            <w:pPr>
              <w:ind w:firstLine="0"/>
              <w:jc w:val="center"/>
              <w:rPr>
                <w:sz w:val="16"/>
                <w:szCs w:val="16"/>
              </w:rPr>
            </w:pPr>
            <w:r w:rsidRPr="007D7EAA">
              <w:rPr>
                <w:sz w:val="16"/>
                <w:szCs w:val="16"/>
              </w:rPr>
              <w:t>84.4</w:t>
            </w:r>
          </w:p>
        </w:tc>
        <w:tc>
          <w:tcPr>
            <w:tcW w:w="0" w:type="auto"/>
            <w:shd w:val="clear" w:color="auto" w:fill="auto"/>
            <w:noWrap/>
            <w:vAlign w:val="center"/>
            <w:hideMark/>
          </w:tcPr>
          <w:p w14:paraId="356E4ABC" w14:textId="77777777" w:rsidR="002F74EC" w:rsidRPr="007D7EAA" w:rsidRDefault="002F74EC" w:rsidP="002F74EC">
            <w:pPr>
              <w:ind w:firstLine="0"/>
              <w:jc w:val="center"/>
              <w:rPr>
                <w:sz w:val="16"/>
                <w:szCs w:val="16"/>
              </w:rPr>
            </w:pPr>
            <w:r w:rsidRPr="007D7EAA">
              <w:rPr>
                <w:sz w:val="16"/>
                <w:szCs w:val="16"/>
              </w:rPr>
              <w:t>9,290</w:t>
            </w:r>
          </w:p>
        </w:tc>
        <w:tc>
          <w:tcPr>
            <w:tcW w:w="0" w:type="auto"/>
            <w:shd w:val="clear" w:color="auto" w:fill="auto"/>
          </w:tcPr>
          <w:p w14:paraId="6335DBC5" w14:textId="77777777"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14:paraId="243D0DBA" w14:textId="77777777"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14:paraId="55446765" w14:textId="77777777" w:rsidR="002F74EC" w:rsidRPr="007D7EAA" w:rsidRDefault="002F74EC" w:rsidP="002F74EC">
            <w:pPr>
              <w:ind w:firstLine="0"/>
              <w:jc w:val="center"/>
              <w:rPr>
                <w:sz w:val="16"/>
                <w:szCs w:val="16"/>
              </w:rPr>
            </w:pPr>
            <w:r w:rsidRPr="007D7EAA">
              <w:rPr>
                <w:sz w:val="16"/>
                <w:szCs w:val="16"/>
              </w:rPr>
              <w:t>18.0</w:t>
            </w:r>
          </w:p>
        </w:tc>
        <w:tc>
          <w:tcPr>
            <w:tcW w:w="0" w:type="auto"/>
            <w:shd w:val="clear" w:color="auto" w:fill="auto"/>
            <w:vAlign w:val="center"/>
            <w:hideMark/>
          </w:tcPr>
          <w:p w14:paraId="3C3F6AD4" w14:textId="77777777" w:rsidR="002F74EC" w:rsidRPr="007D7EAA" w:rsidRDefault="002F74EC" w:rsidP="002F74EC">
            <w:pPr>
              <w:ind w:firstLine="0"/>
              <w:jc w:val="center"/>
              <w:rPr>
                <w:sz w:val="16"/>
                <w:szCs w:val="16"/>
              </w:rPr>
            </w:pPr>
            <w:r w:rsidRPr="007D7EAA">
              <w:rPr>
                <w:sz w:val="16"/>
                <w:szCs w:val="16"/>
              </w:rPr>
              <w:t>102.0</w:t>
            </w:r>
          </w:p>
        </w:tc>
        <w:tc>
          <w:tcPr>
            <w:tcW w:w="0" w:type="auto"/>
            <w:shd w:val="clear" w:color="auto" w:fill="auto"/>
            <w:vAlign w:val="center"/>
            <w:hideMark/>
          </w:tcPr>
          <w:p w14:paraId="67F21863" w14:textId="77777777" w:rsidR="002F74EC" w:rsidRPr="007D7EAA" w:rsidRDefault="002F74EC" w:rsidP="002F74EC">
            <w:pPr>
              <w:ind w:firstLine="0"/>
              <w:jc w:val="center"/>
              <w:rPr>
                <w:sz w:val="16"/>
                <w:szCs w:val="16"/>
              </w:rPr>
            </w:pPr>
            <w:r w:rsidRPr="007D7EAA">
              <w:rPr>
                <w:sz w:val="16"/>
                <w:szCs w:val="16"/>
              </w:rPr>
              <w:t>95.0</w:t>
            </w:r>
          </w:p>
        </w:tc>
        <w:tc>
          <w:tcPr>
            <w:tcW w:w="0" w:type="auto"/>
            <w:shd w:val="clear" w:color="auto" w:fill="auto"/>
            <w:vAlign w:val="center"/>
            <w:hideMark/>
          </w:tcPr>
          <w:p w14:paraId="4D9E71D8" w14:textId="77777777" w:rsidR="002F74EC" w:rsidRPr="007D7EAA" w:rsidRDefault="002F74EC" w:rsidP="002F74EC">
            <w:pPr>
              <w:ind w:firstLine="0"/>
              <w:jc w:val="center"/>
              <w:rPr>
                <w:sz w:val="16"/>
                <w:szCs w:val="16"/>
              </w:rPr>
            </w:pPr>
            <w:r w:rsidRPr="007D7EAA">
              <w:rPr>
                <w:sz w:val="16"/>
                <w:szCs w:val="16"/>
              </w:rPr>
              <w:t>2.0</w:t>
            </w:r>
          </w:p>
        </w:tc>
        <w:tc>
          <w:tcPr>
            <w:tcW w:w="0" w:type="auto"/>
            <w:shd w:val="clear" w:color="auto" w:fill="auto"/>
            <w:vAlign w:val="center"/>
            <w:hideMark/>
          </w:tcPr>
          <w:p w14:paraId="52824A2D" w14:textId="77777777" w:rsidR="002F74EC" w:rsidRPr="007D7EAA" w:rsidRDefault="002F74EC" w:rsidP="002F74EC">
            <w:pPr>
              <w:ind w:firstLine="0"/>
              <w:jc w:val="center"/>
              <w:rPr>
                <w:sz w:val="16"/>
                <w:szCs w:val="16"/>
              </w:rPr>
            </w:pPr>
            <w:r w:rsidRPr="007D7EAA">
              <w:rPr>
                <w:sz w:val="16"/>
                <w:szCs w:val="16"/>
              </w:rPr>
              <w:t>18.0</w:t>
            </w:r>
          </w:p>
        </w:tc>
      </w:tr>
      <w:tr w:rsidR="002F74EC" w:rsidRPr="007D7EAA" w14:paraId="5BBE2399" w14:textId="77777777" w:rsidTr="002F74EC">
        <w:trPr>
          <w:trHeight w:val="71"/>
          <w:jc w:val="center"/>
        </w:trPr>
        <w:tc>
          <w:tcPr>
            <w:tcW w:w="0" w:type="auto"/>
            <w:shd w:val="clear" w:color="auto" w:fill="auto"/>
            <w:noWrap/>
            <w:vAlign w:val="center"/>
            <w:hideMark/>
          </w:tcPr>
          <w:p w14:paraId="0C1A2DCC" w14:textId="77777777" w:rsidR="002F74EC" w:rsidRPr="007D7EAA" w:rsidRDefault="002F74EC" w:rsidP="002F74EC">
            <w:pPr>
              <w:ind w:firstLine="0"/>
              <w:rPr>
                <w:bCs/>
                <w:sz w:val="16"/>
                <w:szCs w:val="16"/>
              </w:rPr>
            </w:pPr>
            <w:r w:rsidRPr="007D7EAA">
              <w:rPr>
                <w:bCs/>
                <w:sz w:val="16"/>
                <w:szCs w:val="16"/>
              </w:rPr>
              <w:t>Expresso Livre</w:t>
            </w:r>
          </w:p>
        </w:tc>
        <w:tc>
          <w:tcPr>
            <w:tcW w:w="0" w:type="auto"/>
            <w:shd w:val="clear" w:color="auto" w:fill="auto"/>
            <w:vAlign w:val="center"/>
            <w:hideMark/>
          </w:tcPr>
          <w:p w14:paraId="635BAB79" w14:textId="77777777" w:rsidR="002F74EC" w:rsidRPr="007D7EAA" w:rsidRDefault="002F74EC" w:rsidP="002F74EC">
            <w:pPr>
              <w:ind w:firstLine="0"/>
              <w:rPr>
                <w:sz w:val="16"/>
                <w:szCs w:val="16"/>
              </w:rPr>
            </w:pPr>
            <w:r w:rsidRPr="007D7EAA">
              <w:rPr>
                <w:sz w:val="16"/>
                <w:szCs w:val="16"/>
              </w:rPr>
              <w:t>gitorious.org</w:t>
            </w:r>
          </w:p>
        </w:tc>
        <w:tc>
          <w:tcPr>
            <w:tcW w:w="0" w:type="auto"/>
            <w:shd w:val="clear" w:color="auto" w:fill="auto"/>
            <w:noWrap/>
            <w:vAlign w:val="center"/>
            <w:hideMark/>
          </w:tcPr>
          <w:p w14:paraId="4ECE1BEB" w14:textId="77777777" w:rsidR="002F74EC" w:rsidRPr="007D7EAA" w:rsidRDefault="002F74EC" w:rsidP="002F74EC">
            <w:pPr>
              <w:ind w:firstLine="0"/>
              <w:jc w:val="center"/>
              <w:rPr>
                <w:sz w:val="16"/>
                <w:szCs w:val="16"/>
              </w:rPr>
            </w:pPr>
            <w:r w:rsidRPr="007D7EAA">
              <w:rPr>
                <w:sz w:val="16"/>
                <w:szCs w:val="16"/>
              </w:rPr>
              <w:t>25,822</w:t>
            </w:r>
          </w:p>
        </w:tc>
        <w:tc>
          <w:tcPr>
            <w:tcW w:w="0" w:type="auto"/>
            <w:shd w:val="clear" w:color="auto" w:fill="auto"/>
            <w:noWrap/>
            <w:vAlign w:val="center"/>
            <w:hideMark/>
          </w:tcPr>
          <w:p w14:paraId="5411F3D7" w14:textId="77777777" w:rsidR="002F74EC" w:rsidRPr="007D7EAA" w:rsidRDefault="002F74EC" w:rsidP="002F74EC">
            <w:pPr>
              <w:ind w:firstLine="0"/>
              <w:jc w:val="center"/>
              <w:rPr>
                <w:sz w:val="16"/>
                <w:szCs w:val="16"/>
              </w:rPr>
            </w:pPr>
            <w:r w:rsidRPr="007D7EAA">
              <w:rPr>
                <w:sz w:val="16"/>
                <w:szCs w:val="16"/>
              </w:rPr>
              <w:t>141.0</w:t>
            </w:r>
          </w:p>
        </w:tc>
        <w:tc>
          <w:tcPr>
            <w:tcW w:w="0" w:type="auto"/>
            <w:shd w:val="clear" w:color="auto" w:fill="auto"/>
            <w:noWrap/>
            <w:vAlign w:val="center"/>
            <w:hideMark/>
          </w:tcPr>
          <w:p w14:paraId="4FC46768" w14:textId="77777777" w:rsidR="002F74EC" w:rsidRPr="007D7EAA" w:rsidRDefault="002F74EC" w:rsidP="002F74EC">
            <w:pPr>
              <w:ind w:firstLine="0"/>
              <w:jc w:val="center"/>
              <w:rPr>
                <w:sz w:val="16"/>
                <w:szCs w:val="16"/>
              </w:rPr>
            </w:pPr>
            <w:r w:rsidRPr="007D7EAA">
              <w:rPr>
                <w:sz w:val="16"/>
                <w:szCs w:val="16"/>
              </w:rPr>
              <w:t>20,729</w:t>
            </w:r>
          </w:p>
        </w:tc>
        <w:tc>
          <w:tcPr>
            <w:tcW w:w="0" w:type="auto"/>
            <w:shd w:val="clear" w:color="auto" w:fill="auto"/>
          </w:tcPr>
          <w:p w14:paraId="3CBFD4A0" w14:textId="77777777"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14:paraId="264CE1C8" w14:textId="77777777"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14:paraId="6E7E7F75" w14:textId="77777777" w:rsidR="002F74EC" w:rsidRPr="007D7EAA" w:rsidRDefault="002F74EC" w:rsidP="002F74EC">
            <w:pPr>
              <w:ind w:firstLine="0"/>
              <w:jc w:val="center"/>
              <w:rPr>
                <w:sz w:val="16"/>
                <w:szCs w:val="16"/>
              </w:rPr>
            </w:pPr>
            <w:r w:rsidRPr="007D7EAA">
              <w:rPr>
                <w:sz w:val="16"/>
                <w:szCs w:val="16"/>
              </w:rPr>
              <w:t>18.2</w:t>
            </w:r>
          </w:p>
        </w:tc>
        <w:tc>
          <w:tcPr>
            <w:tcW w:w="0" w:type="auto"/>
            <w:shd w:val="clear" w:color="auto" w:fill="auto"/>
            <w:vAlign w:val="center"/>
            <w:hideMark/>
          </w:tcPr>
          <w:p w14:paraId="05ECA87D" w14:textId="77777777" w:rsidR="002F74EC" w:rsidRPr="007D7EAA" w:rsidRDefault="002F74EC" w:rsidP="002F74EC">
            <w:pPr>
              <w:ind w:firstLine="0"/>
              <w:jc w:val="center"/>
              <w:rPr>
                <w:sz w:val="16"/>
                <w:szCs w:val="16"/>
              </w:rPr>
            </w:pPr>
            <w:r w:rsidRPr="007D7EAA">
              <w:rPr>
                <w:sz w:val="16"/>
                <w:szCs w:val="16"/>
              </w:rPr>
              <w:t>110.0</w:t>
            </w:r>
          </w:p>
        </w:tc>
        <w:tc>
          <w:tcPr>
            <w:tcW w:w="0" w:type="auto"/>
            <w:shd w:val="clear" w:color="auto" w:fill="auto"/>
            <w:vAlign w:val="center"/>
            <w:hideMark/>
          </w:tcPr>
          <w:p w14:paraId="630875FC" w14:textId="77777777" w:rsidR="002F74EC" w:rsidRPr="007D7EAA" w:rsidRDefault="002F74EC" w:rsidP="002F74EC">
            <w:pPr>
              <w:ind w:firstLine="0"/>
              <w:jc w:val="center"/>
              <w:rPr>
                <w:sz w:val="16"/>
                <w:szCs w:val="16"/>
              </w:rPr>
            </w:pPr>
            <w:r w:rsidRPr="007D7EAA">
              <w:rPr>
                <w:sz w:val="16"/>
                <w:szCs w:val="16"/>
              </w:rPr>
              <w:t>102.0</w:t>
            </w:r>
          </w:p>
        </w:tc>
        <w:tc>
          <w:tcPr>
            <w:tcW w:w="0" w:type="auto"/>
            <w:shd w:val="clear" w:color="auto" w:fill="auto"/>
            <w:vAlign w:val="center"/>
            <w:hideMark/>
          </w:tcPr>
          <w:p w14:paraId="56A335B0" w14:textId="77777777" w:rsidR="002F74EC" w:rsidRPr="007D7EAA" w:rsidRDefault="002F74EC" w:rsidP="002F74EC">
            <w:pPr>
              <w:ind w:firstLine="0"/>
              <w:jc w:val="center"/>
              <w:rPr>
                <w:sz w:val="16"/>
                <w:szCs w:val="16"/>
              </w:rPr>
            </w:pPr>
            <w:r w:rsidRPr="007D7EAA">
              <w:rPr>
                <w:sz w:val="16"/>
                <w:szCs w:val="16"/>
              </w:rPr>
              <w:t>2.1</w:t>
            </w:r>
          </w:p>
        </w:tc>
        <w:tc>
          <w:tcPr>
            <w:tcW w:w="0" w:type="auto"/>
            <w:shd w:val="clear" w:color="auto" w:fill="auto"/>
            <w:vAlign w:val="center"/>
            <w:hideMark/>
          </w:tcPr>
          <w:p w14:paraId="4E4F856A" w14:textId="77777777" w:rsidR="002F74EC" w:rsidRPr="007D7EAA" w:rsidRDefault="002F74EC" w:rsidP="002F74EC">
            <w:pPr>
              <w:ind w:firstLine="0"/>
              <w:jc w:val="center"/>
              <w:rPr>
                <w:sz w:val="16"/>
                <w:szCs w:val="16"/>
              </w:rPr>
            </w:pPr>
            <w:r w:rsidRPr="007D7EAA">
              <w:rPr>
                <w:sz w:val="16"/>
                <w:szCs w:val="16"/>
              </w:rPr>
              <w:t>19.3</w:t>
            </w:r>
          </w:p>
        </w:tc>
      </w:tr>
      <w:tr w:rsidR="002F74EC" w:rsidRPr="007D7EAA" w14:paraId="61C9AA29" w14:textId="77777777" w:rsidTr="002F74EC">
        <w:trPr>
          <w:trHeight w:val="145"/>
          <w:jc w:val="center"/>
        </w:trPr>
        <w:tc>
          <w:tcPr>
            <w:tcW w:w="0" w:type="auto"/>
            <w:shd w:val="clear" w:color="auto" w:fill="auto"/>
            <w:noWrap/>
            <w:vAlign w:val="center"/>
            <w:hideMark/>
          </w:tcPr>
          <w:p w14:paraId="28689A99" w14:textId="77777777" w:rsidR="002F74EC" w:rsidRPr="007D7EAA" w:rsidRDefault="002F74EC" w:rsidP="002F74EC">
            <w:pPr>
              <w:ind w:firstLine="0"/>
              <w:rPr>
                <w:bCs/>
                <w:sz w:val="16"/>
                <w:szCs w:val="16"/>
              </w:rPr>
            </w:pPr>
            <w:r w:rsidRPr="007D7EAA">
              <w:rPr>
                <w:bCs/>
                <w:sz w:val="16"/>
                <w:szCs w:val="16"/>
              </w:rPr>
              <w:t>Git</w:t>
            </w:r>
          </w:p>
        </w:tc>
        <w:tc>
          <w:tcPr>
            <w:tcW w:w="0" w:type="auto"/>
            <w:shd w:val="clear" w:color="auto" w:fill="auto"/>
            <w:vAlign w:val="center"/>
            <w:hideMark/>
          </w:tcPr>
          <w:p w14:paraId="4FFF9647" w14:textId="77777777"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14:paraId="1B351290" w14:textId="77777777" w:rsidR="002F74EC" w:rsidRPr="007D7EAA" w:rsidRDefault="002F74EC" w:rsidP="002F74EC">
            <w:pPr>
              <w:ind w:firstLine="0"/>
              <w:jc w:val="center"/>
              <w:rPr>
                <w:sz w:val="16"/>
                <w:szCs w:val="16"/>
              </w:rPr>
            </w:pPr>
            <w:r w:rsidRPr="007D7EAA">
              <w:rPr>
                <w:sz w:val="16"/>
                <w:szCs w:val="16"/>
              </w:rPr>
              <w:t>35,260</w:t>
            </w:r>
          </w:p>
        </w:tc>
        <w:tc>
          <w:tcPr>
            <w:tcW w:w="0" w:type="auto"/>
            <w:shd w:val="clear" w:color="auto" w:fill="auto"/>
            <w:noWrap/>
            <w:vAlign w:val="center"/>
            <w:hideMark/>
          </w:tcPr>
          <w:p w14:paraId="5E15DFF3" w14:textId="77777777" w:rsidR="002F74EC" w:rsidRPr="007D7EAA" w:rsidRDefault="002F74EC" w:rsidP="002F74EC">
            <w:pPr>
              <w:ind w:firstLine="0"/>
              <w:jc w:val="center"/>
              <w:rPr>
                <w:sz w:val="16"/>
                <w:szCs w:val="16"/>
              </w:rPr>
            </w:pPr>
            <w:r w:rsidRPr="007D7EAA">
              <w:rPr>
                <w:sz w:val="16"/>
                <w:szCs w:val="16"/>
              </w:rPr>
              <w:t>98.0</w:t>
            </w:r>
          </w:p>
        </w:tc>
        <w:tc>
          <w:tcPr>
            <w:tcW w:w="0" w:type="auto"/>
            <w:shd w:val="clear" w:color="auto" w:fill="auto"/>
            <w:noWrap/>
            <w:vAlign w:val="center"/>
            <w:hideMark/>
          </w:tcPr>
          <w:p w14:paraId="083D4B9E" w14:textId="77777777" w:rsidR="002F74EC" w:rsidRPr="007D7EAA" w:rsidRDefault="002F74EC" w:rsidP="002F74EC">
            <w:pPr>
              <w:ind w:firstLine="0"/>
              <w:jc w:val="center"/>
              <w:rPr>
                <w:sz w:val="16"/>
                <w:szCs w:val="16"/>
              </w:rPr>
            </w:pPr>
            <w:r w:rsidRPr="007D7EAA">
              <w:rPr>
                <w:sz w:val="16"/>
                <w:szCs w:val="16"/>
              </w:rPr>
              <w:t>2,656</w:t>
            </w:r>
          </w:p>
        </w:tc>
        <w:tc>
          <w:tcPr>
            <w:tcW w:w="0" w:type="auto"/>
            <w:shd w:val="clear" w:color="auto" w:fill="auto"/>
          </w:tcPr>
          <w:p w14:paraId="328A93D0" w14:textId="77777777"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14:paraId="09555ADF" w14:textId="77777777"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14:paraId="2A8BDB5B" w14:textId="77777777" w:rsidR="002F74EC" w:rsidRPr="007D7EAA" w:rsidRDefault="002F74EC" w:rsidP="002F74EC">
            <w:pPr>
              <w:ind w:firstLine="0"/>
              <w:jc w:val="center"/>
              <w:rPr>
                <w:sz w:val="16"/>
                <w:szCs w:val="16"/>
              </w:rPr>
            </w:pPr>
            <w:r w:rsidRPr="007D7EAA">
              <w:rPr>
                <w:sz w:val="16"/>
                <w:szCs w:val="16"/>
              </w:rPr>
              <w:t>19.4</w:t>
            </w:r>
          </w:p>
        </w:tc>
        <w:tc>
          <w:tcPr>
            <w:tcW w:w="0" w:type="auto"/>
            <w:shd w:val="clear" w:color="auto" w:fill="auto"/>
            <w:vAlign w:val="center"/>
            <w:hideMark/>
          </w:tcPr>
          <w:p w14:paraId="526AEA54" w14:textId="77777777" w:rsidR="002F74EC" w:rsidRPr="007D7EAA" w:rsidRDefault="002F74EC" w:rsidP="002F74EC">
            <w:pPr>
              <w:ind w:firstLine="0"/>
              <w:jc w:val="center"/>
              <w:rPr>
                <w:sz w:val="16"/>
                <w:szCs w:val="16"/>
              </w:rPr>
            </w:pPr>
            <w:r w:rsidRPr="007D7EAA">
              <w:rPr>
                <w:sz w:val="16"/>
                <w:szCs w:val="16"/>
              </w:rPr>
              <w:t>196.0</w:t>
            </w:r>
          </w:p>
        </w:tc>
        <w:tc>
          <w:tcPr>
            <w:tcW w:w="0" w:type="auto"/>
            <w:shd w:val="clear" w:color="auto" w:fill="auto"/>
            <w:vAlign w:val="center"/>
            <w:hideMark/>
          </w:tcPr>
          <w:p w14:paraId="6AAC822A" w14:textId="77777777" w:rsidR="002F74EC" w:rsidRPr="007D7EAA" w:rsidRDefault="002F74EC" w:rsidP="002F74EC">
            <w:pPr>
              <w:ind w:firstLine="0"/>
              <w:jc w:val="center"/>
              <w:rPr>
                <w:sz w:val="16"/>
                <w:szCs w:val="16"/>
              </w:rPr>
            </w:pPr>
            <w:r w:rsidRPr="007D7EAA">
              <w:rPr>
                <w:sz w:val="16"/>
                <w:szCs w:val="16"/>
              </w:rPr>
              <w:t>158.6</w:t>
            </w:r>
          </w:p>
        </w:tc>
        <w:tc>
          <w:tcPr>
            <w:tcW w:w="0" w:type="auto"/>
            <w:shd w:val="clear" w:color="auto" w:fill="auto"/>
            <w:vAlign w:val="center"/>
            <w:hideMark/>
          </w:tcPr>
          <w:p w14:paraId="770A6371" w14:textId="77777777" w:rsidR="002F74EC" w:rsidRPr="007D7EAA" w:rsidRDefault="002F74EC" w:rsidP="002F74EC">
            <w:pPr>
              <w:ind w:firstLine="0"/>
              <w:jc w:val="center"/>
              <w:rPr>
                <w:sz w:val="16"/>
                <w:szCs w:val="16"/>
              </w:rPr>
            </w:pPr>
            <w:r w:rsidRPr="007D7EAA">
              <w:rPr>
                <w:sz w:val="16"/>
                <w:szCs w:val="16"/>
              </w:rPr>
              <w:t>3.4</w:t>
            </w:r>
          </w:p>
        </w:tc>
        <w:tc>
          <w:tcPr>
            <w:tcW w:w="0" w:type="auto"/>
            <w:shd w:val="clear" w:color="auto" w:fill="auto"/>
            <w:vAlign w:val="center"/>
            <w:hideMark/>
          </w:tcPr>
          <w:p w14:paraId="6495CC40" w14:textId="77777777" w:rsidR="002F74EC" w:rsidRPr="007D7EAA" w:rsidRDefault="002F74EC" w:rsidP="002F74EC">
            <w:pPr>
              <w:ind w:firstLine="0"/>
              <w:jc w:val="center"/>
              <w:rPr>
                <w:sz w:val="16"/>
                <w:szCs w:val="16"/>
              </w:rPr>
            </w:pPr>
            <w:r w:rsidRPr="007D7EAA">
              <w:rPr>
                <w:sz w:val="16"/>
                <w:szCs w:val="16"/>
              </w:rPr>
              <w:t>40.0</w:t>
            </w:r>
          </w:p>
        </w:tc>
      </w:tr>
    </w:tbl>
    <w:p w14:paraId="1091CADA" w14:textId="77777777" w:rsidR="002F74EC" w:rsidRPr="002F74EC" w:rsidRDefault="002F74EC" w:rsidP="002F74EC">
      <w:pPr>
        <w:pStyle w:val="Legenda"/>
        <w:rPr>
          <w:b w:val="0"/>
        </w:rPr>
      </w:pPr>
      <w:bookmarkStart w:id="1038" w:name="_Ref447918345"/>
      <w:bookmarkStart w:id="1039" w:name="_Ref401688977"/>
      <w:r>
        <w:t xml:space="preserve">Table </w:t>
      </w:r>
      <w:r w:rsidR="00E02D98">
        <w:fldChar w:fldCharType="begin"/>
      </w:r>
      <w:r>
        <w:instrText xml:space="preserve"> SEQ Table \* ARABIC </w:instrText>
      </w:r>
      <w:r w:rsidR="00E02D98">
        <w:fldChar w:fldCharType="separate"/>
      </w:r>
      <w:r w:rsidR="00AD7EB7">
        <w:rPr>
          <w:noProof/>
        </w:rPr>
        <w:t>4</w:t>
      </w:r>
      <w:r w:rsidR="00E02D98">
        <w:rPr>
          <w:noProof/>
        </w:rPr>
        <w:fldChar w:fldCharType="end"/>
      </w:r>
      <w:bookmarkEnd w:id="1038"/>
      <w:r>
        <w:t>.</w:t>
      </w:r>
      <w:bookmarkEnd w:id="1039"/>
      <w:r w:rsidRPr="002F74EC">
        <w:rPr>
          <w:b w:val="0"/>
        </w:rPr>
        <w:t xml:space="preserve">Scalability results of DyeVC for repositories with different sizes </w:t>
      </w:r>
    </w:p>
    <w:p w14:paraId="441FCC83" w14:textId="77777777" w:rsidR="00967F72" w:rsidRPr="006E6751" w:rsidRDefault="00967F72" w:rsidP="006E6751">
      <w:pPr>
        <w:rPr>
          <w:lang w:eastAsia="pt-BR"/>
        </w:rPr>
      </w:pPr>
      <w:r w:rsidRPr="006E6751">
        <w:rPr>
          <w:lang w:eastAsia="pt-BR"/>
        </w:rPr>
        <w:lastRenderedPageBreak/>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 as detailed by</w:t>
      </w:r>
      <w:r w:rsidR="00985CF7">
        <w:fldChar w:fldCharType="begin"/>
      </w:r>
      <w:r w:rsidR="00985CF7">
        <w:instrText xml:space="preserve"> REF _Ref462682284 \h  \* MERGEFORMAT </w:instrText>
      </w:r>
      <w:r w:rsidR="00985CF7">
        <w:fldChar w:fldCharType="separate"/>
      </w:r>
      <w:del w:id="1040" w:author="Cristiano Cesario" w:date="2016-12-10T08:37:00Z">
        <w:r w:rsidR="00F131DB" w:rsidDel="00885AFE">
          <w:delText>Figure 10</w:delText>
        </w:r>
      </w:del>
      <w:r w:rsidR="00985CF7">
        <w:fldChar w:fldCharType="end"/>
      </w:r>
      <w:r w:rsidRPr="006E6751">
        <w:rPr>
          <w:lang w:eastAsia="pt-BR"/>
        </w:rPr>
        <w:t>.</w:t>
      </w:r>
    </w:p>
    <w:p w14:paraId="12F583BA" w14:textId="77777777" w:rsidR="00967F72" w:rsidRPr="006E6751" w:rsidRDefault="00967F72" w:rsidP="006E6751">
      <w:pPr>
        <w:rPr>
          <w:lang w:eastAsia="pt-BR"/>
        </w:rPr>
      </w:pPr>
      <w:r w:rsidRPr="006E6751">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2D774F">
        <w:rPr>
          <w:bCs/>
          <w:i/>
        </w:rPr>
        <w:t>O(x</w:t>
      </w:r>
      <w:r w:rsidRPr="002D774F">
        <w:rPr>
          <w:bCs/>
          <w:i/>
          <w:vertAlign w:val="superscript"/>
        </w:rPr>
        <w:t>2</w:t>
      </w:r>
      <w:r w:rsidRPr="002D774F">
        <w:rPr>
          <w:bCs/>
          <w:i/>
        </w:rPr>
        <w:t>)</w:t>
      </w:r>
      <w:r w:rsidRPr="006E6751">
        <w:rPr>
          <w:lang w:eastAsia="pt-BR"/>
        </w:rPr>
        <w:t xml:space="preserve"> space complexity (being </w:t>
      </w:r>
      <w:r w:rsidRPr="002D774F">
        <w:rPr>
          <w:bCs/>
          <w:i/>
        </w:rPr>
        <w:t>x</w:t>
      </w:r>
      <w:r w:rsidRPr="006E6751">
        <w:rPr>
          <w:lang w:eastAsia="pt-BR"/>
        </w:rPr>
        <w:t xml:space="preserve"> the number of commits). Our experiment computer was configured with a 2 GB maximum Java Heap Size, which let us analyze repositories with up to 6K commits. This limitation occurs mainly because of JUNG.</w:t>
      </w:r>
    </w:p>
    <w:p w14:paraId="6FCB2AA5" w14:textId="77777777" w:rsidR="00967F72" w:rsidRDefault="00985CF7" w:rsidP="006E6751">
      <w:pPr>
        <w:rPr>
          <w:lang w:eastAsia="pt-BR"/>
        </w:rPr>
      </w:pPr>
      <w:r>
        <w:fldChar w:fldCharType="begin"/>
      </w:r>
      <w:r>
        <w:instrText xml:space="preserve"> REF _Ref401781681 \h  \* MERGEFORMAT </w:instrText>
      </w:r>
      <w:r>
        <w:fldChar w:fldCharType="separate"/>
      </w:r>
      <w:r w:rsidR="00885AFE">
        <w:t>Table 5</w:t>
      </w:r>
      <w:r>
        <w:fldChar w:fldCharType="end"/>
      </w:r>
      <w:r w:rsidR="00967F72" w:rsidRPr="006E6751">
        <w:rPr>
          <w:lang w:eastAsia="pt-BR"/>
        </w:rPr>
        <w:t xml:space="preserve"> shows the correlation between each repository size metric and the DyeVC operations execution time, according to the Spearman’s rank correlation coefficient </w:t>
      </w:r>
      <w:r w:rsidR="00E02D98" w:rsidRPr="006E6751">
        <w:rPr>
          <w:lang w:eastAsia="pt-BR"/>
        </w:rPr>
        <w:fldChar w:fldCharType="begin"/>
      </w:r>
      <w:r w:rsidR="00967F72" w:rsidRPr="006E6751">
        <w:rPr>
          <w:lang w:eastAsia="pt-BR"/>
        </w:rPr>
        <w:instrText xml:space="preserve"> ADDIN ZOTERO_ITEM CSL_CITATION {"citationID":"6bnmojcp4","properties":{"formattedCitation":"[23]","plainCitation":"[23]"},"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E02D98" w:rsidRPr="006E6751">
        <w:rPr>
          <w:lang w:eastAsia="pt-BR"/>
        </w:rPr>
        <w:fldChar w:fldCharType="separate"/>
      </w:r>
      <w:r w:rsidR="00967F72" w:rsidRPr="006E6751">
        <w:t>[23]</w:t>
      </w:r>
      <w:r w:rsidR="00E02D98" w:rsidRPr="006E6751">
        <w:rPr>
          <w:lang w:eastAsia="pt-BR"/>
        </w:rPr>
        <w:fldChar w:fldCharType="end"/>
      </w:r>
      <w:r w:rsidR="00967F72" w:rsidRPr="006E6751">
        <w:rPr>
          <w:lang w:eastAsia="pt-BR"/>
        </w:rPr>
        <w:t xml:space="preserve">. This correlation coefficient measures the monotonic relation between two variables and ranges from </w:t>
      </w:r>
      <w:r w:rsidR="00967F72" w:rsidRPr="00BD1781">
        <w:rPr>
          <w:bCs/>
          <w:i/>
        </w:rPr>
        <w:t>-1</w:t>
      </w:r>
      <w:r w:rsidR="00967F72" w:rsidRPr="006E6751">
        <w:rPr>
          <w:lang w:eastAsia="pt-BR"/>
        </w:rPr>
        <w:t xml:space="preserve"> to </w:t>
      </w:r>
      <w:r w:rsidR="00967F72" w:rsidRPr="00BD1781">
        <w:rPr>
          <w:bCs/>
          <w:i/>
        </w:rPr>
        <w:t>1</w:t>
      </w:r>
      <w:r w:rsidR="00967F72" w:rsidRPr="006E6751">
        <w:rPr>
          <w:lang w:eastAsia="pt-BR"/>
        </w:rPr>
        <w:t xml:space="preserve">. Values of </w:t>
      </w:r>
      <w:r w:rsidR="00967F72" w:rsidRPr="00BD1781">
        <w:rPr>
          <w:bCs/>
          <w:i/>
        </w:rPr>
        <w:t>1</w:t>
      </w:r>
      <w:r w:rsidR="00967F72" w:rsidRPr="006E6751">
        <w:rPr>
          <w:lang w:eastAsia="pt-BR"/>
        </w:rPr>
        <w:t xml:space="preserve"> or </w:t>
      </w:r>
      <w:r w:rsidR="00967F72" w:rsidRPr="00BD1781">
        <w:rPr>
          <w:bCs/>
          <w:i/>
        </w:rPr>
        <w:t>-1</w:t>
      </w:r>
      <w:r w:rsidR="00967F72" w:rsidRPr="006E6751">
        <w:rPr>
          <w:lang w:eastAsia="pt-BR"/>
        </w:rPr>
        <w:t xml:space="preserve"> mean that each variable is a perfect (increasing or decreasing) monotone function of the other. A value of </w:t>
      </w:r>
      <w:r w:rsidR="00967F72" w:rsidRPr="00BD1781">
        <w:rPr>
          <w:bCs/>
          <w:i/>
        </w:rPr>
        <w:t>0</w:t>
      </w:r>
      <w:r w:rsidR="00967F72" w:rsidRPr="006E6751">
        <w:rPr>
          <w:lang w:eastAsia="pt-BR"/>
        </w:rPr>
        <w:t xml:space="preserve"> means that there is no correlation between the variables.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43"/>
        <w:gridCol w:w="1134"/>
        <w:gridCol w:w="592"/>
        <w:gridCol w:w="692"/>
      </w:tblGrid>
      <w:tr w:rsidR="002F74EC" w:rsidRPr="002F74EC" w14:paraId="794569C5" w14:textId="77777777" w:rsidTr="002F74EC">
        <w:trPr>
          <w:trHeight w:val="40"/>
        </w:trPr>
        <w:tc>
          <w:tcPr>
            <w:tcW w:w="0" w:type="auto"/>
            <w:vAlign w:val="center"/>
            <w:hideMark/>
          </w:tcPr>
          <w:p w14:paraId="602FDEFF" w14:textId="77777777" w:rsidR="002F74EC" w:rsidRPr="002F74EC" w:rsidRDefault="002F74EC" w:rsidP="002F74EC">
            <w:pPr>
              <w:ind w:firstLine="0"/>
              <w:jc w:val="center"/>
              <w:rPr>
                <w:b/>
                <w:lang w:eastAsia="pt-BR"/>
              </w:rPr>
            </w:pPr>
            <w:r w:rsidRPr="002F74EC">
              <w:rPr>
                <w:b/>
                <w:lang w:eastAsia="pt-BR"/>
              </w:rPr>
              <w:t>Operation</w:t>
            </w:r>
          </w:p>
        </w:tc>
        <w:tc>
          <w:tcPr>
            <w:tcW w:w="0" w:type="auto"/>
            <w:vAlign w:val="center"/>
            <w:hideMark/>
          </w:tcPr>
          <w:p w14:paraId="278ABB93" w14:textId="77777777" w:rsidR="002F74EC" w:rsidRPr="002F74EC" w:rsidRDefault="002F74EC" w:rsidP="002F74EC">
            <w:pPr>
              <w:ind w:firstLine="0"/>
              <w:jc w:val="center"/>
              <w:rPr>
                <w:b/>
                <w:lang w:eastAsia="pt-BR"/>
              </w:rPr>
            </w:pPr>
            <w:r w:rsidRPr="002F74EC">
              <w:rPr>
                <w:b/>
                <w:lang w:eastAsia="pt-BR"/>
              </w:rPr>
              <w:t># commits</w:t>
            </w:r>
          </w:p>
        </w:tc>
        <w:tc>
          <w:tcPr>
            <w:tcW w:w="0" w:type="auto"/>
            <w:vAlign w:val="center"/>
            <w:hideMark/>
          </w:tcPr>
          <w:p w14:paraId="104AAF34" w14:textId="77777777" w:rsidR="002F74EC" w:rsidRPr="002F74EC" w:rsidRDefault="002F74EC" w:rsidP="002F74EC">
            <w:pPr>
              <w:ind w:firstLine="0"/>
              <w:jc w:val="center"/>
              <w:rPr>
                <w:b/>
                <w:lang w:eastAsia="pt-BR"/>
              </w:rPr>
            </w:pPr>
            <w:r w:rsidRPr="002F74EC">
              <w:rPr>
                <w:b/>
                <w:lang w:eastAsia="pt-BR"/>
              </w:rPr>
              <w:t>Size</w:t>
            </w:r>
          </w:p>
        </w:tc>
        <w:tc>
          <w:tcPr>
            <w:tcW w:w="0" w:type="auto"/>
            <w:vAlign w:val="center"/>
            <w:hideMark/>
          </w:tcPr>
          <w:p w14:paraId="1C30053B" w14:textId="77777777" w:rsidR="002F74EC" w:rsidRPr="002F74EC" w:rsidRDefault="002F74EC" w:rsidP="002F74EC">
            <w:pPr>
              <w:ind w:firstLine="0"/>
              <w:jc w:val="center"/>
              <w:rPr>
                <w:b/>
                <w:lang w:eastAsia="pt-BR"/>
              </w:rPr>
            </w:pPr>
            <w:r w:rsidRPr="002F74EC">
              <w:rPr>
                <w:b/>
                <w:lang w:eastAsia="pt-BR"/>
              </w:rPr>
              <w:t># files</w:t>
            </w:r>
          </w:p>
        </w:tc>
      </w:tr>
      <w:tr w:rsidR="002F74EC" w:rsidRPr="002F74EC" w14:paraId="76E83BA5" w14:textId="77777777" w:rsidTr="002F74EC">
        <w:trPr>
          <w:trHeight w:val="60"/>
        </w:trPr>
        <w:tc>
          <w:tcPr>
            <w:tcW w:w="0" w:type="auto"/>
            <w:noWrap/>
            <w:vAlign w:val="bottom"/>
            <w:hideMark/>
          </w:tcPr>
          <w:p w14:paraId="76F79363" w14:textId="77777777" w:rsidR="002F74EC" w:rsidRPr="002F74EC" w:rsidRDefault="002F74EC" w:rsidP="002F74EC">
            <w:pPr>
              <w:ind w:firstLine="0"/>
              <w:jc w:val="left"/>
              <w:rPr>
                <w:bCs/>
                <w:color w:val="000000"/>
                <w:lang w:eastAsia="pt-BR"/>
              </w:rPr>
            </w:pPr>
            <w:r w:rsidRPr="002F74EC">
              <w:rPr>
                <w:bCs/>
                <w:color w:val="000000"/>
                <w:lang w:eastAsia="pt-BR"/>
              </w:rPr>
              <w:t>Insert 1st</w:t>
            </w:r>
          </w:p>
        </w:tc>
        <w:tc>
          <w:tcPr>
            <w:tcW w:w="0" w:type="auto"/>
            <w:noWrap/>
            <w:vAlign w:val="bottom"/>
            <w:hideMark/>
          </w:tcPr>
          <w:p w14:paraId="12DE41AA" w14:textId="77777777" w:rsidR="002F74EC" w:rsidRPr="002F74EC" w:rsidRDefault="002F74EC" w:rsidP="002F74EC">
            <w:pPr>
              <w:ind w:firstLine="0"/>
              <w:jc w:val="center"/>
              <w:rPr>
                <w:color w:val="000000"/>
                <w:lang w:eastAsia="pt-BR"/>
              </w:rPr>
            </w:pPr>
            <w:r w:rsidRPr="002F74EC">
              <w:rPr>
                <w:color w:val="000000"/>
                <w:lang w:eastAsia="pt-BR"/>
              </w:rPr>
              <w:t>0.85</w:t>
            </w:r>
          </w:p>
        </w:tc>
        <w:tc>
          <w:tcPr>
            <w:tcW w:w="0" w:type="auto"/>
            <w:noWrap/>
            <w:vAlign w:val="bottom"/>
            <w:hideMark/>
          </w:tcPr>
          <w:p w14:paraId="7389E49B" w14:textId="77777777" w:rsidR="002F74EC" w:rsidRPr="002F74EC" w:rsidRDefault="002F74EC" w:rsidP="002F74EC">
            <w:pPr>
              <w:ind w:firstLine="0"/>
              <w:jc w:val="center"/>
              <w:rPr>
                <w:color w:val="000000"/>
                <w:lang w:eastAsia="pt-BR"/>
              </w:rPr>
            </w:pPr>
            <w:r w:rsidRPr="002F74EC">
              <w:rPr>
                <w:color w:val="000000"/>
                <w:lang w:eastAsia="pt-BR"/>
              </w:rPr>
              <w:t>0.83</w:t>
            </w:r>
          </w:p>
        </w:tc>
        <w:tc>
          <w:tcPr>
            <w:tcW w:w="0" w:type="auto"/>
            <w:noWrap/>
            <w:vAlign w:val="bottom"/>
            <w:hideMark/>
          </w:tcPr>
          <w:p w14:paraId="0C1403F3" w14:textId="77777777" w:rsidR="002F74EC" w:rsidRPr="002F74EC" w:rsidRDefault="002F74EC" w:rsidP="002F74EC">
            <w:pPr>
              <w:ind w:firstLine="0"/>
              <w:jc w:val="center"/>
              <w:rPr>
                <w:color w:val="000000"/>
                <w:lang w:eastAsia="pt-BR"/>
              </w:rPr>
            </w:pPr>
            <w:r w:rsidRPr="002F74EC">
              <w:rPr>
                <w:color w:val="000000"/>
                <w:lang w:eastAsia="pt-BR"/>
              </w:rPr>
              <w:t>0.76</w:t>
            </w:r>
          </w:p>
        </w:tc>
      </w:tr>
      <w:tr w:rsidR="002F74EC" w:rsidRPr="002F74EC" w14:paraId="6099337A" w14:textId="77777777" w:rsidTr="002F74EC">
        <w:trPr>
          <w:trHeight w:val="63"/>
        </w:trPr>
        <w:tc>
          <w:tcPr>
            <w:tcW w:w="0" w:type="auto"/>
            <w:noWrap/>
            <w:vAlign w:val="bottom"/>
            <w:hideMark/>
          </w:tcPr>
          <w:p w14:paraId="464515E3" w14:textId="77777777" w:rsidR="002F74EC" w:rsidRPr="002F74EC" w:rsidRDefault="002F74EC" w:rsidP="002F74EC">
            <w:pPr>
              <w:ind w:firstLine="0"/>
              <w:jc w:val="left"/>
              <w:rPr>
                <w:bCs/>
                <w:color w:val="000000"/>
                <w:lang w:eastAsia="pt-BR"/>
              </w:rPr>
            </w:pPr>
            <w:r w:rsidRPr="002F74EC">
              <w:rPr>
                <w:bCs/>
                <w:color w:val="000000"/>
                <w:lang w:eastAsia="pt-BR"/>
              </w:rPr>
              <w:t>Insert 2nd</w:t>
            </w:r>
          </w:p>
        </w:tc>
        <w:tc>
          <w:tcPr>
            <w:tcW w:w="0" w:type="auto"/>
            <w:noWrap/>
            <w:vAlign w:val="bottom"/>
            <w:hideMark/>
          </w:tcPr>
          <w:p w14:paraId="6365837F" w14:textId="77777777" w:rsidR="002F74EC" w:rsidRPr="002F74EC" w:rsidRDefault="002F74EC" w:rsidP="002F74EC">
            <w:pPr>
              <w:ind w:firstLine="0"/>
              <w:jc w:val="center"/>
              <w:rPr>
                <w:color w:val="000000"/>
                <w:lang w:eastAsia="pt-BR"/>
              </w:rPr>
            </w:pPr>
            <w:r w:rsidRPr="002F74EC">
              <w:rPr>
                <w:color w:val="000000"/>
                <w:lang w:eastAsia="pt-BR"/>
              </w:rPr>
              <w:t>0.85</w:t>
            </w:r>
          </w:p>
        </w:tc>
        <w:tc>
          <w:tcPr>
            <w:tcW w:w="0" w:type="auto"/>
            <w:noWrap/>
            <w:vAlign w:val="bottom"/>
            <w:hideMark/>
          </w:tcPr>
          <w:p w14:paraId="48729DC4" w14:textId="77777777" w:rsidR="002F74EC" w:rsidRPr="002F74EC" w:rsidRDefault="002F74EC" w:rsidP="002F74EC">
            <w:pPr>
              <w:ind w:firstLine="0"/>
              <w:jc w:val="center"/>
              <w:rPr>
                <w:color w:val="000000"/>
                <w:lang w:eastAsia="pt-BR"/>
              </w:rPr>
            </w:pPr>
            <w:r w:rsidRPr="002F74EC">
              <w:rPr>
                <w:color w:val="000000"/>
                <w:lang w:eastAsia="pt-BR"/>
              </w:rPr>
              <w:t>0.83</w:t>
            </w:r>
          </w:p>
        </w:tc>
        <w:tc>
          <w:tcPr>
            <w:tcW w:w="0" w:type="auto"/>
            <w:noWrap/>
            <w:vAlign w:val="bottom"/>
            <w:hideMark/>
          </w:tcPr>
          <w:p w14:paraId="701B40FE" w14:textId="77777777" w:rsidR="002F74EC" w:rsidRPr="002F74EC" w:rsidRDefault="002F74EC" w:rsidP="002F74EC">
            <w:pPr>
              <w:ind w:firstLine="0"/>
              <w:jc w:val="center"/>
              <w:rPr>
                <w:color w:val="000000"/>
                <w:lang w:eastAsia="pt-BR"/>
              </w:rPr>
            </w:pPr>
            <w:r w:rsidRPr="002F74EC">
              <w:rPr>
                <w:color w:val="000000"/>
                <w:lang w:eastAsia="pt-BR"/>
              </w:rPr>
              <w:t>0.76</w:t>
            </w:r>
          </w:p>
        </w:tc>
      </w:tr>
      <w:tr w:rsidR="002F74EC" w:rsidRPr="002F74EC" w14:paraId="7946BCEF" w14:textId="77777777" w:rsidTr="002F74EC">
        <w:trPr>
          <w:trHeight w:val="60"/>
        </w:trPr>
        <w:tc>
          <w:tcPr>
            <w:tcW w:w="0" w:type="auto"/>
            <w:noWrap/>
            <w:vAlign w:val="bottom"/>
            <w:hideMark/>
          </w:tcPr>
          <w:p w14:paraId="7058BC0A" w14:textId="77777777" w:rsidR="002F74EC" w:rsidRPr="002F74EC" w:rsidRDefault="002F74EC" w:rsidP="002F74EC">
            <w:pPr>
              <w:ind w:firstLine="0"/>
              <w:jc w:val="left"/>
              <w:rPr>
                <w:bCs/>
                <w:color w:val="000000"/>
                <w:lang w:eastAsia="pt-BR"/>
              </w:rPr>
            </w:pPr>
            <w:r w:rsidRPr="002F74EC">
              <w:rPr>
                <w:bCs/>
                <w:color w:val="000000"/>
                <w:lang w:eastAsia="pt-BR"/>
              </w:rPr>
              <w:t>Check Branches</w:t>
            </w:r>
          </w:p>
        </w:tc>
        <w:tc>
          <w:tcPr>
            <w:tcW w:w="0" w:type="auto"/>
            <w:noWrap/>
            <w:vAlign w:val="bottom"/>
            <w:hideMark/>
          </w:tcPr>
          <w:p w14:paraId="1732BAFB" w14:textId="77777777" w:rsidR="002F74EC" w:rsidRPr="002F74EC" w:rsidRDefault="002F74EC" w:rsidP="002F74EC">
            <w:pPr>
              <w:ind w:firstLine="0"/>
              <w:jc w:val="center"/>
              <w:rPr>
                <w:color w:val="000000"/>
                <w:lang w:eastAsia="pt-BR"/>
              </w:rPr>
            </w:pPr>
            <w:r w:rsidRPr="002F74EC">
              <w:rPr>
                <w:color w:val="000000"/>
                <w:lang w:eastAsia="pt-BR"/>
              </w:rPr>
              <w:t>0.07</w:t>
            </w:r>
          </w:p>
        </w:tc>
        <w:tc>
          <w:tcPr>
            <w:tcW w:w="0" w:type="auto"/>
            <w:noWrap/>
            <w:vAlign w:val="bottom"/>
            <w:hideMark/>
          </w:tcPr>
          <w:p w14:paraId="103BDFAA" w14:textId="77777777" w:rsidR="002F74EC" w:rsidRPr="002F74EC" w:rsidRDefault="002F74EC" w:rsidP="002F74EC">
            <w:pPr>
              <w:ind w:firstLine="0"/>
              <w:jc w:val="center"/>
              <w:rPr>
                <w:color w:val="000000"/>
                <w:lang w:eastAsia="pt-BR"/>
              </w:rPr>
            </w:pPr>
            <w:r w:rsidRPr="002F74EC">
              <w:rPr>
                <w:color w:val="000000"/>
                <w:lang w:eastAsia="pt-BR"/>
              </w:rPr>
              <w:t>-0.05</w:t>
            </w:r>
          </w:p>
        </w:tc>
        <w:tc>
          <w:tcPr>
            <w:tcW w:w="0" w:type="auto"/>
            <w:noWrap/>
            <w:vAlign w:val="bottom"/>
            <w:hideMark/>
          </w:tcPr>
          <w:p w14:paraId="6400443D" w14:textId="77777777" w:rsidR="002F74EC" w:rsidRPr="002F74EC" w:rsidRDefault="002F74EC" w:rsidP="002F74EC">
            <w:pPr>
              <w:ind w:firstLine="0"/>
              <w:jc w:val="center"/>
              <w:rPr>
                <w:color w:val="000000"/>
                <w:lang w:eastAsia="pt-BR"/>
              </w:rPr>
            </w:pPr>
            <w:r w:rsidRPr="002F74EC">
              <w:rPr>
                <w:color w:val="000000"/>
                <w:lang w:eastAsia="pt-BR"/>
              </w:rPr>
              <w:t>0.72</w:t>
            </w:r>
          </w:p>
        </w:tc>
      </w:tr>
      <w:tr w:rsidR="002F74EC" w:rsidRPr="002F74EC" w14:paraId="54DEA716" w14:textId="77777777" w:rsidTr="002F74EC">
        <w:trPr>
          <w:trHeight w:val="60"/>
        </w:trPr>
        <w:tc>
          <w:tcPr>
            <w:tcW w:w="0" w:type="auto"/>
            <w:noWrap/>
            <w:vAlign w:val="bottom"/>
            <w:hideMark/>
          </w:tcPr>
          <w:p w14:paraId="29CB28CB" w14:textId="77777777" w:rsidR="002F74EC" w:rsidRPr="002F74EC" w:rsidRDefault="002F74EC" w:rsidP="002F74EC">
            <w:pPr>
              <w:ind w:firstLine="0"/>
              <w:jc w:val="left"/>
              <w:rPr>
                <w:bCs/>
                <w:color w:val="000000"/>
                <w:lang w:val="pt-BR" w:eastAsia="pt-BR"/>
              </w:rPr>
            </w:pPr>
            <w:r w:rsidRPr="002F74EC">
              <w:rPr>
                <w:bCs/>
                <w:color w:val="000000"/>
                <w:lang w:eastAsia="pt-BR"/>
              </w:rPr>
              <w:t xml:space="preserve">Update </w:t>
            </w:r>
            <w:r w:rsidRPr="002F74EC">
              <w:rPr>
                <w:bCs/>
                <w:color w:val="000000"/>
                <w:lang w:val="pt-BR" w:eastAsia="pt-BR"/>
              </w:rPr>
              <w:t>Topology</w:t>
            </w:r>
          </w:p>
        </w:tc>
        <w:tc>
          <w:tcPr>
            <w:tcW w:w="0" w:type="auto"/>
            <w:noWrap/>
            <w:vAlign w:val="bottom"/>
            <w:hideMark/>
          </w:tcPr>
          <w:p w14:paraId="71E8B2E8" w14:textId="77777777"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14:paraId="07247335" w14:textId="77777777" w:rsidR="002F74EC" w:rsidRPr="002F74EC" w:rsidRDefault="002F74EC" w:rsidP="002F74EC">
            <w:pPr>
              <w:ind w:firstLine="0"/>
              <w:jc w:val="center"/>
              <w:rPr>
                <w:color w:val="000000"/>
                <w:lang w:val="pt-BR" w:eastAsia="pt-BR"/>
              </w:rPr>
            </w:pPr>
            <w:r w:rsidRPr="002F74EC">
              <w:rPr>
                <w:color w:val="000000"/>
                <w:lang w:val="pt-BR" w:eastAsia="pt-BR"/>
              </w:rPr>
              <w:t>0.88</w:t>
            </w:r>
          </w:p>
        </w:tc>
        <w:tc>
          <w:tcPr>
            <w:tcW w:w="0" w:type="auto"/>
            <w:noWrap/>
            <w:vAlign w:val="bottom"/>
            <w:hideMark/>
          </w:tcPr>
          <w:p w14:paraId="1C6474B9" w14:textId="77777777" w:rsidR="002F74EC" w:rsidRPr="002F74EC" w:rsidRDefault="002F74EC" w:rsidP="002F74EC">
            <w:pPr>
              <w:ind w:firstLine="0"/>
              <w:jc w:val="center"/>
              <w:rPr>
                <w:color w:val="000000"/>
                <w:lang w:val="pt-BR" w:eastAsia="pt-BR"/>
              </w:rPr>
            </w:pPr>
            <w:r w:rsidRPr="002F74EC">
              <w:rPr>
                <w:color w:val="000000"/>
                <w:lang w:val="pt-BR" w:eastAsia="pt-BR"/>
              </w:rPr>
              <w:t>0.52</w:t>
            </w:r>
          </w:p>
        </w:tc>
      </w:tr>
      <w:tr w:rsidR="002F74EC" w:rsidRPr="002F74EC" w14:paraId="370D6FEA" w14:textId="77777777" w:rsidTr="002F74EC">
        <w:trPr>
          <w:trHeight w:val="60"/>
        </w:trPr>
        <w:tc>
          <w:tcPr>
            <w:tcW w:w="0" w:type="auto"/>
            <w:noWrap/>
            <w:vAlign w:val="bottom"/>
            <w:hideMark/>
          </w:tcPr>
          <w:p w14:paraId="7CBCD493" w14:textId="77777777" w:rsidR="002F74EC" w:rsidRPr="002F74EC" w:rsidRDefault="002F74EC" w:rsidP="002F74EC">
            <w:pPr>
              <w:ind w:firstLine="0"/>
              <w:jc w:val="left"/>
              <w:rPr>
                <w:bCs/>
                <w:color w:val="000000"/>
                <w:lang w:val="pt-BR" w:eastAsia="pt-BR"/>
              </w:rPr>
            </w:pPr>
            <w:proofErr w:type="spellStart"/>
            <w:r w:rsidRPr="002F74EC">
              <w:rPr>
                <w:bCs/>
                <w:color w:val="000000"/>
                <w:lang w:val="pt-BR" w:eastAsia="pt-BR"/>
              </w:rPr>
              <w:t>CommitHistory</w:t>
            </w:r>
            <w:proofErr w:type="spellEnd"/>
          </w:p>
        </w:tc>
        <w:tc>
          <w:tcPr>
            <w:tcW w:w="0" w:type="auto"/>
            <w:noWrap/>
            <w:vAlign w:val="bottom"/>
            <w:hideMark/>
          </w:tcPr>
          <w:p w14:paraId="73340695" w14:textId="77777777"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14:paraId="2DED73A6" w14:textId="77777777" w:rsidR="002F74EC" w:rsidRPr="002F74EC" w:rsidRDefault="002F74EC" w:rsidP="002F74EC">
            <w:pPr>
              <w:ind w:firstLine="0"/>
              <w:jc w:val="center"/>
              <w:rPr>
                <w:color w:val="000000"/>
                <w:lang w:val="pt-BR" w:eastAsia="pt-BR"/>
              </w:rPr>
            </w:pPr>
            <w:r w:rsidRPr="002F74EC">
              <w:rPr>
                <w:color w:val="000000"/>
                <w:lang w:val="pt-BR" w:eastAsia="pt-BR"/>
              </w:rPr>
              <w:t>0.96</w:t>
            </w:r>
          </w:p>
        </w:tc>
        <w:tc>
          <w:tcPr>
            <w:tcW w:w="0" w:type="auto"/>
            <w:noWrap/>
            <w:vAlign w:val="bottom"/>
            <w:hideMark/>
          </w:tcPr>
          <w:p w14:paraId="097A61FA" w14:textId="77777777" w:rsidR="002F74EC" w:rsidRPr="002F74EC" w:rsidRDefault="002F74EC" w:rsidP="002F74EC">
            <w:pPr>
              <w:ind w:firstLine="0"/>
              <w:jc w:val="center"/>
              <w:rPr>
                <w:color w:val="000000"/>
                <w:lang w:val="pt-BR" w:eastAsia="pt-BR"/>
              </w:rPr>
            </w:pPr>
            <w:r w:rsidRPr="002F74EC">
              <w:rPr>
                <w:color w:val="000000"/>
                <w:lang w:val="pt-BR" w:eastAsia="pt-BR"/>
              </w:rPr>
              <w:t>-0.04</w:t>
            </w:r>
          </w:p>
        </w:tc>
      </w:tr>
      <w:tr w:rsidR="002F74EC" w:rsidRPr="002F74EC" w14:paraId="3438749B" w14:textId="77777777" w:rsidTr="002F74EC">
        <w:trPr>
          <w:trHeight w:val="60"/>
        </w:trPr>
        <w:tc>
          <w:tcPr>
            <w:tcW w:w="0" w:type="auto"/>
            <w:noWrap/>
            <w:vAlign w:val="bottom"/>
            <w:hideMark/>
          </w:tcPr>
          <w:p w14:paraId="198B3169" w14:textId="77777777" w:rsidR="002F74EC" w:rsidRPr="002F74EC" w:rsidRDefault="002F74EC" w:rsidP="002F74EC">
            <w:pPr>
              <w:ind w:firstLine="0"/>
              <w:jc w:val="left"/>
              <w:rPr>
                <w:bCs/>
                <w:color w:val="000000"/>
                <w:lang w:val="pt-BR" w:eastAsia="pt-BR"/>
              </w:rPr>
            </w:pPr>
            <w:r w:rsidRPr="002F74EC">
              <w:rPr>
                <w:bCs/>
                <w:color w:val="000000"/>
                <w:lang w:val="pt-BR" w:eastAsia="pt-BR"/>
              </w:rPr>
              <w:t>Topology</w:t>
            </w:r>
          </w:p>
        </w:tc>
        <w:tc>
          <w:tcPr>
            <w:tcW w:w="0" w:type="auto"/>
            <w:noWrap/>
            <w:vAlign w:val="bottom"/>
            <w:hideMark/>
          </w:tcPr>
          <w:p w14:paraId="0BF354FA" w14:textId="77777777"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14:paraId="110FA768" w14:textId="77777777" w:rsidR="002F74EC" w:rsidRPr="002F74EC" w:rsidRDefault="002F74EC" w:rsidP="002F74EC">
            <w:pPr>
              <w:ind w:firstLine="0"/>
              <w:jc w:val="center"/>
              <w:rPr>
                <w:color w:val="000000"/>
                <w:lang w:val="pt-BR" w:eastAsia="pt-BR"/>
              </w:rPr>
            </w:pPr>
            <w:r w:rsidRPr="002F74EC">
              <w:rPr>
                <w:color w:val="000000"/>
                <w:lang w:val="pt-BR" w:eastAsia="pt-BR"/>
              </w:rPr>
              <w:t>0.88</w:t>
            </w:r>
          </w:p>
        </w:tc>
        <w:tc>
          <w:tcPr>
            <w:tcW w:w="0" w:type="auto"/>
            <w:noWrap/>
            <w:vAlign w:val="bottom"/>
            <w:hideMark/>
          </w:tcPr>
          <w:p w14:paraId="2095F72E" w14:textId="77777777" w:rsidR="002F74EC" w:rsidRPr="002F74EC" w:rsidRDefault="002F74EC" w:rsidP="002F74EC">
            <w:pPr>
              <w:ind w:firstLine="0"/>
              <w:jc w:val="center"/>
              <w:rPr>
                <w:color w:val="000000"/>
                <w:lang w:val="pt-BR" w:eastAsia="pt-BR"/>
              </w:rPr>
            </w:pPr>
            <w:r w:rsidRPr="002F74EC">
              <w:rPr>
                <w:color w:val="000000"/>
                <w:lang w:val="pt-BR" w:eastAsia="pt-BR"/>
              </w:rPr>
              <w:t>0.52</w:t>
            </w:r>
          </w:p>
        </w:tc>
      </w:tr>
    </w:tbl>
    <w:p w14:paraId="74DE306D" w14:textId="77777777" w:rsidR="002F74EC" w:rsidRPr="002F74EC" w:rsidRDefault="002F74EC" w:rsidP="002F74EC">
      <w:pPr>
        <w:pStyle w:val="Legenda"/>
        <w:rPr>
          <w:rFonts w:cs="Times New Roman"/>
          <w:noProof/>
          <w:szCs w:val="20"/>
        </w:rPr>
      </w:pPr>
      <w:bookmarkStart w:id="1041" w:name="_Ref401781681"/>
      <w:r>
        <w:lastRenderedPageBreak/>
        <w:t xml:space="preserve">Table </w:t>
      </w:r>
      <w:r w:rsidR="00E02D98">
        <w:fldChar w:fldCharType="begin"/>
      </w:r>
      <w:r>
        <w:instrText xml:space="preserve"> SEQ Table \* ARABIC </w:instrText>
      </w:r>
      <w:r w:rsidR="00E02D98">
        <w:fldChar w:fldCharType="separate"/>
      </w:r>
      <w:r w:rsidR="00AD7EB7">
        <w:rPr>
          <w:noProof/>
        </w:rPr>
        <w:t>5</w:t>
      </w:r>
      <w:r w:rsidR="00E02D98">
        <w:rPr>
          <w:noProof/>
        </w:rPr>
        <w:fldChar w:fldCharType="end"/>
      </w:r>
      <w:bookmarkEnd w:id="1041"/>
      <w:r>
        <w:t xml:space="preserve">. </w:t>
      </w:r>
      <w:r w:rsidRPr="002F74EC">
        <w:rPr>
          <w:b w:val="0"/>
        </w:rPr>
        <w:t>Spearman’s rank correlation coefficient between repository size metrics and DyeVC operations time</w:t>
      </w:r>
    </w:p>
    <w:p w14:paraId="0AF4C8CD" w14:textId="77777777" w:rsidR="00967F72" w:rsidRDefault="00967F72" w:rsidP="006E6751">
      <w:pPr>
        <w:rPr>
          <w:ins w:id="1042" w:author="Ruben" w:date="2016-12-12T00:29:00Z"/>
          <w:lang w:eastAsia="pt-BR"/>
        </w:rPr>
      </w:pPr>
      <w:r w:rsidRPr="006E6751">
        <w:rPr>
          <w:lang w:eastAsia="pt-BR"/>
        </w:rPr>
        <w:t xml:space="preserve">Looking at </w:t>
      </w:r>
      <w:r w:rsidR="00985CF7">
        <w:fldChar w:fldCharType="begin"/>
      </w:r>
      <w:r w:rsidR="00985CF7">
        <w:instrText xml:space="preserve"> REF _Ref401781681 \h  \* MERGEFORMAT </w:instrText>
      </w:r>
      <w:r w:rsidR="00985CF7">
        <w:fldChar w:fldCharType="separate"/>
      </w:r>
      <w:r w:rsidR="00885AFE">
        <w:t>Table 5</w:t>
      </w:r>
      <w:r w:rsidR="00985CF7">
        <w:fldChar w:fldCharType="end"/>
      </w:r>
      <w:r w:rsidRPr="006E6751">
        <w:rPr>
          <w:lang w:eastAsia="pt-BR"/>
        </w:rPr>
        <w:t>, it is possible to notice that, except for the “Check Branches” operation, all other operation times are strongly correlated to the number of commits and repository size. This is due to the nature of these operations, which update or show information about all commits in the repository. On the other hand, except for the “Commit History” operation, all other operation times correlate with the number of files. This is also expected due to the nature of “Commit History” operation, which does not dig into the changed files.</w:t>
      </w:r>
    </w:p>
    <w:p w14:paraId="6BC8160B" w14:textId="77777777" w:rsidR="003F7D1B" w:rsidRDefault="008A0068" w:rsidP="003F7D1B">
      <w:pPr>
        <w:pStyle w:val="Ttulo3"/>
        <w:rPr>
          <w:ins w:id="1043" w:author="Ruben" w:date="2016-12-12T00:30:00Z"/>
          <w:lang w:eastAsia="pt-BR"/>
        </w:rPr>
        <w:pPrChange w:id="1044" w:author="Ruben" w:date="2016-12-12T00:30:00Z">
          <w:pPr/>
        </w:pPrChange>
      </w:pPr>
      <w:ins w:id="1045" w:author="Ruben" w:date="2016-12-12T00:49:00Z">
        <w:r>
          <w:rPr>
            <w:lang w:eastAsia="pt-BR"/>
          </w:rPr>
          <w:t xml:space="preserve">Optimizing Commit History operation </w:t>
        </w:r>
      </w:ins>
      <w:ins w:id="1046" w:author="Ruben" w:date="2016-12-12T00:50:00Z">
        <w:r w:rsidR="00614232">
          <w:rPr>
            <w:lang w:eastAsia="pt-BR"/>
          </w:rPr>
          <w:t>by automatic</w:t>
        </w:r>
      </w:ins>
      <w:ins w:id="1047" w:author="Ruben" w:date="2016-12-12T00:49:00Z">
        <w:r w:rsidRPr="008A0068">
          <w:rPr>
            <w:lang w:eastAsia="pt-BR"/>
          </w:rPr>
          <w:t xml:space="preserve"> collaps</w:t>
        </w:r>
      </w:ins>
      <w:ins w:id="1048" w:author="Cristiano Cesario" w:date="2016-12-12T21:28:00Z">
        <w:r w:rsidR="009B3B4A">
          <w:rPr>
            <w:lang w:eastAsia="pt-BR"/>
          </w:rPr>
          <w:t>ing the graph</w:t>
        </w:r>
      </w:ins>
      <w:ins w:id="1049" w:author="Ruben" w:date="2016-12-12T00:49:00Z">
        <w:del w:id="1050" w:author="Cristiano Cesario" w:date="2016-12-12T21:28:00Z">
          <w:r w:rsidRPr="008A0068" w:rsidDel="009B3B4A">
            <w:rPr>
              <w:lang w:eastAsia="pt-BR"/>
            </w:rPr>
            <w:delText>es</w:delText>
          </w:r>
        </w:del>
      </w:ins>
    </w:p>
    <w:p w14:paraId="76029F53" w14:textId="77777777" w:rsidR="00D959E5" w:rsidRDefault="00841194">
      <w:pPr>
        <w:rPr>
          <w:ins w:id="1051" w:author="Ruben" w:date="2016-12-12T00:30:00Z"/>
          <w:lang w:eastAsia="pt-BR"/>
        </w:rPr>
      </w:pPr>
      <w:ins w:id="1052" w:author="Ruben" w:date="2016-12-12T08:26:00Z">
        <w:r>
          <w:rPr>
            <w:lang w:eastAsia="pt-BR"/>
          </w:rPr>
          <w:t xml:space="preserve">In addition, we </w:t>
        </w:r>
      </w:ins>
      <w:ins w:id="1053" w:author="Ruben" w:date="2016-12-12T08:27:00Z">
        <w:r>
          <w:rPr>
            <w:lang w:eastAsia="pt-BR"/>
          </w:rPr>
          <w:t>stud</w:t>
        </w:r>
      </w:ins>
      <w:ins w:id="1054" w:author="Cristiano Cesario" w:date="2016-12-12T21:30:00Z">
        <w:r w:rsidR="00AD7EB7">
          <w:rPr>
            <w:lang w:eastAsia="pt-BR"/>
          </w:rPr>
          <w:t>ied</w:t>
        </w:r>
      </w:ins>
      <w:ins w:id="1055" w:author="Ruben" w:date="2016-12-12T08:27:00Z">
        <w:del w:id="1056" w:author="Cristiano Cesario" w:date="2016-12-12T21:30:00Z">
          <w:r w:rsidDel="00AD7EB7">
            <w:rPr>
              <w:lang w:eastAsia="pt-BR"/>
            </w:rPr>
            <w:delText>y</w:delText>
          </w:r>
        </w:del>
        <w:r>
          <w:rPr>
            <w:lang w:eastAsia="pt-BR"/>
          </w:rPr>
          <w:t xml:space="preserve"> </w:t>
        </w:r>
      </w:ins>
      <w:ins w:id="1057" w:author="Ruben" w:date="2016-12-12T08:30:00Z">
        <w:r>
          <w:rPr>
            <w:lang w:eastAsia="pt-BR"/>
          </w:rPr>
          <w:t xml:space="preserve">the </w:t>
        </w:r>
      </w:ins>
      <w:ins w:id="1058" w:author="Ruben" w:date="2016-12-12T08:34:00Z">
        <w:r w:rsidR="001E468C">
          <w:rPr>
            <w:lang w:eastAsia="pt-BR"/>
          </w:rPr>
          <w:t xml:space="preserve">impact </w:t>
        </w:r>
      </w:ins>
      <w:ins w:id="1059" w:author="Ruben" w:date="2016-12-12T08:36:00Z">
        <w:r w:rsidR="001E468C">
          <w:rPr>
            <w:lang w:eastAsia="pt-BR"/>
          </w:rPr>
          <w:t xml:space="preserve">of </w:t>
        </w:r>
      </w:ins>
      <w:ins w:id="1060" w:author="Ruben" w:date="2016-12-12T08:38:00Z">
        <w:r w:rsidR="001E468C">
          <w:rPr>
            <w:lang w:eastAsia="pt-BR"/>
          </w:rPr>
          <w:t>automatic collapse algorithms</w:t>
        </w:r>
      </w:ins>
      <w:ins w:id="1061" w:author="Ruben" w:date="2016-12-12T08:36:00Z">
        <w:r w:rsidR="001E468C">
          <w:rPr>
            <w:lang w:eastAsia="pt-BR"/>
          </w:rPr>
          <w:t xml:space="preserve"> </w:t>
        </w:r>
      </w:ins>
      <w:ins w:id="1062" w:author="Ruben" w:date="2016-12-12T08:34:00Z">
        <w:r w:rsidR="001E468C">
          <w:rPr>
            <w:lang w:eastAsia="pt-BR"/>
          </w:rPr>
          <w:t>in the performance</w:t>
        </w:r>
      </w:ins>
      <w:ins w:id="1063" w:author="Ruben" w:date="2016-12-12T08:38:00Z">
        <w:r w:rsidR="001E468C">
          <w:rPr>
            <w:lang w:eastAsia="pt-BR"/>
          </w:rPr>
          <w:t xml:space="preserve"> of the </w:t>
        </w:r>
      </w:ins>
      <w:ins w:id="1064" w:author="Ruben" w:date="2016-12-12T08:43:00Z">
        <w:r w:rsidR="001E468C" w:rsidRPr="006E6751">
          <w:rPr>
            <w:lang w:eastAsia="pt-BR"/>
          </w:rPr>
          <w:t>“</w:t>
        </w:r>
        <w:r w:rsidR="001E468C">
          <w:rPr>
            <w:lang w:eastAsia="pt-BR"/>
          </w:rPr>
          <w:t>Commit History</w:t>
        </w:r>
        <w:r w:rsidR="001E468C" w:rsidRPr="006E6751">
          <w:rPr>
            <w:lang w:eastAsia="pt-BR"/>
          </w:rPr>
          <w:t>”</w:t>
        </w:r>
        <w:r w:rsidR="001E468C">
          <w:rPr>
            <w:lang w:eastAsia="pt-BR"/>
          </w:rPr>
          <w:t xml:space="preserve"> operation</w:t>
        </w:r>
      </w:ins>
      <w:ins w:id="1065" w:author="Ruben" w:date="2016-12-12T08:34:00Z">
        <w:r w:rsidR="001E468C">
          <w:rPr>
            <w:lang w:eastAsia="pt-BR"/>
          </w:rPr>
          <w:t xml:space="preserve">. </w:t>
        </w:r>
      </w:ins>
      <w:ins w:id="1066" w:author="Ruben" w:date="2016-12-12T08:42:00Z">
        <w:r w:rsidR="001E468C" w:rsidRPr="001E468C">
          <w:rPr>
            <w:lang w:eastAsia="pt-BR"/>
          </w:rPr>
          <w:t xml:space="preserve">These </w:t>
        </w:r>
        <w:del w:id="1067" w:author="Cristiano Cesario" w:date="2016-12-12T21:30:00Z">
          <w:r w:rsidR="001E468C" w:rsidRPr="001E468C" w:rsidDel="00AD7EB7">
            <w:rPr>
              <w:lang w:eastAsia="pt-BR"/>
            </w:rPr>
            <w:delText xml:space="preserve">particular </w:delText>
          </w:r>
        </w:del>
        <w:r w:rsidR="001E468C" w:rsidRPr="001E468C">
          <w:rPr>
            <w:lang w:eastAsia="pt-BR"/>
          </w:rPr>
          <w:t xml:space="preserve">experiments were performed at a later time in comparison with the results obtained in </w:t>
        </w:r>
        <w:del w:id="1068" w:author="Cristiano Cesario" w:date="2016-12-12T21:31:00Z">
          <w:r w:rsidR="001E468C" w:rsidRPr="001E468C" w:rsidDel="00AD7EB7">
            <w:rPr>
              <w:lang w:eastAsia="pt-BR"/>
            </w:rPr>
            <w:delText xml:space="preserve">the </w:delText>
          </w:r>
        </w:del>
        <w:r w:rsidR="001E468C" w:rsidRPr="001E468C">
          <w:rPr>
            <w:lang w:eastAsia="pt-BR"/>
          </w:rPr>
          <w:t>previous section</w:t>
        </w:r>
      </w:ins>
      <w:ins w:id="1069" w:author="Cristiano Cesario" w:date="2016-12-12T21:31:00Z">
        <w:r w:rsidR="00AD7EB7">
          <w:rPr>
            <w:lang w:eastAsia="pt-BR"/>
          </w:rPr>
          <w:t>.</w:t>
        </w:r>
      </w:ins>
      <w:ins w:id="1070" w:author="Ruben" w:date="2016-12-12T08:44:00Z">
        <w:del w:id="1071" w:author="Cristiano Cesario" w:date="2016-12-12T21:31:00Z">
          <w:r w:rsidR="001E468C" w:rsidDel="00AD7EB7">
            <w:rPr>
              <w:lang w:eastAsia="pt-BR"/>
            </w:rPr>
            <w:delText>,</w:delText>
          </w:r>
        </w:del>
        <w:r w:rsidR="001E468C">
          <w:rPr>
            <w:lang w:eastAsia="pt-BR"/>
          </w:rPr>
          <w:t xml:space="preserve"> </w:t>
        </w:r>
      </w:ins>
      <w:ins w:id="1072" w:author="Cristiano Cesario" w:date="2016-12-12T21:31:00Z">
        <w:r w:rsidR="00AD7EB7">
          <w:rPr>
            <w:lang w:eastAsia="pt-BR"/>
          </w:rPr>
          <w:t>C</w:t>
        </w:r>
      </w:ins>
      <w:ins w:id="1073" w:author="Ruben" w:date="2016-12-12T08:47:00Z">
        <w:del w:id="1074" w:author="Cristiano Cesario" w:date="2016-12-12T21:31:00Z">
          <w:r w:rsidR="005B1C12" w:rsidDel="00AD7EB7">
            <w:rPr>
              <w:lang w:eastAsia="pt-BR"/>
            </w:rPr>
            <w:delText>c</w:delText>
          </w:r>
        </w:del>
        <w:r w:rsidR="005B1C12" w:rsidRPr="005B1C12">
          <w:rPr>
            <w:lang w:eastAsia="pt-BR"/>
          </w:rPr>
          <w:t>onsequently</w:t>
        </w:r>
      </w:ins>
      <w:ins w:id="1075" w:author="Ruben" w:date="2016-12-12T09:25:00Z">
        <w:r w:rsidR="00A77859">
          <w:rPr>
            <w:lang w:eastAsia="pt-BR"/>
          </w:rPr>
          <w:t>,</w:t>
        </w:r>
      </w:ins>
      <w:ins w:id="1076" w:author="Ruben" w:date="2016-12-12T08:42:00Z">
        <w:r w:rsidR="001E468C">
          <w:rPr>
            <w:lang w:eastAsia="pt-BR"/>
          </w:rPr>
          <w:t xml:space="preserve"> </w:t>
        </w:r>
      </w:ins>
      <w:ins w:id="1077" w:author="Ruben" w:date="2016-12-12T08:47:00Z">
        <w:r w:rsidR="005B1C12">
          <w:rPr>
            <w:lang w:eastAsia="pt-BR"/>
          </w:rPr>
          <w:t xml:space="preserve">the </w:t>
        </w:r>
        <w:del w:id="1078" w:author="Cristiano Cesario" w:date="2016-12-12T21:31:00Z">
          <w:r w:rsidR="005B1C12" w:rsidDel="00AD7EB7">
            <w:rPr>
              <w:lang w:eastAsia="pt-BR"/>
            </w:rPr>
            <w:delText xml:space="preserve">values of the </w:delText>
          </w:r>
        </w:del>
        <w:r w:rsidR="005B1C12">
          <w:rPr>
            <w:lang w:eastAsia="pt-BR"/>
          </w:rPr>
          <w:t xml:space="preserve">repository metrics are different. </w:t>
        </w:r>
      </w:ins>
      <w:ins w:id="1079" w:author="Ruben" w:date="2016-12-12T08:49:00Z">
        <w:r w:rsidR="005B1C12">
          <w:rPr>
            <w:lang w:eastAsia="pt-BR"/>
          </w:rPr>
          <w:t>The repository size, number of commits</w:t>
        </w:r>
      </w:ins>
      <w:ins w:id="1080" w:author="Ruben" w:date="2016-12-12T08:53:00Z">
        <w:r w:rsidR="005B1C12">
          <w:rPr>
            <w:lang w:eastAsia="pt-BR"/>
          </w:rPr>
          <w:t>,</w:t>
        </w:r>
      </w:ins>
      <w:ins w:id="1081" w:author="Ruben" w:date="2016-12-12T08:49:00Z">
        <w:r w:rsidR="005B1C12">
          <w:rPr>
            <w:lang w:eastAsia="pt-BR"/>
          </w:rPr>
          <w:t xml:space="preserve"> and </w:t>
        </w:r>
      </w:ins>
      <w:ins w:id="1082" w:author="Ruben" w:date="2016-12-12T08:50:00Z">
        <w:r w:rsidR="005B1C12">
          <w:rPr>
            <w:lang w:eastAsia="pt-BR"/>
          </w:rPr>
          <w:t xml:space="preserve">number of files </w:t>
        </w:r>
      </w:ins>
      <w:ins w:id="1083" w:author="Ruben" w:date="2016-12-12T08:49:00Z">
        <w:r w:rsidR="005B1C12" w:rsidRPr="005B1C12">
          <w:rPr>
            <w:lang w:eastAsia="pt-BR"/>
          </w:rPr>
          <w:t>are generally higher</w:t>
        </w:r>
      </w:ins>
      <w:ins w:id="1084" w:author="Ruben" w:date="2016-12-12T08:50:00Z">
        <w:r w:rsidR="005B1C12">
          <w:rPr>
            <w:lang w:eastAsia="pt-BR"/>
          </w:rPr>
          <w:t xml:space="preserve">, as shown </w:t>
        </w:r>
        <w:proofErr w:type="spellStart"/>
        <w:r w:rsidR="005B1C12">
          <w:rPr>
            <w:lang w:eastAsia="pt-BR"/>
          </w:rPr>
          <w:t>in</w:t>
        </w:r>
        <w:del w:id="1085" w:author="Cristiano Cesario" w:date="2016-12-12T21:33:00Z">
          <w:r w:rsidR="005B1C12" w:rsidDel="00AD7EB7">
            <w:rPr>
              <w:lang w:eastAsia="pt-BR"/>
            </w:rPr>
            <w:delText xml:space="preserve"> Table </w:delText>
          </w:r>
        </w:del>
      </w:ins>
      <w:ins w:id="1086" w:author="Ruben" w:date="2016-12-12T09:29:00Z">
        <w:del w:id="1087" w:author="Cristiano Cesario" w:date="2016-12-12T21:33:00Z">
          <w:r w:rsidR="00A77859" w:rsidDel="00AD7EB7">
            <w:rPr>
              <w:lang w:eastAsia="pt-BR"/>
            </w:rPr>
            <w:delText>T</w:delText>
          </w:r>
        </w:del>
      </w:ins>
      <w:ins w:id="1088" w:author="Ruben" w:date="2016-12-12T08:50:00Z">
        <w:del w:id="1089" w:author="Cristiano Cesario" w:date="2016-12-12T21:33:00Z">
          <w:r w:rsidR="005B1C12" w:rsidDel="00AD7EB7">
            <w:rPr>
              <w:lang w:eastAsia="pt-BR"/>
            </w:rPr>
            <w:delText>1</w:delText>
          </w:r>
        </w:del>
      </w:ins>
      <w:ins w:id="1090" w:author="Cristiano Cesario" w:date="2016-12-12T21:33:00Z">
        <w:r w:rsidR="00AD7EB7">
          <w:rPr>
            <w:lang w:eastAsia="pt-BR"/>
          </w:rPr>
          <w:fldChar w:fldCharType="begin"/>
        </w:r>
        <w:r w:rsidR="00AD7EB7">
          <w:rPr>
            <w:lang w:eastAsia="pt-BR"/>
          </w:rPr>
          <w:instrText xml:space="preserve"> REF _Ref469341745 \h </w:instrText>
        </w:r>
        <w:r w:rsidR="00AD7EB7">
          <w:rPr>
            <w:lang w:eastAsia="pt-BR"/>
          </w:rPr>
        </w:r>
      </w:ins>
      <w:r w:rsidR="00AD7EB7">
        <w:rPr>
          <w:lang w:eastAsia="pt-BR"/>
        </w:rPr>
        <w:fldChar w:fldCharType="separate"/>
      </w:r>
      <w:ins w:id="1091" w:author="Cristiano Cesario" w:date="2016-12-12T21:33:00Z">
        <w:r w:rsidR="00AD7EB7">
          <w:t>Table</w:t>
        </w:r>
        <w:proofErr w:type="spellEnd"/>
        <w:r w:rsidR="00AD7EB7">
          <w:t xml:space="preserve"> </w:t>
        </w:r>
        <w:r w:rsidR="00AD7EB7">
          <w:rPr>
            <w:noProof/>
          </w:rPr>
          <w:t>6</w:t>
        </w:r>
        <w:r w:rsidR="00AD7EB7">
          <w:rPr>
            <w:lang w:eastAsia="pt-BR"/>
          </w:rPr>
          <w:fldChar w:fldCharType="end"/>
        </w:r>
      </w:ins>
      <w:ins w:id="1092" w:author="Ruben" w:date="2016-12-12T08:49:00Z">
        <w:r w:rsidR="005B1C12" w:rsidRPr="005B1C12">
          <w:rPr>
            <w:lang w:eastAsia="pt-BR"/>
          </w:rPr>
          <w:t>.</w:t>
        </w:r>
      </w:ins>
      <w:ins w:id="1093" w:author="Ruben" w:date="2016-12-12T08:50:00Z">
        <w:r w:rsidR="005B1C12">
          <w:rPr>
            <w:lang w:eastAsia="pt-BR"/>
          </w:rPr>
          <w:t xml:space="preserve"> </w:t>
        </w:r>
      </w:ins>
    </w:p>
    <w:p w14:paraId="5DA732C1" w14:textId="77777777" w:rsidR="00D959E5" w:rsidRDefault="005B1C12">
      <w:pPr>
        <w:rPr>
          <w:ins w:id="1094" w:author="Ruben" w:date="2016-12-12T09:27:00Z"/>
          <w:lang w:eastAsia="pt-BR"/>
        </w:rPr>
      </w:pPr>
      <w:ins w:id="1095" w:author="Ruben" w:date="2016-12-12T08:55:00Z">
        <w:r w:rsidRPr="005B1C12">
          <w:rPr>
            <w:lang w:eastAsia="pt-BR"/>
          </w:rPr>
          <w:t>The design of the experiment was as follows.</w:t>
        </w:r>
        <w:r>
          <w:rPr>
            <w:lang w:eastAsia="pt-BR"/>
          </w:rPr>
          <w:t xml:space="preserve"> </w:t>
        </w:r>
        <w:r w:rsidR="00ED75AE" w:rsidRPr="00ED75AE">
          <w:rPr>
            <w:lang w:eastAsia="pt-BR"/>
          </w:rPr>
          <w:t>Firstly,</w:t>
        </w:r>
        <w:r w:rsidR="00ED75AE">
          <w:rPr>
            <w:lang w:eastAsia="pt-BR"/>
          </w:rPr>
          <w:t xml:space="preserve"> </w:t>
        </w:r>
      </w:ins>
      <w:ins w:id="1096" w:author="Ruben" w:date="2016-12-12T08:56:00Z">
        <w:r w:rsidR="00ED75AE" w:rsidRPr="006E6751">
          <w:rPr>
            <w:lang w:eastAsia="pt-BR"/>
          </w:rPr>
          <w:t>“</w:t>
        </w:r>
        <w:r w:rsidR="00ED75AE">
          <w:rPr>
            <w:lang w:eastAsia="pt-BR"/>
          </w:rPr>
          <w:t>Commit History</w:t>
        </w:r>
        <w:r w:rsidR="00ED75AE" w:rsidRPr="006E6751">
          <w:rPr>
            <w:lang w:eastAsia="pt-BR"/>
          </w:rPr>
          <w:t>”</w:t>
        </w:r>
      </w:ins>
      <w:ins w:id="1097" w:author="Ruben" w:date="2016-12-12T08:57:00Z">
        <w:r w:rsidR="00ED75AE">
          <w:rPr>
            <w:lang w:eastAsia="pt-BR"/>
          </w:rPr>
          <w:t xml:space="preserve"> </w:t>
        </w:r>
      </w:ins>
      <w:ins w:id="1098" w:author="Ruben" w:date="2016-12-12T08:55:00Z">
        <w:r w:rsidR="00ED75AE">
          <w:rPr>
            <w:lang w:eastAsia="pt-BR"/>
          </w:rPr>
          <w:t xml:space="preserve">operation is performed without </w:t>
        </w:r>
      </w:ins>
      <w:ins w:id="1099" w:author="Ruben" w:date="2016-12-12T08:56:00Z">
        <w:r w:rsidR="00ED75AE">
          <w:rPr>
            <w:lang w:eastAsia="pt-BR"/>
          </w:rPr>
          <w:t xml:space="preserve">using automatic collapse algorithms. </w:t>
        </w:r>
      </w:ins>
      <w:ins w:id="1100" w:author="Ruben" w:date="2016-12-12T08:58:00Z">
        <w:r w:rsidR="00ED75AE" w:rsidRPr="00ED75AE">
          <w:rPr>
            <w:lang w:eastAsia="pt-BR"/>
          </w:rPr>
          <w:t>Afterwards,</w:t>
        </w:r>
      </w:ins>
      <w:ins w:id="1101" w:author="Ruben" w:date="2016-12-12T09:04:00Z">
        <w:r w:rsidR="00ED75AE">
          <w:rPr>
            <w:lang w:eastAsia="pt-BR"/>
          </w:rPr>
          <w:t xml:space="preserve"> heuristics 1 and 2 </w:t>
        </w:r>
      </w:ins>
      <w:ins w:id="1102" w:author="Ruben" w:date="2016-12-12T09:00:00Z">
        <w:r w:rsidR="00ED75AE">
          <w:rPr>
            <w:lang w:eastAsia="pt-BR"/>
          </w:rPr>
          <w:t>described in section 3.2.5 are used in order to simplify the structure of the commit graph</w:t>
        </w:r>
      </w:ins>
      <w:ins w:id="1103" w:author="Ruben" w:date="2016-12-12T09:06:00Z">
        <w:r w:rsidR="003F4CFE">
          <w:rPr>
            <w:lang w:eastAsia="pt-BR"/>
          </w:rPr>
          <w:t xml:space="preserve"> collapsing </w:t>
        </w:r>
      </w:ins>
      <w:ins w:id="1104" w:author="Ruben" w:date="2016-12-12T09:05:00Z">
        <w:r w:rsidR="003F4CFE">
          <w:rPr>
            <w:lang w:eastAsia="pt-BR"/>
          </w:rPr>
          <w:t xml:space="preserve">Type 1 </w:t>
        </w:r>
      </w:ins>
      <w:ins w:id="1105" w:author="Ruben" w:date="2016-12-12T09:06:00Z">
        <w:r w:rsidR="003F4CFE">
          <w:rPr>
            <w:lang w:eastAsia="pt-BR"/>
          </w:rPr>
          <w:t>and</w:t>
        </w:r>
      </w:ins>
      <w:ins w:id="1106" w:author="Ruben" w:date="2016-12-12T09:05:00Z">
        <w:r w:rsidR="003F4CFE">
          <w:rPr>
            <w:lang w:eastAsia="pt-BR"/>
          </w:rPr>
          <w:t xml:space="preserve"> Type 2 node </w:t>
        </w:r>
      </w:ins>
      <w:ins w:id="1107" w:author="Ruben" w:date="2016-12-12T09:06:00Z">
        <w:r w:rsidR="003F4CFE">
          <w:rPr>
            <w:lang w:eastAsia="pt-BR"/>
          </w:rPr>
          <w:t>sub</w:t>
        </w:r>
      </w:ins>
      <w:ins w:id="1108" w:author="Ruben" w:date="2016-12-12T09:05:00Z">
        <w:r w:rsidR="003F4CFE">
          <w:rPr>
            <w:lang w:eastAsia="pt-BR"/>
          </w:rPr>
          <w:t>structures</w:t>
        </w:r>
      </w:ins>
      <w:ins w:id="1109" w:author="Ruben" w:date="2016-12-12T09:00:00Z">
        <w:r w:rsidR="00ED75AE">
          <w:rPr>
            <w:lang w:eastAsia="pt-BR"/>
          </w:rPr>
          <w:t>.</w:t>
        </w:r>
      </w:ins>
      <w:ins w:id="1110" w:author="Ruben" w:date="2016-12-12T09:13:00Z">
        <w:r w:rsidR="003F4CFE">
          <w:rPr>
            <w:lang w:eastAsia="pt-BR"/>
          </w:rPr>
          <w:t xml:space="preserve"> The consecutive execution of heuristic 1 followed by heuristic 2 is considered as one iteration of the </w:t>
        </w:r>
      </w:ins>
      <w:ins w:id="1111" w:author="Ruben" w:date="2016-12-12T14:08:00Z">
        <w:r w:rsidR="00ED7809">
          <w:rPr>
            <w:lang w:eastAsia="pt-BR"/>
          </w:rPr>
          <w:t>automatic</w:t>
        </w:r>
      </w:ins>
      <w:ins w:id="1112" w:author="Ruben" w:date="2016-12-12T09:14:00Z">
        <w:r w:rsidR="003F4CFE">
          <w:rPr>
            <w:lang w:eastAsia="pt-BR"/>
          </w:rPr>
          <w:t xml:space="preserve"> </w:t>
        </w:r>
      </w:ins>
      <w:ins w:id="1113" w:author="Ruben" w:date="2016-12-12T09:13:00Z">
        <w:r w:rsidR="003F4CFE">
          <w:rPr>
            <w:lang w:eastAsia="pt-BR"/>
          </w:rPr>
          <w:t>collapse</w:t>
        </w:r>
      </w:ins>
      <w:ins w:id="1114" w:author="Ruben" w:date="2016-12-12T09:14:00Z">
        <w:r w:rsidR="003F4CFE">
          <w:rPr>
            <w:lang w:eastAsia="pt-BR"/>
          </w:rPr>
          <w:t xml:space="preserve"> </w:t>
        </w:r>
      </w:ins>
      <w:ins w:id="1115" w:author="Ruben" w:date="2016-12-12T09:13:00Z">
        <w:r w:rsidR="003F4CFE">
          <w:rPr>
            <w:lang w:eastAsia="pt-BR"/>
          </w:rPr>
          <w:t>algorithm</w:t>
        </w:r>
      </w:ins>
      <w:ins w:id="1116" w:author="Ruben" w:date="2016-12-12T09:25:00Z">
        <w:r w:rsidR="00A77859">
          <w:rPr>
            <w:lang w:eastAsia="pt-BR"/>
          </w:rPr>
          <w:t xml:space="preserve">, and each heuristic is seen as </w:t>
        </w:r>
      </w:ins>
      <w:ins w:id="1117" w:author="Ruben" w:date="2016-12-12T09:26:00Z">
        <w:r w:rsidR="00A77859">
          <w:rPr>
            <w:lang w:eastAsia="pt-BR"/>
          </w:rPr>
          <w:t>one</w:t>
        </w:r>
      </w:ins>
      <w:ins w:id="1118" w:author="Ruben" w:date="2016-12-12T09:25:00Z">
        <w:r w:rsidR="00A77859">
          <w:rPr>
            <w:lang w:eastAsia="pt-BR"/>
          </w:rPr>
          <w:t xml:space="preserve"> stage of </w:t>
        </w:r>
      </w:ins>
      <w:ins w:id="1119" w:author="Ruben" w:date="2016-12-12T09:26:00Z">
        <w:r w:rsidR="00A77859">
          <w:rPr>
            <w:lang w:eastAsia="pt-BR"/>
          </w:rPr>
          <w:t>this iteration</w:t>
        </w:r>
      </w:ins>
      <w:ins w:id="1120" w:author="Ruben" w:date="2016-12-12T09:13:00Z">
        <w:r w:rsidR="003F4CFE">
          <w:rPr>
            <w:lang w:eastAsia="pt-BR"/>
          </w:rPr>
          <w:t>.</w:t>
        </w:r>
      </w:ins>
      <w:ins w:id="1121" w:author="Ruben" w:date="2016-12-12T09:17:00Z">
        <w:r w:rsidR="001E4197">
          <w:rPr>
            <w:lang w:eastAsia="pt-BR"/>
          </w:rPr>
          <w:t xml:space="preserve"> </w:t>
        </w:r>
      </w:ins>
      <w:ins w:id="1122" w:author="Ruben" w:date="2016-12-12T09:02:00Z">
        <w:r w:rsidR="00ED75AE" w:rsidRPr="00ED75AE">
          <w:rPr>
            <w:lang w:eastAsia="pt-BR"/>
          </w:rPr>
          <w:t>Moreover,</w:t>
        </w:r>
      </w:ins>
      <w:ins w:id="1123" w:author="Ruben" w:date="2016-12-12T09:03:00Z">
        <w:r w:rsidR="00ED75AE">
          <w:rPr>
            <w:lang w:eastAsia="pt-BR"/>
          </w:rPr>
          <w:t xml:space="preserve"> in each case,</w:t>
        </w:r>
      </w:ins>
      <w:ins w:id="1124" w:author="Ruben" w:date="2016-12-12T09:02:00Z">
        <w:r w:rsidR="00ED75AE">
          <w:rPr>
            <w:lang w:eastAsia="pt-BR"/>
          </w:rPr>
          <w:t xml:space="preserve"> memory</w:t>
        </w:r>
      </w:ins>
      <w:ins w:id="1125" w:author="Ruben" w:date="2016-12-12T09:03:00Z">
        <w:r w:rsidR="00ED75AE">
          <w:rPr>
            <w:lang w:eastAsia="pt-BR"/>
          </w:rPr>
          <w:t xml:space="preserve"> use</w:t>
        </w:r>
      </w:ins>
      <w:ins w:id="1126" w:author="Ruben" w:date="2016-12-12T09:02:00Z">
        <w:r w:rsidR="00ED75AE">
          <w:rPr>
            <w:lang w:eastAsia="pt-BR"/>
          </w:rPr>
          <w:t xml:space="preserve"> and </w:t>
        </w:r>
      </w:ins>
      <w:ins w:id="1127" w:author="Ruben" w:date="2016-12-12T09:03:00Z">
        <w:r w:rsidR="00ED75AE">
          <w:rPr>
            <w:lang w:eastAsia="pt-BR"/>
          </w:rPr>
          <w:t>execution time are measured.</w:t>
        </w:r>
      </w:ins>
      <w:ins w:id="1128" w:author="Ruben" w:date="2016-12-12T09:11:00Z">
        <w:r w:rsidR="003F4CFE">
          <w:rPr>
            <w:lang w:eastAsia="pt-BR"/>
          </w:rPr>
          <w:t xml:space="preserve"> </w:t>
        </w:r>
      </w:ins>
      <w:ins w:id="1129" w:author="Ruben" w:date="2016-12-12T09:07:00Z">
        <w:r w:rsidR="003F4CFE">
          <w:rPr>
            <w:lang w:eastAsia="pt-BR"/>
          </w:rPr>
          <w:t>The operations were executed in</w:t>
        </w:r>
      </w:ins>
      <w:ins w:id="1130" w:author="Ruben" w:date="2016-12-12T09:08:00Z">
        <w:r w:rsidR="003F4CFE">
          <w:rPr>
            <w:lang w:eastAsia="pt-BR"/>
          </w:rPr>
          <w:t xml:space="preserve"> the same machine with </w:t>
        </w:r>
      </w:ins>
      <w:ins w:id="1131" w:author="Ruben" w:date="2016-12-12T09:07:00Z">
        <w:r w:rsidR="003F4CFE">
          <w:rPr>
            <w:lang w:eastAsia="pt-BR"/>
          </w:rPr>
          <w:t xml:space="preserve">Core i7 </w:t>
        </w:r>
      </w:ins>
      <w:ins w:id="1132" w:author="Ruben" w:date="2016-12-12T09:08:00Z">
        <w:r w:rsidR="003F4CFE">
          <w:rPr>
            <w:lang w:eastAsia="pt-BR"/>
          </w:rPr>
          <w:t>CPU</w:t>
        </w:r>
      </w:ins>
      <w:ins w:id="1133" w:author="Ruben" w:date="2016-12-12T09:12:00Z">
        <w:r w:rsidR="003F4CFE">
          <w:rPr>
            <w:lang w:eastAsia="pt-BR"/>
          </w:rPr>
          <w:t xml:space="preserve"> at 2.00 GHz</w:t>
        </w:r>
      </w:ins>
      <w:ins w:id="1134" w:author="Ruben" w:date="2016-12-12T09:08:00Z">
        <w:r w:rsidR="003F4CFE">
          <w:rPr>
            <w:lang w:eastAsia="pt-BR"/>
          </w:rPr>
          <w:t xml:space="preserve"> and 16</w:t>
        </w:r>
      </w:ins>
      <w:ins w:id="1135" w:author="Ruben" w:date="2016-12-12T09:09:00Z">
        <w:r w:rsidR="003F4CFE">
          <w:rPr>
            <w:lang w:eastAsia="pt-BR"/>
          </w:rPr>
          <w:t xml:space="preserve"> </w:t>
        </w:r>
      </w:ins>
      <w:ins w:id="1136" w:author="Ruben" w:date="2016-12-12T09:08:00Z">
        <w:r w:rsidR="003F4CFE">
          <w:rPr>
            <w:lang w:eastAsia="pt-BR"/>
          </w:rPr>
          <w:t>G</w:t>
        </w:r>
      </w:ins>
      <w:ins w:id="1137" w:author="Ruben" w:date="2016-12-12T09:09:00Z">
        <w:r w:rsidR="003F4CFE">
          <w:rPr>
            <w:lang w:eastAsia="pt-BR"/>
          </w:rPr>
          <w:t>B of RAM running</w:t>
        </w:r>
      </w:ins>
      <w:ins w:id="1138" w:author="Ruben" w:date="2016-12-12T09:10:00Z">
        <w:r w:rsidR="003F4CFE">
          <w:rPr>
            <w:lang w:eastAsia="pt-BR"/>
          </w:rPr>
          <w:t xml:space="preserve"> </w:t>
        </w:r>
      </w:ins>
      <w:ins w:id="1139" w:author="Ruben" w:date="2016-12-12T09:09:00Z">
        <w:r w:rsidR="003F4CFE">
          <w:rPr>
            <w:lang w:eastAsia="pt-BR"/>
          </w:rPr>
          <w:t>Windows 7</w:t>
        </w:r>
      </w:ins>
      <w:ins w:id="1140" w:author="Ruben" w:date="2016-12-12T09:10:00Z">
        <w:r w:rsidR="003F4CFE">
          <w:rPr>
            <w:lang w:eastAsia="pt-BR"/>
          </w:rPr>
          <w:t xml:space="preserve"> 64 bits</w:t>
        </w:r>
      </w:ins>
      <w:ins w:id="1141" w:author="Ruben" w:date="2016-12-12T09:08:00Z">
        <w:r w:rsidR="003F4CFE">
          <w:rPr>
            <w:lang w:eastAsia="pt-BR"/>
          </w:rPr>
          <w:t>.</w:t>
        </w:r>
      </w:ins>
      <w:ins w:id="1142" w:author="Ruben" w:date="2016-12-12T09:10:00Z">
        <w:r w:rsidR="003F4CFE">
          <w:rPr>
            <w:lang w:eastAsia="pt-BR"/>
          </w:rPr>
          <w:t xml:space="preserve"> </w:t>
        </w:r>
      </w:ins>
    </w:p>
    <w:tbl>
      <w:tblPr>
        <w:tblW w:w="5242" w:type="dxa"/>
        <w:tblInd w:w="96" w:type="dxa"/>
        <w:tblLook w:val="04A0" w:firstRow="1" w:lastRow="0" w:firstColumn="1" w:lastColumn="0" w:noHBand="0" w:noVBand="1"/>
        <w:tblPrChange w:id="1143" w:author="Cristiano Cesario" w:date="2016-12-12T21:33:00Z">
          <w:tblPr>
            <w:tblW w:w="5400" w:type="dxa"/>
            <w:tblInd w:w="96" w:type="dxa"/>
            <w:tblLook w:val="04A0" w:firstRow="1" w:lastRow="0" w:firstColumn="1" w:lastColumn="0" w:noHBand="0" w:noVBand="1"/>
          </w:tblPr>
        </w:tblPrChange>
      </w:tblPr>
      <w:tblGrid>
        <w:gridCol w:w="1469"/>
        <w:gridCol w:w="1811"/>
        <w:gridCol w:w="850"/>
        <w:gridCol w:w="1219"/>
        <w:tblGridChange w:id="1144">
          <w:tblGrid>
            <w:gridCol w:w="1520"/>
            <w:gridCol w:w="1811"/>
            <w:gridCol w:w="850"/>
            <w:gridCol w:w="1219"/>
          </w:tblGrid>
        </w:tblGridChange>
      </w:tblGrid>
      <w:tr w:rsidR="00A77859" w:rsidRPr="00AD7EB7" w14:paraId="36753CCC" w14:textId="77777777" w:rsidTr="00AD7EB7">
        <w:trPr>
          <w:trHeight w:val="300"/>
          <w:tblHeader/>
          <w:ins w:id="1145" w:author="Ruben" w:date="2016-12-12T09:28:00Z"/>
          <w:trPrChange w:id="1146" w:author="Cristiano Cesario" w:date="2016-12-12T21:33:00Z">
            <w:trPr>
              <w:trHeight w:val="300"/>
            </w:trPr>
          </w:trPrChange>
        </w:trPr>
        <w:tc>
          <w:tcPr>
            <w:tcW w:w="1362"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Change w:id="1147" w:author="Cristiano Cesario" w:date="2016-12-12T21:33:00Z">
              <w:tcPr>
                <w:tcW w:w="152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tcPrChange>
          </w:tcPr>
          <w:p w14:paraId="7252FCD6" w14:textId="77777777" w:rsidR="00A77859" w:rsidRPr="00AD7EB7" w:rsidRDefault="00A77859" w:rsidP="00A77859">
            <w:pPr>
              <w:spacing w:line="240" w:lineRule="auto"/>
              <w:ind w:firstLine="0"/>
              <w:jc w:val="center"/>
              <w:rPr>
                <w:ins w:id="1148" w:author="Ruben" w:date="2016-12-12T09:28:00Z"/>
                <w:rFonts w:eastAsia="Times New Roman" w:cs="Calibri"/>
                <w:b/>
                <w:bCs/>
                <w:color w:val="000000"/>
                <w:rPrChange w:id="1149" w:author="Cristiano Cesario" w:date="2016-12-12T21:32:00Z">
                  <w:rPr>
                    <w:ins w:id="1150" w:author="Ruben" w:date="2016-12-12T09:28:00Z"/>
                    <w:rFonts w:ascii="Calibri" w:eastAsia="Times New Roman" w:hAnsi="Calibri" w:cs="Calibri"/>
                    <w:b/>
                    <w:bCs/>
                    <w:color w:val="000000"/>
                  </w:rPr>
                </w:rPrChange>
              </w:rPr>
            </w:pPr>
            <w:ins w:id="1151" w:author="Ruben" w:date="2016-12-12T09:28:00Z">
              <w:r w:rsidRPr="00AD7EB7">
                <w:rPr>
                  <w:rFonts w:eastAsia="Times New Roman" w:cs="Calibri"/>
                  <w:b/>
                  <w:bCs/>
                  <w:color w:val="000000"/>
                  <w:rPrChange w:id="1152" w:author="Cristiano Cesario" w:date="2016-12-12T21:32:00Z">
                    <w:rPr>
                      <w:rFonts w:ascii="Calibri" w:eastAsia="Times New Roman" w:hAnsi="Calibri" w:cs="Calibri"/>
                      <w:b/>
                      <w:bCs/>
                      <w:color w:val="000000"/>
                    </w:rPr>
                  </w:rPrChange>
                </w:rPr>
                <w:t>Repository</w:t>
              </w:r>
            </w:ins>
          </w:p>
        </w:tc>
        <w:tc>
          <w:tcPr>
            <w:tcW w:w="3880" w:type="dxa"/>
            <w:gridSpan w:val="3"/>
            <w:tcBorders>
              <w:top w:val="single" w:sz="8" w:space="0" w:color="auto"/>
              <w:left w:val="nil"/>
              <w:bottom w:val="single" w:sz="8" w:space="0" w:color="auto"/>
              <w:right w:val="single" w:sz="8" w:space="0" w:color="000000"/>
            </w:tcBorders>
            <w:shd w:val="clear" w:color="auto" w:fill="auto"/>
            <w:vAlign w:val="center"/>
            <w:hideMark/>
            <w:tcPrChange w:id="1153" w:author="Cristiano Cesario" w:date="2016-12-12T21:33:00Z">
              <w:tcPr>
                <w:tcW w:w="3880" w:type="dxa"/>
                <w:gridSpan w:val="3"/>
                <w:tcBorders>
                  <w:top w:val="single" w:sz="8" w:space="0" w:color="auto"/>
                  <w:left w:val="nil"/>
                  <w:bottom w:val="single" w:sz="8" w:space="0" w:color="auto"/>
                  <w:right w:val="single" w:sz="8" w:space="0" w:color="000000"/>
                </w:tcBorders>
                <w:shd w:val="clear" w:color="auto" w:fill="auto"/>
                <w:vAlign w:val="center"/>
                <w:hideMark/>
              </w:tcPr>
            </w:tcPrChange>
          </w:tcPr>
          <w:p w14:paraId="74BA9F11" w14:textId="77777777" w:rsidR="00A77859" w:rsidRPr="00AD7EB7" w:rsidRDefault="00A77859" w:rsidP="00A77859">
            <w:pPr>
              <w:spacing w:line="240" w:lineRule="auto"/>
              <w:ind w:firstLine="0"/>
              <w:jc w:val="center"/>
              <w:rPr>
                <w:ins w:id="1154" w:author="Ruben" w:date="2016-12-12T09:28:00Z"/>
                <w:rFonts w:eastAsia="Times New Roman" w:cs="Calibri"/>
                <w:b/>
                <w:bCs/>
                <w:color w:val="000000"/>
                <w:rPrChange w:id="1155" w:author="Cristiano Cesario" w:date="2016-12-12T21:32:00Z">
                  <w:rPr>
                    <w:ins w:id="1156" w:author="Ruben" w:date="2016-12-12T09:28:00Z"/>
                    <w:rFonts w:ascii="Calibri" w:eastAsia="Times New Roman" w:hAnsi="Calibri" w:cs="Calibri"/>
                    <w:b/>
                    <w:bCs/>
                    <w:color w:val="000000"/>
                  </w:rPr>
                </w:rPrChange>
              </w:rPr>
            </w:pPr>
            <w:ins w:id="1157" w:author="Ruben" w:date="2016-12-12T09:28:00Z">
              <w:r w:rsidRPr="00AD7EB7">
                <w:rPr>
                  <w:rFonts w:eastAsia="Times New Roman" w:cs="Calibri"/>
                  <w:b/>
                  <w:bCs/>
                  <w:color w:val="000000"/>
                  <w:rPrChange w:id="1158" w:author="Cristiano Cesario" w:date="2016-12-12T21:32:00Z">
                    <w:rPr>
                      <w:rFonts w:ascii="Calibri" w:eastAsia="Times New Roman" w:hAnsi="Calibri" w:cs="Calibri"/>
                      <w:b/>
                      <w:bCs/>
                      <w:color w:val="000000"/>
                    </w:rPr>
                  </w:rPrChange>
                </w:rPr>
                <w:t>Repo metrics</w:t>
              </w:r>
            </w:ins>
          </w:p>
        </w:tc>
      </w:tr>
      <w:tr w:rsidR="00A77859" w:rsidRPr="00AD7EB7" w14:paraId="66C2943F" w14:textId="77777777" w:rsidTr="00AD7EB7">
        <w:trPr>
          <w:trHeight w:val="300"/>
          <w:tblHeader/>
          <w:ins w:id="1159" w:author="Ruben" w:date="2016-12-12T09:28:00Z"/>
          <w:trPrChange w:id="1160" w:author="Cristiano Cesario" w:date="2016-12-12T21:33:00Z">
            <w:trPr>
              <w:trHeight w:val="300"/>
            </w:trPr>
          </w:trPrChange>
        </w:trPr>
        <w:tc>
          <w:tcPr>
            <w:tcW w:w="1362" w:type="dxa"/>
            <w:vMerge/>
            <w:tcBorders>
              <w:top w:val="single" w:sz="8" w:space="0" w:color="auto"/>
              <w:left w:val="single" w:sz="8" w:space="0" w:color="auto"/>
              <w:bottom w:val="single" w:sz="8" w:space="0" w:color="auto"/>
              <w:right w:val="single" w:sz="8" w:space="0" w:color="auto"/>
            </w:tcBorders>
            <w:shd w:val="clear" w:color="auto" w:fill="auto"/>
            <w:vAlign w:val="center"/>
            <w:hideMark/>
            <w:tcPrChange w:id="1161" w:author="Cristiano Cesario" w:date="2016-12-12T21:33:00Z">
              <w:tcPr>
                <w:tcW w:w="1520" w:type="dxa"/>
                <w:vMerge/>
                <w:tcBorders>
                  <w:top w:val="single" w:sz="8" w:space="0" w:color="auto"/>
                  <w:left w:val="single" w:sz="8" w:space="0" w:color="auto"/>
                  <w:bottom w:val="single" w:sz="8" w:space="0" w:color="auto"/>
                  <w:right w:val="single" w:sz="8" w:space="0" w:color="auto"/>
                </w:tcBorders>
                <w:vAlign w:val="center"/>
                <w:hideMark/>
              </w:tcPr>
            </w:tcPrChange>
          </w:tcPr>
          <w:p w14:paraId="4AAA2E0F" w14:textId="77777777" w:rsidR="00A77859" w:rsidRPr="00AD7EB7" w:rsidRDefault="00A77859" w:rsidP="00A77859">
            <w:pPr>
              <w:spacing w:line="240" w:lineRule="auto"/>
              <w:ind w:firstLine="0"/>
              <w:jc w:val="left"/>
              <w:rPr>
                <w:ins w:id="1162" w:author="Ruben" w:date="2016-12-12T09:28:00Z"/>
                <w:rFonts w:eastAsia="Times New Roman" w:cs="Calibri"/>
                <w:b/>
                <w:bCs/>
                <w:color w:val="000000"/>
                <w:rPrChange w:id="1163" w:author="Cristiano Cesario" w:date="2016-12-12T21:32:00Z">
                  <w:rPr>
                    <w:ins w:id="1164" w:author="Ruben" w:date="2016-12-12T09:28:00Z"/>
                    <w:rFonts w:ascii="Calibri" w:eastAsia="Times New Roman" w:hAnsi="Calibri" w:cs="Calibri"/>
                    <w:b/>
                    <w:bCs/>
                    <w:color w:val="000000"/>
                  </w:rPr>
                </w:rPrChange>
              </w:rPr>
            </w:pPr>
          </w:p>
        </w:tc>
        <w:tc>
          <w:tcPr>
            <w:tcW w:w="1811" w:type="dxa"/>
            <w:tcBorders>
              <w:top w:val="nil"/>
              <w:left w:val="nil"/>
              <w:bottom w:val="nil"/>
              <w:right w:val="single" w:sz="8" w:space="0" w:color="auto"/>
            </w:tcBorders>
            <w:shd w:val="clear" w:color="auto" w:fill="auto"/>
            <w:vAlign w:val="center"/>
            <w:hideMark/>
            <w:tcPrChange w:id="1165" w:author="Cristiano Cesario" w:date="2016-12-12T21:33:00Z">
              <w:tcPr>
                <w:tcW w:w="1811" w:type="dxa"/>
                <w:tcBorders>
                  <w:top w:val="nil"/>
                  <w:left w:val="nil"/>
                  <w:bottom w:val="nil"/>
                  <w:right w:val="single" w:sz="8" w:space="0" w:color="auto"/>
                </w:tcBorders>
                <w:shd w:val="clear" w:color="auto" w:fill="auto"/>
                <w:vAlign w:val="center"/>
                <w:hideMark/>
              </w:tcPr>
            </w:tcPrChange>
          </w:tcPr>
          <w:p w14:paraId="7DB5C804" w14:textId="77777777" w:rsidR="00A77859" w:rsidRPr="00AD7EB7" w:rsidRDefault="00A77859" w:rsidP="00A77859">
            <w:pPr>
              <w:spacing w:line="240" w:lineRule="auto"/>
              <w:ind w:firstLine="0"/>
              <w:jc w:val="center"/>
              <w:rPr>
                <w:ins w:id="1166" w:author="Ruben" w:date="2016-12-12T09:28:00Z"/>
                <w:rFonts w:eastAsia="Times New Roman" w:cs="Calibri"/>
                <w:b/>
                <w:bCs/>
                <w:color w:val="000000"/>
                <w:rPrChange w:id="1167" w:author="Cristiano Cesario" w:date="2016-12-12T21:32:00Z">
                  <w:rPr>
                    <w:ins w:id="1168" w:author="Ruben" w:date="2016-12-12T09:28:00Z"/>
                    <w:rFonts w:ascii="Calibri" w:eastAsia="Times New Roman" w:hAnsi="Calibri" w:cs="Calibri"/>
                    <w:b/>
                    <w:bCs/>
                    <w:color w:val="000000"/>
                  </w:rPr>
                </w:rPrChange>
              </w:rPr>
            </w:pPr>
            <w:ins w:id="1169" w:author="Ruben" w:date="2016-12-12T09:28:00Z">
              <w:r w:rsidRPr="00AD7EB7">
                <w:rPr>
                  <w:rFonts w:eastAsia="Times New Roman" w:cs="Calibri"/>
                  <w:b/>
                  <w:bCs/>
                  <w:color w:val="000000"/>
                  <w:rPrChange w:id="1170" w:author="Cristiano Cesario" w:date="2016-12-12T21:32:00Z">
                    <w:rPr>
                      <w:rFonts w:ascii="Calibri" w:eastAsia="Times New Roman" w:hAnsi="Calibri" w:cs="Calibri"/>
                      <w:b/>
                      <w:bCs/>
                      <w:color w:val="000000"/>
                    </w:rPr>
                  </w:rPrChange>
                </w:rPr>
                <w:t>Size (MB)</w:t>
              </w:r>
            </w:ins>
          </w:p>
        </w:tc>
        <w:tc>
          <w:tcPr>
            <w:tcW w:w="850" w:type="dxa"/>
            <w:tcBorders>
              <w:top w:val="nil"/>
              <w:left w:val="nil"/>
              <w:bottom w:val="single" w:sz="8" w:space="0" w:color="auto"/>
              <w:right w:val="single" w:sz="8" w:space="0" w:color="auto"/>
            </w:tcBorders>
            <w:shd w:val="clear" w:color="auto" w:fill="auto"/>
            <w:noWrap/>
            <w:vAlign w:val="center"/>
            <w:hideMark/>
            <w:tcPrChange w:id="1171" w:author="Cristiano Cesario" w:date="2016-12-12T21:33:00Z">
              <w:tcPr>
                <w:tcW w:w="850" w:type="dxa"/>
                <w:tcBorders>
                  <w:top w:val="nil"/>
                  <w:left w:val="nil"/>
                  <w:bottom w:val="single" w:sz="8" w:space="0" w:color="auto"/>
                  <w:right w:val="single" w:sz="8" w:space="0" w:color="auto"/>
                </w:tcBorders>
                <w:shd w:val="clear" w:color="auto" w:fill="auto"/>
                <w:noWrap/>
                <w:vAlign w:val="center"/>
                <w:hideMark/>
              </w:tcPr>
            </w:tcPrChange>
          </w:tcPr>
          <w:p w14:paraId="41C74819" w14:textId="77777777" w:rsidR="00A77859" w:rsidRPr="00AD7EB7" w:rsidRDefault="00A77859" w:rsidP="00A77859">
            <w:pPr>
              <w:spacing w:line="240" w:lineRule="auto"/>
              <w:ind w:firstLine="0"/>
              <w:jc w:val="center"/>
              <w:rPr>
                <w:ins w:id="1172" w:author="Ruben" w:date="2016-12-12T09:28:00Z"/>
                <w:rFonts w:eastAsia="Times New Roman" w:cs="Calibri"/>
                <w:b/>
                <w:bCs/>
                <w:color w:val="000000"/>
                <w:rPrChange w:id="1173" w:author="Cristiano Cesario" w:date="2016-12-12T21:32:00Z">
                  <w:rPr>
                    <w:ins w:id="1174" w:author="Ruben" w:date="2016-12-12T09:28:00Z"/>
                    <w:rFonts w:ascii="Calibri" w:eastAsia="Times New Roman" w:hAnsi="Calibri" w:cs="Calibri"/>
                    <w:b/>
                    <w:bCs/>
                    <w:color w:val="000000"/>
                  </w:rPr>
                </w:rPrChange>
              </w:rPr>
            </w:pPr>
            <w:ins w:id="1175" w:author="Ruben" w:date="2016-12-12T09:28:00Z">
              <w:r w:rsidRPr="00AD7EB7">
                <w:rPr>
                  <w:rFonts w:eastAsia="Times New Roman" w:cs="Calibri"/>
                  <w:b/>
                  <w:bCs/>
                  <w:color w:val="000000"/>
                  <w:rPrChange w:id="1176" w:author="Cristiano Cesario" w:date="2016-12-12T21:32:00Z">
                    <w:rPr>
                      <w:rFonts w:ascii="Calibri" w:eastAsia="Times New Roman" w:hAnsi="Calibri" w:cs="Calibri"/>
                      <w:b/>
                      <w:bCs/>
                      <w:color w:val="000000"/>
                    </w:rPr>
                  </w:rPrChange>
                </w:rPr>
                <w:t>#files</w:t>
              </w:r>
            </w:ins>
          </w:p>
        </w:tc>
        <w:tc>
          <w:tcPr>
            <w:tcW w:w="1219" w:type="dxa"/>
            <w:tcBorders>
              <w:top w:val="nil"/>
              <w:left w:val="nil"/>
              <w:bottom w:val="single" w:sz="8" w:space="0" w:color="auto"/>
              <w:right w:val="single" w:sz="8" w:space="0" w:color="auto"/>
            </w:tcBorders>
            <w:shd w:val="clear" w:color="auto" w:fill="auto"/>
            <w:noWrap/>
            <w:vAlign w:val="center"/>
            <w:hideMark/>
            <w:tcPrChange w:id="1177" w:author="Cristiano Cesario" w:date="2016-12-12T21:33:00Z">
              <w:tcPr>
                <w:tcW w:w="1219" w:type="dxa"/>
                <w:tcBorders>
                  <w:top w:val="nil"/>
                  <w:left w:val="nil"/>
                  <w:bottom w:val="single" w:sz="8" w:space="0" w:color="auto"/>
                  <w:right w:val="single" w:sz="8" w:space="0" w:color="auto"/>
                </w:tcBorders>
                <w:shd w:val="clear" w:color="auto" w:fill="auto"/>
                <w:noWrap/>
                <w:vAlign w:val="center"/>
                <w:hideMark/>
              </w:tcPr>
            </w:tcPrChange>
          </w:tcPr>
          <w:p w14:paraId="1525D0A9" w14:textId="77777777" w:rsidR="00A77859" w:rsidRPr="00AD7EB7" w:rsidRDefault="00A77859" w:rsidP="00A77859">
            <w:pPr>
              <w:spacing w:line="240" w:lineRule="auto"/>
              <w:ind w:firstLine="0"/>
              <w:jc w:val="center"/>
              <w:rPr>
                <w:ins w:id="1178" w:author="Ruben" w:date="2016-12-12T09:28:00Z"/>
                <w:rFonts w:eastAsia="Times New Roman" w:cs="Calibri"/>
                <w:b/>
                <w:bCs/>
                <w:color w:val="000000"/>
                <w:rPrChange w:id="1179" w:author="Cristiano Cesario" w:date="2016-12-12T21:32:00Z">
                  <w:rPr>
                    <w:ins w:id="1180" w:author="Ruben" w:date="2016-12-12T09:28:00Z"/>
                    <w:rFonts w:ascii="Calibri" w:eastAsia="Times New Roman" w:hAnsi="Calibri" w:cs="Calibri"/>
                    <w:b/>
                    <w:bCs/>
                    <w:color w:val="000000"/>
                  </w:rPr>
                </w:rPrChange>
              </w:rPr>
            </w:pPr>
            <w:ins w:id="1181" w:author="Ruben" w:date="2016-12-12T09:28:00Z">
              <w:r w:rsidRPr="00AD7EB7">
                <w:rPr>
                  <w:rFonts w:eastAsia="Times New Roman" w:cs="Calibri"/>
                  <w:b/>
                  <w:bCs/>
                  <w:color w:val="000000"/>
                  <w:rPrChange w:id="1182" w:author="Cristiano Cesario" w:date="2016-12-12T21:32:00Z">
                    <w:rPr>
                      <w:rFonts w:ascii="Calibri" w:eastAsia="Times New Roman" w:hAnsi="Calibri" w:cs="Calibri"/>
                      <w:b/>
                      <w:bCs/>
                      <w:color w:val="000000"/>
                    </w:rPr>
                  </w:rPrChange>
                </w:rPr>
                <w:t>Commits</w:t>
              </w:r>
            </w:ins>
          </w:p>
        </w:tc>
      </w:tr>
      <w:tr w:rsidR="00A77859" w:rsidRPr="00AD7EB7" w14:paraId="2AE43FBB" w14:textId="77777777" w:rsidTr="00AD7EB7">
        <w:trPr>
          <w:trHeight w:val="288"/>
          <w:ins w:id="1183" w:author="Ruben" w:date="2016-12-12T09:28:00Z"/>
          <w:trPrChange w:id="1184"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185"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51BE1F36" w14:textId="77777777" w:rsidR="00A77859" w:rsidRPr="00AD7EB7" w:rsidRDefault="00A77859" w:rsidP="00A77859">
            <w:pPr>
              <w:spacing w:line="240" w:lineRule="auto"/>
              <w:ind w:firstLine="0"/>
              <w:jc w:val="left"/>
              <w:rPr>
                <w:ins w:id="1186" w:author="Ruben" w:date="2016-12-12T09:28:00Z"/>
                <w:rFonts w:eastAsia="Times New Roman" w:cs="Calibri"/>
                <w:color w:val="000000"/>
                <w:rPrChange w:id="1187" w:author="Cristiano Cesario" w:date="2016-12-12T21:32:00Z">
                  <w:rPr>
                    <w:ins w:id="1188" w:author="Ruben" w:date="2016-12-12T09:28:00Z"/>
                    <w:rFonts w:ascii="Calibri" w:eastAsia="Times New Roman" w:hAnsi="Calibri" w:cs="Calibri"/>
                    <w:color w:val="000000"/>
                  </w:rPr>
                </w:rPrChange>
              </w:rPr>
            </w:pPr>
            <w:ins w:id="1189" w:author="Ruben" w:date="2016-12-12T09:28:00Z">
              <w:r w:rsidRPr="00AD7EB7">
                <w:rPr>
                  <w:rFonts w:eastAsia="Times New Roman" w:cs="Calibri"/>
                  <w:color w:val="000000"/>
                  <w:rPrChange w:id="1190" w:author="Cristiano Cesario" w:date="2016-12-12T21:32:00Z">
                    <w:rPr>
                      <w:rFonts w:ascii="Calibri" w:eastAsia="Times New Roman" w:hAnsi="Calibri" w:cs="Calibri"/>
                      <w:color w:val="000000"/>
                    </w:rPr>
                  </w:rPrChange>
                </w:rPr>
                <w:t>DyeVC</w:t>
              </w:r>
            </w:ins>
          </w:p>
        </w:tc>
        <w:tc>
          <w:tcPr>
            <w:tcW w:w="1811" w:type="dxa"/>
            <w:tcBorders>
              <w:top w:val="single" w:sz="8" w:space="0" w:color="auto"/>
              <w:left w:val="single" w:sz="8" w:space="0" w:color="auto"/>
              <w:bottom w:val="single" w:sz="4" w:space="0" w:color="auto"/>
              <w:right w:val="single" w:sz="8" w:space="0" w:color="auto"/>
            </w:tcBorders>
            <w:shd w:val="clear" w:color="auto" w:fill="auto"/>
            <w:noWrap/>
            <w:vAlign w:val="center"/>
            <w:hideMark/>
            <w:tcPrChange w:id="1191" w:author="Cristiano Cesario" w:date="2016-12-12T21:32:00Z">
              <w:tcPr>
                <w:tcW w:w="1811" w:type="dxa"/>
                <w:tcBorders>
                  <w:top w:val="single" w:sz="8" w:space="0" w:color="auto"/>
                  <w:left w:val="single" w:sz="8" w:space="0" w:color="auto"/>
                  <w:bottom w:val="single" w:sz="4" w:space="0" w:color="auto"/>
                  <w:right w:val="single" w:sz="8" w:space="0" w:color="auto"/>
                </w:tcBorders>
                <w:shd w:val="clear" w:color="auto" w:fill="auto"/>
                <w:noWrap/>
                <w:vAlign w:val="center"/>
                <w:hideMark/>
              </w:tcPr>
            </w:tcPrChange>
          </w:tcPr>
          <w:p w14:paraId="05C02ACB" w14:textId="77777777" w:rsidR="00A77859" w:rsidRPr="00AD7EB7" w:rsidRDefault="00A77859" w:rsidP="00A77859">
            <w:pPr>
              <w:spacing w:line="240" w:lineRule="auto"/>
              <w:ind w:firstLine="0"/>
              <w:jc w:val="center"/>
              <w:rPr>
                <w:ins w:id="1192" w:author="Ruben" w:date="2016-12-12T09:28:00Z"/>
                <w:rFonts w:eastAsia="Times New Roman" w:cs="Calibri"/>
                <w:color w:val="000000"/>
                <w:rPrChange w:id="1193" w:author="Cristiano Cesario" w:date="2016-12-12T21:32:00Z">
                  <w:rPr>
                    <w:ins w:id="1194" w:author="Ruben" w:date="2016-12-12T09:28:00Z"/>
                    <w:rFonts w:ascii="Calibri" w:eastAsia="Times New Roman" w:hAnsi="Calibri" w:cs="Calibri"/>
                    <w:color w:val="000000"/>
                  </w:rPr>
                </w:rPrChange>
              </w:rPr>
            </w:pPr>
            <w:ins w:id="1195" w:author="Ruben" w:date="2016-12-12T09:28:00Z">
              <w:r w:rsidRPr="00AD7EB7">
                <w:rPr>
                  <w:rFonts w:eastAsia="Times New Roman" w:cs="Calibri"/>
                  <w:color w:val="000000"/>
                  <w:rPrChange w:id="1196" w:author="Cristiano Cesario" w:date="2016-12-12T21:32:00Z">
                    <w:rPr>
                      <w:rFonts w:ascii="Calibri" w:eastAsia="Times New Roman" w:hAnsi="Calibri" w:cs="Calibri"/>
                      <w:color w:val="000000"/>
                    </w:rPr>
                  </w:rPrChange>
                </w:rPr>
                <w:t>3.2</w:t>
              </w:r>
            </w:ins>
          </w:p>
        </w:tc>
        <w:tc>
          <w:tcPr>
            <w:tcW w:w="850" w:type="dxa"/>
            <w:tcBorders>
              <w:top w:val="nil"/>
              <w:left w:val="nil"/>
              <w:bottom w:val="single" w:sz="4" w:space="0" w:color="auto"/>
              <w:right w:val="single" w:sz="8" w:space="0" w:color="auto"/>
            </w:tcBorders>
            <w:shd w:val="clear" w:color="auto" w:fill="auto"/>
            <w:noWrap/>
            <w:vAlign w:val="center"/>
            <w:hideMark/>
            <w:tcPrChange w:id="1197"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38366EDC" w14:textId="77777777" w:rsidR="00A77859" w:rsidRPr="00AD7EB7" w:rsidRDefault="00A77859" w:rsidP="00A77859">
            <w:pPr>
              <w:spacing w:line="240" w:lineRule="auto"/>
              <w:ind w:firstLine="0"/>
              <w:jc w:val="center"/>
              <w:rPr>
                <w:ins w:id="1198" w:author="Ruben" w:date="2016-12-12T09:28:00Z"/>
                <w:rFonts w:eastAsia="Times New Roman" w:cs="Calibri"/>
                <w:color w:val="000000"/>
                <w:rPrChange w:id="1199" w:author="Cristiano Cesario" w:date="2016-12-12T21:32:00Z">
                  <w:rPr>
                    <w:ins w:id="1200" w:author="Ruben" w:date="2016-12-12T09:28:00Z"/>
                    <w:rFonts w:ascii="Calibri" w:eastAsia="Times New Roman" w:hAnsi="Calibri" w:cs="Calibri"/>
                    <w:color w:val="000000"/>
                  </w:rPr>
                </w:rPrChange>
              </w:rPr>
            </w:pPr>
            <w:ins w:id="1201" w:author="Ruben" w:date="2016-12-12T09:28:00Z">
              <w:r w:rsidRPr="00AD7EB7">
                <w:rPr>
                  <w:rFonts w:eastAsia="Times New Roman" w:cs="Calibri"/>
                  <w:color w:val="000000"/>
                  <w:rPrChange w:id="1202" w:author="Cristiano Cesario" w:date="2016-12-12T21:32:00Z">
                    <w:rPr>
                      <w:rFonts w:ascii="Calibri" w:eastAsia="Times New Roman" w:hAnsi="Calibri" w:cs="Calibri"/>
                      <w:color w:val="000000"/>
                    </w:rPr>
                  </w:rPrChange>
                </w:rPr>
                <w:t>745</w:t>
              </w:r>
            </w:ins>
          </w:p>
        </w:tc>
        <w:tc>
          <w:tcPr>
            <w:tcW w:w="1219" w:type="dxa"/>
            <w:tcBorders>
              <w:top w:val="nil"/>
              <w:left w:val="nil"/>
              <w:bottom w:val="single" w:sz="4" w:space="0" w:color="auto"/>
              <w:right w:val="single" w:sz="8" w:space="0" w:color="auto"/>
            </w:tcBorders>
            <w:shd w:val="clear" w:color="auto" w:fill="auto"/>
            <w:noWrap/>
            <w:vAlign w:val="center"/>
            <w:hideMark/>
            <w:tcPrChange w:id="1203"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1B47C1D8" w14:textId="77777777" w:rsidR="00A77859" w:rsidRPr="00AD7EB7" w:rsidRDefault="00A77859" w:rsidP="00A77859">
            <w:pPr>
              <w:spacing w:line="240" w:lineRule="auto"/>
              <w:ind w:firstLine="0"/>
              <w:jc w:val="center"/>
              <w:rPr>
                <w:ins w:id="1204" w:author="Ruben" w:date="2016-12-12T09:28:00Z"/>
                <w:rFonts w:eastAsia="Times New Roman" w:cs="Calibri"/>
                <w:bCs/>
                <w:color w:val="000000"/>
                <w:rPrChange w:id="1205" w:author="Cristiano Cesario" w:date="2016-12-12T21:32:00Z">
                  <w:rPr>
                    <w:ins w:id="1206" w:author="Ruben" w:date="2016-12-12T09:28:00Z"/>
                    <w:rFonts w:ascii="Calibri" w:eastAsia="Times New Roman" w:hAnsi="Calibri" w:cs="Calibri"/>
                    <w:b/>
                    <w:bCs/>
                    <w:color w:val="000000"/>
                  </w:rPr>
                </w:rPrChange>
              </w:rPr>
            </w:pPr>
            <w:ins w:id="1207" w:author="Ruben" w:date="2016-12-12T09:28:00Z">
              <w:r w:rsidRPr="00AD7EB7">
                <w:rPr>
                  <w:rFonts w:eastAsia="Times New Roman" w:cs="Calibri"/>
                  <w:bCs/>
                  <w:color w:val="000000"/>
                  <w:rPrChange w:id="1208" w:author="Cristiano Cesario" w:date="2016-12-12T21:32:00Z">
                    <w:rPr>
                      <w:rFonts w:ascii="Calibri" w:eastAsia="Times New Roman" w:hAnsi="Calibri" w:cs="Calibri"/>
                      <w:b/>
                      <w:bCs/>
                      <w:color w:val="000000"/>
                    </w:rPr>
                  </w:rPrChange>
                </w:rPr>
                <w:t>228</w:t>
              </w:r>
            </w:ins>
          </w:p>
        </w:tc>
      </w:tr>
      <w:tr w:rsidR="00A77859" w:rsidRPr="00AD7EB7" w14:paraId="590BAE16" w14:textId="77777777" w:rsidTr="00AD7EB7">
        <w:trPr>
          <w:trHeight w:val="288"/>
          <w:ins w:id="1209" w:author="Ruben" w:date="2016-12-12T09:28:00Z"/>
          <w:trPrChange w:id="1210"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211"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116DAE9F" w14:textId="77777777" w:rsidR="00A77859" w:rsidRPr="00AD7EB7" w:rsidRDefault="00A77859" w:rsidP="00A77859">
            <w:pPr>
              <w:spacing w:line="240" w:lineRule="auto"/>
              <w:ind w:firstLine="0"/>
              <w:jc w:val="left"/>
              <w:rPr>
                <w:ins w:id="1212" w:author="Ruben" w:date="2016-12-12T09:28:00Z"/>
                <w:rFonts w:eastAsia="Times New Roman" w:cs="Calibri"/>
                <w:color w:val="000000"/>
                <w:rPrChange w:id="1213" w:author="Cristiano Cesario" w:date="2016-12-12T21:32:00Z">
                  <w:rPr>
                    <w:ins w:id="1214" w:author="Ruben" w:date="2016-12-12T09:28:00Z"/>
                    <w:rFonts w:ascii="Calibri" w:eastAsia="Times New Roman" w:hAnsi="Calibri" w:cs="Calibri"/>
                    <w:color w:val="000000"/>
                  </w:rPr>
                </w:rPrChange>
              </w:rPr>
            </w:pPr>
            <w:ins w:id="1215" w:author="Ruben" w:date="2016-12-12T09:28:00Z">
              <w:r w:rsidRPr="00AD7EB7">
                <w:rPr>
                  <w:rFonts w:eastAsia="Times New Roman" w:cs="Calibri"/>
                  <w:color w:val="000000"/>
                  <w:rPrChange w:id="1216" w:author="Cristiano Cesario" w:date="2016-12-12T21:32:00Z">
                    <w:rPr>
                      <w:rFonts w:ascii="Calibri" w:eastAsia="Times New Roman" w:hAnsi="Calibri" w:cs="Calibri"/>
                      <w:color w:val="000000"/>
                    </w:rPr>
                  </w:rPrChange>
                </w:rPr>
                <w:t>SAPOS</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217"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37D0BA64" w14:textId="77777777" w:rsidR="00A77859" w:rsidRPr="00AD7EB7" w:rsidRDefault="00A77859" w:rsidP="00A77859">
            <w:pPr>
              <w:spacing w:line="240" w:lineRule="auto"/>
              <w:ind w:firstLine="0"/>
              <w:jc w:val="center"/>
              <w:rPr>
                <w:ins w:id="1218" w:author="Ruben" w:date="2016-12-12T09:28:00Z"/>
                <w:rFonts w:eastAsia="Times New Roman" w:cs="Calibri"/>
                <w:color w:val="000000"/>
                <w:rPrChange w:id="1219" w:author="Cristiano Cesario" w:date="2016-12-12T21:32:00Z">
                  <w:rPr>
                    <w:ins w:id="1220" w:author="Ruben" w:date="2016-12-12T09:28:00Z"/>
                    <w:rFonts w:ascii="Calibri" w:eastAsia="Times New Roman" w:hAnsi="Calibri" w:cs="Calibri"/>
                    <w:color w:val="000000"/>
                  </w:rPr>
                </w:rPrChange>
              </w:rPr>
            </w:pPr>
            <w:ins w:id="1221" w:author="Ruben" w:date="2016-12-12T09:28:00Z">
              <w:r w:rsidRPr="00AD7EB7">
                <w:rPr>
                  <w:rFonts w:eastAsia="Times New Roman" w:cs="Calibri"/>
                  <w:color w:val="000000"/>
                  <w:rPrChange w:id="1222" w:author="Cristiano Cesario" w:date="2016-12-12T21:32:00Z">
                    <w:rPr>
                      <w:rFonts w:ascii="Calibri" w:eastAsia="Times New Roman" w:hAnsi="Calibri" w:cs="Calibri"/>
                      <w:color w:val="000000"/>
                    </w:rPr>
                  </w:rPrChange>
                </w:rPr>
                <w:t>18.8</w:t>
              </w:r>
            </w:ins>
          </w:p>
        </w:tc>
        <w:tc>
          <w:tcPr>
            <w:tcW w:w="850" w:type="dxa"/>
            <w:tcBorders>
              <w:top w:val="nil"/>
              <w:left w:val="nil"/>
              <w:bottom w:val="single" w:sz="4" w:space="0" w:color="auto"/>
              <w:right w:val="single" w:sz="8" w:space="0" w:color="auto"/>
            </w:tcBorders>
            <w:shd w:val="clear" w:color="auto" w:fill="auto"/>
            <w:noWrap/>
            <w:vAlign w:val="center"/>
            <w:hideMark/>
            <w:tcPrChange w:id="1223"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5D8B63BF" w14:textId="77777777" w:rsidR="00A77859" w:rsidRPr="00AD7EB7" w:rsidRDefault="00A77859" w:rsidP="00A77859">
            <w:pPr>
              <w:spacing w:line="240" w:lineRule="auto"/>
              <w:ind w:firstLine="0"/>
              <w:jc w:val="center"/>
              <w:rPr>
                <w:ins w:id="1224" w:author="Ruben" w:date="2016-12-12T09:28:00Z"/>
                <w:rFonts w:eastAsia="Times New Roman" w:cs="Calibri"/>
                <w:color w:val="000000"/>
                <w:rPrChange w:id="1225" w:author="Cristiano Cesario" w:date="2016-12-12T21:32:00Z">
                  <w:rPr>
                    <w:ins w:id="1226" w:author="Ruben" w:date="2016-12-12T09:28:00Z"/>
                    <w:rFonts w:ascii="Calibri" w:eastAsia="Times New Roman" w:hAnsi="Calibri" w:cs="Calibri"/>
                    <w:color w:val="000000"/>
                  </w:rPr>
                </w:rPrChange>
              </w:rPr>
            </w:pPr>
            <w:ins w:id="1227" w:author="Ruben" w:date="2016-12-12T09:28:00Z">
              <w:r w:rsidRPr="00AD7EB7">
                <w:rPr>
                  <w:rFonts w:eastAsia="Times New Roman" w:cs="Calibri"/>
                  <w:color w:val="000000"/>
                  <w:rPrChange w:id="1228" w:author="Cristiano Cesario" w:date="2016-12-12T21:32:00Z">
                    <w:rPr>
                      <w:rFonts w:ascii="Calibri" w:eastAsia="Times New Roman" w:hAnsi="Calibri" w:cs="Calibri"/>
                      <w:color w:val="000000"/>
                    </w:rPr>
                  </w:rPrChange>
                </w:rPr>
                <w:t>668</w:t>
              </w:r>
            </w:ins>
          </w:p>
        </w:tc>
        <w:tc>
          <w:tcPr>
            <w:tcW w:w="1219" w:type="dxa"/>
            <w:tcBorders>
              <w:top w:val="nil"/>
              <w:left w:val="nil"/>
              <w:bottom w:val="single" w:sz="4" w:space="0" w:color="auto"/>
              <w:right w:val="single" w:sz="8" w:space="0" w:color="auto"/>
            </w:tcBorders>
            <w:shd w:val="clear" w:color="auto" w:fill="auto"/>
            <w:noWrap/>
            <w:vAlign w:val="center"/>
            <w:hideMark/>
            <w:tcPrChange w:id="1229"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477E72EC" w14:textId="77777777" w:rsidR="00A77859" w:rsidRPr="00AD7EB7" w:rsidRDefault="00A77859" w:rsidP="00A77859">
            <w:pPr>
              <w:spacing w:line="240" w:lineRule="auto"/>
              <w:ind w:firstLine="0"/>
              <w:jc w:val="center"/>
              <w:rPr>
                <w:ins w:id="1230" w:author="Ruben" w:date="2016-12-12T09:28:00Z"/>
                <w:rFonts w:eastAsia="Times New Roman" w:cs="Calibri"/>
                <w:bCs/>
                <w:color w:val="000000"/>
                <w:rPrChange w:id="1231" w:author="Cristiano Cesario" w:date="2016-12-12T21:32:00Z">
                  <w:rPr>
                    <w:ins w:id="1232" w:author="Ruben" w:date="2016-12-12T09:28:00Z"/>
                    <w:rFonts w:ascii="Calibri" w:eastAsia="Times New Roman" w:hAnsi="Calibri" w:cs="Calibri"/>
                    <w:b/>
                    <w:bCs/>
                    <w:color w:val="000000"/>
                  </w:rPr>
                </w:rPrChange>
              </w:rPr>
            </w:pPr>
            <w:ins w:id="1233" w:author="Ruben" w:date="2016-12-12T09:28:00Z">
              <w:r w:rsidRPr="00AD7EB7">
                <w:rPr>
                  <w:rFonts w:eastAsia="Times New Roman" w:cs="Calibri"/>
                  <w:bCs/>
                  <w:color w:val="000000"/>
                  <w:rPrChange w:id="1234" w:author="Cristiano Cesario" w:date="2016-12-12T21:32:00Z">
                    <w:rPr>
                      <w:rFonts w:ascii="Calibri" w:eastAsia="Times New Roman" w:hAnsi="Calibri" w:cs="Calibri"/>
                      <w:b/>
                      <w:bCs/>
                      <w:color w:val="000000"/>
                    </w:rPr>
                  </w:rPrChange>
                </w:rPr>
                <w:t>1245</w:t>
              </w:r>
            </w:ins>
          </w:p>
        </w:tc>
      </w:tr>
      <w:tr w:rsidR="00A77859" w:rsidRPr="00AD7EB7" w14:paraId="37682379" w14:textId="77777777" w:rsidTr="00AD7EB7">
        <w:trPr>
          <w:trHeight w:val="288"/>
          <w:ins w:id="1235" w:author="Ruben" w:date="2016-12-12T09:28:00Z"/>
          <w:trPrChange w:id="1236"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237"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3022607A" w14:textId="77777777" w:rsidR="00A77859" w:rsidRPr="00AD7EB7" w:rsidRDefault="00A77859" w:rsidP="00A77859">
            <w:pPr>
              <w:spacing w:line="240" w:lineRule="auto"/>
              <w:ind w:firstLine="0"/>
              <w:jc w:val="left"/>
              <w:rPr>
                <w:ins w:id="1238" w:author="Ruben" w:date="2016-12-12T09:28:00Z"/>
                <w:rFonts w:eastAsia="Times New Roman" w:cs="Calibri"/>
                <w:color w:val="000000"/>
                <w:rPrChange w:id="1239" w:author="Cristiano Cesario" w:date="2016-12-12T21:32:00Z">
                  <w:rPr>
                    <w:ins w:id="1240" w:author="Ruben" w:date="2016-12-12T09:28:00Z"/>
                    <w:rFonts w:ascii="Calibri" w:eastAsia="Times New Roman" w:hAnsi="Calibri" w:cs="Calibri"/>
                    <w:color w:val="000000"/>
                  </w:rPr>
                </w:rPrChange>
              </w:rPr>
            </w:pPr>
            <w:proofErr w:type="spellStart"/>
            <w:ins w:id="1241" w:author="Ruben" w:date="2016-12-12T09:28:00Z">
              <w:r w:rsidRPr="00AD7EB7">
                <w:rPr>
                  <w:rFonts w:eastAsia="Times New Roman" w:cs="Calibri"/>
                  <w:color w:val="000000"/>
                  <w:rPrChange w:id="1242" w:author="Cristiano Cesario" w:date="2016-12-12T21:32:00Z">
                    <w:rPr>
                      <w:rFonts w:ascii="Calibri" w:eastAsia="Times New Roman" w:hAnsi="Calibri" w:cs="Calibri"/>
                      <w:color w:val="000000"/>
                    </w:rPr>
                  </w:rPrChange>
                </w:rPr>
                <w:t>jgit</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243"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31DC0409" w14:textId="77777777" w:rsidR="00A77859" w:rsidRPr="00AD7EB7" w:rsidRDefault="00A77859" w:rsidP="00A77859">
            <w:pPr>
              <w:spacing w:line="240" w:lineRule="auto"/>
              <w:ind w:firstLine="0"/>
              <w:jc w:val="center"/>
              <w:rPr>
                <w:ins w:id="1244" w:author="Ruben" w:date="2016-12-12T09:28:00Z"/>
                <w:rFonts w:eastAsia="Times New Roman" w:cs="Calibri"/>
                <w:color w:val="000000"/>
                <w:rPrChange w:id="1245" w:author="Cristiano Cesario" w:date="2016-12-12T21:32:00Z">
                  <w:rPr>
                    <w:ins w:id="1246" w:author="Ruben" w:date="2016-12-12T09:28:00Z"/>
                    <w:rFonts w:ascii="Calibri" w:eastAsia="Times New Roman" w:hAnsi="Calibri" w:cs="Calibri"/>
                    <w:color w:val="000000"/>
                  </w:rPr>
                </w:rPrChange>
              </w:rPr>
            </w:pPr>
            <w:ins w:id="1247" w:author="Ruben" w:date="2016-12-12T09:28:00Z">
              <w:r w:rsidRPr="00AD7EB7">
                <w:rPr>
                  <w:rFonts w:eastAsia="Times New Roman" w:cs="Calibri"/>
                  <w:color w:val="000000"/>
                  <w:rPrChange w:id="1248" w:author="Cristiano Cesario" w:date="2016-12-12T21:32:00Z">
                    <w:rPr>
                      <w:rFonts w:ascii="Calibri" w:eastAsia="Times New Roman" w:hAnsi="Calibri" w:cs="Calibri"/>
                      <w:color w:val="000000"/>
                    </w:rPr>
                  </w:rPrChange>
                </w:rPr>
                <w:t>39.3</w:t>
              </w:r>
            </w:ins>
          </w:p>
        </w:tc>
        <w:tc>
          <w:tcPr>
            <w:tcW w:w="850" w:type="dxa"/>
            <w:tcBorders>
              <w:top w:val="nil"/>
              <w:left w:val="nil"/>
              <w:bottom w:val="single" w:sz="4" w:space="0" w:color="auto"/>
              <w:right w:val="single" w:sz="8" w:space="0" w:color="auto"/>
            </w:tcBorders>
            <w:shd w:val="clear" w:color="auto" w:fill="auto"/>
            <w:noWrap/>
            <w:vAlign w:val="center"/>
            <w:hideMark/>
            <w:tcPrChange w:id="1249"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60938D55" w14:textId="77777777" w:rsidR="00A77859" w:rsidRPr="00AD7EB7" w:rsidRDefault="00A77859" w:rsidP="00A77859">
            <w:pPr>
              <w:spacing w:line="240" w:lineRule="auto"/>
              <w:ind w:firstLine="0"/>
              <w:jc w:val="center"/>
              <w:rPr>
                <w:ins w:id="1250" w:author="Ruben" w:date="2016-12-12T09:28:00Z"/>
                <w:rFonts w:eastAsia="Times New Roman" w:cs="Calibri"/>
                <w:color w:val="000000"/>
                <w:rPrChange w:id="1251" w:author="Cristiano Cesario" w:date="2016-12-12T21:32:00Z">
                  <w:rPr>
                    <w:ins w:id="1252" w:author="Ruben" w:date="2016-12-12T09:28:00Z"/>
                    <w:rFonts w:ascii="Calibri" w:eastAsia="Times New Roman" w:hAnsi="Calibri" w:cs="Calibri"/>
                    <w:color w:val="000000"/>
                  </w:rPr>
                </w:rPrChange>
              </w:rPr>
            </w:pPr>
            <w:ins w:id="1253" w:author="Ruben" w:date="2016-12-12T09:28:00Z">
              <w:r w:rsidRPr="00AD7EB7">
                <w:rPr>
                  <w:rFonts w:eastAsia="Times New Roman" w:cs="Calibri"/>
                  <w:color w:val="000000"/>
                  <w:rPrChange w:id="1254" w:author="Cristiano Cesario" w:date="2016-12-12T21:32:00Z">
                    <w:rPr>
                      <w:rFonts w:ascii="Calibri" w:eastAsia="Times New Roman" w:hAnsi="Calibri" w:cs="Calibri"/>
                      <w:color w:val="000000"/>
                    </w:rPr>
                  </w:rPrChange>
                </w:rPr>
                <w:t>1902</w:t>
              </w:r>
            </w:ins>
          </w:p>
        </w:tc>
        <w:tc>
          <w:tcPr>
            <w:tcW w:w="1219" w:type="dxa"/>
            <w:tcBorders>
              <w:top w:val="nil"/>
              <w:left w:val="nil"/>
              <w:bottom w:val="single" w:sz="4" w:space="0" w:color="auto"/>
              <w:right w:val="single" w:sz="8" w:space="0" w:color="auto"/>
            </w:tcBorders>
            <w:shd w:val="clear" w:color="auto" w:fill="auto"/>
            <w:noWrap/>
            <w:vAlign w:val="center"/>
            <w:hideMark/>
            <w:tcPrChange w:id="1255"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17A1DB56" w14:textId="77777777" w:rsidR="00A77859" w:rsidRPr="00AD7EB7" w:rsidRDefault="00A77859" w:rsidP="00A77859">
            <w:pPr>
              <w:spacing w:line="240" w:lineRule="auto"/>
              <w:ind w:firstLine="0"/>
              <w:jc w:val="center"/>
              <w:rPr>
                <w:ins w:id="1256" w:author="Ruben" w:date="2016-12-12T09:28:00Z"/>
                <w:rFonts w:eastAsia="Times New Roman" w:cs="Calibri"/>
                <w:bCs/>
                <w:color w:val="000000"/>
                <w:rPrChange w:id="1257" w:author="Cristiano Cesario" w:date="2016-12-12T21:32:00Z">
                  <w:rPr>
                    <w:ins w:id="1258" w:author="Ruben" w:date="2016-12-12T09:28:00Z"/>
                    <w:rFonts w:ascii="Calibri" w:eastAsia="Times New Roman" w:hAnsi="Calibri" w:cs="Calibri"/>
                    <w:b/>
                    <w:bCs/>
                    <w:color w:val="000000"/>
                  </w:rPr>
                </w:rPrChange>
              </w:rPr>
            </w:pPr>
            <w:ins w:id="1259" w:author="Ruben" w:date="2016-12-12T09:28:00Z">
              <w:r w:rsidRPr="00AD7EB7">
                <w:rPr>
                  <w:rFonts w:eastAsia="Times New Roman" w:cs="Calibri"/>
                  <w:bCs/>
                  <w:color w:val="000000"/>
                  <w:rPrChange w:id="1260" w:author="Cristiano Cesario" w:date="2016-12-12T21:32:00Z">
                    <w:rPr>
                      <w:rFonts w:ascii="Calibri" w:eastAsia="Times New Roman" w:hAnsi="Calibri" w:cs="Calibri"/>
                      <w:b/>
                      <w:bCs/>
                      <w:color w:val="000000"/>
                    </w:rPr>
                  </w:rPrChange>
                </w:rPr>
                <w:t>4741</w:t>
              </w:r>
            </w:ins>
          </w:p>
        </w:tc>
      </w:tr>
      <w:tr w:rsidR="00A77859" w:rsidRPr="00AD7EB7" w14:paraId="038E2929" w14:textId="77777777" w:rsidTr="00AD7EB7">
        <w:trPr>
          <w:trHeight w:val="288"/>
          <w:ins w:id="1261" w:author="Ruben" w:date="2016-12-12T09:28:00Z"/>
          <w:trPrChange w:id="1262"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263"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31259966" w14:textId="77777777" w:rsidR="00A77859" w:rsidRPr="00AD7EB7" w:rsidRDefault="00A77859" w:rsidP="00A77859">
            <w:pPr>
              <w:spacing w:line="240" w:lineRule="auto"/>
              <w:ind w:firstLine="0"/>
              <w:jc w:val="left"/>
              <w:rPr>
                <w:ins w:id="1264" w:author="Ruben" w:date="2016-12-12T09:28:00Z"/>
                <w:rFonts w:eastAsia="Times New Roman" w:cs="Calibri"/>
                <w:color w:val="000000"/>
                <w:rPrChange w:id="1265" w:author="Cristiano Cesario" w:date="2016-12-12T21:32:00Z">
                  <w:rPr>
                    <w:ins w:id="1266" w:author="Ruben" w:date="2016-12-12T09:28:00Z"/>
                    <w:rFonts w:ascii="Calibri" w:eastAsia="Times New Roman" w:hAnsi="Calibri" w:cs="Calibri"/>
                    <w:color w:val="000000"/>
                  </w:rPr>
                </w:rPrChange>
              </w:rPr>
            </w:pPr>
            <w:proofErr w:type="spellStart"/>
            <w:ins w:id="1267" w:author="Ruben" w:date="2016-12-12T09:28:00Z">
              <w:r w:rsidRPr="00AD7EB7">
                <w:rPr>
                  <w:rFonts w:eastAsia="Times New Roman" w:cs="Calibri"/>
                  <w:color w:val="000000"/>
                  <w:rPrChange w:id="1268" w:author="Cristiano Cesario" w:date="2016-12-12T21:32:00Z">
                    <w:rPr>
                      <w:rFonts w:ascii="Calibri" w:eastAsia="Times New Roman" w:hAnsi="Calibri" w:cs="Calibri"/>
                      <w:color w:val="000000"/>
                    </w:rPr>
                  </w:rPrChange>
                </w:rPr>
                <w:t>egit</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269"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0A7A99A0" w14:textId="77777777" w:rsidR="00A77859" w:rsidRPr="00AD7EB7" w:rsidRDefault="00A77859" w:rsidP="00A77859">
            <w:pPr>
              <w:spacing w:line="240" w:lineRule="auto"/>
              <w:ind w:firstLine="0"/>
              <w:jc w:val="center"/>
              <w:rPr>
                <w:ins w:id="1270" w:author="Ruben" w:date="2016-12-12T09:28:00Z"/>
                <w:rFonts w:eastAsia="Times New Roman" w:cs="Calibri"/>
                <w:color w:val="000000"/>
                <w:rPrChange w:id="1271" w:author="Cristiano Cesario" w:date="2016-12-12T21:32:00Z">
                  <w:rPr>
                    <w:ins w:id="1272" w:author="Ruben" w:date="2016-12-12T09:28:00Z"/>
                    <w:rFonts w:ascii="Calibri" w:eastAsia="Times New Roman" w:hAnsi="Calibri" w:cs="Calibri"/>
                    <w:color w:val="000000"/>
                  </w:rPr>
                </w:rPrChange>
              </w:rPr>
            </w:pPr>
            <w:ins w:id="1273" w:author="Ruben" w:date="2016-12-12T09:28:00Z">
              <w:r w:rsidRPr="00AD7EB7">
                <w:rPr>
                  <w:rFonts w:eastAsia="Times New Roman" w:cs="Calibri"/>
                  <w:color w:val="000000"/>
                  <w:rPrChange w:id="1274" w:author="Cristiano Cesario" w:date="2016-12-12T21:32:00Z">
                    <w:rPr>
                      <w:rFonts w:ascii="Calibri" w:eastAsia="Times New Roman" w:hAnsi="Calibri" w:cs="Calibri"/>
                      <w:color w:val="000000"/>
                    </w:rPr>
                  </w:rPrChange>
                </w:rPr>
                <w:t>63.6</w:t>
              </w:r>
            </w:ins>
          </w:p>
        </w:tc>
        <w:tc>
          <w:tcPr>
            <w:tcW w:w="850" w:type="dxa"/>
            <w:tcBorders>
              <w:top w:val="nil"/>
              <w:left w:val="nil"/>
              <w:bottom w:val="single" w:sz="4" w:space="0" w:color="auto"/>
              <w:right w:val="single" w:sz="8" w:space="0" w:color="auto"/>
            </w:tcBorders>
            <w:shd w:val="clear" w:color="auto" w:fill="auto"/>
            <w:noWrap/>
            <w:vAlign w:val="center"/>
            <w:hideMark/>
            <w:tcPrChange w:id="1275"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1C64521D" w14:textId="77777777" w:rsidR="00A77859" w:rsidRPr="00AD7EB7" w:rsidRDefault="00A77859" w:rsidP="00A77859">
            <w:pPr>
              <w:spacing w:line="240" w:lineRule="auto"/>
              <w:ind w:firstLine="0"/>
              <w:jc w:val="center"/>
              <w:rPr>
                <w:ins w:id="1276" w:author="Ruben" w:date="2016-12-12T09:28:00Z"/>
                <w:rFonts w:eastAsia="Times New Roman" w:cs="Calibri"/>
                <w:color w:val="000000"/>
                <w:rPrChange w:id="1277" w:author="Cristiano Cesario" w:date="2016-12-12T21:32:00Z">
                  <w:rPr>
                    <w:ins w:id="1278" w:author="Ruben" w:date="2016-12-12T09:28:00Z"/>
                    <w:rFonts w:ascii="Calibri" w:eastAsia="Times New Roman" w:hAnsi="Calibri" w:cs="Calibri"/>
                    <w:color w:val="000000"/>
                  </w:rPr>
                </w:rPrChange>
              </w:rPr>
            </w:pPr>
            <w:ins w:id="1279" w:author="Ruben" w:date="2016-12-12T09:28:00Z">
              <w:r w:rsidRPr="00AD7EB7">
                <w:rPr>
                  <w:rFonts w:eastAsia="Times New Roman" w:cs="Calibri"/>
                  <w:color w:val="000000"/>
                  <w:rPrChange w:id="1280" w:author="Cristiano Cesario" w:date="2016-12-12T21:32:00Z">
                    <w:rPr>
                      <w:rFonts w:ascii="Calibri" w:eastAsia="Times New Roman" w:hAnsi="Calibri" w:cs="Calibri"/>
                      <w:color w:val="000000"/>
                    </w:rPr>
                  </w:rPrChange>
                </w:rPr>
                <w:t>1779</w:t>
              </w:r>
            </w:ins>
          </w:p>
        </w:tc>
        <w:tc>
          <w:tcPr>
            <w:tcW w:w="1219" w:type="dxa"/>
            <w:tcBorders>
              <w:top w:val="nil"/>
              <w:left w:val="nil"/>
              <w:bottom w:val="single" w:sz="4" w:space="0" w:color="auto"/>
              <w:right w:val="single" w:sz="8" w:space="0" w:color="auto"/>
            </w:tcBorders>
            <w:shd w:val="clear" w:color="auto" w:fill="auto"/>
            <w:noWrap/>
            <w:vAlign w:val="center"/>
            <w:hideMark/>
            <w:tcPrChange w:id="1281"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4FAEE4D9" w14:textId="77777777" w:rsidR="00A77859" w:rsidRPr="00AD7EB7" w:rsidRDefault="00A77859" w:rsidP="00A77859">
            <w:pPr>
              <w:spacing w:line="240" w:lineRule="auto"/>
              <w:ind w:firstLine="0"/>
              <w:jc w:val="center"/>
              <w:rPr>
                <w:ins w:id="1282" w:author="Ruben" w:date="2016-12-12T09:28:00Z"/>
                <w:rFonts w:eastAsia="Times New Roman" w:cs="Calibri"/>
                <w:bCs/>
                <w:color w:val="000000"/>
                <w:rPrChange w:id="1283" w:author="Cristiano Cesario" w:date="2016-12-12T21:32:00Z">
                  <w:rPr>
                    <w:ins w:id="1284" w:author="Ruben" w:date="2016-12-12T09:28:00Z"/>
                    <w:rFonts w:ascii="Calibri" w:eastAsia="Times New Roman" w:hAnsi="Calibri" w:cs="Calibri"/>
                    <w:b/>
                    <w:bCs/>
                    <w:color w:val="000000"/>
                  </w:rPr>
                </w:rPrChange>
              </w:rPr>
            </w:pPr>
            <w:ins w:id="1285" w:author="Ruben" w:date="2016-12-12T09:28:00Z">
              <w:r w:rsidRPr="00AD7EB7">
                <w:rPr>
                  <w:rFonts w:eastAsia="Times New Roman" w:cs="Calibri"/>
                  <w:bCs/>
                  <w:color w:val="000000"/>
                  <w:rPrChange w:id="1286" w:author="Cristiano Cesario" w:date="2016-12-12T21:32:00Z">
                    <w:rPr>
                      <w:rFonts w:ascii="Calibri" w:eastAsia="Times New Roman" w:hAnsi="Calibri" w:cs="Calibri"/>
                      <w:b/>
                      <w:bCs/>
                      <w:color w:val="000000"/>
                    </w:rPr>
                  </w:rPrChange>
                </w:rPr>
                <w:t>4983</w:t>
              </w:r>
            </w:ins>
          </w:p>
        </w:tc>
      </w:tr>
      <w:tr w:rsidR="00A77859" w:rsidRPr="00AD7EB7" w14:paraId="23F0D0E8" w14:textId="77777777" w:rsidTr="00AD7EB7">
        <w:trPr>
          <w:trHeight w:val="288"/>
          <w:ins w:id="1287" w:author="Ruben" w:date="2016-12-12T09:28:00Z"/>
          <w:trPrChange w:id="1288"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289"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7FCDB294" w14:textId="77777777" w:rsidR="00A77859" w:rsidRPr="00AD7EB7" w:rsidRDefault="00A77859" w:rsidP="00A77859">
            <w:pPr>
              <w:spacing w:line="240" w:lineRule="auto"/>
              <w:ind w:firstLine="0"/>
              <w:jc w:val="left"/>
              <w:rPr>
                <w:ins w:id="1290" w:author="Ruben" w:date="2016-12-12T09:28:00Z"/>
                <w:rFonts w:eastAsia="Times New Roman" w:cs="Calibri"/>
                <w:color w:val="000000"/>
                <w:rPrChange w:id="1291" w:author="Cristiano Cesario" w:date="2016-12-12T21:32:00Z">
                  <w:rPr>
                    <w:ins w:id="1292" w:author="Ruben" w:date="2016-12-12T09:28:00Z"/>
                    <w:rFonts w:ascii="Calibri" w:eastAsia="Times New Roman" w:hAnsi="Calibri" w:cs="Calibri"/>
                    <w:color w:val="000000"/>
                  </w:rPr>
                </w:rPrChange>
              </w:rPr>
            </w:pPr>
            <w:proofErr w:type="spellStart"/>
            <w:ins w:id="1293" w:author="Ruben" w:date="2016-12-12T09:28:00Z">
              <w:r w:rsidRPr="00AD7EB7">
                <w:rPr>
                  <w:rFonts w:eastAsia="Times New Roman" w:cs="Calibri"/>
                  <w:color w:val="000000"/>
                  <w:rPrChange w:id="1294" w:author="Cristiano Cesario" w:date="2016-12-12T21:32:00Z">
                    <w:rPr>
                      <w:rFonts w:ascii="Calibri" w:eastAsia="Times New Roman" w:hAnsi="Calibri" w:cs="Calibri"/>
                      <w:color w:val="000000"/>
                    </w:rPr>
                  </w:rPrChange>
                </w:rPr>
                <w:t>jquery</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295"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1148C9CF" w14:textId="77777777" w:rsidR="00A77859" w:rsidRPr="00AD7EB7" w:rsidRDefault="00A77859" w:rsidP="00A77859">
            <w:pPr>
              <w:spacing w:line="240" w:lineRule="auto"/>
              <w:ind w:firstLine="0"/>
              <w:jc w:val="center"/>
              <w:rPr>
                <w:ins w:id="1296" w:author="Ruben" w:date="2016-12-12T09:28:00Z"/>
                <w:rFonts w:eastAsia="Times New Roman" w:cs="Calibri"/>
                <w:color w:val="000000"/>
                <w:rPrChange w:id="1297" w:author="Cristiano Cesario" w:date="2016-12-12T21:32:00Z">
                  <w:rPr>
                    <w:ins w:id="1298" w:author="Ruben" w:date="2016-12-12T09:28:00Z"/>
                    <w:rFonts w:ascii="Calibri" w:eastAsia="Times New Roman" w:hAnsi="Calibri" w:cs="Calibri"/>
                    <w:color w:val="000000"/>
                  </w:rPr>
                </w:rPrChange>
              </w:rPr>
            </w:pPr>
            <w:ins w:id="1299" w:author="Ruben" w:date="2016-12-12T09:28:00Z">
              <w:r w:rsidRPr="00AD7EB7">
                <w:rPr>
                  <w:rFonts w:eastAsia="Times New Roman" w:cs="Calibri"/>
                  <w:color w:val="000000"/>
                  <w:rPrChange w:id="1300" w:author="Cristiano Cesario" w:date="2016-12-12T21:32:00Z">
                    <w:rPr>
                      <w:rFonts w:ascii="Calibri" w:eastAsia="Times New Roman" w:hAnsi="Calibri" w:cs="Calibri"/>
                      <w:color w:val="000000"/>
                    </w:rPr>
                  </w:rPrChange>
                </w:rPr>
                <w:t>29.2</w:t>
              </w:r>
            </w:ins>
          </w:p>
        </w:tc>
        <w:tc>
          <w:tcPr>
            <w:tcW w:w="850" w:type="dxa"/>
            <w:tcBorders>
              <w:top w:val="nil"/>
              <w:left w:val="nil"/>
              <w:bottom w:val="single" w:sz="4" w:space="0" w:color="auto"/>
              <w:right w:val="single" w:sz="8" w:space="0" w:color="auto"/>
            </w:tcBorders>
            <w:shd w:val="clear" w:color="auto" w:fill="auto"/>
            <w:noWrap/>
            <w:vAlign w:val="center"/>
            <w:hideMark/>
            <w:tcPrChange w:id="1301"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3072CF5C" w14:textId="77777777" w:rsidR="00A77859" w:rsidRPr="00AD7EB7" w:rsidRDefault="00A77859" w:rsidP="00A77859">
            <w:pPr>
              <w:spacing w:line="240" w:lineRule="auto"/>
              <w:ind w:firstLine="0"/>
              <w:jc w:val="center"/>
              <w:rPr>
                <w:ins w:id="1302" w:author="Ruben" w:date="2016-12-12T09:28:00Z"/>
                <w:rFonts w:eastAsia="Times New Roman" w:cs="Calibri"/>
                <w:color w:val="000000"/>
                <w:rPrChange w:id="1303" w:author="Cristiano Cesario" w:date="2016-12-12T21:32:00Z">
                  <w:rPr>
                    <w:ins w:id="1304" w:author="Ruben" w:date="2016-12-12T09:28:00Z"/>
                    <w:rFonts w:ascii="Calibri" w:eastAsia="Times New Roman" w:hAnsi="Calibri" w:cs="Calibri"/>
                    <w:color w:val="000000"/>
                  </w:rPr>
                </w:rPrChange>
              </w:rPr>
            </w:pPr>
            <w:ins w:id="1305" w:author="Ruben" w:date="2016-12-12T09:28:00Z">
              <w:r w:rsidRPr="00AD7EB7">
                <w:rPr>
                  <w:rFonts w:eastAsia="Times New Roman" w:cs="Calibri"/>
                  <w:color w:val="000000"/>
                  <w:rPrChange w:id="1306" w:author="Cristiano Cesario" w:date="2016-12-12T21:32:00Z">
                    <w:rPr>
                      <w:rFonts w:ascii="Calibri" w:eastAsia="Times New Roman" w:hAnsi="Calibri" w:cs="Calibri"/>
                      <w:color w:val="000000"/>
                    </w:rPr>
                  </w:rPrChange>
                </w:rPr>
                <w:t>296</w:t>
              </w:r>
            </w:ins>
          </w:p>
        </w:tc>
        <w:tc>
          <w:tcPr>
            <w:tcW w:w="1219" w:type="dxa"/>
            <w:tcBorders>
              <w:top w:val="nil"/>
              <w:left w:val="nil"/>
              <w:bottom w:val="single" w:sz="4" w:space="0" w:color="auto"/>
              <w:right w:val="single" w:sz="8" w:space="0" w:color="auto"/>
            </w:tcBorders>
            <w:shd w:val="clear" w:color="auto" w:fill="auto"/>
            <w:noWrap/>
            <w:vAlign w:val="center"/>
            <w:hideMark/>
            <w:tcPrChange w:id="1307"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3F89C900" w14:textId="77777777" w:rsidR="00A77859" w:rsidRPr="00AD7EB7" w:rsidRDefault="00A77859" w:rsidP="00A77859">
            <w:pPr>
              <w:spacing w:line="240" w:lineRule="auto"/>
              <w:ind w:firstLine="0"/>
              <w:jc w:val="center"/>
              <w:rPr>
                <w:ins w:id="1308" w:author="Ruben" w:date="2016-12-12T09:28:00Z"/>
                <w:rFonts w:eastAsia="Times New Roman" w:cs="Calibri"/>
                <w:bCs/>
                <w:color w:val="000000"/>
                <w:rPrChange w:id="1309" w:author="Cristiano Cesario" w:date="2016-12-12T21:32:00Z">
                  <w:rPr>
                    <w:ins w:id="1310" w:author="Ruben" w:date="2016-12-12T09:28:00Z"/>
                    <w:rFonts w:ascii="Calibri" w:eastAsia="Times New Roman" w:hAnsi="Calibri" w:cs="Calibri"/>
                    <w:b/>
                    <w:bCs/>
                    <w:color w:val="000000"/>
                  </w:rPr>
                </w:rPrChange>
              </w:rPr>
            </w:pPr>
            <w:ins w:id="1311" w:author="Ruben" w:date="2016-12-12T09:28:00Z">
              <w:r w:rsidRPr="00AD7EB7">
                <w:rPr>
                  <w:rFonts w:eastAsia="Times New Roman" w:cs="Calibri"/>
                  <w:bCs/>
                  <w:color w:val="000000"/>
                  <w:rPrChange w:id="1312" w:author="Cristiano Cesario" w:date="2016-12-12T21:32:00Z">
                    <w:rPr>
                      <w:rFonts w:ascii="Calibri" w:eastAsia="Times New Roman" w:hAnsi="Calibri" w:cs="Calibri"/>
                      <w:b/>
                      <w:bCs/>
                      <w:color w:val="000000"/>
                    </w:rPr>
                  </w:rPrChange>
                </w:rPr>
                <w:t>7291</w:t>
              </w:r>
            </w:ins>
          </w:p>
        </w:tc>
      </w:tr>
      <w:tr w:rsidR="00A77859" w:rsidRPr="00AD7EB7" w14:paraId="79D58972" w14:textId="77777777" w:rsidTr="00AD7EB7">
        <w:trPr>
          <w:trHeight w:val="288"/>
          <w:ins w:id="1313" w:author="Ruben" w:date="2016-12-12T09:28:00Z"/>
          <w:trPrChange w:id="1314"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315"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688B07D4" w14:textId="77777777" w:rsidR="00A77859" w:rsidRPr="00AD7EB7" w:rsidRDefault="00A77859" w:rsidP="00A77859">
            <w:pPr>
              <w:spacing w:line="240" w:lineRule="auto"/>
              <w:ind w:firstLine="0"/>
              <w:jc w:val="left"/>
              <w:rPr>
                <w:ins w:id="1316" w:author="Ruben" w:date="2016-12-12T09:28:00Z"/>
                <w:rFonts w:eastAsia="Times New Roman" w:cs="Calibri"/>
                <w:color w:val="000000"/>
                <w:rPrChange w:id="1317" w:author="Cristiano Cesario" w:date="2016-12-12T21:32:00Z">
                  <w:rPr>
                    <w:ins w:id="1318" w:author="Ruben" w:date="2016-12-12T09:28:00Z"/>
                    <w:rFonts w:ascii="Calibri" w:eastAsia="Times New Roman" w:hAnsi="Calibri" w:cs="Calibri"/>
                    <w:color w:val="000000"/>
                  </w:rPr>
                </w:rPrChange>
              </w:rPr>
            </w:pPr>
            <w:proofErr w:type="spellStart"/>
            <w:ins w:id="1319" w:author="Ruben" w:date="2016-12-12T09:28:00Z">
              <w:r w:rsidRPr="00AD7EB7">
                <w:rPr>
                  <w:rFonts w:eastAsia="Times New Roman" w:cs="Calibri"/>
                  <w:color w:val="000000"/>
                  <w:rPrChange w:id="1320" w:author="Cristiano Cesario" w:date="2016-12-12T21:32:00Z">
                    <w:rPr>
                      <w:rFonts w:ascii="Calibri" w:eastAsia="Times New Roman" w:hAnsi="Calibri" w:cs="Calibri"/>
                      <w:color w:val="000000"/>
                    </w:rPr>
                  </w:rPrChange>
                </w:rPr>
                <w:t>Gitextensions</w:t>
              </w:r>
              <w:proofErr w:type="spellEnd"/>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321"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38B84F05" w14:textId="77777777" w:rsidR="00A77859" w:rsidRPr="00AD7EB7" w:rsidRDefault="00A77859" w:rsidP="00A77859">
            <w:pPr>
              <w:spacing w:line="240" w:lineRule="auto"/>
              <w:ind w:firstLine="0"/>
              <w:jc w:val="center"/>
              <w:rPr>
                <w:ins w:id="1322" w:author="Ruben" w:date="2016-12-12T09:28:00Z"/>
                <w:rFonts w:eastAsia="Times New Roman" w:cs="Calibri"/>
                <w:color w:val="000000"/>
                <w:rPrChange w:id="1323" w:author="Cristiano Cesario" w:date="2016-12-12T21:32:00Z">
                  <w:rPr>
                    <w:ins w:id="1324" w:author="Ruben" w:date="2016-12-12T09:28:00Z"/>
                    <w:rFonts w:ascii="Calibri" w:eastAsia="Times New Roman" w:hAnsi="Calibri" w:cs="Calibri"/>
                    <w:color w:val="000000"/>
                  </w:rPr>
                </w:rPrChange>
              </w:rPr>
            </w:pPr>
            <w:ins w:id="1325" w:author="Ruben" w:date="2016-12-12T09:28:00Z">
              <w:r w:rsidRPr="00AD7EB7">
                <w:rPr>
                  <w:rFonts w:eastAsia="Times New Roman" w:cs="Calibri"/>
                  <w:color w:val="000000"/>
                  <w:rPrChange w:id="1326" w:author="Cristiano Cesario" w:date="2016-12-12T21:32:00Z">
                    <w:rPr>
                      <w:rFonts w:ascii="Calibri" w:eastAsia="Times New Roman" w:hAnsi="Calibri" w:cs="Calibri"/>
                      <w:color w:val="000000"/>
                    </w:rPr>
                  </w:rPrChange>
                </w:rPr>
                <w:t>94.9</w:t>
              </w:r>
            </w:ins>
          </w:p>
        </w:tc>
        <w:tc>
          <w:tcPr>
            <w:tcW w:w="850" w:type="dxa"/>
            <w:tcBorders>
              <w:top w:val="nil"/>
              <w:left w:val="nil"/>
              <w:bottom w:val="single" w:sz="4" w:space="0" w:color="auto"/>
              <w:right w:val="single" w:sz="8" w:space="0" w:color="auto"/>
            </w:tcBorders>
            <w:shd w:val="clear" w:color="auto" w:fill="auto"/>
            <w:noWrap/>
            <w:vAlign w:val="center"/>
            <w:hideMark/>
            <w:tcPrChange w:id="1327"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11BC4817" w14:textId="77777777" w:rsidR="00A77859" w:rsidRPr="00AD7EB7" w:rsidRDefault="00A77859" w:rsidP="00A77859">
            <w:pPr>
              <w:spacing w:line="240" w:lineRule="auto"/>
              <w:ind w:firstLine="0"/>
              <w:jc w:val="center"/>
              <w:rPr>
                <w:ins w:id="1328" w:author="Ruben" w:date="2016-12-12T09:28:00Z"/>
                <w:rFonts w:eastAsia="Times New Roman" w:cs="Calibri"/>
                <w:color w:val="000000"/>
                <w:rPrChange w:id="1329" w:author="Cristiano Cesario" w:date="2016-12-12T21:32:00Z">
                  <w:rPr>
                    <w:ins w:id="1330" w:author="Ruben" w:date="2016-12-12T09:28:00Z"/>
                    <w:rFonts w:ascii="Calibri" w:eastAsia="Times New Roman" w:hAnsi="Calibri" w:cs="Calibri"/>
                    <w:color w:val="000000"/>
                  </w:rPr>
                </w:rPrChange>
              </w:rPr>
            </w:pPr>
            <w:ins w:id="1331" w:author="Ruben" w:date="2016-12-12T09:28:00Z">
              <w:r w:rsidRPr="00AD7EB7">
                <w:rPr>
                  <w:rFonts w:eastAsia="Times New Roman" w:cs="Calibri"/>
                  <w:color w:val="000000"/>
                  <w:rPrChange w:id="1332" w:author="Cristiano Cesario" w:date="2016-12-12T21:32:00Z">
                    <w:rPr>
                      <w:rFonts w:ascii="Calibri" w:eastAsia="Times New Roman" w:hAnsi="Calibri" w:cs="Calibri"/>
                      <w:color w:val="000000"/>
                    </w:rPr>
                  </w:rPrChange>
                </w:rPr>
                <w:t>1710</w:t>
              </w:r>
            </w:ins>
          </w:p>
        </w:tc>
        <w:tc>
          <w:tcPr>
            <w:tcW w:w="1219" w:type="dxa"/>
            <w:tcBorders>
              <w:top w:val="nil"/>
              <w:left w:val="nil"/>
              <w:bottom w:val="single" w:sz="4" w:space="0" w:color="auto"/>
              <w:right w:val="single" w:sz="8" w:space="0" w:color="auto"/>
            </w:tcBorders>
            <w:shd w:val="clear" w:color="auto" w:fill="auto"/>
            <w:noWrap/>
            <w:vAlign w:val="center"/>
            <w:hideMark/>
            <w:tcPrChange w:id="1333"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7F264297" w14:textId="77777777" w:rsidR="00A77859" w:rsidRPr="00AD7EB7" w:rsidRDefault="00A77859" w:rsidP="00A77859">
            <w:pPr>
              <w:spacing w:line="240" w:lineRule="auto"/>
              <w:ind w:firstLine="0"/>
              <w:jc w:val="center"/>
              <w:rPr>
                <w:ins w:id="1334" w:author="Ruben" w:date="2016-12-12T09:28:00Z"/>
                <w:rFonts w:eastAsia="Times New Roman" w:cs="Calibri"/>
                <w:bCs/>
                <w:color w:val="000000"/>
                <w:rPrChange w:id="1335" w:author="Cristiano Cesario" w:date="2016-12-12T21:32:00Z">
                  <w:rPr>
                    <w:ins w:id="1336" w:author="Ruben" w:date="2016-12-12T09:28:00Z"/>
                    <w:rFonts w:ascii="Calibri" w:eastAsia="Times New Roman" w:hAnsi="Calibri" w:cs="Calibri"/>
                    <w:b/>
                    <w:bCs/>
                    <w:color w:val="000000"/>
                  </w:rPr>
                </w:rPrChange>
              </w:rPr>
            </w:pPr>
            <w:ins w:id="1337" w:author="Ruben" w:date="2016-12-12T09:28:00Z">
              <w:r w:rsidRPr="00AD7EB7">
                <w:rPr>
                  <w:rFonts w:eastAsia="Times New Roman" w:cs="Calibri"/>
                  <w:bCs/>
                  <w:color w:val="000000"/>
                  <w:rPrChange w:id="1338" w:author="Cristiano Cesario" w:date="2016-12-12T21:32:00Z">
                    <w:rPr>
                      <w:rFonts w:ascii="Calibri" w:eastAsia="Times New Roman" w:hAnsi="Calibri" w:cs="Calibri"/>
                      <w:b/>
                      <w:bCs/>
                      <w:color w:val="000000"/>
                    </w:rPr>
                  </w:rPrChange>
                </w:rPr>
                <w:t>8146</w:t>
              </w:r>
            </w:ins>
          </w:p>
        </w:tc>
      </w:tr>
      <w:tr w:rsidR="00A77859" w:rsidRPr="00AD7EB7" w14:paraId="46A02AD2" w14:textId="77777777" w:rsidTr="00AD7EB7">
        <w:trPr>
          <w:trHeight w:val="288"/>
          <w:ins w:id="1339" w:author="Ruben" w:date="2016-12-12T09:28:00Z"/>
          <w:trPrChange w:id="1340"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341"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1006DE84" w14:textId="77777777" w:rsidR="00A77859" w:rsidRPr="00AD7EB7" w:rsidRDefault="00A77859" w:rsidP="00A77859">
            <w:pPr>
              <w:spacing w:line="240" w:lineRule="auto"/>
              <w:ind w:firstLine="0"/>
              <w:jc w:val="left"/>
              <w:rPr>
                <w:ins w:id="1342" w:author="Ruben" w:date="2016-12-12T09:28:00Z"/>
                <w:rFonts w:eastAsia="Times New Roman" w:cs="Calibri"/>
                <w:color w:val="000000"/>
                <w:rPrChange w:id="1343" w:author="Cristiano Cesario" w:date="2016-12-12T21:32:00Z">
                  <w:rPr>
                    <w:ins w:id="1344" w:author="Ruben" w:date="2016-12-12T09:28:00Z"/>
                    <w:rFonts w:ascii="Calibri" w:eastAsia="Times New Roman" w:hAnsi="Calibri" w:cs="Calibri"/>
                    <w:color w:val="000000"/>
                  </w:rPr>
                </w:rPrChange>
              </w:rPr>
            </w:pPr>
            <w:ins w:id="1345" w:author="Ruben" w:date="2016-12-12T09:28:00Z">
              <w:r w:rsidRPr="00AD7EB7">
                <w:rPr>
                  <w:rFonts w:eastAsia="Times New Roman" w:cs="Calibri"/>
                  <w:color w:val="000000"/>
                  <w:rPrChange w:id="1346" w:author="Cristiano Cesario" w:date="2016-12-12T21:32:00Z">
                    <w:rPr>
                      <w:rFonts w:ascii="Calibri" w:eastAsia="Times New Roman" w:hAnsi="Calibri" w:cs="Calibri"/>
                      <w:color w:val="000000"/>
                    </w:rPr>
                  </w:rPrChange>
                </w:rPr>
                <w:t>Tortoise Git</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347"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72932A6B" w14:textId="77777777" w:rsidR="00A77859" w:rsidRPr="00AD7EB7" w:rsidRDefault="00A77859" w:rsidP="00A77859">
            <w:pPr>
              <w:spacing w:line="240" w:lineRule="auto"/>
              <w:ind w:firstLine="0"/>
              <w:jc w:val="center"/>
              <w:rPr>
                <w:ins w:id="1348" w:author="Ruben" w:date="2016-12-12T09:28:00Z"/>
                <w:rFonts w:eastAsia="Times New Roman" w:cs="Calibri"/>
                <w:color w:val="000000"/>
                <w:rPrChange w:id="1349" w:author="Cristiano Cesario" w:date="2016-12-12T21:32:00Z">
                  <w:rPr>
                    <w:ins w:id="1350" w:author="Ruben" w:date="2016-12-12T09:28:00Z"/>
                    <w:rFonts w:ascii="Calibri" w:eastAsia="Times New Roman" w:hAnsi="Calibri" w:cs="Calibri"/>
                    <w:color w:val="000000"/>
                  </w:rPr>
                </w:rPrChange>
              </w:rPr>
            </w:pPr>
            <w:ins w:id="1351" w:author="Ruben" w:date="2016-12-12T09:28:00Z">
              <w:r w:rsidRPr="00AD7EB7">
                <w:rPr>
                  <w:rFonts w:eastAsia="Times New Roman" w:cs="Calibri"/>
                  <w:color w:val="000000"/>
                  <w:rPrChange w:id="1352" w:author="Cristiano Cesario" w:date="2016-12-12T21:32:00Z">
                    <w:rPr>
                      <w:rFonts w:ascii="Calibri" w:eastAsia="Times New Roman" w:hAnsi="Calibri" w:cs="Calibri"/>
                      <w:color w:val="000000"/>
                    </w:rPr>
                  </w:rPrChange>
                </w:rPr>
                <w:t>168</w:t>
              </w:r>
            </w:ins>
          </w:p>
        </w:tc>
        <w:tc>
          <w:tcPr>
            <w:tcW w:w="850" w:type="dxa"/>
            <w:tcBorders>
              <w:top w:val="nil"/>
              <w:left w:val="nil"/>
              <w:bottom w:val="single" w:sz="4" w:space="0" w:color="auto"/>
              <w:right w:val="single" w:sz="8" w:space="0" w:color="auto"/>
            </w:tcBorders>
            <w:shd w:val="clear" w:color="auto" w:fill="auto"/>
            <w:noWrap/>
            <w:vAlign w:val="center"/>
            <w:hideMark/>
            <w:tcPrChange w:id="1353"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12CF3B1E" w14:textId="77777777" w:rsidR="00A77859" w:rsidRPr="00AD7EB7" w:rsidRDefault="00A77859" w:rsidP="00A77859">
            <w:pPr>
              <w:spacing w:line="240" w:lineRule="auto"/>
              <w:ind w:firstLine="0"/>
              <w:jc w:val="center"/>
              <w:rPr>
                <w:ins w:id="1354" w:author="Ruben" w:date="2016-12-12T09:28:00Z"/>
                <w:rFonts w:eastAsia="Times New Roman" w:cs="Calibri"/>
                <w:color w:val="000000"/>
                <w:rPrChange w:id="1355" w:author="Cristiano Cesario" w:date="2016-12-12T21:32:00Z">
                  <w:rPr>
                    <w:ins w:id="1356" w:author="Ruben" w:date="2016-12-12T09:28:00Z"/>
                    <w:rFonts w:ascii="Calibri" w:eastAsia="Times New Roman" w:hAnsi="Calibri" w:cs="Calibri"/>
                    <w:color w:val="000000"/>
                  </w:rPr>
                </w:rPrChange>
              </w:rPr>
            </w:pPr>
            <w:ins w:id="1357" w:author="Ruben" w:date="2016-12-12T09:28:00Z">
              <w:r w:rsidRPr="00AD7EB7">
                <w:rPr>
                  <w:rFonts w:eastAsia="Times New Roman" w:cs="Calibri"/>
                  <w:color w:val="000000"/>
                  <w:rPrChange w:id="1358" w:author="Cristiano Cesario" w:date="2016-12-12T21:32:00Z">
                    <w:rPr>
                      <w:rFonts w:ascii="Calibri" w:eastAsia="Times New Roman" w:hAnsi="Calibri" w:cs="Calibri"/>
                      <w:color w:val="000000"/>
                    </w:rPr>
                  </w:rPrChange>
                </w:rPr>
                <w:t>3518</w:t>
              </w:r>
            </w:ins>
          </w:p>
        </w:tc>
        <w:tc>
          <w:tcPr>
            <w:tcW w:w="1219" w:type="dxa"/>
            <w:tcBorders>
              <w:top w:val="nil"/>
              <w:left w:val="nil"/>
              <w:bottom w:val="single" w:sz="4" w:space="0" w:color="auto"/>
              <w:right w:val="single" w:sz="8" w:space="0" w:color="auto"/>
            </w:tcBorders>
            <w:shd w:val="clear" w:color="auto" w:fill="auto"/>
            <w:noWrap/>
            <w:vAlign w:val="center"/>
            <w:hideMark/>
            <w:tcPrChange w:id="1359"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331BA546" w14:textId="77777777" w:rsidR="00A77859" w:rsidRPr="00AD7EB7" w:rsidRDefault="00A77859" w:rsidP="00A77859">
            <w:pPr>
              <w:spacing w:line="240" w:lineRule="auto"/>
              <w:ind w:firstLine="0"/>
              <w:jc w:val="center"/>
              <w:rPr>
                <w:ins w:id="1360" w:author="Ruben" w:date="2016-12-12T09:28:00Z"/>
                <w:rFonts w:eastAsia="Times New Roman" w:cs="Calibri"/>
                <w:bCs/>
                <w:color w:val="000000"/>
                <w:rPrChange w:id="1361" w:author="Cristiano Cesario" w:date="2016-12-12T21:32:00Z">
                  <w:rPr>
                    <w:ins w:id="1362" w:author="Ruben" w:date="2016-12-12T09:28:00Z"/>
                    <w:rFonts w:ascii="Calibri" w:eastAsia="Times New Roman" w:hAnsi="Calibri" w:cs="Calibri"/>
                    <w:b/>
                    <w:bCs/>
                    <w:color w:val="000000"/>
                  </w:rPr>
                </w:rPrChange>
              </w:rPr>
            </w:pPr>
            <w:ins w:id="1363" w:author="Ruben" w:date="2016-12-12T09:28:00Z">
              <w:r w:rsidRPr="00AD7EB7">
                <w:rPr>
                  <w:rFonts w:eastAsia="Times New Roman" w:cs="Calibri"/>
                  <w:bCs/>
                  <w:color w:val="000000"/>
                  <w:rPrChange w:id="1364" w:author="Cristiano Cesario" w:date="2016-12-12T21:32:00Z">
                    <w:rPr>
                      <w:rFonts w:ascii="Calibri" w:eastAsia="Times New Roman" w:hAnsi="Calibri" w:cs="Calibri"/>
                      <w:b/>
                      <w:bCs/>
                      <w:color w:val="000000"/>
                    </w:rPr>
                  </w:rPrChange>
                </w:rPr>
                <w:t>8442</w:t>
              </w:r>
            </w:ins>
          </w:p>
        </w:tc>
      </w:tr>
      <w:tr w:rsidR="00A77859" w:rsidRPr="00AD7EB7" w14:paraId="73BAD2A6" w14:textId="77777777" w:rsidTr="00AD7EB7">
        <w:trPr>
          <w:trHeight w:val="288"/>
          <w:ins w:id="1365" w:author="Ruben" w:date="2016-12-12T09:28:00Z"/>
          <w:trPrChange w:id="1366"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367"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0997A391" w14:textId="77777777" w:rsidR="00A77859" w:rsidRPr="00AD7EB7" w:rsidRDefault="00A77859" w:rsidP="00A77859">
            <w:pPr>
              <w:spacing w:line="240" w:lineRule="auto"/>
              <w:ind w:firstLine="0"/>
              <w:jc w:val="left"/>
              <w:rPr>
                <w:ins w:id="1368" w:author="Ruben" w:date="2016-12-12T09:28:00Z"/>
                <w:rFonts w:eastAsia="Times New Roman" w:cs="Calibri"/>
                <w:color w:val="000000"/>
                <w:rPrChange w:id="1369" w:author="Cristiano Cesario" w:date="2016-12-12T21:32:00Z">
                  <w:rPr>
                    <w:ins w:id="1370" w:author="Ruben" w:date="2016-12-12T09:28:00Z"/>
                    <w:rFonts w:ascii="Calibri" w:eastAsia="Times New Roman" w:hAnsi="Calibri" w:cs="Calibri"/>
                    <w:color w:val="000000"/>
                  </w:rPr>
                </w:rPrChange>
              </w:rPr>
            </w:pPr>
            <w:ins w:id="1371" w:author="Ruben" w:date="2016-12-12T09:28:00Z">
              <w:r w:rsidRPr="00AD7EB7">
                <w:rPr>
                  <w:rFonts w:eastAsia="Times New Roman" w:cs="Calibri"/>
                  <w:color w:val="000000"/>
                  <w:rPrChange w:id="1372" w:author="Cristiano Cesario" w:date="2016-12-12T21:32:00Z">
                    <w:rPr>
                      <w:rFonts w:ascii="Calibri" w:eastAsia="Times New Roman" w:hAnsi="Calibri" w:cs="Calibri"/>
                      <w:color w:val="000000"/>
                    </w:rPr>
                  </w:rPrChange>
                </w:rPr>
                <w:t>Drupal</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373"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196AAD06" w14:textId="77777777" w:rsidR="00A77859" w:rsidRPr="00AD7EB7" w:rsidRDefault="00A77859" w:rsidP="00A77859">
            <w:pPr>
              <w:spacing w:line="240" w:lineRule="auto"/>
              <w:ind w:firstLine="0"/>
              <w:jc w:val="center"/>
              <w:rPr>
                <w:ins w:id="1374" w:author="Ruben" w:date="2016-12-12T09:28:00Z"/>
                <w:rFonts w:eastAsia="Times New Roman" w:cs="Calibri"/>
                <w:color w:val="000000"/>
                <w:rPrChange w:id="1375" w:author="Cristiano Cesario" w:date="2016-12-12T21:32:00Z">
                  <w:rPr>
                    <w:ins w:id="1376" w:author="Ruben" w:date="2016-12-12T09:28:00Z"/>
                    <w:rFonts w:ascii="Calibri" w:eastAsia="Times New Roman" w:hAnsi="Calibri" w:cs="Calibri"/>
                    <w:color w:val="000000"/>
                  </w:rPr>
                </w:rPrChange>
              </w:rPr>
            </w:pPr>
            <w:ins w:id="1377" w:author="Ruben" w:date="2016-12-12T09:28:00Z">
              <w:r w:rsidRPr="00AD7EB7">
                <w:rPr>
                  <w:rFonts w:eastAsia="Times New Roman" w:cs="Calibri"/>
                  <w:color w:val="000000"/>
                  <w:rPrChange w:id="1378" w:author="Cristiano Cesario" w:date="2016-12-12T21:32:00Z">
                    <w:rPr>
                      <w:rFonts w:ascii="Calibri" w:eastAsia="Times New Roman" w:hAnsi="Calibri" w:cs="Calibri"/>
                      <w:color w:val="000000"/>
                    </w:rPr>
                  </w:rPrChange>
                </w:rPr>
                <w:t>176</w:t>
              </w:r>
            </w:ins>
          </w:p>
        </w:tc>
        <w:tc>
          <w:tcPr>
            <w:tcW w:w="850" w:type="dxa"/>
            <w:tcBorders>
              <w:top w:val="nil"/>
              <w:left w:val="nil"/>
              <w:bottom w:val="single" w:sz="4" w:space="0" w:color="auto"/>
              <w:right w:val="single" w:sz="8" w:space="0" w:color="auto"/>
            </w:tcBorders>
            <w:shd w:val="clear" w:color="auto" w:fill="auto"/>
            <w:noWrap/>
            <w:vAlign w:val="center"/>
            <w:hideMark/>
            <w:tcPrChange w:id="1379"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2C7C6D43" w14:textId="77777777" w:rsidR="00A77859" w:rsidRPr="00AD7EB7" w:rsidRDefault="00A77859" w:rsidP="00A77859">
            <w:pPr>
              <w:spacing w:line="240" w:lineRule="auto"/>
              <w:ind w:firstLine="0"/>
              <w:jc w:val="center"/>
              <w:rPr>
                <w:ins w:id="1380" w:author="Ruben" w:date="2016-12-12T09:28:00Z"/>
                <w:rFonts w:eastAsia="Times New Roman" w:cs="Calibri"/>
                <w:color w:val="000000"/>
                <w:rPrChange w:id="1381" w:author="Cristiano Cesario" w:date="2016-12-12T21:32:00Z">
                  <w:rPr>
                    <w:ins w:id="1382" w:author="Ruben" w:date="2016-12-12T09:28:00Z"/>
                    <w:rFonts w:ascii="Calibri" w:eastAsia="Times New Roman" w:hAnsi="Calibri" w:cs="Calibri"/>
                    <w:color w:val="000000"/>
                  </w:rPr>
                </w:rPrChange>
              </w:rPr>
            </w:pPr>
            <w:ins w:id="1383" w:author="Ruben" w:date="2016-12-12T09:28:00Z">
              <w:r w:rsidRPr="00AD7EB7">
                <w:rPr>
                  <w:rFonts w:eastAsia="Times New Roman" w:cs="Calibri"/>
                  <w:color w:val="000000"/>
                  <w:rPrChange w:id="1384" w:author="Cristiano Cesario" w:date="2016-12-12T21:32:00Z">
                    <w:rPr>
                      <w:rFonts w:ascii="Calibri" w:eastAsia="Times New Roman" w:hAnsi="Calibri" w:cs="Calibri"/>
                      <w:color w:val="000000"/>
                    </w:rPr>
                  </w:rPrChange>
                </w:rPr>
                <w:t>10285</w:t>
              </w:r>
            </w:ins>
          </w:p>
        </w:tc>
        <w:tc>
          <w:tcPr>
            <w:tcW w:w="1219" w:type="dxa"/>
            <w:tcBorders>
              <w:top w:val="nil"/>
              <w:left w:val="nil"/>
              <w:bottom w:val="single" w:sz="4" w:space="0" w:color="auto"/>
              <w:right w:val="single" w:sz="8" w:space="0" w:color="auto"/>
            </w:tcBorders>
            <w:shd w:val="clear" w:color="auto" w:fill="auto"/>
            <w:noWrap/>
            <w:vAlign w:val="center"/>
            <w:hideMark/>
            <w:tcPrChange w:id="1385"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3C787204" w14:textId="77777777" w:rsidR="00A77859" w:rsidRPr="00AD7EB7" w:rsidRDefault="00A77859" w:rsidP="00A77859">
            <w:pPr>
              <w:spacing w:line="240" w:lineRule="auto"/>
              <w:ind w:firstLine="0"/>
              <w:jc w:val="center"/>
              <w:rPr>
                <w:ins w:id="1386" w:author="Ruben" w:date="2016-12-12T09:28:00Z"/>
                <w:rFonts w:eastAsia="Times New Roman" w:cs="Calibri"/>
                <w:bCs/>
                <w:color w:val="000000"/>
                <w:rPrChange w:id="1387" w:author="Cristiano Cesario" w:date="2016-12-12T21:32:00Z">
                  <w:rPr>
                    <w:ins w:id="1388" w:author="Ruben" w:date="2016-12-12T09:28:00Z"/>
                    <w:rFonts w:ascii="Calibri" w:eastAsia="Times New Roman" w:hAnsi="Calibri" w:cs="Calibri"/>
                    <w:b/>
                    <w:bCs/>
                    <w:color w:val="000000"/>
                  </w:rPr>
                </w:rPrChange>
              </w:rPr>
            </w:pPr>
            <w:ins w:id="1389" w:author="Ruben" w:date="2016-12-12T09:28:00Z">
              <w:r w:rsidRPr="00AD7EB7">
                <w:rPr>
                  <w:rFonts w:eastAsia="Times New Roman" w:cs="Calibri"/>
                  <w:bCs/>
                  <w:color w:val="000000"/>
                  <w:rPrChange w:id="1390" w:author="Cristiano Cesario" w:date="2016-12-12T21:32:00Z">
                    <w:rPr>
                      <w:rFonts w:ascii="Calibri" w:eastAsia="Times New Roman" w:hAnsi="Calibri" w:cs="Calibri"/>
                      <w:b/>
                      <w:bCs/>
                      <w:color w:val="000000"/>
                    </w:rPr>
                  </w:rPrChange>
                </w:rPr>
                <w:t>38047</w:t>
              </w:r>
            </w:ins>
          </w:p>
        </w:tc>
      </w:tr>
      <w:tr w:rsidR="00A77859" w:rsidRPr="00AD7EB7" w14:paraId="071ECABA" w14:textId="77777777" w:rsidTr="00AD7EB7">
        <w:trPr>
          <w:trHeight w:val="288"/>
          <w:ins w:id="1391" w:author="Ruben" w:date="2016-12-12T09:28:00Z"/>
          <w:trPrChange w:id="1392" w:author="Cristiano Cesario" w:date="2016-12-12T21:32:00Z">
            <w:trPr>
              <w:trHeight w:val="288"/>
            </w:trPr>
          </w:trPrChange>
        </w:trPr>
        <w:tc>
          <w:tcPr>
            <w:tcW w:w="1362" w:type="dxa"/>
            <w:tcBorders>
              <w:top w:val="nil"/>
              <w:left w:val="single" w:sz="8" w:space="0" w:color="auto"/>
              <w:bottom w:val="single" w:sz="4" w:space="0" w:color="auto"/>
              <w:right w:val="nil"/>
            </w:tcBorders>
            <w:shd w:val="clear" w:color="auto" w:fill="auto"/>
            <w:noWrap/>
            <w:vAlign w:val="bottom"/>
            <w:hideMark/>
            <w:tcPrChange w:id="1393" w:author="Cristiano Cesario" w:date="2016-12-12T21:32:00Z">
              <w:tcPr>
                <w:tcW w:w="1520" w:type="dxa"/>
                <w:tcBorders>
                  <w:top w:val="nil"/>
                  <w:left w:val="single" w:sz="8" w:space="0" w:color="auto"/>
                  <w:bottom w:val="single" w:sz="4" w:space="0" w:color="auto"/>
                  <w:right w:val="nil"/>
                </w:tcBorders>
                <w:shd w:val="clear" w:color="auto" w:fill="auto"/>
                <w:noWrap/>
                <w:vAlign w:val="bottom"/>
                <w:hideMark/>
              </w:tcPr>
            </w:tcPrChange>
          </w:tcPr>
          <w:p w14:paraId="61302A48" w14:textId="77777777" w:rsidR="00A77859" w:rsidRPr="00AD7EB7" w:rsidRDefault="00A77859" w:rsidP="00A77859">
            <w:pPr>
              <w:spacing w:line="240" w:lineRule="auto"/>
              <w:ind w:firstLine="0"/>
              <w:jc w:val="left"/>
              <w:rPr>
                <w:ins w:id="1394" w:author="Ruben" w:date="2016-12-12T09:28:00Z"/>
                <w:rFonts w:eastAsia="Times New Roman" w:cs="Calibri"/>
                <w:color w:val="000000"/>
                <w:rPrChange w:id="1395" w:author="Cristiano Cesario" w:date="2016-12-12T21:32:00Z">
                  <w:rPr>
                    <w:ins w:id="1396" w:author="Ruben" w:date="2016-12-12T09:28:00Z"/>
                    <w:rFonts w:ascii="Calibri" w:eastAsia="Times New Roman" w:hAnsi="Calibri" w:cs="Calibri"/>
                    <w:color w:val="000000"/>
                  </w:rPr>
                </w:rPrChange>
              </w:rPr>
            </w:pPr>
            <w:ins w:id="1397" w:author="Ruben" w:date="2016-12-12T09:28:00Z">
              <w:r w:rsidRPr="00AD7EB7">
                <w:rPr>
                  <w:rFonts w:eastAsia="Times New Roman" w:cs="Calibri"/>
                  <w:color w:val="000000"/>
                  <w:rPrChange w:id="1398" w:author="Cristiano Cesario" w:date="2016-12-12T21:32:00Z">
                    <w:rPr>
                      <w:rFonts w:ascii="Calibri" w:eastAsia="Times New Roman" w:hAnsi="Calibri" w:cs="Calibri"/>
                      <w:color w:val="000000"/>
                    </w:rPr>
                  </w:rPrChange>
                </w:rPr>
                <w:t xml:space="preserve">Expresso </w:t>
              </w:r>
              <w:r w:rsidRPr="00AD7EB7">
                <w:rPr>
                  <w:rFonts w:eastAsia="Times New Roman" w:cs="Calibri"/>
                  <w:color w:val="000000"/>
                  <w:rPrChange w:id="1399" w:author="Cristiano Cesario" w:date="2016-12-12T21:32:00Z">
                    <w:rPr>
                      <w:rFonts w:ascii="Calibri" w:eastAsia="Times New Roman" w:hAnsi="Calibri" w:cs="Calibri"/>
                      <w:color w:val="000000"/>
                    </w:rPr>
                  </w:rPrChange>
                </w:rPr>
                <w:lastRenderedPageBreak/>
                <w:t>Livre</w:t>
              </w:r>
            </w:ins>
          </w:p>
        </w:tc>
        <w:tc>
          <w:tcPr>
            <w:tcW w:w="1811" w:type="dxa"/>
            <w:tcBorders>
              <w:top w:val="nil"/>
              <w:left w:val="single" w:sz="8" w:space="0" w:color="auto"/>
              <w:bottom w:val="single" w:sz="4" w:space="0" w:color="auto"/>
              <w:right w:val="single" w:sz="8" w:space="0" w:color="auto"/>
            </w:tcBorders>
            <w:shd w:val="clear" w:color="auto" w:fill="auto"/>
            <w:noWrap/>
            <w:vAlign w:val="center"/>
            <w:hideMark/>
            <w:tcPrChange w:id="1400" w:author="Cristiano Cesario" w:date="2016-12-12T21:32:00Z">
              <w:tcPr>
                <w:tcW w:w="1811" w:type="dxa"/>
                <w:tcBorders>
                  <w:top w:val="nil"/>
                  <w:left w:val="single" w:sz="8" w:space="0" w:color="auto"/>
                  <w:bottom w:val="single" w:sz="4" w:space="0" w:color="auto"/>
                  <w:right w:val="single" w:sz="8" w:space="0" w:color="auto"/>
                </w:tcBorders>
                <w:shd w:val="clear" w:color="auto" w:fill="auto"/>
                <w:noWrap/>
                <w:vAlign w:val="center"/>
                <w:hideMark/>
              </w:tcPr>
            </w:tcPrChange>
          </w:tcPr>
          <w:p w14:paraId="0FD2EF4A" w14:textId="77777777" w:rsidR="00A77859" w:rsidRPr="00AD7EB7" w:rsidRDefault="00A77859" w:rsidP="00A77859">
            <w:pPr>
              <w:spacing w:line="240" w:lineRule="auto"/>
              <w:ind w:firstLine="0"/>
              <w:jc w:val="center"/>
              <w:rPr>
                <w:ins w:id="1401" w:author="Ruben" w:date="2016-12-12T09:28:00Z"/>
                <w:rFonts w:eastAsia="Times New Roman" w:cs="Calibri"/>
                <w:color w:val="000000"/>
                <w:rPrChange w:id="1402" w:author="Cristiano Cesario" w:date="2016-12-12T21:32:00Z">
                  <w:rPr>
                    <w:ins w:id="1403" w:author="Ruben" w:date="2016-12-12T09:28:00Z"/>
                    <w:rFonts w:ascii="Calibri" w:eastAsia="Times New Roman" w:hAnsi="Calibri" w:cs="Calibri"/>
                    <w:color w:val="000000"/>
                  </w:rPr>
                </w:rPrChange>
              </w:rPr>
            </w:pPr>
            <w:ins w:id="1404" w:author="Ruben" w:date="2016-12-12T09:28:00Z">
              <w:r w:rsidRPr="00AD7EB7">
                <w:rPr>
                  <w:rFonts w:eastAsia="Times New Roman" w:cs="Calibri"/>
                  <w:color w:val="000000"/>
                  <w:rPrChange w:id="1405" w:author="Cristiano Cesario" w:date="2016-12-12T21:32:00Z">
                    <w:rPr>
                      <w:rFonts w:ascii="Calibri" w:eastAsia="Times New Roman" w:hAnsi="Calibri" w:cs="Calibri"/>
                      <w:color w:val="000000"/>
                    </w:rPr>
                  </w:rPrChange>
                </w:rPr>
                <w:lastRenderedPageBreak/>
                <w:t>366</w:t>
              </w:r>
            </w:ins>
          </w:p>
        </w:tc>
        <w:tc>
          <w:tcPr>
            <w:tcW w:w="850" w:type="dxa"/>
            <w:tcBorders>
              <w:top w:val="nil"/>
              <w:left w:val="nil"/>
              <w:bottom w:val="single" w:sz="4" w:space="0" w:color="auto"/>
              <w:right w:val="single" w:sz="8" w:space="0" w:color="auto"/>
            </w:tcBorders>
            <w:shd w:val="clear" w:color="auto" w:fill="auto"/>
            <w:noWrap/>
            <w:vAlign w:val="center"/>
            <w:hideMark/>
            <w:tcPrChange w:id="1406" w:author="Cristiano Cesario" w:date="2016-12-12T21:32:00Z">
              <w:tcPr>
                <w:tcW w:w="850" w:type="dxa"/>
                <w:tcBorders>
                  <w:top w:val="nil"/>
                  <w:left w:val="nil"/>
                  <w:bottom w:val="single" w:sz="4" w:space="0" w:color="auto"/>
                  <w:right w:val="single" w:sz="8" w:space="0" w:color="auto"/>
                </w:tcBorders>
                <w:shd w:val="clear" w:color="auto" w:fill="auto"/>
                <w:noWrap/>
                <w:vAlign w:val="center"/>
                <w:hideMark/>
              </w:tcPr>
            </w:tcPrChange>
          </w:tcPr>
          <w:p w14:paraId="2A32A946" w14:textId="77777777" w:rsidR="00A77859" w:rsidRPr="00AD7EB7" w:rsidRDefault="00A77859" w:rsidP="00A77859">
            <w:pPr>
              <w:spacing w:line="240" w:lineRule="auto"/>
              <w:ind w:firstLine="0"/>
              <w:jc w:val="center"/>
              <w:rPr>
                <w:ins w:id="1407" w:author="Ruben" w:date="2016-12-12T09:28:00Z"/>
                <w:rFonts w:eastAsia="Times New Roman" w:cs="Calibri"/>
                <w:color w:val="000000"/>
                <w:rPrChange w:id="1408" w:author="Cristiano Cesario" w:date="2016-12-12T21:32:00Z">
                  <w:rPr>
                    <w:ins w:id="1409" w:author="Ruben" w:date="2016-12-12T09:28:00Z"/>
                    <w:rFonts w:ascii="Calibri" w:eastAsia="Times New Roman" w:hAnsi="Calibri" w:cs="Calibri"/>
                    <w:color w:val="000000"/>
                  </w:rPr>
                </w:rPrChange>
              </w:rPr>
            </w:pPr>
            <w:ins w:id="1410" w:author="Ruben" w:date="2016-12-12T09:28:00Z">
              <w:r w:rsidRPr="00AD7EB7">
                <w:rPr>
                  <w:rFonts w:eastAsia="Times New Roman" w:cs="Calibri"/>
                  <w:color w:val="000000"/>
                  <w:rPrChange w:id="1411" w:author="Cristiano Cesario" w:date="2016-12-12T21:32:00Z">
                    <w:rPr>
                      <w:rFonts w:ascii="Calibri" w:eastAsia="Times New Roman" w:hAnsi="Calibri" w:cs="Calibri"/>
                      <w:color w:val="000000"/>
                    </w:rPr>
                  </w:rPrChange>
                </w:rPr>
                <w:t>21592</w:t>
              </w:r>
            </w:ins>
          </w:p>
        </w:tc>
        <w:tc>
          <w:tcPr>
            <w:tcW w:w="1219" w:type="dxa"/>
            <w:tcBorders>
              <w:top w:val="nil"/>
              <w:left w:val="nil"/>
              <w:bottom w:val="single" w:sz="4" w:space="0" w:color="auto"/>
              <w:right w:val="single" w:sz="8" w:space="0" w:color="auto"/>
            </w:tcBorders>
            <w:shd w:val="clear" w:color="auto" w:fill="auto"/>
            <w:noWrap/>
            <w:vAlign w:val="center"/>
            <w:hideMark/>
            <w:tcPrChange w:id="1412" w:author="Cristiano Cesario" w:date="2016-12-12T21:32:00Z">
              <w:tcPr>
                <w:tcW w:w="1219" w:type="dxa"/>
                <w:tcBorders>
                  <w:top w:val="nil"/>
                  <w:left w:val="nil"/>
                  <w:bottom w:val="single" w:sz="4" w:space="0" w:color="auto"/>
                  <w:right w:val="single" w:sz="8" w:space="0" w:color="auto"/>
                </w:tcBorders>
                <w:shd w:val="clear" w:color="auto" w:fill="auto"/>
                <w:noWrap/>
                <w:vAlign w:val="center"/>
                <w:hideMark/>
              </w:tcPr>
            </w:tcPrChange>
          </w:tcPr>
          <w:p w14:paraId="7494AF87" w14:textId="77777777" w:rsidR="00A77859" w:rsidRPr="00AD7EB7" w:rsidRDefault="00A77859" w:rsidP="00A77859">
            <w:pPr>
              <w:spacing w:line="240" w:lineRule="auto"/>
              <w:ind w:firstLine="0"/>
              <w:jc w:val="center"/>
              <w:rPr>
                <w:ins w:id="1413" w:author="Ruben" w:date="2016-12-12T09:28:00Z"/>
                <w:rFonts w:eastAsia="Times New Roman" w:cs="Calibri"/>
                <w:bCs/>
                <w:color w:val="000000"/>
                <w:rPrChange w:id="1414" w:author="Cristiano Cesario" w:date="2016-12-12T21:32:00Z">
                  <w:rPr>
                    <w:ins w:id="1415" w:author="Ruben" w:date="2016-12-12T09:28:00Z"/>
                    <w:rFonts w:ascii="Calibri" w:eastAsia="Times New Roman" w:hAnsi="Calibri" w:cs="Calibri"/>
                    <w:b/>
                    <w:bCs/>
                    <w:color w:val="000000"/>
                  </w:rPr>
                </w:rPrChange>
              </w:rPr>
            </w:pPr>
            <w:ins w:id="1416" w:author="Ruben" w:date="2016-12-12T09:28:00Z">
              <w:r w:rsidRPr="00AD7EB7">
                <w:rPr>
                  <w:rFonts w:eastAsia="Times New Roman" w:cs="Calibri"/>
                  <w:bCs/>
                  <w:color w:val="000000"/>
                  <w:rPrChange w:id="1417" w:author="Cristiano Cesario" w:date="2016-12-12T21:32:00Z">
                    <w:rPr>
                      <w:rFonts w:ascii="Calibri" w:eastAsia="Times New Roman" w:hAnsi="Calibri" w:cs="Calibri"/>
                      <w:b/>
                      <w:bCs/>
                      <w:color w:val="000000"/>
                    </w:rPr>
                  </w:rPrChange>
                </w:rPr>
                <w:t>27079</w:t>
              </w:r>
            </w:ins>
          </w:p>
        </w:tc>
      </w:tr>
      <w:tr w:rsidR="00A77859" w:rsidRPr="00AD7EB7" w14:paraId="7762E0B9" w14:textId="77777777" w:rsidTr="00AD7EB7">
        <w:trPr>
          <w:trHeight w:val="300"/>
          <w:ins w:id="1418" w:author="Ruben" w:date="2016-12-12T09:28:00Z"/>
          <w:trPrChange w:id="1419" w:author="Cristiano Cesario" w:date="2016-12-12T21:32:00Z">
            <w:trPr>
              <w:trHeight w:val="300"/>
            </w:trPr>
          </w:trPrChange>
        </w:trPr>
        <w:tc>
          <w:tcPr>
            <w:tcW w:w="1362" w:type="dxa"/>
            <w:tcBorders>
              <w:top w:val="nil"/>
              <w:left w:val="single" w:sz="8" w:space="0" w:color="auto"/>
              <w:bottom w:val="single" w:sz="8" w:space="0" w:color="auto"/>
              <w:right w:val="nil"/>
            </w:tcBorders>
            <w:shd w:val="clear" w:color="auto" w:fill="auto"/>
            <w:noWrap/>
            <w:vAlign w:val="bottom"/>
            <w:hideMark/>
            <w:tcPrChange w:id="1420" w:author="Cristiano Cesario" w:date="2016-12-12T21:32:00Z">
              <w:tcPr>
                <w:tcW w:w="1520" w:type="dxa"/>
                <w:tcBorders>
                  <w:top w:val="nil"/>
                  <w:left w:val="single" w:sz="8" w:space="0" w:color="auto"/>
                  <w:bottom w:val="single" w:sz="8" w:space="0" w:color="auto"/>
                  <w:right w:val="nil"/>
                </w:tcBorders>
                <w:shd w:val="clear" w:color="auto" w:fill="auto"/>
                <w:noWrap/>
                <w:vAlign w:val="bottom"/>
                <w:hideMark/>
              </w:tcPr>
            </w:tcPrChange>
          </w:tcPr>
          <w:p w14:paraId="4353FEA3" w14:textId="77777777" w:rsidR="00A77859" w:rsidRPr="00AD7EB7" w:rsidRDefault="00A77859" w:rsidP="00A77859">
            <w:pPr>
              <w:spacing w:line="240" w:lineRule="auto"/>
              <w:ind w:firstLine="0"/>
              <w:jc w:val="left"/>
              <w:rPr>
                <w:ins w:id="1421" w:author="Ruben" w:date="2016-12-12T09:28:00Z"/>
                <w:rFonts w:eastAsia="Times New Roman" w:cs="Calibri"/>
                <w:color w:val="000000"/>
                <w:rPrChange w:id="1422" w:author="Cristiano Cesario" w:date="2016-12-12T21:32:00Z">
                  <w:rPr>
                    <w:ins w:id="1423" w:author="Ruben" w:date="2016-12-12T09:28:00Z"/>
                    <w:rFonts w:ascii="Calibri" w:eastAsia="Times New Roman" w:hAnsi="Calibri" w:cs="Calibri"/>
                    <w:color w:val="000000"/>
                  </w:rPr>
                </w:rPrChange>
              </w:rPr>
            </w:pPr>
            <w:ins w:id="1424" w:author="Ruben" w:date="2016-12-12T09:28:00Z">
              <w:r w:rsidRPr="00AD7EB7">
                <w:rPr>
                  <w:rFonts w:eastAsia="Times New Roman" w:cs="Calibri"/>
                  <w:color w:val="000000"/>
                  <w:rPrChange w:id="1425" w:author="Cristiano Cesario" w:date="2016-12-12T21:32:00Z">
                    <w:rPr>
                      <w:rFonts w:ascii="Calibri" w:eastAsia="Times New Roman" w:hAnsi="Calibri" w:cs="Calibri"/>
                      <w:color w:val="000000"/>
                    </w:rPr>
                  </w:rPrChange>
                </w:rPr>
                <w:t>Git</w:t>
              </w:r>
            </w:ins>
          </w:p>
        </w:tc>
        <w:tc>
          <w:tcPr>
            <w:tcW w:w="1811" w:type="dxa"/>
            <w:tcBorders>
              <w:top w:val="nil"/>
              <w:left w:val="single" w:sz="8" w:space="0" w:color="auto"/>
              <w:bottom w:val="single" w:sz="8" w:space="0" w:color="auto"/>
              <w:right w:val="single" w:sz="8" w:space="0" w:color="auto"/>
            </w:tcBorders>
            <w:shd w:val="clear" w:color="auto" w:fill="auto"/>
            <w:noWrap/>
            <w:vAlign w:val="center"/>
            <w:hideMark/>
            <w:tcPrChange w:id="1426" w:author="Cristiano Cesario" w:date="2016-12-12T21:32:00Z">
              <w:tcPr>
                <w:tcW w:w="1811" w:type="dxa"/>
                <w:tcBorders>
                  <w:top w:val="nil"/>
                  <w:left w:val="single" w:sz="8" w:space="0" w:color="auto"/>
                  <w:bottom w:val="single" w:sz="8" w:space="0" w:color="auto"/>
                  <w:right w:val="single" w:sz="8" w:space="0" w:color="auto"/>
                </w:tcBorders>
                <w:shd w:val="clear" w:color="auto" w:fill="auto"/>
                <w:noWrap/>
                <w:vAlign w:val="center"/>
                <w:hideMark/>
              </w:tcPr>
            </w:tcPrChange>
          </w:tcPr>
          <w:p w14:paraId="085C8E7B" w14:textId="77777777" w:rsidR="00A77859" w:rsidRPr="00AD7EB7" w:rsidRDefault="00A77859" w:rsidP="00A77859">
            <w:pPr>
              <w:spacing w:line="240" w:lineRule="auto"/>
              <w:ind w:firstLine="0"/>
              <w:jc w:val="center"/>
              <w:rPr>
                <w:ins w:id="1427" w:author="Ruben" w:date="2016-12-12T09:28:00Z"/>
                <w:rFonts w:eastAsia="Times New Roman" w:cs="Calibri"/>
                <w:color w:val="000000"/>
                <w:rPrChange w:id="1428" w:author="Cristiano Cesario" w:date="2016-12-12T21:32:00Z">
                  <w:rPr>
                    <w:ins w:id="1429" w:author="Ruben" w:date="2016-12-12T09:28:00Z"/>
                    <w:rFonts w:ascii="Calibri" w:eastAsia="Times New Roman" w:hAnsi="Calibri" w:cs="Calibri"/>
                    <w:color w:val="000000"/>
                  </w:rPr>
                </w:rPrChange>
              </w:rPr>
            </w:pPr>
            <w:ins w:id="1430" w:author="Ruben" w:date="2016-12-12T09:28:00Z">
              <w:r w:rsidRPr="00AD7EB7">
                <w:rPr>
                  <w:rFonts w:eastAsia="Times New Roman" w:cs="Calibri"/>
                  <w:color w:val="000000"/>
                  <w:rPrChange w:id="1431" w:author="Cristiano Cesario" w:date="2016-12-12T21:32:00Z">
                    <w:rPr>
                      <w:rFonts w:ascii="Calibri" w:eastAsia="Times New Roman" w:hAnsi="Calibri" w:cs="Calibri"/>
                      <w:color w:val="000000"/>
                    </w:rPr>
                  </w:rPrChange>
                </w:rPr>
                <w:t>104</w:t>
              </w:r>
            </w:ins>
          </w:p>
        </w:tc>
        <w:tc>
          <w:tcPr>
            <w:tcW w:w="850" w:type="dxa"/>
            <w:tcBorders>
              <w:top w:val="nil"/>
              <w:left w:val="nil"/>
              <w:bottom w:val="single" w:sz="8" w:space="0" w:color="auto"/>
              <w:right w:val="single" w:sz="8" w:space="0" w:color="auto"/>
            </w:tcBorders>
            <w:shd w:val="clear" w:color="auto" w:fill="auto"/>
            <w:noWrap/>
            <w:vAlign w:val="center"/>
            <w:hideMark/>
            <w:tcPrChange w:id="1432" w:author="Cristiano Cesario" w:date="2016-12-12T21:32:00Z">
              <w:tcPr>
                <w:tcW w:w="850" w:type="dxa"/>
                <w:tcBorders>
                  <w:top w:val="nil"/>
                  <w:left w:val="nil"/>
                  <w:bottom w:val="single" w:sz="8" w:space="0" w:color="auto"/>
                  <w:right w:val="single" w:sz="8" w:space="0" w:color="auto"/>
                </w:tcBorders>
                <w:shd w:val="clear" w:color="auto" w:fill="auto"/>
                <w:noWrap/>
                <w:vAlign w:val="center"/>
                <w:hideMark/>
              </w:tcPr>
            </w:tcPrChange>
          </w:tcPr>
          <w:p w14:paraId="61D2C14D" w14:textId="77777777" w:rsidR="00A77859" w:rsidRPr="00AD7EB7" w:rsidRDefault="00A77859" w:rsidP="00A77859">
            <w:pPr>
              <w:spacing w:line="240" w:lineRule="auto"/>
              <w:ind w:firstLine="0"/>
              <w:jc w:val="center"/>
              <w:rPr>
                <w:ins w:id="1433" w:author="Ruben" w:date="2016-12-12T09:28:00Z"/>
                <w:rFonts w:eastAsia="Times New Roman" w:cs="Calibri"/>
                <w:color w:val="000000"/>
                <w:rPrChange w:id="1434" w:author="Cristiano Cesario" w:date="2016-12-12T21:32:00Z">
                  <w:rPr>
                    <w:ins w:id="1435" w:author="Ruben" w:date="2016-12-12T09:28:00Z"/>
                    <w:rFonts w:ascii="Calibri" w:eastAsia="Times New Roman" w:hAnsi="Calibri" w:cs="Calibri"/>
                    <w:color w:val="000000"/>
                  </w:rPr>
                </w:rPrChange>
              </w:rPr>
            </w:pPr>
            <w:ins w:id="1436" w:author="Ruben" w:date="2016-12-12T09:28:00Z">
              <w:r w:rsidRPr="00AD7EB7">
                <w:rPr>
                  <w:rFonts w:eastAsia="Times New Roman" w:cs="Calibri"/>
                  <w:color w:val="000000"/>
                  <w:rPrChange w:id="1437" w:author="Cristiano Cesario" w:date="2016-12-12T21:32:00Z">
                    <w:rPr>
                      <w:rFonts w:ascii="Calibri" w:eastAsia="Times New Roman" w:hAnsi="Calibri" w:cs="Calibri"/>
                      <w:color w:val="000000"/>
                    </w:rPr>
                  </w:rPrChange>
                </w:rPr>
                <w:t>3026</w:t>
              </w:r>
            </w:ins>
          </w:p>
        </w:tc>
        <w:tc>
          <w:tcPr>
            <w:tcW w:w="1219" w:type="dxa"/>
            <w:tcBorders>
              <w:top w:val="nil"/>
              <w:left w:val="nil"/>
              <w:bottom w:val="single" w:sz="8" w:space="0" w:color="auto"/>
              <w:right w:val="single" w:sz="8" w:space="0" w:color="auto"/>
            </w:tcBorders>
            <w:shd w:val="clear" w:color="auto" w:fill="auto"/>
            <w:noWrap/>
            <w:vAlign w:val="center"/>
            <w:hideMark/>
            <w:tcPrChange w:id="1438" w:author="Cristiano Cesario" w:date="2016-12-12T21:32:00Z">
              <w:tcPr>
                <w:tcW w:w="1219" w:type="dxa"/>
                <w:tcBorders>
                  <w:top w:val="nil"/>
                  <w:left w:val="nil"/>
                  <w:bottom w:val="single" w:sz="8" w:space="0" w:color="auto"/>
                  <w:right w:val="single" w:sz="8" w:space="0" w:color="auto"/>
                </w:tcBorders>
                <w:shd w:val="clear" w:color="auto" w:fill="auto"/>
                <w:noWrap/>
                <w:vAlign w:val="center"/>
                <w:hideMark/>
              </w:tcPr>
            </w:tcPrChange>
          </w:tcPr>
          <w:p w14:paraId="6D4E7EC9" w14:textId="77777777" w:rsidR="00A77859" w:rsidRPr="00AD7EB7" w:rsidRDefault="00A77859" w:rsidP="00A77859">
            <w:pPr>
              <w:spacing w:line="240" w:lineRule="auto"/>
              <w:ind w:firstLine="0"/>
              <w:jc w:val="center"/>
              <w:rPr>
                <w:ins w:id="1439" w:author="Ruben" w:date="2016-12-12T09:28:00Z"/>
                <w:rFonts w:eastAsia="Times New Roman" w:cs="Calibri"/>
                <w:b/>
                <w:bCs/>
                <w:color w:val="000000"/>
                <w:rPrChange w:id="1440" w:author="Cristiano Cesario" w:date="2016-12-12T21:32:00Z">
                  <w:rPr>
                    <w:ins w:id="1441" w:author="Ruben" w:date="2016-12-12T09:28:00Z"/>
                    <w:rFonts w:ascii="Calibri" w:eastAsia="Times New Roman" w:hAnsi="Calibri" w:cs="Calibri"/>
                    <w:b/>
                    <w:bCs/>
                    <w:color w:val="000000"/>
                  </w:rPr>
                </w:rPrChange>
              </w:rPr>
            </w:pPr>
            <w:ins w:id="1442" w:author="Ruben" w:date="2016-12-12T09:28:00Z">
              <w:r w:rsidRPr="00AD7EB7">
                <w:rPr>
                  <w:rFonts w:eastAsia="Times New Roman" w:cs="Calibri"/>
                  <w:b/>
                  <w:bCs/>
                  <w:color w:val="000000"/>
                  <w:rPrChange w:id="1443" w:author="Cristiano Cesario" w:date="2016-12-12T21:32:00Z">
                    <w:rPr>
                      <w:rFonts w:ascii="Calibri" w:eastAsia="Times New Roman" w:hAnsi="Calibri" w:cs="Calibri"/>
                      <w:b/>
                      <w:bCs/>
                      <w:color w:val="000000"/>
                    </w:rPr>
                  </w:rPrChange>
                </w:rPr>
                <w:t>46794</w:t>
              </w:r>
            </w:ins>
          </w:p>
        </w:tc>
      </w:tr>
    </w:tbl>
    <w:p w14:paraId="27541537" w14:textId="77777777" w:rsidR="00AD7EB7" w:rsidRPr="00AD7EB7" w:rsidRDefault="00AD7EB7" w:rsidP="00AD7EB7">
      <w:pPr>
        <w:pStyle w:val="Legenda"/>
        <w:rPr>
          <w:ins w:id="1444" w:author="Cristiano Cesario" w:date="2016-12-12T21:32:00Z"/>
          <w:b w:val="0"/>
          <w:lang w:eastAsia="pt-BR"/>
          <w:rPrChange w:id="1445" w:author="Cristiano Cesario" w:date="2016-12-12T21:33:00Z">
            <w:rPr>
              <w:ins w:id="1446" w:author="Cristiano Cesario" w:date="2016-12-12T21:32:00Z"/>
              <w:b/>
              <w:lang w:eastAsia="pt-BR"/>
            </w:rPr>
          </w:rPrChange>
        </w:rPr>
        <w:pPrChange w:id="1447" w:author="Cristiano Cesario" w:date="2016-12-12T21:32:00Z">
          <w:pPr/>
        </w:pPrChange>
      </w:pPr>
      <w:bookmarkStart w:id="1448" w:name="_Ref469341745"/>
      <w:ins w:id="1449" w:author="Cristiano Cesario" w:date="2016-12-12T21:32:00Z">
        <w:r>
          <w:t xml:space="preserve">Table </w:t>
        </w:r>
        <w:r>
          <w:fldChar w:fldCharType="begin"/>
        </w:r>
        <w:r>
          <w:instrText xml:space="preserve"> SEQ Table \* ARABIC </w:instrText>
        </w:r>
      </w:ins>
      <w:r>
        <w:fldChar w:fldCharType="separate"/>
      </w:r>
      <w:ins w:id="1450" w:author="Cristiano Cesario" w:date="2016-12-12T21:34:00Z">
        <w:r>
          <w:rPr>
            <w:noProof/>
          </w:rPr>
          <w:t>6</w:t>
        </w:r>
      </w:ins>
      <w:ins w:id="1451" w:author="Cristiano Cesario" w:date="2016-12-12T21:32:00Z">
        <w:r>
          <w:fldChar w:fldCharType="end"/>
        </w:r>
        <w:bookmarkEnd w:id="1448"/>
        <w:r>
          <w:t xml:space="preserve">. </w:t>
        </w:r>
      </w:ins>
      <w:ins w:id="1452" w:author="Cristiano Cesario" w:date="2016-12-12T21:33:00Z">
        <w:r w:rsidRPr="00AD7EB7">
          <w:rPr>
            <w:b w:val="0"/>
            <w:lang w:eastAsia="pt-BR"/>
            <w:rPrChange w:id="1453" w:author="Cristiano Cesario" w:date="2016-12-12T21:33:00Z">
              <w:rPr>
                <w:lang w:eastAsia="pt-BR"/>
              </w:rPr>
            </w:rPrChange>
          </w:rPr>
          <w:t>Repositories used in the evaluation of the automatic collapse algorithm</w:t>
        </w:r>
        <w:r w:rsidRPr="00AD7EB7">
          <w:rPr>
            <w:b w:val="0"/>
            <w:lang w:eastAsia="pt-BR"/>
            <w:rPrChange w:id="1454" w:author="Cristiano Cesario" w:date="2016-12-12T21:33:00Z">
              <w:rPr>
                <w:lang w:eastAsia="pt-BR"/>
              </w:rPr>
            </w:rPrChange>
          </w:rPr>
          <w:t xml:space="preserve"> and their metrics</w:t>
        </w:r>
      </w:ins>
    </w:p>
    <w:p w14:paraId="5FBEAA22" w14:textId="77777777" w:rsidR="00A77859" w:rsidDel="00AD7EB7" w:rsidRDefault="00E02D98">
      <w:pPr>
        <w:rPr>
          <w:ins w:id="1455" w:author="Ruben" w:date="2016-12-12T08:52:00Z"/>
          <w:del w:id="1456" w:author="Cristiano Cesario" w:date="2016-12-12T21:33:00Z"/>
          <w:lang w:eastAsia="pt-BR"/>
        </w:rPr>
      </w:pPr>
      <w:ins w:id="1457" w:author="Ruben" w:date="2016-12-12T09:29:00Z">
        <w:del w:id="1458" w:author="Cristiano Cesario" w:date="2016-12-12T21:33:00Z">
          <w:r w:rsidRPr="00E02D98" w:rsidDel="00AD7EB7">
            <w:rPr>
              <w:b/>
              <w:lang w:eastAsia="pt-BR"/>
              <w:rPrChange w:id="1459" w:author="Ruben" w:date="2016-12-12T09:29:00Z">
                <w:rPr>
                  <w:color w:val="0563C1" w:themeColor="hyperlink"/>
                  <w:u w:val="single"/>
                  <w:lang w:eastAsia="pt-BR"/>
                </w:rPr>
              </w:rPrChange>
            </w:rPr>
            <w:delText>Table T1</w:delText>
          </w:r>
          <w:r w:rsidR="00A77859" w:rsidDel="00AD7EB7">
            <w:rPr>
              <w:lang w:eastAsia="pt-BR"/>
            </w:rPr>
            <w:delText xml:space="preserve">. Repositories </w:delText>
          </w:r>
        </w:del>
      </w:ins>
      <w:ins w:id="1460" w:author="Ruben" w:date="2016-12-12T09:30:00Z">
        <w:del w:id="1461" w:author="Cristiano Cesario" w:date="2016-12-12T21:33:00Z">
          <w:r w:rsidR="00A77859" w:rsidDel="00AD7EB7">
            <w:rPr>
              <w:lang w:eastAsia="pt-BR"/>
            </w:rPr>
            <w:delText xml:space="preserve">used in the evaluation </w:delText>
          </w:r>
          <w:r w:rsidR="00020B30" w:rsidDel="00AD7EB7">
            <w:rPr>
              <w:lang w:eastAsia="pt-BR"/>
            </w:rPr>
            <w:delText xml:space="preserve">of </w:delText>
          </w:r>
        </w:del>
      </w:ins>
      <w:ins w:id="1462" w:author="Ruben" w:date="2016-12-12T09:42:00Z">
        <w:del w:id="1463" w:author="Cristiano Cesario" w:date="2016-12-12T21:33:00Z">
          <w:r w:rsidR="00020B30" w:rsidDel="00AD7EB7">
            <w:rPr>
              <w:lang w:eastAsia="pt-BR"/>
            </w:rPr>
            <w:delText xml:space="preserve">the </w:delText>
          </w:r>
        </w:del>
      </w:ins>
      <w:ins w:id="1464" w:author="Ruben" w:date="2016-12-12T09:30:00Z">
        <w:del w:id="1465" w:author="Cristiano Cesario" w:date="2016-12-12T21:33:00Z">
          <w:r w:rsidR="00020B30" w:rsidDel="00AD7EB7">
            <w:rPr>
              <w:lang w:eastAsia="pt-BR"/>
            </w:rPr>
            <w:delText>automatic collapse algorithm</w:delText>
          </w:r>
        </w:del>
      </w:ins>
    </w:p>
    <w:p w14:paraId="3091BB4F" w14:textId="77777777" w:rsidR="005B1C12" w:rsidRDefault="00A77859" w:rsidP="001654A5">
      <w:pPr>
        <w:rPr>
          <w:ins w:id="1466" w:author="Ruben" w:date="2016-12-12T09:31:00Z"/>
          <w:lang w:eastAsia="pt-BR"/>
        </w:rPr>
      </w:pPr>
      <w:ins w:id="1467" w:author="Ruben" w:date="2016-12-12T09:32:00Z">
        <w:r>
          <w:rPr>
            <w:lang w:eastAsia="pt-BR"/>
          </w:rPr>
          <w:t xml:space="preserve">We </w:t>
        </w:r>
      </w:ins>
      <w:ins w:id="1468" w:author="Ruben" w:date="2016-12-12T09:34:00Z">
        <w:r w:rsidRPr="00A77859">
          <w:rPr>
            <w:lang w:eastAsia="pt-BR"/>
          </w:rPr>
          <w:t>evaluate</w:t>
        </w:r>
      </w:ins>
      <w:ins w:id="1469" w:author="Cristiano Cesario" w:date="2016-12-12T21:34:00Z">
        <w:r w:rsidR="00AD7EB7">
          <w:rPr>
            <w:lang w:eastAsia="pt-BR"/>
          </w:rPr>
          <w:t>d</w:t>
        </w:r>
      </w:ins>
      <w:ins w:id="1470" w:author="Ruben" w:date="2016-12-12T09:34:00Z">
        <w:r w:rsidRPr="00A77859">
          <w:rPr>
            <w:lang w:eastAsia="pt-BR"/>
          </w:rPr>
          <w:t xml:space="preserve"> the ability </w:t>
        </w:r>
      </w:ins>
      <w:ins w:id="1471" w:author="Ruben" w:date="2016-12-12T09:35:00Z">
        <w:r>
          <w:rPr>
            <w:lang w:eastAsia="pt-BR"/>
          </w:rPr>
          <w:t xml:space="preserve">of </w:t>
        </w:r>
      </w:ins>
      <w:ins w:id="1472" w:author="Ruben" w:date="2016-12-12T09:36:00Z">
        <w:r w:rsidR="0067769E">
          <w:rPr>
            <w:lang w:eastAsia="pt-BR"/>
          </w:rPr>
          <w:t xml:space="preserve">the </w:t>
        </w:r>
      </w:ins>
      <w:ins w:id="1473" w:author="Cristiano Cesario" w:date="2016-12-12T21:34:00Z">
        <w:r w:rsidR="00AD7EB7">
          <w:rPr>
            <w:lang w:eastAsia="pt-BR"/>
          </w:rPr>
          <w:t xml:space="preserve">automatic </w:t>
        </w:r>
      </w:ins>
      <w:ins w:id="1474" w:author="Ruben" w:date="2016-12-12T09:36:00Z">
        <w:r w:rsidR="0067769E">
          <w:rPr>
            <w:lang w:eastAsia="pt-BR"/>
          </w:rPr>
          <w:t>collapse</w:t>
        </w:r>
      </w:ins>
      <w:ins w:id="1475" w:author="Ruben" w:date="2016-12-12T09:35:00Z">
        <w:r w:rsidR="00020B30">
          <w:rPr>
            <w:lang w:eastAsia="pt-BR"/>
          </w:rPr>
          <w:t xml:space="preserve"> algorithm</w:t>
        </w:r>
        <w:r>
          <w:rPr>
            <w:lang w:eastAsia="pt-BR"/>
          </w:rPr>
          <w:t xml:space="preserve"> </w:t>
        </w:r>
      </w:ins>
      <w:ins w:id="1476" w:author="Ruben" w:date="2016-12-12T09:34:00Z">
        <w:r w:rsidRPr="00A77859">
          <w:rPr>
            <w:lang w:eastAsia="pt-BR"/>
          </w:rPr>
          <w:t>to reduce the number of</w:t>
        </w:r>
      </w:ins>
      <w:ins w:id="1477" w:author="Ruben" w:date="2016-12-12T09:36:00Z">
        <w:r w:rsidR="0067769E">
          <w:rPr>
            <w:lang w:eastAsia="pt-BR"/>
          </w:rPr>
          <w:t xml:space="preserve"> nodes in the </w:t>
        </w:r>
      </w:ins>
      <w:ins w:id="1478" w:author="Ruben" w:date="2016-12-12T09:37:00Z">
        <w:r w:rsidR="0067769E">
          <w:rPr>
            <w:lang w:eastAsia="pt-BR"/>
          </w:rPr>
          <w:t xml:space="preserve">commit </w:t>
        </w:r>
      </w:ins>
      <w:ins w:id="1479" w:author="Ruben" w:date="2016-12-12T09:36:00Z">
        <w:r w:rsidR="0067769E">
          <w:rPr>
            <w:lang w:eastAsia="pt-BR"/>
          </w:rPr>
          <w:t>graph.</w:t>
        </w:r>
      </w:ins>
      <w:ins w:id="1480" w:author="Ruben" w:date="2016-12-12T09:40:00Z">
        <w:r w:rsidR="00020B30">
          <w:rPr>
            <w:lang w:eastAsia="pt-BR"/>
          </w:rPr>
          <w:t xml:space="preserve"> </w:t>
        </w:r>
        <w:del w:id="1481" w:author="Cristiano Cesario" w:date="2016-12-12T21:34:00Z">
          <w:r w:rsidR="00020B30" w:rsidDel="00AD7EB7">
            <w:rPr>
              <w:lang w:eastAsia="pt-BR"/>
            </w:rPr>
            <w:delText xml:space="preserve">Table T2 </w:delText>
          </w:r>
        </w:del>
      </w:ins>
      <w:ins w:id="1482" w:author="Cristiano Cesario" w:date="2016-12-12T21:34:00Z">
        <w:r w:rsidR="00AD7EB7">
          <w:rPr>
            <w:lang w:eastAsia="pt-BR"/>
          </w:rPr>
          <w:fldChar w:fldCharType="begin"/>
        </w:r>
        <w:r w:rsidR="00AD7EB7">
          <w:rPr>
            <w:lang w:eastAsia="pt-BR"/>
          </w:rPr>
          <w:instrText xml:space="preserve"> REF _Ref469341826 \h </w:instrText>
        </w:r>
        <w:r w:rsidR="00AD7EB7">
          <w:rPr>
            <w:lang w:eastAsia="pt-BR"/>
          </w:rPr>
        </w:r>
      </w:ins>
      <w:r w:rsidR="00AD7EB7">
        <w:rPr>
          <w:lang w:eastAsia="pt-BR"/>
        </w:rPr>
        <w:fldChar w:fldCharType="separate"/>
      </w:r>
      <w:ins w:id="1483" w:author="Cristiano Cesario" w:date="2016-12-12T21:34:00Z">
        <w:r w:rsidR="00AD7EB7">
          <w:t xml:space="preserve">Table </w:t>
        </w:r>
        <w:r w:rsidR="00AD7EB7">
          <w:rPr>
            <w:noProof/>
          </w:rPr>
          <w:t>7</w:t>
        </w:r>
        <w:r w:rsidR="00AD7EB7">
          <w:rPr>
            <w:lang w:eastAsia="pt-BR"/>
          </w:rPr>
          <w:fldChar w:fldCharType="end"/>
        </w:r>
      </w:ins>
      <w:ins w:id="1484" w:author="Cristiano Cesario" w:date="2016-12-12T21:35:00Z">
        <w:r w:rsidR="00AD7EB7">
          <w:rPr>
            <w:lang w:eastAsia="pt-BR"/>
          </w:rPr>
          <w:t xml:space="preserve"> </w:t>
        </w:r>
      </w:ins>
      <w:ins w:id="1485" w:author="Ruben" w:date="2016-12-12T09:40:00Z">
        <w:r w:rsidR="00020B30">
          <w:rPr>
            <w:lang w:eastAsia="pt-BR"/>
          </w:rPr>
          <w:t xml:space="preserve">shows the reduction achieved by </w:t>
        </w:r>
      </w:ins>
      <w:ins w:id="1486" w:author="Ruben" w:date="2016-12-12T09:44:00Z">
        <w:r w:rsidR="00020B30">
          <w:rPr>
            <w:lang w:eastAsia="pt-BR"/>
          </w:rPr>
          <w:t>two</w:t>
        </w:r>
      </w:ins>
      <w:ins w:id="1487" w:author="Ruben" w:date="2016-12-12T09:40:00Z">
        <w:r w:rsidR="00020B30">
          <w:rPr>
            <w:lang w:eastAsia="pt-BR"/>
          </w:rPr>
          <w:t xml:space="preserve"> iteration</w:t>
        </w:r>
      </w:ins>
      <w:ins w:id="1488" w:author="Ruben" w:date="2016-12-12T09:41:00Z">
        <w:r w:rsidR="00020B30">
          <w:rPr>
            <w:lang w:eastAsia="pt-BR"/>
          </w:rPr>
          <w:t>s</w:t>
        </w:r>
      </w:ins>
      <w:ins w:id="1489" w:author="Ruben" w:date="2016-12-12T09:40:00Z">
        <w:r w:rsidR="00020B30">
          <w:rPr>
            <w:lang w:eastAsia="pt-BR"/>
          </w:rPr>
          <w:t xml:space="preserve"> of the algorithm.</w:t>
        </w:r>
      </w:ins>
      <w:ins w:id="1490" w:author="Ruben" w:date="2016-12-12T09:41:00Z">
        <w:r w:rsidR="00020B30">
          <w:rPr>
            <w:lang w:eastAsia="pt-BR"/>
          </w:rPr>
          <w:t xml:space="preserve"> </w:t>
        </w:r>
      </w:ins>
      <w:ins w:id="1491" w:author="Ruben" w:date="2016-12-12T09:43:00Z">
        <w:r w:rsidR="00020B30">
          <w:rPr>
            <w:lang w:eastAsia="pt-BR"/>
          </w:rPr>
          <w:t xml:space="preserve">The number of iterations was set to two due to </w:t>
        </w:r>
      </w:ins>
      <w:ins w:id="1492" w:author="Ruben" w:date="2016-12-12T09:45:00Z">
        <w:r w:rsidR="00020B30">
          <w:rPr>
            <w:lang w:eastAsia="pt-BR"/>
          </w:rPr>
          <w:t>empiric</w:t>
        </w:r>
        <w:r w:rsidR="001654A5">
          <w:rPr>
            <w:lang w:eastAsia="pt-BR"/>
          </w:rPr>
          <w:t>al observation of</w:t>
        </w:r>
      </w:ins>
      <w:ins w:id="1493" w:author="Ruben" w:date="2016-12-12T09:46:00Z">
        <w:r w:rsidR="001654A5">
          <w:rPr>
            <w:lang w:eastAsia="pt-BR"/>
          </w:rPr>
          <w:t xml:space="preserve"> the fact that t</w:t>
        </w:r>
        <w:r w:rsidR="001654A5" w:rsidRPr="001654A5">
          <w:rPr>
            <w:lang w:eastAsia="pt-BR"/>
          </w:rPr>
          <w:t xml:space="preserve">here </w:t>
        </w:r>
        <w:del w:id="1494" w:author="Cristiano Cesario" w:date="2016-12-12T21:35:00Z">
          <w:r w:rsidR="001654A5" w:rsidDel="00AD7EB7">
            <w:rPr>
              <w:lang w:eastAsia="pt-BR"/>
            </w:rPr>
            <w:delText>was</w:delText>
          </w:r>
        </w:del>
      </w:ins>
      <w:ins w:id="1495" w:author="Cristiano Cesario" w:date="2016-12-12T21:35:00Z">
        <w:r w:rsidR="00AD7EB7">
          <w:rPr>
            <w:lang w:eastAsia="pt-BR"/>
          </w:rPr>
          <w:t>were</w:t>
        </w:r>
      </w:ins>
      <w:ins w:id="1496" w:author="Ruben" w:date="2016-12-12T09:46:00Z">
        <w:r w:rsidR="001654A5" w:rsidRPr="001654A5">
          <w:rPr>
            <w:lang w:eastAsia="pt-BR"/>
          </w:rPr>
          <w:t xml:space="preserve"> almost no reduction</w:t>
        </w:r>
      </w:ins>
      <w:ins w:id="1497" w:author="Ruben" w:date="2016-12-12T10:57:00Z">
        <w:r w:rsidR="00425904">
          <w:rPr>
            <w:lang w:eastAsia="pt-BR"/>
          </w:rPr>
          <w:t>s</w:t>
        </w:r>
      </w:ins>
      <w:ins w:id="1498" w:author="Ruben" w:date="2016-12-12T09:46:00Z">
        <w:r w:rsidR="001654A5">
          <w:rPr>
            <w:lang w:eastAsia="pt-BR"/>
          </w:rPr>
          <w:t xml:space="preserve"> a</w:t>
        </w:r>
      </w:ins>
      <w:ins w:id="1499" w:author="Cristiano Cesario" w:date="2016-12-12T21:35:00Z">
        <w:r w:rsidR="00AD7EB7">
          <w:rPr>
            <w:lang w:eastAsia="pt-BR"/>
          </w:rPr>
          <w:t>fter</w:t>
        </w:r>
      </w:ins>
      <w:ins w:id="1500" w:author="Ruben" w:date="2016-12-12T09:46:00Z">
        <w:del w:id="1501" w:author="Cristiano Cesario" w:date="2016-12-12T21:35:00Z">
          <w:r w:rsidR="001654A5" w:rsidDel="00AD7EB7">
            <w:rPr>
              <w:lang w:eastAsia="pt-BR"/>
            </w:rPr>
            <w:delText>t</w:delText>
          </w:r>
        </w:del>
        <w:r w:rsidR="001654A5">
          <w:rPr>
            <w:lang w:eastAsia="pt-BR"/>
          </w:rPr>
          <w:t xml:space="preserve"> </w:t>
        </w:r>
        <w:del w:id="1502" w:author="Cristiano Cesario" w:date="2016-12-12T21:35:00Z">
          <w:r w:rsidR="001654A5" w:rsidDel="00AD7EB7">
            <w:rPr>
              <w:lang w:eastAsia="pt-BR"/>
            </w:rPr>
            <w:delText>the</w:delText>
          </w:r>
        </w:del>
      </w:ins>
      <w:ins w:id="1503" w:author="Cristiano Cesario" w:date="2016-12-12T21:35:00Z">
        <w:r w:rsidR="00AD7EB7">
          <w:rPr>
            <w:lang w:eastAsia="pt-BR"/>
          </w:rPr>
          <w:t>a</w:t>
        </w:r>
      </w:ins>
      <w:ins w:id="1504" w:author="Ruben" w:date="2016-12-12T09:46:00Z">
        <w:r w:rsidR="001654A5">
          <w:rPr>
            <w:lang w:eastAsia="pt-BR"/>
          </w:rPr>
          <w:t xml:space="preserve"> third iteration. </w:t>
        </w:r>
      </w:ins>
      <w:ins w:id="1505" w:author="Ruben" w:date="2016-12-12T13:16:00Z">
        <w:r w:rsidR="0065048C">
          <w:rPr>
            <w:lang w:eastAsia="pt-BR"/>
          </w:rPr>
          <w:t>After two iterations, t</w:t>
        </w:r>
      </w:ins>
      <w:ins w:id="1506" w:author="Ruben" w:date="2016-12-12T09:46:00Z">
        <w:r w:rsidR="001654A5">
          <w:rPr>
            <w:lang w:eastAsia="pt-BR"/>
          </w:rPr>
          <w:t xml:space="preserve">he algorithm is capable of reducing </w:t>
        </w:r>
      </w:ins>
      <w:ins w:id="1507" w:author="Ruben" w:date="2016-12-12T09:48:00Z">
        <w:r w:rsidR="001654A5">
          <w:rPr>
            <w:lang w:eastAsia="pt-BR"/>
          </w:rPr>
          <w:t>the number of nodes</w:t>
        </w:r>
      </w:ins>
      <w:ins w:id="1508" w:author="Ruben" w:date="2016-12-12T13:13:00Z">
        <w:r w:rsidR="006D5E82">
          <w:rPr>
            <w:lang w:eastAsia="pt-BR"/>
          </w:rPr>
          <w:t xml:space="preserve"> </w:t>
        </w:r>
      </w:ins>
      <w:ins w:id="1509" w:author="Ruben" w:date="2016-12-12T13:15:00Z">
        <w:r w:rsidR="006D5E82">
          <w:rPr>
            <w:lang w:eastAsia="pt-BR"/>
          </w:rPr>
          <w:t>by</w:t>
        </w:r>
      </w:ins>
      <w:ins w:id="1510" w:author="Ruben" w:date="2016-12-12T09:48:00Z">
        <w:r w:rsidR="001654A5">
          <w:rPr>
            <w:lang w:eastAsia="pt-BR"/>
          </w:rPr>
          <w:t xml:space="preserve"> an average of 73%</w:t>
        </w:r>
      </w:ins>
      <w:ins w:id="1511" w:author="Ruben" w:date="2016-12-12T13:16:00Z">
        <w:r w:rsidR="006D5E82">
          <w:rPr>
            <w:lang w:eastAsia="pt-BR"/>
          </w:rPr>
          <w:t xml:space="preserve"> </w:t>
        </w:r>
        <w:r w:rsidR="006D5E82" w:rsidRPr="006D5E82">
          <w:rPr>
            <w:lang w:eastAsia="pt-BR"/>
          </w:rPr>
          <w:t>compared to the original graph</w:t>
        </w:r>
      </w:ins>
      <w:ins w:id="1512" w:author="Ruben" w:date="2016-12-12T09:48:00Z">
        <w:r w:rsidR="001654A5">
          <w:rPr>
            <w:lang w:eastAsia="pt-BR"/>
          </w:rPr>
          <w:t>.</w:t>
        </w:r>
      </w:ins>
      <w:ins w:id="1513" w:author="Ruben" w:date="2016-12-12T10:52:00Z">
        <w:r w:rsidR="00244634">
          <w:rPr>
            <w:lang w:eastAsia="pt-BR"/>
          </w:rPr>
          <w:t xml:space="preserve"> In some cases, </w:t>
        </w:r>
      </w:ins>
      <w:ins w:id="1514" w:author="Ruben" w:date="2016-12-12T10:53:00Z">
        <w:r w:rsidR="00425904" w:rsidRPr="00425904">
          <w:rPr>
            <w:lang w:eastAsia="pt-BR"/>
          </w:rPr>
          <w:t>such as</w:t>
        </w:r>
        <w:r w:rsidR="00425904">
          <w:rPr>
            <w:lang w:eastAsia="pt-BR"/>
          </w:rPr>
          <w:t xml:space="preserve"> </w:t>
        </w:r>
      </w:ins>
      <w:ins w:id="1515" w:author="Ruben" w:date="2016-12-12T10:54:00Z">
        <w:r w:rsidR="00E02D98" w:rsidRPr="00E02D98">
          <w:rPr>
            <w:lang w:eastAsia="pt-BR"/>
            <w:rPrChange w:id="1516" w:author="Ruben" w:date="2016-12-12T10:57:00Z">
              <w:rPr>
                <w:rFonts w:ascii="Calibri" w:eastAsia="Times New Roman" w:hAnsi="Calibri" w:cs="Calibri"/>
                <w:color w:val="000000"/>
                <w:sz w:val="20"/>
                <w:szCs w:val="20"/>
                <w:u w:val="single"/>
              </w:rPr>
            </w:rPrChange>
          </w:rPr>
          <w:t xml:space="preserve">Drupal </w:t>
        </w:r>
      </w:ins>
      <w:ins w:id="1517" w:author="Ruben" w:date="2016-12-12T10:56:00Z">
        <w:r w:rsidR="00E02D98" w:rsidRPr="00E02D98">
          <w:rPr>
            <w:lang w:eastAsia="pt-BR"/>
            <w:rPrChange w:id="1518" w:author="Ruben" w:date="2016-12-12T10:57:00Z">
              <w:rPr>
                <w:rFonts w:ascii="Calibri" w:eastAsia="Times New Roman" w:hAnsi="Calibri" w:cs="Calibri"/>
                <w:color w:val="000000"/>
                <w:sz w:val="20"/>
                <w:szCs w:val="20"/>
                <w:u w:val="single"/>
              </w:rPr>
            </w:rPrChange>
          </w:rPr>
          <w:t>or Expresso Livre</w:t>
        </w:r>
      </w:ins>
      <w:ins w:id="1519" w:author="Cristiano Cesario" w:date="2016-12-12T21:36:00Z">
        <w:r w:rsidR="00AD7EB7">
          <w:rPr>
            <w:lang w:eastAsia="pt-BR"/>
          </w:rPr>
          <w:t>, which are</w:t>
        </w:r>
      </w:ins>
      <w:ins w:id="1520" w:author="Ruben" w:date="2016-12-12T10:56:00Z">
        <w:r w:rsidR="00E02D98" w:rsidRPr="00E02D98">
          <w:rPr>
            <w:lang w:eastAsia="pt-BR"/>
            <w:rPrChange w:id="1521" w:author="Ruben" w:date="2016-12-12T10:57:00Z">
              <w:rPr>
                <w:rFonts w:ascii="Calibri" w:eastAsia="Times New Roman" w:hAnsi="Calibri" w:cs="Calibri"/>
                <w:color w:val="000000"/>
                <w:sz w:val="20"/>
                <w:szCs w:val="20"/>
                <w:u w:val="single"/>
              </w:rPr>
            </w:rPrChange>
          </w:rPr>
          <w:t xml:space="preserve"> </w:t>
        </w:r>
      </w:ins>
      <w:ins w:id="1522" w:author="Ruben" w:date="2016-12-12T10:54:00Z">
        <w:r w:rsidR="00E02D98" w:rsidRPr="00E02D98">
          <w:rPr>
            <w:lang w:eastAsia="pt-BR"/>
            <w:rPrChange w:id="1523" w:author="Ruben" w:date="2016-12-12T10:57:00Z">
              <w:rPr>
                <w:rFonts w:ascii="Calibri" w:eastAsia="Times New Roman" w:hAnsi="Calibri" w:cs="Calibri"/>
                <w:color w:val="000000"/>
                <w:sz w:val="20"/>
                <w:szCs w:val="20"/>
                <w:u w:val="single"/>
              </w:rPr>
            </w:rPrChange>
          </w:rPr>
          <w:t>repositor</w:t>
        </w:r>
      </w:ins>
      <w:ins w:id="1524" w:author="Ruben" w:date="2016-12-12T11:08:00Z">
        <w:r w:rsidR="00C66F5F">
          <w:rPr>
            <w:lang w:eastAsia="pt-BR"/>
          </w:rPr>
          <w:t>ies</w:t>
        </w:r>
      </w:ins>
      <w:ins w:id="1525" w:author="Ruben" w:date="2016-12-12T11:07:00Z">
        <w:r w:rsidR="00C66F5F">
          <w:rPr>
            <w:lang w:eastAsia="pt-BR"/>
          </w:rPr>
          <w:t xml:space="preserve"> that </w:t>
        </w:r>
      </w:ins>
      <w:ins w:id="1526" w:author="Cristiano Cesario" w:date="2016-12-12T21:36:00Z">
        <w:r w:rsidR="00AD7EB7">
          <w:rPr>
            <w:lang w:eastAsia="pt-BR"/>
          </w:rPr>
          <w:t>we could not analyze before</w:t>
        </w:r>
      </w:ins>
      <w:ins w:id="1527" w:author="Ruben" w:date="2016-12-12T11:07:00Z">
        <w:del w:id="1528" w:author="Cristiano Cesario" w:date="2016-12-12T21:37:00Z">
          <w:r w:rsidR="00C66F5F" w:rsidRPr="00C66F5F" w:rsidDel="00AD7EB7">
            <w:rPr>
              <w:lang w:eastAsia="pt-BR"/>
            </w:rPr>
            <w:delText>previously</w:delText>
          </w:r>
          <w:r w:rsidR="00C66F5F" w:rsidDel="00AD7EB7">
            <w:rPr>
              <w:lang w:eastAsia="pt-BR"/>
            </w:rPr>
            <w:delText xml:space="preserve"> we </w:delText>
          </w:r>
          <w:r w:rsidR="00C66F5F" w:rsidRPr="00C66F5F" w:rsidDel="00AD7EB7">
            <w:rPr>
              <w:lang w:eastAsia="pt-BR"/>
            </w:rPr>
            <w:delText>had been unable to analyze</w:delText>
          </w:r>
        </w:del>
        <w:r w:rsidR="00C66F5F">
          <w:rPr>
            <w:lang w:eastAsia="pt-BR"/>
          </w:rPr>
          <w:t>,</w:t>
        </w:r>
      </w:ins>
      <w:ins w:id="1529" w:author="Ruben" w:date="2016-12-12T10:54:00Z">
        <w:r w:rsidR="00E02D98" w:rsidRPr="00E02D98">
          <w:rPr>
            <w:lang w:eastAsia="pt-BR"/>
            <w:rPrChange w:id="1530" w:author="Ruben" w:date="2016-12-12T10:57:00Z">
              <w:rPr>
                <w:rFonts w:ascii="Calibri" w:eastAsia="Times New Roman" w:hAnsi="Calibri" w:cs="Calibri"/>
                <w:color w:val="000000"/>
                <w:sz w:val="20"/>
                <w:szCs w:val="20"/>
                <w:u w:val="single"/>
              </w:rPr>
            </w:rPrChange>
          </w:rPr>
          <w:t xml:space="preserve"> the </w:t>
        </w:r>
      </w:ins>
      <w:ins w:id="1531" w:author="Cristiano Cesario" w:date="2016-12-12T21:37:00Z">
        <w:r w:rsidR="00AD7EB7">
          <w:rPr>
            <w:lang w:eastAsia="pt-BR"/>
          </w:rPr>
          <w:t xml:space="preserve">nodes </w:t>
        </w:r>
      </w:ins>
      <w:ins w:id="1532" w:author="Ruben" w:date="2016-12-12T10:54:00Z">
        <w:r w:rsidR="00E02D98" w:rsidRPr="00E02D98">
          <w:rPr>
            <w:lang w:eastAsia="pt-BR"/>
            <w:rPrChange w:id="1533" w:author="Ruben" w:date="2016-12-12T10:57:00Z">
              <w:rPr>
                <w:rFonts w:ascii="Calibri" w:eastAsia="Times New Roman" w:hAnsi="Calibri" w:cs="Calibri"/>
                <w:color w:val="000000"/>
                <w:sz w:val="20"/>
                <w:szCs w:val="20"/>
                <w:u w:val="single"/>
              </w:rPr>
            </w:rPrChange>
          </w:rPr>
          <w:t xml:space="preserve">reduction </w:t>
        </w:r>
        <w:del w:id="1534" w:author="Cristiano Cesario" w:date="2016-12-12T21:37:00Z">
          <w:r w:rsidR="00E02D98" w:rsidRPr="00E02D98" w:rsidDel="00AD7EB7">
            <w:rPr>
              <w:lang w:eastAsia="pt-BR"/>
              <w:rPrChange w:id="1535" w:author="Ruben" w:date="2016-12-12T10:57:00Z">
                <w:rPr>
                  <w:rFonts w:ascii="Calibri" w:eastAsia="Times New Roman" w:hAnsi="Calibri" w:cs="Calibri"/>
                  <w:color w:val="000000"/>
                  <w:sz w:val="20"/>
                  <w:szCs w:val="20"/>
                  <w:u w:val="single"/>
                </w:rPr>
              </w:rPrChange>
            </w:rPr>
            <w:delText xml:space="preserve">reached </w:delText>
          </w:r>
        </w:del>
      </w:ins>
      <w:ins w:id="1536" w:author="Ruben" w:date="2016-12-12T10:55:00Z">
        <w:del w:id="1537" w:author="Cristiano Cesario" w:date="2016-12-12T21:37:00Z">
          <w:r w:rsidR="00E02D98" w:rsidRPr="00E02D98" w:rsidDel="00AD7EB7">
            <w:rPr>
              <w:lang w:eastAsia="pt-BR"/>
              <w:rPrChange w:id="1538" w:author="Ruben" w:date="2016-12-12T10:57:00Z">
                <w:rPr>
                  <w:rFonts w:ascii="Calibri" w:eastAsia="Times New Roman" w:hAnsi="Calibri" w:cs="Calibri"/>
                  <w:color w:val="000000"/>
                  <w:sz w:val="20"/>
                  <w:szCs w:val="20"/>
                  <w:u w:val="single"/>
                </w:rPr>
              </w:rPrChange>
            </w:rPr>
            <w:delText>more than</w:delText>
          </w:r>
        </w:del>
      </w:ins>
      <w:ins w:id="1539" w:author="Cristiano Cesario" w:date="2016-12-12T21:37:00Z">
        <w:r w:rsidR="00AD7EB7">
          <w:rPr>
            <w:lang w:eastAsia="pt-BR"/>
          </w:rPr>
          <w:t>surpassed</w:t>
        </w:r>
      </w:ins>
      <w:ins w:id="1540" w:author="Ruben" w:date="2016-12-12T10:55:00Z">
        <w:r w:rsidR="00E02D98" w:rsidRPr="00E02D98">
          <w:rPr>
            <w:lang w:eastAsia="pt-BR"/>
            <w:rPrChange w:id="1541" w:author="Ruben" w:date="2016-12-12T10:57:00Z">
              <w:rPr>
                <w:rFonts w:ascii="Calibri" w:eastAsia="Times New Roman" w:hAnsi="Calibri" w:cs="Calibri"/>
                <w:color w:val="000000"/>
                <w:sz w:val="20"/>
                <w:szCs w:val="20"/>
                <w:u w:val="single"/>
              </w:rPr>
            </w:rPrChange>
          </w:rPr>
          <w:t xml:space="preserve"> 90%</w:t>
        </w:r>
      </w:ins>
      <w:ins w:id="1542" w:author="Ruben" w:date="2016-12-12T10:56:00Z">
        <w:del w:id="1543" w:author="Cristiano Cesario" w:date="2016-12-12T21:37:00Z">
          <w:r w:rsidR="00E02D98" w:rsidRPr="00E02D98" w:rsidDel="00AD7EB7">
            <w:rPr>
              <w:lang w:eastAsia="pt-BR"/>
              <w:rPrChange w:id="1544" w:author="Ruben" w:date="2016-12-12T10:57:00Z">
                <w:rPr>
                  <w:rFonts w:ascii="Calibri" w:eastAsia="Times New Roman" w:hAnsi="Calibri" w:cs="Calibri"/>
                  <w:color w:val="000000"/>
                  <w:sz w:val="20"/>
                  <w:szCs w:val="20"/>
                  <w:u w:val="single"/>
                </w:rPr>
              </w:rPrChange>
            </w:rPr>
            <w:delText xml:space="preserve"> of nodes</w:delText>
          </w:r>
        </w:del>
        <w:r w:rsidR="00E02D98" w:rsidRPr="00E02D98">
          <w:rPr>
            <w:lang w:eastAsia="pt-BR"/>
            <w:rPrChange w:id="1545" w:author="Ruben" w:date="2016-12-12T10:57:00Z">
              <w:rPr>
                <w:rFonts w:ascii="Calibri" w:eastAsia="Times New Roman" w:hAnsi="Calibri" w:cs="Calibri"/>
                <w:color w:val="000000"/>
                <w:sz w:val="20"/>
                <w:szCs w:val="20"/>
                <w:u w:val="single"/>
              </w:rPr>
            </w:rPrChange>
          </w:rPr>
          <w:t xml:space="preserve">, </w:t>
        </w:r>
      </w:ins>
      <w:ins w:id="1546" w:author="Ruben" w:date="2016-12-12T10:59:00Z">
        <w:del w:id="1547" w:author="Cristiano Cesario" w:date="2016-12-12T21:37:00Z">
          <w:r w:rsidR="00425904" w:rsidDel="00AD7EB7">
            <w:rPr>
              <w:lang w:eastAsia="pt-BR"/>
            </w:rPr>
            <w:delText xml:space="preserve">this way </w:delText>
          </w:r>
        </w:del>
      </w:ins>
      <w:ins w:id="1548" w:author="Ruben" w:date="2016-12-12T10:57:00Z">
        <w:r w:rsidR="00E02D98" w:rsidRPr="00E02D98">
          <w:rPr>
            <w:lang w:eastAsia="pt-BR"/>
            <w:rPrChange w:id="1549" w:author="Ruben" w:date="2016-12-12T10:57:00Z">
              <w:rPr>
                <w:rFonts w:ascii="Calibri" w:eastAsia="Times New Roman" w:hAnsi="Calibri" w:cs="Calibri"/>
                <w:color w:val="000000"/>
                <w:sz w:val="20"/>
                <w:szCs w:val="20"/>
                <w:u w:val="single"/>
              </w:rPr>
            </w:rPrChange>
          </w:rPr>
          <w:t xml:space="preserve">allowing us to </w:t>
        </w:r>
      </w:ins>
      <w:ins w:id="1550" w:author="Ruben" w:date="2016-12-12T11:09:00Z">
        <w:r w:rsidR="00C66F5F">
          <w:rPr>
            <w:lang w:eastAsia="pt-BR"/>
          </w:rPr>
          <w:t>visualize</w:t>
        </w:r>
      </w:ins>
      <w:ins w:id="1551" w:author="Ruben" w:date="2016-12-12T10:58:00Z">
        <w:r w:rsidR="00425904">
          <w:rPr>
            <w:lang w:eastAsia="pt-BR"/>
          </w:rPr>
          <w:t xml:space="preserve"> </w:t>
        </w:r>
      </w:ins>
      <w:ins w:id="1552" w:author="Cristiano Cesario" w:date="2016-12-12T21:37:00Z">
        <w:r w:rsidR="00AD7EB7">
          <w:rPr>
            <w:lang w:eastAsia="pt-BR"/>
          </w:rPr>
          <w:t xml:space="preserve">their </w:t>
        </w:r>
      </w:ins>
      <w:ins w:id="1553" w:author="Ruben" w:date="2016-12-12T10:58:00Z">
        <w:r w:rsidR="00425904">
          <w:rPr>
            <w:lang w:eastAsia="pt-BR"/>
          </w:rPr>
          <w:t>commit history graph</w:t>
        </w:r>
      </w:ins>
      <w:ins w:id="1554" w:author="Ruben" w:date="2016-12-12T11:06:00Z">
        <w:r w:rsidR="00C66F5F">
          <w:rPr>
            <w:lang w:eastAsia="pt-BR"/>
          </w:rPr>
          <w:t xml:space="preserve"> after the </w:t>
        </w:r>
      </w:ins>
      <w:ins w:id="1555" w:author="Cristiano Cesario" w:date="2016-12-12T21:37:00Z">
        <w:r w:rsidR="00AD7EB7">
          <w:rPr>
            <w:lang w:eastAsia="pt-BR"/>
          </w:rPr>
          <w:t xml:space="preserve">automatic </w:t>
        </w:r>
      </w:ins>
      <w:ins w:id="1556" w:author="Ruben" w:date="2016-12-12T11:06:00Z">
        <w:r w:rsidR="00C66F5F">
          <w:rPr>
            <w:lang w:eastAsia="pt-BR"/>
          </w:rPr>
          <w:t>collapse process</w:t>
        </w:r>
      </w:ins>
      <w:ins w:id="1557" w:author="Ruben" w:date="2016-12-12T10:58:00Z">
        <w:r w:rsidR="00425904">
          <w:rPr>
            <w:lang w:eastAsia="pt-BR"/>
          </w:rPr>
          <w:t>.</w:t>
        </w:r>
      </w:ins>
    </w:p>
    <w:tbl>
      <w:tblPr>
        <w:tblW w:w="10092" w:type="dxa"/>
        <w:tblInd w:w="96" w:type="dxa"/>
        <w:tblLook w:val="04A0" w:firstRow="1" w:lastRow="0" w:firstColumn="1" w:lastColumn="0" w:noHBand="0" w:noVBand="1"/>
        <w:tblPrChange w:id="1558" w:author="Ruben" w:date="2016-12-12T09:39:00Z">
          <w:tblPr>
            <w:tblW w:w="10480" w:type="dxa"/>
            <w:tblInd w:w="96" w:type="dxa"/>
            <w:tblLook w:val="04A0" w:firstRow="1" w:lastRow="0" w:firstColumn="1" w:lastColumn="0" w:noHBand="0" w:noVBand="1"/>
          </w:tblPr>
        </w:tblPrChange>
      </w:tblPr>
      <w:tblGrid>
        <w:gridCol w:w="1533"/>
        <w:gridCol w:w="1233"/>
        <w:gridCol w:w="1232"/>
        <w:gridCol w:w="1391"/>
        <w:gridCol w:w="1107"/>
        <w:gridCol w:w="1232"/>
        <w:gridCol w:w="1232"/>
        <w:gridCol w:w="1136"/>
        <w:tblGridChange w:id="1559">
          <w:tblGrid>
            <w:gridCol w:w="1520"/>
            <w:gridCol w:w="13"/>
            <w:gridCol w:w="1227"/>
            <w:gridCol w:w="6"/>
            <w:gridCol w:w="1232"/>
            <w:gridCol w:w="1391"/>
            <w:gridCol w:w="1103"/>
            <w:gridCol w:w="4"/>
            <w:gridCol w:w="204"/>
            <w:gridCol w:w="1024"/>
            <w:gridCol w:w="4"/>
            <w:gridCol w:w="1228"/>
            <w:gridCol w:w="4"/>
            <w:gridCol w:w="1057"/>
            <w:gridCol w:w="79"/>
            <w:gridCol w:w="384"/>
          </w:tblGrid>
        </w:tblGridChange>
      </w:tblGrid>
      <w:tr w:rsidR="00020B30" w:rsidRPr="00020B30" w14:paraId="1CD4967B" w14:textId="77777777" w:rsidTr="00020B30">
        <w:trPr>
          <w:trHeight w:val="300"/>
          <w:ins w:id="1560" w:author="Ruben" w:date="2016-12-12T09:37:00Z"/>
          <w:trPrChange w:id="1561" w:author="Ruben" w:date="2016-12-12T09:39:00Z">
            <w:trPr>
              <w:trHeight w:val="300"/>
            </w:trPr>
          </w:trPrChange>
        </w:trPr>
        <w:tc>
          <w:tcPr>
            <w:tcW w:w="1533"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Change w:id="1562" w:author="Ruben" w:date="2016-12-12T09:39:00Z">
              <w:tcPr>
                <w:tcW w:w="152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tcPrChange>
          </w:tcPr>
          <w:p w14:paraId="61CBA12F" w14:textId="77777777" w:rsidR="00020B30" w:rsidRPr="00AD7EB7" w:rsidRDefault="00E02D98" w:rsidP="00020B30">
            <w:pPr>
              <w:spacing w:line="240" w:lineRule="auto"/>
              <w:ind w:firstLine="0"/>
              <w:jc w:val="center"/>
              <w:rPr>
                <w:ins w:id="1563" w:author="Ruben" w:date="2016-12-12T09:37:00Z"/>
                <w:rFonts w:eastAsia="Times New Roman" w:cs="Calibri"/>
                <w:b/>
                <w:bCs/>
                <w:color w:val="000000"/>
                <w:sz w:val="20"/>
                <w:szCs w:val="20"/>
                <w:rPrChange w:id="1564" w:author="Cristiano Cesario" w:date="2016-12-12T21:35:00Z">
                  <w:rPr>
                    <w:ins w:id="1565" w:author="Ruben" w:date="2016-12-12T09:37:00Z"/>
                    <w:rFonts w:ascii="Calibri" w:eastAsia="Times New Roman" w:hAnsi="Calibri" w:cs="Calibri"/>
                    <w:b/>
                    <w:bCs/>
                    <w:color w:val="000000"/>
                  </w:rPr>
                </w:rPrChange>
              </w:rPr>
            </w:pPr>
            <w:ins w:id="1566" w:author="Ruben" w:date="2016-12-12T09:38:00Z">
              <w:r w:rsidRPr="00AD7EB7">
                <w:rPr>
                  <w:rFonts w:eastAsia="Times New Roman" w:cs="Calibri"/>
                  <w:b/>
                  <w:bCs/>
                  <w:color w:val="000000"/>
                  <w:sz w:val="20"/>
                  <w:szCs w:val="20"/>
                  <w:rPrChange w:id="1567" w:author="Cristiano Cesario" w:date="2016-12-12T21:35:00Z">
                    <w:rPr>
                      <w:rFonts w:ascii="Calibri" w:eastAsia="Times New Roman" w:hAnsi="Calibri" w:cs="Calibri"/>
                      <w:b/>
                      <w:bCs/>
                      <w:color w:val="000000"/>
                      <w:u w:val="single"/>
                    </w:rPr>
                  </w:rPrChange>
                </w:rPr>
                <w:t>Repository</w:t>
              </w:r>
            </w:ins>
          </w:p>
        </w:tc>
        <w:tc>
          <w:tcPr>
            <w:tcW w:w="123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Change w:id="1568" w:author="Ruben" w:date="2016-12-12T09:39:00Z">
              <w:tcPr>
                <w:tcW w:w="1240" w:type="dxa"/>
                <w:gridSpan w:val="2"/>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tcPrChange>
          </w:tcPr>
          <w:p w14:paraId="5BF37FF5" w14:textId="77777777" w:rsidR="00020B30" w:rsidRPr="00AD7EB7" w:rsidRDefault="00E02D98" w:rsidP="00020B30">
            <w:pPr>
              <w:spacing w:line="240" w:lineRule="auto"/>
              <w:ind w:firstLine="0"/>
              <w:jc w:val="center"/>
              <w:rPr>
                <w:ins w:id="1569" w:author="Ruben" w:date="2016-12-12T09:37:00Z"/>
                <w:rFonts w:eastAsia="Times New Roman" w:cs="Calibri"/>
                <w:b/>
                <w:bCs/>
                <w:color w:val="000000"/>
                <w:sz w:val="20"/>
                <w:szCs w:val="20"/>
                <w:rPrChange w:id="1570" w:author="Cristiano Cesario" w:date="2016-12-12T21:35:00Z">
                  <w:rPr>
                    <w:ins w:id="1571" w:author="Ruben" w:date="2016-12-12T09:37:00Z"/>
                    <w:rFonts w:ascii="Calibri" w:eastAsia="Times New Roman" w:hAnsi="Calibri" w:cs="Calibri"/>
                    <w:b/>
                    <w:bCs/>
                    <w:color w:val="000000"/>
                  </w:rPr>
                </w:rPrChange>
              </w:rPr>
            </w:pPr>
            <w:ins w:id="1572" w:author="Ruben" w:date="2016-12-12T09:37:00Z">
              <w:r w:rsidRPr="00AD7EB7">
                <w:rPr>
                  <w:rFonts w:eastAsia="Times New Roman" w:cs="Calibri"/>
                  <w:b/>
                  <w:bCs/>
                  <w:color w:val="000000"/>
                  <w:sz w:val="20"/>
                  <w:szCs w:val="20"/>
                  <w:rPrChange w:id="1573" w:author="Cristiano Cesario" w:date="2016-12-12T21:35:00Z">
                    <w:rPr>
                      <w:rFonts w:ascii="Calibri" w:eastAsia="Times New Roman" w:hAnsi="Calibri" w:cs="Calibri"/>
                      <w:b/>
                      <w:bCs/>
                      <w:color w:val="000000"/>
                      <w:u w:val="single"/>
                    </w:rPr>
                  </w:rPrChange>
                </w:rPr>
                <w:t>Before Collapse</w:t>
              </w:r>
            </w:ins>
          </w:p>
        </w:tc>
        <w:tc>
          <w:tcPr>
            <w:tcW w:w="3726" w:type="dxa"/>
            <w:gridSpan w:val="3"/>
            <w:tcBorders>
              <w:top w:val="single" w:sz="8" w:space="0" w:color="auto"/>
              <w:left w:val="nil"/>
              <w:bottom w:val="single" w:sz="8" w:space="0" w:color="auto"/>
              <w:right w:val="single" w:sz="8" w:space="0" w:color="000000"/>
            </w:tcBorders>
            <w:shd w:val="clear" w:color="auto" w:fill="auto"/>
            <w:vAlign w:val="center"/>
            <w:hideMark/>
            <w:tcPrChange w:id="1574" w:author="Ruben" w:date="2016-12-12T09:39:00Z">
              <w:tcPr>
                <w:tcW w:w="3940" w:type="dxa"/>
                <w:gridSpan w:val="6"/>
                <w:tcBorders>
                  <w:top w:val="single" w:sz="8" w:space="0" w:color="auto"/>
                  <w:left w:val="nil"/>
                  <w:bottom w:val="single" w:sz="8" w:space="0" w:color="auto"/>
                  <w:right w:val="single" w:sz="8" w:space="0" w:color="000000"/>
                </w:tcBorders>
                <w:shd w:val="clear" w:color="auto" w:fill="auto"/>
                <w:vAlign w:val="center"/>
                <w:hideMark/>
              </w:tcPr>
            </w:tcPrChange>
          </w:tcPr>
          <w:p w14:paraId="2780CBD2" w14:textId="77777777" w:rsidR="00020B30" w:rsidRPr="00AD7EB7" w:rsidRDefault="00E02D98" w:rsidP="00020B30">
            <w:pPr>
              <w:spacing w:line="240" w:lineRule="auto"/>
              <w:ind w:firstLine="0"/>
              <w:jc w:val="center"/>
              <w:rPr>
                <w:ins w:id="1575" w:author="Ruben" w:date="2016-12-12T09:37:00Z"/>
                <w:rFonts w:eastAsia="Times New Roman" w:cs="Calibri"/>
                <w:b/>
                <w:bCs/>
                <w:color w:val="000000"/>
                <w:sz w:val="20"/>
                <w:szCs w:val="20"/>
                <w:rPrChange w:id="1576" w:author="Cristiano Cesario" w:date="2016-12-12T21:35:00Z">
                  <w:rPr>
                    <w:ins w:id="1577" w:author="Ruben" w:date="2016-12-12T09:37:00Z"/>
                    <w:rFonts w:ascii="Calibri" w:eastAsia="Times New Roman" w:hAnsi="Calibri" w:cs="Calibri"/>
                    <w:b/>
                    <w:bCs/>
                    <w:color w:val="000000"/>
                  </w:rPr>
                </w:rPrChange>
              </w:rPr>
            </w:pPr>
            <w:ins w:id="1578" w:author="Ruben" w:date="2016-12-12T09:37:00Z">
              <w:r w:rsidRPr="00AD7EB7">
                <w:rPr>
                  <w:rFonts w:eastAsia="Times New Roman" w:cs="Calibri"/>
                  <w:b/>
                  <w:bCs/>
                  <w:color w:val="000000"/>
                  <w:sz w:val="20"/>
                  <w:szCs w:val="20"/>
                  <w:rPrChange w:id="1579" w:author="Cristiano Cesario" w:date="2016-12-12T21:35:00Z">
                    <w:rPr>
                      <w:rFonts w:ascii="Calibri" w:eastAsia="Times New Roman" w:hAnsi="Calibri" w:cs="Calibri"/>
                      <w:b/>
                      <w:bCs/>
                      <w:color w:val="000000"/>
                      <w:u w:val="single"/>
                    </w:rPr>
                  </w:rPrChange>
                </w:rPr>
                <w:t>Iteration 1</w:t>
              </w:r>
            </w:ins>
          </w:p>
        </w:tc>
        <w:tc>
          <w:tcPr>
            <w:tcW w:w="3600" w:type="dxa"/>
            <w:gridSpan w:val="3"/>
            <w:tcBorders>
              <w:top w:val="single" w:sz="8" w:space="0" w:color="auto"/>
              <w:left w:val="nil"/>
              <w:bottom w:val="single" w:sz="8" w:space="0" w:color="auto"/>
              <w:right w:val="single" w:sz="8" w:space="0" w:color="000000"/>
            </w:tcBorders>
            <w:shd w:val="clear" w:color="auto" w:fill="auto"/>
            <w:vAlign w:val="center"/>
            <w:hideMark/>
            <w:tcPrChange w:id="1580" w:author="Ruben" w:date="2016-12-12T09:39:00Z">
              <w:tcPr>
                <w:tcW w:w="3780" w:type="dxa"/>
                <w:gridSpan w:val="7"/>
                <w:tcBorders>
                  <w:top w:val="single" w:sz="8" w:space="0" w:color="auto"/>
                  <w:left w:val="nil"/>
                  <w:bottom w:val="single" w:sz="8" w:space="0" w:color="auto"/>
                  <w:right w:val="single" w:sz="8" w:space="0" w:color="000000"/>
                </w:tcBorders>
                <w:shd w:val="clear" w:color="auto" w:fill="auto"/>
                <w:vAlign w:val="center"/>
                <w:hideMark/>
              </w:tcPr>
            </w:tcPrChange>
          </w:tcPr>
          <w:p w14:paraId="13180DC2" w14:textId="77777777" w:rsidR="00020B30" w:rsidRPr="00AD7EB7" w:rsidRDefault="00E02D98" w:rsidP="00020B30">
            <w:pPr>
              <w:spacing w:line="240" w:lineRule="auto"/>
              <w:ind w:firstLine="0"/>
              <w:jc w:val="center"/>
              <w:rPr>
                <w:ins w:id="1581" w:author="Ruben" w:date="2016-12-12T09:37:00Z"/>
                <w:rFonts w:eastAsia="Times New Roman" w:cs="Calibri"/>
                <w:b/>
                <w:bCs/>
                <w:color w:val="000000"/>
                <w:sz w:val="20"/>
                <w:szCs w:val="20"/>
                <w:rPrChange w:id="1582" w:author="Cristiano Cesario" w:date="2016-12-12T21:35:00Z">
                  <w:rPr>
                    <w:ins w:id="1583" w:author="Ruben" w:date="2016-12-12T09:37:00Z"/>
                    <w:rFonts w:ascii="Calibri" w:eastAsia="Times New Roman" w:hAnsi="Calibri" w:cs="Calibri"/>
                    <w:b/>
                    <w:bCs/>
                    <w:color w:val="000000"/>
                  </w:rPr>
                </w:rPrChange>
              </w:rPr>
            </w:pPr>
            <w:ins w:id="1584" w:author="Ruben" w:date="2016-12-12T09:37:00Z">
              <w:r w:rsidRPr="00AD7EB7">
                <w:rPr>
                  <w:rFonts w:eastAsia="Times New Roman" w:cs="Calibri"/>
                  <w:b/>
                  <w:bCs/>
                  <w:color w:val="000000"/>
                  <w:sz w:val="20"/>
                  <w:szCs w:val="20"/>
                  <w:rPrChange w:id="1585" w:author="Cristiano Cesario" w:date="2016-12-12T21:35:00Z">
                    <w:rPr>
                      <w:rFonts w:ascii="Calibri" w:eastAsia="Times New Roman" w:hAnsi="Calibri" w:cs="Calibri"/>
                      <w:b/>
                      <w:bCs/>
                      <w:color w:val="000000"/>
                      <w:u w:val="single"/>
                    </w:rPr>
                  </w:rPrChange>
                </w:rPr>
                <w:t>Iteration 2</w:t>
              </w:r>
            </w:ins>
          </w:p>
        </w:tc>
      </w:tr>
      <w:tr w:rsidR="00020B30" w:rsidRPr="00020B30" w14:paraId="26C9DB67" w14:textId="77777777" w:rsidTr="00020B30">
        <w:tblPrEx>
          <w:tblPrExChange w:id="1586" w:author="Ruben" w:date="2016-12-12T09:39:00Z">
            <w:tblPrEx>
              <w:tblW w:w="10011" w:type="dxa"/>
            </w:tblPrEx>
          </w:tblPrExChange>
        </w:tblPrEx>
        <w:trPr>
          <w:trHeight w:val="588"/>
          <w:ins w:id="1587" w:author="Ruben" w:date="2016-12-12T09:37:00Z"/>
          <w:trPrChange w:id="1588" w:author="Ruben" w:date="2016-12-12T09:39:00Z">
            <w:trPr>
              <w:gridAfter w:val="0"/>
              <w:trHeight w:val="588"/>
            </w:trPr>
          </w:trPrChange>
        </w:trPr>
        <w:tc>
          <w:tcPr>
            <w:tcW w:w="1533" w:type="dxa"/>
            <w:vMerge/>
            <w:tcBorders>
              <w:top w:val="single" w:sz="8" w:space="0" w:color="auto"/>
              <w:left w:val="single" w:sz="8" w:space="0" w:color="auto"/>
              <w:bottom w:val="single" w:sz="8" w:space="0" w:color="auto"/>
              <w:right w:val="single" w:sz="8" w:space="0" w:color="auto"/>
            </w:tcBorders>
            <w:vAlign w:val="center"/>
            <w:hideMark/>
            <w:tcPrChange w:id="1589" w:author="Ruben" w:date="2016-12-12T09:39:00Z">
              <w:tcPr>
                <w:tcW w:w="1533" w:type="dxa"/>
                <w:gridSpan w:val="2"/>
                <w:vMerge/>
                <w:tcBorders>
                  <w:top w:val="single" w:sz="8" w:space="0" w:color="auto"/>
                  <w:left w:val="single" w:sz="8" w:space="0" w:color="auto"/>
                  <w:bottom w:val="single" w:sz="8" w:space="0" w:color="auto"/>
                  <w:right w:val="single" w:sz="8" w:space="0" w:color="auto"/>
                </w:tcBorders>
                <w:vAlign w:val="center"/>
                <w:hideMark/>
              </w:tcPr>
            </w:tcPrChange>
          </w:tcPr>
          <w:p w14:paraId="229DBFB5" w14:textId="77777777" w:rsidR="00020B30" w:rsidRPr="00AD7EB7" w:rsidRDefault="00020B30" w:rsidP="00020B30">
            <w:pPr>
              <w:spacing w:line="240" w:lineRule="auto"/>
              <w:ind w:firstLine="0"/>
              <w:jc w:val="left"/>
              <w:rPr>
                <w:ins w:id="1590" w:author="Ruben" w:date="2016-12-12T09:37:00Z"/>
                <w:rFonts w:eastAsia="Times New Roman" w:cs="Calibri"/>
                <w:b/>
                <w:bCs/>
                <w:color w:val="000000"/>
                <w:sz w:val="20"/>
                <w:szCs w:val="20"/>
                <w:rPrChange w:id="1591" w:author="Cristiano Cesario" w:date="2016-12-12T21:35:00Z">
                  <w:rPr>
                    <w:ins w:id="1592" w:author="Ruben" w:date="2016-12-12T09:37:00Z"/>
                    <w:rFonts w:ascii="Calibri" w:eastAsia="Times New Roman" w:hAnsi="Calibri" w:cs="Calibri"/>
                    <w:b/>
                    <w:bCs/>
                    <w:color w:val="000000"/>
                  </w:rPr>
                </w:rPrChange>
              </w:rPr>
            </w:pPr>
          </w:p>
        </w:tc>
        <w:tc>
          <w:tcPr>
            <w:tcW w:w="1233" w:type="dxa"/>
            <w:vMerge/>
            <w:tcBorders>
              <w:top w:val="single" w:sz="8" w:space="0" w:color="auto"/>
              <w:left w:val="single" w:sz="8" w:space="0" w:color="auto"/>
              <w:bottom w:val="single" w:sz="8" w:space="0" w:color="000000"/>
              <w:right w:val="single" w:sz="8" w:space="0" w:color="auto"/>
            </w:tcBorders>
            <w:vAlign w:val="center"/>
            <w:hideMark/>
            <w:tcPrChange w:id="1593" w:author="Ruben" w:date="2016-12-12T09:39:00Z">
              <w:tcPr>
                <w:tcW w:w="1233" w:type="dxa"/>
                <w:gridSpan w:val="2"/>
                <w:vMerge/>
                <w:tcBorders>
                  <w:top w:val="single" w:sz="8" w:space="0" w:color="auto"/>
                  <w:left w:val="single" w:sz="8" w:space="0" w:color="auto"/>
                  <w:bottom w:val="single" w:sz="8" w:space="0" w:color="000000"/>
                  <w:right w:val="single" w:sz="8" w:space="0" w:color="auto"/>
                </w:tcBorders>
                <w:vAlign w:val="center"/>
                <w:hideMark/>
              </w:tcPr>
            </w:tcPrChange>
          </w:tcPr>
          <w:p w14:paraId="18D0401F" w14:textId="77777777" w:rsidR="00020B30" w:rsidRPr="00AD7EB7" w:rsidRDefault="00020B30" w:rsidP="00020B30">
            <w:pPr>
              <w:spacing w:line="240" w:lineRule="auto"/>
              <w:ind w:firstLine="0"/>
              <w:jc w:val="left"/>
              <w:rPr>
                <w:ins w:id="1594" w:author="Ruben" w:date="2016-12-12T09:37:00Z"/>
                <w:rFonts w:eastAsia="Times New Roman" w:cs="Calibri"/>
                <w:b/>
                <w:bCs/>
                <w:color w:val="000000"/>
                <w:sz w:val="20"/>
                <w:szCs w:val="20"/>
                <w:rPrChange w:id="1595" w:author="Cristiano Cesario" w:date="2016-12-12T21:35:00Z">
                  <w:rPr>
                    <w:ins w:id="1596" w:author="Ruben" w:date="2016-12-12T09:37:00Z"/>
                    <w:rFonts w:ascii="Calibri" w:eastAsia="Times New Roman" w:hAnsi="Calibri" w:cs="Calibri"/>
                    <w:b/>
                    <w:bCs/>
                    <w:color w:val="000000"/>
                  </w:rPr>
                </w:rPrChange>
              </w:rPr>
            </w:pPr>
          </w:p>
        </w:tc>
        <w:tc>
          <w:tcPr>
            <w:tcW w:w="1232" w:type="dxa"/>
            <w:tcBorders>
              <w:top w:val="nil"/>
              <w:left w:val="nil"/>
              <w:bottom w:val="single" w:sz="8" w:space="0" w:color="auto"/>
              <w:right w:val="nil"/>
            </w:tcBorders>
            <w:shd w:val="clear" w:color="auto" w:fill="auto"/>
            <w:vAlign w:val="center"/>
            <w:hideMark/>
            <w:tcPrChange w:id="1597" w:author="Ruben" w:date="2016-12-12T09:39:00Z">
              <w:tcPr>
                <w:tcW w:w="1232" w:type="dxa"/>
                <w:tcBorders>
                  <w:top w:val="nil"/>
                  <w:left w:val="nil"/>
                  <w:bottom w:val="single" w:sz="8" w:space="0" w:color="auto"/>
                  <w:right w:val="nil"/>
                </w:tcBorders>
                <w:shd w:val="clear" w:color="auto" w:fill="auto"/>
                <w:vAlign w:val="center"/>
                <w:hideMark/>
              </w:tcPr>
            </w:tcPrChange>
          </w:tcPr>
          <w:p w14:paraId="0838B60A" w14:textId="77777777" w:rsidR="00020B30" w:rsidRPr="00AD7EB7" w:rsidRDefault="00E02D98" w:rsidP="00020B30">
            <w:pPr>
              <w:spacing w:line="240" w:lineRule="auto"/>
              <w:ind w:firstLine="0"/>
              <w:jc w:val="center"/>
              <w:rPr>
                <w:ins w:id="1598" w:author="Ruben" w:date="2016-12-12T09:37:00Z"/>
                <w:rFonts w:eastAsia="Times New Roman" w:cs="Calibri"/>
                <w:b/>
                <w:bCs/>
                <w:color w:val="000000"/>
                <w:sz w:val="20"/>
                <w:szCs w:val="20"/>
                <w:rPrChange w:id="1599" w:author="Cristiano Cesario" w:date="2016-12-12T21:35:00Z">
                  <w:rPr>
                    <w:ins w:id="1600" w:author="Ruben" w:date="2016-12-12T09:37:00Z"/>
                    <w:rFonts w:ascii="Calibri" w:eastAsia="Times New Roman" w:hAnsi="Calibri" w:cs="Calibri"/>
                    <w:b/>
                    <w:bCs/>
                    <w:color w:val="000000"/>
                  </w:rPr>
                </w:rPrChange>
              </w:rPr>
            </w:pPr>
            <w:ins w:id="1601" w:author="Ruben" w:date="2016-12-12T09:37:00Z">
              <w:r w:rsidRPr="00AD7EB7">
                <w:rPr>
                  <w:rFonts w:eastAsia="Times New Roman" w:cs="Calibri"/>
                  <w:b/>
                  <w:bCs/>
                  <w:color w:val="000000"/>
                  <w:sz w:val="20"/>
                  <w:szCs w:val="20"/>
                  <w:rPrChange w:id="1602" w:author="Cristiano Cesario" w:date="2016-12-12T21:35:00Z">
                    <w:rPr>
                      <w:rFonts w:ascii="Calibri" w:eastAsia="Times New Roman" w:hAnsi="Calibri" w:cs="Calibri"/>
                      <w:b/>
                      <w:bCs/>
                      <w:color w:val="000000"/>
                      <w:u w:val="single"/>
                    </w:rPr>
                  </w:rPrChange>
                </w:rPr>
                <w:t>1st stage</w:t>
              </w:r>
            </w:ins>
          </w:p>
        </w:tc>
        <w:tc>
          <w:tcPr>
            <w:tcW w:w="1391" w:type="dxa"/>
            <w:tcBorders>
              <w:top w:val="nil"/>
              <w:left w:val="single" w:sz="8" w:space="0" w:color="auto"/>
              <w:bottom w:val="single" w:sz="8" w:space="0" w:color="auto"/>
              <w:right w:val="nil"/>
            </w:tcBorders>
            <w:shd w:val="clear" w:color="auto" w:fill="auto"/>
            <w:vAlign w:val="center"/>
            <w:hideMark/>
            <w:tcPrChange w:id="1603" w:author="Ruben" w:date="2016-12-12T09:39:00Z">
              <w:tcPr>
                <w:tcW w:w="1391" w:type="dxa"/>
                <w:tcBorders>
                  <w:top w:val="nil"/>
                  <w:left w:val="single" w:sz="8" w:space="0" w:color="auto"/>
                  <w:bottom w:val="single" w:sz="8" w:space="0" w:color="auto"/>
                  <w:right w:val="nil"/>
                </w:tcBorders>
                <w:shd w:val="clear" w:color="auto" w:fill="auto"/>
                <w:vAlign w:val="center"/>
                <w:hideMark/>
              </w:tcPr>
            </w:tcPrChange>
          </w:tcPr>
          <w:p w14:paraId="02AC49C5" w14:textId="77777777" w:rsidR="00020B30" w:rsidRPr="00AD7EB7" w:rsidRDefault="00E02D98" w:rsidP="00020B30">
            <w:pPr>
              <w:spacing w:line="240" w:lineRule="auto"/>
              <w:ind w:firstLine="0"/>
              <w:jc w:val="center"/>
              <w:rPr>
                <w:ins w:id="1604" w:author="Ruben" w:date="2016-12-12T09:37:00Z"/>
                <w:rFonts w:eastAsia="Times New Roman" w:cs="Calibri"/>
                <w:b/>
                <w:bCs/>
                <w:color w:val="000000"/>
                <w:sz w:val="20"/>
                <w:szCs w:val="20"/>
                <w:rPrChange w:id="1605" w:author="Cristiano Cesario" w:date="2016-12-12T21:35:00Z">
                  <w:rPr>
                    <w:ins w:id="1606" w:author="Ruben" w:date="2016-12-12T09:37:00Z"/>
                    <w:rFonts w:ascii="Calibri" w:eastAsia="Times New Roman" w:hAnsi="Calibri" w:cs="Calibri"/>
                    <w:b/>
                    <w:bCs/>
                    <w:color w:val="000000"/>
                  </w:rPr>
                </w:rPrChange>
              </w:rPr>
            </w:pPr>
            <w:ins w:id="1607" w:author="Ruben" w:date="2016-12-12T09:37:00Z">
              <w:r w:rsidRPr="00AD7EB7">
                <w:rPr>
                  <w:rFonts w:eastAsia="Times New Roman" w:cs="Calibri"/>
                  <w:b/>
                  <w:bCs/>
                  <w:color w:val="000000"/>
                  <w:sz w:val="20"/>
                  <w:szCs w:val="20"/>
                  <w:rPrChange w:id="1608" w:author="Cristiano Cesario" w:date="2016-12-12T21:35:00Z">
                    <w:rPr>
                      <w:rFonts w:ascii="Calibri" w:eastAsia="Times New Roman" w:hAnsi="Calibri" w:cs="Calibri"/>
                      <w:b/>
                      <w:bCs/>
                      <w:color w:val="000000"/>
                      <w:u w:val="single"/>
                    </w:rPr>
                  </w:rPrChange>
                </w:rPr>
                <w:t>2nd stage</w:t>
              </w:r>
            </w:ins>
          </w:p>
        </w:tc>
        <w:tc>
          <w:tcPr>
            <w:tcW w:w="1103" w:type="dxa"/>
            <w:tcBorders>
              <w:top w:val="nil"/>
              <w:left w:val="single" w:sz="8" w:space="0" w:color="auto"/>
              <w:bottom w:val="single" w:sz="8" w:space="0" w:color="auto"/>
              <w:right w:val="nil"/>
            </w:tcBorders>
            <w:shd w:val="clear" w:color="auto" w:fill="auto"/>
            <w:vAlign w:val="center"/>
            <w:hideMark/>
            <w:tcPrChange w:id="1609" w:author="Ruben" w:date="2016-12-12T09:39:00Z">
              <w:tcPr>
                <w:tcW w:w="1103" w:type="dxa"/>
                <w:tcBorders>
                  <w:top w:val="nil"/>
                  <w:left w:val="single" w:sz="8" w:space="0" w:color="auto"/>
                  <w:bottom w:val="single" w:sz="8" w:space="0" w:color="auto"/>
                  <w:right w:val="nil"/>
                </w:tcBorders>
                <w:shd w:val="clear" w:color="auto" w:fill="auto"/>
                <w:vAlign w:val="center"/>
                <w:hideMark/>
              </w:tcPr>
            </w:tcPrChange>
          </w:tcPr>
          <w:p w14:paraId="2696BD85" w14:textId="77777777" w:rsidR="00020B30" w:rsidRPr="00AD7EB7" w:rsidRDefault="00E02D98" w:rsidP="00020B30">
            <w:pPr>
              <w:spacing w:line="240" w:lineRule="auto"/>
              <w:ind w:firstLine="0"/>
              <w:jc w:val="center"/>
              <w:rPr>
                <w:ins w:id="1610" w:author="Ruben" w:date="2016-12-12T09:37:00Z"/>
                <w:rFonts w:eastAsia="Times New Roman" w:cs="Calibri"/>
                <w:b/>
                <w:bCs/>
                <w:color w:val="000000"/>
                <w:sz w:val="20"/>
                <w:szCs w:val="20"/>
                <w:rPrChange w:id="1611" w:author="Cristiano Cesario" w:date="2016-12-12T21:35:00Z">
                  <w:rPr>
                    <w:ins w:id="1612" w:author="Ruben" w:date="2016-12-12T09:37:00Z"/>
                    <w:rFonts w:ascii="Calibri" w:eastAsia="Times New Roman" w:hAnsi="Calibri" w:cs="Calibri"/>
                    <w:b/>
                    <w:bCs/>
                    <w:color w:val="000000"/>
                  </w:rPr>
                </w:rPrChange>
              </w:rPr>
            </w:pPr>
            <w:ins w:id="1613" w:author="Ruben" w:date="2016-12-12T09:37:00Z">
              <w:r w:rsidRPr="00AD7EB7">
                <w:rPr>
                  <w:rFonts w:eastAsia="Times New Roman" w:cs="Calibri"/>
                  <w:b/>
                  <w:bCs/>
                  <w:color w:val="000000"/>
                  <w:sz w:val="20"/>
                  <w:szCs w:val="20"/>
                  <w:rPrChange w:id="1614" w:author="Cristiano Cesario" w:date="2016-12-12T21:35:00Z">
                    <w:rPr>
                      <w:rFonts w:ascii="Calibri" w:eastAsia="Times New Roman" w:hAnsi="Calibri" w:cs="Calibri"/>
                      <w:b/>
                      <w:bCs/>
                      <w:color w:val="000000"/>
                      <w:u w:val="single"/>
                    </w:rPr>
                  </w:rPrChange>
                </w:rPr>
                <w:t>Reduction (%)</w:t>
              </w:r>
            </w:ins>
          </w:p>
        </w:tc>
        <w:tc>
          <w:tcPr>
            <w:tcW w:w="1232" w:type="dxa"/>
            <w:tcBorders>
              <w:top w:val="nil"/>
              <w:left w:val="single" w:sz="8" w:space="0" w:color="auto"/>
              <w:bottom w:val="single" w:sz="8" w:space="0" w:color="auto"/>
              <w:right w:val="nil"/>
            </w:tcBorders>
            <w:shd w:val="clear" w:color="auto" w:fill="auto"/>
            <w:vAlign w:val="center"/>
            <w:hideMark/>
            <w:tcPrChange w:id="1615" w:author="Ruben" w:date="2016-12-12T09:39:00Z">
              <w:tcPr>
                <w:tcW w:w="1232" w:type="dxa"/>
                <w:gridSpan w:val="3"/>
                <w:tcBorders>
                  <w:top w:val="nil"/>
                  <w:left w:val="single" w:sz="8" w:space="0" w:color="auto"/>
                  <w:bottom w:val="single" w:sz="8" w:space="0" w:color="auto"/>
                  <w:right w:val="nil"/>
                </w:tcBorders>
                <w:shd w:val="clear" w:color="auto" w:fill="auto"/>
                <w:vAlign w:val="center"/>
                <w:hideMark/>
              </w:tcPr>
            </w:tcPrChange>
          </w:tcPr>
          <w:p w14:paraId="7FF15E92" w14:textId="77777777" w:rsidR="00020B30" w:rsidRPr="00AD7EB7" w:rsidRDefault="00E02D98" w:rsidP="00020B30">
            <w:pPr>
              <w:spacing w:line="240" w:lineRule="auto"/>
              <w:ind w:firstLine="0"/>
              <w:jc w:val="center"/>
              <w:rPr>
                <w:ins w:id="1616" w:author="Ruben" w:date="2016-12-12T09:37:00Z"/>
                <w:rFonts w:eastAsia="Times New Roman" w:cs="Calibri"/>
                <w:b/>
                <w:bCs/>
                <w:color w:val="000000"/>
                <w:sz w:val="20"/>
                <w:szCs w:val="20"/>
                <w:rPrChange w:id="1617" w:author="Cristiano Cesario" w:date="2016-12-12T21:35:00Z">
                  <w:rPr>
                    <w:ins w:id="1618" w:author="Ruben" w:date="2016-12-12T09:37:00Z"/>
                    <w:rFonts w:ascii="Calibri" w:eastAsia="Times New Roman" w:hAnsi="Calibri" w:cs="Calibri"/>
                    <w:b/>
                    <w:bCs/>
                    <w:color w:val="000000"/>
                  </w:rPr>
                </w:rPrChange>
              </w:rPr>
            </w:pPr>
            <w:ins w:id="1619" w:author="Ruben" w:date="2016-12-12T09:37:00Z">
              <w:r w:rsidRPr="00AD7EB7">
                <w:rPr>
                  <w:rFonts w:eastAsia="Times New Roman" w:cs="Calibri"/>
                  <w:b/>
                  <w:bCs/>
                  <w:color w:val="000000"/>
                  <w:sz w:val="20"/>
                  <w:szCs w:val="20"/>
                  <w:rPrChange w:id="1620" w:author="Cristiano Cesario" w:date="2016-12-12T21:35:00Z">
                    <w:rPr>
                      <w:rFonts w:ascii="Calibri" w:eastAsia="Times New Roman" w:hAnsi="Calibri" w:cs="Calibri"/>
                      <w:b/>
                      <w:bCs/>
                      <w:color w:val="000000"/>
                      <w:u w:val="single"/>
                    </w:rPr>
                  </w:rPrChange>
                </w:rPr>
                <w:t>1st stage</w:t>
              </w:r>
            </w:ins>
          </w:p>
        </w:tc>
        <w:tc>
          <w:tcPr>
            <w:tcW w:w="1232" w:type="dxa"/>
            <w:tcBorders>
              <w:top w:val="nil"/>
              <w:left w:val="single" w:sz="8" w:space="0" w:color="auto"/>
              <w:bottom w:val="single" w:sz="8" w:space="0" w:color="auto"/>
              <w:right w:val="nil"/>
            </w:tcBorders>
            <w:shd w:val="clear" w:color="auto" w:fill="auto"/>
            <w:vAlign w:val="center"/>
            <w:hideMark/>
            <w:tcPrChange w:id="1621" w:author="Ruben" w:date="2016-12-12T09:39:00Z">
              <w:tcPr>
                <w:tcW w:w="1232" w:type="dxa"/>
                <w:gridSpan w:val="2"/>
                <w:tcBorders>
                  <w:top w:val="nil"/>
                  <w:left w:val="single" w:sz="8" w:space="0" w:color="auto"/>
                  <w:bottom w:val="single" w:sz="8" w:space="0" w:color="auto"/>
                  <w:right w:val="nil"/>
                </w:tcBorders>
                <w:shd w:val="clear" w:color="auto" w:fill="auto"/>
                <w:vAlign w:val="center"/>
                <w:hideMark/>
              </w:tcPr>
            </w:tcPrChange>
          </w:tcPr>
          <w:p w14:paraId="69C61447" w14:textId="77777777" w:rsidR="00020B30" w:rsidRPr="00AD7EB7" w:rsidRDefault="00E02D98" w:rsidP="00020B30">
            <w:pPr>
              <w:spacing w:line="240" w:lineRule="auto"/>
              <w:ind w:firstLine="0"/>
              <w:jc w:val="center"/>
              <w:rPr>
                <w:ins w:id="1622" w:author="Ruben" w:date="2016-12-12T09:37:00Z"/>
                <w:rFonts w:eastAsia="Times New Roman" w:cs="Calibri"/>
                <w:b/>
                <w:bCs/>
                <w:color w:val="000000"/>
                <w:sz w:val="20"/>
                <w:szCs w:val="20"/>
                <w:rPrChange w:id="1623" w:author="Cristiano Cesario" w:date="2016-12-12T21:35:00Z">
                  <w:rPr>
                    <w:ins w:id="1624" w:author="Ruben" w:date="2016-12-12T09:37:00Z"/>
                    <w:rFonts w:ascii="Calibri" w:eastAsia="Times New Roman" w:hAnsi="Calibri" w:cs="Calibri"/>
                    <w:b/>
                    <w:bCs/>
                    <w:color w:val="000000"/>
                  </w:rPr>
                </w:rPrChange>
              </w:rPr>
            </w:pPr>
            <w:ins w:id="1625" w:author="Ruben" w:date="2016-12-12T09:37:00Z">
              <w:r w:rsidRPr="00AD7EB7">
                <w:rPr>
                  <w:rFonts w:eastAsia="Times New Roman" w:cs="Calibri"/>
                  <w:b/>
                  <w:bCs/>
                  <w:color w:val="000000"/>
                  <w:sz w:val="20"/>
                  <w:szCs w:val="20"/>
                  <w:rPrChange w:id="1626" w:author="Cristiano Cesario" w:date="2016-12-12T21:35:00Z">
                    <w:rPr>
                      <w:rFonts w:ascii="Calibri" w:eastAsia="Times New Roman" w:hAnsi="Calibri" w:cs="Calibri"/>
                      <w:b/>
                      <w:bCs/>
                      <w:color w:val="000000"/>
                      <w:u w:val="single"/>
                    </w:rPr>
                  </w:rPrChange>
                </w:rPr>
                <w:t>2nd stage</w:t>
              </w:r>
            </w:ins>
          </w:p>
        </w:tc>
        <w:tc>
          <w:tcPr>
            <w:tcW w:w="1136" w:type="dxa"/>
            <w:tcBorders>
              <w:top w:val="nil"/>
              <w:left w:val="single" w:sz="8" w:space="0" w:color="auto"/>
              <w:bottom w:val="single" w:sz="8" w:space="0" w:color="auto"/>
              <w:right w:val="single" w:sz="8" w:space="0" w:color="auto"/>
            </w:tcBorders>
            <w:shd w:val="clear" w:color="auto" w:fill="auto"/>
            <w:vAlign w:val="center"/>
            <w:hideMark/>
            <w:tcPrChange w:id="1627" w:author="Ruben" w:date="2016-12-12T09:39:00Z">
              <w:tcPr>
                <w:tcW w:w="1055" w:type="dxa"/>
                <w:gridSpan w:val="2"/>
                <w:tcBorders>
                  <w:top w:val="nil"/>
                  <w:left w:val="single" w:sz="8" w:space="0" w:color="auto"/>
                  <w:bottom w:val="single" w:sz="8" w:space="0" w:color="auto"/>
                  <w:right w:val="single" w:sz="8" w:space="0" w:color="auto"/>
                </w:tcBorders>
                <w:shd w:val="clear" w:color="auto" w:fill="auto"/>
                <w:vAlign w:val="center"/>
                <w:hideMark/>
              </w:tcPr>
            </w:tcPrChange>
          </w:tcPr>
          <w:p w14:paraId="6F04D0C4" w14:textId="77777777" w:rsidR="00020B30" w:rsidRPr="00AD7EB7" w:rsidRDefault="00E02D98" w:rsidP="00020B30">
            <w:pPr>
              <w:spacing w:line="240" w:lineRule="auto"/>
              <w:ind w:firstLine="0"/>
              <w:jc w:val="center"/>
              <w:rPr>
                <w:ins w:id="1628" w:author="Ruben" w:date="2016-12-12T09:37:00Z"/>
                <w:rFonts w:eastAsia="Times New Roman" w:cs="Calibri"/>
                <w:b/>
                <w:bCs/>
                <w:color w:val="000000"/>
                <w:sz w:val="20"/>
                <w:szCs w:val="20"/>
                <w:rPrChange w:id="1629" w:author="Cristiano Cesario" w:date="2016-12-12T21:35:00Z">
                  <w:rPr>
                    <w:ins w:id="1630" w:author="Ruben" w:date="2016-12-12T09:37:00Z"/>
                    <w:rFonts w:ascii="Calibri" w:eastAsia="Times New Roman" w:hAnsi="Calibri" w:cs="Calibri"/>
                    <w:b/>
                    <w:bCs/>
                    <w:color w:val="000000"/>
                  </w:rPr>
                </w:rPrChange>
              </w:rPr>
            </w:pPr>
            <w:ins w:id="1631" w:author="Ruben" w:date="2016-12-12T09:37:00Z">
              <w:r w:rsidRPr="00AD7EB7">
                <w:rPr>
                  <w:rFonts w:eastAsia="Times New Roman" w:cs="Calibri"/>
                  <w:b/>
                  <w:bCs/>
                  <w:color w:val="000000"/>
                  <w:sz w:val="20"/>
                  <w:szCs w:val="20"/>
                  <w:rPrChange w:id="1632" w:author="Cristiano Cesario" w:date="2016-12-12T21:35:00Z">
                    <w:rPr>
                      <w:rFonts w:ascii="Calibri" w:eastAsia="Times New Roman" w:hAnsi="Calibri" w:cs="Calibri"/>
                      <w:b/>
                      <w:bCs/>
                      <w:color w:val="000000"/>
                      <w:u w:val="single"/>
                    </w:rPr>
                  </w:rPrChange>
                </w:rPr>
                <w:t>Reduction (%)</w:t>
              </w:r>
            </w:ins>
          </w:p>
        </w:tc>
      </w:tr>
      <w:tr w:rsidR="00020B30" w:rsidRPr="00020B30" w14:paraId="4F6DDA1C" w14:textId="77777777" w:rsidTr="00020B30">
        <w:trPr>
          <w:trHeight w:val="288"/>
          <w:ins w:id="1633"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28F2BCFC" w14:textId="77777777" w:rsidR="00020B30" w:rsidRPr="00AD7EB7" w:rsidRDefault="00E02D98" w:rsidP="00020B30">
            <w:pPr>
              <w:spacing w:line="240" w:lineRule="auto"/>
              <w:ind w:firstLine="0"/>
              <w:jc w:val="left"/>
              <w:rPr>
                <w:ins w:id="1634" w:author="Ruben" w:date="2016-12-12T09:37:00Z"/>
                <w:rFonts w:eastAsia="Times New Roman" w:cs="Calibri"/>
                <w:b/>
                <w:color w:val="000000"/>
                <w:sz w:val="20"/>
                <w:szCs w:val="20"/>
                <w:rPrChange w:id="1635" w:author="Cristiano Cesario" w:date="2016-12-12T21:35:00Z">
                  <w:rPr>
                    <w:ins w:id="1636" w:author="Ruben" w:date="2016-12-12T09:37:00Z"/>
                    <w:rFonts w:ascii="Calibri" w:eastAsia="Times New Roman" w:hAnsi="Calibri" w:cs="Calibri"/>
                    <w:color w:val="000000"/>
                  </w:rPr>
                </w:rPrChange>
              </w:rPr>
            </w:pPr>
            <w:ins w:id="1637" w:author="Ruben" w:date="2016-12-12T09:37:00Z">
              <w:r w:rsidRPr="00AD7EB7">
                <w:rPr>
                  <w:rFonts w:eastAsia="Times New Roman" w:cs="Calibri"/>
                  <w:b/>
                  <w:color w:val="000000"/>
                  <w:sz w:val="20"/>
                  <w:szCs w:val="20"/>
                  <w:rPrChange w:id="1638" w:author="Cristiano Cesario" w:date="2016-12-12T21:35:00Z">
                    <w:rPr>
                      <w:rFonts w:ascii="Calibri" w:eastAsia="Times New Roman" w:hAnsi="Calibri" w:cs="Calibri"/>
                      <w:color w:val="000000"/>
                      <w:u w:val="single"/>
                    </w:rPr>
                  </w:rPrChange>
                </w:rPr>
                <w:t>DyeVC</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0348DCBA" w14:textId="77777777" w:rsidR="00020B30" w:rsidRPr="00AD7EB7" w:rsidRDefault="00E02D98" w:rsidP="00020B30">
            <w:pPr>
              <w:spacing w:line="240" w:lineRule="auto"/>
              <w:ind w:firstLine="0"/>
              <w:jc w:val="center"/>
              <w:rPr>
                <w:ins w:id="1639" w:author="Ruben" w:date="2016-12-12T09:37:00Z"/>
                <w:rFonts w:eastAsia="Times New Roman" w:cs="Calibri"/>
                <w:bCs/>
                <w:color w:val="000000"/>
                <w:sz w:val="20"/>
                <w:szCs w:val="20"/>
                <w:rPrChange w:id="1640" w:author="Cristiano Cesario" w:date="2016-12-12T21:35:00Z">
                  <w:rPr>
                    <w:ins w:id="1641" w:author="Ruben" w:date="2016-12-12T09:37:00Z"/>
                    <w:rFonts w:ascii="Calibri" w:eastAsia="Times New Roman" w:hAnsi="Calibri" w:cs="Calibri"/>
                    <w:b/>
                    <w:bCs/>
                    <w:color w:val="000000"/>
                  </w:rPr>
                </w:rPrChange>
              </w:rPr>
            </w:pPr>
            <w:ins w:id="1642" w:author="Ruben" w:date="2016-12-12T09:37:00Z">
              <w:r w:rsidRPr="00AD7EB7">
                <w:rPr>
                  <w:rFonts w:eastAsia="Times New Roman" w:cs="Calibri"/>
                  <w:bCs/>
                  <w:color w:val="000000"/>
                  <w:sz w:val="20"/>
                  <w:szCs w:val="20"/>
                  <w:rPrChange w:id="1643" w:author="Cristiano Cesario" w:date="2016-12-12T21:35:00Z">
                    <w:rPr>
                      <w:rFonts w:ascii="Calibri" w:eastAsia="Times New Roman" w:hAnsi="Calibri" w:cs="Calibri"/>
                      <w:b/>
                      <w:bCs/>
                      <w:color w:val="000000"/>
                      <w:u w:val="single"/>
                    </w:rPr>
                  </w:rPrChange>
                </w:rPr>
                <w:t>228</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1D48827F" w14:textId="77777777" w:rsidR="00020B30" w:rsidRPr="00AD7EB7" w:rsidRDefault="00E02D98" w:rsidP="00020B30">
            <w:pPr>
              <w:spacing w:line="240" w:lineRule="auto"/>
              <w:ind w:firstLine="0"/>
              <w:jc w:val="center"/>
              <w:rPr>
                <w:ins w:id="1644" w:author="Ruben" w:date="2016-12-12T09:37:00Z"/>
                <w:rFonts w:eastAsia="Times New Roman" w:cs="Calibri"/>
                <w:bCs/>
                <w:color w:val="000000"/>
                <w:sz w:val="20"/>
                <w:szCs w:val="20"/>
                <w:rPrChange w:id="1645" w:author="Cristiano Cesario" w:date="2016-12-12T21:35:00Z">
                  <w:rPr>
                    <w:ins w:id="1646" w:author="Ruben" w:date="2016-12-12T09:37:00Z"/>
                    <w:rFonts w:ascii="Calibri" w:eastAsia="Times New Roman" w:hAnsi="Calibri" w:cs="Calibri"/>
                    <w:b/>
                    <w:bCs/>
                    <w:color w:val="000000"/>
                  </w:rPr>
                </w:rPrChange>
              </w:rPr>
            </w:pPr>
            <w:ins w:id="1647" w:author="Ruben" w:date="2016-12-12T09:37:00Z">
              <w:r w:rsidRPr="00AD7EB7">
                <w:rPr>
                  <w:rFonts w:eastAsia="Times New Roman" w:cs="Calibri"/>
                  <w:bCs/>
                  <w:color w:val="000000"/>
                  <w:sz w:val="20"/>
                  <w:szCs w:val="20"/>
                  <w:rPrChange w:id="1648" w:author="Cristiano Cesario" w:date="2016-12-12T21:35:00Z">
                    <w:rPr>
                      <w:rFonts w:ascii="Calibri" w:eastAsia="Times New Roman" w:hAnsi="Calibri" w:cs="Calibri"/>
                      <w:b/>
                      <w:bCs/>
                      <w:color w:val="000000"/>
                      <w:u w:val="single"/>
                    </w:rPr>
                  </w:rPrChange>
                </w:rPr>
                <w:t>73</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01C2FB17" w14:textId="77777777" w:rsidR="00020B30" w:rsidRPr="00AD7EB7" w:rsidRDefault="00E02D98" w:rsidP="00020B30">
            <w:pPr>
              <w:spacing w:line="240" w:lineRule="auto"/>
              <w:ind w:firstLine="0"/>
              <w:jc w:val="center"/>
              <w:rPr>
                <w:ins w:id="1649" w:author="Ruben" w:date="2016-12-12T09:37:00Z"/>
                <w:rFonts w:eastAsia="Times New Roman" w:cs="Calibri"/>
                <w:bCs/>
                <w:color w:val="000000"/>
                <w:sz w:val="20"/>
                <w:szCs w:val="20"/>
                <w:rPrChange w:id="1650" w:author="Cristiano Cesario" w:date="2016-12-12T21:35:00Z">
                  <w:rPr>
                    <w:ins w:id="1651" w:author="Ruben" w:date="2016-12-12T09:37:00Z"/>
                    <w:rFonts w:ascii="Calibri" w:eastAsia="Times New Roman" w:hAnsi="Calibri" w:cs="Calibri"/>
                    <w:b/>
                    <w:bCs/>
                    <w:color w:val="000000"/>
                  </w:rPr>
                </w:rPrChange>
              </w:rPr>
            </w:pPr>
            <w:ins w:id="1652" w:author="Ruben" w:date="2016-12-12T09:37:00Z">
              <w:r w:rsidRPr="00AD7EB7">
                <w:rPr>
                  <w:rFonts w:eastAsia="Times New Roman" w:cs="Calibri"/>
                  <w:bCs/>
                  <w:color w:val="000000"/>
                  <w:sz w:val="20"/>
                  <w:szCs w:val="20"/>
                  <w:rPrChange w:id="1653" w:author="Cristiano Cesario" w:date="2016-12-12T21:35:00Z">
                    <w:rPr>
                      <w:rFonts w:ascii="Calibri" w:eastAsia="Times New Roman" w:hAnsi="Calibri" w:cs="Calibri"/>
                      <w:b/>
                      <w:bCs/>
                      <w:color w:val="000000"/>
                      <w:u w:val="single"/>
                    </w:rPr>
                  </w:rPrChange>
                </w:rPr>
                <w:t>47</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30274745" w14:textId="77777777" w:rsidR="00020B30" w:rsidRPr="00AD7EB7" w:rsidRDefault="00E02D98" w:rsidP="00020B30">
            <w:pPr>
              <w:spacing w:line="240" w:lineRule="auto"/>
              <w:ind w:firstLine="0"/>
              <w:jc w:val="center"/>
              <w:rPr>
                <w:ins w:id="1654" w:author="Ruben" w:date="2016-12-12T09:37:00Z"/>
                <w:rFonts w:eastAsia="Times New Roman" w:cs="Calibri"/>
                <w:bCs/>
                <w:color w:val="FF0000"/>
                <w:sz w:val="20"/>
                <w:szCs w:val="20"/>
                <w:rPrChange w:id="1655" w:author="Cristiano Cesario" w:date="2016-12-12T21:35:00Z">
                  <w:rPr>
                    <w:ins w:id="1656" w:author="Ruben" w:date="2016-12-12T09:37:00Z"/>
                    <w:rFonts w:ascii="Calibri" w:eastAsia="Times New Roman" w:hAnsi="Calibri" w:cs="Calibri"/>
                    <w:b/>
                    <w:bCs/>
                    <w:color w:val="FF0000"/>
                  </w:rPr>
                </w:rPrChange>
              </w:rPr>
            </w:pPr>
            <w:ins w:id="1657" w:author="Ruben" w:date="2016-12-12T09:37:00Z">
              <w:r w:rsidRPr="00AD7EB7">
                <w:rPr>
                  <w:rFonts w:eastAsia="Times New Roman" w:cs="Calibri"/>
                  <w:bCs/>
                  <w:color w:val="FF0000"/>
                  <w:sz w:val="20"/>
                  <w:szCs w:val="20"/>
                  <w:rPrChange w:id="1658" w:author="Cristiano Cesario" w:date="2016-12-12T21:35:00Z">
                    <w:rPr>
                      <w:rFonts w:ascii="Calibri" w:eastAsia="Times New Roman" w:hAnsi="Calibri" w:cs="Calibri"/>
                      <w:b/>
                      <w:bCs/>
                      <w:color w:val="FF0000"/>
                      <w:u w:val="single"/>
                    </w:rPr>
                  </w:rPrChange>
                </w:rPr>
                <w:t>67.98</w:t>
              </w:r>
            </w:ins>
          </w:p>
        </w:tc>
        <w:tc>
          <w:tcPr>
            <w:tcW w:w="1232" w:type="dxa"/>
            <w:tcBorders>
              <w:top w:val="nil"/>
              <w:left w:val="nil"/>
              <w:bottom w:val="single" w:sz="4" w:space="0" w:color="auto"/>
              <w:right w:val="single" w:sz="8" w:space="0" w:color="auto"/>
            </w:tcBorders>
            <w:shd w:val="clear" w:color="auto" w:fill="auto"/>
            <w:noWrap/>
            <w:vAlign w:val="center"/>
            <w:hideMark/>
          </w:tcPr>
          <w:p w14:paraId="6DE5F875" w14:textId="77777777" w:rsidR="00020B30" w:rsidRPr="00AD7EB7" w:rsidRDefault="00E02D98" w:rsidP="00020B30">
            <w:pPr>
              <w:spacing w:line="240" w:lineRule="auto"/>
              <w:ind w:firstLine="0"/>
              <w:jc w:val="center"/>
              <w:rPr>
                <w:ins w:id="1659" w:author="Ruben" w:date="2016-12-12T09:37:00Z"/>
                <w:rFonts w:eastAsia="Times New Roman" w:cs="Calibri"/>
                <w:bCs/>
                <w:color w:val="000000"/>
                <w:sz w:val="20"/>
                <w:szCs w:val="20"/>
                <w:rPrChange w:id="1660" w:author="Cristiano Cesario" w:date="2016-12-12T21:35:00Z">
                  <w:rPr>
                    <w:ins w:id="1661" w:author="Ruben" w:date="2016-12-12T09:37:00Z"/>
                    <w:rFonts w:ascii="Calibri" w:eastAsia="Times New Roman" w:hAnsi="Calibri" w:cs="Calibri"/>
                    <w:b/>
                    <w:bCs/>
                    <w:color w:val="000000"/>
                  </w:rPr>
                </w:rPrChange>
              </w:rPr>
            </w:pPr>
            <w:ins w:id="1662" w:author="Ruben" w:date="2016-12-12T09:37:00Z">
              <w:r w:rsidRPr="00AD7EB7">
                <w:rPr>
                  <w:rFonts w:eastAsia="Times New Roman" w:cs="Calibri"/>
                  <w:bCs/>
                  <w:color w:val="000000"/>
                  <w:sz w:val="20"/>
                  <w:szCs w:val="20"/>
                  <w:rPrChange w:id="1663" w:author="Cristiano Cesario" w:date="2016-12-12T21:35:00Z">
                    <w:rPr>
                      <w:rFonts w:ascii="Calibri" w:eastAsia="Times New Roman" w:hAnsi="Calibri" w:cs="Calibri"/>
                      <w:b/>
                      <w:bCs/>
                      <w:color w:val="000000"/>
                      <w:u w:val="single"/>
                    </w:rPr>
                  </w:rPrChange>
                </w:rPr>
                <w:t>32</w:t>
              </w:r>
            </w:ins>
          </w:p>
        </w:tc>
        <w:tc>
          <w:tcPr>
            <w:tcW w:w="1232" w:type="dxa"/>
            <w:tcBorders>
              <w:top w:val="nil"/>
              <w:left w:val="nil"/>
              <w:bottom w:val="single" w:sz="4" w:space="0" w:color="auto"/>
              <w:right w:val="single" w:sz="8" w:space="0" w:color="auto"/>
            </w:tcBorders>
            <w:shd w:val="clear" w:color="auto" w:fill="auto"/>
            <w:noWrap/>
            <w:vAlign w:val="center"/>
            <w:hideMark/>
          </w:tcPr>
          <w:p w14:paraId="2A79A1E8" w14:textId="77777777" w:rsidR="00020B30" w:rsidRPr="00AD7EB7" w:rsidRDefault="00E02D98" w:rsidP="00020B30">
            <w:pPr>
              <w:spacing w:line="240" w:lineRule="auto"/>
              <w:ind w:firstLine="0"/>
              <w:jc w:val="center"/>
              <w:rPr>
                <w:ins w:id="1664" w:author="Ruben" w:date="2016-12-12T09:37:00Z"/>
                <w:rFonts w:eastAsia="Times New Roman" w:cs="Calibri"/>
                <w:bCs/>
                <w:color w:val="000000"/>
                <w:sz w:val="20"/>
                <w:szCs w:val="20"/>
                <w:rPrChange w:id="1665" w:author="Cristiano Cesario" w:date="2016-12-12T21:35:00Z">
                  <w:rPr>
                    <w:ins w:id="1666" w:author="Ruben" w:date="2016-12-12T09:37:00Z"/>
                    <w:rFonts w:ascii="Calibri" w:eastAsia="Times New Roman" w:hAnsi="Calibri" w:cs="Calibri"/>
                    <w:b/>
                    <w:bCs/>
                    <w:color w:val="000000"/>
                  </w:rPr>
                </w:rPrChange>
              </w:rPr>
            </w:pPr>
            <w:ins w:id="1667" w:author="Ruben" w:date="2016-12-12T09:37:00Z">
              <w:r w:rsidRPr="00AD7EB7">
                <w:rPr>
                  <w:rFonts w:eastAsia="Times New Roman" w:cs="Calibri"/>
                  <w:bCs/>
                  <w:color w:val="000000"/>
                  <w:sz w:val="20"/>
                  <w:szCs w:val="20"/>
                  <w:rPrChange w:id="1668" w:author="Cristiano Cesario" w:date="2016-12-12T21:35:00Z">
                    <w:rPr>
                      <w:rFonts w:ascii="Calibri" w:eastAsia="Times New Roman" w:hAnsi="Calibri" w:cs="Calibri"/>
                      <w:b/>
                      <w:bCs/>
                      <w:color w:val="000000"/>
                      <w:u w:val="single"/>
                    </w:rPr>
                  </w:rPrChange>
                </w:rPr>
                <w:t>32</w:t>
              </w:r>
            </w:ins>
          </w:p>
        </w:tc>
        <w:tc>
          <w:tcPr>
            <w:tcW w:w="1136" w:type="dxa"/>
            <w:tcBorders>
              <w:top w:val="nil"/>
              <w:left w:val="nil"/>
              <w:bottom w:val="single" w:sz="4" w:space="0" w:color="auto"/>
              <w:right w:val="single" w:sz="8" w:space="0" w:color="auto"/>
            </w:tcBorders>
            <w:shd w:val="clear" w:color="auto" w:fill="auto"/>
            <w:noWrap/>
            <w:vAlign w:val="center"/>
            <w:hideMark/>
          </w:tcPr>
          <w:p w14:paraId="17450F6F" w14:textId="77777777" w:rsidR="00020B30" w:rsidRPr="00AD7EB7" w:rsidRDefault="00E02D98" w:rsidP="00020B30">
            <w:pPr>
              <w:spacing w:line="240" w:lineRule="auto"/>
              <w:ind w:firstLine="0"/>
              <w:jc w:val="center"/>
              <w:rPr>
                <w:ins w:id="1669" w:author="Ruben" w:date="2016-12-12T09:37:00Z"/>
                <w:rFonts w:eastAsia="Times New Roman" w:cs="Calibri"/>
                <w:bCs/>
                <w:color w:val="FF0000"/>
                <w:sz w:val="20"/>
                <w:szCs w:val="20"/>
                <w:rPrChange w:id="1670" w:author="Cristiano Cesario" w:date="2016-12-12T21:35:00Z">
                  <w:rPr>
                    <w:ins w:id="1671" w:author="Ruben" w:date="2016-12-12T09:37:00Z"/>
                    <w:rFonts w:ascii="Calibri" w:eastAsia="Times New Roman" w:hAnsi="Calibri" w:cs="Calibri"/>
                    <w:b/>
                    <w:bCs/>
                    <w:color w:val="FF0000"/>
                  </w:rPr>
                </w:rPrChange>
              </w:rPr>
            </w:pPr>
            <w:ins w:id="1672" w:author="Ruben" w:date="2016-12-12T09:37:00Z">
              <w:r w:rsidRPr="00AD7EB7">
                <w:rPr>
                  <w:rFonts w:eastAsia="Times New Roman" w:cs="Calibri"/>
                  <w:bCs/>
                  <w:color w:val="FF0000"/>
                  <w:sz w:val="20"/>
                  <w:szCs w:val="20"/>
                  <w:rPrChange w:id="1673" w:author="Cristiano Cesario" w:date="2016-12-12T21:35:00Z">
                    <w:rPr>
                      <w:rFonts w:ascii="Calibri" w:eastAsia="Times New Roman" w:hAnsi="Calibri" w:cs="Calibri"/>
                      <w:b/>
                      <w:bCs/>
                      <w:color w:val="FF0000"/>
                      <w:u w:val="single"/>
                    </w:rPr>
                  </w:rPrChange>
                </w:rPr>
                <w:t>85.96</w:t>
              </w:r>
            </w:ins>
          </w:p>
        </w:tc>
      </w:tr>
      <w:tr w:rsidR="00020B30" w:rsidRPr="00020B30" w14:paraId="60D79A97" w14:textId="77777777" w:rsidTr="00020B30">
        <w:trPr>
          <w:trHeight w:val="288"/>
          <w:ins w:id="1674"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44553445" w14:textId="77777777" w:rsidR="00020B30" w:rsidRPr="00AD7EB7" w:rsidRDefault="00E02D98" w:rsidP="00020B30">
            <w:pPr>
              <w:spacing w:line="240" w:lineRule="auto"/>
              <w:ind w:firstLine="0"/>
              <w:jc w:val="left"/>
              <w:rPr>
                <w:ins w:id="1675" w:author="Ruben" w:date="2016-12-12T09:37:00Z"/>
                <w:rFonts w:eastAsia="Times New Roman" w:cs="Calibri"/>
                <w:b/>
                <w:color w:val="000000"/>
                <w:sz w:val="20"/>
                <w:szCs w:val="20"/>
                <w:rPrChange w:id="1676" w:author="Cristiano Cesario" w:date="2016-12-12T21:35:00Z">
                  <w:rPr>
                    <w:ins w:id="1677" w:author="Ruben" w:date="2016-12-12T09:37:00Z"/>
                    <w:rFonts w:ascii="Calibri" w:eastAsia="Times New Roman" w:hAnsi="Calibri" w:cs="Calibri"/>
                    <w:color w:val="000000"/>
                  </w:rPr>
                </w:rPrChange>
              </w:rPr>
            </w:pPr>
            <w:ins w:id="1678" w:author="Ruben" w:date="2016-12-12T09:37:00Z">
              <w:r w:rsidRPr="00AD7EB7">
                <w:rPr>
                  <w:rFonts w:eastAsia="Times New Roman" w:cs="Calibri"/>
                  <w:b/>
                  <w:color w:val="000000"/>
                  <w:sz w:val="20"/>
                  <w:szCs w:val="20"/>
                  <w:rPrChange w:id="1679" w:author="Cristiano Cesario" w:date="2016-12-12T21:35:00Z">
                    <w:rPr>
                      <w:rFonts w:ascii="Calibri" w:eastAsia="Times New Roman" w:hAnsi="Calibri" w:cs="Calibri"/>
                      <w:color w:val="000000"/>
                      <w:u w:val="single"/>
                    </w:rPr>
                  </w:rPrChange>
                </w:rPr>
                <w:t>SAPOS</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3C31B94" w14:textId="77777777" w:rsidR="00020B30" w:rsidRPr="00AD7EB7" w:rsidRDefault="00E02D98" w:rsidP="00020B30">
            <w:pPr>
              <w:spacing w:line="240" w:lineRule="auto"/>
              <w:ind w:firstLine="0"/>
              <w:jc w:val="center"/>
              <w:rPr>
                <w:ins w:id="1680" w:author="Ruben" w:date="2016-12-12T09:37:00Z"/>
                <w:rFonts w:eastAsia="Times New Roman" w:cs="Calibri"/>
                <w:bCs/>
                <w:color w:val="000000"/>
                <w:sz w:val="20"/>
                <w:szCs w:val="20"/>
                <w:rPrChange w:id="1681" w:author="Cristiano Cesario" w:date="2016-12-12T21:35:00Z">
                  <w:rPr>
                    <w:ins w:id="1682" w:author="Ruben" w:date="2016-12-12T09:37:00Z"/>
                    <w:rFonts w:ascii="Calibri" w:eastAsia="Times New Roman" w:hAnsi="Calibri" w:cs="Calibri"/>
                    <w:b/>
                    <w:bCs/>
                    <w:color w:val="000000"/>
                  </w:rPr>
                </w:rPrChange>
              </w:rPr>
            </w:pPr>
            <w:ins w:id="1683" w:author="Ruben" w:date="2016-12-12T09:37:00Z">
              <w:r w:rsidRPr="00AD7EB7">
                <w:rPr>
                  <w:rFonts w:eastAsia="Times New Roman" w:cs="Calibri"/>
                  <w:bCs/>
                  <w:color w:val="000000"/>
                  <w:sz w:val="20"/>
                  <w:szCs w:val="20"/>
                  <w:rPrChange w:id="1684" w:author="Cristiano Cesario" w:date="2016-12-12T21:35:00Z">
                    <w:rPr>
                      <w:rFonts w:ascii="Calibri" w:eastAsia="Times New Roman" w:hAnsi="Calibri" w:cs="Calibri"/>
                      <w:b/>
                      <w:bCs/>
                      <w:color w:val="000000"/>
                      <w:u w:val="single"/>
                    </w:rPr>
                  </w:rPrChange>
                </w:rPr>
                <w:t>1245</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3F05AE72" w14:textId="77777777" w:rsidR="00020B30" w:rsidRPr="00AD7EB7" w:rsidRDefault="00E02D98" w:rsidP="00020B30">
            <w:pPr>
              <w:spacing w:line="240" w:lineRule="auto"/>
              <w:ind w:firstLine="0"/>
              <w:jc w:val="center"/>
              <w:rPr>
                <w:ins w:id="1685" w:author="Ruben" w:date="2016-12-12T09:37:00Z"/>
                <w:rFonts w:eastAsia="Times New Roman" w:cs="Calibri"/>
                <w:bCs/>
                <w:color w:val="000000"/>
                <w:sz w:val="20"/>
                <w:szCs w:val="20"/>
                <w:rPrChange w:id="1686" w:author="Cristiano Cesario" w:date="2016-12-12T21:35:00Z">
                  <w:rPr>
                    <w:ins w:id="1687" w:author="Ruben" w:date="2016-12-12T09:37:00Z"/>
                    <w:rFonts w:ascii="Calibri" w:eastAsia="Times New Roman" w:hAnsi="Calibri" w:cs="Calibri"/>
                    <w:b/>
                    <w:bCs/>
                    <w:color w:val="000000"/>
                  </w:rPr>
                </w:rPrChange>
              </w:rPr>
            </w:pPr>
            <w:ins w:id="1688" w:author="Ruben" w:date="2016-12-12T09:37:00Z">
              <w:r w:rsidRPr="00AD7EB7">
                <w:rPr>
                  <w:rFonts w:eastAsia="Times New Roman" w:cs="Calibri"/>
                  <w:bCs/>
                  <w:color w:val="000000"/>
                  <w:sz w:val="20"/>
                  <w:szCs w:val="20"/>
                  <w:rPrChange w:id="1689" w:author="Cristiano Cesario" w:date="2016-12-12T21:35:00Z">
                    <w:rPr>
                      <w:rFonts w:ascii="Calibri" w:eastAsia="Times New Roman" w:hAnsi="Calibri" w:cs="Calibri"/>
                      <w:b/>
                      <w:bCs/>
                      <w:color w:val="000000"/>
                      <w:u w:val="single"/>
                    </w:rPr>
                  </w:rPrChange>
                </w:rPr>
                <w:t>456</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58020F4C" w14:textId="77777777" w:rsidR="00020B30" w:rsidRPr="00AD7EB7" w:rsidRDefault="00E02D98" w:rsidP="00020B30">
            <w:pPr>
              <w:spacing w:line="240" w:lineRule="auto"/>
              <w:ind w:firstLine="0"/>
              <w:jc w:val="center"/>
              <w:rPr>
                <w:ins w:id="1690" w:author="Ruben" w:date="2016-12-12T09:37:00Z"/>
                <w:rFonts w:eastAsia="Times New Roman" w:cs="Calibri"/>
                <w:bCs/>
                <w:color w:val="000000"/>
                <w:sz w:val="20"/>
                <w:szCs w:val="20"/>
                <w:rPrChange w:id="1691" w:author="Cristiano Cesario" w:date="2016-12-12T21:35:00Z">
                  <w:rPr>
                    <w:ins w:id="1692" w:author="Ruben" w:date="2016-12-12T09:37:00Z"/>
                    <w:rFonts w:ascii="Calibri" w:eastAsia="Times New Roman" w:hAnsi="Calibri" w:cs="Calibri"/>
                    <w:b/>
                    <w:bCs/>
                    <w:color w:val="000000"/>
                  </w:rPr>
                </w:rPrChange>
              </w:rPr>
            </w:pPr>
            <w:ins w:id="1693" w:author="Ruben" w:date="2016-12-12T09:37:00Z">
              <w:r w:rsidRPr="00AD7EB7">
                <w:rPr>
                  <w:rFonts w:eastAsia="Times New Roman" w:cs="Calibri"/>
                  <w:bCs/>
                  <w:color w:val="000000"/>
                  <w:sz w:val="20"/>
                  <w:szCs w:val="20"/>
                  <w:rPrChange w:id="1694" w:author="Cristiano Cesario" w:date="2016-12-12T21:35:00Z">
                    <w:rPr>
                      <w:rFonts w:ascii="Calibri" w:eastAsia="Times New Roman" w:hAnsi="Calibri" w:cs="Calibri"/>
                      <w:b/>
                      <w:bCs/>
                      <w:color w:val="000000"/>
                      <w:u w:val="single"/>
                    </w:rPr>
                  </w:rPrChange>
                </w:rPr>
                <w:t>404</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6211C62D" w14:textId="77777777" w:rsidR="00020B30" w:rsidRPr="00AD7EB7" w:rsidRDefault="00E02D98" w:rsidP="00020B30">
            <w:pPr>
              <w:spacing w:line="240" w:lineRule="auto"/>
              <w:ind w:firstLine="0"/>
              <w:jc w:val="center"/>
              <w:rPr>
                <w:ins w:id="1695" w:author="Ruben" w:date="2016-12-12T09:37:00Z"/>
                <w:rFonts w:eastAsia="Times New Roman" w:cs="Calibri"/>
                <w:bCs/>
                <w:color w:val="FF0000"/>
                <w:sz w:val="20"/>
                <w:szCs w:val="20"/>
                <w:rPrChange w:id="1696" w:author="Cristiano Cesario" w:date="2016-12-12T21:35:00Z">
                  <w:rPr>
                    <w:ins w:id="1697" w:author="Ruben" w:date="2016-12-12T09:37:00Z"/>
                    <w:rFonts w:ascii="Calibri" w:eastAsia="Times New Roman" w:hAnsi="Calibri" w:cs="Calibri"/>
                    <w:b/>
                    <w:bCs/>
                    <w:color w:val="FF0000"/>
                  </w:rPr>
                </w:rPrChange>
              </w:rPr>
            </w:pPr>
            <w:ins w:id="1698" w:author="Ruben" w:date="2016-12-12T09:37:00Z">
              <w:r w:rsidRPr="00AD7EB7">
                <w:rPr>
                  <w:rFonts w:eastAsia="Times New Roman" w:cs="Calibri"/>
                  <w:bCs/>
                  <w:color w:val="FF0000"/>
                  <w:sz w:val="20"/>
                  <w:szCs w:val="20"/>
                  <w:rPrChange w:id="1699" w:author="Cristiano Cesario" w:date="2016-12-12T21:35:00Z">
                    <w:rPr>
                      <w:rFonts w:ascii="Calibri" w:eastAsia="Times New Roman" w:hAnsi="Calibri" w:cs="Calibri"/>
                      <w:b/>
                      <w:bCs/>
                      <w:color w:val="FF0000"/>
                      <w:u w:val="single"/>
                    </w:rPr>
                  </w:rPrChange>
                </w:rPr>
                <w:t>63.37</w:t>
              </w:r>
            </w:ins>
          </w:p>
        </w:tc>
        <w:tc>
          <w:tcPr>
            <w:tcW w:w="1232" w:type="dxa"/>
            <w:tcBorders>
              <w:top w:val="nil"/>
              <w:left w:val="nil"/>
              <w:bottom w:val="single" w:sz="4" w:space="0" w:color="auto"/>
              <w:right w:val="single" w:sz="8" w:space="0" w:color="auto"/>
            </w:tcBorders>
            <w:shd w:val="clear" w:color="auto" w:fill="auto"/>
            <w:noWrap/>
            <w:vAlign w:val="center"/>
            <w:hideMark/>
          </w:tcPr>
          <w:p w14:paraId="5EEC97F1" w14:textId="77777777" w:rsidR="00020B30" w:rsidRPr="00AD7EB7" w:rsidRDefault="00E02D98" w:rsidP="00020B30">
            <w:pPr>
              <w:spacing w:line="240" w:lineRule="auto"/>
              <w:ind w:firstLine="0"/>
              <w:jc w:val="center"/>
              <w:rPr>
                <w:ins w:id="1700" w:author="Ruben" w:date="2016-12-12T09:37:00Z"/>
                <w:rFonts w:eastAsia="Times New Roman" w:cs="Calibri"/>
                <w:bCs/>
                <w:color w:val="000000"/>
                <w:sz w:val="20"/>
                <w:szCs w:val="20"/>
                <w:rPrChange w:id="1701" w:author="Cristiano Cesario" w:date="2016-12-12T21:35:00Z">
                  <w:rPr>
                    <w:ins w:id="1702" w:author="Ruben" w:date="2016-12-12T09:37:00Z"/>
                    <w:rFonts w:ascii="Calibri" w:eastAsia="Times New Roman" w:hAnsi="Calibri" w:cs="Calibri"/>
                    <w:b/>
                    <w:bCs/>
                    <w:color w:val="000000"/>
                  </w:rPr>
                </w:rPrChange>
              </w:rPr>
            </w:pPr>
            <w:ins w:id="1703" w:author="Ruben" w:date="2016-12-12T09:37:00Z">
              <w:r w:rsidRPr="00AD7EB7">
                <w:rPr>
                  <w:rFonts w:eastAsia="Times New Roman" w:cs="Calibri"/>
                  <w:bCs/>
                  <w:color w:val="000000"/>
                  <w:sz w:val="20"/>
                  <w:szCs w:val="20"/>
                  <w:rPrChange w:id="1704" w:author="Cristiano Cesario" w:date="2016-12-12T21:35:00Z">
                    <w:rPr>
                      <w:rFonts w:ascii="Calibri" w:eastAsia="Times New Roman" w:hAnsi="Calibri" w:cs="Calibri"/>
                      <w:b/>
                      <w:bCs/>
                      <w:color w:val="000000"/>
                      <w:u w:val="single"/>
                    </w:rPr>
                  </w:rPrChange>
                </w:rPr>
                <w:t>378</w:t>
              </w:r>
            </w:ins>
          </w:p>
        </w:tc>
        <w:tc>
          <w:tcPr>
            <w:tcW w:w="1232" w:type="dxa"/>
            <w:tcBorders>
              <w:top w:val="nil"/>
              <w:left w:val="nil"/>
              <w:bottom w:val="single" w:sz="4" w:space="0" w:color="auto"/>
              <w:right w:val="single" w:sz="8" w:space="0" w:color="auto"/>
            </w:tcBorders>
            <w:shd w:val="clear" w:color="auto" w:fill="auto"/>
            <w:noWrap/>
            <w:vAlign w:val="center"/>
            <w:hideMark/>
          </w:tcPr>
          <w:p w14:paraId="358DF276" w14:textId="77777777" w:rsidR="00020B30" w:rsidRPr="00AD7EB7" w:rsidRDefault="00E02D98" w:rsidP="00020B30">
            <w:pPr>
              <w:spacing w:line="240" w:lineRule="auto"/>
              <w:ind w:firstLine="0"/>
              <w:jc w:val="center"/>
              <w:rPr>
                <w:ins w:id="1705" w:author="Ruben" w:date="2016-12-12T09:37:00Z"/>
                <w:rFonts w:eastAsia="Times New Roman" w:cs="Calibri"/>
                <w:bCs/>
                <w:color w:val="000000"/>
                <w:sz w:val="20"/>
                <w:szCs w:val="20"/>
                <w:rPrChange w:id="1706" w:author="Cristiano Cesario" w:date="2016-12-12T21:35:00Z">
                  <w:rPr>
                    <w:ins w:id="1707" w:author="Ruben" w:date="2016-12-12T09:37:00Z"/>
                    <w:rFonts w:ascii="Calibri" w:eastAsia="Times New Roman" w:hAnsi="Calibri" w:cs="Calibri"/>
                    <w:b/>
                    <w:bCs/>
                    <w:color w:val="000000"/>
                  </w:rPr>
                </w:rPrChange>
              </w:rPr>
            </w:pPr>
            <w:ins w:id="1708" w:author="Ruben" w:date="2016-12-12T09:37:00Z">
              <w:r w:rsidRPr="00AD7EB7">
                <w:rPr>
                  <w:rFonts w:eastAsia="Times New Roman" w:cs="Calibri"/>
                  <w:bCs/>
                  <w:color w:val="000000"/>
                  <w:sz w:val="20"/>
                  <w:szCs w:val="20"/>
                  <w:rPrChange w:id="1709" w:author="Cristiano Cesario" w:date="2016-12-12T21:35:00Z">
                    <w:rPr>
                      <w:rFonts w:ascii="Calibri" w:eastAsia="Times New Roman" w:hAnsi="Calibri" w:cs="Calibri"/>
                      <w:b/>
                      <w:bCs/>
                      <w:color w:val="000000"/>
                      <w:u w:val="single"/>
                    </w:rPr>
                  </w:rPrChange>
                </w:rPr>
                <w:t>375</w:t>
              </w:r>
            </w:ins>
          </w:p>
        </w:tc>
        <w:tc>
          <w:tcPr>
            <w:tcW w:w="1136" w:type="dxa"/>
            <w:tcBorders>
              <w:top w:val="nil"/>
              <w:left w:val="nil"/>
              <w:bottom w:val="single" w:sz="4" w:space="0" w:color="auto"/>
              <w:right w:val="single" w:sz="8" w:space="0" w:color="auto"/>
            </w:tcBorders>
            <w:shd w:val="clear" w:color="auto" w:fill="auto"/>
            <w:noWrap/>
            <w:vAlign w:val="center"/>
            <w:hideMark/>
          </w:tcPr>
          <w:p w14:paraId="219B60A7" w14:textId="77777777" w:rsidR="00020B30" w:rsidRPr="00AD7EB7" w:rsidRDefault="00E02D98" w:rsidP="00020B30">
            <w:pPr>
              <w:spacing w:line="240" w:lineRule="auto"/>
              <w:ind w:firstLine="0"/>
              <w:jc w:val="center"/>
              <w:rPr>
                <w:ins w:id="1710" w:author="Ruben" w:date="2016-12-12T09:37:00Z"/>
                <w:rFonts w:eastAsia="Times New Roman" w:cs="Calibri"/>
                <w:bCs/>
                <w:color w:val="FF0000"/>
                <w:sz w:val="20"/>
                <w:szCs w:val="20"/>
                <w:rPrChange w:id="1711" w:author="Cristiano Cesario" w:date="2016-12-12T21:35:00Z">
                  <w:rPr>
                    <w:ins w:id="1712" w:author="Ruben" w:date="2016-12-12T09:37:00Z"/>
                    <w:rFonts w:ascii="Calibri" w:eastAsia="Times New Roman" w:hAnsi="Calibri" w:cs="Calibri"/>
                    <w:b/>
                    <w:bCs/>
                    <w:color w:val="FF0000"/>
                  </w:rPr>
                </w:rPrChange>
              </w:rPr>
            </w:pPr>
            <w:ins w:id="1713" w:author="Ruben" w:date="2016-12-12T09:37:00Z">
              <w:r w:rsidRPr="00AD7EB7">
                <w:rPr>
                  <w:rFonts w:eastAsia="Times New Roman" w:cs="Calibri"/>
                  <w:bCs/>
                  <w:color w:val="FF0000"/>
                  <w:sz w:val="20"/>
                  <w:szCs w:val="20"/>
                  <w:rPrChange w:id="1714" w:author="Cristiano Cesario" w:date="2016-12-12T21:35:00Z">
                    <w:rPr>
                      <w:rFonts w:ascii="Calibri" w:eastAsia="Times New Roman" w:hAnsi="Calibri" w:cs="Calibri"/>
                      <w:b/>
                      <w:bCs/>
                      <w:color w:val="FF0000"/>
                      <w:u w:val="single"/>
                    </w:rPr>
                  </w:rPrChange>
                </w:rPr>
                <w:t>69.88</w:t>
              </w:r>
            </w:ins>
          </w:p>
        </w:tc>
      </w:tr>
      <w:tr w:rsidR="00020B30" w:rsidRPr="00020B30" w14:paraId="4A685B98" w14:textId="77777777" w:rsidTr="00020B30">
        <w:trPr>
          <w:trHeight w:val="288"/>
          <w:ins w:id="1715"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4A528E56" w14:textId="77777777" w:rsidR="00020B30" w:rsidRPr="00AD7EB7" w:rsidRDefault="00E02D98" w:rsidP="00020B30">
            <w:pPr>
              <w:spacing w:line="240" w:lineRule="auto"/>
              <w:ind w:firstLine="0"/>
              <w:jc w:val="left"/>
              <w:rPr>
                <w:ins w:id="1716" w:author="Ruben" w:date="2016-12-12T09:37:00Z"/>
                <w:rFonts w:eastAsia="Times New Roman" w:cs="Calibri"/>
                <w:b/>
                <w:color w:val="000000"/>
                <w:sz w:val="20"/>
                <w:szCs w:val="20"/>
                <w:rPrChange w:id="1717" w:author="Cristiano Cesario" w:date="2016-12-12T21:35:00Z">
                  <w:rPr>
                    <w:ins w:id="1718" w:author="Ruben" w:date="2016-12-12T09:37:00Z"/>
                    <w:rFonts w:ascii="Calibri" w:eastAsia="Times New Roman" w:hAnsi="Calibri" w:cs="Calibri"/>
                    <w:color w:val="000000"/>
                  </w:rPr>
                </w:rPrChange>
              </w:rPr>
            </w:pPr>
            <w:proofErr w:type="spellStart"/>
            <w:ins w:id="1719" w:author="Ruben" w:date="2016-12-12T09:37:00Z">
              <w:r w:rsidRPr="00AD7EB7">
                <w:rPr>
                  <w:rFonts w:eastAsia="Times New Roman" w:cs="Calibri"/>
                  <w:b/>
                  <w:color w:val="000000"/>
                  <w:sz w:val="20"/>
                  <w:szCs w:val="20"/>
                  <w:rPrChange w:id="1720" w:author="Cristiano Cesario" w:date="2016-12-12T21:35:00Z">
                    <w:rPr>
                      <w:rFonts w:ascii="Calibri" w:eastAsia="Times New Roman" w:hAnsi="Calibri" w:cs="Calibri"/>
                      <w:color w:val="000000"/>
                      <w:u w:val="single"/>
                    </w:rPr>
                  </w:rPrChange>
                </w:rPr>
                <w:t>jgit</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5C2B6044" w14:textId="77777777" w:rsidR="00020B30" w:rsidRPr="00AD7EB7" w:rsidRDefault="00E02D98" w:rsidP="00020B30">
            <w:pPr>
              <w:spacing w:line="240" w:lineRule="auto"/>
              <w:ind w:firstLine="0"/>
              <w:jc w:val="center"/>
              <w:rPr>
                <w:ins w:id="1721" w:author="Ruben" w:date="2016-12-12T09:37:00Z"/>
                <w:rFonts w:eastAsia="Times New Roman" w:cs="Calibri"/>
                <w:bCs/>
                <w:color w:val="000000"/>
                <w:sz w:val="20"/>
                <w:szCs w:val="20"/>
                <w:rPrChange w:id="1722" w:author="Cristiano Cesario" w:date="2016-12-12T21:35:00Z">
                  <w:rPr>
                    <w:ins w:id="1723" w:author="Ruben" w:date="2016-12-12T09:37:00Z"/>
                    <w:rFonts w:ascii="Calibri" w:eastAsia="Times New Roman" w:hAnsi="Calibri" w:cs="Calibri"/>
                    <w:b/>
                    <w:bCs/>
                    <w:color w:val="000000"/>
                  </w:rPr>
                </w:rPrChange>
              </w:rPr>
            </w:pPr>
            <w:ins w:id="1724" w:author="Ruben" w:date="2016-12-12T09:37:00Z">
              <w:r w:rsidRPr="00AD7EB7">
                <w:rPr>
                  <w:rFonts w:eastAsia="Times New Roman" w:cs="Calibri"/>
                  <w:bCs/>
                  <w:color w:val="000000"/>
                  <w:sz w:val="20"/>
                  <w:szCs w:val="20"/>
                  <w:rPrChange w:id="1725" w:author="Cristiano Cesario" w:date="2016-12-12T21:35:00Z">
                    <w:rPr>
                      <w:rFonts w:ascii="Calibri" w:eastAsia="Times New Roman" w:hAnsi="Calibri" w:cs="Calibri"/>
                      <w:b/>
                      <w:bCs/>
                      <w:color w:val="000000"/>
                      <w:u w:val="single"/>
                    </w:rPr>
                  </w:rPrChange>
                </w:rPr>
                <w:t>4741</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0719078B" w14:textId="77777777" w:rsidR="00020B30" w:rsidRPr="00AD7EB7" w:rsidRDefault="00E02D98" w:rsidP="00020B30">
            <w:pPr>
              <w:spacing w:line="240" w:lineRule="auto"/>
              <w:ind w:firstLine="0"/>
              <w:jc w:val="center"/>
              <w:rPr>
                <w:ins w:id="1726" w:author="Ruben" w:date="2016-12-12T09:37:00Z"/>
                <w:rFonts w:eastAsia="Times New Roman" w:cs="Calibri"/>
                <w:bCs/>
                <w:color w:val="000000"/>
                <w:sz w:val="20"/>
                <w:szCs w:val="20"/>
                <w:rPrChange w:id="1727" w:author="Cristiano Cesario" w:date="2016-12-12T21:35:00Z">
                  <w:rPr>
                    <w:ins w:id="1728" w:author="Ruben" w:date="2016-12-12T09:37:00Z"/>
                    <w:rFonts w:ascii="Calibri" w:eastAsia="Times New Roman" w:hAnsi="Calibri" w:cs="Calibri"/>
                    <w:b/>
                    <w:bCs/>
                    <w:color w:val="000000"/>
                  </w:rPr>
                </w:rPrChange>
              </w:rPr>
            </w:pPr>
            <w:ins w:id="1729" w:author="Ruben" w:date="2016-12-12T09:37:00Z">
              <w:r w:rsidRPr="00AD7EB7">
                <w:rPr>
                  <w:rFonts w:eastAsia="Times New Roman" w:cs="Calibri"/>
                  <w:bCs/>
                  <w:color w:val="000000"/>
                  <w:sz w:val="20"/>
                  <w:szCs w:val="20"/>
                  <w:rPrChange w:id="1730" w:author="Cristiano Cesario" w:date="2016-12-12T21:35:00Z">
                    <w:rPr>
                      <w:rFonts w:ascii="Calibri" w:eastAsia="Times New Roman" w:hAnsi="Calibri" w:cs="Calibri"/>
                      <w:b/>
                      <w:bCs/>
                      <w:color w:val="000000"/>
                      <w:u w:val="single"/>
                    </w:rPr>
                  </w:rPrChange>
                </w:rPr>
                <w:t>3015</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6643161E" w14:textId="77777777" w:rsidR="00020B30" w:rsidRPr="00AD7EB7" w:rsidRDefault="00E02D98" w:rsidP="00020B30">
            <w:pPr>
              <w:spacing w:line="240" w:lineRule="auto"/>
              <w:ind w:firstLine="0"/>
              <w:jc w:val="center"/>
              <w:rPr>
                <w:ins w:id="1731" w:author="Ruben" w:date="2016-12-12T09:37:00Z"/>
                <w:rFonts w:eastAsia="Times New Roman" w:cs="Calibri"/>
                <w:bCs/>
                <w:color w:val="000000"/>
                <w:sz w:val="20"/>
                <w:szCs w:val="20"/>
                <w:rPrChange w:id="1732" w:author="Cristiano Cesario" w:date="2016-12-12T21:35:00Z">
                  <w:rPr>
                    <w:ins w:id="1733" w:author="Ruben" w:date="2016-12-12T09:37:00Z"/>
                    <w:rFonts w:ascii="Calibri" w:eastAsia="Times New Roman" w:hAnsi="Calibri" w:cs="Calibri"/>
                    <w:b/>
                    <w:bCs/>
                    <w:color w:val="000000"/>
                  </w:rPr>
                </w:rPrChange>
              </w:rPr>
            </w:pPr>
            <w:ins w:id="1734" w:author="Ruben" w:date="2016-12-12T09:37:00Z">
              <w:r w:rsidRPr="00AD7EB7">
                <w:rPr>
                  <w:rFonts w:eastAsia="Times New Roman" w:cs="Calibri"/>
                  <w:bCs/>
                  <w:color w:val="000000"/>
                  <w:sz w:val="20"/>
                  <w:szCs w:val="20"/>
                  <w:rPrChange w:id="1735" w:author="Cristiano Cesario" w:date="2016-12-12T21:35:00Z">
                    <w:rPr>
                      <w:rFonts w:ascii="Calibri" w:eastAsia="Times New Roman" w:hAnsi="Calibri" w:cs="Calibri"/>
                      <w:b/>
                      <w:bCs/>
                      <w:color w:val="000000"/>
                      <w:u w:val="single"/>
                    </w:rPr>
                  </w:rPrChange>
                </w:rPr>
                <w:t>2751</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36B466B3" w14:textId="77777777" w:rsidR="00020B30" w:rsidRPr="00AD7EB7" w:rsidRDefault="00E02D98" w:rsidP="00020B30">
            <w:pPr>
              <w:spacing w:line="240" w:lineRule="auto"/>
              <w:ind w:firstLine="0"/>
              <w:jc w:val="center"/>
              <w:rPr>
                <w:ins w:id="1736" w:author="Ruben" w:date="2016-12-12T09:37:00Z"/>
                <w:rFonts w:eastAsia="Times New Roman" w:cs="Calibri"/>
                <w:bCs/>
                <w:color w:val="FF0000"/>
                <w:sz w:val="20"/>
                <w:szCs w:val="20"/>
                <w:rPrChange w:id="1737" w:author="Cristiano Cesario" w:date="2016-12-12T21:35:00Z">
                  <w:rPr>
                    <w:ins w:id="1738" w:author="Ruben" w:date="2016-12-12T09:37:00Z"/>
                    <w:rFonts w:ascii="Calibri" w:eastAsia="Times New Roman" w:hAnsi="Calibri" w:cs="Calibri"/>
                    <w:b/>
                    <w:bCs/>
                    <w:color w:val="FF0000"/>
                  </w:rPr>
                </w:rPrChange>
              </w:rPr>
            </w:pPr>
            <w:ins w:id="1739" w:author="Ruben" w:date="2016-12-12T09:37:00Z">
              <w:r w:rsidRPr="00AD7EB7">
                <w:rPr>
                  <w:rFonts w:eastAsia="Times New Roman" w:cs="Calibri"/>
                  <w:bCs/>
                  <w:color w:val="FF0000"/>
                  <w:sz w:val="20"/>
                  <w:szCs w:val="20"/>
                  <w:rPrChange w:id="1740" w:author="Cristiano Cesario" w:date="2016-12-12T21:35:00Z">
                    <w:rPr>
                      <w:rFonts w:ascii="Calibri" w:eastAsia="Times New Roman" w:hAnsi="Calibri" w:cs="Calibri"/>
                      <w:b/>
                      <w:bCs/>
                      <w:color w:val="FF0000"/>
                      <w:u w:val="single"/>
                    </w:rPr>
                  </w:rPrChange>
                </w:rPr>
                <w:t>36.41</w:t>
              </w:r>
            </w:ins>
          </w:p>
        </w:tc>
        <w:tc>
          <w:tcPr>
            <w:tcW w:w="1232" w:type="dxa"/>
            <w:tcBorders>
              <w:top w:val="nil"/>
              <w:left w:val="nil"/>
              <w:bottom w:val="single" w:sz="4" w:space="0" w:color="auto"/>
              <w:right w:val="single" w:sz="8" w:space="0" w:color="auto"/>
            </w:tcBorders>
            <w:shd w:val="clear" w:color="auto" w:fill="auto"/>
            <w:noWrap/>
            <w:vAlign w:val="center"/>
            <w:hideMark/>
          </w:tcPr>
          <w:p w14:paraId="41D4A6C9" w14:textId="77777777" w:rsidR="00020B30" w:rsidRPr="00AD7EB7" w:rsidRDefault="00E02D98" w:rsidP="00020B30">
            <w:pPr>
              <w:spacing w:line="240" w:lineRule="auto"/>
              <w:ind w:firstLine="0"/>
              <w:jc w:val="center"/>
              <w:rPr>
                <w:ins w:id="1741" w:author="Ruben" w:date="2016-12-12T09:37:00Z"/>
                <w:rFonts w:eastAsia="Times New Roman" w:cs="Calibri"/>
                <w:bCs/>
                <w:color w:val="000000"/>
                <w:sz w:val="20"/>
                <w:szCs w:val="20"/>
                <w:rPrChange w:id="1742" w:author="Cristiano Cesario" w:date="2016-12-12T21:35:00Z">
                  <w:rPr>
                    <w:ins w:id="1743" w:author="Ruben" w:date="2016-12-12T09:37:00Z"/>
                    <w:rFonts w:ascii="Calibri" w:eastAsia="Times New Roman" w:hAnsi="Calibri" w:cs="Calibri"/>
                    <w:b/>
                    <w:bCs/>
                    <w:color w:val="000000"/>
                  </w:rPr>
                </w:rPrChange>
              </w:rPr>
            </w:pPr>
            <w:ins w:id="1744" w:author="Ruben" w:date="2016-12-12T09:37:00Z">
              <w:r w:rsidRPr="00AD7EB7">
                <w:rPr>
                  <w:rFonts w:eastAsia="Times New Roman" w:cs="Calibri"/>
                  <w:bCs/>
                  <w:color w:val="000000"/>
                  <w:sz w:val="20"/>
                  <w:szCs w:val="20"/>
                  <w:rPrChange w:id="1745" w:author="Cristiano Cesario" w:date="2016-12-12T21:35:00Z">
                    <w:rPr>
                      <w:rFonts w:ascii="Calibri" w:eastAsia="Times New Roman" w:hAnsi="Calibri" w:cs="Calibri"/>
                      <w:b/>
                      <w:bCs/>
                      <w:color w:val="000000"/>
                      <w:u w:val="single"/>
                    </w:rPr>
                  </w:rPrChange>
                </w:rPr>
                <w:t>2635</w:t>
              </w:r>
            </w:ins>
          </w:p>
        </w:tc>
        <w:tc>
          <w:tcPr>
            <w:tcW w:w="1232" w:type="dxa"/>
            <w:tcBorders>
              <w:top w:val="nil"/>
              <w:left w:val="nil"/>
              <w:bottom w:val="single" w:sz="4" w:space="0" w:color="auto"/>
              <w:right w:val="single" w:sz="8" w:space="0" w:color="auto"/>
            </w:tcBorders>
            <w:shd w:val="clear" w:color="auto" w:fill="auto"/>
            <w:noWrap/>
            <w:vAlign w:val="center"/>
            <w:hideMark/>
          </w:tcPr>
          <w:p w14:paraId="160F4AFC" w14:textId="77777777" w:rsidR="00020B30" w:rsidRPr="00AD7EB7" w:rsidRDefault="00E02D98" w:rsidP="00020B30">
            <w:pPr>
              <w:spacing w:line="240" w:lineRule="auto"/>
              <w:ind w:firstLine="0"/>
              <w:jc w:val="center"/>
              <w:rPr>
                <w:ins w:id="1746" w:author="Ruben" w:date="2016-12-12T09:37:00Z"/>
                <w:rFonts w:eastAsia="Times New Roman" w:cs="Calibri"/>
                <w:bCs/>
                <w:color w:val="000000"/>
                <w:sz w:val="20"/>
                <w:szCs w:val="20"/>
                <w:rPrChange w:id="1747" w:author="Cristiano Cesario" w:date="2016-12-12T21:35:00Z">
                  <w:rPr>
                    <w:ins w:id="1748" w:author="Ruben" w:date="2016-12-12T09:37:00Z"/>
                    <w:rFonts w:ascii="Calibri" w:eastAsia="Times New Roman" w:hAnsi="Calibri" w:cs="Calibri"/>
                    <w:b/>
                    <w:bCs/>
                    <w:color w:val="000000"/>
                  </w:rPr>
                </w:rPrChange>
              </w:rPr>
            </w:pPr>
            <w:ins w:id="1749" w:author="Ruben" w:date="2016-12-12T09:37:00Z">
              <w:r w:rsidRPr="00AD7EB7">
                <w:rPr>
                  <w:rFonts w:eastAsia="Times New Roman" w:cs="Calibri"/>
                  <w:bCs/>
                  <w:color w:val="000000"/>
                  <w:sz w:val="20"/>
                  <w:szCs w:val="20"/>
                  <w:rPrChange w:id="1750" w:author="Cristiano Cesario" w:date="2016-12-12T21:35:00Z">
                    <w:rPr>
                      <w:rFonts w:ascii="Calibri" w:eastAsia="Times New Roman" w:hAnsi="Calibri" w:cs="Calibri"/>
                      <w:b/>
                      <w:bCs/>
                      <w:color w:val="000000"/>
                      <w:u w:val="single"/>
                    </w:rPr>
                  </w:rPrChange>
                </w:rPr>
                <w:t>2635</w:t>
              </w:r>
            </w:ins>
          </w:p>
        </w:tc>
        <w:tc>
          <w:tcPr>
            <w:tcW w:w="1136" w:type="dxa"/>
            <w:tcBorders>
              <w:top w:val="nil"/>
              <w:left w:val="nil"/>
              <w:bottom w:val="single" w:sz="4" w:space="0" w:color="auto"/>
              <w:right w:val="single" w:sz="8" w:space="0" w:color="auto"/>
            </w:tcBorders>
            <w:shd w:val="clear" w:color="auto" w:fill="auto"/>
            <w:noWrap/>
            <w:vAlign w:val="center"/>
            <w:hideMark/>
          </w:tcPr>
          <w:p w14:paraId="63BC507B" w14:textId="77777777" w:rsidR="00020B30" w:rsidRPr="00AD7EB7" w:rsidRDefault="00E02D98" w:rsidP="00020B30">
            <w:pPr>
              <w:spacing w:line="240" w:lineRule="auto"/>
              <w:ind w:firstLine="0"/>
              <w:jc w:val="center"/>
              <w:rPr>
                <w:ins w:id="1751" w:author="Ruben" w:date="2016-12-12T09:37:00Z"/>
                <w:rFonts w:eastAsia="Times New Roman" w:cs="Calibri"/>
                <w:bCs/>
                <w:color w:val="FF0000"/>
                <w:sz w:val="20"/>
                <w:szCs w:val="20"/>
                <w:rPrChange w:id="1752" w:author="Cristiano Cesario" w:date="2016-12-12T21:35:00Z">
                  <w:rPr>
                    <w:ins w:id="1753" w:author="Ruben" w:date="2016-12-12T09:37:00Z"/>
                    <w:rFonts w:ascii="Calibri" w:eastAsia="Times New Roman" w:hAnsi="Calibri" w:cs="Calibri"/>
                    <w:b/>
                    <w:bCs/>
                    <w:color w:val="FF0000"/>
                  </w:rPr>
                </w:rPrChange>
              </w:rPr>
            </w:pPr>
            <w:ins w:id="1754" w:author="Ruben" w:date="2016-12-12T09:37:00Z">
              <w:r w:rsidRPr="00AD7EB7">
                <w:rPr>
                  <w:rFonts w:eastAsia="Times New Roman" w:cs="Calibri"/>
                  <w:bCs/>
                  <w:color w:val="FF0000"/>
                  <w:sz w:val="20"/>
                  <w:szCs w:val="20"/>
                  <w:rPrChange w:id="1755" w:author="Cristiano Cesario" w:date="2016-12-12T21:35:00Z">
                    <w:rPr>
                      <w:rFonts w:ascii="Calibri" w:eastAsia="Times New Roman" w:hAnsi="Calibri" w:cs="Calibri"/>
                      <w:b/>
                      <w:bCs/>
                      <w:color w:val="FF0000"/>
                      <w:u w:val="single"/>
                    </w:rPr>
                  </w:rPrChange>
                </w:rPr>
                <w:t>44.42</w:t>
              </w:r>
            </w:ins>
          </w:p>
        </w:tc>
      </w:tr>
      <w:tr w:rsidR="00020B30" w:rsidRPr="00020B30" w14:paraId="3E16DD99" w14:textId="77777777" w:rsidTr="00020B30">
        <w:trPr>
          <w:trHeight w:val="288"/>
          <w:ins w:id="1756"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208EB90D" w14:textId="77777777" w:rsidR="00020B30" w:rsidRPr="00AD7EB7" w:rsidRDefault="00E02D98" w:rsidP="00020B30">
            <w:pPr>
              <w:spacing w:line="240" w:lineRule="auto"/>
              <w:ind w:firstLine="0"/>
              <w:jc w:val="left"/>
              <w:rPr>
                <w:ins w:id="1757" w:author="Ruben" w:date="2016-12-12T09:37:00Z"/>
                <w:rFonts w:eastAsia="Times New Roman" w:cs="Calibri"/>
                <w:b/>
                <w:color w:val="000000"/>
                <w:sz w:val="20"/>
                <w:szCs w:val="20"/>
                <w:rPrChange w:id="1758" w:author="Cristiano Cesario" w:date="2016-12-12T21:35:00Z">
                  <w:rPr>
                    <w:ins w:id="1759" w:author="Ruben" w:date="2016-12-12T09:37:00Z"/>
                    <w:rFonts w:ascii="Calibri" w:eastAsia="Times New Roman" w:hAnsi="Calibri" w:cs="Calibri"/>
                    <w:color w:val="000000"/>
                  </w:rPr>
                </w:rPrChange>
              </w:rPr>
            </w:pPr>
            <w:proofErr w:type="spellStart"/>
            <w:ins w:id="1760" w:author="Ruben" w:date="2016-12-12T09:37:00Z">
              <w:r w:rsidRPr="00AD7EB7">
                <w:rPr>
                  <w:rFonts w:eastAsia="Times New Roman" w:cs="Calibri"/>
                  <w:b/>
                  <w:color w:val="000000"/>
                  <w:sz w:val="20"/>
                  <w:szCs w:val="20"/>
                  <w:rPrChange w:id="1761" w:author="Cristiano Cesario" w:date="2016-12-12T21:35:00Z">
                    <w:rPr>
                      <w:rFonts w:ascii="Calibri" w:eastAsia="Times New Roman" w:hAnsi="Calibri" w:cs="Calibri"/>
                      <w:color w:val="000000"/>
                      <w:u w:val="single"/>
                    </w:rPr>
                  </w:rPrChange>
                </w:rPr>
                <w:t>egit</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E5DF19B" w14:textId="77777777" w:rsidR="00020B30" w:rsidRPr="00AD7EB7" w:rsidRDefault="00E02D98" w:rsidP="00020B30">
            <w:pPr>
              <w:spacing w:line="240" w:lineRule="auto"/>
              <w:ind w:firstLine="0"/>
              <w:jc w:val="center"/>
              <w:rPr>
                <w:ins w:id="1762" w:author="Ruben" w:date="2016-12-12T09:37:00Z"/>
                <w:rFonts w:eastAsia="Times New Roman" w:cs="Calibri"/>
                <w:bCs/>
                <w:color w:val="000000"/>
                <w:sz w:val="20"/>
                <w:szCs w:val="20"/>
                <w:rPrChange w:id="1763" w:author="Cristiano Cesario" w:date="2016-12-12T21:35:00Z">
                  <w:rPr>
                    <w:ins w:id="1764" w:author="Ruben" w:date="2016-12-12T09:37:00Z"/>
                    <w:rFonts w:ascii="Calibri" w:eastAsia="Times New Roman" w:hAnsi="Calibri" w:cs="Calibri"/>
                    <w:b/>
                    <w:bCs/>
                    <w:color w:val="000000"/>
                  </w:rPr>
                </w:rPrChange>
              </w:rPr>
            </w:pPr>
            <w:ins w:id="1765" w:author="Ruben" w:date="2016-12-12T09:37:00Z">
              <w:r w:rsidRPr="00AD7EB7">
                <w:rPr>
                  <w:rFonts w:eastAsia="Times New Roman" w:cs="Calibri"/>
                  <w:bCs/>
                  <w:color w:val="000000"/>
                  <w:sz w:val="20"/>
                  <w:szCs w:val="20"/>
                  <w:rPrChange w:id="1766" w:author="Cristiano Cesario" w:date="2016-12-12T21:35:00Z">
                    <w:rPr>
                      <w:rFonts w:ascii="Calibri" w:eastAsia="Times New Roman" w:hAnsi="Calibri" w:cs="Calibri"/>
                      <w:b/>
                      <w:bCs/>
                      <w:color w:val="000000"/>
                      <w:u w:val="single"/>
                    </w:rPr>
                  </w:rPrChange>
                </w:rPr>
                <w:t>4983</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150A7E89" w14:textId="77777777" w:rsidR="00020B30" w:rsidRPr="00AD7EB7" w:rsidRDefault="00E02D98" w:rsidP="00020B30">
            <w:pPr>
              <w:spacing w:line="240" w:lineRule="auto"/>
              <w:ind w:firstLine="0"/>
              <w:jc w:val="center"/>
              <w:rPr>
                <w:ins w:id="1767" w:author="Ruben" w:date="2016-12-12T09:37:00Z"/>
                <w:rFonts w:eastAsia="Times New Roman" w:cs="Calibri"/>
                <w:bCs/>
                <w:color w:val="000000"/>
                <w:sz w:val="20"/>
                <w:szCs w:val="20"/>
                <w:rPrChange w:id="1768" w:author="Cristiano Cesario" w:date="2016-12-12T21:35:00Z">
                  <w:rPr>
                    <w:ins w:id="1769" w:author="Ruben" w:date="2016-12-12T09:37:00Z"/>
                    <w:rFonts w:ascii="Calibri" w:eastAsia="Times New Roman" w:hAnsi="Calibri" w:cs="Calibri"/>
                    <w:b/>
                    <w:bCs/>
                    <w:color w:val="000000"/>
                  </w:rPr>
                </w:rPrChange>
              </w:rPr>
            </w:pPr>
            <w:ins w:id="1770" w:author="Ruben" w:date="2016-12-12T09:37:00Z">
              <w:r w:rsidRPr="00AD7EB7">
                <w:rPr>
                  <w:rFonts w:eastAsia="Times New Roman" w:cs="Calibri"/>
                  <w:bCs/>
                  <w:color w:val="000000"/>
                  <w:sz w:val="20"/>
                  <w:szCs w:val="20"/>
                  <w:rPrChange w:id="1771" w:author="Cristiano Cesario" w:date="2016-12-12T21:35:00Z">
                    <w:rPr>
                      <w:rFonts w:ascii="Calibri" w:eastAsia="Times New Roman" w:hAnsi="Calibri" w:cs="Calibri"/>
                      <w:b/>
                      <w:bCs/>
                      <w:color w:val="000000"/>
                      <w:u w:val="single"/>
                    </w:rPr>
                  </w:rPrChange>
                </w:rPr>
                <w:t>3007</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4EA4FC39" w14:textId="77777777" w:rsidR="00020B30" w:rsidRPr="00AD7EB7" w:rsidRDefault="00E02D98" w:rsidP="00020B30">
            <w:pPr>
              <w:spacing w:line="240" w:lineRule="auto"/>
              <w:ind w:firstLine="0"/>
              <w:jc w:val="center"/>
              <w:rPr>
                <w:ins w:id="1772" w:author="Ruben" w:date="2016-12-12T09:37:00Z"/>
                <w:rFonts w:eastAsia="Times New Roman" w:cs="Calibri"/>
                <w:bCs/>
                <w:color w:val="000000"/>
                <w:sz w:val="20"/>
                <w:szCs w:val="20"/>
                <w:rPrChange w:id="1773" w:author="Cristiano Cesario" w:date="2016-12-12T21:35:00Z">
                  <w:rPr>
                    <w:ins w:id="1774" w:author="Ruben" w:date="2016-12-12T09:37:00Z"/>
                    <w:rFonts w:ascii="Calibri" w:eastAsia="Times New Roman" w:hAnsi="Calibri" w:cs="Calibri"/>
                    <w:b/>
                    <w:bCs/>
                    <w:color w:val="000000"/>
                  </w:rPr>
                </w:rPrChange>
              </w:rPr>
            </w:pPr>
            <w:ins w:id="1775" w:author="Ruben" w:date="2016-12-12T09:37:00Z">
              <w:r w:rsidRPr="00AD7EB7">
                <w:rPr>
                  <w:rFonts w:eastAsia="Times New Roman" w:cs="Calibri"/>
                  <w:bCs/>
                  <w:color w:val="000000"/>
                  <w:sz w:val="20"/>
                  <w:szCs w:val="20"/>
                  <w:rPrChange w:id="1776" w:author="Cristiano Cesario" w:date="2016-12-12T21:35:00Z">
                    <w:rPr>
                      <w:rFonts w:ascii="Calibri" w:eastAsia="Times New Roman" w:hAnsi="Calibri" w:cs="Calibri"/>
                      <w:b/>
                      <w:bCs/>
                      <w:color w:val="000000"/>
                      <w:u w:val="single"/>
                    </w:rPr>
                  </w:rPrChange>
                </w:rPr>
                <w:t>2564</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2A6D083A" w14:textId="77777777" w:rsidR="00020B30" w:rsidRPr="00AD7EB7" w:rsidRDefault="00E02D98" w:rsidP="00020B30">
            <w:pPr>
              <w:spacing w:line="240" w:lineRule="auto"/>
              <w:ind w:firstLine="0"/>
              <w:jc w:val="center"/>
              <w:rPr>
                <w:ins w:id="1777" w:author="Ruben" w:date="2016-12-12T09:37:00Z"/>
                <w:rFonts w:eastAsia="Times New Roman" w:cs="Calibri"/>
                <w:bCs/>
                <w:color w:val="FF0000"/>
                <w:sz w:val="20"/>
                <w:szCs w:val="20"/>
                <w:rPrChange w:id="1778" w:author="Cristiano Cesario" w:date="2016-12-12T21:35:00Z">
                  <w:rPr>
                    <w:ins w:id="1779" w:author="Ruben" w:date="2016-12-12T09:37:00Z"/>
                    <w:rFonts w:ascii="Calibri" w:eastAsia="Times New Roman" w:hAnsi="Calibri" w:cs="Calibri"/>
                    <w:b/>
                    <w:bCs/>
                    <w:color w:val="FF0000"/>
                  </w:rPr>
                </w:rPrChange>
              </w:rPr>
            </w:pPr>
            <w:ins w:id="1780" w:author="Ruben" w:date="2016-12-12T09:37:00Z">
              <w:r w:rsidRPr="00AD7EB7">
                <w:rPr>
                  <w:rFonts w:eastAsia="Times New Roman" w:cs="Calibri"/>
                  <w:bCs/>
                  <w:color w:val="FF0000"/>
                  <w:sz w:val="20"/>
                  <w:szCs w:val="20"/>
                  <w:rPrChange w:id="1781" w:author="Cristiano Cesario" w:date="2016-12-12T21:35:00Z">
                    <w:rPr>
                      <w:rFonts w:ascii="Calibri" w:eastAsia="Times New Roman" w:hAnsi="Calibri" w:cs="Calibri"/>
                      <w:b/>
                      <w:bCs/>
                      <w:color w:val="FF0000"/>
                      <w:u w:val="single"/>
                    </w:rPr>
                  </w:rPrChange>
                </w:rPr>
                <w:t>39.65</w:t>
              </w:r>
            </w:ins>
          </w:p>
        </w:tc>
        <w:tc>
          <w:tcPr>
            <w:tcW w:w="1232" w:type="dxa"/>
            <w:tcBorders>
              <w:top w:val="nil"/>
              <w:left w:val="nil"/>
              <w:bottom w:val="single" w:sz="4" w:space="0" w:color="auto"/>
              <w:right w:val="single" w:sz="8" w:space="0" w:color="auto"/>
            </w:tcBorders>
            <w:shd w:val="clear" w:color="auto" w:fill="auto"/>
            <w:noWrap/>
            <w:vAlign w:val="center"/>
            <w:hideMark/>
          </w:tcPr>
          <w:p w14:paraId="33E153AA" w14:textId="77777777" w:rsidR="00020B30" w:rsidRPr="00AD7EB7" w:rsidRDefault="00E02D98" w:rsidP="00020B30">
            <w:pPr>
              <w:spacing w:line="240" w:lineRule="auto"/>
              <w:ind w:firstLine="0"/>
              <w:jc w:val="center"/>
              <w:rPr>
                <w:ins w:id="1782" w:author="Ruben" w:date="2016-12-12T09:37:00Z"/>
                <w:rFonts w:eastAsia="Times New Roman" w:cs="Calibri"/>
                <w:bCs/>
                <w:color w:val="000000"/>
                <w:sz w:val="20"/>
                <w:szCs w:val="20"/>
                <w:rPrChange w:id="1783" w:author="Cristiano Cesario" w:date="2016-12-12T21:35:00Z">
                  <w:rPr>
                    <w:ins w:id="1784" w:author="Ruben" w:date="2016-12-12T09:37:00Z"/>
                    <w:rFonts w:ascii="Calibri" w:eastAsia="Times New Roman" w:hAnsi="Calibri" w:cs="Calibri"/>
                    <w:b/>
                    <w:bCs/>
                    <w:color w:val="000000"/>
                  </w:rPr>
                </w:rPrChange>
              </w:rPr>
            </w:pPr>
            <w:ins w:id="1785" w:author="Ruben" w:date="2016-12-12T09:37:00Z">
              <w:r w:rsidRPr="00AD7EB7">
                <w:rPr>
                  <w:rFonts w:eastAsia="Times New Roman" w:cs="Calibri"/>
                  <w:bCs/>
                  <w:color w:val="000000"/>
                  <w:sz w:val="20"/>
                  <w:szCs w:val="20"/>
                  <w:rPrChange w:id="1786" w:author="Cristiano Cesario" w:date="2016-12-12T21:35:00Z">
                    <w:rPr>
                      <w:rFonts w:ascii="Calibri" w:eastAsia="Times New Roman" w:hAnsi="Calibri" w:cs="Calibri"/>
                      <w:b/>
                      <w:bCs/>
                      <w:color w:val="000000"/>
                      <w:u w:val="single"/>
                    </w:rPr>
                  </w:rPrChange>
                </w:rPr>
                <w:t>2347</w:t>
              </w:r>
            </w:ins>
          </w:p>
        </w:tc>
        <w:tc>
          <w:tcPr>
            <w:tcW w:w="1232" w:type="dxa"/>
            <w:tcBorders>
              <w:top w:val="nil"/>
              <w:left w:val="nil"/>
              <w:bottom w:val="single" w:sz="4" w:space="0" w:color="auto"/>
              <w:right w:val="single" w:sz="8" w:space="0" w:color="auto"/>
            </w:tcBorders>
            <w:shd w:val="clear" w:color="auto" w:fill="auto"/>
            <w:noWrap/>
            <w:vAlign w:val="center"/>
            <w:hideMark/>
          </w:tcPr>
          <w:p w14:paraId="66537C3E" w14:textId="77777777" w:rsidR="00020B30" w:rsidRPr="00AD7EB7" w:rsidRDefault="00E02D98" w:rsidP="00020B30">
            <w:pPr>
              <w:spacing w:line="240" w:lineRule="auto"/>
              <w:ind w:firstLine="0"/>
              <w:jc w:val="center"/>
              <w:rPr>
                <w:ins w:id="1787" w:author="Ruben" w:date="2016-12-12T09:37:00Z"/>
                <w:rFonts w:eastAsia="Times New Roman" w:cs="Calibri"/>
                <w:bCs/>
                <w:color w:val="000000"/>
                <w:sz w:val="20"/>
                <w:szCs w:val="20"/>
                <w:rPrChange w:id="1788" w:author="Cristiano Cesario" w:date="2016-12-12T21:35:00Z">
                  <w:rPr>
                    <w:ins w:id="1789" w:author="Ruben" w:date="2016-12-12T09:37:00Z"/>
                    <w:rFonts w:ascii="Calibri" w:eastAsia="Times New Roman" w:hAnsi="Calibri" w:cs="Calibri"/>
                    <w:b/>
                    <w:bCs/>
                    <w:color w:val="000000"/>
                  </w:rPr>
                </w:rPrChange>
              </w:rPr>
            </w:pPr>
            <w:ins w:id="1790" w:author="Ruben" w:date="2016-12-12T09:37:00Z">
              <w:r w:rsidRPr="00AD7EB7">
                <w:rPr>
                  <w:rFonts w:eastAsia="Times New Roman" w:cs="Calibri"/>
                  <w:bCs/>
                  <w:color w:val="000000"/>
                  <w:sz w:val="20"/>
                  <w:szCs w:val="20"/>
                  <w:rPrChange w:id="1791" w:author="Cristiano Cesario" w:date="2016-12-12T21:35:00Z">
                    <w:rPr>
                      <w:rFonts w:ascii="Calibri" w:eastAsia="Times New Roman" w:hAnsi="Calibri" w:cs="Calibri"/>
                      <w:b/>
                      <w:bCs/>
                      <w:color w:val="000000"/>
                      <w:u w:val="single"/>
                    </w:rPr>
                  </w:rPrChange>
                </w:rPr>
                <w:t>2329</w:t>
              </w:r>
            </w:ins>
          </w:p>
        </w:tc>
        <w:tc>
          <w:tcPr>
            <w:tcW w:w="1136" w:type="dxa"/>
            <w:tcBorders>
              <w:top w:val="nil"/>
              <w:left w:val="nil"/>
              <w:bottom w:val="single" w:sz="4" w:space="0" w:color="auto"/>
              <w:right w:val="single" w:sz="8" w:space="0" w:color="auto"/>
            </w:tcBorders>
            <w:shd w:val="clear" w:color="auto" w:fill="auto"/>
            <w:noWrap/>
            <w:vAlign w:val="center"/>
            <w:hideMark/>
          </w:tcPr>
          <w:p w14:paraId="2BD24E69" w14:textId="77777777" w:rsidR="00020B30" w:rsidRPr="00AD7EB7" w:rsidRDefault="00E02D98" w:rsidP="00020B30">
            <w:pPr>
              <w:spacing w:line="240" w:lineRule="auto"/>
              <w:ind w:firstLine="0"/>
              <w:jc w:val="center"/>
              <w:rPr>
                <w:ins w:id="1792" w:author="Ruben" w:date="2016-12-12T09:37:00Z"/>
                <w:rFonts w:eastAsia="Times New Roman" w:cs="Calibri"/>
                <w:bCs/>
                <w:color w:val="FF0000"/>
                <w:sz w:val="20"/>
                <w:szCs w:val="20"/>
                <w:rPrChange w:id="1793" w:author="Cristiano Cesario" w:date="2016-12-12T21:35:00Z">
                  <w:rPr>
                    <w:ins w:id="1794" w:author="Ruben" w:date="2016-12-12T09:37:00Z"/>
                    <w:rFonts w:ascii="Calibri" w:eastAsia="Times New Roman" w:hAnsi="Calibri" w:cs="Calibri"/>
                    <w:b/>
                    <w:bCs/>
                    <w:color w:val="FF0000"/>
                  </w:rPr>
                </w:rPrChange>
              </w:rPr>
            </w:pPr>
            <w:ins w:id="1795" w:author="Ruben" w:date="2016-12-12T09:37:00Z">
              <w:r w:rsidRPr="00AD7EB7">
                <w:rPr>
                  <w:rFonts w:eastAsia="Times New Roman" w:cs="Calibri"/>
                  <w:bCs/>
                  <w:color w:val="FF0000"/>
                  <w:sz w:val="20"/>
                  <w:szCs w:val="20"/>
                  <w:rPrChange w:id="1796" w:author="Cristiano Cesario" w:date="2016-12-12T21:35:00Z">
                    <w:rPr>
                      <w:rFonts w:ascii="Calibri" w:eastAsia="Times New Roman" w:hAnsi="Calibri" w:cs="Calibri"/>
                      <w:b/>
                      <w:bCs/>
                      <w:color w:val="FF0000"/>
                      <w:u w:val="single"/>
                    </w:rPr>
                  </w:rPrChange>
                </w:rPr>
                <w:t>53.26</w:t>
              </w:r>
            </w:ins>
          </w:p>
        </w:tc>
      </w:tr>
      <w:tr w:rsidR="00020B30" w:rsidRPr="00020B30" w14:paraId="7367D371" w14:textId="77777777" w:rsidTr="00020B30">
        <w:trPr>
          <w:trHeight w:val="288"/>
          <w:ins w:id="1797"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0E400D0D" w14:textId="77777777" w:rsidR="00020B30" w:rsidRPr="00AD7EB7" w:rsidRDefault="00E02D98" w:rsidP="00020B30">
            <w:pPr>
              <w:spacing w:line="240" w:lineRule="auto"/>
              <w:ind w:firstLine="0"/>
              <w:jc w:val="left"/>
              <w:rPr>
                <w:ins w:id="1798" w:author="Ruben" w:date="2016-12-12T09:37:00Z"/>
                <w:rFonts w:eastAsia="Times New Roman" w:cs="Calibri"/>
                <w:b/>
                <w:color w:val="000000"/>
                <w:sz w:val="20"/>
                <w:szCs w:val="20"/>
                <w:rPrChange w:id="1799" w:author="Cristiano Cesario" w:date="2016-12-12T21:35:00Z">
                  <w:rPr>
                    <w:ins w:id="1800" w:author="Ruben" w:date="2016-12-12T09:37:00Z"/>
                    <w:rFonts w:ascii="Calibri" w:eastAsia="Times New Roman" w:hAnsi="Calibri" w:cs="Calibri"/>
                    <w:color w:val="000000"/>
                  </w:rPr>
                </w:rPrChange>
              </w:rPr>
            </w:pPr>
            <w:proofErr w:type="spellStart"/>
            <w:ins w:id="1801" w:author="Ruben" w:date="2016-12-12T09:37:00Z">
              <w:r w:rsidRPr="00AD7EB7">
                <w:rPr>
                  <w:rFonts w:eastAsia="Times New Roman" w:cs="Calibri"/>
                  <w:b/>
                  <w:color w:val="000000"/>
                  <w:sz w:val="20"/>
                  <w:szCs w:val="20"/>
                  <w:rPrChange w:id="1802" w:author="Cristiano Cesario" w:date="2016-12-12T21:35:00Z">
                    <w:rPr>
                      <w:rFonts w:ascii="Calibri" w:eastAsia="Times New Roman" w:hAnsi="Calibri" w:cs="Calibri"/>
                      <w:color w:val="000000"/>
                      <w:u w:val="single"/>
                    </w:rPr>
                  </w:rPrChange>
                </w:rPr>
                <w:t>jquery</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4A4176BA" w14:textId="77777777" w:rsidR="00020B30" w:rsidRPr="00AD7EB7" w:rsidRDefault="00E02D98" w:rsidP="00020B30">
            <w:pPr>
              <w:spacing w:line="240" w:lineRule="auto"/>
              <w:ind w:firstLine="0"/>
              <w:jc w:val="center"/>
              <w:rPr>
                <w:ins w:id="1803" w:author="Ruben" w:date="2016-12-12T09:37:00Z"/>
                <w:rFonts w:eastAsia="Times New Roman" w:cs="Calibri"/>
                <w:bCs/>
                <w:color w:val="000000"/>
                <w:sz w:val="20"/>
                <w:szCs w:val="20"/>
                <w:rPrChange w:id="1804" w:author="Cristiano Cesario" w:date="2016-12-12T21:35:00Z">
                  <w:rPr>
                    <w:ins w:id="1805" w:author="Ruben" w:date="2016-12-12T09:37:00Z"/>
                    <w:rFonts w:ascii="Calibri" w:eastAsia="Times New Roman" w:hAnsi="Calibri" w:cs="Calibri"/>
                    <w:b/>
                    <w:bCs/>
                    <w:color w:val="000000"/>
                  </w:rPr>
                </w:rPrChange>
              </w:rPr>
            </w:pPr>
            <w:ins w:id="1806" w:author="Ruben" w:date="2016-12-12T09:37:00Z">
              <w:r w:rsidRPr="00AD7EB7">
                <w:rPr>
                  <w:rFonts w:eastAsia="Times New Roman" w:cs="Calibri"/>
                  <w:bCs/>
                  <w:color w:val="000000"/>
                  <w:sz w:val="20"/>
                  <w:szCs w:val="20"/>
                  <w:rPrChange w:id="1807" w:author="Cristiano Cesario" w:date="2016-12-12T21:35:00Z">
                    <w:rPr>
                      <w:rFonts w:ascii="Calibri" w:eastAsia="Times New Roman" w:hAnsi="Calibri" w:cs="Calibri"/>
                      <w:b/>
                      <w:bCs/>
                      <w:color w:val="000000"/>
                      <w:u w:val="single"/>
                    </w:rPr>
                  </w:rPrChange>
                </w:rPr>
                <w:t>7291</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4C749097" w14:textId="77777777" w:rsidR="00020B30" w:rsidRPr="00AD7EB7" w:rsidRDefault="00E02D98" w:rsidP="00020B30">
            <w:pPr>
              <w:spacing w:line="240" w:lineRule="auto"/>
              <w:ind w:firstLine="0"/>
              <w:jc w:val="center"/>
              <w:rPr>
                <w:ins w:id="1808" w:author="Ruben" w:date="2016-12-12T09:37:00Z"/>
                <w:rFonts w:eastAsia="Times New Roman" w:cs="Calibri"/>
                <w:bCs/>
                <w:color w:val="000000"/>
                <w:sz w:val="20"/>
                <w:szCs w:val="20"/>
                <w:rPrChange w:id="1809" w:author="Cristiano Cesario" w:date="2016-12-12T21:35:00Z">
                  <w:rPr>
                    <w:ins w:id="1810" w:author="Ruben" w:date="2016-12-12T09:37:00Z"/>
                    <w:rFonts w:ascii="Calibri" w:eastAsia="Times New Roman" w:hAnsi="Calibri" w:cs="Calibri"/>
                    <w:b/>
                    <w:bCs/>
                    <w:color w:val="000000"/>
                  </w:rPr>
                </w:rPrChange>
              </w:rPr>
            </w:pPr>
            <w:ins w:id="1811" w:author="Ruben" w:date="2016-12-12T09:37:00Z">
              <w:r w:rsidRPr="00AD7EB7">
                <w:rPr>
                  <w:rFonts w:eastAsia="Times New Roman" w:cs="Calibri"/>
                  <w:bCs/>
                  <w:color w:val="000000"/>
                  <w:sz w:val="20"/>
                  <w:szCs w:val="20"/>
                  <w:rPrChange w:id="1812" w:author="Cristiano Cesario" w:date="2016-12-12T21:35:00Z">
                    <w:rPr>
                      <w:rFonts w:ascii="Calibri" w:eastAsia="Times New Roman" w:hAnsi="Calibri" w:cs="Calibri"/>
                      <w:b/>
                      <w:bCs/>
                      <w:color w:val="000000"/>
                      <w:u w:val="single"/>
                    </w:rPr>
                  </w:rPrChange>
                </w:rPr>
                <w:t>867</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2EDBD496" w14:textId="77777777" w:rsidR="00020B30" w:rsidRPr="00AD7EB7" w:rsidRDefault="00E02D98" w:rsidP="00020B30">
            <w:pPr>
              <w:spacing w:line="240" w:lineRule="auto"/>
              <w:ind w:firstLine="0"/>
              <w:jc w:val="center"/>
              <w:rPr>
                <w:ins w:id="1813" w:author="Ruben" w:date="2016-12-12T09:37:00Z"/>
                <w:rFonts w:eastAsia="Times New Roman" w:cs="Calibri"/>
                <w:bCs/>
                <w:color w:val="000000"/>
                <w:sz w:val="20"/>
                <w:szCs w:val="20"/>
                <w:rPrChange w:id="1814" w:author="Cristiano Cesario" w:date="2016-12-12T21:35:00Z">
                  <w:rPr>
                    <w:ins w:id="1815" w:author="Ruben" w:date="2016-12-12T09:37:00Z"/>
                    <w:rFonts w:ascii="Calibri" w:eastAsia="Times New Roman" w:hAnsi="Calibri" w:cs="Calibri"/>
                    <w:b/>
                    <w:bCs/>
                    <w:color w:val="000000"/>
                  </w:rPr>
                </w:rPrChange>
              </w:rPr>
            </w:pPr>
            <w:ins w:id="1816" w:author="Ruben" w:date="2016-12-12T09:37:00Z">
              <w:r w:rsidRPr="00AD7EB7">
                <w:rPr>
                  <w:rFonts w:eastAsia="Times New Roman" w:cs="Calibri"/>
                  <w:bCs/>
                  <w:color w:val="000000"/>
                  <w:sz w:val="20"/>
                  <w:szCs w:val="20"/>
                  <w:rPrChange w:id="1817" w:author="Cristiano Cesario" w:date="2016-12-12T21:35:00Z">
                    <w:rPr>
                      <w:rFonts w:ascii="Calibri" w:eastAsia="Times New Roman" w:hAnsi="Calibri" w:cs="Calibri"/>
                      <w:b/>
                      <w:bCs/>
                      <w:color w:val="000000"/>
                      <w:u w:val="single"/>
                    </w:rPr>
                  </w:rPrChange>
                </w:rPr>
                <w:t>709</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42774F44" w14:textId="77777777" w:rsidR="00020B30" w:rsidRPr="00AD7EB7" w:rsidRDefault="00E02D98" w:rsidP="00020B30">
            <w:pPr>
              <w:spacing w:line="240" w:lineRule="auto"/>
              <w:ind w:firstLine="0"/>
              <w:jc w:val="center"/>
              <w:rPr>
                <w:ins w:id="1818" w:author="Ruben" w:date="2016-12-12T09:37:00Z"/>
                <w:rFonts w:eastAsia="Times New Roman" w:cs="Calibri"/>
                <w:bCs/>
                <w:color w:val="FF0000"/>
                <w:sz w:val="20"/>
                <w:szCs w:val="20"/>
                <w:rPrChange w:id="1819" w:author="Cristiano Cesario" w:date="2016-12-12T21:35:00Z">
                  <w:rPr>
                    <w:ins w:id="1820" w:author="Ruben" w:date="2016-12-12T09:37:00Z"/>
                    <w:rFonts w:ascii="Calibri" w:eastAsia="Times New Roman" w:hAnsi="Calibri" w:cs="Calibri"/>
                    <w:b/>
                    <w:bCs/>
                    <w:color w:val="FF0000"/>
                  </w:rPr>
                </w:rPrChange>
              </w:rPr>
            </w:pPr>
            <w:ins w:id="1821" w:author="Ruben" w:date="2016-12-12T09:37:00Z">
              <w:r w:rsidRPr="00AD7EB7">
                <w:rPr>
                  <w:rFonts w:eastAsia="Times New Roman" w:cs="Calibri"/>
                  <w:bCs/>
                  <w:color w:val="FF0000"/>
                  <w:sz w:val="20"/>
                  <w:szCs w:val="20"/>
                  <w:rPrChange w:id="1822" w:author="Cristiano Cesario" w:date="2016-12-12T21:35:00Z">
                    <w:rPr>
                      <w:rFonts w:ascii="Calibri" w:eastAsia="Times New Roman" w:hAnsi="Calibri" w:cs="Calibri"/>
                      <w:b/>
                      <w:bCs/>
                      <w:color w:val="FF0000"/>
                      <w:u w:val="single"/>
                    </w:rPr>
                  </w:rPrChange>
                </w:rPr>
                <w:t>88.11</w:t>
              </w:r>
            </w:ins>
          </w:p>
        </w:tc>
        <w:tc>
          <w:tcPr>
            <w:tcW w:w="1232" w:type="dxa"/>
            <w:tcBorders>
              <w:top w:val="nil"/>
              <w:left w:val="nil"/>
              <w:bottom w:val="single" w:sz="4" w:space="0" w:color="auto"/>
              <w:right w:val="single" w:sz="8" w:space="0" w:color="auto"/>
            </w:tcBorders>
            <w:shd w:val="clear" w:color="auto" w:fill="auto"/>
            <w:noWrap/>
            <w:vAlign w:val="center"/>
            <w:hideMark/>
          </w:tcPr>
          <w:p w14:paraId="7628B632" w14:textId="77777777" w:rsidR="00020B30" w:rsidRPr="00AD7EB7" w:rsidRDefault="00E02D98" w:rsidP="00020B30">
            <w:pPr>
              <w:spacing w:line="240" w:lineRule="auto"/>
              <w:ind w:firstLine="0"/>
              <w:jc w:val="center"/>
              <w:rPr>
                <w:ins w:id="1823" w:author="Ruben" w:date="2016-12-12T09:37:00Z"/>
                <w:rFonts w:eastAsia="Times New Roman" w:cs="Calibri"/>
                <w:bCs/>
                <w:color w:val="000000"/>
                <w:sz w:val="20"/>
                <w:szCs w:val="20"/>
                <w:rPrChange w:id="1824" w:author="Cristiano Cesario" w:date="2016-12-12T21:35:00Z">
                  <w:rPr>
                    <w:ins w:id="1825" w:author="Ruben" w:date="2016-12-12T09:37:00Z"/>
                    <w:rFonts w:ascii="Calibri" w:eastAsia="Times New Roman" w:hAnsi="Calibri" w:cs="Calibri"/>
                    <w:b/>
                    <w:bCs/>
                    <w:color w:val="000000"/>
                  </w:rPr>
                </w:rPrChange>
              </w:rPr>
            </w:pPr>
            <w:ins w:id="1826" w:author="Ruben" w:date="2016-12-12T09:37:00Z">
              <w:r w:rsidRPr="00AD7EB7">
                <w:rPr>
                  <w:rFonts w:eastAsia="Times New Roman" w:cs="Calibri"/>
                  <w:bCs/>
                  <w:color w:val="000000"/>
                  <w:sz w:val="20"/>
                  <w:szCs w:val="20"/>
                  <w:rPrChange w:id="1827" w:author="Cristiano Cesario" w:date="2016-12-12T21:35:00Z">
                    <w:rPr>
                      <w:rFonts w:ascii="Calibri" w:eastAsia="Times New Roman" w:hAnsi="Calibri" w:cs="Calibri"/>
                      <w:b/>
                      <w:bCs/>
                      <w:color w:val="000000"/>
                      <w:u w:val="single"/>
                    </w:rPr>
                  </w:rPrChange>
                </w:rPr>
                <w:t>609</w:t>
              </w:r>
            </w:ins>
          </w:p>
        </w:tc>
        <w:tc>
          <w:tcPr>
            <w:tcW w:w="1232" w:type="dxa"/>
            <w:tcBorders>
              <w:top w:val="nil"/>
              <w:left w:val="nil"/>
              <w:bottom w:val="single" w:sz="4" w:space="0" w:color="auto"/>
              <w:right w:val="single" w:sz="8" w:space="0" w:color="auto"/>
            </w:tcBorders>
            <w:shd w:val="clear" w:color="auto" w:fill="auto"/>
            <w:noWrap/>
            <w:vAlign w:val="center"/>
            <w:hideMark/>
          </w:tcPr>
          <w:p w14:paraId="12E29BD8" w14:textId="77777777" w:rsidR="00020B30" w:rsidRPr="00AD7EB7" w:rsidRDefault="00E02D98" w:rsidP="00020B30">
            <w:pPr>
              <w:spacing w:line="240" w:lineRule="auto"/>
              <w:ind w:firstLine="0"/>
              <w:jc w:val="center"/>
              <w:rPr>
                <w:ins w:id="1828" w:author="Ruben" w:date="2016-12-12T09:37:00Z"/>
                <w:rFonts w:eastAsia="Times New Roman" w:cs="Calibri"/>
                <w:bCs/>
                <w:color w:val="000000"/>
                <w:sz w:val="20"/>
                <w:szCs w:val="20"/>
                <w:rPrChange w:id="1829" w:author="Cristiano Cesario" w:date="2016-12-12T21:35:00Z">
                  <w:rPr>
                    <w:ins w:id="1830" w:author="Ruben" w:date="2016-12-12T09:37:00Z"/>
                    <w:rFonts w:ascii="Calibri" w:eastAsia="Times New Roman" w:hAnsi="Calibri" w:cs="Calibri"/>
                    <w:b/>
                    <w:bCs/>
                    <w:color w:val="000000"/>
                  </w:rPr>
                </w:rPrChange>
              </w:rPr>
            </w:pPr>
            <w:ins w:id="1831" w:author="Ruben" w:date="2016-12-12T09:37:00Z">
              <w:r w:rsidRPr="00AD7EB7">
                <w:rPr>
                  <w:rFonts w:eastAsia="Times New Roman" w:cs="Calibri"/>
                  <w:bCs/>
                  <w:color w:val="000000"/>
                  <w:sz w:val="20"/>
                  <w:szCs w:val="20"/>
                  <w:rPrChange w:id="1832" w:author="Cristiano Cesario" w:date="2016-12-12T21:35:00Z">
                    <w:rPr>
                      <w:rFonts w:ascii="Calibri" w:eastAsia="Times New Roman" w:hAnsi="Calibri" w:cs="Calibri"/>
                      <w:b/>
                      <w:bCs/>
                      <w:color w:val="000000"/>
                      <w:u w:val="single"/>
                    </w:rPr>
                  </w:rPrChange>
                </w:rPr>
                <w:t>603</w:t>
              </w:r>
            </w:ins>
          </w:p>
        </w:tc>
        <w:tc>
          <w:tcPr>
            <w:tcW w:w="1136" w:type="dxa"/>
            <w:tcBorders>
              <w:top w:val="nil"/>
              <w:left w:val="nil"/>
              <w:bottom w:val="single" w:sz="4" w:space="0" w:color="auto"/>
              <w:right w:val="single" w:sz="8" w:space="0" w:color="auto"/>
            </w:tcBorders>
            <w:shd w:val="clear" w:color="auto" w:fill="auto"/>
            <w:noWrap/>
            <w:vAlign w:val="center"/>
            <w:hideMark/>
          </w:tcPr>
          <w:p w14:paraId="1A8174BA" w14:textId="77777777" w:rsidR="00020B30" w:rsidRPr="00AD7EB7" w:rsidRDefault="00E02D98" w:rsidP="00020B30">
            <w:pPr>
              <w:spacing w:line="240" w:lineRule="auto"/>
              <w:ind w:firstLine="0"/>
              <w:jc w:val="center"/>
              <w:rPr>
                <w:ins w:id="1833" w:author="Ruben" w:date="2016-12-12T09:37:00Z"/>
                <w:rFonts w:eastAsia="Times New Roman" w:cs="Calibri"/>
                <w:bCs/>
                <w:color w:val="FF0000"/>
                <w:sz w:val="20"/>
                <w:szCs w:val="20"/>
                <w:rPrChange w:id="1834" w:author="Cristiano Cesario" w:date="2016-12-12T21:35:00Z">
                  <w:rPr>
                    <w:ins w:id="1835" w:author="Ruben" w:date="2016-12-12T09:37:00Z"/>
                    <w:rFonts w:ascii="Calibri" w:eastAsia="Times New Roman" w:hAnsi="Calibri" w:cs="Calibri"/>
                    <w:b/>
                    <w:bCs/>
                    <w:color w:val="FF0000"/>
                  </w:rPr>
                </w:rPrChange>
              </w:rPr>
            </w:pPr>
            <w:ins w:id="1836" w:author="Ruben" w:date="2016-12-12T09:37:00Z">
              <w:r w:rsidRPr="00AD7EB7">
                <w:rPr>
                  <w:rFonts w:eastAsia="Times New Roman" w:cs="Calibri"/>
                  <w:bCs/>
                  <w:color w:val="FF0000"/>
                  <w:sz w:val="20"/>
                  <w:szCs w:val="20"/>
                  <w:rPrChange w:id="1837" w:author="Cristiano Cesario" w:date="2016-12-12T21:35:00Z">
                    <w:rPr>
                      <w:rFonts w:ascii="Calibri" w:eastAsia="Times New Roman" w:hAnsi="Calibri" w:cs="Calibri"/>
                      <w:b/>
                      <w:bCs/>
                      <w:color w:val="FF0000"/>
                      <w:u w:val="single"/>
                    </w:rPr>
                  </w:rPrChange>
                </w:rPr>
                <w:t>91.73</w:t>
              </w:r>
            </w:ins>
          </w:p>
        </w:tc>
      </w:tr>
      <w:tr w:rsidR="00020B30" w:rsidRPr="00020B30" w14:paraId="280ECE94" w14:textId="77777777" w:rsidTr="00020B30">
        <w:trPr>
          <w:trHeight w:val="288"/>
          <w:ins w:id="1838"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71278804" w14:textId="77777777" w:rsidR="00020B30" w:rsidRPr="00AD7EB7" w:rsidRDefault="00E02D98" w:rsidP="00020B30">
            <w:pPr>
              <w:spacing w:line="240" w:lineRule="auto"/>
              <w:ind w:firstLine="0"/>
              <w:jc w:val="left"/>
              <w:rPr>
                <w:ins w:id="1839" w:author="Ruben" w:date="2016-12-12T09:37:00Z"/>
                <w:rFonts w:eastAsia="Times New Roman" w:cs="Calibri"/>
                <w:b/>
                <w:color w:val="000000"/>
                <w:sz w:val="20"/>
                <w:szCs w:val="20"/>
                <w:rPrChange w:id="1840" w:author="Cristiano Cesario" w:date="2016-12-12T21:35:00Z">
                  <w:rPr>
                    <w:ins w:id="1841" w:author="Ruben" w:date="2016-12-12T09:37:00Z"/>
                    <w:rFonts w:ascii="Calibri" w:eastAsia="Times New Roman" w:hAnsi="Calibri" w:cs="Calibri"/>
                    <w:color w:val="000000"/>
                  </w:rPr>
                </w:rPrChange>
              </w:rPr>
            </w:pPr>
            <w:proofErr w:type="spellStart"/>
            <w:ins w:id="1842" w:author="Ruben" w:date="2016-12-12T09:37:00Z">
              <w:r w:rsidRPr="00AD7EB7">
                <w:rPr>
                  <w:rFonts w:eastAsia="Times New Roman" w:cs="Calibri"/>
                  <w:b/>
                  <w:color w:val="000000"/>
                  <w:sz w:val="20"/>
                  <w:szCs w:val="20"/>
                  <w:rPrChange w:id="1843" w:author="Cristiano Cesario" w:date="2016-12-12T21:35:00Z">
                    <w:rPr>
                      <w:rFonts w:ascii="Calibri" w:eastAsia="Times New Roman" w:hAnsi="Calibri" w:cs="Calibri"/>
                      <w:color w:val="000000"/>
                      <w:u w:val="single"/>
                    </w:rPr>
                  </w:rPrChange>
                </w:rPr>
                <w:t>Gitextensions</w:t>
              </w:r>
              <w:proofErr w:type="spellEnd"/>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499E5EF" w14:textId="77777777" w:rsidR="00020B30" w:rsidRPr="00AD7EB7" w:rsidRDefault="00E02D98" w:rsidP="00020B30">
            <w:pPr>
              <w:spacing w:line="240" w:lineRule="auto"/>
              <w:ind w:firstLine="0"/>
              <w:jc w:val="center"/>
              <w:rPr>
                <w:ins w:id="1844" w:author="Ruben" w:date="2016-12-12T09:37:00Z"/>
                <w:rFonts w:eastAsia="Times New Roman" w:cs="Calibri"/>
                <w:bCs/>
                <w:color w:val="000000"/>
                <w:sz w:val="20"/>
                <w:szCs w:val="20"/>
                <w:rPrChange w:id="1845" w:author="Cristiano Cesario" w:date="2016-12-12T21:35:00Z">
                  <w:rPr>
                    <w:ins w:id="1846" w:author="Ruben" w:date="2016-12-12T09:37:00Z"/>
                    <w:rFonts w:ascii="Calibri" w:eastAsia="Times New Roman" w:hAnsi="Calibri" w:cs="Calibri"/>
                    <w:b/>
                    <w:bCs/>
                    <w:color w:val="000000"/>
                  </w:rPr>
                </w:rPrChange>
              </w:rPr>
            </w:pPr>
            <w:ins w:id="1847" w:author="Ruben" w:date="2016-12-12T09:37:00Z">
              <w:r w:rsidRPr="00AD7EB7">
                <w:rPr>
                  <w:rFonts w:eastAsia="Times New Roman" w:cs="Calibri"/>
                  <w:bCs/>
                  <w:color w:val="000000"/>
                  <w:sz w:val="20"/>
                  <w:szCs w:val="20"/>
                  <w:rPrChange w:id="1848" w:author="Cristiano Cesario" w:date="2016-12-12T21:35:00Z">
                    <w:rPr>
                      <w:rFonts w:ascii="Calibri" w:eastAsia="Times New Roman" w:hAnsi="Calibri" w:cs="Calibri"/>
                      <w:b/>
                      <w:bCs/>
                      <w:color w:val="000000"/>
                      <w:u w:val="single"/>
                    </w:rPr>
                  </w:rPrChange>
                </w:rPr>
                <w:t>8146</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6F16CBA0" w14:textId="77777777" w:rsidR="00020B30" w:rsidRPr="00AD7EB7" w:rsidRDefault="00E02D98" w:rsidP="00020B30">
            <w:pPr>
              <w:spacing w:line="240" w:lineRule="auto"/>
              <w:ind w:firstLine="0"/>
              <w:jc w:val="center"/>
              <w:rPr>
                <w:ins w:id="1849" w:author="Ruben" w:date="2016-12-12T09:37:00Z"/>
                <w:rFonts w:eastAsia="Times New Roman" w:cs="Calibri"/>
                <w:bCs/>
                <w:color w:val="000000"/>
                <w:sz w:val="20"/>
                <w:szCs w:val="20"/>
                <w:rPrChange w:id="1850" w:author="Cristiano Cesario" w:date="2016-12-12T21:35:00Z">
                  <w:rPr>
                    <w:ins w:id="1851" w:author="Ruben" w:date="2016-12-12T09:37:00Z"/>
                    <w:rFonts w:ascii="Calibri" w:eastAsia="Times New Roman" w:hAnsi="Calibri" w:cs="Calibri"/>
                    <w:b/>
                    <w:bCs/>
                    <w:color w:val="000000"/>
                  </w:rPr>
                </w:rPrChange>
              </w:rPr>
            </w:pPr>
            <w:ins w:id="1852" w:author="Ruben" w:date="2016-12-12T09:37:00Z">
              <w:r w:rsidRPr="00AD7EB7">
                <w:rPr>
                  <w:rFonts w:eastAsia="Times New Roman" w:cs="Calibri"/>
                  <w:bCs/>
                  <w:color w:val="000000"/>
                  <w:sz w:val="20"/>
                  <w:szCs w:val="20"/>
                  <w:rPrChange w:id="1853" w:author="Cristiano Cesario" w:date="2016-12-12T21:35:00Z">
                    <w:rPr>
                      <w:rFonts w:ascii="Calibri" w:eastAsia="Times New Roman" w:hAnsi="Calibri" w:cs="Calibri"/>
                      <w:b/>
                      <w:bCs/>
                      <w:color w:val="000000"/>
                      <w:u w:val="single"/>
                    </w:rPr>
                  </w:rPrChange>
                </w:rPr>
                <w:t>4083</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588EB61B" w14:textId="77777777" w:rsidR="00020B30" w:rsidRPr="00AD7EB7" w:rsidRDefault="00E02D98" w:rsidP="00020B30">
            <w:pPr>
              <w:spacing w:line="240" w:lineRule="auto"/>
              <w:ind w:firstLine="0"/>
              <w:jc w:val="center"/>
              <w:rPr>
                <w:ins w:id="1854" w:author="Ruben" w:date="2016-12-12T09:37:00Z"/>
                <w:rFonts w:eastAsia="Times New Roman" w:cs="Calibri"/>
                <w:bCs/>
                <w:color w:val="000000"/>
                <w:sz w:val="20"/>
                <w:szCs w:val="20"/>
                <w:rPrChange w:id="1855" w:author="Cristiano Cesario" w:date="2016-12-12T21:35:00Z">
                  <w:rPr>
                    <w:ins w:id="1856" w:author="Ruben" w:date="2016-12-12T09:37:00Z"/>
                    <w:rFonts w:ascii="Calibri" w:eastAsia="Times New Roman" w:hAnsi="Calibri" w:cs="Calibri"/>
                    <w:b/>
                    <w:bCs/>
                    <w:color w:val="000000"/>
                  </w:rPr>
                </w:rPrChange>
              </w:rPr>
            </w:pPr>
            <w:ins w:id="1857" w:author="Ruben" w:date="2016-12-12T09:37:00Z">
              <w:r w:rsidRPr="00AD7EB7">
                <w:rPr>
                  <w:rFonts w:eastAsia="Times New Roman" w:cs="Calibri"/>
                  <w:bCs/>
                  <w:color w:val="000000"/>
                  <w:sz w:val="20"/>
                  <w:szCs w:val="20"/>
                  <w:rPrChange w:id="1858" w:author="Cristiano Cesario" w:date="2016-12-12T21:35:00Z">
                    <w:rPr>
                      <w:rFonts w:ascii="Calibri" w:eastAsia="Times New Roman" w:hAnsi="Calibri" w:cs="Calibri"/>
                      <w:b/>
                      <w:bCs/>
                      <w:color w:val="000000"/>
                      <w:u w:val="single"/>
                    </w:rPr>
                  </w:rPrChange>
                </w:rPr>
                <w:t>3833</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75ED02BF" w14:textId="77777777" w:rsidR="00020B30" w:rsidRPr="00AD7EB7" w:rsidRDefault="00E02D98" w:rsidP="00020B30">
            <w:pPr>
              <w:spacing w:line="240" w:lineRule="auto"/>
              <w:ind w:firstLine="0"/>
              <w:jc w:val="center"/>
              <w:rPr>
                <w:ins w:id="1859" w:author="Ruben" w:date="2016-12-12T09:37:00Z"/>
                <w:rFonts w:eastAsia="Times New Roman" w:cs="Calibri"/>
                <w:bCs/>
                <w:color w:val="FF0000"/>
                <w:sz w:val="20"/>
                <w:szCs w:val="20"/>
                <w:rPrChange w:id="1860" w:author="Cristiano Cesario" w:date="2016-12-12T21:35:00Z">
                  <w:rPr>
                    <w:ins w:id="1861" w:author="Ruben" w:date="2016-12-12T09:37:00Z"/>
                    <w:rFonts w:ascii="Calibri" w:eastAsia="Times New Roman" w:hAnsi="Calibri" w:cs="Calibri"/>
                    <w:b/>
                    <w:bCs/>
                    <w:color w:val="FF0000"/>
                  </w:rPr>
                </w:rPrChange>
              </w:rPr>
            </w:pPr>
            <w:ins w:id="1862" w:author="Ruben" w:date="2016-12-12T09:37:00Z">
              <w:r w:rsidRPr="00AD7EB7">
                <w:rPr>
                  <w:rFonts w:eastAsia="Times New Roman" w:cs="Calibri"/>
                  <w:bCs/>
                  <w:color w:val="FF0000"/>
                  <w:sz w:val="20"/>
                  <w:szCs w:val="20"/>
                  <w:rPrChange w:id="1863" w:author="Cristiano Cesario" w:date="2016-12-12T21:35:00Z">
                    <w:rPr>
                      <w:rFonts w:ascii="Calibri" w:eastAsia="Times New Roman" w:hAnsi="Calibri" w:cs="Calibri"/>
                      <w:b/>
                      <w:bCs/>
                      <w:color w:val="FF0000"/>
                      <w:u w:val="single"/>
                    </w:rPr>
                  </w:rPrChange>
                </w:rPr>
                <w:t>49.88</w:t>
              </w:r>
            </w:ins>
          </w:p>
        </w:tc>
        <w:tc>
          <w:tcPr>
            <w:tcW w:w="1232" w:type="dxa"/>
            <w:tcBorders>
              <w:top w:val="nil"/>
              <w:left w:val="nil"/>
              <w:bottom w:val="single" w:sz="4" w:space="0" w:color="auto"/>
              <w:right w:val="single" w:sz="8" w:space="0" w:color="auto"/>
            </w:tcBorders>
            <w:shd w:val="clear" w:color="auto" w:fill="auto"/>
            <w:noWrap/>
            <w:vAlign w:val="center"/>
            <w:hideMark/>
          </w:tcPr>
          <w:p w14:paraId="208F4A88" w14:textId="77777777" w:rsidR="00020B30" w:rsidRPr="00AD7EB7" w:rsidRDefault="00E02D98" w:rsidP="00020B30">
            <w:pPr>
              <w:spacing w:line="240" w:lineRule="auto"/>
              <w:ind w:firstLine="0"/>
              <w:jc w:val="center"/>
              <w:rPr>
                <w:ins w:id="1864" w:author="Ruben" w:date="2016-12-12T09:37:00Z"/>
                <w:rFonts w:eastAsia="Times New Roman" w:cs="Calibri"/>
                <w:bCs/>
                <w:color w:val="000000"/>
                <w:sz w:val="20"/>
                <w:szCs w:val="20"/>
                <w:rPrChange w:id="1865" w:author="Cristiano Cesario" w:date="2016-12-12T21:35:00Z">
                  <w:rPr>
                    <w:ins w:id="1866" w:author="Ruben" w:date="2016-12-12T09:37:00Z"/>
                    <w:rFonts w:ascii="Calibri" w:eastAsia="Times New Roman" w:hAnsi="Calibri" w:cs="Calibri"/>
                    <w:b/>
                    <w:bCs/>
                    <w:color w:val="000000"/>
                  </w:rPr>
                </w:rPrChange>
              </w:rPr>
            </w:pPr>
            <w:ins w:id="1867" w:author="Ruben" w:date="2016-12-12T09:37:00Z">
              <w:r w:rsidRPr="00AD7EB7">
                <w:rPr>
                  <w:rFonts w:eastAsia="Times New Roman" w:cs="Calibri"/>
                  <w:bCs/>
                  <w:color w:val="000000"/>
                  <w:sz w:val="20"/>
                  <w:szCs w:val="20"/>
                  <w:rPrChange w:id="1868" w:author="Cristiano Cesario" w:date="2016-12-12T21:35:00Z">
                    <w:rPr>
                      <w:rFonts w:ascii="Calibri" w:eastAsia="Times New Roman" w:hAnsi="Calibri" w:cs="Calibri"/>
                      <w:b/>
                      <w:bCs/>
                      <w:color w:val="000000"/>
                      <w:u w:val="single"/>
                    </w:rPr>
                  </w:rPrChange>
                </w:rPr>
                <w:t>3702</w:t>
              </w:r>
            </w:ins>
          </w:p>
        </w:tc>
        <w:tc>
          <w:tcPr>
            <w:tcW w:w="1232" w:type="dxa"/>
            <w:tcBorders>
              <w:top w:val="nil"/>
              <w:left w:val="nil"/>
              <w:bottom w:val="single" w:sz="4" w:space="0" w:color="auto"/>
              <w:right w:val="single" w:sz="8" w:space="0" w:color="auto"/>
            </w:tcBorders>
            <w:shd w:val="clear" w:color="auto" w:fill="auto"/>
            <w:noWrap/>
            <w:vAlign w:val="center"/>
            <w:hideMark/>
          </w:tcPr>
          <w:p w14:paraId="342B01AC" w14:textId="77777777" w:rsidR="00020B30" w:rsidRPr="00AD7EB7" w:rsidRDefault="00E02D98" w:rsidP="00020B30">
            <w:pPr>
              <w:spacing w:line="240" w:lineRule="auto"/>
              <w:ind w:firstLine="0"/>
              <w:jc w:val="center"/>
              <w:rPr>
                <w:ins w:id="1869" w:author="Ruben" w:date="2016-12-12T09:37:00Z"/>
                <w:rFonts w:eastAsia="Times New Roman" w:cs="Calibri"/>
                <w:bCs/>
                <w:color w:val="000000"/>
                <w:sz w:val="20"/>
                <w:szCs w:val="20"/>
                <w:rPrChange w:id="1870" w:author="Cristiano Cesario" w:date="2016-12-12T21:35:00Z">
                  <w:rPr>
                    <w:ins w:id="1871" w:author="Ruben" w:date="2016-12-12T09:37:00Z"/>
                    <w:rFonts w:ascii="Calibri" w:eastAsia="Times New Roman" w:hAnsi="Calibri" w:cs="Calibri"/>
                    <w:b/>
                    <w:bCs/>
                    <w:color w:val="000000"/>
                  </w:rPr>
                </w:rPrChange>
              </w:rPr>
            </w:pPr>
            <w:ins w:id="1872" w:author="Ruben" w:date="2016-12-12T09:37:00Z">
              <w:r w:rsidRPr="00AD7EB7">
                <w:rPr>
                  <w:rFonts w:eastAsia="Times New Roman" w:cs="Calibri"/>
                  <w:bCs/>
                  <w:color w:val="000000"/>
                  <w:sz w:val="20"/>
                  <w:szCs w:val="20"/>
                  <w:rPrChange w:id="1873" w:author="Cristiano Cesario" w:date="2016-12-12T21:35:00Z">
                    <w:rPr>
                      <w:rFonts w:ascii="Calibri" w:eastAsia="Times New Roman" w:hAnsi="Calibri" w:cs="Calibri"/>
                      <w:b/>
                      <w:bCs/>
                      <w:color w:val="000000"/>
                      <w:u w:val="single"/>
                    </w:rPr>
                  </w:rPrChange>
                </w:rPr>
                <w:t>3684</w:t>
              </w:r>
            </w:ins>
          </w:p>
        </w:tc>
        <w:tc>
          <w:tcPr>
            <w:tcW w:w="1136" w:type="dxa"/>
            <w:tcBorders>
              <w:top w:val="nil"/>
              <w:left w:val="nil"/>
              <w:bottom w:val="single" w:sz="4" w:space="0" w:color="auto"/>
              <w:right w:val="single" w:sz="8" w:space="0" w:color="auto"/>
            </w:tcBorders>
            <w:shd w:val="clear" w:color="auto" w:fill="auto"/>
            <w:noWrap/>
            <w:vAlign w:val="center"/>
            <w:hideMark/>
          </w:tcPr>
          <w:p w14:paraId="70EBFB26" w14:textId="77777777" w:rsidR="00020B30" w:rsidRPr="00AD7EB7" w:rsidRDefault="00E02D98" w:rsidP="00020B30">
            <w:pPr>
              <w:spacing w:line="240" w:lineRule="auto"/>
              <w:ind w:firstLine="0"/>
              <w:jc w:val="center"/>
              <w:rPr>
                <w:ins w:id="1874" w:author="Ruben" w:date="2016-12-12T09:37:00Z"/>
                <w:rFonts w:eastAsia="Times New Roman" w:cs="Calibri"/>
                <w:bCs/>
                <w:color w:val="FF0000"/>
                <w:sz w:val="20"/>
                <w:szCs w:val="20"/>
                <w:rPrChange w:id="1875" w:author="Cristiano Cesario" w:date="2016-12-12T21:35:00Z">
                  <w:rPr>
                    <w:ins w:id="1876" w:author="Ruben" w:date="2016-12-12T09:37:00Z"/>
                    <w:rFonts w:ascii="Calibri" w:eastAsia="Times New Roman" w:hAnsi="Calibri" w:cs="Calibri"/>
                    <w:b/>
                    <w:bCs/>
                    <w:color w:val="FF0000"/>
                  </w:rPr>
                </w:rPrChange>
              </w:rPr>
            </w:pPr>
            <w:ins w:id="1877" w:author="Ruben" w:date="2016-12-12T09:37:00Z">
              <w:r w:rsidRPr="00AD7EB7">
                <w:rPr>
                  <w:rFonts w:eastAsia="Times New Roman" w:cs="Calibri"/>
                  <w:bCs/>
                  <w:color w:val="FF0000"/>
                  <w:sz w:val="20"/>
                  <w:szCs w:val="20"/>
                  <w:rPrChange w:id="1878" w:author="Cristiano Cesario" w:date="2016-12-12T21:35:00Z">
                    <w:rPr>
                      <w:rFonts w:ascii="Calibri" w:eastAsia="Times New Roman" w:hAnsi="Calibri" w:cs="Calibri"/>
                      <w:b/>
                      <w:bCs/>
                      <w:color w:val="FF0000"/>
                      <w:u w:val="single"/>
                    </w:rPr>
                  </w:rPrChange>
                </w:rPr>
                <w:t>54.78</w:t>
              </w:r>
            </w:ins>
          </w:p>
        </w:tc>
      </w:tr>
      <w:tr w:rsidR="00020B30" w:rsidRPr="00020B30" w14:paraId="14B7CB81" w14:textId="77777777" w:rsidTr="00020B30">
        <w:trPr>
          <w:trHeight w:val="288"/>
          <w:ins w:id="1879"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5B17BB49" w14:textId="77777777" w:rsidR="00020B30" w:rsidRPr="00AD7EB7" w:rsidRDefault="00E02D98" w:rsidP="00020B30">
            <w:pPr>
              <w:spacing w:line="240" w:lineRule="auto"/>
              <w:ind w:firstLine="0"/>
              <w:jc w:val="left"/>
              <w:rPr>
                <w:ins w:id="1880" w:author="Ruben" w:date="2016-12-12T09:37:00Z"/>
                <w:rFonts w:eastAsia="Times New Roman" w:cs="Calibri"/>
                <w:b/>
                <w:color w:val="000000"/>
                <w:sz w:val="20"/>
                <w:szCs w:val="20"/>
                <w:rPrChange w:id="1881" w:author="Cristiano Cesario" w:date="2016-12-12T21:35:00Z">
                  <w:rPr>
                    <w:ins w:id="1882" w:author="Ruben" w:date="2016-12-12T09:37:00Z"/>
                    <w:rFonts w:ascii="Calibri" w:eastAsia="Times New Roman" w:hAnsi="Calibri" w:cs="Calibri"/>
                    <w:color w:val="000000"/>
                  </w:rPr>
                </w:rPrChange>
              </w:rPr>
            </w:pPr>
            <w:ins w:id="1883" w:author="Ruben" w:date="2016-12-12T09:37:00Z">
              <w:r w:rsidRPr="00AD7EB7">
                <w:rPr>
                  <w:rFonts w:eastAsia="Times New Roman" w:cs="Calibri"/>
                  <w:b/>
                  <w:color w:val="000000"/>
                  <w:sz w:val="20"/>
                  <w:szCs w:val="20"/>
                  <w:rPrChange w:id="1884" w:author="Cristiano Cesario" w:date="2016-12-12T21:35:00Z">
                    <w:rPr>
                      <w:rFonts w:ascii="Calibri" w:eastAsia="Times New Roman" w:hAnsi="Calibri" w:cs="Calibri"/>
                      <w:color w:val="000000"/>
                      <w:u w:val="single"/>
                    </w:rPr>
                  </w:rPrChange>
                </w:rPr>
                <w:t>Tortoise Git</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3878D036" w14:textId="77777777" w:rsidR="00020B30" w:rsidRPr="00AD7EB7" w:rsidRDefault="00E02D98" w:rsidP="00020B30">
            <w:pPr>
              <w:spacing w:line="240" w:lineRule="auto"/>
              <w:ind w:firstLine="0"/>
              <w:jc w:val="center"/>
              <w:rPr>
                <w:ins w:id="1885" w:author="Ruben" w:date="2016-12-12T09:37:00Z"/>
                <w:rFonts w:eastAsia="Times New Roman" w:cs="Calibri"/>
                <w:bCs/>
                <w:color w:val="000000"/>
                <w:sz w:val="20"/>
                <w:szCs w:val="20"/>
                <w:rPrChange w:id="1886" w:author="Cristiano Cesario" w:date="2016-12-12T21:35:00Z">
                  <w:rPr>
                    <w:ins w:id="1887" w:author="Ruben" w:date="2016-12-12T09:37:00Z"/>
                    <w:rFonts w:ascii="Calibri" w:eastAsia="Times New Roman" w:hAnsi="Calibri" w:cs="Calibri"/>
                    <w:b/>
                    <w:bCs/>
                    <w:color w:val="000000"/>
                  </w:rPr>
                </w:rPrChange>
              </w:rPr>
            </w:pPr>
            <w:ins w:id="1888" w:author="Ruben" w:date="2016-12-12T09:37:00Z">
              <w:r w:rsidRPr="00AD7EB7">
                <w:rPr>
                  <w:rFonts w:eastAsia="Times New Roman" w:cs="Calibri"/>
                  <w:bCs/>
                  <w:color w:val="000000"/>
                  <w:sz w:val="20"/>
                  <w:szCs w:val="20"/>
                  <w:rPrChange w:id="1889" w:author="Cristiano Cesario" w:date="2016-12-12T21:35:00Z">
                    <w:rPr>
                      <w:rFonts w:ascii="Calibri" w:eastAsia="Times New Roman" w:hAnsi="Calibri" w:cs="Calibri"/>
                      <w:b/>
                      <w:bCs/>
                      <w:color w:val="000000"/>
                      <w:u w:val="single"/>
                    </w:rPr>
                  </w:rPrChange>
                </w:rPr>
                <w:t>8442</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0DD888A7" w14:textId="77777777" w:rsidR="00020B30" w:rsidRPr="00AD7EB7" w:rsidRDefault="00E02D98" w:rsidP="00020B30">
            <w:pPr>
              <w:spacing w:line="240" w:lineRule="auto"/>
              <w:ind w:firstLine="0"/>
              <w:jc w:val="center"/>
              <w:rPr>
                <w:ins w:id="1890" w:author="Ruben" w:date="2016-12-12T09:37:00Z"/>
                <w:rFonts w:eastAsia="Times New Roman" w:cs="Calibri"/>
                <w:bCs/>
                <w:color w:val="000000"/>
                <w:sz w:val="20"/>
                <w:szCs w:val="20"/>
                <w:rPrChange w:id="1891" w:author="Cristiano Cesario" w:date="2016-12-12T21:35:00Z">
                  <w:rPr>
                    <w:ins w:id="1892" w:author="Ruben" w:date="2016-12-12T09:37:00Z"/>
                    <w:rFonts w:ascii="Calibri" w:eastAsia="Times New Roman" w:hAnsi="Calibri" w:cs="Calibri"/>
                    <w:b/>
                    <w:bCs/>
                    <w:color w:val="000000"/>
                  </w:rPr>
                </w:rPrChange>
              </w:rPr>
            </w:pPr>
            <w:ins w:id="1893" w:author="Ruben" w:date="2016-12-12T09:37:00Z">
              <w:r w:rsidRPr="00AD7EB7">
                <w:rPr>
                  <w:rFonts w:eastAsia="Times New Roman" w:cs="Calibri"/>
                  <w:bCs/>
                  <w:color w:val="000000"/>
                  <w:sz w:val="20"/>
                  <w:szCs w:val="20"/>
                  <w:rPrChange w:id="1894" w:author="Cristiano Cesario" w:date="2016-12-12T21:35:00Z">
                    <w:rPr>
                      <w:rFonts w:ascii="Calibri" w:eastAsia="Times New Roman" w:hAnsi="Calibri" w:cs="Calibri"/>
                      <w:b/>
                      <w:bCs/>
                      <w:color w:val="000000"/>
                      <w:u w:val="single"/>
                    </w:rPr>
                  </w:rPrChange>
                </w:rPr>
                <w:t>1466</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46FF2AC3" w14:textId="77777777" w:rsidR="00020B30" w:rsidRPr="00AD7EB7" w:rsidRDefault="00E02D98" w:rsidP="00020B30">
            <w:pPr>
              <w:spacing w:line="240" w:lineRule="auto"/>
              <w:ind w:firstLine="0"/>
              <w:jc w:val="center"/>
              <w:rPr>
                <w:ins w:id="1895" w:author="Ruben" w:date="2016-12-12T09:37:00Z"/>
                <w:rFonts w:eastAsia="Times New Roman" w:cs="Calibri"/>
                <w:bCs/>
                <w:color w:val="000000"/>
                <w:sz w:val="20"/>
                <w:szCs w:val="20"/>
                <w:rPrChange w:id="1896" w:author="Cristiano Cesario" w:date="2016-12-12T21:35:00Z">
                  <w:rPr>
                    <w:ins w:id="1897" w:author="Ruben" w:date="2016-12-12T09:37:00Z"/>
                    <w:rFonts w:ascii="Calibri" w:eastAsia="Times New Roman" w:hAnsi="Calibri" w:cs="Calibri"/>
                    <w:b/>
                    <w:bCs/>
                    <w:color w:val="000000"/>
                  </w:rPr>
                </w:rPrChange>
              </w:rPr>
            </w:pPr>
            <w:ins w:id="1898" w:author="Ruben" w:date="2016-12-12T09:37:00Z">
              <w:r w:rsidRPr="00AD7EB7">
                <w:rPr>
                  <w:rFonts w:eastAsia="Times New Roman" w:cs="Calibri"/>
                  <w:bCs/>
                  <w:color w:val="000000"/>
                  <w:sz w:val="20"/>
                  <w:szCs w:val="20"/>
                  <w:rPrChange w:id="1899" w:author="Cristiano Cesario" w:date="2016-12-12T21:35:00Z">
                    <w:rPr>
                      <w:rFonts w:ascii="Calibri" w:eastAsia="Times New Roman" w:hAnsi="Calibri" w:cs="Calibri"/>
                      <w:b/>
                      <w:bCs/>
                      <w:color w:val="000000"/>
                      <w:u w:val="single"/>
                    </w:rPr>
                  </w:rPrChange>
                </w:rPr>
                <w:t>945</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4618483E" w14:textId="77777777" w:rsidR="00020B30" w:rsidRPr="00AD7EB7" w:rsidRDefault="00E02D98" w:rsidP="00020B30">
            <w:pPr>
              <w:spacing w:line="240" w:lineRule="auto"/>
              <w:ind w:firstLine="0"/>
              <w:jc w:val="center"/>
              <w:rPr>
                <w:ins w:id="1900" w:author="Ruben" w:date="2016-12-12T09:37:00Z"/>
                <w:rFonts w:eastAsia="Times New Roman" w:cs="Calibri"/>
                <w:bCs/>
                <w:color w:val="FF0000"/>
                <w:sz w:val="20"/>
                <w:szCs w:val="20"/>
                <w:rPrChange w:id="1901" w:author="Cristiano Cesario" w:date="2016-12-12T21:35:00Z">
                  <w:rPr>
                    <w:ins w:id="1902" w:author="Ruben" w:date="2016-12-12T09:37:00Z"/>
                    <w:rFonts w:ascii="Calibri" w:eastAsia="Times New Roman" w:hAnsi="Calibri" w:cs="Calibri"/>
                    <w:b/>
                    <w:bCs/>
                    <w:color w:val="FF0000"/>
                  </w:rPr>
                </w:rPrChange>
              </w:rPr>
            </w:pPr>
            <w:ins w:id="1903" w:author="Ruben" w:date="2016-12-12T09:37:00Z">
              <w:r w:rsidRPr="00AD7EB7">
                <w:rPr>
                  <w:rFonts w:eastAsia="Times New Roman" w:cs="Calibri"/>
                  <w:bCs/>
                  <w:color w:val="FF0000"/>
                  <w:sz w:val="20"/>
                  <w:szCs w:val="20"/>
                  <w:rPrChange w:id="1904" w:author="Cristiano Cesario" w:date="2016-12-12T21:35:00Z">
                    <w:rPr>
                      <w:rFonts w:ascii="Calibri" w:eastAsia="Times New Roman" w:hAnsi="Calibri" w:cs="Calibri"/>
                      <w:b/>
                      <w:bCs/>
                      <w:color w:val="FF0000"/>
                      <w:u w:val="single"/>
                    </w:rPr>
                  </w:rPrChange>
                </w:rPr>
                <w:t>82.63</w:t>
              </w:r>
            </w:ins>
          </w:p>
        </w:tc>
        <w:tc>
          <w:tcPr>
            <w:tcW w:w="1232" w:type="dxa"/>
            <w:tcBorders>
              <w:top w:val="nil"/>
              <w:left w:val="nil"/>
              <w:bottom w:val="single" w:sz="4" w:space="0" w:color="auto"/>
              <w:right w:val="single" w:sz="8" w:space="0" w:color="auto"/>
            </w:tcBorders>
            <w:shd w:val="clear" w:color="auto" w:fill="auto"/>
            <w:noWrap/>
            <w:vAlign w:val="center"/>
            <w:hideMark/>
          </w:tcPr>
          <w:p w14:paraId="2C983E5A" w14:textId="77777777" w:rsidR="00020B30" w:rsidRPr="00AD7EB7" w:rsidRDefault="00E02D98" w:rsidP="00020B30">
            <w:pPr>
              <w:spacing w:line="240" w:lineRule="auto"/>
              <w:ind w:firstLine="0"/>
              <w:jc w:val="center"/>
              <w:rPr>
                <w:ins w:id="1905" w:author="Ruben" w:date="2016-12-12T09:37:00Z"/>
                <w:rFonts w:eastAsia="Times New Roman" w:cs="Calibri"/>
                <w:bCs/>
                <w:color w:val="000000"/>
                <w:sz w:val="20"/>
                <w:szCs w:val="20"/>
                <w:rPrChange w:id="1906" w:author="Cristiano Cesario" w:date="2016-12-12T21:35:00Z">
                  <w:rPr>
                    <w:ins w:id="1907" w:author="Ruben" w:date="2016-12-12T09:37:00Z"/>
                    <w:rFonts w:ascii="Calibri" w:eastAsia="Times New Roman" w:hAnsi="Calibri" w:cs="Calibri"/>
                    <w:b/>
                    <w:bCs/>
                    <w:color w:val="000000"/>
                  </w:rPr>
                </w:rPrChange>
              </w:rPr>
            </w:pPr>
            <w:ins w:id="1908" w:author="Ruben" w:date="2016-12-12T09:37:00Z">
              <w:r w:rsidRPr="00AD7EB7">
                <w:rPr>
                  <w:rFonts w:eastAsia="Times New Roman" w:cs="Calibri"/>
                  <w:bCs/>
                  <w:color w:val="000000"/>
                  <w:sz w:val="20"/>
                  <w:szCs w:val="20"/>
                  <w:rPrChange w:id="1909" w:author="Cristiano Cesario" w:date="2016-12-12T21:35:00Z">
                    <w:rPr>
                      <w:rFonts w:ascii="Calibri" w:eastAsia="Times New Roman" w:hAnsi="Calibri" w:cs="Calibri"/>
                      <w:b/>
                      <w:bCs/>
                      <w:color w:val="000000"/>
                      <w:u w:val="single"/>
                    </w:rPr>
                  </w:rPrChange>
                </w:rPr>
                <w:t>497</w:t>
              </w:r>
            </w:ins>
          </w:p>
        </w:tc>
        <w:tc>
          <w:tcPr>
            <w:tcW w:w="1232" w:type="dxa"/>
            <w:tcBorders>
              <w:top w:val="nil"/>
              <w:left w:val="nil"/>
              <w:bottom w:val="single" w:sz="4" w:space="0" w:color="auto"/>
              <w:right w:val="single" w:sz="8" w:space="0" w:color="auto"/>
            </w:tcBorders>
            <w:shd w:val="clear" w:color="auto" w:fill="auto"/>
            <w:noWrap/>
            <w:vAlign w:val="center"/>
            <w:hideMark/>
          </w:tcPr>
          <w:p w14:paraId="679CD5A4" w14:textId="77777777" w:rsidR="00020B30" w:rsidRPr="00AD7EB7" w:rsidRDefault="00E02D98" w:rsidP="00020B30">
            <w:pPr>
              <w:spacing w:line="240" w:lineRule="auto"/>
              <w:ind w:firstLine="0"/>
              <w:jc w:val="center"/>
              <w:rPr>
                <w:ins w:id="1910" w:author="Ruben" w:date="2016-12-12T09:37:00Z"/>
                <w:rFonts w:eastAsia="Times New Roman" w:cs="Calibri"/>
                <w:bCs/>
                <w:color w:val="000000"/>
                <w:sz w:val="20"/>
                <w:szCs w:val="20"/>
                <w:rPrChange w:id="1911" w:author="Cristiano Cesario" w:date="2016-12-12T21:35:00Z">
                  <w:rPr>
                    <w:ins w:id="1912" w:author="Ruben" w:date="2016-12-12T09:37:00Z"/>
                    <w:rFonts w:ascii="Calibri" w:eastAsia="Times New Roman" w:hAnsi="Calibri" w:cs="Calibri"/>
                    <w:b/>
                    <w:bCs/>
                    <w:color w:val="000000"/>
                  </w:rPr>
                </w:rPrChange>
              </w:rPr>
            </w:pPr>
            <w:ins w:id="1913" w:author="Ruben" w:date="2016-12-12T09:37:00Z">
              <w:r w:rsidRPr="00AD7EB7">
                <w:rPr>
                  <w:rFonts w:eastAsia="Times New Roman" w:cs="Calibri"/>
                  <w:bCs/>
                  <w:color w:val="000000"/>
                  <w:sz w:val="20"/>
                  <w:szCs w:val="20"/>
                  <w:rPrChange w:id="1914" w:author="Cristiano Cesario" w:date="2016-12-12T21:35:00Z">
                    <w:rPr>
                      <w:rFonts w:ascii="Calibri" w:eastAsia="Times New Roman" w:hAnsi="Calibri" w:cs="Calibri"/>
                      <w:b/>
                      <w:bCs/>
                      <w:color w:val="000000"/>
                      <w:u w:val="single"/>
                    </w:rPr>
                  </w:rPrChange>
                </w:rPr>
                <w:t>482</w:t>
              </w:r>
            </w:ins>
          </w:p>
        </w:tc>
        <w:tc>
          <w:tcPr>
            <w:tcW w:w="1136" w:type="dxa"/>
            <w:tcBorders>
              <w:top w:val="nil"/>
              <w:left w:val="nil"/>
              <w:bottom w:val="single" w:sz="4" w:space="0" w:color="auto"/>
              <w:right w:val="single" w:sz="8" w:space="0" w:color="auto"/>
            </w:tcBorders>
            <w:shd w:val="clear" w:color="auto" w:fill="auto"/>
            <w:noWrap/>
            <w:vAlign w:val="center"/>
            <w:hideMark/>
          </w:tcPr>
          <w:p w14:paraId="06BCD158" w14:textId="77777777" w:rsidR="00020B30" w:rsidRPr="00AD7EB7" w:rsidRDefault="00E02D98" w:rsidP="00020B30">
            <w:pPr>
              <w:spacing w:line="240" w:lineRule="auto"/>
              <w:ind w:firstLine="0"/>
              <w:jc w:val="center"/>
              <w:rPr>
                <w:ins w:id="1915" w:author="Ruben" w:date="2016-12-12T09:37:00Z"/>
                <w:rFonts w:eastAsia="Times New Roman" w:cs="Calibri"/>
                <w:bCs/>
                <w:color w:val="FF0000"/>
                <w:sz w:val="20"/>
                <w:szCs w:val="20"/>
                <w:rPrChange w:id="1916" w:author="Cristiano Cesario" w:date="2016-12-12T21:35:00Z">
                  <w:rPr>
                    <w:ins w:id="1917" w:author="Ruben" w:date="2016-12-12T09:37:00Z"/>
                    <w:rFonts w:ascii="Calibri" w:eastAsia="Times New Roman" w:hAnsi="Calibri" w:cs="Calibri"/>
                    <w:b/>
                    <w:bCs/>
                    <w:color w:val="FF0000"/>
                  </w:rPr>
                </w:rPrChange>
              </w:rPr>
            </w:pPr>
            <w:ins w:id="1918" w:author="Ruben" w:date="2016-12-12T09:37:00Z">
              <w:r w:rsidRPr="00AD7EB7">
                <w:rPr>
                  <w:rFonts w:eastAsia="Times New Roman" w:cs="Calibri"/>
                  <w:bCs/>
                  <w:color w:val="FF0000"/>
                  <w:sz w:val="20"/>
                  <w:szCs w:val="20"/>
                  <w:rPrChange w:id="1919" w:author="Cristiano Cesario" w:date="2016-12-12T21:35:00Z">
                    <w:rPr>
                      <w:rFonts w:ascii="Calibri" w:eastAsia="Times New Roman" w:hAnsi="Calibri" w:cs="Calibri"/>
                      <w:b/>
                      <w:bCs/>
                      <w:color w:val="FF0000"/>
                      <w:u w:val="single"/>
                    </w:rPr>
                  </w:rPrChange>
                </w:rPr>
                <w:t>94.29</w:t>
              </w:r>
            </w:ins>
          </w:p>
        </w:tc>
      </w:tr>
      <w:tr w:rsidR="00020B30" w:rsidRPr="00020B30" w14:paraId="4BA75EB9" w14:textId="77777777" w:rsidTr="00020B30">
        <w:trPr>
          <w:trHeight w:val="288"/>
          <w:ins w:id="1920"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6A06BF9F" w14:textId="77777777" w:rsidR="00020B30" w:rsidRPr="00AD7EB7" w:rsidRDefault="00E02D98" w:rsidP="00020B30">
            <w:pPr>
              <w:spacing w:line="240" w:lineRule="auto"/>
              <w:ind w:firstLine="0"/>
              <w:jc w:val="left"/>
              <w:rPr>
                <w:ins w:id="1921" w:author="Ruben" w:date="2016-12-12T09:37:00Z"/>
                <w:rFonts w:eastAsia="Times New Roman" w:cs="Calibri"/>
                <w:b/>
                <w:color w:val="000000"/>
                <w:sz w:val="20"/>
                <w:szCs w:val="20"/>
                <w:rPrChange w:id="1922" w:author="Cristiano Cesario" w:date="2016-12-12T21:35:00Z">
                  <w:rPr>
                    <w:ins w:id="1923" w:author="Ruben" w:date="2016-12-12T09:37:00Z"/>
                    <w:rFonts w:ascii="Calibri" w:eastAsia="Times New Roman" w:hAnsi="Calibri" w:cs="Calibri"/>
                    <w:color w:val="000000"/>
                  </w:rPr>
                </w:rPrChange>
              </w:rPr>
            </w:pPr>
            <w:ins w:id="1924" w:author="Ruben" w:date="2016-12-12T09:37:00Z">
              <w:r w:rsidRPr="00AD7EB7">
                <w:rPr>
                  <w:rFonts w:eastAsia="Times New Roman" w:cs="Calibri"/>
                  <w:b/>
                  <w:color w:val="000000"/>
                  <w:sz w:val="20"/>
                  <w:szCs w:val="20"/>
                  <w:rPrChange w:id="1925" w:author="Cristiano Cesario" w:date="2016-12-12T21:35:00Z">
                    <w:rPr>
                      <w:rFonts w:ascii="Calibri" w:eastAsia="Times New Roman" w:hAnsi="Calibri" w:cs="Calibri"/>
                      <w:color w:val="000000"/>
                      <w:u w:val="single"/>
                    </w:rPr>
                  </w:rPrChange>
                </w:rPr>
                <w:t>Drupal</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FF2139A" w14:textId="77777777" w:rsidR="00020B30" w:rsidRPr="00AD7EB7" w:rsidRDefault="00E02D98" w:rsidP="00020B30">
            <w:pPr>
              <w:spacing w:line="240" w:lineRule="auto"/>
              <w:ind w:firstLine="0"/>
              <w:jc w:val="center"/>
              <w:rPr>
                <w:ins w:id="1926" w:author="Ruben" w:date="2016-12-12T09:37:00Z"/>
                <w:rFonts w:eastAsia="Times New Roman" w:cs="Calibri"/>
                <w:bCs/>
                <w:color w:val="000000"/>
                <w:sz w:val="20"/>
                <w:szCs w:val="20"/>
                <w:rPrChange w:id="1927" w:author="Cristiano Cesario" w:date="2016-12-12T21:35:00Z">
                  <w:rPr>
                    <w:ins w:id="1928" w:author="Ruben" w:date="2016-12-12T09:37:00Z"/>
                    <w:rFonts w:ascii="Calibri" w:eastAsia="Times New Roman" w:hAnsi="Calibri" w:cs="Calibri"/>
                    <w:b/>
                    <w:bCs/>
                    <w:color w:val="000000"/>
                  </w:rPr>
                </w:rPrChange>
              </w:rPr>
            </w:pPr>
            <w:ins w:id="1929" w:author="Ruben" w:date="2016-12-12T09:37:00Z">
              <w:r w:rsidRPr="00AD7EB7">
                <w:rPr>
                  <w:rFonts w:eastAsia="Times New Roman" w:cs="Calibri"/>
                  <w:bCs/>
                  <w:color w:val="000000"/>
                  <w:sz w:val="20"/>
                  <w:szCs w:val="20"/>
                  <w:rPrChange w:id="1930" w:author="Cristiano Cesario" w:date="2016-12-12T21:35:00Z">
                    <w:rPr>
                      <w:rFonts w:ascii="Calibri" w:eastAsia="Times New Roman" w:hAnsi="Calibri" w:cs="Calibri"/>
                      <w:b/>
                      <w:bCs/>
                      <w:color w:val="000000"/>
                      <w:u w:val="single"/>
                    </w:rPr>
                  </w:rPrChange>
                </w:rPr>
                <w:t>38047</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24E6B072" w14:textId="77777777" w:rsidR="00020B30" w:rsidRPr="00AD7EB7" w:rsidRDefault="00E02D98" w:rsidP="00020B30">
            <w:pPr>
              <w:spacing w:line="240" w:lineRule="auto"/>
              <w:ind w:firstLine="0"/>
              <w:jc w:val="center"/>
              <w:rPr>
                <w:ins w:id="1931" w:author="Ruben" w:date="2016-12-12T09:37:00Z"/>
                <w:rFonts w:eastAsia="Times New Roman" w:cs="Calibri"/>
                <w:bCs/>
                <w:color w:val="000000"/>
                <w:sz w:val="20"/>
                <w:szCs w:val="20"/>
                <w:rPrChange w:id="1932" w:author="Cristiano Cesario" w:date="2016-12-12T21:35:00Z">
                  <w:rPr>
                    <w:ins w:id="1933" w:author="Ruben" w:date="2016-12-12T09:37:00Z"/>
                    <w:rFonts w:ascii="Calibri" w:eastAsia="Times New Roman" w:hAnsi="Calibri" w:cs="Calibri"/>
                    <w:b/>
                    <w:bCs/>
                    <w:color w:val="000000"/>
                  </w:rPr>
                </w:rPrChange>
              </w:rPr>
            </w:pPr>
            <w:ins w:id="1934" w:author="Ruben" w:date="2016-12-12T09:37:00Z">
              <w:r w:rsidRPr="00AD7EB7">
                <w:rPr>
                  <w:rFonts w:eastAsia="Times New Roman" w:cs="Calibri"/>
                  <w:bCs/>
                  <w:color w:val="000000"/>
                  <w:sz w:val="20"/>
                  <w:szCs w:val="20"/>
                  <w:rPrChange w:id="1935" w:author="Cristiano Cesario" w:date="2016-12-12T21:35:00Z">
                    <w:rPr>
                      <w:rFonts w:ascii="Calibri" w:eastAsia="Times New Roman" w:hAnsi="Calibri" w:cs="Calibri"/>
                      <w:b/>
                      <w:bCs/>
                      <w:color w:val="000000"/>
                      <w:u w:val="single"/>
                    </w:rPr>
                  </w:rPrChange>
                </w:rPr>
                <w:t>903</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410BD36A" w14:textId="77777777" w:rsidR="00020B30" w:rsidRPr="00AD7EB7" w:rsidRDefault="00E02D98" w:rsidP="00020B30">
            <w:pPr>
              <w:spacing w:line="240" w:lineRule="auto"/>
              <w:ind w:firstLine="0"/>
              <w:jc w:val="center"/>
              <w:rPr>
                <w:ins w:id="1936" w:author="Ruben" w:date="2016-12-12T09:37:00Z"/>
                <w:rFonts w:eastAsia="Times New Roman" w:cs="Calibri"/>
                <w:bCs/>
                <w:color w:val="000000"/>
                <w:sz w:val="20"/>
                <w:szCs w:val="20"/>
                <w:rPrChange w:id="1937" w:author="Cristiano Cesario" w:date="2016-12-12T21:35:00Z">
                  <w:rPr>
                    <w:ins w:id="1938" w:author="Ruben" w:date="2016-12-12T09:37:00Z"/>
                    <w:rFonts w:ascii="Calibri" w:eastAsia="Times New Roman" w:hAnsi="Calibri" w:cs="Calibri"/>
                    <w:b/>
                    <w:bCs/>
                    <w:color w:val="000000"/>
                  </w:rPr>
                </w:rPrChange>
              </w:rPr>
            </w:pPr>
            <w:ins w:id="1939" w:author="Ruben" w:date="2016-12-12T09:37:00Z">
              <w:r w:rsidRPr="00AD7EB7">
                <w:rPr>
                  <w:rFonts w:eastAsia="Times New Roman" w:cs="Calibri"/>
                  <w:bCs/>
                  <w:color w:val="000000"/>
                  <w:sz w:val="20"/>
                  <w:szCs w:val="20"/>
                  <w:rPrChange w:id="1940" w:author="Cristiano Cesario" w:date="2016-12-12T21:35:00Z">
                    <w:rPr>
                      <w:rFonts w:ascii="Calibri" w:eastAsia="Times New Roman" w:hAnsi="Calibri" w:cs="Calibri"/>
                      <w:b/>
                      <w:bCs/>
                      <w:color w:val="000000"/>
                      <w:u w:val="single"/>
                    </w:rPr>
                  </w:rPrChange>
                </w:rPr>
                <w:t>697</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7DBA66B7" w14:textId="77777777" w:rsidR="00020B30" w:rsidRPr="00AD7EB7" w:rsidRDefault="00E02D98" w:rsidP="00020B30">
            <w:pPr>
              <w:spacing w:line="240" w:lineRule="auto"/>
              <w:ind w:firstLine="0"/>
              <w:jc w:val="center"/>
              <w:rPr>
                <w:ins w:id="1941" w:author="Ruben" w:date="2016-12-12T09:37:00Z"/>
                <w:rFonts w:eastAsia="Times New Roman" w:cs="Calibri"/>
                <w:bCs/>
                <w:color w:val="FF0000"/>
                <w:sz w:val="20"/>
                <w:szCs w:val="20"/>
                <w:rPrChange w:id="1942" w:author="Cristiano Cesario" w:date="2016-12-12T21:35:00Z">
                  <w:rPr>
                    <w:ins w:id="1943" w:author="Ruben" w:date="2016-12-12T09:37:00Z"/>
                    <w:rFonts w:ascii="Calibri" w:eastAsia="Times New Roman" w:hAnsi="Calibri" w:cs="Calibri"/>
                    <w:b/>
                    <w:bCs/>
                    <w:color w:val="FF0000"/>
                  </w:rPr>
                </w:rPrChange>
              </w:rPr>
            </w:pPr>
            <w:ins w:id="1944" w:author="Ruben" w:date="2016-12-12T09:37:00Z">
              <w:r w:rsidRPr="00AD7EB7">
                <w:rPr>
                  <w:rFonts w:eastAsia="Times New Roman" w:cs="Calibri"/>
                  <w:bCs/>
                  <w:color w:val="FF0000"/>
                  <w:sz w:val="20"/>
                  <w:szCs w:val="20"/>
                  <w:rPrChange w:id="1945" w:author="Cristiano Cesario" w:date="2016-12-12T21:35:00Z">
                    <w:rPr>
                      <w:rFonts w:ascii="Calibri" w:eastAsia="Times New Roman" w:hAnsi="Calibri" w:cs="Calibri"/>
                      <w:b/>
                      <w:bCs/>
                      <w:color w:val="FF0000"/>
                      <w:u w:val="single"/>
                    </w:rPr>
                  </w:rPrChange>
                </w:rPr>
                <w:t>97.63</w:t>
              </w:r>
            </w:ins>
          </w:p>
        </w:tc>
        <w:tc>
          <w:tcPr>
            <w:tcW w:w="1232" w:type="dxa"/>
            <w:tcBorders>
              <w:top w:val="nil"/>
              <w:left w:val="nil"/>
              <w:bottom w:val="single" w:sz="4" w:space="0" w:color="auto"/>
              <w:right w:val="single" w:sz="8" w:space="0" w:color="auto"/>
            </w:tcBorders>
            <w:shd w:val="clear" w:color="auto" w:fill="auto"/>
            <w:noWrap/>
            <w:vAlign w:val="center"/>
            <w:hideMark/>
          </w:tcPr>
          <w:p w14:paraId="7303792E" w14:textId="77777777" w:rsidR="00020B30" w:rsidRPr="00AD7EB7" w:rsidRDefault="00E02D98" w:rsidP="00020B30">
            <w:pPr>
              <w:spacing w:line="240" w:lineRule="auto"/>
              <w:ind w:firstLine="0"/>
              <w:jc w:val="center"/>
              <w:rPr>
                <w:ins w:id="1946" w:author="Ruben" w:date="2016-12-12T09:37:00Z"/>
                <w:rFonts w:eastAsia="Times New Roman" w:cs="Calibri"/>
                <w:bCs/>
                <w:color w:val="000000"/>
                <w:sz w:val="20"/>
                <w:szCs w:val="20"/>
                <w:rPrChange w:id="1947" w:author="Cristiano Cesario" w:date="2016-12-12T21:35:00Z">
                  <w:rPr>
                    <w:ins w:id="1948" w:author="Ruben" w:date="2016-12-12T09:37:00Z"/>
                    <w:rFonts w:ascii="Calibri" w:eastAsia="Times New Roman" w:hAnsi="Calibri" w:cs="Calibri"/>
                    <w:b/>
                    <w:bCs/>
                    <w:color w:val="000000"/>
                  </w:rPr>
                </w:rPrChange>
              </w:rPr>
            </w:pPr>
            <w:ins w:id="1949" w:author="Ruben" w:date="2016-12-12T09:37:00Z">
              <w:r w:rsidRPr="00AD7EB7">
                <w:rPr>
                  <w:rFonts w:eastAsia="Times New Roman" w:cs="Calibri"/>
                  <w:bCs/>
                  <w:color w:val="000000"/>
                  <w:sz w:val="20"/>
                  <w:szCs w:val="20"/>
                  <w:rPrChange w:id="1950" w:author="Cristiano Cesario" w:date="2016-12-12T21:35:00Z">
                    <w:rPr>
                      <w:rFonts w:ascii="Calibri" w:eastAsia="Times New Roman" w:hAnsi="Calibri" w:cs="Calibri"/>
                      <w:b/>
                      <w:bCs/>
                      <w:color w:val="000000"/>
                      <w:u w:val="single"/>
                    </w:rPr>
                  </w:rPrChange>
                </w:rPr>
                <w:t>563</w:t>
              </w:r>
            </w:ins>
          </w:p>
        </w:tc>
        <w:tc>
          <w:tcPr>
            <w:tcW w:w="1232" w:type="dxa"/>
            <w:tcBorders>
              <w:top w:val="nil"/>
              <w:left w:val="nil"/>
              <w:bottom w:val="single" w:sz="4" w:space="0" w:color="auto"/>
              <w:right w:val="single" w:sz="8" w:space="0" w:color="auto"/>
            </w:tcBorders>
            <w:shd w:val="clear" w:color="auto" w:fill="auto"/>
            <w:noWrap/>
            <w:vAlign w:val="center"/>
            <w:hideMark/>
          </w:tcPr>
          <w:p w14:paraId="674CDFE8" w14:textId="77777777" w:rsidR="00020B30" w:rsidRPr="00AD7EB7" w:rsidRDefault="00E02D98" w:rsidP="00020B30">
            <w:pPr>
              <w:spacing w:line="240" w:lineRule="auto"/>
              <w:ind w:firstLine="0"/>
              <w:jc w:val="center"/>
              <w:rPr>
                <w:ins w:id="1951" w:author="Ruben" w:date="2016-12-12T09:37:00Z"/>
                <w:rFonts w:eastAsia="Times New Roman" w:cs="Calibri"/>
                <w:bCs/>
                <w:color w:val="000000"/>
                <w:sz w:val="20"/>
                <w:szCs w:val="20"/>
                <w:rPrChange w:id="1952" w:author="Cristiano Cesario" w:date="2016-12-12T21:35:00Z">
                  <w:rPr>
                    <w:ins w:id="1953" w:author="Ruben" w:date="2016-12-12T09:37:00Z"/>
                    <w:rFonts w:ascii="Calibri" w:eastAsia="Times New Roman" w:hAnsi="Calibri" w:cs="Calibri"/>
                    <w:b/>
                    <w:bCs/>
                    <w:color w:val="000000"/>
                  </w:rPr>
                </w:rPrChange>
              </w:rPr>
            </w:pPr>
            <w:ins w:id="1954" w:author="Ruben" w:date="2016-12-12T09:37:00Z">
              <w:r w:rsidRPr="00AD7EB7">
                <w:rPr>
                  <w:rFonts w:eastAsia="Times New Roman" w:cs="Calibri"/>
                  <w:bCs/>
                  <w:color w:val="000000"/>
                  <w:sz w:val="20"/>
                  <w:szCs w:val="20"/>
                  <w:rPrChange w:id="1955" w:author="Cristiano Cesario" w:date="2016-12-12T21:35:00Z">
                    <w:rPr>
                      <w:rFonts w:ascii="Calibri" w:eastAsia="Times New Roman" w:hAnsi="Calibri" w:cs="Calibri"/>
                      <w:b/>
                      <w:bCs/>
                      <w:color w:val="000000"/>
                      <w:u w:val="single"/>
                    </w:rPr>
                  </w:rPrChange>
                </w:rPr>
                <w:t>557</w:t>
              </w:r>
            </w:ins>
          </w:p>
        </w:tc>
        <w:tc>
          <w:tcPr>
            <w:tcW w:w="1136" w:type="dxa"/>
            <w:tcBorders>
              <w:top w:val="nil"/>
              <w:left w:val="nil"/>
              <w:bottom w:val="single" w:sz="4" w:space="0" w:color="auto"/>
              <w:right w:val="single" w:sz="8" w:space="0" w:color="auto"/>
            </w:tcBorders>
            <w:shd w:val="clear" w:color="auto" w:fill="auto"/>
            <w:noWrap/>
            <w:vAlign w:val="center"/>
            <w:hideMark/>
          </w:tcPr>
          <w:p w14:paraId="0B36AD69" w14:textId="77777777" w:rsidR="00020B30" w:rsidRPr="00AD7EB7" w:rsidRDefault="00E02D98" w:rsidP="00020B30">
            <w:pPr>
              <w:spacing w:line="240" w:lineRule="auto"/>
              <w:ind w:firstLine="0"/>
              <w:jc w:val="center"/>
              <w:rPr>
                <w:ins w:id="1956" w:author="Ruben" w:date="2016-12-12T09:37:00Z"/>
                <w:rFonts w:eastAsia="Times New Roman" w:cs="Calibri"/>
                <w:bCs/>
                <w:color w:val="FF0000"/>
                <w:sz w:val="20"/>
                <w:szCs w:val="20"/>
                <w:rPrChange w:id="1957" w:author="Cristiano Cesario" w:date="2016-12-12T21:35:00Z">
                  <w:rPr>
                    <w:ins w:id="1958" w:author="Ruben" w:date="2016-12-12T09:37:00Z"/>
                    <w:rFonts w:ascii="Calibri" w:eastAsia="Times New Roman" w:hAnsi="Calibri" w:cs="Calibri"/>
                    <w:b/>
                    <w:bCs/>
                    <w:color w:val="FF0000"/>
                  </w:rPr>
                </w:rPrChange>
              </w:rPr>
            </w:pPr>
            <w:ins w:id="1959" w:author="Ruben" w:date="2016-12-12T09:37:00Z">
              <w:r w:rsidRPr="00AD7EB7">
                <w:rPr>
                  <w:rFonts w:eastAsia="Times New Roman" w:cs="Calibri"/>
                  <w:bCs/>
                  <w:color w:val="FF0000"/>
                  <w:sz w:val="20"/>
                  <w:szCs w:val="20"/>
                  <w:rPrChange w:id="1960" w:author="Cristiano Cesario" w:date="2016-12-12T21:35:00Z">
                    <w:rPr>
                      <w:rFonts w:ascii="Calibri" w:eastAsia="Times New Roman" w:hAnsi="Calibri" w:cs="Calibri"/>
                      <w:b/>
                      <w:bCs/>
                      <w:color w:val="FF0000"/>
                      <w:u w:val="single"/>
                    </w:rPr>
                  </w:rPrChange>
                </w:rPr>
                <w:t>98.54</w:t>
              </w:r>
            </w:ins>
          </w:p>
        </w:tc>
      </w:tr>
      <w:tr w:rsidR="00020B30" w:rsidRPr="00020B30" w14:paraId="4148D2B5" w14:textId="77777777" w:rsidTr="00020B30">
        <w:trPr>
          <w:trHeight w:val="288"/>
          <w:ins w:id="1961" w:author="Ruben" w:date="2016-12-12T09:37:00Z"/>
        </w:trPr>
        <w:tc>
          <w:tcPr>
            <w:tcW w:w="1533" w:type="dxa"/>
            <w:tcBorders>
              <w:top w:val="nil"/>
              <w:left w:val="single" w:sz="8" w:space="0" w:color="auto"/>
              <w:bottom w:val="single" w:sz="4" w:space="0" w:color="auto"/>
              <w:right w:val="nil"/>
            </w:tcBorders>
            <w:shd w:val="clear" w:color="auto" w:fill="auto"/>
            <w:noWrap/>
            <w:vAlign w:val="bottom"/>
            <w:hideMark/>
          </w:tcPr>
          <w:p w14:paraId="6EE9C748" w14:textId="77777777" w:rsidR="00020B30" w:rsidRPr="00AD7EB7" w:rsidRDefault="00E02D98" w:rsidP="00020B30">
            <w:pPr>
              <w:spacing w:line="240" w:lineRule="auto"/>
              <w:ind w:firstLine="0"/>
              <w:jc w:val="left"/>
              <w:rPr>
                <w:ins w:id="1962" w:author="Ruben" w:date="2016-12-12T09:37:00Z"/>
                <w:rFonts w:eastAsia="Times New Roman" w:cs="Calibri"/>
                <w:b/>
                <w:color w:val="000000"/>
                <w:sz w:val="20"/>
                <w:szCs w:val="20"/>
                <w:rPrChange w:id="1963" w:author="Cristiano Cesario" w:date="2016-12-12T21:35:00Z">
                  <w:rPr>
                    <w:ins w:id="1964" w:author="Ruben" w:date="2016-12-12T09:37:00Z"/>
                    <w:rFonts w:ascii="Calibri" w:eastAsia="Times New Roman" w:hAnsi="Calibri" w:cs="Calibri"/>
                    <w:color w:val="000000"/>
                  </w:rPr>
                </w:rPrChange>
              </w:rPr>
            </w:pPr>
            <w:ins w:id="1965" w:author="Ruben" w:date="2016-12-12T09:37:00Z">
              <w:r w:rsidRPr="00AD7EB7">
                <w:rPr>
                  <w:rFonts w:eastAsia="Times New Roman" w:cs="Calibri"/>
                  <w:b/>
                  <w:color w:val="000000"/>
                  <w:sz w:val="20"/>
                  <w:szCs w:val="20"/>
                  <w:rPrChange w:id="1966" w:author="Cristiano Cesario" w:date="2016-12-12T21:35:00Z">
                    <w:rPr>
                      <w:rFonts w:ascii="Calibri" w:eastAsia="Times New Roman" w:hAnsi="Calibri" w:cs="Calibri"/>
                      <w:color w:val="000000"/>
                      <w:u w:val="single"/>
                    </w:rPr>
                  </w:rPrChange>
                </w:rPr>
                <w:t>Expresso Livre</w:t>
              </w:r>
            </w:ins>
          </w:p>
        </w:tc>
        <w:tc>
          <w:tcPr>
            <w:tcW w:w="1233" w:type="dxa"/>
            <w:tcBorders>
              <w:top w:val="nil"/>
              <w:left w:val="single" w:sz="8" w:space="0" w:color="auto"/>
              <w:bottom w:val="single" w:sz="4" w:space="0" w:color="auto"/>
              <w:right w:val="single" w:sz="4" w:space="0" w:color="auto"/>
            </w:tcBorders>
            <w:shd w:val="clear" w:color="auto" w:fill="auto"/>
            <w:noWrap/>
            <w:vAlign w:val="center"/>
            <w:hideMark/>
          </w:tcPr>
          <w:p w14:paraId="198EFA76" w14:textId="77777777" w:rsidR="00020B30" w:rsidRPr="00AD7EB7" w:rsidRDefault="00E02D98" w:rsidP="00020B30">
            <w:pPr>
              <w:spacing w:line="240" w:lineRule="auto"/>
              <w:ind w:firstLine="0"/>
              <w:jc w:val="center"/>
              <w:rPr>
                <w:ins w:id="1967" w:author="Ruben" w:date="2016-12-12T09:37:00Z"/>
                <w:rFonts w:eastAsia="Times New Roman" w:cs="Calibri"/>
                <w:bCs/>
                <w:color w:val="000000"/>
                <w:sz w:val="20"/>
                <w:szCs w:val="20"/>
                <w:rPrChange w:id="1968" w:author="Cristiano Cesario" w:date="2016-12-12T21:35:00Z">
                  <w:rPr>
                    <w:ins w:id="1969" w:author="Ruben" w:date="2016-12-12T09:37:00Z"/>
                    <w:rFonts w:ascii="Calibri" w:eastAsia="Times New Roman" w:hAnsi="Calibri" w:cs="Calibri"/>
                    <w:b/>
                    <w:bCs/>
                    <w:color w:val="000000"/>
                  </w:rPr>
                </w:rPrChange>
              </w:rPr>
            </w:pPr>
            <w:ins w:id="1970" w:author="Ruben" w:date="2016-12-12T09:37:00Z">
              <w:r w:rsidRPr="00AD7EB7">
                <w:rPr>
                  <w:rFonts w:eastAsia="Times New Roman" w:cs="Calibri"/>
                  <w:bCs/>
                  <w:color w:val="000000"/>
                  <w:sz w:val="20"/>
                  <w:szCs w:val="20"/>
                  <w:rPrChange w:id="1971" w:author="Cristiano Cesario" w:date="2016-12-12T21:35:00Z">
                    <w:rPr>
                      <w:rFonts w:ascii="Calibri" w:eastAsia="Times New Roman" w:hAnsi="Calibri" w:cs="Calibri"/>
                      <w:b/>
                      <w:bCs/>
                      <w:color w:val="000000"/>
                      <w:u w:val="single"/>
                    </w:rPr>
                  </w:rPrChange>
                </w:rPr>
                <w:t>27079</w:t>
              </w:r>
            </w:ins>
          </w:p>
        </w:tc>
        <w:tc>
          <w:tcPr>
            <w:tcW w:w="1232" w:type="dxa"/>
            <w:tcBorders>
              <w:top w:val="nil"/>
              <w:left w:val="single" w:sz="8" w:space="0" w:color="auto"/>
              <w:bottom w:val="single" w:sz="4" w:space="0" w:color="auto"/>
              <w:right w:val="single" w:sz="4" w:space="0" w:color="auto"/>
            </w:tcBorders>
            <w:shd w:val="clear" w:color="auto" w:fill="auto"/>
            <w:noWrap/>
            <w:vAlign w:val="center"/>
            <w:hideMark/>
          </w:tcPr>
          <w:p w14:paraId="1D2B4A86" w14:textId="77777777" w:rsidR="00020B30" w:rsidRPr="00AD7EB7" w:rsidRDefault="00E02D98" w:rsidP="00020B30">
            <w:pPr>
              <w:spacing w:line="240" w:lineRule="auto"/>
              <w:ind w:firstLine="0"/>
              <w:jc w:val="center"/>
              <w:rPr>
                <w:ins w:id="1972" w:author="Ruben" w:date="2016-12-12T09:37:00Z"/>
                <w:rFonts w:eastAsia="Times New Roman" w:cs="Calibri"/>
                <w:bCs/>
                <w:color w:val="000000"/>
                <w:sz w:val="20"/>
                <w:szCs w:val="20"/>
                <w:rPrChange w:id="1973" w:author="Cristiano Cesario" w:date="2016-12-12T21:35:00Z">
                  <w:rPr>
                    <w:ins w:id="1974" w:author="Ruben" w:date="2016-12-12T09:37:00Z"/>
                    <w:rFonts w:ascii="Calibri" w:eastAsia="Times New Roman" w:hAnsi="Calibri" w:cs="Calibri"/>
                    <w:b/>
                    <w:bCs/>
                    <w:color w:val="000000"/>
                  </w:rPr>
                </w:rPrChange>
              </w:rPr>
            </w:pPr>
            <w:ins w:id="1975" w:author="Ruben" w:date="2016-12-12T09:37:00Z">
              <w:r w:rsidRPr="00AD7EB7">
                <w:rPr>
                  <w:rFonts w:eastAsia="Times New Roman" w:cs="Calibri"/>
                  <w:bCs/>
                  <w:color w:val="000000"/>
                  <w:sz w:val="20"/>
                  <w:szCs w:val="20"/>
                  <w:rPrChange w:id="1976" w:author="Cristiano Cesario" w:date="2016-12-12T21:35:00Z">
                    <w:rPr>
                      <w:rFonts w:ascii="Calibri" w:eastAsia="Times New Roman" w:hAnsi="Calibri" w:cs="Calibri"/>
                      <w:b/>
                      <w:bCs/>
                      <w:color w:val="000000"/>
                      <w:u w:val="single"/>
                    </w:rPr>
                  </w:rPrChange>
                </w:rPr>
                <w:t>3008</w:t>
              </w:r>
            </w:ins>
          </w:p>
        </w:tc>
        <w:tc>
          <w:tcPr>
            <w:tcW w:w="1391" w:type="dxa"/>
            <w:tcBorders>
              <w:top w:val="nil"/>
              <w:left w:val="single" w:sz="8" w:space="0" w:color="auto"/>
              <w:bottom w:val="single" w:sz="4" w:space="0" w:color="auto"/>
              <w:right w:val="single" w:sz="4" w:space="0" w:color="auto"/>
            </w:tcBorders>
            <w:shd w:val="clear" w:color="auto" w:fill="auto"/>
            <w:noWrap/>
            <w:vAlign w:val="center"/>
            <w:hideMark/>
          </w:tcPr>
          <w:p w14:paraId="20D6BF5D" w14:textId="77777777" w:rsidR="00020B30" w:rsidRPr="00AD7EB7" w:rsidRDefault="00E02D98" w:rsidP="00020B30">
            <w:pPr>
              <w:spacing w:line="240" w:lineRule="auto"/>
              <w:ind w:firstLine="0"/>
              <w:jc w:val="center"/>
              <w:rPr>
                <w:ins w:id="1977" w:author="Ruben" w:date="2016-12-12T09:37:00Z"/>
                <w:rFonts w:eastAsia="Times New Roman" w:cs="Calibri"/>
                <w:bCs/>
                <w:color w:val="000000"/>
                <w:sz w:val="20"/>
                <w:szCs w:val="20"/>
                <w:rPrChange w:id="1978" w:author="Cristiano Cesario" w:date="2016-12-12T21:35:00Z">
                  <w:rPr>
                    <w:ins w:id="1979" w:author="Ruben" w:date="2016-12-12T09:37:00Z"/>
                    <w:rFonts w:ascii="Calibri" w:eastAsia="Times New Roman" w:hAnsi="Calibri" w:cs="Calibri"/>
                    <w:b/>
                    <w:bCs/>
                    <w:color w:val="000000"/>
                  </w:rPr>
                </w:rPrChange>
              </w:rPr>
            </w:pPr>
            <w:ins w:id="1980" w:author="Ruben" w:date="2016-12-12T09:37:00Z">
              <w:r w:rsidRPr="00AD7EB7">
                <w:rPr>
                  <w:rFonts w:eastAsia="Times New Roman" w:cs="Calibri"/>
                  <w:bCs/>
                  <w:color w:val="000000"/>
                  <w:sz w:val="20"/>
                  <w:szCs w:val="20"/>
                  <w:rPrChange w:id="1981" w:author="Cristiano Cesario" w:date="2016-12-12T21:35:00Z">
                    <w:rPr>
                      <w:rFonts w:ascii="Calibri" w:eastAsia="Times New Roman" w:hAnsi="Calibri" w:cs="Calibri"/>
                      <w:b/>
                      <w:bCs/>
                      <w:color w:val="000000"/>
                      <w:u w:val="single"/>
                    </w:rPr>
                  </w:rPrChange>
                </w:rPr>
                <w:t>2792</w:t>
              </w:r>
            </w:ins>
          </w:p>
        </w:tc>
        <w:tc>
          <w:tcPr>
            <w:tcW w:w="1103" w:type="dxa"/>
            <w:tcBorders>
              <w:top w:val="nil"/>
              <w:left w:val="single" w:sz="8" w:space="0" w:color="auto"/>
              <w:bottom w:val="single" w:sz="4" w:space="0" w:color="auto"/>
              <w:right w:val="single" w:sz="8" w:space="0" w:color="auto"/>
            </w:tcBorders>
            <w:shd w:val="clear" w:color="auto" w:fill="auto"/>
            <w:noWrap/>
            <w:vAlign w:val="center"/>
            <w:hideMark/>
          </w:tcPr>
          <w:p w14:paraId="69780D9A" w14:textId="77777777" w:rsidR="00020B30" w:rsidRPr="00AD7EB7" w:rsidRDefault="00E02D98" w:rsidP="00020B30">
            <w:pPr>
              <w:spacing w:line="240" w:lineRule="auto"/>
              <w:ind w:firstLine="0"/>
              <w:jc w:val="center"/>
              <w:rPr>
                <w:ins w:id="1982" w:author="Ruben" w:date="2016-12-12T09:37:00Z"/>
                <w:rFonts w:eastAsia="Times New Roman" w:cs="Calibri"/>
                <w:bCs/>
                <w:color w:val="FF0000"/>
                <w:sz w:val="20"/>
                <w:szCs w:val="20"/>
                <w:rPrChange w:id="1983" w:author="Cristiano Cesario" w:date="2016-12-12T21:35:00Z">
                  <w:rPr>
                    <w:ins w:id="1984" w:author="Ruben" w:date="2016-12-12T09:37:00Z"/>
                    <w:rFonts w:ascii="Calibri" w:eastAsia="Times New Roman" w:hAnsi="Calibri" w:cs="Calibri"/>
                    <w:b/>
                    <w:bCs/>
                    <w:color w:val="FF0000"/>
                  </w:rPr>
                </w:rPrChange>
              </w:rPr>
            </w:pPr>
            <w:ins w:id="1985" w:author="Ruben" w:date="2016-12-12T09:37:00Z">
              <w:r w:rsidRPr="00AD7EB7">
                <w:rPr>
                  <w:rFonts w:eastAsia="Times New Roman" w:cs="Calibri"/>
                  <w:bCs/>
                  <w:color w:val="FF0000"/>
                  <w:sz w:val="20"/>
                  <w:szCs w:val="20"/>
                  <w:rPrChange w:id="1986" w:author="Cristiano Cesario" w:date="2016-12-12T21:35:00Z">
                    <w:rPr>
                      <w:rFonts w:ascii="Calibri" w:eastAsia="Times New Roman" w:hAnsi="Calibri" w:cs="Calibri"/>
                      <w:b/>
                      <w:bCs/>
                      <w:color w:val="FF0000"/>
                      <w:u w:val="single"/>
                    </w:rPr>
                  </w:rPrChange>
                </w:rPr>
                <w:t>88.89</w:t>
              </w:r>
            </w:ins>
          </w:p>
        </w:tc>
        <w:tc>
          <w:tcPr>
            <w:tcW w:w="1232" w:type="dxa"/>
            <w:tcBorders>
              <w:top w:val="nil"/>
              <w:left w:val="nil"/>
              <w:bottom w:val="single" w:sz="4" w:space="0" w:color="auto"/>
              <w:right w:val="single" w:sz="8" w:space="0" w:color="auto"/>
            </w:tcBorders>
            <w:shd w:val="clear" w:color="auto" w:fill="auto"/>
            <w:noWrap/>
            <w:vAlign w:val="center"/>
            <w:hideMark/>
          </w:tcPr>
          <w:p w14:paraId="3DAEBD57" w14:textId="77777777" w:rsidR="00020B30" w:rsidRPr="00AD7EB7" w:rsidRDefault="00E02D98" w:rsidP="00020B30">
            <w:pPr>
              <w:spacing w:line="240" w:lineRule="auto"/>
              <w:ind w:firstLine="0"/>
              <w:jc w:val="center"/>
              <w:rPr>
                <w:ins w:id="1987" w:author="Ruben" w:date="2016-12-12T09:37:00Z"/>
                <w:rFonts w:eastAsia="Times New Roman" w:cs="Calibri"/>
                <w:bCs/>
                <w:color w:val="000000"/>
                <w:sz w:val="20"/>
                <w:szCs w:val="20"/>
                <w:rPrChange w:id="1988" w:author="Cristiano Cesario" w:date="2016-12-12T21:35:00Z">
                  <w:rPr>
                    <w:ins w:id="1989" w:author="Ruben" w:date="2016-12-12T09:37:00Z"/>
                    <w:rFonts w:ascii="Calibri" w:eastAsia="Times New Roman" w:hAnsi="Calibri" w:cs="Calibri"/>
                    <w:b/>
                    <w:bCs/>
                    <w:color w:val="000000"/>
                  </w:rPr>
                </w:rPrChange>
              </w:rPr>
            </w:pPr>
            <w:ins w:id="1990" w:author="Ruben" w:date="2016-12-12T09:37:00Z">
              <w:r w:rsidRPr="00AD7EB7">
                <w:rPr>
                  <w:rFonts w:eastAsia="Times New Roman" w:cs="Calibri"/>
                  <w:bCs/>
                  <w:color w:val="000000"/>
                  <w:sz w:val="20"/>
                  <w:szCs w:val="20"/>
                  <w:rPrChange w:id="1991" w:author="Cristiano Cesario" w:date="2016-12-12T21:35:00Z">
                    <w:rPr>
                      <w:rFonts w:ascii="Calibri" w:eastAsia="Times New Roman" w:hAnsi="Calibri" w:cs="Calibri"/>
                      <w:b/>
                      <w:bCs/>
                      <w:color w:val="000000"/>
                      <w:u w:val="single"/>
                    </w:rPr>
                  </w:rPrChange>
                </w:rPr>
                <w:t>2669</w:t>
              </w:r>
            </w:ins>
          </w:p>
        </w:tc>
        <w:tc>
          <w:tcPr>
            <w:tcW w:w="1232" w:type="dxa"/>
            <w:tcBorders>
              <w:top w:val="nil"/>
              <w:left w:val="nil"/>
              <w:bottom w:val="single" w:sz="4" w:space="0" w:color="auto"/>
              <w:right w:val="single" w:sz="8" w:space="0" w:color="auto"/>
            </w:tcBorders>
            <w:shd w:val="clear" w:color="auto" w:fill="auto"/>
            <w:noWrap/>
            <w:vAlign w:val="center"/>
            <w:hideMark/>
          </w:tcPr>
          <w:p w14:paraId="73A277C3" w14:textId="77777777" w:rsidR="00020B30" w:rsidRPr="00AD7EB7" w:rsidRDefault="00E02D98" w:rsidP="00020B30">
            <w:pPr>
              <w:spacing w:line="240" w:lineRule="auto"/>
              <w:ind w:firstLine="0"/>
              <w:jc w:val="center"/>
              <w:rPr>
                <w:ins w:id="1992" w:author="Ruben" w:date="2016-12-12T09:37:00Z"/>
                <w:rFonts w:eastAsia="Times New Roman" w:cs="Calibri"/>
                <w:bCs/>
                <w:color w:val="000000"/>
                <w:sz w:val="20"/>
                <w:szCs w:val="20"/>
                <w:rPrChange w:id="1993" w:author="Cristiano Cesario" w:date="2016-12-12T21:35:00Z">
                  <w:rPr>
                    <w:ins w:id="1994" w:author="Ruben" w:date="2016-12-12T09:37:00Z"/>
                    <w:rFonts w:ascii="Calibri" w:eastAsia="Times New Roman" w:hAnsi="Calibri" w:cs="Calibri"/>
                    <w:b/>
                    <w:bCs/>
                    <w:color w:val="000000"/>
                  </w:rPr>
                </w:rPrChange>
              </w:rPr>
            </w:pPr>
            <w:ins w:id="1995" w:author="Ruben" w:date="2016-12-12T09:37:00Z">
              <w:r w:rsidRPr="00AD7EB7">
                <w:rPr>
                  <w:rFonts w:eastAsia="Times New Roman" w:cs="Calibri"/>
                  <w:bCs/>
                  <w:color w:val="000000"/>
                  <w:sz w:val="20"/>
                  <w:szCs w:val="20"/>
                  <w:rPrChange w:id="1996" w:author="Cristiano Cesario" w:date="2016-12-12T21:35:00Z">
                    <w:rPr>
                      <w:rFonts w:ascii="Calibri" w:eastAsia="Times New Roman" w:hAnsi="Calibri" w:cs="Calibri"/>
                      <w:b/>
                      <w:bCs/>
                      <w:color w:val="000000"/>
                      <w:u w:val="single"/>
                    </w:rPr>
                  </w:rPrChange>
                </w:rPr>
                <w:t>2669</w:t>
              </w:r>
            </w:ins>
          </w:p>
        </w:tc>
        <w:tc>
          <w:tcPr>
            <w:tcW w:w="1136" w:type="dxa"/>
            <w:tcBorders>
              <w:top w:val="nil"/>
              <w:left w:val="nil"/>
              <w:bottom w:val="single" w:sz="4" w:space="0" w:color="auto"/>
              <w:right w:val="single" w:sz="8" w:space="0" w:color="auto"/>
            </w:tcBorders>
            <w:shd w:val="clear" w:color="auto" w:fill="auto"/>
            <w:noWrap/>
            <w:vAlign w:val="center"/>
            <w:hideMark/>
          </w:tcPr>
          <w:p w14:paraId="3AD966C8" w14:textId="77777777" w:rsidR="00020B30" w:rsidRPr="00AD7EB7" w:rsidRDefault="00E02D98" w:rsidP="00020B30">
            <w:pPr>
              <w:spacing w:line="240" w:lineRule="auto"/>
              <w:ind w:firstLine="0"/>
              <w:jc w:val="center"/>
              <w:rPr>
                <w:ins w:id="1997" w:author="Ruben" w:date="2016-12-12T09:37:00Z"/>
                <w:rFonts w:eastAsia="Times New Roman" w:cs="Calibri"/>
                <w:bCs/>
                <w:color w:val="FF0000"/>
                <w:sz w:val="20"/>
                <w:szCs w:val="20"/>
                <w:rPrChange w:id="1998" w:author="Cristiano Cesario" w:date="2016-12-12T21:35:00Z">
                  <w:rPr>
                    <w:ins w:id="1999" w:author="Ruben" w:date="2016-12-12T09:37:00Z"/>
                    <w:rFonts w:ascii="Calibri" w:eastAsia="Times New Roman" w:hAnsi="Calibri" w:cs="Calibri"/>
                    <w:b/>
                    <w:bCs/>
                    <w:color w:val="FF0000"/>
                  </w:rPr>
                </w:rPrChange>
              </w:rPr>
            </w:pPr>
            <w:ins w:id="2000" w:author="Ruben" w:date="2016-12-12T09:37:00Z">
              <w:r w:rsidRPr="00AD7EB7">
                <w:rPr>
                  <w:rFonts w:eastAsia="Times New Roman" w:cs="Calibri"/>
                  <w:bCs/>
                  <w:color w:val="FF0000"/>
                  <w:sz w:val="20"/>
                  <w:szCs w:val="20"/>
                  <w:rPrChange w:id="2001" w:author="Cristiano Cesario" w:date="2016-12-12T21:35:00Z">
                    <w:rPr>
                      <w:rFonts w:ascii="Calibri" w:eastAsia="Times New Roman" w:hAnsi="Calibri" w:cs="Calibri"/>
                      <w:b/>
                      <w:bCs/>
                      <w:color w:val="FF0000"/>
                      <w:u w:val="single"/>
                    </w:rPr>
                  </w:rPrChange>
                </w:rPr>
                <w:t>90.14</w:t>
              </w:r>
            </w:ins>
          </w:p>
        </w:tc>
      </w:tr>
      <w:tr w:rsidR="00020B30" w:rsidRPr="00020B30" w14:paraId="59B96336" w14:textId="77777777" w:rsidTr="00020B30">
        <w:trPr>
          <w:trHeight w:val="300"/>
          <w:ins w:id="2002" w:author="Ruben" w:date="2016-12-12T09:37:00Z"/>
        </w:trPr>
        <w:tc>
          <w:tcPr>
            <w:tcW w:w="1533" w:type="dxa"/>
            <w:tcBorders>
              <w:top w:val="nil"/>
              <w:left w:val="single" w:sz="8" w:space="0" w:color="auto"/>
              <w:bottom w:val="single" w:sz="8" w:space="0" w:color="auto"/>
              <w:right w:val="nil"/>
            </w:tcBorders>
            <w:shd w:val="clear" w:color="auto" w:fill="auto"/>
            <w:noWrap/>
            <w:vAlign w:val="bottom"/>
            <w:hideMark/>
          </w:tcPr>
          <w:p w14:paraId="21C8519B" w14:textId="77777777" w:rsidR="00020B30" w:rsidRPr="00AD7EB7" w:rsidRDefault="00E02D98" w:rsidP="00020B30">
            <w:pPr>
              <w:spacing w:line="240" w:lineRule="auto"/>
              <w:ind w:firstLine="0"/>
              <w:jc w:val="left"/>
              <w:rPr>
                <w:ins w:id="2003" w:author="Ruben" w:date="2016-12-12T09:37:00Z"/>
                <w:rFonts w:eastAsia="Times New Roman" w:cs="Calibri"/>
                <w:b/>
                <w:color w:val="000000"/>
                <w:sz w:val="20"/>
                <w:szCs w:val="20"/>
                <w:rPrChange w:id="2004" w:author="Cristiano Cesario" w:date="2016-12-12T21:35:00Z">
                  <w:rPr>
                    <w:ins w:id="2005" w:author="Ruben" w:date="2016-12-12T09:37:00Z"/>
                    <w:rFonts w:ascii="Calibri" w:eastAsia="Times New Roman" w:hAnsi="Calibri" w:cs="Calibri"/>
                    <w:color w:val="000000"/>
                  </w:rPr>
                </w:rPrChange>
              </w:rPr>
            </w:pPr>
            <w:ins w:id="2006" w:author="Ruben" w:date="2016-12-12T09:37:00Z">
              <w:r w:rsidRPr="00AD7EB7">
                <w:rPr>
                  <w:rFonts w:eastAsia="Times New Roman" w:cs="Calibri"/>
                  <w:b/>
                  <w:color w:val="000000"/>
                  <w:sz w:val="20"/>
                  <w:szCs w:val="20"/>
                  <w:rPrChange w:id="2007" w:author="Cristiano Cesario" w:date="2016-12-12T21:35:00Z">
                    <w:rPr>
                      <w:rFonts w:ascii="Calibri" w:eastAsia="Times New Roman" w:hAnsi="Calibri" w:cs="Calibri"/>
                      <w:color w:val="000000"/>
                      <w:u w:val="single"/>
                    </w:rPr>
                  </w:rPrChange>
                </w:rPr>
                <w:t>Git</w:t>
              </w:r>
            </w:ins>
          </w:p>
        </w:tc>
        <w:tc>
          <w:tcPr>
            <w:tcW w:w="1233" w:type="dxa"/>
            <w:tcBorders>
              <w:top w:val="nil"/>
              <w:left w:val="single" w:sz="8" w:space="0" w:color="auto"/>
              <w:bottom w:val="single" w:sz="8" w:space="0" w:color="auto"/>
              <w:right w:val="single" w:sz="4" w:space="0" w:color="auto"/>
            </w:tcBorders>
            <w:shd w:val="clear" w:color="auto" w:fill="auto"/>
            <w:noWrap/>
            <w:vAlign w:val="center"/>
            <w:hideMark/>
          </w:tcPr>
          <w:p w14:paraId="1CEF77B6" w14:textId="77777777" w:rsidR="00020B30" w:rsidRPr="00AD7EB7" w:rsidRDefault="00E02D98" w:rsidP="00020B30">
            <w:pPr>
              <w:spacing w:line="240" w:lineRule="auto"/>
              <w:ind w:firstLine="0"/>
              <w:jc w:val="center"/>
              <w:rPr>
                <w:ins w:id="2008" w:author="Ruben" w:date="2016-12-12T09:37:00Z"/>
                <w:rFonts w:eastAsia="Times New Roman" w:cs="Calibri"/>
                <w:bCs/>
                <w:color w:val="000000"/>
                <w:sz w:val="20"/>
                <w:szCs w:val="20"/>
                <w:rPrChange w:id="2009" w:author="Cristiano Cesario" w:date="2016-12-12T21:35:00Z">
                  <w:rPr>
                    <w:ins w:id="2010" w:author="Ruben" w:date="2016-12-12T09:37:00Z"/>
                    <w:rFonts w:ascii="Calibri" w:eastAsia="Times New Roman" w:hAnsi="Calibri" w:cs="Calibri"/>
                    <w:b/>
                    <w:bCs/>
                    <w:color w:val="000000"/>
                  </w:rPr>
                </w:rPrChange>
              </w:rPr>
            </w:pPr>
            <w:ins w:id="2011" w:author="Ruben" w:date="2016-12-12T09:37:00Z">
              <w:r w:rsidRPr="00AD7EB7">
                <w:rPr>
                  <w:rFonts w:eastAsia="Times New Roman" w:cs="Calibri"/>
                  <w:bCs/>
                  <w:color w:val="000000"/>
                  <w:sz w:val="20"/>
                  <w:szCs w:val="20"/>
                  <w:rPrChange w:id="2012" w:author="Cristiano Cesario" w:date="2016-12-12T21:35:00Z">
                    <w:rPr>
                      <w:rFonts w:ascii="Calibri" w:eastAsia="Times New Roman" w:hAnsi="Calibri" w:cs="Calibri"/>
                      <w:b/>
                      <w:bCs/>
                      <w:color w:val="000000"/>
                      <w:u w:val="single"/>
                    </w:rPr>
                  </w:rPrChange>
                </w:rPr>
                <w:t>46794</w:t>
              </w:r>
            </w:ins>
          </w:p>
        </w:tc>
        <w:tc>
          <w:tcPr>
            <w:tcW w:w="1232" w:type="dxa"/>
            <w:tcBorders>
              <w:top w:val="nil"/>
              <w:left w:val="single" w:sz="8" w:space="0" w:color="auto"/>
              <w:bottom w:val="single" w:sz="8" w:space="0" w:color="auto"/>
              <w:right w:val="single" w:sz="4" w:space="0" w:color="auto"/>
            </w:tcBorders>
            <w:shd w:val="clear" w:color="auto" w:fill="auto"/>
            <w:noWrap/>
            <w:vAlign w:val="center"/>
            <w:hideMark/>
          </w:tcPr>
          <w:p w14:paraId="29D030C6" w14:textId="77777777" w:rsidR="00020B30" w:rsidRPr="00AD7EB7" w:rsidRDefault="00E02D98" w:rsidP="00020B30">
            <w:pPr>
              <w:spacing w:line="240" w:lineRule="auto"/>
              <w:ind w:firstLine="0"/>
              <w:jc w:val="center"/>
              <w:rPr>
                <w:ins w:id="2013" w:author="Ruben" w:date="2016-12-12T09:37:00Z"/>
                <w:rFonts w:eastAsia="Times New Roman" w:cs="Calibri"/>
                <w:bCs/>
                <w:color w:val="000000"/>
                <w:sz w:val="20"/>
                <w:szCs w:val="20"/>
                <w:rPrChange w:id="2014" w:author="Cristiano Cesario" w:date="2016-12-12T21:35:00Z">
                  <w:rPr>
                    <w:ins w:id="2015" w:author="Ruben" w:date="2016-12-12T09:37:00Z"/>
                    <w:rFonts w:ascii="Calibri" w:eastAsia="Times New Roman" w:hAnsi="Calibri" w:cs="Calibri"/>
                    <w:b/>
                    <w:bCs/>
                    <w:color w:val="000000"/>
                  </w:rPr>
                </w:rPrChange>
              </w:rPr>
            </w:pPr>
            <w:ins w:id="2016" w:author="Ruben" w:date="2016-12-12T09:37:00Z">
              <w:r w:rsidRPr="00AD7EB7">
                <w:rPr>
                  <w:rFonts w:eastAsia="Times New Roman" w:cs="Calibri"/>
                  <w:bCs/>
                  <w:color w:val="000000"/>
                  <w:sz w:val="20"/>
                  <w:szCs w:val="20"/>
                  <w:rPrChange w:id="2017" w:author="Cristiano Cesario" w:date="2016-12-12T21:35:00Z">
                    <w:rPr>
                      <w:rFonts w:ascii="Calibri" w:eastAsia="Times New Roman" w:hAnsi="Calibri" w:cs="Calibri"/>
                      <w:b/>
                      <w:bCs/>
                      <w:color w:val="000000"/>
                      <w:u w:val="single"/>
                    </w:rPr>
                  </w:rPrChange>
                </w:rPr>
                <w:t>24459</w:t>
              </w:r>
            </w:ins>
          </w:p>
        </w:tc>
        <w:tc>
          <w:tcPr>
            <w:tcW w:w="1391" w:type="dxa"/>
            <w:tcBorders>
              <w:top w:val="nil"/>
              <w:left w:val="single" w:sz="8" w:space="0" w:color="auto"/>
              <w:bottom w:val="single" w:sz="8" w:space="0" w:color="auto"/>
              <w:right w:val="single" w:sz="4" w:space="0" w:color="auto"/>
            </w:tcBorders>
            <w:shd w:val="clear" w:color="auto" w:fill="auto"/>
            <w:noWrap/>
            <w:vAlign w:val="center"/>
            <w:hideMark/>
          </w:tcPr>
          <w:p w14:paraId="32EBE37D" w14:textId="77777777" w:rsidR="00020B30" w:rsidRPr="00AD7EB7" w:rsidRDefault="00E02D98" w:rsidP="00020B30">
            <w:pPr>
              <w:spacing w:line="240" w:lineRule="auto"/>
              <w:ind w:firstLine="0"/>
              <w:jc w:val="center"/>
              <w:rPr>
                <w:ins w:id="2018" w:author="Ruben" w:date="2016-12-12T09:37:00Z"/>
                <w:rFonts w:eastAsia="Times New Roman" w:cs="Calibri"/>
                <w:bCs/>
                <w:color w:val="000000"/>
                <w:sz w:val="20"/>
                <w:szCs w:val="20"/>
                <w:rPrChange w:id="2019" w:author="Cristiano Cesario" w:date="2016-12-12T21:35:00Z">
                  <w:rPr>
                    <w:ins w:id="2020" w:author="Ruben" w:date="2016-12-12T09:37:00Z"/>
                    <w:rFonts w:ascii="Calibri" w:eastAsia="Times New Roman" w:hAnsi="Calibri" w:cs="Calibri"/>
                    <w:b/>
                    <w:bCs/>
                    <w:color w:val="000000"/>
                  </w:rPr>
                </w:rPrChange>
              </w:rPr>
            </w:pPr>
            <w:ins w:id="2021" w:author="Ruben" w:date="2016-12-12T09:37:00Z">
              <w:r w:rsidRPr="00AD7EB7">
                <w:rPr>
                  <w:rFonts w:eastAsia="Times New Roman" w:cs="Calibri"/>
                  <w:bCs/>
                  <w:color w:val="000000"/>
                  <w:sz w:val="20"/>
                  <w:szCs w:val="20"/>
                  <w:rPrChange w:id="2022" w:author="Cristiano Cesario" w:date="2016-12-12T21:35:00Z">
                    <w:rPr>
                      <w:rFonts w:ascii="Calibri" w:eastAsia="Times New Roman" w:hAnsi="Calibri" w:cs="Calibri"/>
                      <w:b/>
                      <w:bCs/>
                      <w:color w:val="000000"/>
                      <w:u w:val="single"/>
                    </w:rPr>
                  </w:rPrChange>
                </w:rPr>
                <w:t>24216</w:t>
              </w:r>
            </w:ins>
          </w:p>
        </w:tc>
        <w:tc>
          <w:tcPr>
            <w:tcW w:w="1103" w:type="dxa"/>
            <w:tcBorders>
              <w:top w:val="nil"/>
              <w:left w:val="single" w:sz="8" w:space="0" w:color="auto"/>
              <w:bottom w:val="single" w:sz="8" w:space="0" w:color="auto"/>
              <w:right w:val="single" w:sz="8" w:space="0" w:color="auto"/>
            </w:tcBorders>
            <w:shd w:val="clear" w:color="auto" w:fill="auto"/>
            <w:noWrap/>
            <w:vAlign w:val="center"/>
            <w:hideMark/>
          </w:tcPr>
          <w:p w14:paraId="1E82F7CC" w14:textId="77777777" w:rsidR="00020B30" w:rsidRPr="00AD7EB7" w:rsidRDefault="00E02D98" w:rsidP="00020B30">
            <w:pPr>
              <w:spacing w:line="240" w:lineRule="auto"/>
              <w:ind w:firstLine="0"/>
              <w:jc w:val="center"/>
              <w:rPr>
                <w:ins w:id="2023" w:author="Ruben" w:date="2016-12-12T09:37:00Z"/>
                <w:rFonts w:eastAsia="Times New Roman" w:cs="Calibri"/>
                <w:bCs/>
                <w:color w:val="FF0000"/>
                <w:sz w:val="20"/>
                <w:szCs w:val="20"/>
                <w:rPrChange w:id="2024" w:author="Cristiano Cesario" w:date="2016-12-12T21:35:00Z">
                  <w:rPr>
                    <w:ins w:id="2025" w:author="Ruben" w:date="2016-12-12T09:37:00Z"/>
                    <w:rFonts w:ascii="Calibri" w:eastAsia="Times New Roman" w:hAnsi="Calibri" w:cs="Calibri"/>
                    <w:b/>
                    <w:bCs/>
                    <w:color w:val="FF0000"/>
                  </w:rPr>
                </w:rPrChange>
              </w:rPr>
            </w:pPr>
            <w:ins w:id="2026" w:author="Ruben" w:date="2016-12-12T09:37:00Z">
              <w:r w:rsidRPr="00AD7EB7">
                <w:rPr>
                  <w:rFonts w:eastAsia="Times New Roman" w:cs="Calibri"/>
                  <w:bCs/>
                  <w:color w:val="FF0000"/>
                  <w:sz w:val="20"/>
                  <w:szCs w:val="20"/>
                  <w:rPrChange w:id="2027" w:author="Cristiano Cesario" w:date="2016-12-12T21:35:00Z">
                    <w:rPr>
                      <w:rFonts w:ascii="Calibri" w:eastAsia="Times New Roman" w:hAnsi="Calibri" w:cs="Calibri"/>
                      <w:b/>
                      <w:bCs/>
                      <w:color w:val="FF0000"/>
                      <w:u w:val="single"/>
                    </w:rPr>
                  </w:rPrChange>
                </w:rPr>
                <w:t>47.73</w:t>
              </w:r>
            </w:ins>
          </w:p>
        </w:tc>
        <w:tc>
          <w:tcPr>
            <w:tcW w:w="1232" w:type="dxa"/>
            <w:tcBorders>
              <w:top w:val="nil"/>
              <w:left w:val="nil"/>
              <w:bottom w:val="single" w:sz="8" w:space="0" w:color="auto"/>
              <w:right w:val="single" w:sz="8" w:space="0" w:color="auto"/>
            </w:tcBorders>
            <w:shd w:val="clear" w:color="auto" w:fill="auto"/>
            <w:noWrap/>
            <w:vAlign w:val="center"/>
            <w:hideMark/>
          </w:tcPr>
          <w:p w14:paraId="2169083B" w14:textId="77777777" w:rsidR="00020B30" w:rsidRPr="00AD7EB7" w:rsidRDefault="00E02D98" w:rsidP="00020B30">
            <w:pPr>
              <w:spacing w:line="240" w:lineRule="auto"/>
              <w:ind w:firstLine="0"/>
              <w:jc w:val="center"/>
              <w:rPr>
                <w:ins w:id="2028" w:author="Ruben" w:date="2016-12-12T09:37:00Z"/>
                <w:rFonts w:eastAsia="Times New Roman" w:cs="Calibri"/>
                <w:bCs/>
                <w:color w:val="000000"/>
                <w:sz w:val="20"/>
                <w:szCs w:val="20"/>
                <w:rPrChange w:id="2029" w:author="Cristiano Cesario" w:date="2016-12-12T21:35:00Z">
                  <w:rPr>
                    <w:ins w:id="2030" w:author="Ruben" w:date="2016-12-12T09:37:00Z"/>
                    <w:rFonts w:ascii="Calibri" w:eastAsia="Times New Roman" w:hAnsi="Calibri" w:cs="Calibri"/>
                    <w:b/>
                    <w:bCs/>
                    <w:color w:val="000000"/>
                  </w:rPr>
                </w:rPrChange>
              </w:rPr>
            </w:pPr>
            <w:ins w:id="2031" w:author="Ruben" w:date="2016-12-12T09:37:00Z">
              <w:r w:rsidRPr="00AD7EB7">
                <w:rPr>
                  <w:rFonts w:eastAsia="Times New Roman" w:cs="Calibri"/>
                  <w:bCs/>
                  <w:color w:val="000000"/>
                  <w:sz w:val="20"/>
                  <w:szCs w:val="20"/>
                  <w:rPrChange w:id="2032" w:author="Cristiano Cesario" w:date="2016-12-12T21:35:00Z">
                    <w:rPr>
                      <w:rFonts w:ascii="Calibri" w:eastAsia="Times New Roman" w:hAnsi="Calibri" w:cs="Calibri"/>
                      <w:b/>
                      <w:bCs/>
                      <w:color w:val="000000"/>
                      <w:u w:val="single"/>
                    </w:rPr>
                  </w:rPrChange>
                </w:rPr>
                <w:t>24094</w:t>
              </w:r>
            </w:ins>
          </w:p>
        </w:tc>
        <w:tc>
          <w:tcPr>
            <w:tcW w:w="1232" w:type="dxa"/>
            <w:tcBorders>
              <w:top w:val="nil"/>
              <w:left w:val="nil"/>
              <w:bottom w:val="single" w:sz="8" w:space="0" w:color="auto"/>
              <w:right w:val="single" w:sz="8" w:space="0" w:color="auto"/>
            </w:tcBorders>
            <w:shd w:val="clear" w:color="auto" w:fill="auto"/>
            <w:noWrap/>
            <w:vAlign w:val="center"/>
            <w:hideMark/>
          </w:tcPr>
          <w:p w14:paraId="556D7EF9" w14:textId="77777777" w:rsidR="00020B30" w:rsidRPr="00AD7EB7" w:rsidRDefault="00E02D98" w:rsidP="00020B30">
            <w:pPr>
              <w:spacing w:line="240" w:lineRule="auto"/>
              <w:ind w:firstLine="0"/>
              <w:jc w:val="center"/>
              <w:rPr>
                <w:ins w:id="2033" w:author="Ruben" w:date="2016-12-12T09:37:00Z"/>
                <w:rFonts w:eastAsia="Times New Roman" w:cs="Calibri"/>
                <w:bCs/>
                <w:color w:val="000000"/>
                <w:sz w:val="20"/>
                <w:szCs w:val="20"/>
                <w:rPrChange w:id="2034" w:author="Cristiano Cesario" w:date="2016-12-12T21:35:00Z">
                  <w:rPr>
                    <w:ins w:id="2035" w:author="Ruben" w:date="2016-12-12T09:37:00Z"/>
                    <w:rFonts w:ascii="Calibri" w:eastAsia="Times New Roman" w:hAnsi="Calibri" w:cs="Calibri"/>
                    <w:b/>
                    <w:bCs/>
                    <w:color w:val="000000"/>
                  </w:rPr>
                </w:rPrChange>
              </w:rPr>
            </w:pPr>
            <w:ins w:id="2036" w:author="Ruben" w:date="2016-12-12T09:37:00Z">
              <w:r w:rsidRPr="00AD7EB7">
                <w:rPr>
                  <w:rFonts w:eastAsia="Times New Roman" w:cs="Calibri"/>
                  <w:bCs/>
                  <w:color w:val="000000"/>
                  <w:sz w:val="20"/>
                  <w:szCs w:val="20"/>
                  <w:rPrChange w:id="2037" w:author="Cristiano Cesario" w:date="2016-12-12T21:35:00Z">
                    <w:rPr>
                      <w:rFonts w:ascii="Calibri" w:eastAsia="Times New Roman" w:hAnsi="Calibri" w:cs="Calibri"/>
                      <w:b/>
                      <w:bCs/>
                      <w:color w:val="000000"/>
                      <w:u w:val="single"/>
                    </w:rPr>
                  </w:rPrChange>
                </w:rPr>
                <w:t>24094</w:t>
              </w:r>
            </w:ins>
          </w:p>
        </w:tc>
        <w:tc>
          <w:tcPr>
            <w:tcW w:w="1136" w:type="dxa"/>
            <w:tcBorders>
              <w:top w:val="nil"/>
              <w:left w:val="nil"/>
              <w:bottom w:val="single" w:sz="8" w:space="0" w:color="auto"/>
              <w:right w:val="single" w:sz="8" w:space="0" w:color="auto"/>
            </w:tcBorders>
            <w:shd w:val="clear" w:color="auto" w:fill="auto"/>
            <w:noWrap/>
            <w:vAlign w:val="center"/>
            <w:hideMark/>
          </w:tcPr>
          <w:p w14:paraId="64ACF17E" w14:textId="77777777" w:rsidR="00020B30" w:rsidRPr="00AD7EB7" w:rsidRDefault="00E02D98" w:rsidP="00020B30">
            <w:pPr>
              <w:spacing w:line="240" w:lineRule="auto"/>
              <w:ind w:firstLine="0"/>
              <w:jc w:val="center"/>
              <w:rPr>
                <w:ins w:id="2038" w:author="Ruben" w:date="2016-12-12T09:37:00Z"/>
                <w:rFonts w:eastAsia="Times New Roman" w:cs="Calibri"/>
                <w:bCs/>
                <w:color w:val="FF0000"/>
                <w:sz w:val="20"/>
                <w:szCs w:val="20"/>
                <w:rPrChange w:id="2039" w:author="Cristiano Cesario" w:date="2016-12-12T21:35:00Z">
                  <w:rPr>
                    <w:ins w:id="2040" w:author="Ruben" w:date="2016-12-12T09:37:00Z"/>
                    <w:rFonts w:ascii="Calibri" w:eastAsia="Times New Roman" w:hAnsi="Calibri" w:cs="Calibri"/>
                    <w:b/>
                    <w:bCs/>
                    <w:color w:val="FF0000"/>
                  </w:rPr>
                </w:rPrChange>
              </w:rPr>
            </w:pPr>
            <w:ins w:id="2041" w:author="Ruben" w:date="2016-12-12T09:37:00Z">
              <w:r w:rsidRPr="00AD7EB7">
                <w:rPr>
                  <w:rFonts w:eastAsia="Times New Roman" w:cs="Calibri"/>
                  <w:bCs/>
                  <w:color w:val="FF0000"/>
                  <w:sz w:val="20"/>
                  <w:szCs w:val="20"/>
                  <w:rPrChange w:id="2042" w:author="Cristiano Cesario" w:date="2016-12-12T21:35:00Z">
                    <w:rPr>
                      <w:rFonts w:ascii="Calibri" w:eastAsia="Times New Roman" w:hAnsi="Calibri" w:cs="Calibri"/>
                      <w:b/>
                      <w:bCs/>
                      <w:color w:val="FF0000"/>
                      <w:u w:val="single"/>
                    </w:rPr>
                  </w:rPrChange>
                </w:rPr>
                <w:t>48.51</w:t>
              </w:r>
            </w:ins>
          </w:p>
        </w:tc>
      </w:tr>
    </w:tbl>
    <w:p w14:paraId="381FF2CC" w14:textId="77777777" w:rsidR="00AD7EB7" w:rsidRDefault="00AD7EB7" w:rsidP="00AD7EB7">
      <w:pPr>
        <w:pStyle w:val="Legenda"/>
        <w:rPr>
          <w:ins w:id="2043" w:author="Cristiano Cesario" w:date="2016-12-12T21:34:00Z"/>
          <w:b w:val="0"/>
          <w:lang w:eastAsia="pt-BR"/>
        </w:rPr>
        <w:pPrChange w:id="2044" w:author="Cristiano Cesario" w:date="2016-12-12T21:34:00Z">
          <w:pPr/>
        </w:pPrChange>
      </w:pPr>
      <w:bookmarkStart w:id="2045" w:name="_Ref469341826"/>
      <w:ins w:id="2046" w:author="Cristiano Cesario" w:date="2016-12-12T21:34:00Z">
        <w:r>
          <w:t xml:space="preserve">Table </w:t>
        </w:r>
        <w:r>
          <w:fldChar w:fldCharType="begin"/>
        </w:r>
        <w:r>
          <w:instrText xml:space="preserve"> SEQ Table \* ARABIC </w:instrText>
        </w:r>
      </w:ins>
      <w:r>
        <w:fldChar w:fldCharType="separate"/>
      </w:r>
      <w:ins w:id="2047" w:author="Cristiano Cesario" w:date="2016-12-12T21:34:00Z">
        <w:r>
          <w:rPr>
            <w:noProof/>
          </w:rPr>
          <w:t>7</w:t>
        </w:r>
        <w:r>
          <w:fldChar w:fldCharType="end"/>
        </w:r>
        <w:bookmarkEnd w:id="2045"/>
        <w:r>
          <w:t xml:space="preserve">. </w:t>
        </w:r>
        <w:r w:rsidRPr="00AD7EB7">
          <w:rPr>
            <w:b w:val="0"/>
            <w:lang w:eastAsia="pt-BR"/>
            <w:rPrChange w:id="2048" w:author="Cristiano Cesario" w:date="2016-12-12T21:34:00Z">
              <w:rPr>
                <w:lang w:eastAsia="pt-BR"/>
              </w:rPr>
            </w:rPrChange>
          </w:rPr>
          <w:t>Reduction of the number of nodes by automatic collapse algorithm</w:t>
        </w:r>
      </w:ins>
    </w:p>
    <w:p w14:paraId="3CB25054" w14:textId="77777777" w:rsidR="00A77859" w:rsidDel="00AD7EB7" w:rsidRDefault="00AD7EB7">
      <w:pPr>
        <w:rPr>
          <w:ins w:id="2049" w:author="Ruben" w:date="2016-12-12T09:37:00Z"/>
          <w:del w:id="2050" w:author="Cristiano Cesario" w:date="2016-12-12T21:34:00Z"/>
          <w:lang w:eastAsia="pt-BR"/>
        </w:rPr>
      </w:pPr>
      <w:ins w:id="2051" w:author="Cristiano Cesario" w:date="2016-12-12T21:34:00Z">
        <w:r w:rsidRPr="00E02D98" w:rsidDel="00AD7EB7">
          <w:rPr>
            <w:b/>
            <w:lang w:eastAsia="pt-BR"/>
            <w:rPrChange w:id="2052" w:author="Ruben" w:date="2016-12-12T09:39:00Z">
              <w:rPr>
                <w:b/>
                <w:lang w:eastAsia="pt-BR"/>
              </w:rPr>
            </w:rPrChange>
          </w:rPr>
          <w:t xml:space="preserve"> </w:t>
        </w:r>
      </w:ins>
      <w:ins w:id="2053" w:author="Ruben" w:date="2016-12-12T09:39:00Z">
        <w:del w:id="2054" w:author="Cristiano Cesario" w:date="2016-12-12T21:34:00Z">
          <w:r w:rsidR="00E02D98" w:rsidRPr="00E02D98" w:rsidDel="00AD7EB7">
            <w:rPr>
              <w:b/>
              <w:lang w:eastAsia="pt-BR"/>
              <w:rPrChange w:id="2055" w:author="Ruben" w:date="2016-12-12T09:39:00Z">
                <w:rPr>
                  <w:color w:val="0563C1" w:themeColor="hyperlink"/>
                  <w:u w:val="single"/>
                  <w:lang w:eastAsia="pt-BR"/>
                </w:rPr>
              </w:rPrChange>
            </w:rPr>
            <w:delText>Table T2.</w:delText>
          </w:r>
          <w:r w:rsidR="00020B30" w:rsidDel="00AD7EB7">
            <w:rPr>
              <w:lang w:eastAsia="pt-BR"/>
            </w:rPr>
            <w:delText xml:space="preserve"> Reduction of the number of nodes</w:delText>
          </w:r>
        </w:del>
      </w:ins>
      <w:ins w:id="2056" w:author="Ruben" w:date="2016-12-12T09:42:00Z">
        <w:del w:id="2057" w:author="Cristiano Cesario" w:date="2016-12-12T21:34:00Z">
          <w:r w:rsidR="00020B30" w:rsidDel="00AD7EB7">
            <w:rPr>
              <w:lang w:eastAsia="pt-BR"/>
            </w:rPr>
            <w:delText xml:space="preserve"> by automatic collapse algorithm</w:delText>
          </w:r>
        </w:del>
      </w:ins>
    </w:p>
    <w:p w14:paraId="1FC086A7" w14:textId="77777777" w:rsidR="00951E6F" w:rsidDel="00AD7EB7" w:rsidRDefault="00951E6F">
      <w:pPr>
        <w:rPr>
          <w:ins w:id="2058" w:author="Ruben" w:date="2016-12-12T13:19:00Z"/>
          <w:moveFrom w:id="2059" w:author="Cristiano Cesario" w:date="2016-12-12T21:38:00Z"/>
          <w:lang w:eastAsia="pt-BR"/>
        </w:rPr>
      </w:pPr>
      <w:moveFromRangeStart w:id="2060" w:author="Cristiano Cesario" w:date="2016-12-12T21:38:00Z" w:name="move469342029"/>
      <w:moveFrom w:id="2061" w:author="Cristiano Cesario" w:date="2016-12-12T21:38:00Z">
        <w:ins w:id="2062" w:author="Ruben" w:date="2016-12-12T13:19:00Z">
          <w:r w:rsidDel="00AD7EB7">
            <w:rPr>
              <w:lang w:eastAsia="pt-BR"/>
            </w:rPr>
            <w:t>(</w:t>
          </w:r>
        </w:ins>
        <w:ins w:id="2063" w:author="Ruben" w:date="2016-12-12T13:20:00Z">
          <w:r w:rsidDel="00AD7EB7">
            <w:rPr>
              <w:lang w:eastAsia="pt-BR"/>
            </w:rPr>
            <w:t>PDF image</w:t>
          </w:r>
        </w:ins>
        <w:ins w:id="2064" w:author="Ruben" w:date="2016-12-12T13:19:00Z">
          <w:r w:rsidDel="00AD7EB7">
            <w:rPr>
              <w:lang w:eastAsia="pt-BR"/>
            </w:rPr>
            <w:t>)</w:t>
          </w:r>
        </w:ins>
      </w:moveFrom>
    </w:p>
    <w:p w14:paraId="37FA69DE" w14:textId="77777777" w:rsidR="00951E6F" w:rsidDel="00AD7EB7" w:rsidRDefault="00E02D98">
      <w:pPr>
        <w:rPr>
          <w:ins w:id="2065" w:author="Ruben" w:date="2016-12-12T13:23:00Z"/>
          <w:moveFrom w:id="2066" w:author="Cristiano Cesario" w:date="2016-12-12T21:38:00Z"/>
          <w:lang w:eastAsia="pt-BR"/>
        </w:rPr>
      </w:pPr>
      <w:moveFrom w:id="2067" w:author="Cristiano Cesario" w:date="2016-12-12T21:38:00Z">
        <w:ins w:id="2068" w:author="Ruben" w:date="2016-12-12T13:20:00Z">
          <w:r w:rsidRPr="00E02D98" w:rsidDel="00AD7EB7">
            <w:rPr>
              <w:b/>
              <w:lang w:eastAsia="pt-BR"/>
              <w:rPrChange w:id="2069" w:author="Ruben" w:date="2016-12-12T13:23:00Z">
                <w:rPr>
                  <w:color w:val="0563C1" w:themeColor="hyperlink"/>
                  <w:u w:val="single"/>
                  <w:lang w:eastAsia="pt-BR"/>
                </w:rPr>
              </w:rPrChange>
            </w:rPr>
            <w:t>Figure B1</w:t>
          </w:r>
          <w:r w:rsidR="00951E6F" w:rsidDel="00AD7EB7">
            <w:rPr>
              <w:lang w:eastAsia="pt-BR"/>
            </w:rPr>
            <w:t xml:space="preserve">. </w:t>
          </w:r>
        </w:ins>
        <w:ins w:id="2070" w:author="Ruben" w:date="2016-12-12T13:23:00Z">
          <w:r w:rsidR="00EB1882" w:rsidDel="00AD7EB7">
            <w:rPr>
              <w:lang w:eastAsia="pt-BR"/>
            </w:rPr>
            <w:t>Running time</w:t>
          </w:r>
        </w:ins>
        <w:ins w:id="2071" w:author="Ruben" w:date="2016-12-12T13:25:00Z">
          <w:r w:rsidR="00EB1882" w:rsidDel="00AD7EB7">
            <w:rPr>
              <w:lang w:eastAsia="pt-BR"/>
            </w:rPr>
            <w:t xml:space="preserve"> of</w:t>
          </w:r>
        </w:ins>
        <w:ins w:id="2072" w:author="Ruben" w:date="2016-12-12T13:24:00Z">
          <w:r w:rsidR="00EB1882" w:rsidDel="00AD7EB7">
            <w:rPr>
              <w:lang w:eastAsia="pt-BR"/>
            </w:rPr>
            <w:t xml:space="preserve"> </w:t>
          </w:r>
          <w:r w:rsidR="00EB1882" w:rsidRPr="006E6751" w:rsidDel="00AD7EB7">
            <w:rPr>
              <w:lang w:eastAsia="pt-BR"/>
            </w:rPr>
            <w:t>“</w:t>
          </w:r>
          <w:r w:rsidR="00EB1882" w:rsidDel="00AD7EB7">
            <w:rPr>
              <w:lang w:eastAsia="pt-BR"/>
            </w:rPr>
            <w:t>Commit History</w:t>
          </w:r>
          <w:r w:rsidR="00EB1882" w:rsidRPr="006E6751" w:rsidDel="00AD7EB7">
            <w:rPr>
              <w:lang w:eastAsia="pt-BR"/>
            </w:rPr>
            <w:t>”</w:t>
          </w:r>
          <w:r w:rsidR="00EB1882" w:rsidDel="00AD7EB7">
            <w:rPr>
              <w:lang w:eastAsia="pt-BR"/>
            </w:rPr>
            <w:t xml:space="preserve"> operation</w:t>
          </w:r>
        </w:ins>
        <w:ins w:id="2073" w:author="Ruben" w:date="2016-12-12T13:23:00Z">
          <w:r w:rsidR="00EB1882" w:rsidDel="00AD7EB7">
            <w:rPr>
              <w:lang w:eastAsia="pt-BR"/>
            </w:rPr>
            <w:t xml:space="preserve"> </w:t>
          </w:r>
        </w:ins>
        <w:ins w:id="2074" w:author="Ruben" w:date="2016-12-12T13:26:00Z">
          <w:r w:rsidR="00EB1882" w:rsidDel="00AD7EB7">
            <w:rPr>
              <w:lang w:eastAsia="pt-BR"/>
            </w:rPr>
            <w:t xml:space="preserve">depending on </w:t>
          </w:r>
        </w:ins>
        <w:ins w:id="2075" w:author="Ruben" w:date="2016-12-12T13:27:00Z">
          <w:r w:rsidR="00EB1882" w:rsidRPr="00EB1882" w:rsidDel="00AD7EB7">
            <w:rPr>
              <w:lang w:eastAsia="pt-BR"/>
            </w:rPr>
            <w:t>number of</w:t>
          </w:r>
          <w:r w:rsidR="00EB1882" w:rsidDel="00AD7EB7">
            <w:rPr>
              <w:lang w:eastAsia="pt-BR"/>
            </w:rPr>
            <w:t xml:space="preserve"> executed</w:t>
          </w:r>
          <w:r w:rsidR="00EB1882" w:rsidRPr="00EB1882" w:rsidDel="00AD7EB7">
            <w:rPr>
              <w:lang w:eastAsia="pt-BR"/>
            </w:rPr>
            <w:t xml:space="preserve"> </w:t>
          </w:r>
          <w:r w:rsidR="00EB1882" w:rsidDel="00AD7EB7">
            <w:rPr>
              <w:lang w:eastAsia="pt-BR"/>
            </w:rPr>
            <w:t xml:space="preserve">collapse </w:t>
          </w:r>
          <w:r w:rsidR="00EB1882" w:rsidRPr="00EB1882" w:rsidDel="00AD7EB7">
            <w:rPr>
              <w:lang w:eastAsia="pt-BR"/>
            </w:rPr>
            <w:t xml:space="preserve">stages </w:t>
          </w:r>
        </w:ins>
      </w:moveFrom>
    </w:p>
    <w:p w14:paraId="1CBC4224" w14:textId="77777777" w:rsidR="00EB1882" w:rsidDel="00AD7EB7" w:rsidRDefault="00EB1882">
      <w:pPr>
        <w:rPr>
          <w:ins w:id="2076" w:author="Ruben" w:date="2016-12-12T13:23:00Z"/>
          <w:moveFrom w:id="2077" w:author="Cristiano Cesario" w:date="2016-12-12T21:38:00Z"/>
          <w:lang w:eastAsia="pt-BR"/>
        </w:rPr>
      </w:pPr>
      <w:moveFrom w:id="2078" w:author="Cristiano Cesario" w:date="2016-12-12T21:38:00Z">
        <w:ins w:id="2079" w:author="Ruben" w:date="2016-12-12T13:23:00Z">
          <w:r w:rsidDel="00AD7EB7">
            <w:rPr>
              <w:lang w:eastAsia="pt-BR"/>
            </w:rPr>
            <w:t>(PDF image)</w:t>
          </w:r>
        </w:ins>
      </w:moveFrom>
    </w:p>
    <w:p w14:paraId="7D422668" w14:textId="77777777" w:rsidR="00EB1882" w:rsidDel="00AD7EB7" w:rsidRDefault="00E02D98">
      <w:pPr>
        <w:rPr>
          <w:ins w:id="2080" w:author="Ruben" w:date="2016-12-12T13:19:00Z"/>
          <w:moveFrom w:id="2081" w:author="Cristiano Cesario" w:date="2016-12-12T21:38:00Z"/>
          <w:lang w:eastAsia="pt-BR"/>
        </w:rPr>
      </w:pPr>
      <w:moveFrom w:id="2082" w:author="Cristiano Cesario" w:date="2016-12-12T21:38:00Z">
        <w:ins w:id="2083" w:author="Ruben" w:date="2016-12-12T13:23:00Z">
          <w:r w:rsidRPr="00E02D98" w:rsidDel="00AD7EB7">
            <w:rPr>
              <w:b/>
              <w:lang w:eastAsia="pt-BR"/>
              <w:rPrChange w:id="2084" w:author="Ruben" w:date="2016-12-12T13:24:00Z">
                <w:rPr>
                  <w:color w:val="0563C1" w:themeColor="hyperlink"/>
                  <w:u w:val="single"/>
                  <w:lang w:eastAsia="pt-BR"/>
                </w:rPr>
              </w:rPrChange>
            </w:rPr>
            <w:lastRenderedPageBreak/>
            <w:t>Figure B2</w:t>
          </w:r>
          <w:r w:rsidR="00EB1882" w:rsidDel="00AD7EB7">
            <w:rPr>
              <w:lang w:eastAsia="pt-BR"/>
            </w:rPr>
            <w:t>. Memory usage</w:t>
          </w:r>
        </w:ins>
        <w:ins w:id="2085" w:author="Ruben" w:date="2016-12-12T13:28:00Z">
          <w:r w:rsidR="00EB1882" w:rsidDel="00AD7EB7">
            <w:rPr>
              <w:lang w:eastAsia="pt-BR"/>
            </w:rPr>
            <w:t xml:space="preserve"> of </w:t>
          </w:r>
          <w:r w:rsidR="00EB1882" w:rsidRPr="006E6751" w:rsidDel="00AD7EB7">
            <w:rPr>
              <w:lang w:eastAsia="pt-BR"/>
            </w:rPr>
            <w:t>“</w:t>
          </w:r>
          <w:r w:rsidR="00EB1882" w:rsidDel="00AD7EB7">
            <w:rPr>
              <w:lang w:eastAsia="pt-BR"/>
            </w:rPr>
            <w:t>Commit History</w:t>
          </w:r>
          <w:r w:rsidR="00EB1882" w:rsidRPr="006E6751" w:rsidDel="00AD7EB7">
            <w:rPr>
              <w:lang w:eastAsia="pt-BR"/>
            </w:rPr>
            <w:t>”</w:t>
          </w:r>
          <w:r w:rsidR="00EB1882" w:rsidDel="00AD7EB7">
            <w:rPr>
              <w:lang w:eastAsia="pt-BR"/>
            </w:rPr>
            <w:t xml:space="preserve"> operation depending on </w:t>
          </w:r>
          <w:r w:rsidR="00EB1882" w:rsidRPr="00EB1882" w:rsidDel="00AD7EB7">
            <w:rPr>
              <w:lang w:eastAsia="pt-BR"/>
            </w:rPr>
            <w:t>number of</w:t>
          </w:r>
          <w:r w:rsidR="00EB1882" w:rsidDel="00AD7EB7">
            <w:rPr>
              <w:lang w:eastAsia="pt-BR"/>
            </w:rPr>
            <w:t xml:space="preserve"> executed</w:t>
          </w:r>
          <w:r w:rsidR="00EB1882" w:rsidRPr="00EB1882" w:rsidDel="00AD7EB7">
            <w:rPr>
              <w:lang w:eastAsia="pt-BR"/>
            </w:rPr>
            <w:t xml:space="preserve"> </w:t>
          </w:r>
          <w:r w:rsidR="00EB1882" w:rsidDel="00AD7EB7">
            <w:rPr>
              <w:lang w:eastAsia="pt-BR"/>
            </w:rPr>
            <w:t xml:space="preserve">collapse </w:t>
          </w:r>
          <w:r w:rsidR="00EB1882" w:rsidRPr="00EB1882" w:rsidDel="00AD7EB7">
            <w:rPr>
              <w:lang w:eastAsia="pt-BR"/>
            </w:rPr>
            <w:t>stages</w:t>
          </w:r>
        </w:ins>
      </w:moveFrom>
    </w:p>
    <w:moveFromRangeEnd w:id="2060"/>
    <w:p w14:paraId="6DC860FC" w14:textId="77777777" w:rsidR="00020B30" w:rsidRDefault="001654A5">
      <w:pPr>
        <w:rPr>
          <w:ins w:id="2086" w:author="Ruben" w:date="2016-12-12T10:29:00Z"/>
          <w:lang w:eastAsia="pt-BR"/>
        </w:rPr>
      </w:pPr>
      <w:ins w:id="2087" w:author="Ruben" w:date="2016-12-12T09:50:00Z">
        <w:r>
          <w:rPr>
            <w:lang w:eastAsia="pt-BR"/>
          </w:rPr>
          <w:t>F</w:t>
        </w:r>
        <w:r w:rsidRPr="001654A5">
          <w:rPr>
            <w:lang w:eastAsia="pt-BR"/>
          </w:rPr>
          <w:t>urthermore,</w:t>
        </w:r>
        <w:r>
          <w:rPr>
            <w:lang w:eastAsia="pt-BR"/>
          </w:rPr>
          <w:t xml:space="preserve"> </w:t>
        </w:r>
      </w:ins>
      <w:ins w:id="2088" w:author="Ruben" w:date="2016-12-12T11:01:00Z">
        <w:r w:rsidR="00875C5D">
          <w:rPr>
            <w:lang w:eastAsia="pt-BR"/>
          </w:rPr>
          <w:t>we analyze running time</w:t>
        </w:r>
        <w:r w:rsidR="00425904">
          <w:rPr>
            <w:lang w:eastAsia="pt-BR"/>
          </w:rPr>
          <w:t xml:space="preserve"> and </w:t>
        </w:r>
      </w:ins>
      <w:ins w:id="2089" w:author="Ruben" w:date="2016-12-12T10:34:00Z">
        <w:r w:rsidR="00BA57D3">
          <w:rPr>
            <w:lang w:eastAsia="pt-BR"/>
          </w:rPr>
          <w:t>memory</w:t>
        </w:r>
      </w:ins>
      <w:ins w:id="2090" w:author="Ruben" w:date="2016-12-12T11:01:00Z">
        <w:r w:rsidR="00425904">
          <w:rPr>
            <w:lang w:eastAsia="pt-BR"/>
          </w:rPr>
          <w:t xml:space="preserve"> usage</w:t>
        </w:r>
      </w:ins>
      <w:ins w:id="2091" w:author="Ruben" w:date="2016-12-12T11:02:00Z">
        <w:r w:rsidR="00425904">
          <w:rPr>
            <w:lang w:eastAsia="pt-BR"/>
          </w:rPr>
          <w:t xml:space="preserve"> </w:t>
        </w:r>
      </w:ins>
      <w:ins w:id="2092" w:author="Ruben" w:date="2016-12-12T11:05:00Z">
        <w:r w:rsidR="00C66F5F">
          <w:rPr>
            <w:lang w:eastAsia="pt-BR"/>
          </w:rPr>
          <w:t>of</w:t>
        </w:r>
      </w:ins>
      <w:ins w:id="2093" w:author="Ruben" w:date="2016-12-12T11:02:00Z">
        <w:r w:rsidR="00425904">
          <w:rPr>
            <w:lang w:eastAsia="pt-BR"/>
          </w:rPr>
          <w:t xml:space="preserve"> </w:t>
        </w:r>
        <w:r w:rsidR="00425904" w:rsidRPr="006E6751">
          <w:rPr>
            <w:lang w:eastAsia="pt-BR"/>
          </w:rPr>
          <w:t>“</w:t>
        </w:r>
        <w:r w:rsidR="00425904">
          <w:rPr>
            <w:lang w:eastAsia="pt-BR"/>
          </w:rPr>
          <w:t>Commit History</w:t>
        </w:r>
        <w:r w:rsidR="00425904" w:rsidRPr="006E6751">
          <w:rPr>
            <w:lang w:eastAsia="pt-BR"/>
          </w:rPr>
          <w:t>”</w:t>
        </w:r>
        <w:r w:rsidR="00425904">
          <w:rPr>
            <w:lang w:eastAsia="pt-BR"/>
          </w:rPr>
          <w:t xml:space="preserve"> operation. In particular,</w:t>
        </w:r>
      </w:ins>
      <w:ins w:id="2094" w:author="Ruben" w:date="2016-12-12T11:05:00Z">
        <w:r w:rsidR="00C66F5F">
          <w:rPr>
            <w:lang w:eastAsia="pt-BR"/>
          </w:rPr>
          <w:t xml:space="preserve"> data collected for</w:t>
        </w:r>
      </w:ins>
      <w:ins w:id="2095" w:author="Ruben" w:date="2016-12-12T11:02:00Z">
        <w:r w:rsidR="00425904">
          <w:rPr>
            <w:lang w:eastAsia="pt-BR"/>
          </w:rPr>
          <w:t xml:space="preserve"> </w:t>
        </w:r>
      </w:ins>
      <w:ins w:id="2096" w:author="Ruben" w:date="2016-12-12T11:03:00Z">
        <w:r w:rsidR="00425904">
          <w:rPr>
            <w:lang w:eastAsia="pt-BR"/>
          </w:rPr>
          <w:t>repositories</w:t>
        </w:r>
      </w:ins>
      <w:ins w:id="2097" w:author="Ruben" w:date="2016-12-12T11:02:00Z">
        <w:r w:rsidR="00425904">
          <w:rPr>
            <w:lang w:eastAsia="pt-BR"/>
          </w:rPr>
          <w:t xml:space="preserve"> </w:t>
        </w:r>
      </w:ins>
      <w:ins w:id="2098" w:author="Ruben" w:date="2016-12-12T11:03:00Z">
        <w:r w:rsidR="00C66F5F" w:rsidRPr="00C66F5F">
          <w:rPr>
            <w:lang w:eastAsia="pt-BR"/>
          </w:rPr>
          <w:t>that were</w:t>
        </w:r>
        <w:r w:rsidR="00C66F5F">
          <w:rPr>
            <w:lang w:eastAsia="pt-BR"/>
          </w:rPr>
          <w:t xml:space="preserve"> visualized </w:t>
        </w:r>
      </w:ins>
      <w:ins w:id="2099" w:author="Ruben" w:date="2016-12-12T11:05:00Z">
        <w:r w:rsidR="00C66F5F">
          <w:rPr>
            <w:lang w:eastAsia="pt-BR"/>
          </w:rPr>
          <w:t>before and after collapse are</w:t>
        </w:r>
      </w:ins>
      <w:ins w:id="2100" w:author="Ruben" w:date="2016-12-12T11:10:00Z">
        <w:r w:rsidR="00C66F5F">
          <w:rPr>
            <w:lang w:eastAsia="pt-BR"/>
          </w:rPr>
          <w:t xml:space="preserve"> </w:t>
        </w:r>
      </w:ins>
      <w:ins w:id="2101" w:author="Ruben" w:date="2016-12-12T11:12:00Z">
        <w:r w:rsidR="00C66F5F">
          <w:rPr>
            <w:lang w:eastAsia="pt-BR"/>
          </w:rPr>
          <w:t>represented</w:t>
        </w:r>
      </w:ins>
      <w:ins w:id="2102" w:author="Ruben" w:date="2016-12-12T11:11:00Z">
        <w:r w:rsidR="00C66F5F">
          <w:rPr>
            <w:lang w:eastAsia="pt-BR"/>
          </w:rPr>
          <w:t xml:space="preserve"> in </w:t>
        </w:r>
        <w:del w:id="2103" w:author="Cristiano Cesario" w:date="2016-12-12T21:41:00Z">
          <w:r w:rsidR="00C66F5F" w:rsidDel="0063565C">
            <w:rPr>
              <w:lang w:eastAsia="pt-BR"/>
            </w:rPr>
            <w:delText>Figures B1</w:delText>
          </w:r>
        </w:del>
      </w:ins>
      <w:ins w:id="2104" w:author="Cristiano Cesario" w:date="2016-12-12T21:41:00Z">
        <w:r w:rsidR="0063565C">
          <w:rPr>
            <w:lang w:eastAsia="pt-BR"/>
          </w:rPr>
          <w:fldChar w:fldCharType="begin"/>
        </w:r>
        <w:r w:rsidR="0063565C">
          <w:rPr>
            <w:lang w:eastAsia="pt-BR"/>
          </w:rPr>
          <w:instrText xml:space="preserve"> REF _Ref469342199 \h </w:instrText>
        </w:r>
        <w:r w:rsidR="0063565C">
          <w:rPr>
            <w:lang w:eastAsia="pt-BR"/>
          </w:rPr>
        </w:r>
      </w:ins>
      <w:r w:rsidR="0063565C">
        <w:rPr>
          <w:lang w:eastAsia="pt-BR"/>
        </w:rPr>
        <w:fldChar w:fldCharType="separate"/>
      </w:r>
      <w:ins w:id="2105" w:author="Cristiano Cesario" w:date="2016-12-12T21:41:00Z">
        <w:r w:rsidR="0063565C">
          <w:t xml:space="preserve">Figure </w:t>
        </w:r>
        <w:r w:rsidR="0063565C">
          <w:rPr>
            <w:noProof/>
          </w:rPr>
          <w:t>19</w:t>
        </w:r>
        <w:r w:rsidR="0063565C">
          <w:rPr>
            <w:lang w:eastAsia="pt-BR"/>
          </w:rPr>
          <w:fldChar w:fldCharType="end"/>
        </w:r>
      </w:ins>
      <w:ins w:id="2106" w:author="Ruben" w:date="2016-12-12T11:11:00Z">
        <w:r w:rsidR="00C66F5F">
          <w:rPr>
            <w:lang w:eastAsia="pt-BR"/>
          </w:rPr>
          <w:t xml:space="preserve"> and </w:t>
        </w:r>
      </w:ins>
      <w:ins w:id="2107" w:author="Cristiano Cesario" w:date="2016-12-12T21:41:00Z">
        <w:r w:rsidR="0063565C">
          <w:rPr>
            <w:lang w:eastAsia="pt-BR"/>
          </w:rPr>
          <w:t xml:space="preserve">in </w:t>
        </w:r>
      </w:ins>
      <w:ins w:id="2108" w:author="Ruben" w:date="2016-12-12T11:11:00Z">
        <w:del w:id="2109" w:author="Cristiano Cesario" w:date="2016-12-12T21:41:00Z">
          <w:r w:rsidR="00C66F5F" w:rsidDel="0063565C">
            <w:rPr>
              <w:lang w:eastAsia="pt-BR"/>
            </w:rPr>
            <w:delText>B2</w:delText>
          </w:r>
        </w:del>
      </w:ins>
      <w:ins w:id="2110" w:author="Ruben" w:date="2016-12-12T11:10:00Z">
        <w:del w:id="2111" w:author="Cristiano Cesario" w:date="2016-12-12T21:41:00Z">
          <w:r w:rsidR="00C66F5F" w:rsidDel="0063565C">
            <w:rPr>
              <w:lang w:eastAsia="pt-BR"/>
            </w:rPr>
            <w:delText xml:space="preserve"> </w:delText>
          </w:r>
        </w:del>
      </w:ins>
      <w:ins w:id="2112" w:author="Cristiano Cesario" w:date="2016-12-12T21:41:00Z">
        <w:r w:rsidR="0063565C">
          <w:rPr>
            <w:lang w:eastAsia="pt-BR"/>
          </w:rPr>
          <w:fldChar w:fldCharType="begin"/>
        </w:r>
        <w:r w:rsidR="0063565C">
          <w:rPr>
            <w:lang w:eastAsia="pt-BR"/>
          </w:rPr>
          <w:instrText xml:space="preserve"> REF _Ref469342208 \h </w:instrText>
        </w:r>
        <w:r w:rsidR="0063565C">
          <w:rPr>
            <w:lang w:eastAsia="pt-BR"/>
          </w:rPr>
        </w:r>
      </w:ins>
      <w:r w:rsidR="0063565C">
        <w:rPr>
          <w:lang w:eastAsia="pt-BR"/>
        </w:rPr>
        <w:fldChar w:fldCharType="separate"/>
      </w:r>
      <w:ins w:id="2113" w:author="Cristiano Cesario" w:date="2016-12-12T21:41:00Z">
        <w:r w:rsidR="0063565C">
          <w:t xml:space="preserve">Figure </w:t>
        </w:r>
        <w:r w:rsidR="0063565C">
          <w:rPr>
            <w:noProof/>
          </w:rPr>
          <w:t>20</w:t>
        </w:r>
        <w:r w:rsidR="0063565C">
          <w:rPr>
            <w:lang w:eastAsia="pt-BR"/>
          </w:rPr>
          <w:fldChar w:fldCharType="end"/>
        </w:r>
        <w:r w:rsidR="0063565C">
          <w:rPr>
            <w:lang w:eastAsia="pt-BR"/>
          </w:rPr>
          <w:t xml:space="preserve"> </w:t>
        </w:r>
      </w:ins>
      <w:ins w:id="2114" w:author="Ruben" w:date="2016-12-12T11:10:00Z">
        <w:r w:rsidR="00C66F5F">
          <w:rPr>
            <w:lang w:eastAsia="pt-BR"/>
          </w:rPr>
          <w:t>using</w:t>
        </w:r>
      </w:ins>
      <w:ins w:id="2115" w:author="Ruben" w:date="2016-12-12T11:05:00Z">
        <w:r w:rsidR="00C66F5F">
          <w:rPr>
            <w:lang w:eastAsia="pt-BR"/>
          </w:rPr>
          <w:t xml:space="preserve"> </w:t>
        </w:r>
      </w:ins>
      <w:ins w:id="2116" w:author="Ruben" w:date="2016-12-12T11:10:00Z">
        <w:r w:rsidR="00C66F5F" w:rsidRPr="00C66F5F">
          <w:rPr>
            <w:lang w:eastAsia="pt-BR"/>
          </w:rPr>
          <w:t>boxplots</w:t>
        </w:r>
        <w:r w:rsidR="00C66F5F">
          <w:rPr>
            <w:lang w:eastAsia="pt-BR"/>
          </w:rPr>
          <w:t>.</w:t>
        </w:r>
      </w:ins>
      <w:ins w:id="2117" w:author="Ruben" w:date="2016-12-12T11:11:00Z">
        <w:r w:rsidR="00C66F5F">
          <w:rPr>
            <w:lang w:eastAsia="pt-BR"/>
          </w:rPr>
          <w:t xml:space="preserve"> </w:t>
        </w:r>
        <w:del w:id="2118" w:author="Cristiano Cesario" w:date="2016-12-12T21:41:00Z">
          <w:r w:rsidR="00C66F5F" w:rsidRPr="00C66F5F" w:rsidDel="0063565C">
            <w:rPr>
              <w:lang w:eastAsia="pt-BR"/>
            </w:rPr>
            <w:delText>It is shown that</w:delText>
          </w:r>
        </w:del>
      </w:ins>
      <w:ins w:id="2119" w:author="Cristiano Cesario" w:date="2016-12-12T21:41:00Z">
        <w:r w:rsidR="0063565C">
          <w:rPr>
            <w:lang w:eastAsia="pt-BR"/>
          </w:rPr>
          <w:t>that the figures show that</w:t>
        </w:r>
      </w:ins>
      <w:ins w:id="2120" w:author="Ruben" w:date="2016-12-12T13:30:00Z">
        <w:r w:rsidR="00EB1882">
          <w:rPr>
            <w:lang w:eastAsia="pt-BR"/>
          </w:rPr>
          <w:t>, t</w:t>
        </w:r>
        <w:r w:rsidR="00EB1882" w:rsidRPr="00EB1882">
          <w:rPr>
            <w:lang w:eastAsia="pt-BR"/>
          </w:rPr>
          <w:t>he more</w:t>
        </w:r>
      </w:ins>
      <w:ins w:id="2121" w:author="Ruben" w:date="2016-12-12T13:31:00Z">
        <w:r w:rsidR="00EB1882">
          <w:rPr>
            <w:lang w:eastAsia="pt-BR"/>
          </w:rPr>
          <w:t xml:space="preserve"> collapse</w:t>
        </w:r>
      </w:ins>
      <w:ins w:id="2122" w:author="Ruben" w:date="2016-12-12T13:30:00Z">
        <w:r w:rsidR="00EB1882" w:rsidRPr="00EB1882">
          <w:rPr>
            <w:lang w:eastAsia="pt-BR"/>
          </w:rPr>
          <w:t xml:space="preserve"> stages </w:t>
        </w:r>
        <w:del w:id="2123" w:author="Cristiano Cesario" w:date="2016-12-12T21:41:00Z">
          <w:r w:rsidR="00EB1882" w:rsidRPr="00EB1882" w:rsidDel="0063565C">
            <w:rPr>
              <w:lang w:eastAsia="pt-BR"/>
            </w:rPr>
            <w:delText>are</w:delText>
          </w:r>
        </w:del>
      </w:ins>
      <w:ins w:id="2124" w:author="Cristiano Cesario" w:date="2016-12-12T21:41:00Z">
        <w:r w:rsidR="0063565C">
          <w:rPr>
            <w:lang w:eastAsia="pt-BR"/>
          </w:rPr>
          <w:t>we</w:t>
        </w:r>
      </w:ins>
      <w:ins w:id="2125" w:author="Ruben" w:date="2016-12-12T13:30:00Z">
        <w:r w:rsidR="00EB1882" w:rsidRPr="00EB1882">
          <w:rPr>
            <w:lang w:eastAsia="pt-BR"/>
          </w:rPr>
          <w:t xml:space="preserve"> execute</w:t>
        </w:r>
        <w:del w:id="2126" w:author="Cristiano Cesario" w:date="2016-12-12T21:41:00Z">
          <w:r w:rsidR="00EB1882" w:rsidRPr="00EB1882" w:rsidDel="0063565C">
            <w:rPr>
              <w:lang w:eastAsia="pt-BR"/>
            </w:rPr>
            <w:delText>d</w:delText>
          </w:r>
        </w:del>
        <w:r w:rsidR="00EB1882" w:rsidRPr="00EB1882">
          <w:rPr>
            <w:lang w:eastAsia="pt-BR"/>
          </w:rPr>
          <w:t>, the less time is needed to represent</w:t>
        </w:r>
        <w:r w:rsidR="00EB1882">
          <w:rPr>
            <w:lang w:eastAsia="pt-BR"/>
          </w:rPr>
          <w:t xml:space="preserve"> the commit history</w:t>
        </w:r>
      </w:ins>
      <w:ins w:id="2127" w:author="Ruben" w:date="2016-12-12T13:31:00Z">
        <w:r w:rsidR="00EB1882">
          <w:rPr>
            <w:lang w:eastAsia="pt-BR"/>
          </w:rPr>
          <w:t>, and the less memory is used</w:t>
        </w:r>
      </w:ins>
      <w:ins w:id="2128" w:author="Ruben" w:date="2016-12-12T13:32:00Z">
        <w:r w:rsidR="00EB1882">
          <w:rPr>
            <w:lang w:eastAsia="pt-BR"/>
          </w:rPr>
          <w:t xml:space="preserve"> </w:t>
        </w:r>
        <w:r w:rsidR="00EB1882" w:rsidRPr="00EB1882">
          <w:rPr>
            <w:lang w:eastAsia="pt-BR"/>
          </w:rPr>
          <w:t>for this purpose</w:t>
        </w:r>
      </w:ins>
      <w:ins w:id="2129" w:author="Ruben" w:date="2016-12-12T13:30:00Z">
        <w:r w:rsidR="00EB1882">
          <w:rPr>
            <w:lang w:eastAsia="pt-BR"/>
          </w:rPr>
          <w:t>.</w:t>
        </w:r>
      </w:ins>
      <w:ins w:id="2130" w:author="Ruben" w:date="2016-12-12T13:32:00Z">
        <w:r w:rsidR="00EB1882">
          <w:rPr>
            <w:lang w:eastAsia="pt-BR"/>
          </w:rPr>
          <w:t xml:space="preserve"> </w:t>
        </w:r>
      </w:ins>
      <w:ins w:id="2131" w:author="Ruben" w:date="2016-12-12T13:33:00Z">
        <w:r w:rsidR="00875C5D" w:rsidRPr="00875C5D">
          <w:rPr>
            <w:lang w:eastAsia="pt-BR"/>
          </w:rPr>
          <w:t>This can be explained by the fact that</w:t>
        </w:r>
        <w:r w:rsidR="00875C5D">
          <w:rPr>
            <w:lang w:eastAsia="pt-BR"/>
          </w:rPr>
          <w:t xml:space="preserve"> </w:t>
        </w:r>
      </w:ins>
      <w:ins w:id="2132" w:author="Cristiano Cesario" w:date="2016-12-12T21:42:00Z">
        <w:r w:rsidR="0063565C">
          <w:rPr>
            <w:lang w:eastAsia="pt-BR"/>
          </w:rPr>
          <w:t xml:space="preserve">the automatic </w:t>
        </w:r>
      </w:ins>
      <w:bookmarkStart w:id="2133" w:name="_GoBack"/>
      <w:bookmarkEnd w:id="2133"/>
      <w:ins w:id="2134" w:author="Ruben" w:date="2016-12-12T13:33:00Z">
        <w:r w:rsidR="00875C5D">
          <w:rPr>
            <w:lang w:eastAsia="pt-BR"/>
          </w:rPr>
          <w:t xml:space="preserve">collapse algorithm is </w:t>
        </w:r>
      </w:ins>
      <w:ins w:id="2135" w:author="Ruben" w:date="2016-12-12T13:34:00Z">
        <w:r w:rsidR="00875C5D">
          <w:rPr>
            <w:lang w:eastAsia="pt-BR"/>
          </w:rPr>
          <w:t xml:space="preserve">linear and </w:t>
        </w:r>
      </w:ins>
      <w:ins w:id="2136" w:author="Ruben" w:date="2016-12-12T13:33:00Z">
        <w:r w:rsidR="00875C5D">
          <w:rPr>
            <w:lang w:eastAsia="pt-BR"/>
          </w:rPr>
          <w:t>very fast</w:t>
        </w:r>
      </w:ins>
      <w:ins w:id="2137" w:author="Ruben" w:date="2016-12-12T13:37:00Z">
        <w:r w:rsidR="00875C5D">
          <w:rPr>
            <w:lang w:eastAsia="pt-BR"/>
          </w:rPr>
          <w:t xml:space="preserve"> comparing to </w:t>
        </w:r>
      </w:ins>
      <w:ins w:id="2138" w:author="Ruben" w:date="2016-12-12T13:40:00Z">
        <w:r w:rsidR="00875C5D">
          <w:rPr>
            <w:lang w:eastAsia="pt-BR"/>
          </w:rPr>
          <w:t>su</w:t>
        </w:r>
        <w:r w:rsidR="00875C5D" w:rsidRPr="00875C5D">
          <w:rPr>
            <w:lang w:eastAsia="pt-BR"/>
          </w:rPr>
          <w:t xml:space="preserve">bsequent </w:t>
        </w:r>
      </w:ins>
      <w:ins w:id="2139" w:author="Ruben" w:date="2016-12-12T13:37:00Z">
        <w:r w:rsidR="00875C5D">
          <w:rPr>
            <w:lang w:eastAsia="pt-BR"/>
          </w:rPr>
          <w:t>visualization process</w:t>
        </w:r>
      </w:ins>
      <w:ins w:id="2140" w:author="Ruben" w:date="2016-12-12T13:34:00Z">
        <w:r w:rsidR="00875C5D">
          <w:rPr>
            <w:lang w:eastAsia="pt-BR"/>
          </w:rPr>
          <w:t>, and</w:t>
        </w:r>
        <w:r w:rsidR="00875C5D" w:rsidRPr="00875C5D">
          <w:rPr>
            <w:lang w:eastAsia="pt-BR"/>
          </w:rPr>
          <w:t xml:space="preserve"> eases th</w:t>
        </w:r>
      </w:ins>
      <w:ins w:id="2141" w:author="Ruben" w:date="2016-12-12T13:41:00Z">
        <w:r w:rsidR="00875C5D">
          <w:rPr>
            <w:lang w:eastAsia="pt-BR"/>
          </w:rPr>
          <w:t>is</w:t>
        </w:r>
      </w:ins>
      <w:ins w:id="2142" w:author="Ruben" w:date="2016-12-12T13:42:00Z">
        <w:r w:rsidR="00875C5D">
          <w:rPr>
            <w:lang w:eastAsia="pt-BR"/>
          </w:rPr>
          <w:t xml:space="preserve"> representation</w:t>
        </w:r>
      </w:ins>
      <w:ins w:id="2143" w:author="Ruben" w:date="2016-12-12T13:34:00Z">
        <w:r w:rsidR="00875C5D" w:rsidRPr="00875C5D">
          <w:rPr>
            <w:lang w:eastAsia="pt-BR"/>
          </w:rPr>
          <w:t xml:space="preserve"> </w:t>
        </w:r>
        <w:r w:rsidR="00875C5D">
          <w:rPr>
            <w:lang w:eastAsia="pt-BR"/>
          </w:rPr>
          <w:t xml:space="preserve">of the </w:t>
        </w:r>
      </w:ins>
      <w:ins w:id="2144" w:author="Ruben" w:date="2016-12-12T13:35:00Z">
        <w:r w:rsidR="00875C5D">
          <w:rPr>
            <w:lang w:eastAsia="pt-BR"/>
          </w:rPr>
          <w:t>commit graph</w:t>
        </w:r>
      </w:ins>
      <w:ins w:id="2145" w:author="Ruben" w:date="2016-12-12T13:34:00Z">
        <w:r w:rsidR="00875C5D">
          <w:rPr>
            <w:lang w:eastAsia="pt-BR"/>
          </w:rPr>
          <w:t>.</w:t>
        </w:r>
      </w:ins>
      <w:ins w:id="2146" w:author="Ruben" w:date="2016-12-12T13:43:00Z">
        <w:r w:rsidR="004E37AC">
          <w:rPr>
            <w:lang w:eastAsia="pt-BR"/>
          </w:rPr>
          <w:t xml:space="preserve"> </w:t>
        </w:r>
        <w:r w:rsidR="004E37AC" w:rsidRPr="004E37AC">
          <w:rPr>
            <w:lang w:eastAsia="pt-BR"/>
          </w:rPr>
          <w:t>Using this method,</w:t>
        </w:r>
        <w:r w:rsidR="004E37AC">
          <w:rPr>
            <w:lang w:eastAsia="pt-BR"/>
          </w:rPr>
          <w:t xml:space="preserve"> </w:t>
        </w:r>
      </w:ins>
      <w:ins w:id="2147" w:author="Ruben" w:date="2016-12-12T13:44:00Z">
        <w:r w:rsidR="004E37AC" w:rsidRPr="004E37AC">
          <w:rPr>
            <w:lang w:eastAsia="pt-BR"/>
          </w:rPr>
          <w:t xml:space="preserve">significantly better </w:t>
        </w:r>
      </w:ins>
      <w:ins w:id="2148" w:author="Ruben" w:date="2016-12-12T13:45:00Z">
        <w:r w:rsidR="004E37AC">
          <w:rPr>
            <w:lang w:eastAsia="pt-BR"/>
          </w:rPr>
          <w:t xml:space="preserve">running </w:t>
        </w:r>
      </w:ins>
      <w:ins w:id="2149" w:author="Ruben" w:date="2016-12-12T13:44:00Z">
        <w:r w:rsidR="004E37AC" w:rsidRPr="004E37AC">
          <w:rPr>
            <w:lang w:eastAsia="pt-BR"/>
          </w:rPr>
          <w:t xml:space="preserve">times </w:t>
        </w:r>
      </w:ins>
      <w:ins w:id="2150" w:author="Ruben" w:date="2016-12-12T13:45:00Z">
        <w:r w:rsidR="004E37AC">
          <w:rPr>
            <w:lang w:eastAsia="pt-BR"/>
          </w:rPr>
          <w:t xml:space="preserve">and memory usage values </w:t>
        </w:r>
      </w:ins>
      <w:ins w:id="2151" w:author="Ruben" w:date="2016-12-12T13:44:00Z">
        <w:r w:rsidR="004E37AC" w:rsidRPr="004E37AC">
          <w:rPr>
            <w:lang w:eastAsia="pt-BR"/>
          </w:rPr>
          <w:t>are obtained</w:t>
        </w:r>
      </w:ins>
      <w:ins w:id="2152" w:author="Ruben" w:date="2016-12-12T14:11:00Z">
        <w:r w:rsidR="00ED7809">
          <w:rPr>
            <w:lang w:eastAsia="pt-BR"/>
          </w:rPr>
          <w:t>, c</w:t>
        </w:r>
        <w:r w:rsidR="00ED7809" w:rsidRPr="00ED7809">
          <w:rPr>
            <w:lang w:eastAsia="pt-BR"/>
          </w:rPr>
          <w:t>ompar</w:t>
        </w:r>
      </w:ins>
      <w:ins w:id="2153" w:author="Cristiano Cesario" w:date="2016-12-12T21:42:00Z">
        <w:r w:rsidR="0063565C">
          <w:rPr>
            <w:lang w:eastAsia="pt-BR"/>
          </w:rPr>
          <w:t>ed</w:t>
        </w:r>
      </w:ins>
      <w:ins w:id="2154" w:author="Ruben" w:date="2016-12-12T14:11:00Z">
        <w:del w:id="2155" w:author="Cristiano Cesario" w:date="2016-12-12T21:42:00Z">
          <w:r w:rsidR="00ED7809" w:rsidRPr="00ED7809" w:rsidDel="0063565C">
            <w:rPr>
              <w:lang w:eastAsia="pt-BR"/>
            </w:rPr>
            <w:delText>ing</w:delText>
          </w:r>
        </w:del>
        <w:r w:rsidR="00ED7809" w:rsidRPr="00ED7809">
          <w:rPr>
            <w:lang w:eastAsia="pt-BR"/>
          </w:rPr>
          <w:t xml:space="preserve"> with </w:t>
        </w:r>
        <w:del w:id="2156" w:author="Cristiano Cesario" w:date="2016-12-12T21:42:00Z">
          <w:r w:rsidR="00ED7809" w:rsidRPr="00ED7809" w:rsidDel="0063565C">
            <w:rPr>
              <w:lang w:eastAsia="pt-BR"/>
            </w:rPr>
            <w:delText xml:space="preserve">the </w:delText>
          </w:r>
        </w:del>
        <w:r w:rsidR="00ED7809" w:rsidRPr="00ED7809">
          <w:rPr>
            <w:lang w:eastAsia="pt-BR"/>
          </w:rPr>
          <w:t xml:space="preserve">values before the </w:t>
        </w:r>
      </w:ins>
      <w:ins w:id="2157" w:author="Cristiano Cesario" w:date="2016-12-12T21:42:00Z">
        <w:r w:rsidR="0063565C">
          <w:rPr>
            <w:lang w:eastAsia="pt-BR"/>
          </w:rPr>
          <w:t xml:space="preserve">automatic </w:t>
        </w:r>
      </w:ins>
      <w:ins w:id="2158" w:author="Ruben" w:date="2016-12-12T14:11:00Z">
        <w:r w:rsidR="00ED7809" w:rsidRPr="00ED7809">
          <w:rPr>
            <w:lang w:eastAsia="pt-BR"/>
          </w:rPr>
          <w:t>collapse</w:t>
        </w:r>
      </w:ins>
      <w:ins w:id="2159" w:author="Ruben" w:date="2016-12-12T13:46:00Z">
        <w:r w:rsidR="004E37AC">
          <w:rPr>
            <w:lang w:eastAsia="pt-BR"/>
          </w:rPr>
          <w:t>.</w:t>
        </w:r>
      </w:ins>
      <w:ins w:id="2160" w:author="Ruben" w:date="2016-12-12T13:49:00Z">
        <w:r w:rsidR="004E37AC">
          <w:rPr>
            <w:lang w:eastAsia="pt-BR"/>
          </w:rPr>
          <w:t xml:space="preserve"> </w:t>
        </w:r>
      </w:ins>
      <w:ins w:id="2161" w:author="Ruben" w:date="2016-12-12T13:50:00Z">
        <w:r w:rsidR="004E37AC" w:rsidRPr="004E37AC">
          <w:rPr>
            <w:lang w:eastAsia="pt-BR"/>
          </w:rPr>
          <w:t xml:space="preserve">It was possible to </w:t>
        </w:r>
        <w:r w:rsidR="004E37AC">
          <w:rPr>
            <w:lang w:eastAsia="pt-BR"/>
          </w:rPr>
          <w:t>visualize</w:t>
        </w:r>
        <w:r w:rsidR="004E37AC" w:rsidRPr="004E37AC">
          <w:rPr>
            <w:lang w:eastAsia="pt-BR"/>
          </w:rPr>
          <w:t xml:space="preserve"> repositories</w:t>
        </w:r>
        <w:r w:rsidR="004E37AC">
          <w:rPr>
            <w:lang w:eastAsia="pt-BR"/>
          </w:rPr>
          <w:t xml:space="preserve"> </w:t>
        </w:r>
        <w:r w:rsidR="004E37AC" w:rsidRPr="004E37AC">
          <w:rPr>
            <w:lang w:eastAsia="pt-BR"/>
          </w:rPr>
          <w:t>with tens of thousands of nodes</w:t>
        </w:r>
      </w:ins>
      <w:ins w:id="2162" w:author="Ruben" w:date="2016-12-12T13:57:00Z">
        <w:r w:rsidR="002D3C58">
          <w:rPr>
            <w:lang w:eastAsia="pt-BR"/>
          </w:rPr>
          <w:t xml:space="preserve"> (</w:t>
        </w:r>
        <w:r w:rsidR="002D3C58" w:rsidRPr="009E7E17">
          <w:rPr>
            <w:lang w:eastAsia="pt-BR"/>
          </w:rPr>
          <w:t xml:space="preserve">Drupal </w:t>
        </w:r>
        <w:r w:rsidR="002D3C58">
          <w:rPr>
            <w:lang w:eastAsia="pt-BR"/>
          </w:rPr>
          <w:t>and</w:t>
        </w:r>
        <w:r w:rsidR="002D3C58" w:rsidRPr="009E7E17">
          <w:rPr>
            <w:lang w:eastAsia="pt-BR"/>
          </w:rPr>
          <w:t xml:space="preserve"> Expresso Livre</w:t>
        </w:r>
        <w:r w:rsidR="002D3C58">
          <w:rPr>
            <w:lang w:eastAsia="pt-BR"/>
          </w:rPr>
          <w:t>)</w:t>
        </w:r>
      </w:ins>
      <w:ins w:id="2163" w:author="Ruben" w:date="2016-12-12T13:51:00Z">
        <w:r w:rsidR="004E37AC">
          <w:rPr>
            <w:lang w:eastAsia="pt-BR"/>
          </w:rPr>
          <w:t>,</w:t>
        </w:r>
      </w:ins>
      <w:ins w:id="2164" w:author="Ruben" w:date="2016-12-12T13:52:00Z">
        <w:r w:rsidR="004E37AC">
          <w:rPr>
            <w:lang w:eastAsia="pt-BR"/>
          </w:rPr>
          <w:t xml:space="preserve"> </w:t>
        </w:r>
        <w:r w:rsidR="002D3C58">
          <w:rPr>
            <w:lang w:eastAsia="pt-BR"/>
          </w:rPr>
          <w:t>which</w:t>
        </w:r>
      </w:ins>
      <w:ins w:id="2165" w:author="Ruben" w:date="2016-12-12T13:51:00Z">
        <w:r w:rsidR="004E37AC">
          <w:rPr>
            <w:lang w:eastAsia="pt-BR"/>
          </w:rPr>
          <w:t xml:space="preserve"> </w:t>
        </w:r>
        <w:r w:rsidR="004E37AC" w:rsidRPr="004E37AC">
          <w:rPr>
            <w:lang w:eastAsia="pt-BR"/>
          </w:rPr>
          <w:t>could not be represented before, without applying collapse</w:t>
        </w:r>
      </w:ins>
      <w:ins w:id="2166" w:author="Ruben" w:date="2016-12-12T13:53:00Z">
        <w:r w:rsidR="002D3C58">
          <w:rPr>
            <w:lang w:eastAsia="pt-BR"/>
          </w:rPr>
          <w:t xml:space="preserve"> process</w:t>
        </w:r>
      </w:ins>
      <w:ins w:id="2167" w:author="Ruben" w:date="2016-12-12T13:51:00Z">
        <w:r w:rsidR="004E37AC" w:rsidRPr="004E37AC">
          <w:rPr>
            <w:lang w:eastAsia="pt-BR"/>
          </w:rPr>
          <w:t>.</w:t>
        </w:r>
      </w:ins>
    </w:p>
    <w:p w14:paraId="3B3D9178" w14:textId="77777777" w:rsidR="00AD7EB7" w:rsidDel="00AD7EB7" w:rsidRDefault="00AD7EB7" w:rsidP="00AD7EB7">
      <w:pPr>
        <w:rPr>
          <w:del w:id="2168" w:author="Cristiano Cesario" w:date="2016-12-12T21:38:00Z"/>
          <w:lang w:eastAsia="pt-BR"/>
        </w:rPr>
      </w:pPr>
      <w:moveToRangeStart w:id="2169" w:author="Cristiano Cesario" w:date="2016-12-12T21:38:00Z" w:name="move469342029"/>
      <w:moveTo w:id="2170" w:author="Cristiano Cesario" w:date="2016-12-12T21:38:00Z">
        <w:del w:id="2171" w:author="Cristiano Cesario" w:date="2016-12-12T21:38:00Z">
          <w:r w:rsidDel="00AD7EB7">
            <w:rPr>
              <w:lang w:eastAsia="pt-BR"/>
            </w:rPr>
            <w:delText>(PDF image)</w:delText>
          </w:r>
        </w:del>
      </w:moveTo>
    </w:p>
    <w:p w14:paraId="44026E0D" w14:textId="77777777" w:rsidR="00AD7EB7" w:rsidRDefault="00AD7EB7" w:rsidP="00AD7EB7">
      <w:pPr>
        <w:pStyle w:val="Legenda"/>
        <w:rPr>
          <w:ins w:id="2172" w:author="Cristiano Cesario" w:date="2016-12-12T21:38:00Z"/>
          <w:moveTo w:id="2173" w:author="Cristiano Cesario" w:date="2016-12-12T21:38:00Z"/>
          <w:lang w:eastAsia="pt-BR"/>
        </w:rPr>
        <w:pPrChange w:id="2174" w:author="Cristiano Cesario" w:date="2016-12-12T21:38:00Z">
          <w:pPr/>
        </w:pPrChange>
      </w:pPr>
      <w:bookmarkStart w:id="2175" w:name="_Ref469342199"/>
      <w:ins w:id="2176" w:author="Cristiano Cesario" w:date="2016-12-12T21:38:00Z">
        <w:r>
          <w:t xml:space="preserve">Figure </w:t>
        </w:r>
        <w:r>
          <w:fldChar w:fldCharType="begin"/>
        </w:r>
        <w:r>
          <w:instrText xml:space="preserve"> SEQ Figure \* ARABIC </w:instrText>
        </w:r>
      </w:ins>
      <w:r>
        <w:fldChar w:fldCharType="separate"/>
      </w:r>
      <w:ins w:id="2177" w:author="Cristiano Cesario" w:date="2016-12-12T21:38:00Z">
        <w:r>
          <w:rPr>
            <w:noProof/>
          </w:rPr>
          <w:t>19</w:t>
        </w:r>
        <w:r>
          <w:fldChar w:fldCharType="end"/>
        </w:r>
        <w:bookmarkEnd w:id="2175"/>
        <w:r>
          <w:t xml:space="preserve">. </w:t>
        </w:r>
        <w:r w:rsidRPr="00AD7EB7">
          <w:rPr>
            <w:b w:val="0"/>
            <w:lang w:eastAsia="pt-BR"/>
            <w:rPrChange w:id="2178" w:author="Cristiano Cesario" w:date="2016-12-12T21:38:00Z">
              <w:rPr>
                <w:lang w:eastAsia="pt-BR"/>
              </w:rPr>
            </w:rPrChange>
          </w:rPr>
          <w:t xml:space="preserve">Running time </w:t>
        </w:r>
      </w:ins>
      <w:ins w:id="2179" w:author="Cristiano Cesario" w:date="2016-12-12T21:40:00Z">
        <w:r w:rsidR="0063565C">
          <w:rPr>
            <w:b w:val="0"/>
            <w:lang w:eastAsia="pt-BR"/>
          </w:rPr>
          <w:t>of</w:t>
        </w:r>
      </w:ins>
      <w:ins w:id="2180" w:author="Cristiano Cesario" w:date="2016-12-12T21:38:00Z">
        <w:r w:rsidRPr="00AD7EB7">
          <w:rPr>
            <w:b w:val="0"/>
            <w:lang w:eastAsia="pt-BR"/>
            <w:rPrChange w:id="2181" w:author="Cristiano Cesario" w:date="2016-12-12T21:38:00Z">
              <w:rPr>
                <w:lang w:eastAsia="pt-BR"/>
              </w:rPr>
            </w:rPrChange>
          </w:rPr>
          <w:t xml:space="preserve"> “Commit History” operation depending on </w:t>
        </w:r>
      </w:ins>
      <w:ins w:id="2182" w:author="Cristiano Cesario" w:date="2016-12-12T21:39:00Z">
        <w:r w:rsidR="0063565C">
          <w:rPr>
            <w:b w:val="0"/>
            <w:lang w:eastAsia="pt-BR"/>
          </w:rPr>
          <w:t xml:space="preserve">the </w:t>
        </w:r>
      </w:ins>
      <w:ins w:id="2183" w:author="Cristiano Cesario" w:date="2016-12-12T21:38:00Z">
        <w:r w:rsidRPr="00AD7EB7">
          <w:rPr>
            <w:b w:val="0"/>
            <w:lang w:eastAsia="pt-BR"/>
            <w:rPrChange w:id="2184" w:author="Cristiano Cesario" w:date="2016-12-12T21:38:00Z">
              <w:rPr>
                <w:lang w:eastAsia="pt-BR"/>
              </w:rPr>
            </w:rPrChange>
          </w:rPr>
          <w:t>number of executed collapse stages</w:t>
        </w:r>
      </w:ins>
    </w:p>
    <w:p w14:paraId="2C44D12D" w14:textId="77777777" w:rsidR="00AD7EB7" w:rsidDel="00AD7EB7" w:rsidRDefault="00AD7EB7" w:rsidP="00AD7EB7">
      <w:pPr>
        <w:rPr>
          <w:del w:id="2185" w:author="Cristiano Cesario" w:date="2016-12-12T21:38:00Z"/>
          <w:moveTo w:id="2186" w:author="Cristiano Cesario" w:date="2016-12-12T21:38:00Z"/>
          <w:lang w:eastAsia="pt-BR"/>
        </w:rPr>
      </w:pPr>
      <w:ins w:id="2187" w:author="Cristiano Cesario" w:date="2016-12-12T21:38:00Z">
        <w:r w:rsidRPr="00425002" w:rsidDel="00AD7EB7">
          <w:rPr>
            <w:b/>
            <w:lang w:eastAsia="pt-BR"/>
          </w:rPr>
          <w:t xml:space="preserve"> </w:t>
        </w:r>
      </w:ins>
      <w:moveTo w:id="2188" w:author="Cristiano Cesario" w:date="2016-12-12T21:38:00Z">
        <w:del w:id="2189" w:author="Cristiano Cesario" w:date="2016-12-12T21:38:00Z">
          <w:r w:rsidRPr="00425002" w:rsidDel="00AD7EB7">
            <w:rPr>
              <w:b/>
              <w:lang w:eastAsia="pt-BR"/>
            </w:rPr>
            <w:delText>Figure B1</w:delText>
          </w:r>
          <w:r w:rsidDel="00AD7EB7">
            <w:rPr>
              <w:lang w:eastAsia="pt-BR"/>
            </w:rPr>
            <w:delText xml:space="preserve">. Running time of </w:delText>
          </w:r>
          <w:r w:rsidRPr="006E6751" w:rsidDel="00AD7EB7">
            <w:rPr>
              <w:lang w:eastAsia="pt-BR"/>
            </w:rPr>
            <w:delText>“</w:delText>
          </w:r>
          <w:r w:rsidDel="00AD7EB7">
            <w:rPr>
              <w:lang w:eastAsia="pt-BR"/>
            </w:rPr>
            <w:delText>Commit History</w:delText>
          </w:r>
          <w:r w:rsidRPr="006E6751" w:rsidDel="00AD7EB7">
            <w:rPr>
              <w:lang w:eastAsia="pt-BR"/>
            </w:rPr>
            <w:delText>”</w:delText>
          </w:r>
          <w:r w:rsidDel="00AD7EB7">
            <w:rPr>
              <w:lang w:eastAsia="pt-BR"/>
            </w:rPr>
            <w:delText xml:space="preserve"> operation depending on </w:delText>
          </w:r>
          <w:r w:rsidRPr="00EB1882" w:rsidDel="00AD7EB7">
            <w:rPr>
              <w:lang w:eastAsia="pt-BR"/>
            </w:rPr>
            <w:delText>number of</w:delText>
          </w:r>
          <w:r w:rsidDel="00AD7EB7">
            <w:rPr>
              <w:lang w:eastAsia="pt-BR"/>
            </w:rPr>
            <w:delText xml:space="preserve"> executed</w:delText>
          </w:r>
          <w:r w:rsidRPr="00EB1882" w:rsidDel="00AD7EB7">
            <w:rPr>
              <w:lang w:eastAsia="pt-BR"/>
            </w:rPr>
            <w:delText xml:space="preserve"> </w:delText>
          </w:r>
          <w:r w:rsidDel="00AD7EB7">
            <w:rPr>
              <w:lang w:eastAsia="pt-BR"/>
            </w:rPr>
            <w:delText xml:space="preserve">collapse </w:delText>
          </w:r>
          <w:r w:rsidRPr="00EB1882" w:rsidDel="00AD7EB7">
            <w:rPr>
              <w:lang w:eastAsia="pt-BR"/>
            </w:rPr>
            <w:delText xml:space="preserve">stages </w:delText>
          </w:r>
        </w:del>
      </w:moveTo>
    </w:p>
    <w:p w14:paraId="671966C4" w14:textId="77777777" w:rsidR="00AD7EB7" w:rsidDel="00AD7EB7" w:rsidRDefault="00AD7EB7" w:rsidP="00AD7EB7">
      <w:pPr>
        <w:rPr>
          <w:del w:id="2190" w:author="Cristiano Cesario" w:date="2016-12-12T21:38:00Z"/>
          <w:moveTo w:id="2191" w:author="Cristiano Cesario" w:date="2016-12-12T21:38:00Z"/>
          <w:lang w:eastAsia="pt-BR"/>
        </w:rPr>
      </w:pPr>
      <w:moveTo w:id="2192" w:author="Cristiano Cesario" w:date="2016-12-12T21:38:00Z">
        <w:del w:id="2193" w:author="Cristiano Cesario" w:date="2016-12-12T21:38:00Z">
          <w:r w:rsidDel="00AD7EB7">
            <w:rPr>
              <w:lang w:eastAsia="pt-BR"/>
            </w:rPr>
            <w:delText>(PDF image)</w:delText>
          </w:r>
        </w:del>
      </w:moveTo>
    </w:p>
    <w:p w14:paraId="5488489D" w14:textId="77777777" w:rsidR="00AD7EB7" w:rsidRDefault="00AD7EB7" w:rsidP="00AD7EB7">
      <w:pPr>
        <w:pStyle w:val="Legenda"/>
        <w:rPr>
          <w:ins w:id="2194" w:author="Cristiano Cesario" w:date="2016-12-12T21:38:00Z"/>
          <w:lang w:eastAsia="pt-BR"/>
        </w:rPr>
        <w:pPrChange w:id="2195" w:author="Cristiano Cesario" w:date="2016-12-12T21:39:00Z">
          <w:pPr/>
        </w:pPrChange>
      </w:pPr>
      <w:bookmarkStart w:id="2196" w:name="_Ref469342208"/>
      <w:ins w:id="2197" w:author="Cristiano Cesario" w:date="2016-12-12T21:39:00Z">
        <w:r>
          <w:t xml:space="preserve">Figure </w:t>
        </w:r>
        <w:r>
          <w:fldChar w:fldCharType="begin"/>
        </w:r>
        <w:r>
          <w:instrText xml:space="preserve"> SEQ Figure \* ARABIC </w:instrText>
        </w:r>
      </w:ins>
      <w:r>
        <w:fldChar w:fldCharType="separate"/>
      </w:r>
      <w:ins w:id="2198" w:author="Cristiano Cesario" w:date="2016-12-12T21:39:00Z">
        <w:r>
          <w:rPr>
            <w:noProof/>
          </w:rPr>
          <w:t>20</w:t>
        </w:r>
        <w:r>
          <w:fldChar w:fldCharType="end"/>
        </w:r>
        <w:bookmarkEnd w:id="2196"/>
        <w:r>
          <w:t xml:space="preserve">. </w:t>
        </w:r>
        <w:r w:rsidRPr="00AD7EB7">
          <w:rPr>
            <w:b w:val="0"/>
            <w:lang w:eastAsia="pt-BR"/>
            <w:rPrChange w:id="2199" w:author="Cristiano Cesario" w:date="2016-12-12T21:39:00Z">
              <w:rPr>
                <w:lang w:eastAsia="pt-BR"/>
              </w:rPr>
            </w:rPrChange>
          </w:rPr>
          <w:t xml:space="preserve">Memory usage </w:t>
        </w:r>
      </w:ins>
      <w:ins w:id="2200" w:author="Cristiano Cesario" w:date="2016-12-12T21:40:00Z">
        <w:r w:rsidR="0063565C">
          <w:rPr>
            <w:b w:val="0"/>
            <w:lang w:eastAsia="pt-BR"/>
          </w:rPr>
          <w:t>of</w:t>
        </w:r>
      </w:ins>
      <w:ins w:id="2201" w:author="Cristiano Cesario" w:date="2016-12-12T21:39:00Z">
        <w:r w:rsidRPr="00AD7EB7">
          <w:rPr>
            <w:b w:val="0"/>
            <w:lang w:eastAsia="pt-BR"/>
            <w:rPrChange w:id="2202" w:author="Cristiano Cesario" w:date="2016-12-12T21:39:00Z">
              <w:rPr>
                <w:lang w:eastAsia="pt-BR"/>
              </w:rPr>
            </w:rPrChange>
          </w:rPr>
          <w:t xml:space="preserve"> “Commit History” operation depending on</w:t>
        </w:r>
        <w:r w:rsidR="0063565C">
          <w:rPr>
            <w:b w:val="0"/>
            <w:lang w:eastAsia="pt-BR"/>
          </w:rPr>
          <w:t xml:space="preserve"> the</w:t>
        </w:r>
        <w:r w:rsidRPr="00AD7EB7">
          <w:rPr>
            <w:b w:val="0"/>
            <w:lang w:eastAsia="pt-BR"/>
            <w:rPrChange w:id="2203" w:author="Cristiano Cesario" w:date="2016-12-12T21:39:00Z">
              <w:rPr>
                <w:lang w:eastAsia="pt-BR"/>
              </w:rPr>
            </w:rPrChange>
          </w:rPr>
          <w:t xml:space="preserve"> number of executed collapse stages</w:t>
        </w:r>
      </w:ins>
    </w:p>
    <w:p w14:paraId="0B569FF5" w14:textId="77777777" w:rsidR="00AD7EB7" w:rsidDel="00AD7EB7" w:rsidRDefault="00AD7EB7" w:rsidP="00AD7EB7">
      <w:pPr>
        <w:rPr>
          <w:del w:id="2204" w:author="Cristiano Cesario" w:date="2016-12-12T21:39:00Z"/>
          <w:moveTo w:id="2205" w:author="Cristiano Cesario" w:date="2016-12-12T21:38:00Z"/>
          <w:lang w:eastAsia="pt-BR"/>
        </w:rPr>
      </w:pPr>
      <w:moveTo w:id="2206" w:author="Cristiano Cesario" w:date="2016-12-12T21:38:00Z">
        <w:del w:id="2207" w:author="Cristiano Cesario" w:date="2016-12-12T21:39:00Z">
          <w:r w:rsidRPr="00425002" w:rsidDel="00AD7EB7">
            <w:rPr>
              <w:b/>
              <w:lang w:eastAsia="pt-BR"/>
            </w:rPr>
            <w:delText>Figure B2</w:delText>
          </w:r>
          <w:r w:rsidDel="00AD7EB7">
            <w:rPr>
              <w:lang w:eastAsia="pt-BR"/>
            </w:rPr>
            <w:delText xml:space="preserve">. Memory usage of </w:delText>
          </w:r>
          <w:r w:rsidRPr="006E6751" w:rsidDel="00AD7EB7">
            <w:rPr>
              <w:lang w:eastAsia="pt-BR"/>
            </w:rPr>
            <w:delText>“</w:delText>
          </w:r>
          <w:r w:rsidDel="00AD7EB7">
            <w:rPr>
              <w:lang w:eastAsia="pt-BR"/>
            </w:rPr>
            <w:delText>Commit History</w:delText>
          </w:r>
          <w:r w:rsidRPr="006E6751" w:rsidDel="00AD7EB7">
            <w:rPr>
              <w:lang w:eastAsia="pt-BR"/>
            </w:rPr>
            <w:delText>”</w:delText>
          </w:r>
          <w:r w:rsidDel="00AD7EB7">
            <w:rPr>
              <w:lang w:eastAsia="pt-BR"/>
            </w:rPr>
            <w:delText xml:space="preserve"> operation depending on </w:delText>
          </w:r>
          <w:r w:rsidRPr="00EB1882" w:rsidDel="00AD7EB7">
            <w:rPr>
              <w:lang w:eastAsia="pt-BR"/>
            </w:rPr>
            <w:delText>number of</w:delText>
          </w:r>
          <w:r w:rsidDel="00AD7EB7">
            <w:rPr>
              <w:lang w:eastAsia="pt-BR"/>
            </w:rPr>
            <w:delText xml:space="preserve"> executed</w:delText>
          </w:r>
          <w:r w:rsidRPr="00EB1882" w:rsidDel="00AD7EB7">
            <w:rPr>
              <w:lang w:eastAsia="pt-BR"/>
            </w:rPr>
            <w:delText xml:space="preserve"> </w:delText>
          </w:r>
          <w:r w:rsidDel="00AD7EB7">
            <w:rPr>
              <w:lang w:eastAsia="pt-BR"/>
            </w:rPr>
            <w:delText xml:space="preserve">collapse </w:delText>
          </w:r>
          <w:r w:rsidRPr="00EB1882" w:rsidDel="00AD7EB7">
            <w:rPr>
              <w:lang w:eastAsia="pt-BR"/>
            </w:rPr>
            <w:delText>stages</w:delText>
          </w:r>
        </w:del>
      </w:moveTo>
    </w:p>
    <w:moveToRangeEnd w:id="2169"/>
    <w:p w14:paraId="15432338" w14:textId="77777777" w:rsidR="00BA57D3" w:rsidRDefault="004E37AC">
      <w:pPr>
        <w:rPr>
          <w:lang w:eastAsia="pt-BR"/>
        </w:rPr>
      </w:pPr>
      <w:ins w:id="2208" w:author="Ruben" w:date="2016-12-12T13:47:00Z">
        <w:r>
          <w:rPr>
            <w:lang w:eastAsia="pt-BR"/>
          </w:rPr>
          <w:t>Git was t</w:t>
        </w:r>
        <w:r w:rsidRPr="004E37AC">
          <w:rPr>
            <w:lang w:eastAsia="pt-BR"/>
          </w:rPr>
          <w:t>he only repository that was not represented visually</w:t>
        </w:r>
      </w:ins>
      <w:ins w:id="2209" w:author="Ruben" w:date="2016-12-12T13:48:00Z">
        <w:r>
          <w:rPr>
            <w:lang w:eastAsia="pt-BR"/>
          </w:rPr>
          <w:t>.</w:t>
        </w:r>
      </w:ins>
      <w:ins w:id="2210" w:author="Ruben" w:date="2016-12-12T13:49:00Z">
        <w:r>
          <w:rPr>
            <w:lang w:eastAsia="pt-BR"/>
          </w:rPr>
          <w:t xml:space="preserve"> </w:t>
        </w:r>
      </w:ins>
      <w:ins w:id="2211" w:author="Ruben" w:date="2016-12-12T13:54:00Z">
        <w:r w:rsidR="002D3C58">
          <w:rPr>
            <w:lang w:eastAsia="pt-BR"/>
          </w:rPr>
          <w:t>H</w:t>
        </w:r>
        <w:r w:rsidR="002D3C58" w:rsidRPr="002D3C58">
          <w:rPr>
            <w:lang w:eastAsia="pt-BR"/>
          </w:rPr>
          <w:t>ighe</w:t>
        </w:r>
      </w:ins>
      <w:ins w:id="2212" w:author="Cristiano Cesario" w:date="2016-12-12T21:39:00Z">
        <w:r w:rsidR="0063565C">
          <w:rPr>
            <w:lang w:eastAsia="pt-BR"/>
          </w:rPr>
          <w:t>r</w:t>
        </w:r>
      </w:ins>
      <w:ins w:id="2213" w:author="Ruben" w:date="2016-12-12T13:54:00Z">
        <w:del w:id="2214" w:author="Cristiano Cesario" w:date="2016-12-12T21:39:00Z">
          <w:r w:rsidR="002D3C58" w:rsidRPr="002D3C58" w:rsidDel="0063565C">
            <w:rPr>
              <w:lang w:eastAsia="pt-BR"/>
            </w:rPr>
            <w:delText>st</w:delText>
          </w:r>
        </w:del>
        <w:r w:rsidR="002D3C58" w:rsidRPr="002D3C58">
          <w:rPr>
            <w:lang w:eastAsia="pt-BR"/>
          </w:rPr>
          <w:t xml:space="preserve"> number of nodes</w:t>
        </w:r>
      </w:ins>
      <w:ins w:id="2215" w:author="Ruben" w:date="2016-12-12T13:58:00Z">
        <w:r w:rsidR="002D3C58">
          <w:rPr>
            <w:lang w:eastAsia="pt-BR"/>
          </w:rPr>
          <w:t>,</w:t>
        </w:r>
      </w:ins>
      <w:ins w:id="2216" w:author="Ruben" w:date="2016-12-12T13:56:00Z">
        <w:r w:rsidR="002D3C58">
          <w:rPr>
            <w:lang w:eastAsia="pt-BR"/>
          </w:rPr>
          <w:t xml:space="preserve"> one of the two </w:t>
        </w:r>
      </w:ins>
      <w:ins w:id="2217" w:author="Ruben" w:date="2016-12-12T13:54:00Z">
        <w:r w:rsidR="002D3C58">
          <w:rPr>
            <w:lang w:eastAsia="pt-BR"/>
          </w:rPr>
          <w:t>low</w:t>
        </w:r>
      </w:ins>
      <w:ins w:id="2218" w:author="Ruben" w:date="2016-12-12T13:55:00Z">
        <w:r w:rsidR="002D3C58">
          <w:rPr>
            <w:lang w:eastAsia="pt-BR"/>
          </w:rPr>
          <w:t>est</w:t>
        </w:r>
      </w:ins>
      <w:ins w:id="2219" w:author="Ruben" w:date="2016-12-12T13:54:00Z">
        <w:r w:rsidR="002D3C58">
          <w:rPr>
            <w:lang w:eastAsia="pt-BR"/>
          </w:rPr>
          <w:t xml:space="preserve"> </w:t>
        </w:r>
      </w:ins>
      <w:ins w:id="2220" w:author="Cristiano Cesario" w:date="2016-12-12T21:40:00Z">
        <w:r w:rsidR="0063565C">
          <w:rPr>
            <w:lang w:eastAsia="pt-BR"/>
          </w:rPr>
          <w:t xml:space="preserve">nodes </w:t>
        </w:r>
      </w:ins>
      <w:ins w:id="2221" w:author="Ruben" w:date="2016-12-12T13:54:00Z">
        <w:r w:rsidR="002D3C58">
          <w:rPr>
            <w:lang w:eastAsia="pt-BR"/>
          </w:rPr>
          <w:t>r</w:t>
        </w:r>
      </w:ins>
      <w:ins w:id="2222" w:author="Ruben" w:date="2016-12-12T13:53:00Z">
        <w:r w:rsidR="002D3C58" w:rsidRPr="002D3C58">
          <w:rPr>
            <w:lang w:eastAsia="pt-BR"/>
          </w:rPr>
          <w:t>eduction rate</w:t>
        </w:r>
      </w:ins>
      <w:ins w:id="2223" w:author="Ruben" w:date="2016-12-12T13:56:00Z">
        <w:r w:rsidR="002D3C58">
          <w:rPr>
            <w:lang w:eastAsia="pt-BR"/>
          </w:rPr>
          <w:t>s</w:t>
        </w:r>
      </w:ins>
      <w:ins w:id="2224" w:author="Ruben" w:date="2016-12-12T13:48:00Z">
        <w:r>
          <w:rPr>
            <w:lang w:eastAsia="pt-BR"/>
          </w:rPr>
          <w:t xml:space="preserve"> </w:t>
        </w:r>
      </w:ins>
      <w:ins w:id="2225" w:author="Ruben" w:date="2016-12-12T13:58:00Z">
        <w:r w:rsidR="002D3C58">
          <w:rPr>
            <w:lang w:eastAsia="pt-BR"/>
          </w:rPr>
          <w:t xml:space="preserve">and </w:t>
        </w:r>
      </w:ins>
      <w:ins w:id="2226" w:author="Ruben" w:date="2016-12-12T14:00:00Z">
        <w:r w:rsidR="002D3C58">
          <w:rPr>
            <w:lang w:eastAsia="pt-BR"/>
          </w:rPr>
          <w:t>possibly its i</w:t>
        </w:r>
      </w:ins>
      <w:ins w:id="2227" w:author="Ruben" w:date="2016-12-12T13:59:00Z">
        <w:r w:rsidR="002D3C58" w:rsidRPr="002D3C58">
          <w:rPr>
            <w:lang w:eastAsia="pt-BR"/>
          </w:rPr>
          <w:t>ntrinsic</w:t>
        </w:r>
      </w:ins>
      <w:ins w:id="2228" w:author="Ruben" w:date="2016-12-12T14:00:00Z">
        <w:r w:rsidR="002D3C58">
          <w:rPr>
            <w:lang w:eastAsia="pt-BR"/>
          </w:rPr>
          <w:t xml:space="preserve"> complexity</w:t>
        </w:r>
      </w:ins>
      <w:ins w:id="2229" w:author="Ruben" w:date="2016-12-12T13:58:00Z">
        <w:r w:rsidR="002D3C58">
          <w:rPr>
            <w:lang w:eastAsia="pt-BR"/>
          </w:rPr>
          <w:t xml:space="preserve"> </w:t>
        </w:r>
      </w:ins>
      <w:ins w:id="2230" w:author="Ruben" w:date="2016-12-12T13:49:00Z">
        <w:r>
          <w:rPr>
            <w:lang w:eastAsia="pt-BR"/>
          </w:rPr>
          <w:t xml:space="preserve">are </w:t>
        </w:r>
      </w:ins>
      <w:ins w:id="2231" w:author="Ruben" w:date="2016-12-12T13:56:00Z">
        <w:r w:rsidR="002D3C58">
          <w:rPr>
            <w:lang w:eastAsia="pt-BR"/>
          </w:rPr>
          <w:t>causes</w:t>
        </w:r>
      </w:ins>
      <w:ins w:id="2232" w:author="Ruben" w:date="2016-12-12T13:49:00Z">
        <w:r w:rsidRPr="004E37AC">
          <w:rPr>
            <w:lang w:eastAsia="pt-BR"/>
          </w:rPr>
          <w:t xml:space="preserve"> contributing to this</w:t>
        </w:r>
        <w:r>
          <w:rPr>
            <w:lang w:eastAsia="pt-BR"/>
          </w:rPr>
          <w:t xml:space="preserve"> fact.</w:t>
        </w:r>
      </w:ins>
    </w:p>
    <w:p w14:paraId="4BAACB13" w14:textId="77777777" w:rsidR="00967F72" w:rsidRPr="006E6751" w:rsidRDefault="00967F72" w:rsidP="006E6751">
      <w:pPr>
        <w:pStyle w:val="Ttulo2"/>
        <w:rPr>
          <w:lang w:eastAsia="pt-BR"/>
        </w:rPr>
      </w:pPr>
      <w:r w:rsidRPr="006E6751">
        <w:rPr>
          <w:lang w:eastAsia="pt-BR"/>
        </w:rPr>
        <w:t>Threats to Validity</w:t>
      </w:r>
    </w:p>
    <w:p w14:paraId="723D666D" w14:textId="77777777" w:rsidR="00967F72" w:rsidRPr="006E6751" w:rsidRDefault="00967F72" w:rsidP="006E6751">
      <w:pPr>
        <w:rPr>
          <w:lang w:eastAsia="pt-BR"/>
        </w:rPr>
      </w:pPr>
      <w:r w:rsidRPr="006E6751">
        <w:rPr>
          <w:lang w:eastAsia="pt-BR"/>
        </w:rPr>
        <w:t xml:space="preserve">While we have taken care to minimize threats to the validity of the experiment, some factors can influence the results. The usage of a </w:t>
      </w:r>
      <w:r w:rsidRPr="00BD1781">
        <w:rPr>
          <w:bCs/>
          <w:i/>
        </w:rPr>
        <w:t>post-hoc</w:t>
      </w:r>
      <w:r w:rsidRPr="006E6751">
        <w:rPr>
          <w:lang w:eastAsia="pt-BR"/>
        </w:rPr>
        <w:t xml:space="preserve"> analysis to evaluate a real project may not reflect the exact sequence of events that occurred, although the outcome did not change. For example, when we say that </w:t>
      </w:r>
      <w:proofErr w:type="spellStart"/>
      <w:r w:rsidRPr="00BD1781">
        <w:rPr>
          <w:bCs/>
          <w:i/>
        </w:rPr>
        <w:lastRenderedPageBreak/>
        <w:t>aakosh</w:t>
      </w:r>
      <w:proofErr w:type="spellEnd"/>
      <w:r w:rsidRPr="006E6751">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generalization standpoint. Furthermore, we used an open source project to perform the </w:t>
      </w:r>
      <w:r w:rsidRPr="00BD1781">
        <w:rPr>
          <w:bCs/>
          <w:i/>
        </w:rPr>
        <w:t>post-hoc</w:t>
      </w:r>
      <w:r w:rsidRPr="006E6751">
        <w:rPr>
          <w:lang w:eastAsia="pt-BR"/>
        </w:rPr>
        <w:t xml:space="preserve"> analysis, but the </w:t>
      </w:r>
      <w:r w:rsidRPr="00BD1781">
        <w:rPr>
          <w:bCs/>
          <w:i/>
        </w:rPr>
        <w:t>modus operandi</w:t>
      </w:r>
      <w:r w:rsidRPr="006E6751">
        <w:rPr>
          <w:lang w:eastAsia="pt-BR"/>
        </w:rPr>
        <w:t xml:space="preserve"> of peers may be different in academic or industrial contexts. </w:t>
      </w:r>
    </w:p>
    <w:p w14:paraId="388F4B39" w14:textId="77777777" w:rsidR="00967F72" w:rsidRPr="006E6751" w:rsidRDefault="00967F72" w:rsidP="006E6751">
      <w:pPr>
        <w:rPr>
          <w:lang w:eastAsia="pt-BR"/>
        </w:rPr>
      </w:pPr>
      <w:r w:rsidRPr="006E6751">
        <w:rPr>
          <w:lang w:eastAsia="pt-BR"/>
        </w:rPr>
        <w:t>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6C45ABA3" w14:textId="77777777" w:rsidR="00967F72" w:rsidRPr="006E6751" w:rsidRDefault="00967F72" w:rsidP="006E6751">
      <w:pPr>
        <w:rPr>
          <w:lang w:eastAsia="pt-BR"/>
        </w:rPr>
      </w:pPr>
      <w:r w:rsidRPr="006E6751">
        <w:rPr>
          <w:lang w:eastAsia="pt-BR"/>
        </w:rPr>
        <w:t xml:space="preserve">Finally, there is a risk regarding the instrumentation used to measure the response times during the performance evaluation. As we used a database stored over the Internet, connectivity issues and network instability may have affected the response times. </w:t>
      </w:r>
    </w:p>
    <w:p w14:paraId="47D67590" w14:textId="77777777" w:rsidR="00967F72" w:rsidRPr="006E6751" w:rsidRDefault="00967F72" w:rsidP="006E6751">
      <w:pPr>
        <w:pStyle w:val="Ttulo1"/>
        <w:rPr>
          <w:lang w:eastAsia="pt-BR"/>
        </w:rPr>
      </w:pPr>
      <w:bookmarkStart w:id="2233" w:name="_Ref447919115"/>
      <w:r w:rsidRPr="006E6751">
        <w:rPr>
          <w:lang w:eastAsia="pt-BR"/>
        </w:rPr>
        <w:t>RELATED WORK</w:t>
      </w:r>
      <w:bookmarkEnd w:id="2233"/>
    </w:p>
    <w:p w14:paraId="0968FE24" w14:textId="77777777" w:rsidR="00967F72" w:rsidRPr="006E6751" w:rsidRDefault="00967F72" w:rsidP="006E6751">
      <w:pPr>
        <w:rPr>
          <w:lang w:eastAsia="pt-BR"/>
        </w:rPr>
      </w:pPr>
      <w:r w:rsidRPr="006E6751">
        <w:rPr>
          <w:lang w:eastAsia="pt-BR"/>
        </w:rPr>
        <w:t xml:space="preserve">According to Diehl </w:t>
      </w:r>
      <w:r w:rsidR="00E02D98" w:rsidRPr="006E6751">
        <w:rPr>
          <w:lang w:eastAsia="pt-BR"/>
        </w:rPr>
        <w:fldChar w:fldCharType="begin"/>
      </w:r>
      <w:r w:rsidRPr="006E6751">
        <w:rPr>
          <w:lang w:eastAsia="pt-BR"/>
        </w:rPr>
        <w: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00E02D98" w:rsidRPr="006E6751">
        <w:rPr>
          <w:lang w:eastAsia="pt-BR"/>
        </w:rPr>
        <w:fldChar w:fldCharType="separate"/>
      </w:r>
      <w:r w:rsidRPr="006E6751">
        <w:t>[24]</w:t>
      </w:r>
      <w:r w:rsidR="00E02D98" w:rsidRPr="006E6751">
        <w:rPr>
          <w:lang w:eastAsia="pt-BR"/>
        </w:rPr>
        <w:fldChar w:fldCharType="end"/>
      </w:r>
      <w:r w:rsidRPr="006E6751">
        <w:rPr>
          <w:lang w:eastAsia="pt-BR"/>
        </w:rPr>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6E6751">
        <w:rPr>
          <w:lang w:eastAsia="pt-BR"/>
        </w:rPr>
        <w:t>Steinmacher</w:t>
      </w:r>
      <w:proofErr w:type="spellEnd"/>
      <w:r w:rsidRPr="006E6751">
        <w:rPr>
          <w:lang w:eastAsia="pt-BR"/>
        </w:rPr>
        <w:t xml:space="preserve"> et al. </w:t>
      </w:r>
      <w:r w:rsidR="00E02D98" w:rsidRPr="006E6751">
        <w:rPr>
          <w:lang w:eastAsia="pt-BR"/>
        </w:rPr>
        <w:fldChar w:fldCharType="begin"/>
      </w:r>
      <w:r w:rsidRPr="006E6751">
        <w:rPr>
          <w:lang w:eastAsia="pt-BR"/>
        </w:rPr>
        <w:instrText xml:space="preserve"> ADDIN ZOTERO_ITEM CSL_CITATION {"citationID":"1dqi88d306","properties":{"formattedCitation":"[25]","plainCitation":"[25]"},"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00E02D98" w:rsidRPr="006E6751">
        <w:rPr>
          <w:lang w:eastAsia="pt-BR"/>
        </w:rPr>
        <w:fldChar w:fldCharType="separate"/>
      </w:r>
      <w:r w:rsidRPr="006E6751">
        <w:t>[25]</w:t>
      </w:r>
      <w:r w:rsidR="00E02D98" w:rsidRPr="006E6751">
        <w:rPr>
          <w:lang w:eastAsia="pt-BR"/>
        </w:rPr>
        <w:fldChar w:fldCharType="end"/>
      </w:r>
      <w:r w:rsidRPr="006E6751">
        <w:rPr>
          <w:lang w:eastAsia="pt-BR"/>
        </w:rPr>
        <w:t xml:space="preserve"> presents a systematic review of awareness studies, which we used to perform a forward and backward snowballing. The approaches obtained after the snowballing were divided into four groups. The first group </w:t>
      </w:r>
      <w:ins w:id="2234" w:author="Cristiano Cesario" w:date="2016-09-29T08:23:00Z">
        <w:r w:rsidR="001A37EC">
          <w:rPr>
            <w:lang w:eastAsia="pt-BR"/>
          </w:rPr>
          <w:t>(“</w:t>
        </w:r>
        <w:r w:rsidR="001A37EC">
          <w:rPr>
            <w:i/>
            <w:lang w:eastAsia="pt-BR"/>
          </w:rPr>
          <w:t>Commit n</w:t>
        </w:r>
        <w:r w:rsidR="00E02D98" w:rsidRPr="00E02D98">
          <w:rPr>
            <w:i/>
            <w:lang w:eastAsia="pt-BR"/>
            <w:rPrChange w:id="2235" w:author="Cristiano Cesario" w:date="2016-09-29T08:23:00Z">
              <w:rPr>
                <w:rFonts w:eastAsia="Times New Roman" w:cs="Times New Roman"/>
                <w:b/>
                <w:color w:val="0563C1" w:themeColor="hyperlink"/>
                <w:kern w:val="28"/>
                <w:sz w:val="24"/>
                <w:szCs w:val="20"/>
                <w:u w:val="single"/>
                <w:lang w:eastAsia="pt-BR"/>
              </w:rPr>
            </w:rPrChange>
          </w:rPr>
          <w:t>otification</w:t>
        </w:r>
        <w:r w:rsidR="001A37EC">
          <w:rPr>
            <w:lang w:eastAsia="pt-BR"/>
          </w:rPr>
          <w:t xml:space="preserve">”) </w:t>
        </w:r>
      </w:ins>
      <w:r w:rsidRPr="006E6751">
        <w:rPr>
          <w:lang w:eastAsia="pt-BR"/>
        </w:rPr>
        <w:t xml:space="preserve">includes approaches that notify commit activities. The second group </w:t>
      </w:r>
      <w:ins w:id="2236" w:author="Cristiano Cesario" w:date="2016-09-29T08:23:00Z">
        <w:r w:rsidR="001A37EC">
          <w:rPr>
            <w:lang w:eastAsia="pt-BR"/>
          </w:rPr>
          <w:t>(“</w:t>
        </w:r>
        <w:r w:rsidR="00E02D98" w:rsidRPr="00E02D98">
          <w:rPr>
            <w:i/>
            <w:lang w:eastAsia="pt-BR"/>
            <w:rPrChange w:id="2237" w:author="Cristiano Cesario" w:date="2016-09-29T08:23:00Z">
              <w:rPr>
                <w:rFonts w:eastAsia="Times New Roman" w:cs="Times New Roman"/>
                <w:b/>
                <w:color w:val="0563C1" w:themeColor="hyperlink"/>
                <w:kern w:val="28"/>
                <w:sz w:val="24"/>
                <w:szCs w:val="20"/>
                <w:u w:val="single"/>
                <w:lang w:eastAsia="pt-BR"/>
              </w:rPr>
            </w:rPrChange>
          </w:rPr>
          <w:t>Awareness of concurrent changes</w:t>
        </w:r>
        <w:r w:rsidR="001A37EC">
          <w:rPr>
            <w:lang w:eastAsia="pt-BR"/>
          </w:rPr>
          <w:t xml:space="preserve">”) </w:t>
        </w:r>
      </w:ins>
      <w:r w:rsidRPr="006E6751">
        <w:rPr>
          <w:lang w:eastAsia="pt-BR"/>
        </w:rPr>
        <w:t>comprises approaches that not only give the developer awareness of concurrent changes, but also inform them about conflicts. The third group</w:t>
      </w:r>
      <w:ins w:id="2238" w:author="Cristiano Cesario" w:date="2016-09-29T08:24:00Z">
        <w:r w:rsidR="001A37EC">
          <w:rPr>
            <w:lang w:eastAsia="pt-BR"/>
          </w:rPr>
          <w:t xml:space="preserve"> (“</w:t>
        </w:r>
        <w:r w:rsidR="00E02D98" w:rsidRPr="00E02D98">
          <w:rPr>
            <w:i/>
            <w:lang w:eastAsia="pt-BR"/>
            <w:rPrChange w:id="2239" w:author="Cristiano Cesario" w:date="2016-09-29T08:24:00Z">
              <w:rPr>
                <w:rFonts w:eastAsia="Times New Roman" w:cs="Times New Roman"/>
                <w:b/>
                <w:color w:val="0563C1" w:themeColor="hyperlink"/>
                <w:kern w:val="28"/>
                <w:sz w:val="24"/>
                <w:szCs w:val="20"/>
                <w:u w:val="single"/>
                <w:lang w:eastAsia="pt-BR"/>
              </w:rPr>
            </w:rPrChange>
          </w:rPr>
          <w:t>Repository visualization</w:t>
        </w:r>
        <w:r w:rsidR="001A37EC">
          <w:rPr>
            <w:lang w:eastAsia="pt-BR"/>
          </w:rPr>
          <w:t>”)</w:t>
        </w:r>
      </w:ins>
      <w:r w:rsidRPr="006E6751">
        <w:rPr>
          <w:lang w:eastAsia="pt-BR"/>
        </w:rPr>
        <w:t xml:space="preserve"> </w:t>
      </w:r>
      <w:r w:rsidRPr="006E6751">
        <w:rPr>
          <w:lang w:eastAsia="pt-BR"/>
        </w:rPr>
        <w:lastRenderedPageBreak/>
        <w:t xml:space="preserve">includes approaches that visualize repository information. Finally, the fourth group </w:t>
      </w:r>
      <w:ins w:id="2240" w:author="Cristiano Cesario" w:date="2016-09-29T08:24:00Z">
        <w:r w:rsidR="001A37EC">
          <w:rPr>
            <w:lang w:eastAsia="pt-BR"/>
          </w:rPr>
          <w:t>(“</w:t>
        </w:r>
        <w:r w:rsidR="00E02D98" w:rsidRPr="00E02D98">
          <w:rPr>
            <w:i/>
            <w:lang w:eastAsia="pt-BR"/>
            <w:rPrChange w:id="2241" w:author="Cristiano Cesario" w:date="2016-09-29T08:24:00Z">
              <w:rPr>
                <w:rFonts w:eastAsia="Times New Roman" w:cs="Times New Roman"/>
                <w:b/>
                <w:color w:val="0563C1" w:themeColor="hyperlink"/>
                <w:kern w:val="28"/>
                <w:sz w:val="24"/>
                <w:szCs w:val="20"/>
                <w:u w:val="single"/>
                <w:lang w:eastAsia="pt-BR"/>
              </w:rPr>
            </w:rPrChange>
          </w:rPr>
          <w:t>DVCS clients</w:t>
        </w:r>
        <w:r w:rsidR="001A37EC">
          <w:rPr>
            <w:lang w:eastAsia="pt-BR"/>
          </w:rPr>
          <w:t xml:space="preserve">”) </w:t>
        </w:r>
      </w:ins>
      <w:r w:rsidRPr="006E6751">
        <w:rPr>
          <w:lang w:eastAsia="pt-BR"/>
        </w:rPr>
        <w:t>contains commercial and open source DVCS clients.</w:t>
      </w:r>
    </w:p>
    <w:p w14:paraId="1BEA62FA" w14:textId="77777777" w:rsidR="00967F72" w:rsidRPr="006E6751" w:rsidRDefault="00967F72" w:rsidP="006E6751">
      <w:pPr>
        <w:rPr>
          <w:lang w:eastAsia="pt-BR"/>
        </w:rPr>
      </w:pPr>
      <w:r w:rsidRPr="006E6751">
        <w:rPr>
          <w:lang w:eastAsia="pt-BR"/>
        </w:rPr>
        <w:t xml:space="preserve">The first group contains tools such as SVN </w:t>
      </w:r>
      <w:proofErr w:type="spellStart"/>
      <w:r w:rsidRPr="006E6751">
        <w:rPr>
          <w:lang w:eastAsia="pt-BR"/>
        </w:rPr>
        <w:t>Notifier</w:t>
      </w:r>
      <w:proofErr w:type="spellEnd"/>
      <w:r w:rsidRPr="006E6751">
        <w:rPr>
          <w:vertAlign w:val="superscript"/>
          <w:lang w:eastAsia="pt-BR"/>
        </w:rPr>
        <w:footnoteReference w:id="7"/>
      </w:r>
      <w:r w:rsidRPr="006E6751">
        <w:rPr>
          <w:lang w:eastAsia="pt-BR"/>
        </w:rPr>
        <w:t xml:space="preserve">, SCM </w:t>
      </w:r>
      <w:proofErr w:type="spellStart"/>
      <w:r w:rsidRPr="006E6751">
        <w:rPr>
          <w:lang w:eastAsia="pt-BR"/>
        </w:rPr>
        <w:t>Notifier</w:t>
      </w:r>
      <w:proofErr w:type="spellEnd"/>
      <w:r w:rsidRPr="006E6751">
        <w:rPr>
          <w:vertAlign w:val="superscript"/>
          <w:lang w:eastAsia="pt-BR"/>
        </w:rPr>
        <w:footnoteReference w:id="8"/>
      </w:r>
      <w:r w:rsidRPr="006E6751">
        <w:rPr>
          <w:lang w:eastAsia="pt-BR"/>
        </w:rPr>
        <w:t>, Commit Monitor</w:t>
      </w:r>
      <w:r w:rsidRPr="006E6751">
        <w:rPr>
          <w:vertAlign w:val="superscript"/>
          <w:lang w:eastAsia="pt-BR"/>
        </w:rPr>
        <w:footnoteReference w:id="9"/>
      </w:r>
      <w:r w:rsidRPr="006E6751">
        <w:rPr>
          <w:lang w:eastAsia="pt-BR"/>
        </w:rPr>
        <w:t>, SVN Radar</w:t>
      </w:r>
      <w:r w:rsidRPr="006E6751">
        <w:rPr>
          <w:vertAlign w:val="superscript"/>
          <w:lang w:eastAsia="pt-BR"/>
        </w:rPr>
        <w:footnoteReference w:id="10"/>
      </w:r>
      <w:r w:rsidRPr="006E6751">
        <w:rPr>
          <w:lang w:eastAsia="pt-BR"/>
        </w:rPr>
        <w:t>, Hg Commit Monitor</w:t>
      </w:r>
      <w:r w:rsidRPr="006E6751">
        <w:rPr>
          <w:vertAlign w:val="superscript"/>
          <w:lang w:eastAsia="pt-BR"/>
        </w:rPr>
        <w:footnoteReference w:id="11"/>
      </w:r>
      <w:r w:rsidRPr="006E6751">
        <w:rPr>
          <w:lang w:eastAsia="pt-BR"/>
        </w:rPr>
        <w:t xml:space="preserve"> and Elvin </w:t>
      </w:r>
      <w:r w:rsidR="00E02D98" w:rsidRPr="006E6751">
        <w:rPr>
          <w:lang w:eastAsia="pt-BR"/>
        </w:rPr>
        <w:fldChar w:fldCharType="begin"/>
      </w:r>
      <w:r w:rsidRPr="006E6751">
        <w:rPr>
          <w:lang w:eastAsia="pt-BR"/>
        </w:rPr>
        <w:instrText xml:space="preserve"> ADDIN ZOTERO_ITEM CSL_CITATION {"citationID":"16et9oq1ua","properties":{"formattedCitation":"[26]","plainCitation":"[26]"},"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00E02D98" w:rsidRPr="006E6751">
        <w:rPr>
          <w:lang w:eastAsia="pt-BR"/>
        </w:rPr>
        <w:fldChar w:fldCharType="separate"/>
      </w:r>
      <w:r w:rsidRPr="006E6751">
        <w:t>[26]</w:t>
      </w:r>
      <w:r w:rsidR="00E02D98" w:rsidRPr="006E6751">
        <w:rPr>
          <w:lang w:eastAsia="pt-BR"/>
        </w:rPr>
        <w:fldChar w:fldCharType="end"/>
      </w:r>
      <w:r w:rsidRPr="006E6751">
        <w:rPr>
          <w:lang w:eastAsia="pt-BR"/>
        </w:rP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rsidR="00985CF7">
        <w:fldChar w:fldCharType="begin"/>
      </w:r>
      <w:r w:rsidR="00985CF7">
        <w:instrText xml:space="preserve"> REF _Ref448231558 \r \h  \* MERGEFORMAT </w:instrText>
      </w:r>
      <w:r w:rsidR="00985CF7">
        <w:fldChar w:fldCharType="separate"/>
      </w:r>
      <w:r w:rsidR="00885AFE">
        <w:rPr>
          <w:lang w:eastAsia="pt-BR"/>
        </w:rPr>
        <w:t>3.2</w:t>
      </w:r>
      <w:r w:rsidR="00985CF7">
        <w:fldChar w:fldCharType="end"/>
      </w:r>
      <w:r w:rsidRPr="006E6751">
        <w:rPr>
          <w:lang w:eastAsia="pt-BR"/>
        </w:rPr>
        <w:t>.</w:t>
      </w:r>
    </w:p>
    <w:p w14:paraId="09E3D7A2" w14:textId="77777777" w:rsidR="00967F72" w:rsidRPr="006E6751" w:rsidRDefault="00967F72" w:rsidP="006E6751">
      <w:pPr>
        <w:rPr>
          <w:lang w:eastAsia="pt-BR"/>
        </w:rPr>
      </w:pPr>
      <w:r w:rsidRPr="006E6751">
        <w:rPr>
          <w:lang w:eastAsia="pt-BR"/>
        </w:rPr>
        <w:t xml:space="preserve">The second group comprises approaches that give the developer awareness of concurrent changes, sometimes informing them if conflicts are likely to occur. This group includes tools such as </w:t>
      </w:r>
      <w:proofErr w:type="spellStart"/>
      <w:r w:rsidRPr="006E6751">
        <w:rPr>
          <w:lang w:eastAsia="pt-BR"/>
        </w:rPr>
        <w:t>Palantir</w:t>
      </w:r>
      <w:proofErr w:type="spellEnd"/>
      <w:r w:rsidRPr="006E6751">
        <w:rPr>
          <w:lang w:eastAsia="pt-BR"/>
        </w:rPr>
        <w:t xml:space="preserve">, </w:t>
      </w:r>
      <w:r w:rsidR="00E02D98" w:rsidRPr="006E6751">
        <w:rPr>
          <w:lang w:eastAsia="pt-BR"/>
        </w:rPr>
        <w:fldChar w:fldCharType="begin"/>
      </w:r>
      <w:r w:rsidRPr="006E6751">
        <w:rPr>
          <w:lang w:eastAsia="pt-BR"/>
        </w:rPr>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00E02D98" w:rsidRPr="006E6751">
        <w:rPr>
          <w:lang w:eastAsia="pt-BR"/>
        </w:rPr>
        <w:fldChar w:fldCharType="separate"/>
      </w:r>
      <w:r w:rsidRPr="006E6751">
        <w:t>[16]</w:t>
      </w:r>
      <w:r w:rsidR="00E02D98" w:rsidRPr="006E6751">
        <w:rPr>
          <w:lang w:eastAsia="pt-BR"/>
        </w:rPr>
        <w:fldChar w:fldCharType="end"/>
      </w:r>
      <w:r w:rsidRPr="006E6751">
        <w:rPr>
          <w:lang w:eastAsia="pt-BR"/>
        </w:rPr>
        <w:t xml:space="preserve">, </w:t>
      </w:r>
      <w:proofErr w:type="spellStart"/>
      <w:r w:rsidRPr="006E6751">
        <w:rPr>
          <w:lang w:eastAsia="pt-BR"/>
        </w:rPr>
        <w:t>CollabVS</w:t>
      </w:r>
      <w:proofErr w:type="spellEnd"/>
      <w:r w:rsidR="00E02D98" w:rsidRPr="006E6751">
        <w:rPr>
          <w:lang w:eastAsia="pt-BR"/>
        </w:rPr>
        <w:fldChar w:fldCharType="begin"/>
      </w:r>
      <w:r w:rsidRPr="006E6751">
        <w:rPr>
          <w:lang w:eastAsia="pt-BR"/>
        </w:rPr>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E02D98" w:rsidRPr="006E6751">
        <w:rPr>
          <w:lang w:eastAsia="pt-BR"/>
        </w:rPr>
        <w:fldChar w:fldCharType="separate"/>
      </w:r>
      <w:r w:rsidRPr="006E6751">
        <w:t>[18]</w:t>
      </w:r>
      <w:r w:rsidR="00E02D98" w:rsidRPr="006E6751">
        <w:rPr>
          <w:lang w:eastAsia="pt-BR"/>
        </w:rPr>
        <w:fldChar w:fldCharType="end"/>
      </w:r>
      <w:r w:rsidRPr="006E6751">
        <w:rPr>
          <w:lang w:eastAsia="pt-BR"/>
        </w:rPr>
        <w:t xml:space="preserve">, Crystal </w:t>
      </w:r>
      <w:r w:rsidR="00E02D98" w:rsidRPr="006E6751">
        <w:rPr>
          <w:lang w:eastAsia="pt-BR"/>
        </w:rPr>
        <w:fldChar w:fldCharType="begin"/>
      </w:r>
      <w:r w:rsidRPr="006E6751">
        <w:rPr>
          <w:lang w:eastAsia="pt-BR"/>
        </w:rPr>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E02D98" w:rsidRPr="006E6751">
        <w:rPr>
          <w:lang w:eastAsia="pt-BR"/>
        </w:rPr>
        <w:fldChar w:fldCharType="separate"/>
      </w:r>
      <w:r w:rsidRPr="006E6751">
        <w:t>[14]</w:t>
      </w:r>
      <w:r w:rsidR="00E02D98" w:rsidRPr="006E6751">
        <w:rPr>
          <w:lang w:eastAsia="pt-BR"/>
        </w:rPr>
        <w:fldChar w:fldCharType="end"/>
      </w:r>
      <w:r w:rsidRPr="006E6751">
        <w:rPr>
          <w:lang w:eastAsia="pt-BR"/>
        </w:rPr>
        <w:t xml:space="preserve">, Lighthouse </w:t>
      </w:r>
      <w:r w:rsidR="00E02D98" w:rsidRPr="006E6751">
        <w:rPr>
          <w:lang w:eastAsia="pt-BR"/>
        </w:rPr>
        <w:fldChar w:fldCharType="begin"/>
      </w:r>
      <w:r w:rsidRPr="006E6751">
        <w:rPr>
          <w:lang w:eastAsia="pt-BR"/>
        </w:rPr>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00E02D98" w:rsidRPr="006E6751">
        <w:rPr>
          <w:lang w:eastAsia="pt-BR"/>
        </w:rPr>
        <w:fldChar w:fldCharType="separate"/>
      </w:r>
      <w:r w:rsidRPr="006E6751">
        <w:t>[13]</w:t>
      </w:r>
      <w:r w:rsidR="00E02D98" w:rsidRPr="006E6751">
        <w:rPr>
          <w:lang w:eastAsia="pt-BR"/>
        </w:rPr>
        <w:fldChar w:fldCharType="end"/>
      </w:r>
      <w:r w:rsidRPr="006E6751">
        <w:rPr>
          <w:lang w:eastAsia="pt-BR"/>
        </w:rPr>
        <w:t xml:space="preserve">, </w:t>
      </w:r>
      <w:proofErr w:type="spellStart"/>
      <w:r w:rsidRPr="006E6751">
        <w:rPr>
          <w:lang w:eastAsia="pt-BR"/>
        </w:rPr>
        <w:t>FASTDash</w:t>
      </w:r>
      <w:proofErr w:type="spellEnd"/>
      <w:r w:rsidR="00E02D98" w:rsidRPr="006E6751">
        <w:rPr>
          <w:lang w:eastAsia="pt-BR"/>
        </w:rPr>
        <w:fldChar w:fldCharType="begin"/>
      </w:r>
      <w:r w:rsidRPr="006E6751">
        <w:rPr>
          <w:lang w:eastAsia="pt-BR"/>
        </w:rPr>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E02D98" w:rsidRPr="006E6751">
        <w:rPr>
          <w:lang w:eastAsia="pt-BR"/>
        </w:rPr>
        <w:fldChar w:fldCharType="separate"/>
      </w:r>
      <w:r w:rsidRPr="006E6751">
        <w:t>[17]</w:t>
      </w:r>
      <w:r w:rsidR="00E02D98" w:rsidRPr="006E6751">
        <w:rPr>
          <w:lang w:eastAsia="pt-BR"/>
        </w:rPr>
        <w:fldChar w:fldCharType="end"/>
      </w:r>
      <w:r w:rsidRPr="006E6751">
        <w:rPr>
          <w:lang w:eastAsia="pt-BR"/>
        </w:rPr>
        <w:t xml:space="preserve">, and </w:t>
      </w:r>
      <w:proofErr w:type="spellStart"/>
      <w:r w:rsidRPr="006E6751">
        <w:rPr>
          <w:lang w:eastAsia="pt-BR"/>
        </w:rPr>
        <w:t>WeCode</w:t>
      </w:r>
      <w:proofErr w:type="spellEnd"/>
      <w:r w:rsidR="00E02D98" w:rsidRPr="006E6751">
        <w:rPr>
          <w:lang w:eastAsia="pt-BR"/>
        </w:rPr>
        <w:fldChar w:fldCharType="begin"/>
      </w:r>
      <w:r w:rsidRPr="006E6751">
        <w:rPr>
          <w:lang w:eastAsia="pt-BR"/>
        </w:rPr>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E02D98" w:rsidRPr="006E6751">
        <w:rPr>
          <w:lang w:eastAsia="pt-BR"/>
        </w:rPr>
        <w:fldChar w:fldCharType="separate"/>
      </w:r>
      <w:r w:rsidRPr="006E6751">
        <w:t>[20]</w:t>
      </w:r>
      <w:r w:rsidR="00E02D98" w:rsidRPr="006E6751">
        <w:rPr>
          <w:lang w:eastAsia="pt-BR"/>
        </w:rPr>
        <w:fldChar w:fldCharType="end"/>
      </w:r>
      <w:r w:rsidRPr="006E6751">
        <w:rPr>
          <w:lang w:eastAsia="pt-BR"/>
        </w:rPr>
        <w:t xml:space="preserve">. Among these, only Crystal and </w:t>
      </w:r>
      <w:proofErr w:type="spellStart"/>
      <w:r w:rsidRPr="006E6751">
        <w:rPr>
          <w:lang w:eastAsia="pt-BR"/>
        </w:rPr>
        <w:t>FASTDash</w:t>
      </w:r>
      <w:proofErr w:type="spellEnd"/>
      <w:r w:rsidRPr="006E6751">
        <w:rPr>
          <w:lang w:eastAsia="pt-BR"/>
        </w:rPr>
        <w:t xml:space="preserve"> work with DVCSs. Crystal detects physical, syntactic, and semantic conflicts in Mercurial and Git repositories (provided that the user informs the compiling and testing commands), but does not precisely deal with repositories that pull updates from more than one peer. </w:t>
      </w:r>
      <w:proofErr w:type="spellStart"/>
      <w:r w:rsidRPr="006E6751">
        <w:rPr>
          <w:lang w:eastAsia="pt-BR"/>
        </w:rPr>
        <w:t>FASTDash</w:t>
      </w:r>
      <w:proofErr w:type="spellEnd"/>
      <w:r w:rsidRPr="006E6751">
        <w:rPr>
          <w:lang w:eastAsia="pt-BR"/>
        </w:rPr>
        <w:t xml:space="preserve">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14:paraId="04D407EB" w14:textId="77777777" w:rsidR="00967F72" w:rsidRPr="006E6751" w:rsidRDefault="00967F72" w:rsidP="006E6751">
      <w:pPr>
        <w:rPr>
          <w:lang w:eastAsia="pt-BR"/>
        </w:rPr>
      </w:pPr>
      <w:r w:rsidRPr="006E6751">
        <w:rPr>
          <w:lang w:eastAsia="pt-BR"/>
        </w:rPr>
        <w:t xml:space="preserve">The third group includes approaches that visualize repository information. Each approach has a different visualization focus, such as program structures </w:t>
      </w:r>
      <w:r w:rsidR="00E02D98" w:rsidRPr="006E6751">
        <w:rPr>
          <w:lang w:eastAsia="pt-BR"/>
        </w:rPr>
        <w:fldChar w:fldCharType="begin"/>
      </w:r>
      <w:r w:rsidRPr="006E6751">
        <w:rPr>
          <w:lang w:eastAsia="pt-BR"/>
        </w:rPr>
        <w:instrText xml:space="preserve"> ADDIN ZOTERO_ITEM CSL_CITATION {"citationID":"1ceprk8u9n","properties":{"formattedCitation":"[27]","plainCitation":"[27]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00E02D98" w:rsidRPr="006E6751">
        <w:rPr>
          <w:lang w:eastAsia="pt-BR"/>
        </w:rPr>
        <w:fldChar w:fldCharType="separate"/>
      </w:r>
      <w:r w:rsidRPr="006E6751">
        <w:t>[27]</w:t>
      </w:r>
      <w:r w:rsidR="00E02D98" w:rsidRPr="006E6751">
        <w:rPr>
          <w:lang w:eastAsia="pt-BR"/>
        </w:rPr>
        <w:fldChar w:fldCharType="end"/>
      </w:r>
      <w:r w:rsidRPr="006E6751">
        <w:rPr>
          <w:lang w:eastAsia="pt-BR"/>
        </w:rPr>
        <w:t xml:space="preserve">, classes </w:t>
      </w:r>
      <w:r w:rsidR="00E02D98" w:rsidRPr="006E6751">
        <w:rPr>
          <w:lang w:eastAsia="pt-BR"/>
        </w:rPr>
        <w:fldChar w:fldCharType="begin"/>
      </w:r>
      <w:r w:rsidRPr="006E6751">
        <w:rPr>
          <w:lang w:eastAsia="pt-BR"/>
        </w:rPr>
        <w:instrText xml:space="preserve"> ADDIN ZOTERO_ITEM CSL_CITATION {"citationID":"nll3q2k2p","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00E02D98" w:rsidRPr="006E6751">
        <w:rPr>
          <w:lang w:eastAsia="pt-BR"/>
        </w:rPr>
        <w:fldChar w:fldCharType="separate"/>
      </w:r>
      <w:r w:rsidRPr="006E6751">
        <w:t>[28]</w:t>
      </w:r>
      <w:r w:rsidR="00E02D98" w:rsidRPr="006E6751">
        <w:rPr>
          <w:lang w:eastAsia="pt-BR"/>
        </w:rPr>
        <w:fldChar w:fldCharType="end"/>
      </w:r>
      <w:r w:rsidRPr="006E6751">
        <w:rPr>
          <w:lang w:eastAsia="pt-BR"/>
        </w:rPr>
        <w:t xml:space="preserve">, lines </w:t>
      </w:r>
      <w:r w:rsidR="00E02D98" w:rsidRPr="006E6751">
        <w:rPr>
          <w:lang w:eastAsia="pt-BR"/>
        </w:rPr>
        <w:fldChar w:fldCharType="begin"/>
      </w:r>
      <w:r w:rsidRPr="006E67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00E02D98" w:rsidRPr="006E6751">
        <w:rPr>
          <w:lang w:eastAsia="pt-BR"/>
        </w:rPr>
        <w:fldChar w:fldCharType="separate"/>
      </w:r>
      <w:r w:rsidRPr="006E6751">
        <w:t>[29]</w:t>
      </w:r>
      <w:r w:rsidR="00E02D98" w:rsidRPr="006E6751">
        <w:rPr>
          <w:lang w:eastAsia="pt-BR"/>
        </w:rPr>
        <w:fldChar w:fldCharType="end"/>
      </w:r>
      <w:r w:rsidRPr="006E6751">
        <w:rPr>
          <w:lang w:eastAsia="pt-BR"/>
        </w:rPr>
        <w:t xml:space="preserve">, authors </w:t>
      </w:r>
      <w:r w:rsidR="00E02D98" w:rsidRPr="006E6751">
        <w:rPr>
          <w:lang w:eastAsia="pt-BR"/>
        </w:rPr>
        <w:fldChar w:fldCharType="begin"/>
      </w:r>
      <w:r w:rsidRPr="006E6751">
        <w:rPr>
          <w:lang w:eastAsia="pt-BR"/>
        </w:rPr>
        <w:instrText xml:space="preserve"> ADDIN ZOTERO_ITEM CSL_CITATION {"citationID":"12gro0ajs8","properties":{"formattedCitation":"[30]","plainCitation":"[30]"},"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00E02D98" w:rsidRPr="006E6751">
        <w:rPr>
          <w:lang w:eastAsia="pt-BR"/>
        </w:rPr>
        <w:fldChar w:fldCharType="separate"/>
      </w:r>
      <w:r w:rsidRPr="006E6751">
        <w:t>[30]</w:t>
      </w:r>
      <w:r w:rsidR="00E02D98" w:rsidRPr="006E6751">
        <w:rPr>
          <w:lang w:eastAsia="pt-BR"/>
        </w:rPr>
        <w:fldChar w:fldCharType="end"/>
      </w:r>
      <w:r w:rsidRPr="006E6751">
        <w:rPr>
          <w:lang w:eastAsia="pt-BR"/>
        </w:rPr>
        <w:t xml:space="preserve">, and branch history </w:t>
      </w:r>
      <w:r w:rsidR="00E02D98" w:rsidRPr="006E6751">
        <w:rPr>
          <w:lang w:eastAsia="pt-BR"/>
        </w:rPr>
        <w:lastRenderedPageBreak/>
        <w:fldChar w:fldCharType="begin"/>
      </w:r>
      <w:r w:rsidRPr="006E6751">
        <w:rPr>
          <w:lang w:eastAsia="pt-BR"/>
        </w:rPr>
        <w:instrText xml:space="preserve"> ADDIN ZOTERO_ITEM CSL_CITATION {"citationID":"g09cpc53h","properties":{"formattedCitation":"[31]","plainCitation":"[31]"},"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00E02D98" w:rsidRPr="006E6751">
        <w:rPr>
          <w:lang w:eastAsia="pt-BR"/>
        </w:rPr>
        <w:fldChar w:fldCharType="separate"/>
      </w:r>
      <w:r w:rsidRPr="006E6751">
        <w:t>[31]</w:t>
      </w:r>
      <w:r w:rsidR="00E02D98" w:rsidRPr="006E6751">
        <w:rPr>
          <w:lang w:eastAsia="pt-BR"/>
        </w:rPr>
        <w:fldChar w:fldCharType="end"/>
      </w:r>
      <w:r w:rsidRPr="006E6751">
        <w:rPr>
          <w:vertAlign w:val="superscript"/>
          <w:lang w:eastAsia="pt-BR"/>
        </w:rPr>
        <w:footnoteReference w:id="12"/>
      </w:r>
      <w:r w:rsidRPr="006E6751">
        <w:rPr>
          <w:vertAlign w:val="superscript"/>
          <w:lang w:eastAsia="pt-BR"/>
        </w:rPr>
        <w:t xml:space="preserve">, </w:t>
      </w:r>
      <w:r w:rsidRPr="006E6751">
        <w:rPr>
          <w:vertAlign w:val="superscript"/>
          <w:lang w:eastAsia="pt-BR"/>
        </w:rPr>
        <w:footnoteReference w:id="13"/>
      </w:r>
      <w:r w:rsidRPr="006E6751">
        <w:rPr>
          <w:lang w:eastAsia="pt-BR"/>
        </w:rPr>
        <w:t>. The latter have the same focus of DyeVC’s Commit History visualization, but dealing only with the local repository, not showing, for example, where a given commit can be found in related repositories.</w:t>
      </w:r>
    </w:p>
    <w:p w14:paraId="55408056" w14:textId="77777777" w:rsidR="00967F72" w:rsidRDefault="00967F72" w:rsidP="006E6751">
      <w:pPr>
        <w:rPr>
          <w:ins w:id="2242" w:author="Cristiano Cesario" w:date="2016-09-29T08:13:00Z"/>
          <w:lang w:eastAsia="pt-BR"/>
        </w:rPr>
      </w:pPr>
      <w:r w:rsidRPr="006E6751">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proofErr w:type="spellStart"/>
      <w:r w:rsidRPr="00BD1781">
        <w:rPr>
          <w:bCs/>
          <w:i/>
        </w:rPr>
        <w:t>gitk</w:t>
      </w:r>
      <w:proofErr w:type="spellEnd"/>
      <w:r w:rsidRPr="006E6751">
        <w:rPr>
          <w:vertAlign w:val="superscript"/>
          <w:lang w:eastAsia="pt-BR"/>
        </w:rPr>
        <w:footnoteReference w:id="14"/>
      </w:r>
      <w:r w:rsidRPr="006E6751">
        <w:rPr>
          <w:b/>
          <w:bCs/>
        </w:rPr>
        <w:t>,</w:t>
      </w:r>
      <w:proofErr w:type="spellStart"/>
      <w:r w:rsidRPr="00BD1781">
        <w:rPr>
          <w:bCs/>
          <w:i/>
        </w:rPr>
        <w:t>TortoiseGit</w:t>
      </w:r>
      <w:proofErr w:type="spellEnd"/>
      <w:r w:rsidRPr="006E6751">
        <w:rPr>
          <w:vertAlign w:val="superscript"/>
          <w:lang w:eastAsia="pt-BR"/>
        </w:rPr>
        <w:footnoteReference w:id="15"/>
      </w:r>
      <w:r w:rsidRPr="006E6751">
        <w:rPr>
          <w:lang w:eastAsia="pt-BR"/>
        </w:rPr>
        <w:t xml:space="preserve">, </w:t>
      </w:r>
      <w:proofErr w:type="spellStart"/>
      <w:r w:rsidRPr="00BD1781">
        <w:rPr>
          <w:bCs/>
          <w:i/>
        </w:rPr>
        <w:t>EGit</w:t>
      </w:r>
      <w:proofErr w:type="spellEnd"/>
      <w:r w:rsidRPr="00BD1781">
        <w:rPr>
          <w:bCs/>
          <w:i/>
        </w:rPr>
        <w:t xml:space="preserve"> for Eclipse</w:t>
      </w:r>
      <w:r w:rsidRPr="006E6751">
        <w:rPr>
          <w:vertAlign w:val="superscript"/>
          <w:lang w:eastAsia="pt-BR"/>
        </w:rPr>
        <w:footnoteReference w:id="16"/>
      </w:r>
      <w:r w:rsidRPr="006E6751">
        <w:rPr>
          <w:b/>
          <w:bCs/>
        </w:rPr>
        <w:t>,</w:t>
      </w:r>
      <w:r w:rsidRPr="006E6751">
        <w:rPr>
          <w:lang w:eastAsia="pt-BR"/>
        </w:rPr>
        <w:t xml:space="preserve"> and </w:t>
      </w:r>
      <w:proofErr w:type="spellStart"/>
      <w:r w:rsidRPr="00BD1781">
        <w:rPr>
          <w:bCs/>
          <w:i/>
        </w:rPr>
        <w:t>SourceTree</w:t>
      </w:r>
      <w:proofErr w:type="spellEnd"/>
      <w:r w:rsidRPr="006E6751">
        <w:rPr>
          <w:vertAlign w:val="superscript"/>
          <w:lang w:eastAsia="pt-BR"/>
        </w:rPr>
        <w:footnoteReference w:id="17"/>
      </w:r>
      <w:r w:rsidRPr="006E6751">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14:paraId="26884566" w14:textId="77777777" w:rsidR="003F7D1B" w:rsidRDefault="00E02D98" w:rsidP="003F7D1B">
      <w:pPr>
        <w:rPr>
          <w:ins w:id="2243" w:author="Cristiano Cesario" w:date="2016-09-29T08:13:00Z"/>
        </w:rPr>
        <w:pPrChange w:id="2244" w:author="Cristiano Cesario" w:date="2016-09-29T08:20:00Z">
          <w:pPr>
            <w:pStyle w:val="Listasemnumerao"/>
          </w:pPr>
        </w:pPrChange>
      </w:pPr>
      <w:ins w:id="2245" w:author="Cristiano Cesario" w:date="2016-09-29T08:13:00Z">
        <w:r>
          <w:fldChar w:fldCharType="begin"/>
        </w:r>
        <w:r w:rsidR="00F131DB">
          <w:instrText xml:space="preserve"> REF _Ref417400454 \h </w:instrText>
        </w:r>
      </w:ins>
      <w:ins w:id="2246" w:author="Cristiano Cesario" w:date="2016-09-29T08:13:00Z">
        <w:r>
          <w:fldChar w:fldCharType="separate"/>
        </w:r>
      </w:ins>
      <w:ins w:id="2247" w:author="Cristiano Cesario" w:date="2016-12-10T08:37:00Z">
        <w:r w:rsidR="00885AFE">
          <w:rPr>
            <w:b/>
            <w:noProof/>
          </w:rPr>
          <w:t>6</w:t>
        </w:r>
      </w:ins>
      <w:ins w:id="2248" w:author="Cristiano Cesario" w:date="2016-09-29T08:13:00Z">
        <w:r>
          <w:fldChar w:fldCharType="end"/>
        </w:r>
        <w:r w:rsidR="00F131DB">
          <w:t xml:space="preserve"> compares DyeVC with each </w:t>
        </w:r>
      </w:ins>
      <w:ins w:id="2249" w:author="Cristiano Cesario" w:date="2016-09-29T08:25:00Z">
        <w:r w:rsidR="001A37EC">
          <w:t>group</w:t>
        </w:r>
      </w:ins>
      <w:ins w:id="2250" w:author="Cristiano Cesario" w:date="2016-09-29T08:13:00Z">
        <w:r w:rsidR="00F131DB">
          <w:t xml:space="preserve"> used to classify related work presented in </w:t>
        </w:r>
      </w:ins>
      <w:ins w:id="2251" w:author="Cristiano Cesario" w:date="2016-09-29T08:14:00Z">
        <w:r w:rsidR="00F131DB">
          <w:t>this section</w:t>
        </w:r>
      </w:ins>
      <w:ins w:id="2252" w:author="Cristiano Cesario" w:date="2016-09-29T08:26:00Z">
        <w:r w:rsidR="001A37EC">
          <w:t xml:space="preserve">, according to the following </w:t>
        </w:r>
        <w:proofErr w:type="spellStart"/>
        <w:r w:rsidR="001A37EC">
          <w:t>features:</w:t>
        </w:r>
      </w:ins>
      <w:ins w:id="2253" w:author="Cristiano Cesario" w:date="2016-09-29T08:13:00Z">
        <w:r w:rsidR="001A37EC" w:rsidRPr="00E65DA2">
          <w:rPr>
            <w:b/>
          </w:rPr>
          <w:t>n</w:t>
        </w:r>
        <w:r w:rsidR="00F131DB" w:rsidRPr="00E65DA2">
          <w:rPr>
            <w:b/>
          </w:rPr>
          <w:t>otifications</w:t>
        </w:r>
        <w:proofErr w:type="spellEnd"/>
        <w:r w:rsidR="00F131DB" w:rsidRPr="00E65DA2">
          <w:t xml:space="preserve"> (What does the approach notify?</w:t>
        </w:r>
      </w:ins>
      <w:ins w:id="2254" w:author="Cristiano Cesario" w:date="2016-09-29T08:18:00Z">
        <w:r w:rsidR="00F131DB">
          <w:t>)</w:t>
        </w:r>
      </w:ins>
      <w:ins w:id="2255" w:author="Cristiano Cesario" w:date="2016-09-29T08:26:00Z">
        <w:r w:rsidR="001A37EC">
          <w:t>;</w:t>
        </w:r>
      </w:ins>
      <w:ins w:id="2256" w:author="Cristiano Cesario" w:date="2016-09-29T08:13:00Z">
        <w:r w:rsidR="00F131DB" w:rsidRPr="00E65DA2">
          <w:rPr>
            <w:b/>
          </w:rPr>
          <w:t>CVCS</w:t>
        </w:r>
      </w:ins>
      <w:ins w:id="2257" w:author="Cristiano Cesario" w:date="2016-09-29T08:18:00Z">
        <w:r w:rsidR="00F131DB">
          <w:t>(</w:t>
        </w:r>
      </w:ins>
      <w:ins w:id="2258" w:author="Cristiano Cesario" w:date="2016-09-29T08:13:00Z">
        <w:r w:rsidR="00F131DB" w:rsidRPr="00E65DA2">
          <w:t>Does the approach support CVCS?</w:t>
        </w:r>
      </w:ins>
      <w:ins w:id="2259" w:author="Cristiano Cesario" w:date="2016-09-29T08:18:00Z">
        <w:r w:rsidR="001A37EC">
          <w:t>);</w:t>
        </w:r>
      </w:ins>
      <w:ins w:id="2260" w:author="Cristiano Cesario" w:date="2016-09-29T08:13:00Z">
        <w:r w:rsidR="00F131DB" w:rsidRPr="00E65DA2">
          <w:rPr>
            <w:b/>
          </w:rPr>
          <w:t>DVCS</w:t>
        </w:r>
      </w:ins>
      <w:ins w:id="2261" w:author="Cristiano Cesario" w:date="2016-09-29T08:18:00Z">
        <w:r w:rsidR="00F131DB">
          <w:t>(</w:t>
        </w:r>
      </w:ins>
      <w:ins w:id="2262" w:author="Cristiano Cesario" w:date="2016-09-29T08:13:00Z">
        <w:r w:rsidR="00F131DB" w:rsidRPr="00E65DA2">
          <w:t>Does the approach support DVCS?</w:t>
        </w:r>
      </w:ins>
      <w:ins w:id="2263" w:author="Cristiano Cesario" w:date="2016-09-29T08:18:00Z">
        <w:r w:rsidR="00F131DB">
          <w:t>)</w:t>
        </w:r>
      </w:ins>
      <w:ins w:id="2264" w:author="Cristiano Cesario" w:date="2016-09-29T08:26:00Z">
        <w:r w:rsidR="001A37EC">
          <w:t>;</w:t>
        </w:r>
      </w:ins>
      <w:ins w:id="2265" w:author="Cristiano Cesario" w:date="2016-09-29T08:13:00Z">
        <w:r w:rsidR="001A37EC" w:rsidRPr="00E65DA2">
          <w:rPr>
            <w:b/>
          </w:rPr>
          <w:t>r</w:t>
        </w:r>
        <w:r w:rsidR="00F131DB" w:rsidRPr="00E65DA2">
          <w:rPr>
            <w:b/>
          </w:rPr>
          <w:t>elated repositories</w:t>
        </w:r>
      </w:ins>
      <w:ins w:id="2266" w:author="Cristiano Cesario" w:date="2016-09-29T08:18:00Z">
        <w:r w:rsidR="00F131DB">
          <w:t>(</w:t>
        </w:r>
      </w:ins>
      <w:ins w:id="2267" w:author="Cristiano Cesario" w:date="2016-09-29T08:13:00Z">
        <w:r w:rsidR="00F131DB" w:rsidRPr="00E65DA2">
          <w:t>Does the approach identifies related repositories?</w:t>
        </w:r>
      </w:ins>
      <w:ins w:id="2268" w:author="Cristiano Cesario" w:date="2016-09-29T08:18:00Z">
        <w:r w:rsidR="00F131DB">
          <w:t>)</w:t>
        </w:r>
      </w:ins>
      <w:ins w:id="2269" w:author="Cristiano Cesario" w:date="2016-09-29T08:27:00Z">
        <w:r w:rsidR="001A37EC">
          <w:t>;</w:t>
        </w:r>
      </w:ins>
      <w:ins w:id="2270" w:author="Cristiano Cesario" w:date="2016-09-29T08:13:00Z">
        <w:r w:rsidR="001A37EC" w:rsidRPr="00E65DA2">
          <w:rPr>
            <w:b/>
          </w:rPr>
          <w:t>l</w:t>
        </w:r>
        <w:r w:rsidR="00F131DB" w:rsidRPr="00E65DA2">
          <w:rPr>
            <w:b/>
          </w:rPr>
          <w:t>evels of detail</w:t>
        </w:r>
      </w:ins>
      <w:ins w:id="2271" w:author="Cristiano Cesario" w:date="2016-09-29T08:18:00Z">
        <w:r w:rsidR="00F131DB">
          <w:t>(</w:t>
        </w:r>
      </w:ins>
      <w:ins w:id="2272" w:author="Cristiano Cesario" w:date="2016-09-29T08:13:00Z">
        <w:r w:rsidR="00F131DB" w:rsidRPr="00E65DA2">
          <w:t>Does the approach present information in different levels of detail?</w:t>
        </w:r>
      </w:ins>
      <w:ins w:id="2273" w:author="Cristiano Cesario" w:date="2016-09-29T08:18:00Z">
        <w:r w:rsidR="00F131DB">
          <w:t>)</w:t>
        </w:r>
      </w:ins>
      <w:ins w:id="2274" w:author="Cristiano Cesario" w:date="2016-09-29T08:27:00Z">
        <w:r w:rsidR="001A37EC">
          <w:t>;</w:t>
        </w:r>
      </w:ins>
      <w:ins w:id="2275" w:author="Cristiano Cesario" w:date="2016-09-29T08:13:00Z">
        <w:r w:rsidR="001A37EC" w:rsidRPr="00E65DA2">
          <w:rPr>
            <w:b/>
          </w:rPr>
          <w:t>m</w:t>
        </w:r>
        <w:r w:rsidR="00F131DB" w:rsidRPr="00E65DA2">
          <w:rPr>
            <w:b/>
          </w:rPr>
          <w:t>ultiple peers</w:t>
        </w:r>
      </w:ins>
      <w:ins w:id="2276" w:author="Cristiano Cesario" w:date="2016-09-29T08:18:00Z">
        <w:r w:rsidR="00F131DB">
          <w:t>(</w:t>
        </w:r>
      </w:ins>
      <w:ins w:id="2277" w:author="Cristiano Cesario" w:date="2016-09-29T08:13:00Z">
        <w:r w:rsidR="00F131DB" w:rsidRPr="00E65DA2">
          <w:t>Does the approach support repositories with multiple peers, i.e., multiple pull / push destinations?</w:t>
        </w:r>
      </w:ins>
      <w:ins w:id="2278" w:author="Cristiano Cesario" w:date="2016-09-29T08:18:00Z">
        <w:r w:rsidR="00F131DB">
          <w:t>)</w:t>
        </w:r>
      </w:ins>
      <w:ins w:id="2279" w:author="Cristiano Cesario" w:date="2016-09-29T08:27:00Z">
        <w:r w:rsidR="001A37EC">
          <w:t>;</w:t>
        </w:r>
      </w:ins>
      <w:ins w:id="2280" w:author="Cristiano Cesario" w:date="2016-09-29T08:13:00Z">
        <w:r w:rsidR="001A37EC" w:rsidRPr="00E65DA2">
          <w:rPr>
            <w:b/>
          </w:rPr>
          <w:t>c</w:t>
        </w:r>
        <w:r w:rsidR="00F131DB" w:rsidRPr="00E65DA2">
          <w:rPr>
            <w:b/>
          </w:rPr>
          <w:t>ommits in peer nodes</w:t>
        </w:r>
      </w:ins>
      <w:ins w:id="2281" w:author="Cristiano Cesario" w:date="2016-09-29T08:19:00Z">
        <w:r w:rsidR="00F131DB">
          <w:t>(</w:t>
        </w:r>
      </w:ins>
      <w:ins w:id="2282" w:author="Cristiano Cesario" w:date="2016-09-29T08:13:00Z">
        <w:r w:rsidR="00F131DB" w:rsidRPr="00E65DA2">
          <w:t>Does the approach detects commits in peer nodes</w:t>
        </w:r>
      </w:ins>
      <w:ins w:id="2283" w:author="Cristiano Cesario" w:date="2016-09-29T08:19:00Z">
        <w:r w:rsidR="00F131DB">
          <w:t xml:space="preserve">, i.e., </w:t>
        </w:r>
      </w:ins>
      <w:ins w:id="2284" w:author="Cristiano Cesario" w:date="2016-09-29T08:13:00Z">
        <w:r w:rsidR="00F131DB" w:rsidRPr="00E65DA2">
          <w:t>nodes that have a direct communication path among each other?</w:t>
        </w:r>
      </w:ins>
      <w:ins w:id="2285" w:author="Cristiano Cesario" w:date="2016-09-29T08:19:00Z">
        <w:r w:rsidR="001A37EC">
          <w:t xml:space="preserve">); </w:t>
        </w:r>
      </w:ins>
      <w:ins w:id="2286" w:author="Cristiano Cesario" w:date="2016-09-29T08:13:00Z">
        <w:r w:rsidR="001A37EC" w:rsidRPr="00E65DA2">
          <w:rPr>
            <w:b/>
          </w:rPr>
          <w:t>c</w:t>
        </w:r>
        <w:r w:rsidR="00F131DB" w:rsidRPr="00E65DA2">
          <w:rPr>
            <w:b/>
          </w:rPr>
          <w:t>ommits in non-peer nodes</w:t>
        </w:r>
        <w:r w:rsidR="00F131DB" w:rsidRPr="00E65DA2">
          <w:t xml:space="preserve"> Does the approach detects commits in non-peer nodes, i.e., </w:t>
        </w:r>
        <w:r w:rsidR="00F131DB" w:rsidRPr="00676819">
          <w:t>nodes that do not have a direct communication path among each other?</w:t>
        </w:r>
      </w:ins>
      <w:ins w:id="2287" w:author="Cristiano Cesario" w:date="2016-09-29T08:19:00Z">
        <w:r w:rsidR="00F131DB">
          <w:t>)</w:t>
        </w:r>
      </w:ins>
      <w:ins w:id="2288" w:author="Cristiano Cesario" w:date="2016-09-29T08:27:00Z">
        <w:r w:rsidR="001A37EC">
          <w:t>;</w:t>
        </w:r>
      </w:ins>
      <w:ins w:id="2289" w:author="Cristiano Cesario" w:date="2016-09-29T08:13:00Z">
        <w:r w:rsidR="001A37EC" w:rsidRPr="00E65DA2">
          <w:rPr>
            <w:b/>
          </w:rPr>
          <w:t>m</w:t>
        </w:r>
        <w:r w:rsidR="00F131DB" w:rsidRPr="00E65DA2">
          <w:rPr>
            <w:b/>
          </w:rPr>
          <w:t>ultiple branches</w:t>
        </w:r>
      </w:ins>
      <w:ins w:id="2290" w:author="Cristiano Cesario" w:date="2016-09-29T08:19:00Z">
        <w:r w:rsidR="00F131DB">
          <w:t>(</w:t>
        </w:r>
      </w:ins>
      <w:ins w:id="2291" w:author="Cristiano Cesario" w:date="2016-09-29T08:13:00Z">
        <w:r w:rsidR="00F131DB" w:rsidRPr="00E65DA2">
          <w:t>Does the approach support multiple branches in DVCS?</w:t>
        </w:r>
      </w:ins>
      <w:ins w:id="2292" w:author="Cristiano Cesario" w:date="2016-09-29T08:20:00Z">
        <w:r w:rsidR="00F131DB">
          <w:t>)</w:t>
        </w:r>
      </w:ins>
      <w:ins w:id="2293" w:author="Cristiano Cesario" w:date="2016-09-29T08:27:00Z">
        <w:r w:rsidR="001A37EC">
          <w:t>;t</w:t>
        </w:r>
      </w:ins>
      <w:ins w:id="2294" w:author="Cristiano Cesario" w:date="2016-09-29T08:13:00Z">
        <w:r w:rsidR="00F131DB" w:rsidRPr="00E65DA2">
          <w:rPr>
            <w:b/>
          </w:rPr>
          <w:t>opology</w:t>
        </w:r>
      </w:ins>
      <w:ins w:id="2295" w:author="Cristiano Cesario" w:date="2016-09-29T08:20:00Z">
        <w:r w:rsidR="00F131DB">
          <w:t>(</w:t>
        </w:r>
      </w:ins>
      <w:ins w:id="2296" w:author="Cristiano Cesario" w:date="2016-09-29T08:13:00Z">
        <w:r w:rsidR="00F131DB" w:rsidRPr="00E65DA2">
          <w:t>Does the approach supply any topology visualization that shows dependencies among repositories?</w:t>
        </w:r>
      </w:ins>
      <w:ins w:id="2297" w:author="Cristiano Cesario" w:date="2016-09-29T08:20:00Z">
        <w:r w:rsidR="00F131DB">
          <w:t>)</w:t>
        </w:r>
      </w:ins>
      <w:ins w:id="2298" w:author="Cristiano Cesario" w:date="2016-09-29T08:27:00Z">
        <w:r w:rsidR="001A37EC">
          <w:t>;</w:t>
        </w:r>
      </w:ins>
      <w:ins w:id="2299" w:author="Cristiano Cesario" w:date="2016-09-29T08:20:00Z">
        <w:r w:rsidR="00F131DB">
          <w:t xml:space="preserve"> and finally </w:t>
        </w:r>
      </w:ins>
      <w:ins w:id="2300" w:author="Cristiano Cesario" w:date="2016-09-29T08:13:00Z">
        <w:r w:rsidR="001A37EC" w:rsidRPr="00E65DA2">
          <w:rPr>
            <w:b/>
          </w:rPr>
          <w:t>c</w:t>
        </w:r>
        <w:r w:rsidR="00F131DB" w:rsidRPr="00E65DA2">
          <w:rPr>
            <w:b/>
          </w:rPr>
          <w:t>ommit History</w:t>
        </w:r>
      </w:ins>
      <w:ins w:id="2301" w:author="Cristiano Cesario" w:date="2016-09-29T08:20:00Z">
        <w:r w:rsidR="00F131DB">
          <w:t>(</w:t>
        </w:r>
      </w:ins>
      <w:ins w:id="2302" w:author="Cristiano Cesario" w:date="2016-09-29T08:13:00Z">
        <w:r w:rsidR="00F131DB" w:rsidRPr="00E65DA2">
          <w:t xml:space="preserve">Does the approach allow visualizing only a partial commit history, showing only local </w:t>
        </w:r>
        <w:r w:rsidR="00F131DB" w:rsidRPr="00E65DA2">
          <w:lastRenderedPageBreak/>
          <w:t>commits, or does it allow visualizing a full commit history, including commits in other repositories that were not synchronized yet, or that are in non-tracked branches?</w:t>
        </w:r>
      </w:ins>
      <w:ins w:id="2303" w:author="Cristiano Cesario" w:date="2016-09-29T08:20:00Z">
        <w:r w:rsidR="00F131DB">
          <w:t>)</w:t>
        </w:r>
      </w:ins>
    </w:p>
    <w:p w14:paraId="54DB31F2" w14:textId="77777777" w:rsidR="00F131DB" w:rsidRPr="00962F89" w:rsidRDefault="00F131DB" w:rsidP="00F131DB">
      <w:pPr>
        <w:pStyle w:val="Legenda"/>
        <w:rPr>
          <w:ins w:id="2304" w:author="Cristiano Cesario" w:date="2016-09-29T08:13:00Z"/>
        </w:rPr>
      </w:pPr>
    </w:p>
    <w:tbl>
      <w:tblPr>
        <w:tblStyle w:val="Tabelacomgrade"/>
        <w:tblW w:w="0" w:type="auto"/>
        <w:tblLook w:val="04A0" w:firstRow="1" w:lastRow="0" w:firstColumn="1" w:lastColumn="0" w:noHBand="0" w:noVBand="1"/>
        <w:tblPrChange w:id="2305" w:author="Cristiano Cesario" w:date="2016-09-29T08:21:00Z">
          <w:tblPr>
            <w:tblStyle w:val="TabeladeGrade5Escura-nfase1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PrChange>
      </w:tblPr>
      <w:tblGrid>
        <w:gridCol w:w="2666"/>
        <w:gridCol w:w="1395"/>
        <w:gridCol w:w="986"/>
        <w:gridCol w:w="1717"/>
        <w:gridCol w:w="934"/>
        <w:gridCol w:w="2598"/>
        <w:tblGridChange w:id="2306">
          <w:tblGrid>
            <w:gridCol w:w="2597"/>
            <w:gridCol w:w="1373"/>
            <w:gridCol w:w="986"/>
            <w:gridCol w:w="1675"/>
            <w:gridCol w:w="934"/>
            <w:gridCol w:w="2505"/>
          </w:tblGrid>
        </w:tblGridChange>
      </w:tblGrid>
      <w:tr w:rsidR="00F131DB" w:rsidRPr="00962F89" w14:paraId="58053557" w14:textId="77777777" w:rsidTr="00F131DB">
        <w:trPr>
          <w:trHeight w:val="1995"/>
          <w:ins w:id="2307" w:author="Cristiano Cesario" w:date="2016-09-29T08:13:00Z"/>
          <w:trPrChange w:id="2308" w:author="Cristiano Cesario" w:date="2016-09-29T08:21:00Z">
            <w:trPr>
              <w:trHeight w:val="1995"/>
              <w:tblHeader/>
            </w:trPr>
          </w:trPrChange>
        </w:trPr>
        <w:tc>
          <w:tcPr>
            <w:tcW w:w="0" w:type="auto"/>
            <w:vAlign w:val="center"/>
            <w:hideMark/>
            <w:tcPrChange w:id="2309"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vAlign w:val="center"/>
                <w:hideMark/>
              </w:tcPr>
            </w:tcPrChange>
          </w:tcPr>
          <w:p w14:paraId="7817ED39" w14:textId="77777777" w:rsidR="00F131DB" w:rsidRPr="00F131DB" w:rsidRDefault="00E02D98">
            <w:pPr>
              <w:spacing w:line="240" w:lineRule="auto"/>
              <w:ind w:firstLine="0"/>
              <w:jc w:val="center"/>
              <w:rPr>
                <w:ins w:id="2310" w:author="Cristiano Cesario" w:date="2016-09-29T08:13:00Z"/>
                <w:rFonts w:ascii="Calibri" w:eastAsia="Times New Roman" w:hAnsi="Calibri"/>
                <w:b/>
                <w:lang w:eastAsia="pt-BR"/>
                <w:rPrChange w:id="2311" w:author="Cristiano Cesario" w:date="2016-09-29T08:21:00Z">
                  <w:rPr>
                    <w:ins w:id="2312" w:author="Cristiano Cesario" w:date="2016-09-29T08:13:00Z"/>
                    <w:rFonts w:ascii="Calibri" w:eastAsia="Times New Roman" w:hAnsi="Calibri"/>
                    <w:color w:val="FFFFFF" w:themeColor="background1"/>
                    <w:lang w:eastAsia="pt-BR"/>
                  </w:rPr>
                </w:rPrChange>
              </w:rPr>
            </w:pPr>
            <w:ins w:id="2313" w:author="Cristiano Cesario" w:date="2016-09-29T08:13:00Z">
              <w:r w:rsidRPr="00E02D98">
                <w:rPr>
                  <w:rFonts w:ascii="Calibri" w:eastAsia="Times New Roman" w:hAnsi="Calibri"/>
                  <w:b/>
                  <w:lang w:eastAsia="pt-BR"/>
                  <w:rPrChange w:id="2314" w:author="Cristiano Cesario" w:date="2016-09-29T08:21:00Z">
                    <w:rPr>
                      <w:rFonts w:ascii="Calibri" w:eastAsia="Times New Roman" w:hAnsi="Calibri" w:cs="Times New Roman"/>
                      <w:color w:val="FFFFFF" w:themeColor="background1"/>
                      <w:sz w:val="24"/>
                      <w:szCs w:val="20"/>
                      <w:u w:val="single"/>
                      <w:lang w:eastAsia="pt-BR"/>
                    </w:rPr>
                  </w:rPrChange>
                </w:rPr>
                <w:t>Feature / Category</w:t>
              </w:r>
            </w:ins>
          </w:p>
        </w:tc>
        <w:tc>
          <w:tcPr>
            <w:tcW w:w="0" w:type="auto"/>
            <w:textDirection w:val="btLr"/>
            <w:vAlign w:val="center"/>
            <w:hideMark/>
            <w:tcPrChange w:id="2315"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48F49B84" w14:textId="77777777" w:rsidR="00F131DB" w:rsidRPr="00F131DB" w:rsidRDefault="00E02D98">
            <w:pPr>
              <w:spacing w:line="240" w:lineRule="auto"/>
              <w:ind w:left="113" w:right="113" w:firstLine="0"/>
              <w:jc w:val="center"/>
              <w:rPr>
                <w:ins w:id="2316" w:author="Cristiano Cesario" w:date="2016-09-29T08:13:00Z"/>
                <w:rFonts w:ascii="Calibri" w:eastAsia="Times New Roman" w:hAnsi="Calibri"/>
                <w:b/>
                <w:lang w:eastAsia="pt-BR"/>
                <w:rPrChange w:id="2317" w:author="Cristiano Cesario" w:date="2016-09-29T08:21:00Z">
                  <w:rPr>
                    <w:ins w:id="2318" w:author="Cristiano Cesario" w:date="2016-09-29T08:13:00Z"/>
                    <w:rFonts w:ascii="Calibri" w:eastAsia="Times New Roman" w:hAnsi="Calibri"/>
                    <w:color w:val="FFFFFF" w:themeColor="background1"/>
                    <w:lang w:eastAsia="pt-BR"/>
                  </w:rPr>
                </w:rPrChange>
              </w:rPr>
            </w:pPr>
            <w:ins w:id="2319" w:author="Cristiano Cesario" w:date="2016-09-29T08:13:00Z">
              <w:r w:rsidRPr="00E02D98">
                <w:rPr>
                  <w:rFonts w:ascii="Calibri" w:eastAsia="Times New Roman" w:hAnsi="Calibri"/>
                  <w:b/>
                  <w:lang w:eastAsia="pt-BR"/>
                  <w:rPrChange w:id="2320" w:author="Cristiano Cesario" w:date="2016-09-29T08:21:00Z">
                    <w:rPr>
                      <w:rFonts w:ascii="Calibri" w:eastAsia="Times New Roman" w:hAnsi="Calibri" w:cs="Times New Roman"/>
                      <w:color w:val="FFFFFF" w:themeColor="background1"/>
                      <w:sz w:val="24"/>
                      <w:szCs w:val="20"/>
                      <w:u w:val="single"/>
                      <w:lang w:eastAsia="pt-BR"/>
                    </w:rPr>
                  </w:rPrChange>
                </w:rPr>
                <w:t xml:space="preserve">Commit </w:t>
              </w:r>
            </w:ins>
            <w:ins w:id="2321" w:author="Cristiano Cesario" w:date="2016-09-29T08:24:00Z">
              <w:r w:rsidR="001A37EC">
                <w:rPr>
                  <w:rFonts w:ascii="Calibri" w:eastAsia="Times New Roman" w:hAnsi="Calibri"/>
                  <w:b/>
                  <w:lang w:eastAsia="pt-BR"/>
                </w:rPr>
                <w:t>n</w:t>
              </w:r>
            </w:ins>
            <w:ins w:id="2322" w:author="Cristiano Cesario" w:date="2016-09-29T08:13:00Z">
              <w:r w:rsidRPr="00E02D98">
                <w:rPr>
                  <w:rFonts w:ascii="Calibri" w:eastAsia="Times New Roman" w:hAnsi="Calibri"/>
                  <w:b/>
                  <w:lang w:eastAsia="pt-BR"/>
                  <w:rPrChange w:id="2323" w:author="Cristiano Cesario" w:date="2016-09-29T08:21:00Z">
                    <w:rPr>
                      <w:rFonts w:ascii="Calibri" w:eastAsia="Times New Roman" w:hAnsi="Calibri" w:cs="Times New Roman"/>
                      <w:color w:val="FFFFFF" w:themeColor="background1"/>
                      <w:sz w:val="24"/>
                      <w:szCs w:val="20"/>
                      <w:u w:val="single"/>
                      <w:lang w:eastAsia="pt-BR"/>
                    </w:rPr>
                  </w:rPrChange>
                </w:rPr>
                <w:t>otification</w:t>
              </w:r>
            </w:ins>
          </w:p>
        </w:tc>
        <w:tc>
          <w:tcPr>
            <w:tcW w:w="0" w:type="auto"/>
            <w:textDirection w:val="btLr"/>
            <w:vAlign w:val="center"/>
            <w:hideMark/>
            <w:tcPrChange w:id="2324"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6AFF01E0" w14:textId="77777777" w:rsidR="00F131DB" w:rsidRPr="00F131DB" w:rsidRDefault="00E02D98">
            <w:pPr>
              <w:spacing w:line="240" w:lineRule="auto"/>
              <w:ind w:left="113" w:right="113" w:firstLine="0"/>
              <w:jc w:val="center"/>
              <w:rPr>
                <w:ins w:id="2325" w:author="Cristiano Cesario" w:date="2016-09-29T08:13:00Z"/>
                <w:rFonts w:ascii="Calibri" w:eastAsia="Times New Roman" w:hAnsi="Calibri"/>
                <w:b/>
                <w:lang w:eastAsia="pt-BR"/>
                <w:rPrChange w:id="2326" w:author="Cristiano Cesario" w:date="2016-09-29T08:21:00Z">
                  <w:rPr>
                    <w:ins w:id="2327" w:author="Cristiano Cesario" w:date="2016-09-29T08:13:00Z"/>
                    <w:rFonts w:ascii="Calibri" w:eastAsia="Times New Roman" w:hAnsi="Calibri"/>
                    <w:color w:val="FFFFFF" w:themeColor="background1"/>
                    <w:lang w:eastAsia="pt-BR"/>
                  </w:rPr>
                </w:rPrChange>
              </w:rPr>
            </w:pPr>
            <w:ins w:id="2328" w:author="Cristiano Cesario" w:date="2016-09-29T08:13:00Z">
              <w:r w:rsidRPr="00E02D98">
                <w:rPr>
                  <w:rFonts w:ascii="Calibri" w:eastAsia="Times New Roman" w:hAnsi="Calibri"/>
                  <w:b/>
                  <w:lang w:eastAsia="pt-BR"/>
                  <w:rPrChange w:id="2329" w:author="Cristiano Cesario" w:date="2016-09-29T08:21:00Z">
                    <w:rPr>
                      <w:rFonts w:ascii="Calibri" w:eastAsia="Times New Roman" w:hAnsi="Calibri" w:cs="Times New Roman"/>
                      <w:color w:val="FFFFFF" w:themeColor="background1"/>
                      <w:sz w:val="24"/>
                      <w:szCs w:val="20"/>
                      <w:u w:val="single"/>
                      <w:lang w:eastAsia="pt-BR"/>
                    </w:rPr>
                  </w:rPrChange>
                </w:rPr>
                <w:t xml:space="preserve">Awareness of </w:t>
              </w:r>
            </w:ins>
            <w:ins w:id="2330" w:author="Cristiano Cesario" w:date="2016-09-29T08:24:00Z">
              <w:r w:rsidR="001A37EC">
                <w:rPr>
                  <w:rFonts w:ascii="Calibri" w:eastAsia="Times New Roman" w:hAnsi="Calibri"/>
                  <w:b/>
                  <w:lang w:eastAsia="pt-BR"/>
                </w:rPr>
                <w:t>c</w:t>
              </w:r>
            </w:ins>
            <w:ins w:id="2331" w:author="Cristiano Cesario" w:date="2016-09-29T08:13:00Z">
              <w:r w:rsidRPr="00E02D98">
                <w:rPr>
                  <w:rFonts w:ascii="Calibri" w:eastAsia="Times New Roman" w:hAnsi="Calibri"/>
                  <w:b/>
                  <w:lang w:eastAsia="pt-BR"/>
                  <w:rPrChange w:id="2332" w:author="Cristiano Cesario" w:date="2016-09-29T08:21:00Z">
                    <w:rPr>
                      <w:rFonts w:ascii="Calibri" w:eastAsia="Times New Roman" w:hAnsi="Calibri" w:cs="Times New Roman"/>
                      <w:color w:val="FFFFFF" w:themeColor="background1"/>
                      <w:sz w:val="24"/>
                      <w:szCs w:val="20"/>
                      <w:u w:val="single"/>
                      <w:lang w:eastAsia="pt-BR"/>
                    </w:rPr>
                  </w:rPrChange>
                </w:rPr>
                <w:t xml:space="preserve">oncurrent </w:t>
              </w:r>
            </w:ins>
            <w:ins w:id="2333" w:author="Cristiano Cesario" w:date="2016-09-29T08:24:00Z">
              <w:r w:rsidR="001A37EC">
                <w:rPr>
                  <w:rFonts w:ascii="Calibri" w:eastAsia="Times New Roman" w:hAnsi="Calibri"/>
                  <w:b/>
                  <w:lang w:eastAsia="pt-BR"/>
                </w:rPr>
                <w:t>c</w:t>
              </w:r>
            </w:ins>
            <w:ins w:id="2334" w:author="Cristiano Cesario" w:date="2016-09-29T08:13:00Z">
              <w:r w:rsidRPr="00E02D98">
                <w:rPr>
                  <w:rFonts w:ascii="Calibri" w:eastAsia="Times New Roman" w:hAnsi="Calibri"/>
                  <w:b/>
                  <w:lang w:eastAsia="pt-BR"/>
                  <w:rPrChange w:id="2335" w:author="Cristiano Cesario" w:date="2016-09-29T08:21:00Z">
                    <w:rPr>
                      <w:rFonts w:ascii="Calibri" w:eastAsia="Times New Roman" w:hAnsi="Calibri" w:cs="Times New Roman"/>
                      <w:color w:val="FFFFFF" w:themeColor="background1"/>
                      <w:sz w:val="24"/>
                      <w:szCs w:val="20"/>
                      <w:u w:val="single"/>
                      <w:lang w:eastAsia="pt-BR"/>
                    </w:rPr>
                  </w:rPrChange>
                </w:rPr>
                <w:t>hanges</w:t>
              </w:r>
            </w:ins>
          </w:p>
        </w:tc>
        <w:tc>
          <w:tcPr>
            <w:tcW w:w="0" w:type="auto"/>
            <w:textDirection w:val="btLr"/>
            <w:vAlign w:val="center"/>
            <w:hideMark/>
            <w:tcPrChange w:id="2336"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53F7CFEE" w14:textId="77777777" w:rsidR="00F131DB" w:rsidRPr="00F131DB" w:rsidRDefault="00E02D98">
            <w:pPr>
              <w:spacing w:line="240" w:lineRule="auto"/>
              <w:ind w:left="113" w:right="113" w:firstLine="0"/>
              <w:jc w:val="center"/>
              <w:rPr>
                <w:ins w:id="2337" w:author="Cristiano Cesario" w:date="2016-09-29T08:13:00Z"/>
                <w:rFonts w:ascii="Calibri" w:eastAsia="Times New Roman" w:hAnsi="Calibri"/>
                <w:b/>
                <w:lang w:eastAsia="pt-BR"/>
                <w:rPrChange w:id="2338" w:author="Cristiano Cesario" w:date="2016-09-29T08:21:00Z">
                  <w:rPr>
                    <w:ins w:id="2339" w:author="Cristiano Cesario" w:date="2016-09-29T08:13:00Z"/>
                    <w:rFonts w:ascii="Calibri" w:eastAsia="Times New Roman" w:hAnsi="Calibri"/>
                    <w:color w:val="FFFFFF" w:themeColor="background1"/>
                    <w:lang w:eastAsia="pt-BR"/>
                  </w:rPr>
                </w:rPrChange>
              </w:rPr>
            </w:pPr>
            <w:ins w:id="2340" w:author="Cristiano Cesario" w:date="2016-09-29T08:13:00Z">
              <w:r w:rsidRPr="00E02D98">
                <w:rPr>
                  <w:rFonts w:ascii="Calibri" w:eastAsia="Times New Roman" w:hAnsi="Calibri"/>
                  <w:b/>
                  <w:lang w:eastAsia="pt-BR"/>
                  <w:rPrChange w:id="2341" w:author="Cristiano Cesario" w:date="2016-09-29T08:21:00Z">
                    <w:rPr>
                      <w:rFonts w:ascii="Calibri" w:eastAsia="Times New Roman" w:hAnsi="Calibri" w:cs="Times New Roman"/>
                      <w:color w:val="FFFFFF" w:themeColor="background1"/>
                      <w:sz w:val="24"/>
                      <w:szCs w:val="20"/>
                      <w:u w:val="single"/>
                      <w:lang w:eastAsia="pt-BR"/>
                    </w:rPr>
                  </w:rPrChange>
                </w:rPr>
                <w:t xml:space="preserve">Repository </w:t>
              </w:r>
            </w:ins>
            <w:ins w:id="2342" w:author="Cristiano Cesario" w:date="2016-09-29T08:24:00Z">
              <w:r w:rsidR="001A37EC">
                <w:rPr>
                  <w:rFonts w:ascii="Calibri" w:eastAsia="Times New Roman" w:hAnsi="Calibri"/>
                  <w:b/>
                  <w:lang w:eastAsia="pt-BR"/>
                </w:rPr>
                <w:t>v</w:t>
              </w:r>
            </w:ins>
            <w:ins w:id="2343" w:author="Cristiano Cesario" w:date="2016-09-29T08:13:00Z">
              <w:r w:rsidRPr="00E02D98">
                <w:rPr>
                  <w:rFonts w:ascii="Calibri" w:eastAsia="Times New Roman" w:hAnsi="Calibri"/>
                  <w:b/>
                  <w:lang w:eastAsia="pt-BR"/>
                  <w:rPrChange w:id="2344" w:author="Cristiano Cesario" w:date="2016-09-29T08:21:00Z">
                    <w:rPr>
                      <w:rFonts w:ascii="Calibri" w:eastAsia="Times New Roman" w:hAnsi="Calibri" w:cs="Times New Roman"/>
                      <w:color w:val="FFFFFF" w:themeColor="background1"/>
                      <w:sz w:val="24"/>
                      <w:szCs w:val="20"/>
                      <w:u w:val="single"/>
                      <w:lang w:eastAsia="pt-BR"/>
                    </w:rPr>
                  </w:rPrChange>
                </w:rPr>
                <w:t>isualization</w:t>
              </w:r>
            </w:ins>
          </w:p>
        </w:tc>
        <w:tc>
          <w:tcPr>
            <w:tcW w:w="0" w:type="auto"/>
            <w:textDirection w:val="btLr"/>
            <w:vAlign w:val="center"/>
            <w:hideMark/>
            <w:tcPrChange w:id="2345"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64F0CA7B" w14:textId="77777777" w:rsidR="00F131DB" w:rsidRPr="00F131DB" w:rsidRDefault="00E02D98">
            <w:pPr>
              <w:spacing w:line="240" w:lineRule="auto"/>
              <w:ind w:left="113" w:right="113" w:firstLine="0"/>
              <w:jc w:val="center"/>
              <w:rPr>
                <w:ins w:id="2346" w:author="Cristiano Cesario" w:date="2016-09-29T08:13:00Z"/>
                <w:rFonts w:ascii="Calibri" w:eastAsia="Times New Roman" w:hAnsi="Calibri"/>
                <w:b/>
                <w:lang w:eastAsia="pt-BR"/>
                <w:rPrChange w:id="2347" w:author="Cristiano Cesario" w:date="2016-09-29T08:21:00Z">
                  <w:rPr>
                    <w:ins w:id="2348" w:author="Cristiano Cesario" w:date="2016-09-29T08:13:00Z"/>
                    <w:rFonts w:ascii="Calibri" w:eastAsia="Times New Roman" w:hAnsi="Calibri"/>
                    <w:color w:val="FFFFFF" w:themeColor="background1"/>
                    <w:lang w:eastAsia="pt-BR"/>
                  </w:rPr>
                </w:rPrChange>
              </w:rPr>
            </w:pPr>
            <w:ins w:id="2349" w:author="Cristiano Cesario" w:date="2016-09-29T08:13:00Z">
              <w:r w:rsidRPr="00E02D98">
                <w:rPr>
                  <w:rFonts w:ascii="Calibri" w:eastAsia="Times New Roman" w:hAnsi="Calibri"/>
                  <w:b/>
                  <w:lang w:eastAsia="pt-BR"/>
                  <w:rPrChange w:id="2350" w:author="Cristiano Cesario" w:date="2016-09-29T08:21:00Z">
                    <w:rPr>
                      <w:rFonts w:ascii="Calibri" w:eastAsia="Times New Roman" w:hAnsi="Calibri" w:cs="Times New Roman"/>
                      <w:color w:val="FFFFFF" w:themeColor="background1"/>
                      <w:sz w:val="24"/>
                      <w:szCs w:val="20"/>
                      <w:u w:val="single"/>
                      <w:lang w:eastAsia="pt-BR"/>
                    </w:rPr>
                  </w:rPrChange>
                </w:rPr>
                <w:t>DVCS clients</w:t>
              </w:r>
            </w:ins>
          </w:p>
        </w:tc>
        <w:tc>
          <w:tcPr>
            <w:tcW w:w="0" w:type="auto"/>
            <w:textDirection w:val="btLr"/>
            <w:vAlign w:val="center"/>
            <w:hideMark/>
            <w:tcPrChange w:id="2351" w:author="Cristiano Cesario" w:date="2016-09-29T08:21:00Z">
              <w:tcPr>
                <w:tcW w:w="0" w:type="auto"/>
                <w:tcBorders>
                  <w:top w:val="single" w:sz="4" w:space="0" w:color="FFFFFF" w:themeColor="background1"/>
                  <w:left w:val="single" w:sz="4" w:space="0" w:color="FFFFFF" w:themeColor="background1"/>
                  <w:right w:val="single" w:sz="4" w:space="0" w:color="FFFFFF" w:themeColor="background1"/>
                </w:tcBorders>
                <w:textDirection w:val="btLr"/>
                <w:vAlign w:val="center"/>
                <w:hideMark/>
              </w:tcPr>
            </w:tcPrChange>
          </w:tcPr>
          <w:p w14:paraId="0494B58B" w14:textId="77777777" w:rsidR="00F131DB" w:rsidRPr="00F131DB" w:rsidRDefault="00E02D98">
            <w:pPr>
              <w:spacing w:line="240" w:lineRule="auto"/>
              <w:ind w:left="113" w:right="113" w:firstLine="0"/>
              <w:jc w:val="center"/>
              <w:rPr>
                <w:ins w:id="2352" w:author="Cristiano Cesario" w:date="2016-09-29T08:13:00Z"/>
                <w:rFonts w:ascii="Calibri" w:eastAsia="Times New Roman" w:hAnsi="Calibri"/>
                <w:b/>
                <w:lang w:eastAsia="pt-BR"/>
                <w:rPrChange w:id="2353" w:author="Cristiano Cesario" w:date="2016-09-29T08:21:00Z">
                  <w:rPr>
                    <w:ins w:id="2354" w:author="Cristiano Cesario" w:date="2016-09-29T08:13:00Z"/>
                    <w:rFonts w:ascii="Calibri" w:eastAsia="Times New Roman" w:hAnsi="Calibri"/>
                    <w:color w:val="FFFFFF" w:themeColor="background1"/>
                    <w:lang w:eastAsia="pt-BR"/>
                  </w:rPr>
                </w:rPrChange>
              </w:rPr>
            </w:pPr>
            <w:ins w:id="2355" w:author="Cristiano Cesario" w:date="2016-09-29T08:13:00Z">
              <w:r w:rsidRPr="00E02D98">
                <w:rPr>
                  <w:rFonts w:ascii="Calibri" w:eastAsia="Times New Roman" w:hAnsi="Calibri"/>
                  <w:b/>
                  <w:lang w:eastAsia="pt-BR"/>
                  <w:rPrChange w:id="2356" w:author="Cristiano Cesario" w:date="2016-09-29T08:21:00Z">
                    <w:rPr>
                      <w:rFonts w:ascii="Calibri" w:eastAsia="Times New Roman" w:hAnsi="Calibri" w:cs="Times New Roman"/>
                      <w:color w:val="FFFFFF" w:themeColor="background1"/>
                      <w:sz w:val="24"/>
                      <w:szCs w:val="20"/>
                      <w:u w:val="single"/>
                      <w:lang w:eastAsia="pt-BR"/>
                    </w:rPr>
                  </w:rPrChange>
                </w:rPr>
                <w:t>DyeVC</w:t>
              </w:r>
            </w:ins>
          </w:p>
        </w:tc>
      </w:tr>
      <w:tr w:rsidR="00F131DB" w:rsidRPr="00962F89" w14:paraId="3F59070E" w14:textId="77777777" w:rsidTr="00E65DA2">
        <w:trPr>
          <w:trHeight w:val="1200"/>
          <w:ins w:id="2357" w:author="Cristiano Cesario" w:date="2016-09-29T08:13:00Z"/>
          <w:trPrChange w:id="2358" w:author="Cristiano Cesario" w:date="2016-09-29T08:20:00Z">
            <w:trPr>
              <w:trHeight w:val="1200"/>
            </w:trPr>
          </w:trPrChange>
        </w:trPr>
        <w:tc>
          <w:tcPr>
            <w:tcW w:w="0" w:type="auto"/>
            <w:vAlign w:val="center"/>
            <w:hideMark/>
            <w:tcPrChange w:id="2359" w:author="Cristiano Cesario" w:date="2016-09-29T08:20:00Z">
              <w:tcPr>
                <w:tcW w:w="0" w:type="auto"/>
                <w:vAlign w:val="center"/>
                <w:hideMark/>
              </w:tcPr>
            </w:tcPrChange>
          </w:tcPr>
          <w:p w14:paraId="5ADC2C03" w14:textId="77777777" w:rsidR="00F131DB" w:rsidRPr="00F131DB" w:rsidRDefault="00E02D98" w:rsidP="00E65DA2">
            <w:pPr>
              <w:spacing w:line="240" w:lineRule="auto"/>
              <w:ind w:firstLine="0"/>
              <w:jc w:val="left"/>
              <w:rPr>
                <w:ins w:id="2360" w:author="Cristiano Cesario" w:date="2016-09-29T08:13:00Z"/>
                <w:rFonts w:ascii="Calibri" w:eastAsia="Times New Roman" w:hAnsi="Calibri"/>
                <w:b/>
                <w:lang w:eastAsia="pt-BR"/>
                <w:rPrChange w:id="2361" w:author="Cristiano Cesario" w:date="2016-09-29T08:21:00Z">
                  <w:rPr>
                    <w:ins w:id="2362" w:author="Cristiano Cesario" w:date="2016-09-29T08:13:00Z"/>
                    <w:rFonts w:ascii="Calibri" w:eastAsia="Times New Roman" w:hAnsi="Calibri"/>
                    <w:color w:val="FFFFFF" w:themeColor="background1"/>
                    <w:lang w:eastAsia="pt-BR"/>
                  </w:rPr>
                </w:rPrChange>
              </w:rPr>
            </w:pPr>
            <w:ins w:id="2363" w:author="Cristiano Cesario" w:date="2016-09-29T08:13:00Z">
              <w:r w:rsidRPr="00E02D98">
                <w:rPr>
                  <w:rFonts w:ascii="Calibri" w:eastAsia="Times New Roman" w:hAnsi="Calibri"/>
                  <w:b/>
                  <w:lang w:eastAsia="pt-BR"/>
                  <w:rPrChange w:id="2364" w:author="Cristiano Cesario" w:date="2016-09-29T08:21:00Z">
                    <w:rPr>
                      <w:rFonts w:ascii="Calibri" w:eastAsia="Times New Roman" w:hAnsi="Calibri" w:cs="Times New Roman"/>
                      <w:color w:val="FFFFFF" w:themeColor="background1"/>
                      <w:sz w:val="24"/>
                      <w:szCs w:val="20"/>
                      <w:u w:val="single"/>
                      <w:lang w:eastAsia="pt-BR"/>
                    </w:rPr>
                  </w:rPrChange>
                </w:rPr>
                <w:t>Notifications</w:t>
              </w:r>
            </w:ins>
          </w:p>
        </w:tc>
        <w:tc>
          <w:tcPr>
            <w:tcW w:w="0" w:type="auto"/>
            <w:vAlign w:val="center"/>
            <w:hideMark/>
            <w:tcPrChange w:id="2365" w:author="Cristiano Cesario" w:date="2016-09-29T08:20:00Z">
              <w:tcPr>
                <w:tcW w:w="0" w:type="auto"/>
                <w:vAlign w:val="center"/>
                <w:hideMark/>
              </w:tcPr>
            </w:tcPrChange>
          </w:tcPr>
          <w:p w14:paraId="4B914E06" w14:textId="77777777" w:rsidR="00F131DB" w:rsidRPr="00962F89" w:rsidRDefault="00F131DB" w:rsidP="00E65DA2">
            <w:pPr>
              <w:spacing w:line="240" w:lineRule="auto"/>
              <w:ind w:firstLine="0"/>
              <w:jc w:val="center"/>
              <w:rPr>
                <w:ins w:id="2366" w:author="Cristiano Cesario" w:date="2016-09-29T08:13:00Z"/>
                <w:rFonts w:ascii="Calibri" w:eastAsia="Times New Roman" w:hAnsi="Calibri"/>
                <w:color w:val="000000"/>
                <w:lang w:eastAsia="pt-BR"/>
              </w:rPr>
            </w:pPr>
            <w:ins w:id="2367" w:author="Cristiano Cesario" w:date="2016-09-29T08:13:00Z">
              <w:r w:rsidRPr="00962F89">
                <w:rPr>
                  <w:rFonts w:ascii="Calibri" w:eastAsia="Times New Roman" w:hAnsi="Calibri"/>
                  <w:color w:val="000000"/>
                  <w:lang w:eastAsia="pt-BR"/>
                </w:rPr>
                <w:t>new commits</w:t>
              </w:r>
            </w:ins>
          </w:p>
        </w:tc>
        <w:tc>
          <w:tcPr>
            <w:tcW w:w="0" w:type="auto"/>
            <w:vAlign w:val="center"/>
            <w:hideMark/>
            <w:tcPrChange w:id="2368" w:author="Cristiano Cesario" w:date="2016-09-29T08:20:00Z">
              <w:tcPr>
                <w:tcW w:w="0" w:type="auto"/>
                <w:vAlign w:val="center"/>
                <w:hideMark/>
              </w:tcPr>
            </w:tcPrChange>
          </w:tcPr>
          <w:p w14:paraId="206B1B57" w14:textId="77777777" w:rsidR="00F131DB" w:rsidRPr="00962F89" w:rsidRDefault="00F131DB" w:rsidP="00E65DA2">
            <w:pPr>
              <w:spacing w:line="240" w:lineRule="auto"/>
              <w:ind w:firstLine="0"/>
              <w:jc w:val="center"/>
              <w:rPr>
                <w:ins w:id="2369" w:author="Cristiano Cesario" w:date="2016-09-29T08:13:00Z"/>
                <w:rFonts w:ascii="Calibri" w:eastAsia="Times New Roman" w:hAnsi="Calibri"/>
                <w:color w:val="000000"/>
                <w:lang w:eastAsia="pt-BR"/>
              </w:rPr>
            </w:pPr>
            <w:ins w:id="2370" w:author="Cristiano Cesario" w:date="2016-09-29T08:13:00Z">
              <w:r w:rsidRPr="00962F89">
                <w:rPr>
                  <w:rFonts w:ascii="Calibri" w:eastAsia="Times New Roman" w:hAnsi="Calibri"/>
                  <w:color w:val="000000"/>
                  <w:lang w:eastAsia="pt-BR"/>
                </w:rPr>
                <w:t>Conflicts</w:t>
              </w:r>
            </w:ins>
          </w:p>
        </w:tc>
        <w:tc>
          <w:tcPr>
            <w:tcW w:w="0" w:type="auto"/>
            <w:vAlign w:val="center"/>
            <w:hideMark/>
            <w:tcPrChange w:id="2371" w:author="Cristiano Cesario" w:date="2016-09-29T08:20:00Z">
              <w:tcPr>
                <w:tcW w:w="0" w:type="auto"/>
                <w:vAlign w:val="center"/>
                <w:hideMark/>
              </w:tcPr>
            </w:tcPrChange>
          </w:tcPr>
          <w:p w14:paraId="4804A64E" w14:textId="77777777" w:rsidR="00F131DB" w:rsidRPr="00962F89" w:rsidRDefault="00F131DB" w:rsidP="00E65DA2">
            <w:pPr>
              <w:spacing w:line="240" w:lineRule="auto"/>
              <w:ind w:firstLine="0"/>
              <w:jc w:val="center"/>
              <w:rPr>
                <w:ins w:id="2372" w:author="Cristiano Cesario" w:date="2016-09-29T08:13:00Z"/>
                <w:rFonts w:ascii="Calibri" w:eastAsia="Times New Roman" w:hAnsi="Calibri"/>
                <w:color w:val="000000"/>
                <w:lang w:eastAsia="pt-BR"/>
              </w:rPr>
            </w:pPr>
            <w:ins w:id="2373" w:author="Cristiano Cesario" w:date="2016-09-29T08:13:00Z">
              <w:r w:rsidRPr="00962F89">
                <w:rPr>
                  <w:rFonts w:ascii="Calibri" w:eastAsia="Times New Roman" w:hAnsi="Calibri"/>
                  <w:color w:val="000000"/>
                  <w:lang w:eastAsia="pt-BR"/>
                </w:rPr>
                <w:t>No</w:t>
              </w:r>
            </w:ins>
          </w:p>
        </w:tc>
        <w:tc>
          <w:tcPr>
            <w:tcW w:w="0" w:type="auto"/>
            <w:vAlign w:val="center"/>
            <w:hideMark/>
            <w:tcPrChange w:id="2374" w:author="Cristiano Cesario" w:date="2016-09-29T08:20:00Z">
              <w:tcPr>
                <w:tcW w:w="0" w:type="auto"/>
                <w:vAlign w:val="center"/>
                <w:hideMark/>
              </w:tcPr>
            </w:tcPrChange>
          </w:tcPr>
          <w:p w14:paraId="756CE609" w14:textId="77777777" w:rsidR="00F131DB" w:rsidRPr="00962F89" w:rsidRDefault="00F131DB" w:rsidP="00E65DA2">
            <w:pPr>
              <w:spacing w:line="240" w:lineRule="auto"/>
              <w:ind w:firstLine="0"/>
              <w:jc w:val="center"/>
              <w:rPr>
                <w:ins w:id="2375" w:author="Cristiano Cesario" w:date="2016-09-29T08:13:00Z"/>
                <w:rFonts w:ascii="Calibri" w:eastAsia="Times New Roman" w:hAnsi="Calibri"/>
                <w:color w:val="000000"/>
                <w:lang w:eastAsia="pt-BR"/>
              </w:rPr>
            </w:pPr>
            <w:ins w:id="2376" w:author="Cristiano Cesario" w:date="2016-09-29T08:13:00Z">
              <w:r w:rsidRPr="00962F89">
                <w:rPr>
                  <w:rFonts w:ascii="Calibri" w:eastAsia="Times New Roman" w:hAnsi="Calibri"/>
                  <w:color w:val="000000"/>
                  <w:lang w:eastAsia="pt-BR"/>
                </w:rPr>
                <w:t>No</w:t>
              </w:r>
            </w:ins>
          </w:p>
        </w:tc>
        <w:tc>
          <w:tcPr>
            <w:tcW w:w="0" w:type="auto"/>
            <w:vAlign w:val="center"/>
            <w:hideMark/>
            <w:tcPrChange w:id="2377" w:author="Cristiano Cesario" w:date="2016-09-29T08:20:00Z">
              <w:tcPr>
                <w:tcW w:w="0" w:type="auto"/>
                <w:vAlign w:val="center"/>
                <w:hideMark/>
              </w:tcPr>
            </w:tcPrChange>
          </w:tcPr>
          <w:p w14:paraId="6DC1D017" w14:textId="77777777" w:rsidR="00F131DB" w:rsidRPr="00962F89" w:rsidRDefault="00F131DB" w:rsidP="00E65DA2">
            <w:pPr>
              <w:spacing w:line="240" w:lineRule="auto"/>
              <w:ind w:firstLine="0"/>
              <w:jc w:val="center"/>
              <w:rPr>
                <w:ins w:id="2378" w:author="Cristiano Cesario" w:date="2016-09-29T08:13:00Z"/>
                <w:rFonts w:ascii="Calibri" w:eastAsia="Times New Roman" w:hAnsi="Calibri"/>
                <w:color w:val="000000"/>
                <w:lang w:eastAsia="pt-BR"/>
              </w:rPr>
            </w:pPr>
            <w:ins w:id="2379" w:author="Cristiano Cesario" w:date="2016-09-29T08:13:00Z">
              <w:r w:rsidRPr="00962F89">
                <w:rPr>
                  <w:rFonts w:ascii="Calibri" w:eastAsia="Times New Roman" w:hAnsi="Calibri"/>
                  <w:color w:val="000000"/>
                  <w:lang w:eastAsia="pt-BR"/>
                </w:rPr>
                <w:t>Status change against peers</w:t>
              </w:r>
            </w:ins>
          </w:p>
        </w:tc>
      </w:tr>
      <w:tr w:rsidR="00F131DB" w:rsidRPr="00962F89" w14:paraId="4548CBD4" w14:textId="77777777" w:rsidTr="00E65DA2">
        <w:trPr>
          <w:trHeight w:val="300"/>
          <w:ins w:id="2380" w:author="Cristiano Cesario" w:date="2016-09-29T08:13:00Z"/>
          <w:trPrChange w:id="2381" w:author="Cristiano Cesario" w:date="2016-09-29T08:20:00Z">
            <w:trPr>
              <w:trHeight w:val="300"/>
            </w:trPr>
          </w:trPrChange>
        </w:trPr>
        <w:tc>
          <w:tcPr>
            <w:tcW w:w="0" w:type="auto"/>
            <w:vAlign w:val="center"/>
            <w:hideMark/>
            <w:tcPrChange w:id="2382" w:author="Cristiano Cesario" w:date="2016-09-29T08:20:00Z">
              <w:tcPr>
                <w:tcW w:w="0" w:type="auto"/>
                <w:vAlign w:val="center"/>
                <w:hideMark/>
              </w:tcPr>
            </w:tcPrChange>
          </w:tcPr>
          <w:p w14:paraId="557071EF" w14:textId="77777777" w:rsidR="00F131DB" w:rsidRPr="00F131DB" w:rsidRDefault="00E02D98" w:rsidP="00E65DA2">
            <w:pPr>
              <w:spacing w:line="240" w:lineRule="auto"/>
              <w:ind w:firstLine="0"/>
              <w:jc w:val="left"/>
              <w:rPr>
                <w:ins w:id="2383" w:author="Cristiano Cesario" w:date="2016-09-29T08:13:00Z"/>
                <w:rFonts w:ascii="Calibri" w:eastAsia="Times New Roman" w:hAnsi="Calibri"/>
                <w:b/>
                <w:lang w:eastAsia="pt-BR"/>
                <w:rPrChange w:id="2384" w:author="Cristiano Cesario" w:date="2016-09-29T08:21:00Z">
                  <w:rPr>
                    <w:ins w:id="2385" w:author="Cristiano Cesario" w:date="2016-09-29T08:13:00Z"/>
                    <w:rFonts w:ascii="Calibri" w:eastAsia="Times New Roman" w:hAnsi="Calibri"/>
                    <w:color w:val="FFFFFF" w:themeColor="background1"/>
                    <w:lang w:eastAsia="pt-BR"/>
                  </w:rPr>
                </w:rPrChange>
              </w:rPr>
            </w:pPr>
            <w:ins w:id="2386" w:author="Cristiano Cesario" w:date="2016-09-29T08:13:00Z">
              <w:r w:rsidRPr="00E02D98">
                <w:rPr>
                  <w:rFonts w:ascii="Calibri" w:eastAsia="Times New Roman" w:hAnsi="Calibri"/>
                  <w:b/>
                  <w:lang w:eastAsia="pt-BR"/>
                  <w:rPrChange w:id="2387" w:author="Cristiano Cesario" w:date="2016-09-29T08:21:00Z">
                    <w:rPr>
                      <w:rFonts w:ascii="Calibri" w:eastAsia="Times New Roman" w:hAnsi="Calibri" w:cs="Times New Roman"/>
                      <w:color w:val="FFFFFF" w:themeColor="background1"/>
                      <w:sz w:val="24"/>
                      <w:szCs w:val="20"/>
                      <w:u w:val="single"/>
                      <w:lang w:eastAsia="pt-BR"/>
                    </w:rPr>
                  </w:rPrChange>
                </w:rPr>
                <w:t>CVCS</w:t>
              </w:r>
            </w:ins>
          </w:p>
        </w:tc>
        <w:tc>
          <w:tcPr>
            <w:tcW w:w="0" w:type="auto"/>
            <w:vAlign w:val="center"/>
            <w:hideMark/>
            <w:tcPrChange w:id="2388" w:author="Cristiano Cesario" w:date="2016-09-29T08:20:00Z">
              <w:tcPr>
                <w:tcW w:w="0" w:type="auto"/>
                <w:vAlign w:val="center"/>
                <w:hideMark/>
              </w:tcPr>
            </w:tcPrChange>
          </w:tcPr>
          <w:p w14:paraId="55CFD376" w14:textId="77777777" w:rsidR="00F131DB" w:rsidRPr="00962F89" w:rsidRDefault="00F131DB" w:rsidP="00E65DA2">
            <w:pPr>
              <w:spacing w:line="240" w:lineRule="auto"/>
              <w:ind w:firstLine="0"/>
              <w:jc w:val="center"/>
              <w:rPr>
                <w:ins w:id="2389" w:author="Cristiano Cesario" w:date="2016-09-29T08:13:00Z"/>
                <w:rFonts w:ascii="Calibri" w:eastAsia="Times New Roman" w:hAnsi="Calibri"/>
                <w:color w:val="000000"/>
                <w:lang w:eastAsia="pt-BR"/>
              </w:rPr>
            </w:pPr>
            <w:ins w:id="2390" w:author="Cristiano Cesario" w:date="2016-09-29T08:13:00Z">
              <w:r w:rsidRPr="00962F89">
                <w:rPr>
                  <w:rFonts w:ascii="Calibri" w:eastAsia="Times New Roman" w:hAnsi="Calibri"/>
                  <w:color w:val="000000"/>
                  <w:lang w:eastAsia="pt-BR"/>
                </w:rPr>
                <w:t>Yes</w:t>
              </w:r>
            </w:ins>
          </w:p>
        </w:tc>
        <w:tc>
          <w:tcPr>
            <w:tcW w:w="0" w:type="auto"/>
            <w:vAlign w:val="center"/>
            <w:hideMark/>
            <w:tcPrChange w:id="2391" w:author="Cristiano Cesario" w:date="2016-09-29T08:20:00Z">
              <w:tcPr>
                <w:tcW w:w="0" w:type="auto"/>
                <w:vAlign w:val="center"/>
                <w:hideMark/>
              </w:tcPr>
            </w:tcPrChange>
          </w:tcPr>
          <w:p w14:paraId="20F03674" w14:textId="77777777" w:rsidR="00F131DB" w:rsidRPr="00962F89" w:rsidRDefault="00F131DB" w:rsidP="00E65DA2">
            <w:pPr>
              <w:spacing w:line="240" w:lineRule="auto"/>
              <w:ind w:firstLine="0"/>
              <w:jc w:val="center"/>
              <w:rPr>
                <w:ins w:id="2392" w:author="Cristiano Cesario" w:date="2016-09-29T08:13:00Z"/>
                <w:rFonts w:ascii="Calibri" w:eastAsia="Times New Roman" w:hAnsi="Calibri"/>
                <w:color w:val="000000"/>
                <w:lang w:eastAsia="pt-BR"/>
              </w:rPr>
            </w:pPr>
            <w:ins w:id="2393" w:author="Cristiano Cesario" w:date="2016-09-29T08:13:00Z">
              <w:r w:rsidRPr="00962F89">
                <w:rPr>
                  <w:rFonts w:ascii="Calibri" w:eastAsia="Times New Roman" w:hAnsi="Calibri"/>
                  <w:color w:val="000000"/>
                  <w:lang w:eastAsia="pt-BR"/>
                </w:rPr>
                <w:t>Yes</w:t>
              </w:r>
            </w:ins>
          </w:p>
        </w:tc>
        <w:tc>
          <w:tcPr>
            <w:tcW w:w="0" w:type="auto"/>
            <w:vAlign w:val="center"/>
            <w:hideMark/>
            <w:tcPrChange w:id="2394" w:author="Cristiano Cesario" w:date="2016-09-29T08:20:00Z">
              <w:tcPr>
                <w:tcW w:w="0" w:type="auto"/>
                <w:vAlign w:val="center"/>
                <w:hideMark/>
              </w:tcPr>
            </w:tcPrChange>
          </w:tcPr>
          <w:p w14:paraId="3A65B8C9" w14:textId="77777777" w:rsidR="00F131DB" w:rsidRPr="00962F89" w:rsidRDefault="00F131DB" w:rsidP="00E65DA2">
            <w:pPr>
              <w:spacing w:line="240" w:lineRule="auto"/>
              <w:ind w:firstLine="0"/>
              <w:jc w:val="center"/>
              <w:rPr>
                <w:ins w:id="2395" w:author="Cristiano Cesario" w:date="2016-09-29T08:13:00Z"/>
                <w:rFonts w:ascii="Calibri" w:eastAsia="Times New Roman" w:hAnsi="Calibri"/>
                <w:color w:val="000000"/>
                <w:lang w:eastAsia="pt-BR"/>
              </w:rPr>
            </w:pPr>
            <w:ins w:id="2396" w:author="Cristiano Cesario" w:date="2016-09-29T08:13:00Z">
              <w:r w:rsidRPr="00962F89">
                <w:rPr>
                  <w:rFonts w:ascii="Calibri" w:eastAsia="Times New Roman" w:hAnsi="Calibri"/>
                  <w:color w:val="000000"/>
                  <w:lang w:eastAsia="pt-BR"/>
                </w:rPr>
                <w:t>Yes</w:t>
              </w:r>
            </w:ins>
          </w:p>
        </w:tc>
        <w:tc>
          <w:tcPr>
            <w:tcW w:w="0" w:type="auto"/>
            <w:vAlign w:val="center"/>
            <w:hideMark/>
            <w:tcPrChange w:id="2397" w:author="Cristiano Cesario" w:date="2016-09-29T08:20:00Z">
              <w:tcPr>
                <w:tcW w:w="0" w:type="auto"/>
                <w:vAlign w:val="center"/>
                <w:hideMark/>
              </w:tcPr>
            </w:tcPrChange>
          </w:tcPr>
          <w:p w14:paraId="6B6EDD25" w14:textId="77777777" w:rsidR="00F131DB" w:rsidRPr="00962F89" w:rsidRDefault="00F131DB" w:rsidP="00E65DA2">
            <w:pPr>
              <w:spacing w:line="240" w:lineRule="auto"/>
              <w:ind w:firstLine="0"/>
              <w:jc w:val="center"/>
              <w:rPr>
                <w:ins w:id="2398" w:author="Cristiano Cesario" w:date="2016-09-29T08:13:00Z"/>
                <w:rFonts w:ascii="Calibri" w:eastAsia="Times New Roman" w:hAnsi="Calibri"/>
                <w:color w:val="000000"/>
                <w:lang w:eastAsia="pt-BR"/>
              </w:rPr>
            </w:pPr>
            <w:ins w:id="2399" w:author="Cristiano Cesario" w:date="2016-09-29T08:13:00Z">
              <w:r w:rsidRPr="00962F89">
                <w:rPr>
                  <w:rFonts w:ascii="Calibri" w:eastAsia="Times New Roman" w:hAnsi="Calibri"/>
                  <w:color w:val="000000"/>
                  <w:lang w:eastAsia="pt-BR"/>
                </w:rPr>
                <w:t>No</w:t>
              </w:r>
            </w:ins>
          </w:p>
        </w:tc>
        <w:tc>
          <w:tcPr>
            <w:tcW w:w="0" w:type="auto"/>
            <w:vAlign w:val="center"/>
            <w:hideMark/>
            <w:tcPrChange w:id="2400" w:author="Cristiano Cesario" w:date="2016-09-29T08:20:00Z">
              <w:tcPr>
                <w:tcW w:w="0" w:type="auto"/>
                <w:vAlign w:val="center"/>
                <w:hideMark/>
              </w:tcPr>
            </w:tcPrChange>
          </w:tcPr>
          <w:p w14:paraId="1726C463" w14:textId="77777777" w:rsidR="00F131DB" w:rsidRPr="00962F89" w:rsidRDefault="00F131DB" w:rsidP="00E65DA2">
            <w:pPr>
              <w:spacing w:line="240" w:lineRule="auto"/>
              <w:ind w:firstLine="0"/>
              <w:jc w:val="center"/>
              <w:rPr>
                <w:ins w:id="2401" w:author="Cristiano Cesario" w:date="2016-09-29T08:13:00Z"/>
                <w:rFonts w:ascii="Calibri" w:eastAsia="Times New Roman" w:hAnsi="Calibri"/>
                <w:color w:val="000000"/>
                <w:lang w:eastAsia="pt-BR"/>
              </w:rPr>
            </w:pPr>
            <w:ins w:id="2402" w:author="Cristiano Cesario" w:date="2016-09-29T08:13:00Z">
              <w:r w:rsidRPr="00962F89">
                <w:rPr>
                  <w:rFonts w:ascii="Calibri" w:eastAsia="Times New Roman" w:hAnsi="Calibri"/>
                  <w:color w:val="000000"/>
                  <w:lang w:eastAsia="pt-BR"/>
                </w:rPr>
                <w:t>No</w:t>
              </w:r>
            </w:ins>
          </w:p>
        </w:tc>
      </w:tr>
      <w:tr w:rsidR="00F131DB" w:rsidRPr="00962F89" w14:paraId="06E891AD" w14:textId="77777777" w:rsidTr="00E65DA2">
        <w:trPr>
          <w:trHeight w:val="300"/>
          <w:ins w:id="2403" w:author="Cristiano Cesario" w:date="2016-09-29T08:13:00Z"/>
          <w:trPrChange w:id="2404" w:author="Cristiano Cesario" w:date="2016-09-29T08:20:00Z">
            <w:trPr>
              <w:trHeight w:val="300"/>
            </w:trPr>
          </w:trPrChange>
        </w:trPr>
        <w:tc>
          <w:tcPr>
            <w:tcW w:w="0" w:type="auto"/>
            <w:vAlign w:val="center"/>
            <w:hideMark/>
            <w:tcPrChange w:id="2405" w:author="Cristiano Cesario" w:date="2016-09-29T08:20:00Z">
              <w:tcPr>
                <w:tcW w:w="0" w:type="auto"/>
                <w:vAlign w:val="center"/>
                <w:hideMark/>
              </w:tcPr>
            </w:tcPrChange>
          </w:tcPr>
          <w:p w14:paraId="14C050E5" w14:textId="77777777" w:rsidR="00F131DB" w:rsidRPr="00F131DB" w:rsidRDefault="00E02D98" w:rsidP="00E65DA2">
            <w:pPr>
              <w:spacing w:line="240" w:lineRule="auto"/>
              <w:ind w:firstLine="0"/>
              <w:jc w:val="left"/>
              <w:rPr>
                <w:ins w:id="2406" w:author="Cristiano Cesario" w:date="2016-09-29T08:13:00Z"/>
                <w:rFonts w:ascii="Calibri" w:eastAsia="Times New Roman" w:hAnsi="Calibri"/>
                <w:b/>
                <w:lang w:eastAsia="pt-BR"/>
                <w:rPrChange w:id="2407" w:author="Cristiano Cesario" w:date="2016-09-29T08:21:00Z">
                  <w:rPr>
                    <w:ins w:id="2408" w:author="Cristiano Cesario" w:date="2016-09-29T08:13:00Z"/>
                    <w:rFonts w:ascii="Calibri" w:eastAsia="Times New Roman" w:hAnsi="Calibri"/>
                    <w:color w:val="FFFFFF" w:themeColor="background1"/>
                    <w:lang w:eastAsia="pt-BR"/>
                  </w:rPr>
                </w:rPrChange>
              </w:rPr>
            </w:pPr>
            <w:ins w:id="2409" w:author="Cristiano Cesario" w:date="2016-09-29T08:13:00Z">
              <w:r w:rsidRPr="00E02D98">
                <w:rPr>
                  <w:rFonts w:ascii="Calibri" w:eastAsia="Times New Roman" w:hAnsi="Calibri"/>
                  <w:b/>
                  <w:lang w:eastAsia="pt-BR"/>
                  <w:rPrChange w:id="2410" w:author="Cristiano Cesario" w:date="2016-09-29T08:21:00Z">
                    <w:rPr>
                      <w:rFonts w:ascii="Calibri" w:eastAsia="Times New Roman" w:hAnsi="Calibri" w:cs="Times New Roman"/>
                      <w:color w:val="FFFFFF" w:themeColor="background1"/>
                      <w:sz w:val="24"/>
                      <w:szCs w:val="20"/>
                      <w:u w:val="single"/>
                      <w:lang w:eastAsia="pt-BR"/>
                    </w:rPr>
                  </w:rPrChange>
                </w:rPr>
                <w:t>DVCS</w:t>
              </w:r>
            </w:ins>
          </w:p>
        </w:tc>
        <w:tc>
          <w:tcPr>
            <w:tcW w:w="0" w:type="auto"/>
            <w:vAlign w:val="center"/>
            <w:hideMark/>
            <w:tcPrChange w:id="2411" w:author="Cristiano Cesario" w:date="2016-09-29T08:20:00Z">
              <w:tcPr>
                <w:tcW w:w="0" w:type="auto"/>
                <w:vAlign w:val="center"/>
                <w:hideMark/>
              </w:tcPr>
            </w:tcPrChange>
          </w:tcPr>
          <w:p w14:paraId="30EC229B" w14:textId="77777777" w:rsidR="00F131DB" w:rsidRPr="00962F89" w:rsidRDefault="00F131DB" w:rsidP="00E65DA2">
            <w:pPr>
              <w:spacing w:line="240" w:lineRule="auto"/>
              <w:ind w:firstLine="0"/>
              <w:jc w:val="center"/>
              <w:rPr>
                <w:ins w:id="2412" w:author="Cristiano Cesario" w:date="2016-09-29T08:13:00Z"/>
                <w:rFonts w:ascii="Calibri" w:eastAsia="Times New Roman" w:hAnsi="Calibri"/>
                <w:color w:val="000000"/>
                <w:lang w:eastAsia="pt-BR"/>
              </w:rPr>
            </w:pPr>
            <w:ins w:id="2413"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18"/>
              </w:r>
            </w:ins>
          </w:p>
        </w:tc>
        <w:tc>
          <w:tcPr>
            <w:tcW w:w="0" w:type="auto"/>
            <w:vAlign w:val="center"/>
            <w:hideMark/>
            <w:tcPrChange w:id="2416" w:author="Cristiano Cesario" w:date="2016-09-29T08:20:00Z">
              <w:tcPr>
                <w:tcW w:w="0" w:type="auto"/>
                <w:vAlign w:val="center"/>
                <w:hideMark/>
              </w:tcPr>
            </w:tcPrChange>
          </w:tcPr>
          <w:p w14:paraId="6DF85DBC" w14:textId="77777777" w:rsidR="00F131DB" w:rsidRPr="00962F89" w:rsidRDefault="00F131DB" w:rsidP="00E65DA2">
            <w:pPr>
              <w:spacing w:line="240" w:lineRule="auto"/>
              <w:ind w:firstLine="0"/>
              <w:jc w:val="center"/>
              <w:rPr>
                <w:ins w:id="2417" w:author="Cristiano Cesario" w:date="2016-09-29T08:13:00Z"/>
                <w:rFonts w:ascii="Calibri" w:eastAsia="Times New Roman" w:hAnsi="Calibri"/>
                <w:color w:val="000000"/>
                <w:lang w:eastAsia="pt-BR"/>
              </w:rPr>
            </w:pPr>
            <w:ins w:id="2418"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19"/>
              </w:r>
            </w:ins>
          </w:p>
        </w:tc>
        <w:tc>
          <w:tcPr>
            <w:tcW w:w="0" w:type="auto"/>
            <w:vAlign w:val="center"/>
            <w:hideMark/>
            <w:tcPrChange w:id="2421" w:author="Cristiano Cesario" w:date="2016-09-29T08:20:00Z">
              <w:tcPr>
                <w:tcW w:w="0" w:type="auto"/>
                <w:vAlign w:val="center"/>
                <w:hideMark/>
              </w:tcPr>
            </w:tcPrChange>
          </w:tcPr>
          <w:p w14:paraId="6C30F5CC" w14:textId="77777777" w:rsidR="00F131DB" w:rsidRPr="00962F89" w:rsidRDefault="00F131DB" w:rsidP="00E65DA2">
            <w:pPr>
              <w:spacing w:line="240" w:lineRule="auto"/>
              <w:ind w:firstLine="0"/>
              <w:jc w:val="center"/>
              <w:rPr>
                <w:ins w:id="2422" w:author="Cristiano Cesario" w:date="2016-09-29T08:13:00Z"/>
                <w:rFonts w:ascii="Calibri" w:eastAsia="Times New Roman" w:hAnsi="Calibri"/>
                <w:color w:val="000000"/>
                <w:lang w:eastAsia="pt-BR"/>
              </w:rPr>
            </w:pPr>
            <w:ins w:id="2423"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0"/>
              </w:r>
            </w:ins>
          </w:p>
        </w:tc>
        <w:tc>
          <w:tcPr>
            <w:tcW w:w="0" w:type="auto"/>
            <w:vAlign w:val="center"/>
            <w:hideMark/>
            <w:tcPrChange w:id="2426" w:author="Cristiano Cesario" w:date="2016-09-29T08:20:00Z">
              <w:tcPr>
                <w:tcW w:w="0" w:type="auto"/>
                <w:vAlign w:val="center"/>
                <w:hideMark/>
              </w:tcPr>
            </w:tcPrChange>
          </w:tcPr>
          <w:p w14:paraId="2D5280BB" w14:textId="77777777" w:rsidR="00F131DB" w:rsidRPr="00962F89" w:rsidRDefault="00F131DB" w:rsidP="00E65DA2">
            <w:pPr>
              <w:spacing w:line="240" w:lineRule="auto"/>
              <w:ind w:firstLine="0"/>
              <w:jc w:val="center"/>
              <w:rPr>
                <w:ins w:id="2427" w:author="Cristiano Cesario" w:date="2016-09-29T08:13:00Z"/>
                <w:rFonts w:ascii="Calibri" w:eastAsia="Times New Roman" w:hAnsi="Calibri"/>
                <w:color w:val="000000"/>
                <w:lang w:eastAsia="pt-BR"/>
              </w:rPr>
            </w:pPr>
            <w:ins w:id="2428" w:author="Cristiano Cesario" w:date="2016-09-29T08:13:00Z">
              <w:r w:rsidRPr="00962F89">
                <w:rPr>
                  <w:rFonts w:ascii="Calibri" w:eastAsia="Times New Roman" w:hAnsi="Calibri"/>
                  <w:color w:val="000000"/>
                  <w:lang w:eastAsia="pt-BR"/>
                </w:rPr>
                <w:t>Yes</w:t>
              </w:r>
            </w:ins>
          </w:p>
        </w:tc>
        <w:tc>
          <w:tcPr>
            <w:tcW w:w="0" w:type="auto"/>
            <w:vAlign w:val="center"/>
            <w:hideMark/>
            <w:tcPrChange w:id="2429" w:author="Cristiano Cesario" w:date="2016-09-29T08:20:00Z">
              <w:tcPr>
                <w:tcW w:w="0" w:type="auto"/>
                <w:vAlign w:val="center"/>
                <w:hideMark/>
              </w:tcPr>
            </w:tcPrChange>
          </w:tcPr>
          <w:p w14:paraId="512155E2" w14:textId="77777777" w:rsidR="00F131DB" w:rsidRPr="00962F89" w:rsidRDefault="00F131DB" w:rsidP="00E65DA2">
            <w:pPr>
              <w:spacing w:line="240" w:lineRule="auto"/>
              <w:ind w:firstLine="0"/>
              <w:jc w:val="center"/>
              <w:rPr>
                <w:ins w:id="2430" w:author="Cristiano Cesario" w:date="2016-09-29T08:13:00Z"/>
                <w:rFonts w:ascii="Calibri" w:eastAsia="Times New Roman" w:hAnsi="Calibri"/>
                <w:color w:val="000000"/>
                <w:lang w:eastAsia="pt-BR"/>
              </w:rPr>
            </w:pPr>
            <w:ins w:id="2431" w:author="Cristiano Cesario" w:date="2016-09-29T08:13:00Z">
              <w:r w:rsidRPr="00962F89">
                <w:rPr>
                  <w:rFonts w:ascii="Calibri" w:eastAsia="Times New Roman" w:hAnsi="Calibri"/>
                  <w:color w:val="000000"/>
                  <w:lang w:eastAsia="pt-BR"/>
                </w:rPr>
                <w:t>Yes</w:t>
              </w:r>
            </w:ins>
          </w:p>
        </w:tc>
      </w:tr>
      <w:tr w:rsidR="00F131DB" w:rsidRPr="00962F89" w14:paraId="52C692A2" w14:textId="77777777" w:rsidTr="00E65DA2">
        <w:trPr>
          <w:trHeight w:val="300"/>
          <w:ins w:id="2432" w:author="Cristiano Cesario" w:date="2016-09-29T08:13:00Z"/>
          <w:trPrChange w:id="2433" w:author="Cristiano Cesario" w:date="2016-09-29T08:20:00Z">
            <w:trPr>
              <w:trHeight w:val="300"/>
            </w:trPr>
          </w:trPrChange>
        </w:trPr>
        <w:tc>
          <w:tcPr>
            <w:tcW w:w="0" w:type="auto"/>
            <w:vAlign w:val="center"/>
            <w:hideMark/>
            <w:tcPrChange w:id="2434" w:author="Cristiano Cesario" w:date="2016-09-29T08:20:00Z">
              <w:tcPr>
                <w:tcW w:w="0" w:type="auto"/>
                <w:vAlign w:val="center"/>
                <w:hideMark/>
              </w:tcPr>
            </w:tcPrChange>
          </w:tcPr>
          <w:p w14:paraId="232953C5" w14:textId="77777777" w:rsidR="00F131DB" w:rsidRPr="00F131DB" w:rsidRDefault="00E02D98" w:rsidP="00E65DA2">
            <w:pPr>
              <w:spacing w:line="240" w:lineRule="auto"/>
              <w:ind w:firstLine="0"/>
              <w:jc w:val="left"/>
              <w:rPr>
                <w:ins w:id="2435" w:author="Cristiano Cesario" w:date="2016-09-29T08:13:00Z"/>
                <w:rFonts w:ascii="Calibri" w:eastAsia="Times New Roman" w:hAnsi="Calibri"/>
                <w:b/>
                <w:lang w:eastAsia="pt-BR"/>
                <w:rPrChange w:id="2436" w:author="Cristiano Cesario" w:date="2016-09-29T08:21:00Z">
                  <w:rPr>
                    <w:ins w:id="2437" w:author="Cristiano Cesario" w:date="2016-09-29T08:13:00Z"/>
                    <w:rFonts w:ascii="Calibri" w:eastAsia="Times New Roman" w:hAnsi="Calibri"/>
                    <w:color w:val="FFFFFF" w:themeColor="background1"/>
                    <w:lang w:eastAsia="pt-BR"/>
                  </w:rPr>
                </w:rPrChange>
              </w:rPr>
            </w:pPr>
            <w:ins w:id="2438" w:author="Cristiano Cesario" w:date="2016-09-29T08:13:00Z">
              <w:r w:rsidRPr="00E02D98">
                <w:rPr>
                  <w:rFonts w:ascii="Calibri" w:eastAsia="Times New Roman" w:hAnsi="Calibri"/>
                  <w:b/>
                  <w:lang w:eastAsia="pt-BR"/>
                  <w:rPrChange w:id="2439" w:author="Cristiano Cesario" w:date="2016-09-29T08:21:00Z">
                    <w:rPr>
                      <w:rFonts w:ascii="Calibri" w:eastAsia="Times New Roman" w:hAnsi="Calibri" w:cs="Times New Roman"/>
                      <w:color w:val="FFFFFF" w:themeColor="background1"/>
                      <w:sz w:val="24"/>
                      <w:szCs w:val="20"/>
                      <w:u w:val="single"/>
                      <w:lang w:eastAsia="pt-BR"/>
                    </w:rPr>
                  </w:rPrChange>
                </w:rPr>
                <w:t>Related repositories</w:t>
              </w:r>
            </w:ins>
          </w:p>
        </w:tc>
        <w:tc>
          <w:tcPr>
            <w:tcW w:w="0" w:type="auto"/>
            <w:vAlign w:val="center"/>
            <w:hideMark/>
            <w:tcPrChange w:id="2440" w:author="Cristiano Cesario" w:date="2016-09-29T08:20:00Z">
              <w:tcPr>
                <w:tcW w:w="0" w:type="auto"/>
                <w:vAlign w:val="center"/>
                <w:hideMark/>
              </w:tcPr>
            </w:tcPrChange>
          </w:tcPr>
          <w:p w14:paraId="037F6FB5" w14:textId="77777777" w:rsidR="00F131DB" w:rsidRPr="00962F89" w:rsidRDefault="00F131DB" w:rsidP="00E65DA2">
            <w:pPr>
              <w:spacing w:line="240" w:lineRule="auto"/>
              <w:ind w:firstLine="0"/>
              <w:jc w:val="center"/>
              <w:rPr>
                <w:ins w:id="2441" w:author="Cristiano Cesario" w:date="2016-09-29T08:13:00Z"/>
                <w:rFonts w:ascii="Calibri" w:eastAsia="Times New Roman" w:hAnsi="Calibri"/>
                <w:color w:val="000000"/>
                <w:lang w:eastAsia="pt-BR"/>
              </w:rPr>
            </w:pPr>
            <w:ins w:id="2442" w:author="Cristiano Cesario" w:date="2016-09-29T08:13:00Z">
              <w:r w:rsidRPr="00962F89">
                <w:rPr>
                  <w:rFonts w:ascii="Calibri" w:eastAsia="Times New Roman" w:hAnsi="Calibri"/>
                  <w:color w:val="000000"/>
                  <w:lang w:eastAsia="pt-BR"/>
                </w:rPr>
                <w:t>No</w:t>
              </w:r>
            </w:ins>
          </w:p>
        </w:tc>
        <w:tc>
          <w:tcPr>
            <w:tcW w:w="0" w:type="auto"/>
            <w:vAlign w:val="center"/>
            <w:hideMark/>
            <w:tcPrChange w:id="2443" w:author="Cristiano Cesario" w:date="2016-09-29T08:20:00Z">
              <w:tcPr>
                <w:tcW w:w="0" w:type="auto"/>
                <w:vAlign w:val="center"/>
                <w:hideMark/>
              </w:tcPr>
            </w:tcPrChange>
          </w:tcPr>
          <w:p w14:paraId="4AED1CA3" w14:textId="77777777" w:rsidR="00F131DB" w:rsidRPr="00962F89" w:rsidRDefault="00F131DB" w:rsidP="00E65DA2">
            <w:pPr>
              <w:spacing w:line="240" w:lineRule="auto"/>
              <w:ind w:firstLine="0"/>
              <w:jc w:val="center"/>
              <w:rPr>
                <w:ins w:id="2444" w:author="Cristiano Cesario" w:date="2016-09-29T08:13:00Z"/>
                <w:rFonts w:ascii="Calibri" w:eastAsia="Times New Roman" w:hAnsi="Calibri"/>
                <w:color w:val="000000"/>
                <w:lang w:eastAsia="pt-BR"/>
              </w:rPr>
            </w:pPr>
            <w:ins w:id="2445" w:author="Cristiano Cesario" w:date="2016-09-29T08:13:00Z">
              <w:r w:rsidRPr="00962F89">
                <w:rPr>
                  <w:rFonts w:ascii="Calibri" w:eastAsia="Times New Roman" w:hAnsi="Calibri"/>
                  <w:color w:val="000000"/>
                  <w:lang w:eastAsia="pt-BR"/>
                </w:rPr>
                <w:t>No</w:t>
              </w:r>
            </w:ins>
          </w:p>
        </w:tc>
        <w:tc>
          <w:tcPr>
            <w:tcW w:w="0" w:type="auto"/>
            <w:vAlign w:val="center"/>
            <w:hideMark/>
            <w:tcPrChange w:id="2446" w:author="Cristiano Cesario" w:date="2016-09-29T08:20:00Z">
              <w:tcPr>
                <w:tcW w:w="0" w:type="auto"/>
                <w:vAlign w:val="center"/>
                <w:hideMark/>
              </w:tcPr>
            </w:tcPrChange>
          </w:tcPr>
          <w:p w14:paraId="057087AA" w14:textId="77777777" w:rsidR="00F131DB" w:rsidRPr="00962F89" w:rsidRDefault="00F131DB" w:rsidP="00E65DA2">
            <w:pPr>
              <w:spacing w:line="240" w:lineRule="auto"/>
              <w:ind w:firstLine="0"/>
              <w:jc w:val="center"/>
              <w:rPr>
                <w:ins w:id="2447" w:author="Cristiano Cesario" w:date="2016-09-29T08:13:00Z"/>
                <w:rFonts w:ascii="Calibri" w:eastAsia="Times New Roman" w:hAnsi="Calibri"/>
                <w:color w:val="000000"/>
                <w:lang w:eastAsia="pt-BR"/>
              </w:rPr>
            </w:pPr>
            <w:ins w:id="2448" w:author="Cristiano Cesario" w:date="2016-09-29T08:13:00Z">
              <w:r w:rsidRPr="00962F89">
                <w:rPr>
                  <w:rFonts w:ascii="Calibri" w:eastAsia="Times New Roman" w:hAnsi="Calibri"/>
                  <w:color w:val="000000"/>
                  <w:lang w:eastAsia="pt-BR"/>
                </w:rPr>
                <w:t>No</w:t>
              </w:r>
            </w:ins>
          </w:p>
        </w:tc>
        <w:tc>
          <w:tcPr>
            <w:tcW w:w="0" w:type="auto"/>
            <w:vAlign w:val="center"/>
            <w:hideMark/>
            <w:tcPrChange w:id="2449" w:author="Cristiano Cesario" w:date="2016-09-29T08:20:00Z">
              <w:tcPr>
                <w:tcW w:w="0" w:type="auto"/>
                <w:vAlign w:val="center"/>
                <w:hideMark/>
              </w:tcPr>
            </w:tcPrChange>
          </w:tcPr>
          <w:p w14:paraId="49112E31" w14:textId="77777777" w:rsidR="00F131DB" w:rsidRPr="00962F89" w:rsidRDefault="00F131DB" w:rsidP="00E65DA2">
            <w:pPr>
              <w:spacing w:line="240" w:lineRule="auto"/>
              <w:ind w:firstLine="0"/>
              <w:jc w:val="center"/>
              <w:rPr>
                <w:ins w:id="2450" w:author="Cristiano Cesario" w:date="2016-09-29T08:13:00Z"/>
                <w:rFonts w:ascii="Calibri" w:eastAsia="Times New Roman" w:hAnsi="Calibri"/>
                <w:color w:val="000000"/>
                <w:lang w:eastAsia="pt-BR"/>
              </w:rPr>
            </w:pPr>
            <w:ins w:id="2451" w:author="Cristiano Cesario" w:date="2016-09-29T08:13:00Z">
              <w:r w:rsidRPr="00962F89">
                <w:rPr>
                  <w:rFonts w:ascii="Calibri" w:eastAsia="Times New Roman" w:hAnsi="Calibri"/>
                  <w:color w:val="000000"/>
                  <w:lang w:eastAsia="pt-BR"/>
                </w:rPr>
                <w:t>No</w:t>
              </w:r>
            </w:ins>
          </w:p>
        </w:tc>
        <w:tc>
          <w:tcPr>
            <w:tcW w:w="0" w:type="auto"/>
            <w:vAlign w:val="center"/>
            <w:hideMark/>
            <w:tcPrChange w:id="2452" w:author="Cristiano Cesario" w:date="2016-09-29T08:20:00Z">
              <w:tcPr>
                <w:tcW w:w="0" w:type="auto"/>
                <w:vAlign w:val="center"/>
                <w:hideMark/>
              </w:tcPr>
            </w:tcPrChange>
          </w:tcPr>
          <w:p w14:paraId="3325F8CD" w14:textId="77777777" w:rsidR="00F131DB" w:rsidRPr="00962F89" w:rsidRDefault="00F131DB" w:rsidP="00E65DA2">
            <w:pPr>
              <w:spacing w:line="240" w:lineRule="auto"/>
              <w:ind w:firstLine="0"/>
              <w:jc w:val="center"/>
              <w:rPr>
                <w:ins w:id="2453" w:author="Cristiano Cesario" w:date="2016-09-29T08:13:00Z"/>
                <w:rFonts w:ascii="Calibri" w:eastAsia="Times New Roman" w:hAnsi="Calibri"/>
                <w:color w:val="000000"/>
                <w:lang w:eastAsia="pt-BR"/>
              </w:rPr>
            </w:pPr>
            <w:ins w:id="2454" w:author="Cristiano Cesario" w:date="2016-09-29T08:13:00Z">
              <w:r w:rsidRPr="00962F89">
                <w:rPr>
                  <w:rFonts w:ascii="Calibri" w:eastAsia="Times New Roman" w:hAnsi="Calibri"/>
                  <w:color w:val="000000"/>
                  <w:lang w:eastAsia="pt-BR"/>
                </w:rPr>
                <w:t>Yes</w:t>
              </w:r>
            </w:ins>
          </w:p>
        </w:tc>
      </w:tr>
      <w:tr w:rsidR="00F131DB" w:rsidRPr="00962F89" w14:paraId="01E25EB5" w14:textId="77777777" w:rsidTr="00E65DA2">
        <w:trPr>
          <w:trHeight w:val="600"/>
          <w:ins w:id="2455" w:author="Cristiano Cesario" w:date="2016-09-29T08:13:00Z"/>
          <w:trPrChange w:id="2456" w:author="Cristiano Cesario" w:date="2016-09-29T08:20:00Z">
            <w:trPr>
              <w:trHeight w:val="600"/>
            </w:trPr>
          </w:trPrChange>
        </w:trPr>
        <w:tc>
          <w:tcPr>
            <w:tcW w:w="0" w:type="auto"/>
            <w:vAlign w:val="center"/>
            <w:hideMark/>
            <w:tcPrChange w:id="2457" w:author="Cristiano Cesario" w:date="2016-09-29T08:20:00Z">
              <w:tcPr>
                <w:tcW w:w="0" w:type="auto"/>
                <w:vAlign w:val="center"/>
                <w:hideMark/>
              </w:tcPr>
            </w:tcPrChange>
          </w:tcPr>
          <w:p w14:paraId="26F4399A" w14:textId="77777777" w:rsidR="00F131DB" w:rsidRPr="00F131DB" w:rsidRDefault="00E02D98" w:rsidP="00E65DA2">
            <w:pPr>
              <w:spacing w:line="240" w:lineRule="auto"/>
              <w:ind w:firstLine="0"/>
              <w:jc w:val="left"/>
              <w:rPr>
                <w:ins w:id="2458" w:author="Cristiano Cesario" w:date="2016-09-29T08:13:00Z"/>
                <w:rFonts w:ascii="Calibri" w:eastAsia="Times New Roman" w:hAnsi="Calibri"/>
                <w:b/>
                <w:lang w:eastAsia="pt-BR"/>
                <w:rPrChange w:id="2459" w:author="Cristiano Cesario" w:date="2016-09-29T08:21:00Z">
                  <w:rPr>
                    <w:ins w:id="2460" w:author="Cristiano Cesario" w:date="2016-09-29T08:13:00Z"/>
                    <w:rFonts w:ascii="Calibri" w:eastAsia="Times New Roman" w:hAnsi="Calibri"/>
                    <w:color w:val="FFFFFF" w:themeColor="background1"/>
                    <w:lang w:eastAsia="pt-BR"/>
                  </w:rPr>
                </w:rPrChange>
              </w:rPr>
            </w:pPr>
            <w:ins w:id="2461" w:author="Cristiano Cesario" w:date="2016-09-29T08:13:00Z">
              <w:r w:rsidRPr="00E02D98">
                <w:rPr>
                  <w:rFonts w:ascii="Calibri" w:eastAsia="Times New Roman" w:hAnsi="Calibri"/>
                  <w:b/>
                  <w:lang w:eastAsia="pt-BR"/>
                  <w:rPrChange w:id="2462" w:author="Cristiano Cesario" w:date="2016-09-29T08:21:00Z">
                    <w:rPr>
                      <w:rFonts w:ascii="Calibri" w:eastAsia="Times New Roman" w:hAnsi="Calibri" w:cs="Times New Roman"/>
                      <w:color w:val="FFFFFF" w:themeColor="background1"/>
                      <w:sz w:val="24"/>
                      <w:szCs w:val="20"/>
                      <w:u w:val="single"/>
                      <w:lang w:eastAsia="pt-BR"/>
                    </w:rPr>
                  </w:rPrChange>
                </w:rPr>
                <w:t>Levels of detail</w:t>
              </w:r>
            </w:ins>
          </w:p>
        </w:tc>
        <w:tc>
          <w:tcPr>
            <w:tcW w:w="0" w:type="auto"/>
            <w:vAlign w:val="center"/>
            <w:hideMark/>
            <w:tcPrChange w:id="2463" w:author="Cristiano Cesario" w:date="2016-09-29T08:20:00Z">
              <w:tcPr>
                <w:tcW w:w="0" w:type="auto"/>
                <w:vAlign w:val="center"/>
                <w:hideMark/>
              </w:tcPr>
            </w:tcPrChange>
          </w:tcPr>
          <w:p w14:paraId="0252A03E" w14:textId="77777777" w:rsidR="00F131DB" w:rsidRPr="00962F89" w:rsidRDefault="00F131DB" w:rsidP="00E65DA2">
            <w:pPr>
              <w:spacing w:line="240" w:lineRule="auto"/>
              <w:ind w:firstLine="0"/>
              <w:jc w:val="center"/>
              <w:rPr>
                <w:ins w:id="2464" w:author="Cristiano Cesario" w:date="2016-09-29T08:13:00Z"/>
                <w:rFonts w:ascii="Calibri" w:eastAsia="Times New Roman" w:hAnsi="Calibri"/>
                <w:color w:val="000000"/>
                <w:lang w:eastAsia="pt-BR"/>
              </w:rPr>
            </w:pPr>
            <w:ins w:id="2465" w:author="Cristiano Cesario" w:date="2016-09-29T08:13:00Z">
              <w:r w:rsidRPr="00962F89">
                <w:rPr>
                  <w:rFonts w:ascii="Calibri" w:eastAsia="Times New Roman" w:hAnsi="Calibri"/>
                  <w:color w:val="000000"/>
                  <w:lang w:eastAsia="pt-BR"/>
                </w:rPr>
                <w:t>No</w:t>
              </w:r>
            </w:ins>
          </w:p>
        </w:tc>
        <w:tc>
          <w:tcPr>
            <w:tcW w:w="0" w:type="auto"/>
            <w:vAlign w:val="center"/>
            <w:hideMark/>
            <w:tcPrChange w:id="2466" w:author="Cristiano Cesario" w:date="2016-09-29T08:20:00Z">
              <w:tcPr>
                <w:tcW w:w="0" w:type="auto"/>
                <w:vAlign w:val="center"/>
                <w:hideMark/>
              </w:tcPr>
            </w:tcPrChange>
          </w:tcPr>
          <w:p w14:paraId="36DA0F17" w14:textId="77777777" w:rsidR="00F131DB" w:rsidRPr="00962F89" w:rsidRDefault="00F131DB" w:rsidP="00E65DA2">
            <w:pPr>
              <w:spacing w:line="240" w:lineRule="auto"/>
              <w:ind w:firstLine="0"/>
              <w:jc w:val="center"/>
              <w:rPr>
                <w:ins w:id="2467" w:author="Cristiano Cesario" w:date="2016-09-29T08:13:00Z"/>
                <w:rFonts w:ascii="Calibri" w:eastAsia="Times New Roman" w:hAnsi="Calibri"/>
                <w:color w:val="000000"/>
                <w:lang w:eastAsia="pt-BR"/>
              </w:rPr>
            </w:pPr>
            <w:ins w:id="2468" w:author="Cristiano Cesario" w:date="2016-09-29T08:13:00Z">
              <w:r w:rsidRPr="00962F89">
                <w:rPr>
                  <w:rFonts w:ascii="Calibri" w:eastAsia="Times New Roman" w:hAnsi="Calibri"/>
                  <w:color w:val="000000"/>
                  <w:lang w:eastAsia="pt-BR"/>
                </w:rPr>
                <w:t>No</w:t>
              </w:r>
            </w:ins>
          </w:p>
        </w:tc>
        <w:tc>
          <w:tcPr>
            <w:tcW w:w="0" w:type="auto"/>
            <w:vAlign w:val="center"/>
            <w:hideMark/>
            <w:tcPrChange w:id="2469" w:author="Cristiano Cesario" w:date="2016-09-29T08:20:00Z">
              <w:tcPr>
                <w:tcW w:w="0" w:type="auto"/>
                <w:vAlign w:val="center"/>
                <w:hideMark/>
              </w:tcPr>
            </w:tcPrChange>
          </w:tcPr>
          <w:p w14:paraId="6681B168" w14:textId="77777777" w:rsidR="00F131DB" w:rsidRPr="00962F89" w:rsidRDefault="00F131DB" w:rsidP="00E65DA2">
            <w:pPr>
              <w:spacing w:line="240" w:lineRule="auto"/>
              <w:ind w:firstLine="0"/>
              <w:jc w:val="center"/>
              <w:rPr>
                <w:ins w:id="2470" w:author="Cristiano Cesario" w:date="2016-09-29T08:13:00Z"/>
                <w:rFonts w:ascii="Calibri" w:eastAsia="Times New Roman" w:hAnsi="Calibri"/>
                <w:color w:val="000000"/>
                <w:lang w:eastAsia="pt-BR"/>
              </w:rPr>
            </w:pPr>
            <w:ins w:id="2471" w:author="Cristiano Cesario" w:date="2016-09-29T08:13:00Z">
              <w:r w:rsidRPr="00962F89">
                <w:rPr>
                  <w:rFonts w:ascii="Calibri" w:eastAsia="Times New Roman" w:hAnsi="Calibri"/>
                  <w:color w:val="000000"/>
                  <w:lang w:eastAsia="pt-BR"/>
                </w:rPr>
                <w:t>No</w:t>
              </w:r>
            </w:ins>
          </w:p>
        </w:tc>
        <w:tc>
          <w:tcPr>
            <w:tcW w:w="0" w:type="auto"/>
            <w:vAlign w:val="center"/>
            <w:hideMark/>
            <w:tcPrChange w:id="2472" w:author="Cristiano Cesario" w:date="2016-09-29T08:20:00Z">
              <w:tcPr>
                <w:tcW w:w="0" w:type="auto"/>
                <w:vAlign w:val="center"/>
                <w:hideMark/>
              </w:tcPr>
            </w:tcPrChange>
          </w:tcPr>
          <w:p w14:paraId="187FE1A3" w14:textId="77777777" w:rsidR="00F131DB" w:rsidRPr="00962F89" w:rsidRDefault="00F131DB" w:rsidP="00E65DA2">
            <w:pPr>
              <w:spacing w:line="240" w:lineRule="auto"/>
              <w:ind w:firstLine="0"/>
              <w:jc w:val="center"/>
              <w:rPr>
                <w:ins w:id="2473" w:author="Cristiano Cesario" w:date="2016-09-29T08:13:00Z"/>
                <w:rFonts w:ascii="Calibri" w:eastAsia="Times New Roman" w:hAnsi="Calibri"/>
                <w:color w:val="000000"/>
                <w:lang w:eastAsia="pt-BR"/>
              </w:rPr>
            </w:pPr>
            <w:ins w:id="2474" w:author="Cristiano Cesario" w:date="2016-09-29T08:13:00Z">
              <w:r w:rsidRPr="00962F89">
                <w:rPr>
                  <w:rFonts w:ascii="Calibri" w:eastAsia="Times New Roman" w:hAnsi="Calibri"/>
                  <w:color w:val="000000"/>
                  <w:lang w:eastAsia="pt-BR"/>
                </w:rPr>
                <w:t>No</w:t>
              </w:r>
            </w:ins>
          </w:p>
        </w:tc>
        <w:tc>
          <w:tcPr>
            <w:tcW w:w="0" w:type="auto"/>
            <w:vAlign w:val="center"/>
            <w:hideMark/>
            <w:tcPrChange w:id="2475" w:author="Cristiano Cesario" w:date="2016-09-29T08:20:00Z">
              <w:tcPr>
                <w:tcW w:w="0" w:type="auto"/>
                <w:vAlign w:val="center"/>
                <w:hideMark/>
              </w:tcPr>
            </w:tcPrChange>
          </w:tcPr>
          <w:p w14:paraId="7CFFF18B" w14:textId="77777777" w:rsidR="00F131DB" w:rsidRPr="00962F89" w:rsidRDefault="00F131DB" w:rsidP="00E65DA2">
            <w:pPr>
              <w:spacing w:line="240" w:lineRule="auto"/>
              <w:ind w:firstLine="0"/>
              <w:jc w:val="center"/>
              <w:rPr>
                <w:ins w:id="2476" w:author="Cristiano Cesario" w:date="2016-09-29T08:13:00Z"/>
                <w:rFonts w:ascii="Calibri" w:eastAsia="Times New Roman" w:hAnsi="Calibri"/>
                <w:color w:val="000000"/>
                <w:lang w:eastAsia="pt-BR"/>
              </w:rPr>
            </w:pPr>
            <w:ins w:id="2477" w:author="Cristiano Cesario" w:date="2016-09-29T08:13:00Z">
              <w:r w:rsidRPr="00962F89">
                <w:rPr>
                  <w:rFonts w:ascii="Calibri" w:eastAsia="Times New Roman" w:hAnsi="Calibri"/>
                  <w:color w:val="000000"/>
                  <w:lang w:eastAsia="pt-BR"/>
                </w:rPr>
                <w:t>Yes</w:t>
              </w:r>
            </w:ins>
          </w:p>
        </w:tc>
      </w:tr>
      <w:tr w:rsidR="00F131DB" w:rsidRPr="00962F89" w14:paraId="15AC6F9B" w14:textId="77777777" w:rsidTr="00E65DA2">
        <w:trPr>
          <w:trHeight w:val="600"/>
          <w:ins w:id="2478" w:author="Cristiano Cesario" w:date="2016-09-29T08:13:00Z"/>
          <w:trPrChange w:id="2479" w:author="Cristiano Cesario" w:date="2016-09-29T08:20:00Z">
            <w:trPr>
              <w:trHeight w:val="600"/>
            </w:trPr>
          </w:trPrChange>
        </w:trPr>
        <w:tc>
          <w:tcPr>
            <w:tcW w:w="0" w:type="auto"/>
            <w:vAlign w:val="center"/>
            <w:hideMark/>
            <w:tcPrChange w:id="2480" w:author="Cristiano Cesario" w:date="2016-09-29T08:20:00Z">
              <w:tcPr>
                <w:tcW w:w="0" w:type="auto"/>
                <w:vAlign w:val="center"/>
                <w:hideMark/>
              </w:tcPr>
            </w:tcPrChange>
          </w:tcPr>
          <w:p w14:paraId="6457E6F2" w14:textId="77777777" w:rsidR="00F131DB" w:rsidRPr="00F131DB" w:rsidRDefault="00E02D98" w:rsidP="00E65DA2">
            <w:pPr>
              <w:spacing w:line="240" w:lineRule="auto"/>
              <w:ind w:firstLine="0"/>
              <w:jc w:val="left"/>
              <w:rPr>
                <w:ins w:id="2481" w:author="Cristiano Cesario" w:date="2016-09-29T08:13:00Z"/>
                <w:rFonts w:ascii="Calibri" w:eastAsia="Times New Roman" w:hAnsi="Calibri"/>
                <w:b/>
                <w:lang w:eastAsia="pt-BR"/>
                <w:rPrChange w:id="2482" w:author="Cristiano Cesario" w:date="2016-09-29T08:21:00Z">
                  <w:rPr>
                    <w:ins w:id="2483" w:author="Cristiano Cesario" w:date="2016-09-29T08:13:00Z"/>
                    <w:rFonts w:ascii="Calibri" w:eastAsia="Times New Roman" w:hAnsi="Calibri"/>
                    <w:color w:val="FFFFFF" w:themeColor="background1"/>
                    <w:lang w:eastAsia="pt-BR"/>
                  </w:rPr>
                </w:rPrChange>
              </w:rPr>
            </w:pPr>
            <w:ins w:id="2484" w:author="Cristiano Cesario" w:date="2016-09-29T08:13:00Z">
              <w:r w:rsidRPr="00E02D98">
                <w:rPr>
                  <w:rFonts w:ascii="Calibri" w:eastAsia="Times New Roman" w:hAnsi="Calibri"/>
                  <w:b/>
                  <w:lang w:eastAsia="pt-BR"/>
                  <w:rPrChange w:id="2485" w:author="Cristiano Cesario" w:date="2016-09-29T08:21:00Z">
                    <w:rPr>
                      <w:rFonts w:ascii="Calibri" w:eastAsia="Times New Roman" w:hAnsi="Calibri" w:cs="Times New Roman"/>
                      <w:color w:val="FFFFFF" w:themeColor="background1"/>
                      <w:sz w:val="24"/>
                      <w:szCs w:val="20"/>
                      <w:u w:val="single"/>
                      <w:lang w:eastAsia="pt-BR"/>
                    </w:rPr>
                  </w:rPrChange>
                </w:rPr>
                <w:t>Multiple peers</w:t>
              </w:r>
            </w:ins>
          </w:p>
        </w:tc>
        <w:tc>
          <w:tcPr>
            <w:tcW w:w="0" w:type="auto"/>
            <w:vAlign w:val="center"/>
            <w:hideMark/>
            <w:tcPrChange w:id="2486" w:author="Cristiano Cesario" w:date="2016-09-29T08:20:00Z">
              <w:tcPr>
                <w:tcW w:w="0" w:type="auto"/>
                <w:vAlign w:val="center"/>
                <w:hideMark/>
              </w:tcPr>
            </w:tcPrChange>
          </w:tcPr>
          <w:p w14:paraId="1B43BDAA" w14:textId="77777777" w:rsidR="00F131DB" w:rsidRPr="00962F89" w:rsidRDefault="00F131DB" w:rsidP="00E65DA2">
            <w:pPr>
              <w:spacing w:line="240" w:lineRule="auto"/>
              <w:ind w:firstLine="0"/>
              <w:jc w:val="center"/>
              <w:rPr>
                <w:ins w:id="2487" w:author="Cristiano Cesario" w:date="2016-09-29T08:13:00Z"/>
                <w:rFonts w:ascii="Calibri" w:eastAsia="Times New Roman" w:hAnsi="Calibri"/>
                <w:color w:val="000000"/>
                <w:lang w:eastAsia="pt-BR"/>
              </w:rPr>
            </w:pPr>
            <w:ins w:id="2488" w:author="Cristiano Cesario" w:date="2016-09-29T08:13:00Z">
              <w:r w:rsidRPr="00962F89">
                <w:rPr>
                  <w:rFonts w:ascii="Calibri" w:eastAsia="Times New Roman" w:hAnsi="Calibri"/>
                  <w:color w:val="000000"/>
                  <w:lang w:eastAsia="pt-BR"/>
                </w:rPr>
                <w:t>No</w:t>
              </w:r>
            </w:ins>
          </w:p>
        </w:tc>
        <w:tc>
          <w:tcPr>
            <w:tcW w:w="0" w:type="auto"/>
            <w:vAlign w:val="center"/>
            <w:hideMark/>
            <w:tcPrChange w:id="2489" w:author="Cristiano Cesario" w:date="2016-09-29T08:20:00Z">
              <w:tcPr>
                <w:tcW w:w="0" w:type="auto"/>
                <w:vAlign w:val="center"/>
                <w:hideMark/>
              </w:tcPr>
            </w:tcPrChange>
          </w:tcPr>
          <w:p w14:paraId="10CFF4E2" w14:textId="77777777" w:rsidR="00F131DB" w:rsidRPr="00962F89" w:rsidRDefault="00F131DB" w:rsidP="00E65DA2">
            <w:pPr>
              <w:spacing w:line="240" w:lineRule="auto"/>
              <w:ind w:firstLine="0"/>
              <w:jc w:val="center"/>
              <w:rPr>
                <w:ins w:id="2490" w:author="Cristiano Cesario" w:date="2016-09-29T08:13:00Z"/>
                <w:rFonts w:ascii="Calibri" w:eastAsia="Times New Roman" w:hAnsi="Calibri"/>
                <w:color w:val="000000"/>
                <w:lang w:eastAsia="pt-BR"/>
              </w:rPr>
            </w:pPr>
            <w:ins w:id="2491" w:author="Cristiano Cesario" w:date="2016-09-29T08:13:00Z">
              <w:r w:rsidRPr="00962F89">
                <w:rPr>
                  <w:rFonts w:ascii="Calibri" w:eastAsia="Times New Roman" w:hAnsi="Calibri"/>
                  <w:color w:val="000000"/>
                  <w:lang w:eastAsia="pt-BR"/>
                </w:rPr>
                <w:t>No</w:t>
              </w:r>
            </w:ins>
          </w:p>
        </w:tc>
        <w:tc>
          <w:tcPr>
            <w:tcW w:w="0" w:type="auto"/>
            <w:vAlign w:val="center"/>
            <w:hideMark/>
            <w:tcPrChange w:id="2492" w:author="Cristiano Cesario" w:date="2016-09-29T08:20:00Z">
              <w:tcPr>
                <w:tcW w:w="0" w:type="auto"/>
                <w:vAlign w:val="center"/>
                <w:hideMark/>
              </w:tcPr>
            </w:tcPrChange>
          </w:tcPr>
          <w:p w14:paraId="14F23894" w14:textId="77777777" w:rsidR="00F131DB" w:rsidRPr="00962F89" w:rsidRDefault="00F131DB" w:rsidP="00E65DA2">
            <w:pPr>
              <w:spacing w:line="240" w:lineRule="auto"/>
              <w:ind w:firstLine="0"/>
              <w:jc w:val="center"/>
              <w:rPr>
                <w:ins w:id="2493" w:author="Cristiano Cesario" w:date="2016-09-29T08:13:00Z"/>
                <w:rFonts w:ascii="Calibri" w:eastAsia="Times New Roman" w:hAnsi="Calibri"/>
                <w:color w:val="000000"/>
                <w:lang w:eastAsia="pt-BR"/>
              </w:rPr>
            </w:pPr>
            <w:ins w:id="2494" w:author="Cristiano Cesario" w:date="2016-09-29T08:13:00Z">
              <w:r w:rsidRPr="00962F89">
                <w:rPr>
                  <w:rFonts w:ascii="Calibri" w:eastAsia="Times New Roman" w:hAnsi="Calibri"/>
                  <w:color w:val="000000"/>
                  <w:lang w:eastAsia="pt-BR"/>
                </w:rPr>
                <w:t>No</w:t>
              </w:r>
            </w:ins>
          </w:p>
        </w:tc>
        <w:tc>
          <w:tcPr>
            <w:tcW w:w="0" w:type="auto"/>
            <w:vAlign w:val="center"/>
            <w:hideMark/>
            <w:tcPrChange w:id="2495" w:author="Cristiano Cesario" w:date="2016-09-29T08:20:00Z">
              <w:tcPr>
                <w:tcW w:w="0" w:type="auto"/>
                <w:vAlign w:val="center"/>
                <w:hideMark/>
              </w:tcPr>
            </w:tcPrChange>
          </w:tcPr>
          <w:p w14:paraId="2B713B44" w14:textId="77777777" w:rsidR="00F131DB" w:rsidRPr="00962F89" w:rsidRDefault="00F131DB" w:rsidP="00E65DA2">
            <w:pPr>
              <w:spacing w:line="240" w:lineRule="auto"/>
              <w:ind w:firstLine="0"/>
              <w:jc w:val="center"/>
              <w:rPr>
                <w:ins w:id="2496" w:author="Cristiano Cesario" w:date="2016-09-29T08:13:00Z"/>
                <w:rFonts w:ascii="Calibri" w:eastAsia="Times New Roman" w:hAnsi="Calibri"/>
                <w:color w:val="000000"/>
                <w:lang w:eastAsia="pt-BR"/>
              </w:rPr>
            </w:pPr>
            <w:ins w:id="2497" w:author="Cristiano Cesario" w:date="2016-09-29T08:13:00Z">
              <w:r w:rsidRPr="00962F89">
                <w:rPr>
                  <w:rFonts w:ascii="Calibri" w:eastAsia="Times New Roman" w:hAnsi="Calibri"/>
                  <w:color w:val="000000"/>
                  <w:lang w:eastAsia="pt-BR"/>
                </w:rPr>
                <w:t>No</w:t>
              </w:r>
            </w:ins>
          </w:p>
        </w:tc>
        <w:tc>
          <w:tcPr>
            <w:tcW w:w="0" w:type="auto"/>
            <w:vAlign w:val="center"/>
            <w:hideMark/>
            <w:tcPrChange w:id="2498" w:author="Cristiano Cesario" w:date="2016-09-29T08:20:00Z">
              <w:tcPr>
                <w:tcW w:w="0" w:type="auto"/>
                <w:vAlign w:val="center"/>
                <w:hideMark/>
              </w:tcPr>
            </w:tcPrChange>
          </w:tcPr>
          <w:p w14:paraId="31FB6DB4" w14:textId="77777777" w:rsidR="00F131DB" w:rsidRPr="00962F89" w:rsidRDefault="00F131DB" w:rsidP="00E65DA2">
            <w:pPr>
              <w:spacing w:line="240" w:lineRule="auto"/>
              <w:ind w:firstLine="0"/>
              <w:jc w:val="center"/>
              <w:rPr>
                <w:ins w:id="2499" w:author="Cristiano Cesario" w:date="2016-09-29T08:13:00Z"/>
                <w:rFonts w:ascii="Calibri" w:eastAsia="Times New Roman" w:hAnsi="Calibri"/>
                <w:color w:val="000000"/>
                <w:lang w:eastAsia="pt-BR"/>
              </w:rPr>
            </w:pPr>
            <w:ins w:id="2500" w:author="Cristiano Cesario" w:date="2016-09-29T08:13:00Z">
              <w:r w:rsidRPr="00962F89">
                <w:rPr>
                  <w:rFonts w:ascii="Calibri" w:eastAsia="Times New Roman" w:hAnsi="Calibri"/>
                  <w:color w:val="000000"/>
                  <w:lang w:eastAsia="pt-BR"/>
                </w:rPr>
                <w:t>Yes</w:t>
              </w:r>
            </w:ins>
          </w:p>
        </w:tc>
      </w:tr>
      <w:tr w:rsidR="00F131DB" w:rsidRPr="00962F89" w14:paraId="1C08F8FE" w14:textId="77777777" w:rsidTr="00E65DA2">
        <w:trPr>
          <w:trHeight w:val="600"/>
          <w:ins w:id="2501" w:author="Cristiano Cesario" w:date="2016-09-29T08:13:00Z"/>
          <w:trPrChange w:id="2502" w:author="Cristiano Cesario" w:date="2016-09-29T08:20:00Z">
            <w:trPr>
              <w:trHeight w:val="600"/>
            </w:trPr>
          </w:trPrChange>
        </w:trPr>
        <w:tc>
          <w:tcPr>
            <w:tcW w:w="0" w:type="auto"/>
            <w:vAlign w:val="center"/>
            <w:hideMark/>
            <w:tcPrChange w:id="2503" w:author="Cristiano Cesario" w:date="2016-09-29T08:20:00Z">
              <w:tcPr>
                <w:tcW w:w="0" w:type="auto"/>
                <w:vAlign w:val="center"/>
                <w:hideMark/>
              </w:tcPr>
            </w:tcPrChange>
          </w:tcPr>
          <w:p w14:paraId="13423F4A" w14:textId="77777777" w:rsidR="00F131DB" w:rsidRPr="00F131DB" w:rsidRDefault="00E02D98" w:rsidP="00E65DA2">
            <w:pPr>
              <w:spacing w:line="240" w:lineRule="auto"/>
              <w:ind w:firstLine="0"/>
              <w:jc w:val="left"/>
              <w:rPr>
                <w:ins w:id="2504" w:author="Cristiano Cesario" w:date="2016-09-29T08:13:00Z"/>
                <w:rFonts w:ascii="Calibri" w:eastAsia="Times New Roman" w:hAnsi="Calibri"/>
                <w:b/>
                <w:lang w:eastAsia="pt-BR"/>
                <w:rPrChange w:id="2505" w:author="Cristiano Cesario" w:date="2016-09-29T08:21:00Z">
                  <w:rPr>
                    <w:ins w:id="2506" w:author="Cristiano Cesario" w:date="2016-09-29T08:13:00Z"/>
                    <w:rFonts w:ascii="Calibri" w:eastAsia="Times New Roman" w:hAnsi="Calibri"/>
                    <w:color w:val="FFFFFF" w:themeColor="background1"/>
                    <w:lang w:eastAsia="pt-BR"/>
                  </w:rPr>
                </w:rPrChange>
              </w:rPr>
            </w:pPr>
            <w:ins w:id="2507" w:author="Cristiano Cesario" w:date="2016-09-29T08:13:00Z">
              <w:r w:rsidRPr="00E02D98">
                <w:rPr>
                  <w:rFonts w:ascii="Calibri" w:eastAsia="Times New Roman" w:hAnsi="Calibri"/>
                  <w:b/>
                  <w:lang w:eastAsia="pt-BR"/>
                  <w:rPrChange w:id="2508" w:author="Cristiano Cesario" w:date="2016-09-29T08:21:00Z">
                    <w:rPr>
                      <w:rFonts w:ascii="Calibri" w:eastAsia="Times New Roman" w:hAnsi="Calibri" w:cs="Times New Roman"/>
                      <w:color w:val="FFFFFF" w:themeColor="background1"/>
                      <w:sz w:val="24"/>
                      <w:szCs w:val="20"/>
                      <w:u w:val="single"/>
                      <w:lang w:eastAsia="pt-BR"/>
                    </w:rPr>
                  </w:rPrChange>
                </w:rPr>
                <w:t>Commits in peer nodes</w:t>
              </w:r>
            </w:ins>
          </w:p>
        </w:tc>
        <w:tc>
          <w:tcPr>
            <w:tcW w:w="0" w:type="auto"/>
            <w:vAlign w:val="center"/>
            <w:hideMark/>
            <w:tcPrChange w:id="2509" w:author="Cristiano Cesario" w:date="2016-09-29T08:20:00Z">
              <w:tcPr>
                <w:tcW w:w="0" w:type="auto"/>
                <w:vAlign w:val="center"/>
                <w:hideMark/>
              </w:tcPr>
            </w:tcPrChange>
          </w:tcPr>
          <w:p w14:paraId="6F82B346" w14:textId="77777777" w:rsidR="00F131DB" w:rsidRPr="00962F89" w:rsidRDefault="00F131DB" w:rsidP="00E65DA2">
            <w:pPr>
              <w:spacing w:line="240" w:lineRule="auto"/>
              <w:ind w:firstLine="0"/>
              <w:jc w:val="center"/>
              <w:rPr>
                <w:ins w:id="2510" w:author="Cristiano Cesario" w:date="2016-09-29T08:13:00Z"/>
                <w:rFonts w:ascii="Calibri" w:eastAsia="Times New Roman" w:hAnsi="Calibri"/>
                <w:color w:val="000000"/>
                <w:lang w:eastAsia="pt-BR"/>
              </w:rPr>
            </w:pPr>
            <w:ins w:id="2511" w:author="Cristiano Cesario" w:date="2016-09-29T08:13:00Z">
              <w:r w:rsidRPr="00962F89">
                <w:rPr>
                  <w:rFonts w:ascii="Calibri" w:eastAsia="Times New Roman" w:hAnsi="Calibri"/>
                  <w:color w:val="000000"/>
                  <w:lang w:eastAsia="pt-BR"/>
                </w:rPr>
                <w:t>No</w:t>
              </w:r>
            </w:ins>
          </w:p>
        </w:tc>
        <w:tc>
          <w:tcPr>
            <w:tcW w:w="0" w:type="auto"/>
            <w:vAlign w:val="center"/>
            <w:hideMark/>
            <w:tcPrChange w:id="2512" w:author="Cristiano Cesario" w:date="2016-09-29T08:20:00Z">
              <w:tcPr>
                <w:tcW w:w="0" w:type="auto"/>
                <w:vAlign w:val="center"/>
                <w:hideMark/>
              </w:tcPr>
            </w:tcPrChange>
          </w:tcPr>
          <w:p w14:paraId="042489E2" w14:textId="77777777" w:rsidR="00F131DB" w:rsidRPr="00962F89" w:rsidRDefault="00F131DB" w:rsidP="00E65DA2">
            <w:pPr>
              <w:spacing w:line="240" w:lineRule="auto"/>
              <w:ind w:firstLine="0"/>
              <w:jc w:val="center"/>
              <w:rPr>
                <w:ins w:id="2513" w:author="Cristiano Cesario" w:date="2016-09-29T08:13:00Z"/>
                <w:rFonts w:ascii="Calibri" w:eastAsia="Times New Roman" w:hAnsi="Calibri"/>
                <w:color w:val="000000"/>
                <w:lang w:eastAsia="pt-BR"/>
              </w:rPr>
            </w:pPr>
            <w:ins w:id="2514"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1"/>
              </w:r>
            </w:ins>
          </w:p>
        </w:tc>
        <w:tc>
          <w:tcPr>
            <w:tcW w:w="0" w:type="auto"/>
            <w:vAlign w:val="center"/>
            <w:hideMark/>
            <w:tcPrChange w:id="2517" w:author="Cristiano Cesario" w:date="2016-09-29T08:20:00Z">
              <w:tcPr>
                <w:tcW w:w="0" w:type="auto"/>
                <w:vAlign w:val="center"/>
                <w:hideMark/>
              </w:tcPr>
            </w:tcPrChange>
          </w:tcPr>
          <w:p w14:paraId="08CA438D" w14:textId="77777777" w:rsidR="00F131DB" w:rsidRPr="00962F89" w:rsidRDefault="00F131DB" w:rsidP="00E65DA2">
            <w:pPr>
              <w:spacing w:line="240" w:lineRule="auto"/>
              <w:ind w:firstLine="0"/>
              <w:jc w:val="center"/>
              <w:rPr>
                <w:ins w:id="2518" w:author="Cristiano Cesario" w:date="2016-09-29T08:13:00Z"/>
                <w:rFonts w:ascii="Calibri" w:eastAsia="Times New Roman" w:hAnsi="Calibri"/>
                <w:color w:val="000000"/>
                <w:lang w:eastAsia="pt-BR"/>
              </w:rPr>
            </w:pPr>
            <w:ins w:id="2519"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2"/>
              </w:r>
            </w:ins>
          </w:p>
        </w:tc>
        <w:tc>
          <w:tcPr>
            <w:tcW w:w="0" w:type="auto"/>
            <w:vAlign w:val="center"/>
            <w:hideMark/>
            <w:tcPrChange w:id="2522" w:author="Cristiano Cesario" w:date="2016-09-29T08:20:00Z">
              <w:tcPr>
                <w:tcW w:w="0" w:type="auto"/>
                <w:vAlign w:val="center"/>
                <w:hideMark/>
              </w:tcPr>
            </w:tcPrChange>
          </w:tcPr>
          <w:p w14:paraId="528E1E49" w14:textId="77777777" w:rsidR="00F131DB" w:rsidRPr="00962F89" w:rsidRDefault="00F131DB" w:rsidP="00E65DA2">
            <w:pPr>
              <w:spacing w:line="240" w:lineRule="auto"/>
              <w:ind w:firstLine="0"/>
              <w:jc w:val="center"/>
              <w:rPr>
                <w:ins w:id="2523" w:author="Cristiano Cesario" w:date="2016-09-29T08:13:00Z"/>
                <w:rFonts w:ascii="Calibri" w:eastAsia="Times New Roman" w:hAnsi="Calibri"/>
                <w:color w:val="000000"/>
                <w:lang w:eastAsia="pt-BR"/>
              </w:rPr>
            </w:pPr>
            <w:ins w:id="2524" w:author="Cristiano Cesario" w:date="2016-09-29T08:13:00Z">
              <w:r w:rsidRPr="00962F89">
                <w:rPr>
                  <w:rFonts w:ascii="Calibri" w:eastAsia="Times New Roman" w:hAnsi="Calibri"/>
                  <w:color w:val="000000"/>
                  <w:lang w:eastAsia="pt-BR"/>
                </w:rPr>
                <w:t>No</w:t>
              </w:r>
            </w:ins>
          </w:p>
        </w:tc>
        <w:tc>
          <w:tcPr>
            <w:tcW w:w="0" w:type="auto"/>
            <w:vAlign w:val="center"/>
            <w:hideMark/>
            <w:tcPrChange w:id="2525" w:author="Cristiano Cesario" w:date="2016-09-29T08:20:00Z">
              <w:tcPr>
                <w:tcW w:w="0" w:type="auto"/>
                <w:vAlign w:val="center"/>
                <w:hideMark/>
              </w:tcPr>
            </w:tcPrChange>
          </w:tcPr>
          <w:p w14:paraId="312CBADA" w14:textId="77777777" w:rsidR="00F131DB" w:rsidRPr="00962F89" w:rsidRDefault="00F131DB" w:rsidP="00E65DA2">
            <w:pPr>
              <w:spacing w:line="240" w:lineRule="auto"/>
              <w:ind w:firstLine="0"/>
              <w:jc w:val="center"/>
              <w:rPr>
                <w:ins w:id="2526" w:author="Cristiano Cesario" w:date="2016-09-29T08:13:00Z"/>
                <w:rFonts w:ascii="Calibri" w:eastAsia="Times New Roman" w:hAnsi="Calibri"/>
                <w:color w:val="000000"/>
                <w:lang w:eastAsia="pt-BR"/>
              </w:rPr>
            </w:pPr>
            <w:ins w:id="2527" w:author="Cristiano Cesario" w:date="2016-09-29T08:13:00Z">
              <w:r w:rsidRPr="00962F89">
                <w:rPr>
                  <w:rFonts w:ascii="Calibri" w:eastAsia="Times New Roman" w:hAnsi="Calibri"/>
                  <w:color w:val="000000"/>
                  <w:lang w:eastAsia="pt-BR"/>
                </w:rPr>
                <w:t>Yes</w:t>
              </w:r>
            </w:ins>
          </w:p>
        </w:tc>
      </w:tr>
      <w:tr w:rsidR="00F131DB" w:rsidRPr="00962F89" w14:paraId="56BCF9FB" w14:textId="77777777" w:rsidTr="00E65DA2">
        <w:trPr>
          <w:trHeight w:val="600"/>
          <w:ins w:id="2528" w:author="Cristiano Cesario" w:date="2016-09-29T08:13:00Z"/>
          <w:trPrChange w:id="2529" w:author="Cristiano Cesario" w:date="2016-09-29T08:20:00Z">
            <w:trPr>
              <w:trHeight w:val="600"/>
            </w:trPr>
          </w:trPrChange>
        </w:trPr>
        <w:tc>
          <w:tcPr>
            <w:tcW w:w="0" w:type="auto"/>
            <w:vAlign w:val="center"/>
            <w:hideMark/>
            <w:tcPrChange w:id="2530" w:author="Cristiano Cesario" w:date="2016-09-29T08:20:00Z">
              <w:tcPr>
                <w:tcW w:w="0" w:type="auto"/>
                <w:vAlign w:val="center"/>
                <w:hideMark/>
              </w:tcPr>
            </w:tcPrChange>
          </w:tcPr>
          <w:p w14:paraId="1F44D9CE" w14:textId="77777777" w:rsidR="00F131DB" w:rsidRPr="00F131DB" w:rsidRDefault="00E02D98" w:rsidP="00E65DA2">
            <w:pPr>
              <w:spacing w:line="240" w:lineRule="auto"/>
              <w:ind w:firstLine="0"/>
              <w:jc w:val="left"/>
              <w:rPr>
                <w:ins w:id="2531" w:author="Cristiano Cesario" w:date="2016-09-29T08:13:00Z"/>
                <w:rFonts w:ascii="Calibri" w:eastAsia="Times New Roman" w:hAnsi="Calibri"/>
                <w:b/>
                <w:lang w:eastAsia="pt-BR"/>
                <w:rPrChange w:id="2532" w:author="Cristiano Cesario" w:date="2016-09-29T08:21:00Z">
                  <w:rPr>
                    <w:ins w:id="2533" w:author="Cristiano Cesario" w:date="2016-09-29T08:13:00Z"/>
                    <w:rFonts w:ascii="Calibri" w:eastAsia="Times New Roman" w:hAnsi="Calibri"/>
                    <w:color w:val="FFFFFF" w:themeColor="background1"/>
                    <w:lang w:eastAsia="pt-BR"/>
                  </w:rPr>
                </w:rPrChange>
              </w:rPr>
            </w:pPr>
            <w:ins w:id="2534" w:author="Cristiano Cesario" w:date="2016-09-29T08:13:00Z">
              <w:r w:rsidRPr="00E02D98">
                <w:rPr>
                  <w:rFonts w:ascii="Calibri" w:eastAsia="Times New Roman" w:hAnsi="Calibri"/>
                  <w:b/>
                  <w:lang w:eastAsia="pt-BR"/>
                  <w:rPrChange w:id="2535" w:author="Cristiano Cesario" w:date="2016-09-29T08:21:00Z">
                    <w:rPr>
                      <w:rFonts w:ascii="Calibri" w:eastAsia="Times New Roman" w:hAnsi="Calibri" w:cs="Times New Roman"/>
                      <w:color w:val="FFFFFF" w:themeColor="background1"/>
                      <w:sz w:val="24"/>
                      <w:szCs w:val="20"/>
                      <w:u w:val="single"/>
                      <w:lang w:eastAsia="pt-BR"/>
                    </w:rPr>
                  </w:rPrChange>
                </w:rPr>
                <w:t>Commits in non-peer nodes</w:t>
              </w:r>
            </w:ins>
          </w:p>
        </w:tc>
        <w:tc>
          <w:tcPr>
            <w:tcW w:w="0" w:type="auto"/>
            <w:vAlign w:val="center"/>
            <w:hideMark/>
            <w:tcPrChange w:id="2536" w:author="Cristiano Cesario" w:date="2016-09-29T08:20:00Z">
              <w:tcPr>
                <w:tcW w:w="0" w:type="auto"/>
                <w:vAlign w:val="center"/>
                <w:hideMark/>
              </w:tcPr>
            </w:tcPrChange>
          </w:tcPr>
          <w:p w14:paraId="2F6469C9" w14:textId="77777777" w:rsidR="00F131DB" w:rsidRPr="00962F89" w:rsidRDefault="00F131DB" w:rsidP="00E65DA2">
            <w:pPr>
              <w:spacing w:line="240" w:lineRule="auto"/>
              <w:ind w:firstLine="0"/>
              <w:jc w:val="center"/>
              <w:rPr>
                <w:ins w:id="2537" w:author="Cristiano Cesario" w:date="2016-09-29T08:13:00Z"/>
                <w:rFonts w:ascii="Calibri" w:eastAsia="Times New Roman" w:hAnsi="Calibri"/>
                <w:color w:val="000000"/>
                <w:lang w:eastAsia="pt-BR"/>
              </w:rPr>
            </w:pPr>
            <w:ins w:id="2538" w:author="Cristiano Cesario" w:date="2016-09-29T08:13:00Z">
              <w:r w:rsidRPr="00962F89">
                <w:rPr>
                  <w:rFonts w:ascii="Calibri" w:eastAsia="Times New Roman" w:hAnsi="Calibri"/>
                  <w:color w:val="000000"/>
                  <w:lang w:eastAsia="pt-BR"/>
                </w:rPr>
                <w:t>No</w:t>
              </w:r>
            </w:ins>
          </w:p>
        </w:tc>
        <w:tc>
          <w:tcPr>
            <w:tcW w:w="0" w:type="auto"/>
            <w:vAlign w:val="center"/>
            <w:hideMark/>
            <w:tcPrChange w:id="2539" w:author="Cristiano Cesario" w:date="2016-09-29T08:20:00Z">
              <w:tcPr>
                <w:tcW w:w="0" w:type="auto"/>
                <w:vAlign w:val="center"/>
                <w:hideMark/>
              </w:tcPr>
            </w:tcPrChange>
          </w:tcPr>
          <w:p w14:paraId="3A3B1578" w14:textId="77777777" w:rsidR="00F131DB" w:rsidRPr="00962F89" w:rsidRDefault="00F131DB" w:rsidP="00E65DA2">
            <w:pPr>
              <w:spacing w:line="240" w:lineRule="auto"/>
              <w:ind w:firstLine="0"/>
              <w:jc w:val="center"/>
              <w:rPr>
                <w:ins w:id="2540" w:author="Cristiano Cesario" w:date="2016-09-29T08:13:00Z"/>
                <w:rFonts w:ascii="Calibri" w:eastAsia="Times New Roman" w:hAnsi="Calibri"/>
                <w:color w:val="000000"/>
                <w:lang w:eastAsia="pt-BR"/>
              </w:rPr>
            </w:pPr>
            <w:ins w:id="2541" w:author="Cristiano Cesario" w:date="2016-09-29T08:13:00Z">
              <w:r w:rsidRPr="00962F89">
                <w:rPr>
                  <w:rFonts w:ascii="Calibri" w:eastAsia="Times New Roman" w:hAnsi="Calibri"/>
                  <w:color w:val="000000"/>
                  <w:lang w:eastAsia="pt-BR"/>
                </w:rPr>
                <w:t>No</w:t>
              </w:r>
            </w:ins>
          </w:p>
        </w:tc>
        <w:tc>
          <w:tcPr>
            <w:tcW w:w="0" w:type="auto"/>
            <w:vAlign w:val="center"/>
            <w:hideMark/>
            <w:tcPrChange w:id="2542" w:author="Cristiano Cesario" w:date="2016-09-29T08:20:00Z">
              <w:tcPr>
                <w:tcW w:w="0" w:type="auto"/>
                <w:vAlign w:val="center"/>
                <w:hideMark/>
              </w:tcPr>
            </w:tcPrChange>
          </w:tcPr>
          <w:p w14:paraId="07B36115" w14:textId="77777777" w:rsidR="00F131DB" w:rsidRPr="00962F89" w:rsidRDefault="00F131DB" w:rsidP="00E65DA2">
            <w:pPr>
              <w:spacing w:line="240" w:lineRule="auto"/>
              <w:ind w:firstLine="0"/>
              <w:jc w:val="center"/>
              <w:rPr>
                <w:ins w:id="2543" w:author="Cristiano Cesario" w:date="2016-09-29T08:13:00Z"/>
                <w:rFonts w:ascii="Calibri" w:eastAsia="Times New Roman" w:hAnsi="Calibri"/>
                <w:color w:val="000000"/>
                <w:lang w:eastAsia="pt-BR"/>
              </w:rPr>
            </w:pPr>
            <w:ins w:id="2544" w:author="Cristiano Cesario" w:date="2016-09-29T08:13:00Z">
              <w:r w:rsidRPr="00962F89">
                <w:rPr>
                  <w:rFonts w:ascii="Calibri" w:eastAsia="Times New Roman" w:hAnsi="Calibri"/>
                  <w:color w:val="000000"/>
                  <w:lang w:eastAsia="pt-BR"/>
                </w:rPr>
                <w:t>No</w:t>
              </w:r>
            </w:ins>
          </w:p>
        </w:tc>
        <w:tc>
          <w:tcPr>
            <w:tcW w:w="0" w:type="auto"/>
            <w:vAlign w:val="center"/>
            <w:hideMark/>
            <w:tcPrChange w:id="2545" w:author="Cristiano Cesario" w:date="2016-09-29T08:20:00Z">
              <w:tcPr>
                <w:tcW w:w="0" w:type="auto"/>
                <w:vAlign w:val="center"/>
                <w:hideMark/>
              </w:tcPr>
            </w:tcPrChange>
          </w:tcPr>
          <w:p w14:paraId="07A016DC" w14:textId="77777777" w:rsidR="00F131DB" w:rsidRPr="00962F89" w:rsidRDefault="00F131DB" w:rsidP="00E65DA2">
            <w:pPr>
              <w:spacing w:line="240" w:lineRule="auto"/>
              <w:ind w:firstLine="0"/>
              <w:jc w:val="center"/>
              <w:rPr>
                <w:ins w:id="2546" w:author="Cristiano Cesario" w:date="2016-09-29T08:13:00Z"/>
                <w:rFonts w:ascii="Calibri" w:eastAsia="Times New Roman" w:hAnsi="Calibri"/>
                <w:color w:val="000000"/>
                <w:lang w:eastAsia="pt-BR"/>
              </w:rPr>
            </w:pPr>
            <w:ins w:id="2547" w:author="Cristiano Cesario" w:date="2016-09-29T08:13:00Z">
              <w:r w:rsidRPr="00962F89">
                <w:rPr>
                  <w:rFonts w:ascii="Calibri" w:eastAsia="Times New Roman" w:hAnsi="Calibri"/>
                  <w:color w:val="000000"/>
                  <w:lang w:eastAsia="pt-BR"/>
                </w:rPr>
                <w:t>No</w:t>
              </w:r>
            </w:ins>
          </w:p>
        </w:tc>
        <w:tc>
          <w:tcPr>
            <w:tcW w:w="0" w:type="auto"/>
            <w:vAlign w:val="center"/>
            <w:hideMark/>
            <w:tcPrChange w:id="2548" w:author="Cristiano Cesario" w:date="2016-09-29T08:20:00Z">
              <w:tcPr>
                <w:tcW w:w="0" w:type="auto"/>
                <w:vAlign w:val="center"/>
                <w:hideMark/>
              </w:tcPr>
            </w:tcPrChange>
          </w:tcPr>
          <w:p w14:paraId="23999A30" w14:textId="77777777" w:rsidR="00F131DB" w:rsidRPr="00962F89" w:rsidRDefault="00F131DB" w:rsidP="00E65DA2">
            <w:pPr>
              <w:spacing w:line="240" w:lineRule="auto"/>
              <w:ind w:firstLine="0"/>
              <w:jc w:val="center"/>
              <w:rPr>
                <w:ins w:id="2549" w:author="Cristiano Cesario" w:date="2016-09-29T08:13:00Z"/>
                <w:rFonts w:ascii="Calibri" w:eastAsia="Times New Roman" w:hAnsi="Calibri"/>
                <w:color w:val="000000"/>
                <w:lang w:eastAsia="pt-BR"/>
              </w:rPr>
            </w:pPr>
            <w:ins w:id="2550" w:author="Cristiano Cesario" w:date="2016-09-29T08:13:00Z">
              <w:r w:rsidRPr="00962F89">
                <w:rPr>
                  <w:rFonts w:ascii="Calibri" w:eastAsia="Times New Roman" w:hAnsi="Calibri"/>
                  <w:color w:val="000000"/>
                  <w:lang w:eastAsia="pt-BR"/>
                </w:rPr>
                <w:t>Yes</w:t>
              </w:r>
            </w:ins>
          </w:p>
        </w:tc>
      </w:tr>
      <w:tr w:rsidR="00F131DB" w:rsidRPr="00962F89" w14:paraId="6568249D" w14:textId="77777777" w:rsidTr="00E65DA2">
        <w:trPr>
          <w:trHeight w:val="600"/>
          <w:ins w:id="2551" w:author="Cristiano Cesario" w:date="2016-09-29T08:13:00Z"/>
          <w:trPrChange w:id="2552" w:author="Cristiano Cesario" w:date="2016-09-29T08:20:00Z">
            <w:trPr>
              <w:trHeight w:val="600"/>
            </w:trPr>
          </w:trPrChange>
        </w:trPr>
        <w:tc>
          <w:tcPr>
            <w:tcW w:w="0" w:type="auto"/>
            <w:vAlign w:val="center"/>
            <w:hideMark/>
            <w:tcPrChange w:id="2553" w:author="Cristiano Cesario" w:date="2016-09-29T08:20:00Z">
              <w:tcPr>
                <w:tcW w:w="0" w:type="auto"/>
                <w:vAlign w:val="center"/>
                <w:hideMark/>
              </w:tcPr>
            </w:tcPrChange>
          </w:tcPr>
          <w:p w14:paraId="2ACEE428" w14:textId="77777777" w:rsidR="00F131DB" w:rsidRPr="00F131DB" w:rsidRDefault="00E02D98" w:rsidP="00E65DA2">
            <w:pPr>
              <w:spacing w:line="240" w:lineRule="auto"/>
              <w:ind w:firstLine="0"/>
              <w:jc w:val="left"/>
              <w:rPr>
                <w:ins w:id="2554" w:author="Cristiano Cesario" w:date="2016-09-29T08:13:00Z"/>
                <w:rFonts w:ascii="Calibri" w:eastAsia="Times New Roman" w:hAnsi="Calibri"/>
                <w:b/>
                <w:lang w:eastAsia="pt-BR"/>
                <w:rPrChange w:id="2555" w:author="Cristiano Cesario" w:date="2016-09-29T08:21:00Z">
                  <w:rPr>
                    <w:ins w:id="2556" w:author="Cristiano Cesario" w:date="2016-09-29T08:13:00Z"/>
                    <w:rFonts w:ascii="Calibri" w:eastAsia="Times New Roman" w:hAnsi="Calibri"/>
                    <w:color w:val="FFFFFF" w:themeColor="background1"/>
                    <w:lang w:eastAsia="pt-BR"/>
                  </w:rPr>
                </w:rPrChange>
              </w:rPr>
            </w:pPr>
            <w:ins w:id="2557" w:author="Cristiano Cesario" w:date="2016-09-29T08:13:00Z">
              <w:r w:rsidRPr="00E02D98">
                <w:rPr>
                  <w:rFonts w:ascii="Calibri" w:eastAsia="Times New Roman" w:hAnsi="Calibri"/>
                  <w:b/>
                  <w:lang w:eastAsia="pt-BR"/>
                  <w:rPrChange w:id="2558" w:author="Cristiano Cesario" w:date="2016-09-29T08:21:00Z">
                    <w:rPr>
                      <w:rFonts w:ascii="Calibri" w:eastAsia="Times New Roman" w:hAnsi="Calibri" w:cs="Times New Roman"/>
                      <w:color w:val="FFFFFF" w:themeColor="background1"/>
                      <w:sz w:val="24"/>
                      <w:szCs w:val="20"/>
                      <w:u w:val="single"/>
                      <w:lang w:eastAsia="pt-BR"/>
                    </w:rPr>
                  </w:rPrChange>
                </w:rPr>
                <w:t>Multiple branches</w:t>
              </w:r>
            </w:ins>
          </w:p>
        </w:tc>
        <w:tc>
          <w:tcPr>
            <w:tcW w:w="0" w:type="auto"/>
            <w:vAlign w:val="center"/>
            <w:hideMark/>
            <w:tcPrChange w:id="2559" w:author="Cristiano Cesario" w:date="2016-09-29T08:20:00Z">
              <w:tcPr>
                <w:tcW w:w="0" w:type="auto"/>
                <w:vAlign w:val="center"/>
                <w:hideMark/>
              </w:tcPr>
            </w:tcPrChange>
          </w:tcPr>
          <w:p w14:paraId="5E13A16E" w14:textId="77777777" w:rsidR="00F131DB" w:rsidRPr="00962F89" w:rsidRDefault="00F131DB" w:rsidP="00E65DA2">
            <w:pPr>
              <w:spacing w:line="240" w:lineRule="auto"/>
              <w:ind w:firstLine="0"/>
              <w:jc w:val="center"/>
              <w:rPr>
                <w:ins w:id="2560" w:author="Cristiano Cesario" w:date="2016-09-29T08:13:00Z"/>
                <w:rFonts w:ascii="Calibri" w:eastAsia="Times New Roman" w:hAnsi="Calibri"/>
                <w:color w:val="000000"/>
                <w:lang w:eastAsia="pt-BR"/>
              </w:rPr>
            </w:pPr>
            <w:ins w:id="2561" w:author="Cristiano Cesario" w:date="2016-09-29T08:13:00Z">
              <w:r w:rsidRPr="00962F89">
                <w:rPr>
                  <w:rFonts w:ascii="Calibri" w:eastAsia="Times New Roman" w:hAnsi="Calibri"/>
                  <w:color w:val="000000"/>
                  <w:lang w:eastAsia="pt-BR"/>
                </w:rPr>
                <w:t>No</w:t>
              </w:r>
            </w:ins>
          </w:p>
        </w:tc>
        <w:tc>
          <w:tcPr>
            <w:tcW w:w="0" w:type="auto"/>
            <w:vAlign w:val="center"/>
            <w:hideMark/>
            <w:tcPrChange w:id="2562" w:author="Cristiano Cesario" w:date="2016-09-29T08:20:00Z">
              <w:tcPr>
                <w:tcW w:w="0" w:type="auto"/>
                <w:vAlign w:val="center"/>
                <w:hideMark/>
              </w:tcPr>
            </w:tcPrChange>
          </w:tcPr>
          <w:p w14:paraId="3224DD11" w14:textId="77777777" w:rsidR="00F131DB" w:rsidRPr="00962F89" w:rsidRDefault="00F131DB" w:rsidP="00E65DA2">
            <w:pPr>
              <w:spacing w:line="240" w:lineRule="auto"/>
              <w:ind w:firstLine="0"/>
              <w:jc w:val="center"/>
              <w:rPr>
                <w:ins w:id="2563" w:author="Cristiano Cesario" w:date="2016-09-29T08:13:00Z"/>
                <w:rFonts w:ascii="Calibri" w:eastAsia="Times New Roman" w:hAnsi="Calibri"/>
                <w:color w:val="000000"/>
                <w:lang w:eastAsia="pt-BR"/>
              </w:rPr>
            </w:pPr>
            <w:ins w:id="2564" w:author="Cristiano Cesario" w:date="2016-09-29T08:13:00Z">
              <w:r w:rsidRPr="00962F89">
                <w:rPr>
                  <w:rFonts w:ascii="Calibri" w:eastAsia="Times New Roman" w:hAnsi="Calibri"/>
                  <w:color w:val="000000"/>
                  <w:lang w:eastAsia="pt-BR"/>
                </w:rPr>
                <w:t>No</w:t>
              </w:r>
            </w:ins>
          </w:p>
        </w:tc>
        <w:tc>
          <w:tcPr>
            <w:tcW w:w="0" w:type="auto"/>
            <w:vAlign w:val="center"/>
            <w:hideMark/>
            <w:tcPrChange w:id="2565" w:author="Cristiano Cesario" w:date="2016-09-29T08:20:00Z">
              <w:tcPr>
                <w:tcW w:w="0" w:type="auto"/>
                <w:vAlign w:val="center"/>
                <w:hideMark/>
              </w:tcPr>
            </w:tcPrChange>
          </w:tcPr>
          <w:p w14:paraId="4B41A26D" w14:textId="77777777" w:rsidR="00F131DB" w:rsidRPr="00962F89" w:rsidRDefault="00F131DB" w:rsidP="00E65DA2">
            <w:pPr>
              <w:spacing w:line="240" w:lineRule="auto"/>
              <w:ind w:firstLine="0"/>
              <w:jc w:val="center"/>
              <w:rPr>
                <w:ins w:id="2566" w:author="Cristiano Cesario" w:date="2016-09-29T08:13:00Z"/>
                <w:rFonts w:ascii="Calibri" w:eastAsia="Times New Roman" w:hAnsi="Calibri"/>
                <w:color w:val="000000"/>
                <w:lang w:eastAsia="pt-BR"/>
              </w:rPr>
            </w:pPr>
            <w:ins w:id="2567" w:author="Cristiano Cesario" w:date="2016-09-29T08:13:00Z">
              <w:r w:rsidRPr="00962F89">
                <w:rPr>
                  <w:rFonts w:ascii="Calibri" w:eastAsia="Times New Roman" w:hAnsi="Calibri"/>
                  <w:color w:val="000000"/>
                  <w:lang w:eastAsia="pt-BR"/>
                </w:rPr>
                <w:t>No</w:t>
              </w:r>
            </w:ins>
          </w:p>
        </w:tc>
        <w:tc>
          <w:tcPr>
            <w:tcW w:w="0" w:type="auto"/>
            <w:vAlign w:val="center"/>
            <w:hideMark/>
            <w:tcPrChange w:id="2568" w:author="Cristiano Cesario" w:date="2016-09-29T08:20:00Z">
              <w:tcPr>
                <w:tcW w:w="0" w:type="auto"/>
                <w:vAlign w:val="center"/>
                <w:hideMark/>
              </w:tcPr>
            </w:tcPrChange>
          </w:tcPr>
          <w:p w14:paraId="300113DA" w14:textId="77777777" w:rsidR="00F131DB" w:rsidRPr="00962F89" w:rsidRDefault="00F131DB" w:rsidP="00E65DA2">
            <w:pPr>
              <w:spacing w:line="240" w:lineRule="auto"/>
              <w:ind w:firstLine="0"/>
              <w:jc w:val="center"/>
              <w:rPr>
                <w:ins w:id="2569" w:author="Cristiano Cesario" w:date="2016-09-29T08:13:00Z"/>
                <w:rFonts w:ascii="Calibri" w:eastAsia="Times New Roman" w:hAnsi="Calibri"/>
                <w:color w:val="000000"/>
                <w:lang w:eastAsia="pt-BR"/>
              </w:rPr>
            </w:pPr>
            <w:ins w:id="2570" w:author="Cristiano Cesario" w:date="2016-09-29T08:13:00Z">
              <w:r w:rsidRPr="00962F89">
                <w:rPr>
                  <w:rFonts w:ascii="Calibri" w:eastAsia="Times New Roman" w:hAnsi="Calibri"/>
                  <w:color w:val="000000"/>
                  <w:lang w:eastAsia="pt-BR"/>
                </w:rPr>
                <w:t>Yes</w:t>
              </w:r>
            </w:ins>
          </w:p>
        </w:tc>
        <w:tc>
          <w:tcPr>
            <w:tcW w:w="0" w:type="auto"/>
            <w:vAlign w:val="center"/>
            <w:hideMark/>
            <w:tcPrChange w:id="2571" w:author="Cristiano Cesario" w:date="2016-09-29T08:20:00Z">
              <w:tcPr>
                <w:tcW w:w="0" w:type="auto"/>
                <w:vAlign w:val="center"/>
                <w:hideMark/>
              </w:tcPr>
            </w:tcPrChange>
          </w:tcPr>
          <w:p w14:paraId="34636D62" w14:textId="77777777" w:rsidR="00F131DB" w:rsidRPr="00962F89" w:rsidRDefault="00F131DB" w:rsidP="00E65DA2">
            <w:pPr>
              <w:spacing w:line="240" w:lineRule="auto"/>
              <w:ind w:firstLine="0"/>
              <w:jc w:val="center"/>
              <w:rPr>
                <w:ins w:id="2572" w:author="Cristiano Cesario" w:date="2016-09-29T08:13:00Z"/>
                <w:rFonts w:ascii="Calibri" w:eastAsia="Times New Roman" w:hAnsi="Calibri"/>
                <w:color w:val="000000"/>
                <w:lang w:eastAsia="pt-BR"/>
              </w:rPr>
            </w:pPr>
            <w:ins w:id="2573" w:author="Cristiano Cesario" w:date="2016-09-29T08:13:00Z">
              <w:r w:rsidRPr="00962F89">
                <w:rPr>
                  <w:rFonts w:ascii="Calibri" w:eastAsia="Times New Roman" w:hAnsi="Calibri"/>
                  <w:color w:val="000000"/>
                  <w:lang w:eastAsia="pt-BR"/>
                </w:rPr>
                <w:t>Yes</w:t>
              </w:r>
            </w:ins>
          </w:p>
        </w:tc>
      </w:tr>
      <w:tr w:rsidR="00F131DB" w:rsidRPr="00962F89" w14:paraId="20627673" w14:textId="77777777" w:rsidTr="00E65DA2">
        <w:trPr>
          <w:trHeight w:val="600"/>
          <w:ins w:id="2574" w:author="Cristiano Cesario" w:date="2016-09-29T08:13:00Z"/>
          <w:trPrChange w:id="2575" w:author="Cristiano Cesario" w:date="2016-09-29T08:20:00Z">
            <w:trPr>
              <w:trHeight w:val="600"/>
            </w:trPr>
          </w:trPrChange>
        </w:trPr>
        <w:tc>
          <w:tcPr>
            <w:tcW w:w="0" w:type="auto"/>
            <w:vAlign w:val="center"/>
            <w:hideMark/>
            <w:tcPrChange w:id="2576" w:author="Cristiano Cesario" w:date="2016-09-29T08:20:00Z">
              <w:tcPr>
                <w:tcW w:w="0" w:type="auto"/>
                <w:vAlign w:val="center"/>
                <w:hideMark/>
              </w:tcPr>
            </w:tcPrChange>
          </w:tcPr>
          <w:p w14:paraId="675176F8" w14:textId="77777777" w:rsidR="00F131DB" w:rsidRPr="00F131DB" w:rsidRDefault="00E02D98" w:rsidP="00E65DA2">
            <w:pPr>
              <w:spacing w:line="240" w:lineRule="auto"/>
              <w:ind w:firstLine="0"/>
              <w:jc w:val="left"/>
              <w:rPr>
                <w:ins w:id="2577" w:author="Cristiano Cesario" w:date="2016-09-29T08:13:00Z"/>
                <w:rFonts w:ascii="Calibri" w:eastAsia="Times New Roman" w:hAnsi="Calibri"/>
                <w:b/>
                <w:lang w:eastAsia="pt-BR"/>
                <w:rPrChange w:id="2578" w:author="Cristiano Cesario" w:date="2016-09-29T08:21:00Z">
                  <w:rPr>
                    <w:ins w:id="2579" w:author="Cristiano Cesario" w:date="2016-09-29T08:13:00Z"/>
                    <w:rFonts w:ascii="Calibri" w:eastAsia="Times New Roman" w:hAnsi="Calibri"/>
                    <w:color w:val="FFFFFF" w:themeColor="background1"/>
                    <w:lang w:eastAsia="pt-BR"/>
                  </w:rPr>
                </w:rPrChange>
              </w:rPr>
            </w:pPr>
            <w:ins w:id="2580" w:author="Cristiano Cesario" w:date="2016-09-29T08:13:00Z">
              <w:r w:rsidRPr="00E02D98">
                <w:rPr>
                  <w:rFonts w:ascii="Calibri" w:eastAsia="Times New Roman" w:hAnsi="Calibri"/>
                  <w:b/>
                  <w:lang w:eastAsia="pt-BR"/>
                  <w:rPrChange w:id="2581" w:author="Cristiano Cesario" w:date="2016-09-29T08:21:00Z">
                    <w:rPr>
                      <w:rFonts w:ascii="Calibri" w:eastAsia="Times New Roman" w:hAnsi="Calibri" w:cs="Times New Roman"/>
                      <w:color w:val="FFFFFF" w:themeColor="background1"/>
                      <w:sz w:val="24"/>
                      <w:szCs w:val="20"/>
                      <w:u w:val="single"/>
                      <w:lang w:eastAsia="pt-BR"/>
                    </w:rPr>
                  </w:rPrChange>
                </w:rPr>
                <w:t>Topology</w:t>
              </w:r>
            </w:ins>
          </w:p>
        </w:tc>
        <w:tc>
          <w:tcPr>
            <w:tcW w:w="0" w:type="auto"/>
            <w:vAlign w:val="center"/>
            <w:hideMark/>
            <w:tcPrChange w:id="2582" w:author="Cristiano Cesario" w:date="2016-09-29T08:20:00Z">
              <w:tcPr>
                <w:tcW w:w="0" w:type="auto"/>
                <w:vAlign w:val="center"/>
                <w:hideMark/>
              </w:tcPr>
            </w:tcPrChange>
          </w:tcPr>
          <w:p w14:paraId="3B4E036D" w14:textId="77777777" w:rsidR="00F131DB" w:rsidRPr="00962F89" w:rsidRDefault="00F131DB" w:rsidP="00E65DA2">
            <w:pPr>
              <w:spacing w:line="240" w:lineRule="auto"/>
              <w:ind w:firstLine="0"/>
              <w:jc w:val="center"/>
              <w:rPr>
                <w:ins w:id="2583" w:author="Cristiano Cesario" w:date="2016-09-29T08:13:00Z"/>
                <w:rFonts w:ascii="Calibri" w:eastAsia="Times New Roman" w:hAnsi="Calibri"/>
                <w:color w:val="000000"/>
                <w:lang w:eastAsia="pt-BR"/>
              </w:rPr>
            </w:pPr>
            <w:ins w:id="2584" w:author="Cristiano Cesario" w:date="2016-09-29T08:13:00Z">
              <w:r w:rsidRPr="00962F89">
                <w:rPr>
                  <w:rFonts w:ascii="Calibri" w:eastAsia="Times New Roman" w:hAnsi="Calibri"/>
                  <w:color w:val="000000"/>
                  <w:lang w:eastAsia="pt-BR"/>
                </w:rPr>
                <w:t>No</w:t>
              </w:r>
            </w:ins>
          </w:p>
        </w:tc>
        <w:tc>
          <w:tcPr>
            <w:tcW w:w="0" w:type="auto"/>
            <w:vAlign w:val="center"/>
            <w:hideMark/>
            <w:tcPrChange w:id="2585" w:author="Cristiano Cesario" w:date="2016-09-29T08:20:00Z">
              <w:tcPr>
                <w:tcW w:w="0" w:type="auto"/>
                <w:vAlign w:val="center"/>
                <w:hideMark/>
              </w:tcPr>
            </w:tcPrChange>
          </w:tcPr>
          <w:p w14:paraId="3AE645B0" w14:textId="77777777" w:rsidR="00F131DB" w:rsidRPr="00962F89" w:rsidRDefault="00F131DB" w:rsidP="00E65DA2">
            <w:pPr>
              <w:spacing w:line="240" w:lineRule="auto"/>
              <w:ind w:firstLine="0"/>
              <w:jc w:val="center"/>
              <w:rPr>
                <w:ins w:id="2586" w:author="Cristiano Cesario" w:date="2016-09-29T08:13:00Z"/>
                <w:rFonts w:ascii="Calibri" w:eastAsia="Times New Roman" w:hAnsi="Calibri"/>
                <w:color w:val="000000"/>
                <w:lang w:eastAsia="pt-BR"/>
              </w:rPr>
            </w:pPr>
            <w:ins w:id="2587" w:author="Cristiano Cesario" w:date="2016-09-29T08:13:00Z">
              <w:r w:rsidRPr="00962F89">
                <w:rPr>
                  <w:rFonts w:ascii="Calibri" w:eastAsia="Times New Roman" w:hAnsi="Calibri"/>
                  <w:color w:val="000000"/>
                  <w:lang w:eastAsia="pt-BR"/>
                </w:rPr>
                <w:t>No</w:t>
              </w:r>
            </w:ins>
          </w:p>
        </w:tc>
        <w:tc>
          <w:tcPr>
            <w:tcW w:w="0" w:type="auto"/>
            <w:vAlign w:val="center"/>
            <w:hideMark/>
            <w:tcPrChange w:id="2588" w:author="Cristiano Cesario" w:date="2016-09-29T08:20:00Z">
              <w:tcPr>
                <w:tcW w:w="0" w:type="auto"/>
                <w:vAlign w:val="center"/>
                <w:hideMark/>
              </w:tcPr>
            </w:tcPrChange>
          </w:tcPr>
          <w:p w14:paraId="2F0C49A7" w14:textId="77777777" w:rsidR="00F131DB" w:rsidRPr="00962F89" w:rsidRDefault="00F131DB" w:rsidP="00E65DA2">
            <w:pPr>
              <w:spacing w:line="240" w:lineRule="auto"/>
              <w:ind w:firstLine="0"/>
              <w:jc w:val="center"/>
              <w:rPr>
                <w:ins w:id="2589" w:author="Cristiano Cesario" w:date="2016-09-29T08:13:00Z"/>
                <w:rFonts w:ascii="Calibri" w:eastAsia="Times New Roman" w:hAnsi="Calibri"/>
                <w:color w:val="000000"/>
                <w:lang w:eastAsia="pt-BR"/>
              </w:rPr>
            </w:pPr>
            <w:ins w:id="2590" w:author="Cristiano Cesario" w:date="2016-09-29T08:13:00Z">
              <w:r w:rsidRPr="00962F89">
                <w:rPr>
                  <w:rFonts w:ascii="Calibri" w:eastAsia="Times New Roman" w:hAnsi="Calibri"/>
                  <w:color w:val="000000"/>
                  <w:lang w:eastAsia="pt-BR"/>
                </w:rPr>
                <w:t>No</w:t>
              </w:r>
            </w:ins>
          </w:p>
        </w:tc>
        <w:tc>
          <w:tcPr>
            <w:tcW w:w="0" w:type="auto"/>
            <w:vAlign w:val="center"/>
            <w:hideMark/>
            <w:tcPrChange w:id="2591" w:author="Cristiano Cesario" w:date="2016-09-29T08:20:00Z">
              <w:tcPr>
                <w:tcW w:w="0" w:type="auto"/>
                <w:vAlign w:val="center"/>
                <w:hideMark/>
              </w:tcPr>
            </w:tcPrChange>
          </w:tcPr>
          <w:p w14:paraId="057267E9" w14:textId="77777777" w:rsidR="00F131DB" w:rsidRPr="00962F89" w:rsidRDefault="00F131DB" w:rsidP="00E65DA2">
            <w:pPr>
              <w:spacing w:line="240" w:lineRule="auto"/>
              <w:ind w:firstLine="0"/>
              <w:jc w:val="center"/>
              <w:rPr>
                <w:ins w:id="2592" w:author="Cristiano Cesario" w:date="2016-09-29T08:13:00Z"/>
                <w:rFonts w:ascii="Calibri" w:eastAsia="Times New Roman" w:hAnsi="Calibri"/>
                <w:color w:val="000000"/>
                <w:lang w:eastAsia="pt-BR"/>
              </w:rPr>
            </w:pPr>
            <w:ins w:id="2593" w:author="Cristiano Cesario" w:date="2016-09-29T08:13:00Z">
              <w:r w:rsidRPr="00962F89">
                <w:rPr>
                  <w:rFonts w:ascii="Calibri" w:eastAsia="Times New Roman" w:hAnsi="Calibri"/>
                  <w:color w:val="000000"/>
                  <w:lang w:eastAsia="pt-BR"/>
                </w:rPr>
                <w:t>No</w:t>
              </w:r>
            </w:ins>
          </w:p>
        </w:tc>
        <w:tc>
          <w:tcPr>
            <w:tcW w:w="0" w:type="auto"/>
            <w:vAlign w:val="center"/>
            <w:hideMark/>
            <w:tcPrChange w:id="2594" w:author="Cristiano Cesario" w:date="2016-09-29T08:20:00Z">
              <w:tcPr>
                <w:tcW w:w="0" w:type="auto"/>
                <w:vAlign w:val="center"/>
                <w:hideMark/>
              </w:tcPr>
            </w:tcPrChange>
          </w:tcPr>
          <w:p w14:paraId="1108F9C3" w14:textId="77777777" w:rsidR="00F131DB" w:rsidRPr="00962F89" w:rsidRDefault="00F131DB" w:rsidP="00E65DA2">
            <w:pPr>
              <w:spacing w:line="240" w:lineRule="auto"/>
              <w:ind w:firstLine="0"/>
              <w:jc w:val="center"/>
              <w:rPr>
                <w:ins w:id="2595" w:author="Cristiano Cesario" w:date="2016-09-29T08:13:00Z"/>
                <w:rFonts w:ascii="Calibri" w:eastAsia="Times New Roman" w:hAnsi="Calibri"/>
                <w:color w:val="000000"/>
                <w:lang w:eastAsia="pt-BR"/>
              </w:rPr>
            </w:pPr>
            <w:ins w:id="2596" w:author="Cristiano Cesario" w:date="2016-09-29T08:13:00Z">
              <w:r w:rsidRPr="00962F89">
                <w:rPr>
                  <w:rFonts w:ascii="Calibri" w:eastAsia="Times New Roman" w:hAnsi="Calibri"/>
                  <w:color w:val="000000"/>
                  <w:lang w:eastAsia="pt-BR"/>
                </w:rPr>
                <w:t>Yes</w:t>
              </w:r>
            </w:ins>
          </w:p>
        </w:tc>
      </w:tr>
      <w:tr w:rsidR="00F131DB" w:rsidRPr="00962F89" w14:paraId="11FC4FAB" w14:textId="77777777" w:rsidTr="00E65DA2">
        <w:trPr>
          <w:trHeight w:val="300"/>
          <w:ins w:id="2597" w:author="Cristiano Cesario" w:date="2016-09-29T08:13:00Z"/>
          <w:trPrChange w:id="2598" w:author="Cristiano Cesario" w:date="2016-09-29T08:20:00Z">
            <w:trPr>
              <w:trHeight w:val="300"/>
            </w:trPr>
          </w:trPrChange>
        </w:trPr>
        <w:tc>
          <w:tcPr>
            <w:tcW w:w="0" w:type="auto"/>
            <w:vAlign w:val="center"/>
            <w:hideMark/>
            <w:tcPrChange w:id="2599" w:author="Cristiano Cesario" w:date="2016-09-29T08:20:00Z">
              <w:tcPr>
                <w:tcW w:w="0" w:type="auto"/>
                <w:vAlign w:val="center"/>
                <w:hideMark/>
              </w:tcPr>
            </w:tcPrChange>
          </w:tcPr>
          <w:p w14:paraId="7C66CDA0" w14:textId="77777777" w:rsidR="00F131DB" w:rsidRPr="00F131DB" w:rsidRDefault="00E02D98" w:rsidP="00E65DA2">
            <w:pPr>
              <w:spacing w:line="240" w:lineRule="auto"/>
              <w:ind w:firstLine="0"/>
              <w:jc w:val="left"/>
              <w:rPr>
                <w:ins w:id="2600" w:author="Cristiano Cesario" w:date="2016-09-29T08:13:00Z"/>
                <w:rFonts w:ascii="Calibri" w:eastAsia="Times New Roman" w:hAnsi="Calibri"/>
                <w:b/>
                <w:lang w:eastAsia="pt-BR"/>
                <w:rPrChange w:id="2601" w:author="Cristiano Cesario" w:date="2016-09-29T08:21:00Z">
                  <w:rPr>
                    <w:ins w:id="2602" w:author="Cristiano Cesario" w:date="2016-09-29T08:13:00Z"/>
                    <w:rFonts w:ascii="Calibri" w:eastAsia="Times New Roman" w:hAnsi="Calibri"/>
                    <w:color w:val="FFFFFF" w:themeColor="background1"/>
                    <w:lang w:eastAsia="pt-BR"/>
                  </w:rPr>
                </w:rPrChange>
              </w:rPr>
            </w:pPr>
            <w:ins w:id="2603" w:author="Cristiano Cesario" w:date="2016-09-29T08:13:00Z">
              <w:r w:rsidRPr="00E02D98">
                <w:rPr>
                  <w:rFonts w:ascii="Calibri" w:eastAsia="Times New Roman" w:hAnsi="Calibri"/>
                  <w:b/>
                  <w:lang w:eastAsia="pt-BR"/>
                  <w:rPrChange w:id="2604" w:author="Cristiano Cesario" w:date="2016-09-29T08:21:00Z">
                    <w:rPr>
                      <w:rFonts w:ascii="Calibri" w:eastAsia="Times New Roman" w:hAnsi="Calibri" w:cs="Times New Roman"/>
                      <w:color w:val="FFFFFF" w:themeColor="background1"/>
                      <w:sz w:val="24"/>
                      <w:szCs w:val="20"/>
                      <w:u w:val="single"/>
                      <w:lang w:eastAsia="pt-BR"/>
                    </w:rPr>
                  </w:rPrChange>
                </w:rPr>
                <w:t>Commit history</w:t>
              </w:r>
            </w:ins>
          </w:p>
        </w:tc>
        <w:tc>
          <w:tcPr>
            <w:tcW w:w="0" w:type="auto"/>
            <w:vAlign w:val="center"/>
            <w:hideMark/>
            <w:tcPrChange w:id="2605" w:author="Cristiano Cesario" w:date="2016-09-29T08:20:00Z">
              <w:tcPr>
                <w:tcW w:w="0" w:type="auto"/>
                <w:vAlign w:val="center"/>
                <w:hideMark/>
              </w:tcPr>
            </w:tcPrChange>
          </w:tcPr>
          <w:p w14:paraId="0EEB67A4" w14:textId="77777777" w:rsidR="00F131DB" w:rsidRPr="00962F89" w:rsidRDefault="00F131DB" w:rsidP="00E65DA2">
            <w:pPr>
              <w:spacing w:line="240" w:lineRule="auto"/>
              <w:ind w:firstLine="0"/>
              <w:jc w:val="center"/>
              <w:rPr>
                <w:ins w:id="2606" w:author="Cristiano Cesario" w:date="2016-09-29T08:13:00Z"/>
                <w:rFonts w:ascii="Calibri" w:eastAsia="Times New Roman" w:hAnsi="Calibri"/>
                <w:color w:val="000000"/>
                <w:lang w:eastAsia="pt-BR"/>
              </w:rPr>
            </w:pPr>
            <w:ins w:id="2607" w:author="Cristiano Cesario" w:date="2016-09-29T08:13:00Z">
              <w:r w:rsidRPr="00962F89">
                <w:rPr>
                  <w:rFonts w:ascii="Calibri" w:eastAsia="Times New Roman" w:hAnsi="Calibri"/>
                  <w:color w:val="000000"/>
                  <w:lang w:eastAsia="pt-BR"/>
                </w:rPr>
                <w:t>No</w:t>
              </w:r>
            </w:ins>
          </w:p>
        </w:tc>
        <w:tc>
          <w:tcPr>
            <w:tcW w:w="0" w:type="auto"/>
            <w:vAlign w:val="center"/>
            <w:hideMark/>
            <w:tcPrChange w:id="2608" w:author="Cristiano Cesario" w:date="2016-09-29T08:20:00Z">
              <w:tcPr>
                <w:tcW w:w="0" w:type="auto"/>
                <w:vAlign w:val="center"/>
                <w:hideMark/>
              </w:tcPr>
            </w:tcPrChange>
          </w:tcPr>
          <w:p w14:paraId="77F3C36F" w14:textId="77777777" w:rsidR="00F131DB" w:rsidRPr="00962F89" w:rsidRDefault="00F131DB" w:rsidP="00E65DA2">
            <w:pPr>
              <w:spacing w:line="240" w:lineRule="auto"/>
              <w:ind w:firstLine="0"/>
              <w:jc w:val="center"/>
              <w:rPr>
                <w:ins w:id="2609" w:author="Cristiano Cesario" w:date="2016-09-29T08:13:00Z"/>
                <w:rFonts w:ascii="Calibri" w:eastAsia="Times New Roman" w:hAnsi="Calibri"/>
                <w:color w:val="000000"/>
                <w:lang w:eastAsia="pt-BR"/>
              </w:rPr>
            </w:pPr>
            <w:ins w:id="2610" w:author="Cristiano Cesario" w:date="2016-09-29T08:13:00Z">
              <w:r w:rsidRPr="00962F89">
                <w:rPr>
                  <w:rFonts w:ascii="Calibri" w:eastAsia="Times New Roman" w:hAnsi="Calibri"/>
                  <w:color w:val="000000"/>
                  <w:lang w:eastAsia="pt-BR"/>
                </w:rPr>
                <w:t>No</w:t>
              </w:r>
            </w:ins>
          </w:p>
        </w:tc>
        <w:tc>
          <w:tcPr>
            <w:tcW w:w="0" w:type="auto"/>
            <w:vAlign w:val="center"/>
            <w:hideMark/>
            <w:tcPrChange w:id="2611" w:author="Cristiano Cesario" w:date="2016-09-29T08:20:00Z">
              <w:tcPr>
                <w:tcW w:w="0" w:type="auto"/>
                <w:vAlign w:val="center"/>
                <w:hideMark/>
              </w:tcPr>
            </w:tcPrChange>
          </w:tcPr>
          <w:p w14:paraId="5D9D76C1" w14:textId="77777777" w:rsidR="00F131DB" w:rsidRPr="00962F89" w:rsidRDefault="00F131DB" w:rsidP="00E65DA2">
            <w:pPr>
              <w:spacing w:line="240" w:lineRule="auto"/>
              <w:ind w:firstLine="0"/>
              <w:jc w:val="center"/>
              <w:rPr>
                <w:ins w:id="2612" w:author="Cristiano Cesario" w:date="2016-09-29T08:13:00Z"/>
                <w:rFonts w:ascii="Calibri" w:eastAsia="Times New Roman" w:hAnsi="Calibri"/>
                <w:color w:val="000000"/>
                <w:lang w:eastAsia="pt-BR"/>
              </w:rPr>
            </w:pPr>
            <w:ins w:id="2613" w:author="Cristiano Cesario" w:date="2016-09-29T08:13:00Z">
              <w:r>
                <w:rPr>
                  <w:rFonts w:ascii="Calibri" w:eastAsia="Times New Roman" w:hAnsi="Calibri"/>
                  <w:color w:val="000000"/>
                  <w:lang w:eastAsia="pt-BR"/>
                </w:rPr>
                <w:t>Some</w:t>
              </w:r>
              <w:r>
                <w:rPr>
                  <w:rStyle w:val="Refdenotaderodap"/>
                  <w:rFonts w:ascii="Calibri" w:eastAsia="Times New Roman" w:hAnsi="Calibri"/>
                  <w:color w:val="000000"/>
                  <w:lang w:eastAsia="pt-BR"/>
                </w:rPr>
                <w:footnoteReference w:id="23"/>
              </w:r>
              <w:r>
                <w:rPr>
                  <w:rFonts w:ascii="Calibri" w:eastAsia="Times New Roman" w:hAnsi="Calibri"/>
                  <w:color w:val="000000"/>
                  <w:lang w:eastAsia="pt-BR"/>
                </w:rPr>
                <w:t xml:space="preserve"> / Partial</w:t>
              </w:r>
              <w:bookmarkStart w:id="2616" w:name="_Ref417904497"/>
              <w:r>
                <w:rPr>
                  <w:rStyle w:val="Refdenotaderodap"/>
                  <w:rFonts w:ascii="Calibri" w:eastAsia="Times New Roman" w:hAnsi="Calibri"/>
                  <w:color w:val="000000"/>
                  <w:lang w:eastAsia="pt-BR"/>
                </w:rPr>
                <w:footnoteReference w:id="24"/>
              </w:r>
              <w:bookmarkEnd w:id="2616"/>
            </w:ins>
          </w:p>
        </w:tc>
        <w:tc>
          <w:tcPr>
            <w:tcW w:w="0" w:type="auto"/>
            <w:vAlign w:val="center"/>
            <w:hideMark/>
            <w:tcPrChange w:id="2619" w:author="Cristiano Cesario" w:date="2016-09-29T08:20:00Z">
              <w:tcPr>
                <w:tcW w:w="0" w:type="auto"/>
                <w:vAlign w:val="center"/>
                <w:hideMark/>
              </w:tcPr>
            </w:tcPrChange>
          </w:tcPr>
          <w:p w14:paraId="7CE1A6A5" w14:textId="77777777" w:rsidR="00F131DB" w:rsidRPr="00962F89" w:rsidRDefault="00F131DB" w:rsidP="00E65DA2">
            <w:pPr>
              <w:spacing w:line="240" w:lineRule="auto"/>
              <w:ind w:firstLine="0"/>
              <w:jc w:val="center"/>
              <w:rPr>
                <w:ins w:id="2620" w:author="Cristiano Cesario" w:date="2016-09-29T08:13:00Z"/>
                <w:rFonts w:ascii="Calibri" w:eastAsia="Times New Roman" w:hAnsi="Calibri"/>
                <w:color w:val="000000"/>
                <w:lang w:eastAsia="pt-BR"/>
              </w:rPr>
            </w:pPr>
            <w:ins w:id="2621" w:author="Cristiano Cesario" w:date="2016-09-29T08:13:00Z">
              <w:r>
                <w:rPr>
                  <w:rFonts w:ascii="Calibri" w:eastAsia="Times New Roman" w:hAnsi="Calibri"/>
                  <w:color w:val="000000"/>
                  <w:lang w:eastAsia="pt-BR"/>
                </w:rPr>
                <w:t>Partial</w:t>
              </w:r>
              <w:r w:rsidR="00E02D98" w:rsidRPr="00891C77">
                <w:rPr>
                  <w:rFonts w:ascii="Calibri" w:eastAsia="Times New Roman" w:hAnsi="Calibri"/>
                  <w:color w:val="000000"/>
                  <w:vertAlign w:val="superscript"/>
                  <w:lang w:eastAsia="pt-BR"/>
                </w:rPr>
                <w:fldChar w:fldCharType="begin"/>
              </w:r>
              <w:r w:rsidRPr="00891C77">
                <w:rPr>
                  <w:rFonts w:ascii="Calibri" w:eastAsia="Times New Roman" w:hAnsi="Calibri"/>
                  <w:color w:val="000000"/>
                  <w:vertAlign w:val="superscript"/>
                  <w:lang w:eastAsia="pt-BR"/>
                </w:rPr>
                <w:instrText xml:space="preserve"> NOTEREF _Ref417904497 \h </w:instrText>
              </w:r>
              <w:r>
                <w:rPr>
                  <w:rFonts w:ascii="Calibri" w:eastAsia="Times New Roman" w:hAnsi="Calibri"/>
                  <w:color w:val="000000"/>
                  <w:vertAlign w:val="superscript"/>
                  <w:lang w:eastAsia="pt-BR"/>
                </w:rPr>
                <w:instrText xml:space="preserve"> \* MERGEFORMAT </w:instrText>
              </w:r>
            </w:ins>
            <w:r w:rsidR="00E02D98" w:rsidRPr="00891C77">
              <w:rPr>
                <w:rFonts w:ascii="Calibri" w:eastAsia="Times New Roman" w:hAnsi="Calibri"/>
                <w:color w:val="000000"/>
                <w:vertAlign w:val="superscript"/>
                <w:lang w:eastAsia="pt-BR"/>
              </w:rPr>
            </w:r>
            <w:ins w:id="2622" w:author="Cristiano Cesario" w:date="2016-09-29T08:13:00Z">
              <w:r w:rsidR="00E02D98" w:rsidRPr="00891C77">
                <w:rPr>
                  <w:rFonts w:ascii="Calibri" w:eastAsia="Times New Roman" w:hAnsi="Calibri"/>
                  <w:color w:val="000000"/>
                  <w:vertAlign w:val="superscript"/>
                  <w:lang w:eastAsia="pt-BR"/>
                </w:rPr>
                <w:fldChar w:fldCharType="separate"/>
              </w:r>
            </w:ins>
            <w:ins w:id="2623" w:author="Cristiano Cesario" w:date="2016-12-10T08:37:00Z">
              <w:r w:rsidR="00885AFE">
                <w:rPr>
                  <w:rFonts w:ascii="Calibri" w:eastAsia="Times New Roman" w:hAnsi="Calibri"/>
                  <w:color w:val="000000"/>
                  <w:vertAlign w:val="superscript"/>
                </w:rPr>
                <w:t>24</w:t>
              </w:r>
            </w:ins>
            <w:ins w:id="2624" w:author="Cristiano Cesario" w:date="2016-09-29T08:13:00Z">
              <w:r w:rsidR="00E02D98" w:rsidRPr="00891C77">
                <w:rPr>
                  <w:rFonts w:ascii="Calibri" w:eastAsia="Times New Roman" w:hAnsi="Calibri"/>
                  <w:color w:val="000000"/>
                  <w:vertAlign w:val="superscript"/>
                  <w:lang w:eastAsia="pt-BR"/>
                </w:rPr>
                <w:fldChar w:fldCharType="end"/>
              </w:r>
            </w:ins>
          </w:p>
        </w:tc>
        <w:tc>
          <w:tcPr>
            <w:tcW w:w="0" w:type="auto"/>
            <w:vAlign w:val="center"/>
            <w:hideMark/>
            <w:tcPrChange w:id="2625" w:author="Cristiano Cesario" w:date="2016-09-29T08:20:00Z">
              <w:tcPr>
                <w:tcW w:w="0" w:type="auto"/>
                <w:vAlign w:val="center"/>
                <w:hideMark/>
              </w:tcPr>
            </w:tcPrChange>
          </w:tcPr>
          <w:p w14:paraId="77C314A7" w14:textId="77777777" w:rsidR="00F131DB" w:rsidRPr="00962F89" w:rsidRDefault="00F131DB" w:rsidP="00E65DA2">
            <w:pPr>
              <w:spacing w:line="240" w:lineRule="auto"/>
              <w:ind w:firstLine="0"/>
              <w:jc w:val="center"/>
              <w:rPr>
                <w:ins w:id="2626" w:author="Cristiano Cesario" w:date="2016-09-29T08:13:00Z"/>
                <w:rFonts w:ascii="Calibri" w:eastAsia="Times New Roman" w:hAnsi="Calibri"/>
                <w:color w:val="000000"/>
                <w:lang w:eastAsia="pt-BR"/>
              </w:rPr>
            </w:pPr>
            <w:ins w:id="2627" w:author="Cristiano Cesario" w:date="2016-09-29T08:13:00Z">
              <w:r>
                <w:rPr>
                  <w:rFonts w:ascii="Calibri" w:eastAsia="Times New Roman" w:hAnsi="Calibri"/>
                  <w:color w:val="000000"/>
                  <w:lang w:eastAsia="pt-BR"/>
                </w:rPr>
                <w:t>Full</w:t>
              </w:r>
            </w:ins>
          </w:p>
        </w:tc>
      </w:tr>
    </w:tbl>
    <w:p w14:paraId="1789167C" w14:textId="77777777" w:rsidR="00F131DB" w:rsidRPr="00F131DB" w:rsidDel="00F131DB" w:rsidRDefault="00E02D98" w:rsidP="006E6751">
      <w:pPr>
        <w:rPr>
          <w:del w:id="2628" w:author="Cristiano Cesario" w:date="2016-09-29T08:13:00Z"/>
          <w:b/>
          <w:lang w:eastAsia="pt-BR"/>
          <w:rPrChange w:id="2629" w:author="Cristiano Cesario" w:date="2016-09-29T08:17:00Z">
            <w:rPr>
              <w:del w:id="2630" w:author="Cristiano Cesario" w:date="2016-09-29T08:13:00Z"/>
              <w:lang w:eastAsia="pt-BR"/>
            </w:rPr>
          </w:rPrChange>
        </w:rPr>
      </w:pPr>
      <w:ins w:id="2631" w:author="Cristiano Cesario" w:date="2016-09-29T08:17:00Z">
        <w:r w:rsidRPr="00E02D98">
          <w:rPr>
            <w:b/>
            <w:rPrChange w:id="2632" w:author="Cristiano Cesario" w:date="2016-09-29T08:17:00Z">
              <w:rPr>
                <w:rFonts w:ascii="Times" w:eastAsia="Times New Roman" w:hAnsi="Times" w:cs="Times New Roman"/>
                <w:color w:val="0563C1" w:themeColor="hyperlink"/>
                <w:sz w:val="24"/>
                <w:szCs w:val="20"/>
                <w:u w:val="single"/>
                <w:lang w:eastAsia="pt-BR"/>
              </w:rPr>
            </w:rPrChange>
          </w:rPr>
          <w:t xml:space="preserve">Table </w:t>
        </w:r>
        <w:bookmarkStart w:id="2633" w:name="_Ref417400454"/>
        <w:r w:rsidRPr="00E02D98">
          <w:rPr>
            <w:b/>
            <w:rPrChange w:id="2634" w:author="Cristiano Cesario" w:date="2016-09-29T08:17:00Z">
              <w:rPr>
                <w:rFonts w:ascii="Times" w:eastAsia="Times New Roman" w:hAnsi="Times" w:cs="Times New Roman"/>
                <w:color w:val="0563C1" w:themeColor="hyperlink"/>
                <w:sz w:val="24"/>
                <w:szCs w:val="20"/>
                <w:u w:val="single"/>
                <w:lang w:eastAsia="pt-BR"/>
              </w:rPr>
            </w:rPrChange>
          </w:rPr>
          <w:fldChar w:fldCharType="begin"/>
        </w:r>
        <w:r w:rsidRPr="00E02D98">
          <w:rPr>
            <w:b/>
            <w:rPrChange w:id="2635" w:author="Cristiano Cesario" w:date="2016-09-29T08:17:00Z">
              <w:rPr>
                <w:rFonts w:ascii="Times" w:eastAsia="Times New Roman" w:hAnsi="Times" w:cs="Times New Roman"/>
                <w:color w:val="0563C1" w:themeColor="hyperlink"/>
                <w:sz w:val="24"/>
                <w:szCs w:val="20"/>
                <w:u w:val="single"/>
                <w:lang w:eastAsia="pt-BR"/>
              </w:rPr>
            </w:rPrChange>
          </w:rPr>
          <w:instrText xml:space="preserve"> SEQ Table \* ARABIC </w:instrText>
        </w:r>
        <w:r w:rsidRPr="00E02D98">
          <w:rPr>
            <w:b/>
            <w:rPrChange w:id="2636" w:author="Cristiano Cesario" w:date="2016-09-29T08:17:00Z">
              <w:rPr>
                <w:rFonts w:ascii="Times" w:eastAsia="Times New Roman" w:hAnsi="Times" w:cs="Times New Roman"/>
                <w:color w:val="0563C1" w:themeColor="hyperlink"/>
                <w:sz w:val="24"/>
                <w:szCs w:val="20"/>
                <w:u w:val="single"/>
                <w:lang w:eastAsia="pt-BR"/>
              </w:rPr>
            </w:rPrChange>
          </w:rPr>
          <w:fldChar w:fldCharType="separate"/>
        </w:r>
      </w:ins>
      <w:ins w:id="2637" w:author="Cristiano Cesario" w:date="2016-12-12T21:34:00Z">
        <w:r w:rsidR="00AD7EB7">
          <w:rPr>
            <w:b/>
            <w:noProof/>
          </w:rPr>
          <w:t>8</w:t>
        </w:r>
      </w:ins>
      <w:ins w:id="2638" w:author="Cristiano Cesario" w:date="2016-09-29T08:17:00Z">
        <w:r w:rsidRPr="00E02D98">
          <w:rPr>
            <w:b/>
            <w:rPrChange w:id="2639" w:author="Cristiano Cesario" w:date="2016-09-29T08:17:00Z">
              <w:rPr>
                <w:rFonts w:ascii="Times" w:eastAsia="Times New Roman" w:hAnsi="Times" w:cs="Times New Roman"/>
                <w:color w:val="0563C1" w:themeColor="hyperlink"/>
                <w:sz w:val="24"/>
                <w:szCs w:val="20"/>
                <w:u w:val="single"/>
                <w:lang w:eastAsia="pt-BR"/>
              </w:rPr>
            </w:rPrChange>
          </w:rPr>
          <w:fldChar w:fldCharType="end"/>
        </w:r>
        <w:bookmarkEnd w:id="2633"/>
        <w:r w:rsidRPr="00E02D98">
          <w:rPr>
            <w:b/>
            <w:rPrChange w:id="2640" w:author="Cristiano Cesario" w:date="2016-09-29T08:17:00Z">
              <w:rPr>
                <w:rFonts w:ascii="Times" w:eastAsia="Times New Roman" w:hAnsi="Times" w:cs="Times New Roman"/>
                <w:color w:val="0563C1" w:themeColor="hyperlink"/>
                <w:sz w:val="24"/>
                <w:szCs w:val="20"/>
                <w:u w:val="single"/>
                <w:lang w:eastAsia="pt-BR"/>
              </w:rPr>
            </w:rPrChange>
          </w:rPr>
          <w:t xml:space="preserve">. </w:t>
        </w:r>
        <w:bookmarkStart w:id="2641" w:name="_Toc418100260"/>
        <w:r w:rsidR="00F131DB" w:rsidRPr="00E65DA2">
          <w:t xml:space="preserve">Comparing DyeVC features with related </w:t>
        </w:r>
        <w:proofErr w:type="spellStart"/>
        <w:r w:rsidR="00F131DB" w:rsidRPr="00E65DA2">
          <w:t>work</w:t>
        </w:r>
      </w:ins>
      <w:bookmarkEnd w:id="2641"/>
    </w:p>
    <w:p w14:paraId="013051D7" w14:textId="77777777" w:rsidR="00967F72" w:rsidRPr="006E6751" w:rsidRDefault="00967F72" w:rsidP="006E6751">
      <w:pPr>
        <w:rPr>
          <w:b/>
          <w:lang w:eastAsia="pt-BR"/>
        </w:rPr>
      </w:pPr>
      <w:r w:rsidRPr="006E6751">
        <w:rPr>
          <w:lang w:eastAsia="pt-BR"/>
        </w:rPr>
        <w:lastRenderedPageBreak/>
        <w:t>All</w:t>
      </w:r>
      <w:proofErr w:type="spellEnd"/>
      <w:r w:rsidRPr="006E6751">
        <w:rPr>
          <w:lang w:eastAsia="pt-BR"/>
        </w:rPr>
        <w:t xml:space="preserve"> in all, among related work, </w:t>
      </w:r>
      <w:r w:rsidRPr="00BD1781">
        <w:rPr>
          <w:bCs/>
          <w:i/>
        </w:rPr>
        <w:t>Crystal</w:t>
      </w:r>
      <w:r w:rsidRPr="006E6751">
        <w:rPr>
          <w:lang w:eastAsia="pt-BR"/>
        </w:rPr>
        <w:t xml:space="preserve"> is the most similar to DyeVC, and deserves a deeper comparison. Both approaches work with DVCSs (besides Git, </w:t>
      </w:r>
      <w:proofErr w:type="spellStart"/>
      <w:r w:rsidRPr="00BD1781">
        <w:rPr>
          <w:bCs/>
          <w:i/>
        </w:rPr>
        <w:t>Crystal</w:t>
      </w:r>
      <w:r w:rsidRPr="006E6751">
        <w:rPr>
          <w:lang w:eastAsia="pt-BR"/>
        </w:rPr>
        <w:t>also</w:t>
      </w:r>
      <w:proofErr w:type="spellEnd"/>
      <w:r w:rsidRPr="006E6751">
        <w:rPr>
          <w:lang w:eastAsia="pt-BR"/>
        </w:rPr>
        <w:t xml:space="preserve"> supports Mercurial) and use working copies to perform analyses, but there are major differences between them. </w:t>
      </w:r>
      <w:proofErr w:type="spellStart"/>
      <w:r w:rsidRPr="00BD1781">
        <w:rPr>
          <w:bCs/>
          <w:i/>
        </w:rPr>
        <w:t>Crystal’s</w:t>
      </w:r>
      <w:r w:rsidRPr="00BD1781">
        <w:rPr>
          <w:b/>
          <w:bCs/>
        </w:rPr>
        <w:t>goal</w:t>
      </w:r>
      <w:proofErr w:type="spellEnd"/>
      <w:r w:rsidRPr="006E6751">
        <w:rPr>
          <w:lang w:eastAsia="pt-BR"/>
        </w:rPr>
        <w:t xml:space="preserve"> is to identify conflicts among pairs of repositories, whereas </w:t>
      </w:r>
      <w:r w:rsidRPr="00BD1781">
        <w:rPr>
          <w:bCs/>
          <w:i/>
        </w:rPr>
        <w:t>DyeVC’s</w:t>
      </w:r>
      <w:r w:rsidRPr="006E6751">
        <w:rPr>
          <w:lang w:eastAsia="pt-BR"/>
        </w:rPr>
        <w:t xml:space="preserve"> goal is to provide awareness regarding the existing peers and their synchronization, in different levels. To </w:t>
      </w:r>
      <w:r w:rsidRPr="006E6751">
        <w:rPr>
          <w:b/>
          <w:lang w:eastAsia="pt-BR"/>
        </w:rPr>
        <w:t>identify repositories</w:t>
      </w:r>
      <w:r w:rsidRPr="006E6751">
        <w:rPr>
          <w:lang w:eastAsia="pt-BR"/>
        </w:rPr>
        <w:t xml:space="preserve">, </w:t>
      </w:r>
      <w:proofErr w:type="spellStart"/>
      <w:r w:rsidRPr="00BD1781">
        <w:rPr>
          <w:bCs/>
          <w:i/>
        </w:rPr>
        <w:t>Crystal</w:t>
      </w:r>
      <w:r w:rsidRPr="006E6751">
        <w:rPr>
          <w:lang w:eastAsia="pt-BR"/>
        </w:rPr>
        <w:t>demands</w:t>
      </w:r>
      <w:proofErr w:type="spellEnd"/>
      <w:r w:rsidRPr="006E6751">
        <w:rPr>
          <w:lang w:eastAsia="pt-BR"/>
        </w:rPr>
        <w:t xml:space="preserve"> the user to point out all repositories they want to compare, whereas </w:t>
      </w:r>
      <w:r w:rsidRPr="00BD1781">
        <w:rPr>
          <w:bCs/>
          <w:i/>
        </w:rPr>
        <w:t>DyeVC</w:t>
      </w:r>
      <w:r w:rsidRPr="006E6751">
        <w:rPr>
          <w:lang w:eastAsia="pt-BR"/>
        </w:rPr>
        <w:t xml:space="preserve"> requires that some of the repositories be registered and it automatically looks at configuration files to discover all the repositories that one pushes to or pulls from. The </w:t>
      </w:r>
      <w:r w:rsidRPr="006E6751">
        <w:rPr>
          <w:b/>
          <w:lang w:eastAsia="pt-BR"/>
        </w:rPr>
        <w:t>repository comparison</w:t>
      </w:r>
      <w:r w:rsidRPr="006E6751">
        <w:rPr>
          <w:lang w:eastAsia="pt-BR"/>
        </w:rPr>
        <w:t xml:space="preserve"> in </w:t>
      </w:r>
      <w:r w:rsidRPr="006E6751">
        <w:rPr>
          <w:b/>
          <w:bCs/>
        </w:rPr>
        <w:t xml:space="preserve">Crystal </w:t>
      </w:r>
      <w:r w:rsidRPr="006E6751">
        <w:rPr>
          <w:lang w:eastAsia="pt-BR"/>
        </w:rPr>
        <w:t xml:space="preserve">is from one repository against all the other together, whereas </w:t>
      </w:r>
      <w:r w:rsidRPr="00BD1781">
        <w:rPr>
          <w:bCs/>
          <w:i/>
        </w:rPr>
        <w:t>DyeVC</w:t>
      </w:r>
      <w:r w:rsidRPr="006E6751">
        <w:rPr>
          <w:lang w:eastAsia="pt-BR"/>
        </w:rPr>
        <w:t xml:space="preserve"> analyzes each repository against each other, providing a pairwise view and a combined view of the history. Finally, the </w:t>
      </w:r>
      <w:r w:rsidRPr="006E6751">
        <w:rPr>
          <w:b/>
          <w:lang w:eastAsia="pt-BR"/>
        </w:rPr>
        <w:t>allowed actions</w:t>
      </w:r>
      <w:r w:rsidRPr="006E6751">
        <w:rPr>
          <w:lang w:eastAsia="pt-BR"/>
        </w:rPr>
        <w:t xml:space="preserve"> in </w:t>
      </w:r>
      <w:proofErr w:type="spellStart"/>
      <w:r w:rsidRPr="00BD1781">
        <w:rPr>
          <w:bCs/>
          <w:i/>
        </w:rPr>
        <w:t>Crystal</w:t>
      </w:r>
      <w:r w:rsidRPr="006E6751">
        <w:rPr>
          <w:lang w:eastAsia="pt-BR"/>
        </w:rPr>
        <w:t>include</w:t>
      </w:r>
      <w:proofErr w:type="spellEnd"/>
      <w:r w:rsidRPr="006E6751">
        <w:rPr>
          <w:lang w:eastAsia="pt-BR"/>
        </w:rPr>
        <w:t xml:space="preserve"> the ability to </w:t>
      </w:r>
      <w:r w:rsidRPr="00BD1781">
        <w:rPr>
          <w:bCs/>
          <w:i/>
        </w:rPr>
        <w:t>push</w:t>
      </w:r>
      <w:r w:rsidRPr="006E6751">
        <w:rPr>
          <w:lang w:eastAsia="pt-BR"/>
        </w:rPr>
        <w:t xml:space="preserve">, </w:t>
      </w:r>
      <w:r w:rsidRPr="00BD1781">
        <w:rPr>
          <w:bCs/>
          <w:i/>
        </w:rPr>
        <w:t>pull</w:t>
      </w:r>
      <w:r w:rsidRPr="006E6751">
        <w:rPr>
          <w:lang w:eastAsia="pt-BR"/>
        </w:rPr>
        <w:t xml:space="preserve">, </w:t>
      </w:r>
      <w:r w:rsidRPr="00BD1781">
        <w:rPr>
          <w:bCs/>
          <w:i/>
        </w:rPr>
        <w:t>compile</w:t>
      </w:r>
      <w:r w:rsidRPr="006E6751">
        <w:rPr>
          <w:lang w:eastAsia="pt-BR"/>
        </w:rPr>
        <w:t xml:space="preserve">, and </w:t>
      </w:r>
      <w:r w:rsidRPr="00BD1781">
        <w:rPr>
          <w:bCs/>
          <w:i/>
        </w:rPr>
        <w:t>test</w:t>
      </w:r>
      <w:r w:rsidRPr="006E6751">
        <w:rPr>
          <w:lang w:eastAsia="pt-BR"/>
        </w:rPr>
        <w:t xml:space="preserve"> a repository, whereas </w:t>
      </w:r>
      <w:r w:rsidRPr="00BD1781">
        <w:rPr>
          <w:bCs/>
          <w:i/>
        </w:rPr>
        <w:t>DyeVC</w:t>
      </w:r>
      <w:r w:rsidRPr="006E6751">
        <w:rPr>
          <w:lang w:eastAsia="pt-BR"/>
        </w:rPr>
        <w:t xml:space="preserve"> allows one to visualize branches status, topology, and history. In this way, we see potential to have both tools working together to better provide awareness and safety when working with DVCS.</w:t>
      </w:r>
    </w:p>
    <w:p w14:paraId="35C060D3" w14:textId="77777777" w:rsidR="00967F72" w:rsidRPr="006E6751" w:rsidRDefault="00967F72" w:rsidP="006E6751">
      <w:pPr>
        <w:pStyle w:val="Ttulo1"/>
        <w:rPr>
          <w:lang w:eastAsia="pt-BR"/>
        </w:rPr>
      </w:pPr>
      <w:bookmarkStart w:id="2642" w:name="_Ref447919130"/>
      <w:r w:rsidRPr="006E6751">
        <w:rPr>
          <w:lang w:eastAsia="pt-BR"/>
        </w:rPr>
        <w:t>CONCLUSIO</w:t>
      </w:r>
      <w:bookmarkEnd w:id="2642"/>
      <w:r w:rsidRPr="006E6751">
        <w:rPr>
          <w:lang w:eastAsia="pt-BR"/>
        </w:rPr>
        <w:t>N</w:t>
      </w:r>
    </w:p>
    <w:p w14:paraId="304F4F94" w14:textId="77777777" w:rsidR="00967F72" w:rsidRPr="006E6751" w:rsidRDefault="00967F72" w:rsidP="006E6751">
      <w:pPr>
        <w:rPr>
          <w:lang w:eastAsia="pt-BR"/>
        </w:rPr>
      </w:pPr>
      <w:r w:rsidRPr="006E6751">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evaluated DyeVC’s performance over repositories of different sizes, and we found out that the time and space complexity of the approach are directly related to the number of commits in the repository, especially in the view levels with finer granularity.</w:t>
      </w:r>
    </w:p>
    <w:p w14:paraId="6DACA64C" w14:textId="77777777" w:rsidR="00967F72" w:rsidRPr="006E6751" w:rsidRDefault="00967F72" w:rsidP="006E6751">
      <w:pPr>
        <w:rPr>
          <w:lang w:eastAsia="pt-BR"/>
        </w:rPr>
      </w:pPr>
      <w:r w:rsidRPr="006E6751">
        <w:rPr>
          <w:lang w:eastAsia="pt-BR"/>
        </w:rPr>
        <w:t xml:space="preserve">A number of future researches arise from this work. Different visualizations can be developed to show the commit history, compacting it, for example, by automatically collapsing contiguous nodes representing commits with the same level of accessibility. DyeVC could gather additional metadata, for example, to create a </w:t>
      </w:r>
      <w:r w:rsidRPr="006E6751">
        <w:rPr>
          <w:lang w:eastAsia="pt-BR"/>
        </w:rPr>
        <w:lastRenderedPageBreak/>
        <w:t>visualization showing conflicts that would happen when merging two or more branches. This data could also be used to mine information in the repositories, revealing usage patterns or presenting metrics. Finally, some optimization should be done to allow DyeVC work with larger repositories.</w:t>
      </w:r>
    </w:p>
    <w:p w14:paraId="1374A108" w14:textId="77777777" w:rsidR="00967F72" w:rsidRPr="006E6751" w:rsidRDefault="00967F72" w:rsidP="006E6751">
      <w:pPr>
        <w:pStyle w:val="Ttulo1"/>
        <w:rPr>
          <w:lang w:eastAsia="pt-BR"/>
        </w:rPr>
      </w:pPr>
      <w:r w:rsidRPr="006E6751">
        <w:rPr>
          <w:lang w:eastAsia="pt-BR"/>
        </w:rPr>
        <w:t>ACKNOWLEDGMENTS</w:t>
      </w:r>
    </w:p>
    <w:p w14:paraId="7C526746" w14:textId="77777777" w:rsidR="00967F72" w:rsidRPr="006E6751" w:rsidRDefault="00967F72" w:rsidP="006E6751">
      <w:pPr>
        <w:rPr>
          <w:lang w:eastAsia="pt-BR"/>
        </w:rPr>
      </w:pPr>
      <w:r w:rsidRPr="006E6751">
        <w:rPr>
          <w:lang w:eastAsia="pt-BR"/>
        </w:rPr>
        <w:t xml:space="preserve">We thank </w:t>
      </w:r>
      <w:proofErr w:type="spellStart"/>
      <w:r w:rsidRPr="006E6751">
        <w:rPr>
          <w:lang w:eastAsia="pt-BR"/>
        </w:rPr>
        <w:t>CNPq</w:t>
      </w:r>
      <w:proofErr w:type="spellEnd"/>
      <w:r w:rsidRPr="006E6751">
        <w:rPr>
          <w:lang w:eastAsia="pt-BR"/>
        </w:rPr>
        <w:t xml:space="preserve"> and FAPERJ for the financial support.</w:t>
      </w:r>
    </w:p>
    <w:p w14:paraId="0050F18D" w14:textId="77777777" w:rsidR="00967F72" w:rsidRPr="006E6751" w:rsidRDefault="00967F72" w:rsidP="006E6751">
      <w:pPr>
        <w:pStyle w:val="Ttulo1"/>
        <w:rPr>
          <w:lang w:eastAsia="pt-BR"/>
        </w:rPr>
      </w:pPr>
      <w:r w:rsidRPr="006E6751">
        <w:rPr>
          <w:lang w:eastAsia="pt-BR"/>
        </w:rPr>
        <w:t>REFERENCES</w:t>
      </w:r>
    </w:p>
    <w:p w14:paraId="3C4F7149" w14:textId="77777777" w:rsidR="00676819" w:rsidRPr="00676819" w:rsidRDefault="00E02D98" w:rsidP="00676819">
      <w:pPr>
        <w:pStyle w:val="Bibliografia"/>
        <w:rPr>
          <w:sz w:val="22"/>
        </w:rPr>
      </w:pPr>
      <w:r w:rsidRPr="006E6751">
        <w:rPr>
          <w:sz w:val="22"/>
          <w:szCs w:val="22"/>
          <w:lang w:eastAsia="pt-BR"/>
        </w:rPr>
        <w:fldChar w:fldCharType="begin"/>
      </w:r>
      <w:r w:rsidR="00676819">
        <w:rPr>
          <w:lang w:eastAsia="pt-BR"/>
        </w:rPr>
        <w:instrText xml:space="preserve"> ADDIN ZOTERO_BIBL {"custom":[]} CSL_BIBLIOGRAPHY </w:instrText>
      </w:r>
      <w:r w:rsidRPr="006E6751">
        <w:rPr>
          <w:sz w:val="22"/>
          <w:szCs w:val="22"/>
          <w:lang w:eastAsia="pt-BR"/>
        </w:rPr>
        <w:fldChar w:fldCharType="separate"/>
      </w:r>
      <w:r w:rsidR="00676819" w:rsidRPr="00676819">
        <w:rPr>
          <w:sz w:val="22"/>
        </w:rPr>
        <w:t xml:space="preserve">1. </w:t>
      </w:r>
      <w:r w:rsidR="00676819" w:rsidRPr="00676819">
        <w:rPr>
          <w:sz w:val="22"/>
        </w:rPr>
        <w:tab/>
        <w:t>Rochkind MJ (1975) The source code control system. IEEE Trans Softw Eng TSE 1:364–470.</w:t>
      </w:r>
    </w:p>
    <w:p w14:paraId="4EB9C6CD" w14:textId="77777777" w:rsidR="00676819" w:rsidRPr="00676819" w:rsidRDefault="00676819" w:rsidP="00676819">
      <w:pPr>
        <w:pStyle w:val="Bibliografia"/>
        <w:rPr>
          <w:sz w:val="22"/>
        </w:rPr>
      </w:pPr>
      <w:r w:rsidRPr="00676819">
        <w:rPr>
          <w:sz w:val="22"/>
        </w:rPr>
        <w:t xml:space="preserve">2. </w:t>
      </w:r>
      <w:r w:rsidRPr="00676819">
        <w:rPr>
          <w:sz w:val="22"/>
        </w:rPr>
        <w:tab/>
        <w:t>Estublier J (2000) Software configuration management: a roadmap. In: Int. Conf. Softw. Eng. ICSE. ACM, Limerick, Ireland, pp 279–289</w:t>
      </w:r>
    </w:p>
    <w:p w14:paraId="480C8110" w14:textId="77777777" w:rsidR="00676819" w:rsidRPr="00676819" w:rsidRDefault="00676819" w:rsidP="00676819">
      <w:pPr>
        <w:pStyle w:val="Bibliografia"/>
        <w:rPr>
          <w:sz w:val="22"/>
        </w:rPr>
      </w:pPr>
      <w:r w:rsidRPr="00676819">
        <w:rPr>
          <w:sz w:val="22"/>
        </w:rPr>
        <w:t xml:space="preserve">3. </w:t>
      </w:r>
      <w:r w:rsidRPr="00676819">
        <w:rPr>
          <w:sz w:val="22"/>
        </w:rPr>
        <w:tab/>
        <w:t>Tichy W (1985) RCS: A system for version control. Softw - Pract Exp 15:637–654.</w:t>
      </w:r>
    </w:p>
    <w:p w14:paraId="22C00D71" w14:textId="77777777" w:rsidR="00676819" w:rsidRPr="00676819" w:rsidRDefault="00676819" w:rsidP="00676819">
      <w:pPr>
        <w:pStyle w:val="Bibliografia"/>
        <w:rPr>
          <w:sz w:val="22"/>
        </w:rPr>
      </w:pPr>
      <w:r w:rsidRPr="00676819">
        <w:rPr>
          <w:sz w:val="22"/>
        </w:rPr>
        <w:t xml:space="preserve">4. </w:t>
      </w:r>
      <w:r w:rsidRPr="00676819">
        <w:rPr>
          <w:sz w:val="22"/>
        </w:rPr>
        <w:tab/>
        <w:t>Cederqvist P (2005) Version Management with CVS. Free Software Foundation</w:t>
      </w:r>
    </w:p>
    <w:p w14:paraId="3CD07E98" w14:textId="77777777" w:rsidR="00676819" w:rsidRPr="00676819" w:rsidRDefault="00676819" w:rsidP="00676819">
      <w:pPr>
        <w:pStyle w:val="Bibliografia"/>
        <w:rPr>
          <w:sz w:val="22"/>
        </w:rPr>
      </w:pPr>
      <w:r w:rsidRPr="00676819">
        <w:rPr>
          <w:sz w:val="22"/>
        </w:rPr>
        <w:t xml:space="preserve">5. </w:t>
      </w:r>
      <w:r w:rsidRPr="00676819">
        <w:rPr>
          <w:sz w:val="22"/>
        </w:rPr>
        <w:tab/>
        <w:t>Collins-Sussman B, Fitzpatrick BW, Pilato CM (2011) Version Control with Subversion. Compiled from r4849, Stanford, CA, USA</w:t>
      </w:r>
    </w:p>
    <w:p w14:paraId="25955F31" w14:textId="77777777" w:rsidR="00676819" w:rsidRPr="00676819" w:rsidRDefault="00676819" w:rsidP="00676819">
      <w:pPr>
        <w:pStyle w:val="Bibliografia"/>
        <w:rPr>
          <w:sz w:val="22"/>
        </w:rPr>
      </w:pPr>
      <w:r w:rsidRPr="00676819">
        <w:rPr>
          <w:sz w:val="22"/>
        </w:rPr>
        <w:t xml:space="preserve">6. </w:t>
      </w:r>
      <w:r w:rsidRPr="00676819">
        <w:rPr>
          <w:sz w:val="22"/>
        </w:rPr>
        <w:tab/>
        <w:t>Chacon S (2009) Pro Git, 1st ed. Apress, Berkeley, CA, USA</w:t>
      </w:r>
    </w:p>
    <w:p w14:paraId="6E71A9B3" w14:textId="77777777" w:rsidR="00676819" w:rsidRPr="00676819" w:rsidRDefault="00676819" w:rsidP="00676819">
      <w:pPr>
        <w:pStyle w:val="Bibliografia"/>
        <w:rPr>
          <w:sz w:val="22"/>
        </w:rPr>
      </w:pPr>
      <w:r w:rsidRPr="00676819">
        <w:rPr>
          <w:sz w:val="22"/>
        </w:rPr>
        <w:t xml:space="preserve">7. </w:t>
      </w:r>
      <w:r w:rsidRPr="00676819">
        <w:rPr>
          <w:sz w:val="22"/>
        </w:rPr>
        <w:tab/>
        <w:t>O’Sullivan B (2009) Mercurial: The Definitive Guide, 1st ed. O’Reilly Media, Sebastopol, CA, USA</w:t>
      </w:r>
    </w:p>
    <w:p w14:paraId="19881C22" w14:textId="77777777" w:rsidR="00676819" w:rsidRPr="00676819" w:rsidRDefault="00676819" w:rsidP="00676819">
      <w:pPr>
        <w:pStyle w:val="Bibliografia"/>
        <w:rPr>
          <w:sz w:val="22"/>
        </w:rPr>
      </w:pPr>
      <w:r w:rsidRPr="00676819">
        <w:rPr>
          <w:sz w:val="22"/>
        </w:rPr>
        <w:t xml:space="preserve">8. </w:t>
      </w:r>
      <w:r w:rsidRPr="00676819">
        <w:rPr>
          <w:sz w:val="22"/>
        </w:rPr>
        <w:tab/>
        <w:t>Eclipse Foundation (2014) 2014 Annual Eclipse Community Report. Eclipse Foundation, San Francisco, CA, USA</w:t>
      </w:r>
    </w:p>
    <w:p w14:paraId="15AC119B" w14:textId="77777777" w:rsidR="00676819" w:rsidRPr="00676819" w:rsidRDefault="00676819" w:rsidP="00676819">
      <w:pPr>
        <w:pStyle w:val="Bibliografia"/>
        <w:rPr>
          <w:sz w:val="22"/>
        </w:rPr>
      </w:pPr>
      <w:r w:rsidRPr="00676819">
        <w:rPr>
          <w:sz w:val="22"/>
        </w:rPr>
        <w:t xml:space="preserve">9. </w:t>
      </w:r>
      <w:r w:rsidRPr="00676819">
        <w:rPr>
          <w:sz w:val="22"/>
        </w:rPr>
        <w:tab/>
        <w:t>Walrad C, Strom D (2002) The importance of branching models in SCM. IEEE Comput 35:31–38. doi: 10.1109/MC.2002.1033025</w:t>
      </w:r>
    </w:p>
    <w:p w14:paraId="052C2534" w14:textId="77777777" w:rsidR="00676819" w:rsidRPr="00676819" w:rsidRDefault="00676819" w:rsidP="00676819">
      <w:pPr>
        <w:pStyle w:val="Bibliografia"/>
        <w:rPr>
          <w:sz w:val="22"/>
        </w:rPr>
      </w:pPr>
      <w:r w:rsidRPr="00676819">
        <w:rPr>
          <w:sz w:val="22"/>
        </w:rPr>
        <w:t xml:space="preserve">10. </w:t>
      </w:r>
      <w:r w:rsidRPr="00676819">
        <w:rPr>
          <w:sz w:val="22"/>
        </w:rPr>
        <w:tab/>
        <w:t>O’Sullivan B (2009) Making sense of revision-control systems. Commun ACM 52:56–62. doi: 10.1145/1562164.1562183</w:t>
      </w:r>
    </w:p>
    <w:p w14:paraId="099BF0B8" w14:textId="77777777" w:rsidR="00676819" w:rsidRPr="00676819" w:rsidRDefault="00676819" w:rsidP="00676819">
      <w:pPr>
        <w:pStyle w:val="Bibliografia"/>
        <w:rPr>
          <w:sz w:val="22"/>
        </w:rPr>
      </w:pPr>
      <w:r w:rsidRPr="00676819">
        <w:rPr>
          <w:sz w:val="22"/>
        </w:rPr>
        <w:t xml:space="preserve">11. </w:t>
      </w:r>
      <w:r w:rsidRPr="00676819">
        <w:rPr>
          <w:sz w:val="22"/>
        </w:rPr>
        <w:tab/>
        <w:t>Gumm D-C (2006) Distribution Dimensions in Software Development Projects: A Taxonomy. IEEE Softw 23:45–51. doi: 10.1109/MS.2006.122</w:t>
      </w:r>
    </w:p>
    <w:p w14:paraId="3E6E787E" w14:textId="77777777" w:rsidR="00676819" w:rsidRPr="00676819" w:rsidRDefault="00676819" w:rsidP="00676819">
      <w:pPr>
        <w:pStyle w:val="Bibliografia"/>
        <w:rPr>
          <w:sz w:val="22"/>
        </w:rPr>
      </w:pPr>
      <w:r w:rsidRPr="00676819">
        <w:rPr>
          <w:sz w:val="22"/>
        </w:rPr>
        <w:t xml:space="preserve">12. </w:t>
      </w:r>
      <w:r w:rsidRPr="00676819">
        <w:rPr>
          <w:sz w:val="22"/>
        </w:rPr>
        <w:tab/>
        <w:t>Perry DE, Siy HP, Votta LG (1998) Parallel changes in large scale software development: an observational case study. In: Int. Conf. Softw. Eng. ICSE. IEEE Computer Society, Kyoto, Japan, pp 251–260</w:t>
      </w:r>
    </w:p>
    <w:p w14:paraId="2F1155B6" w14:textId="77777777" w:rsidR="00676819" w:rsidRPr="00676819" w:rsidRDefault="00676819" w:rsidP="00676819">
      <w:pPr>
        <w:pStyle w:val="Bibliografia"/>
        <w:rPr>
          <w:sz w:val="22"/>
        </w:rPr>
      </w:pPr>
      <w:r w:rsidRPr="00676819">
        <w:rPr>
          <w:sz w:val="22"/>
        </w:rPr>
        <w:lastRenderedPageBreak/>
        <w:t xml:space="preserve">13. </w:t>
      </w:r>
      <w:r w:rsidRPr="00676819">
        <w:rPr>
          <w:sz w:val="22"/>
        </w:rPr>
        <w:tab/>
        <w:t>da Silva IA, Chen PH, Van der Westhuizen C, Ripley RM, van der Hoek A (2006) Lighthouse: coordination through emerging design. In: Workshop Eclipse Technol. Exch. ETX. ACM, Portland, Oregon, USA, pp 11–15</w:t>
      </w:r>
    </w:p>
    <w:p w14:paraId="4711FC16" w14:textId="77777777" w:rsidR="00676819" w:rsidRPr="00676819" w:rsidRDefault="00676819" w:rsidP="00676819">
      <w:pPr>
        <w:pStyle w:val="Bibliografia"/>
        <w:rPr>
          <w:sz w:val="22"/>
        </w:rPr>
      </w:pPr>
      <w:r w:rsidRPr="00676819">
        <w:rPr>
          <w:sz w:val="22"/>
        </w:rPr>
        <w:t xml:space="preserve">14. </w:t>
      </w:r>
      <w:r w:rsidRPr="00676819">
        <w:rPr>
          <w:sz w:val="22"/>
        </w:rPr>
        <w:tab/>
        <w:t>Brun Y, Holmes R, Ernst MD, Notkin D (2011) Proactive detection of collaboration conflicts. In: ACM SIGSOFT Symp. Eur. Conf. Found. Softw. Eng. ESECFSE. ACM, Szeged, Hungary, pp 168–178</w:t>
      </w:r>
    </w:p>
    <w:p w14:paraId="1800B116" w14:textId="77777777" w:rsidR="00676819" w:rsidRPr="00676819" w:rsidRDefault="00676819" w:rsidP="00676819">
      <w:pPr>
        <w:pStyle w:val="Bibliografia"/>
        <w:rPr>
          <w:sz w:val="22"/>
        </w:rPr>
      </w:pPr>
      <w:r w:rsidRPr="00676819">
        <w:rPr>
          <w:sz w:val="22"/>
        </w:rPr>
        <w:t xml:space="preserve">15. </w:t>
      </w:r>
      <w:r w:rsidRPr="00676819">
        <w:rPr>
          <w:sz w:val="22"/>
        </w:rPr>
        <w:tab/>
        <w:t>Appleton B, Berczuk S, Cabrera R, Orenstein R (1998) Streamed lines: Branching patterns for parallel software development. Pattern Lang. Programs Conf. PLoP 98:</w:t>
      </w:r>
    </w:p>
    <w:p w14:paraId="6D964B57" w14:textId="77777777" w:rsidR="00676819" w:rsidRPr="00676819" w:rsidRDefault="00676819" w:rsidP="00676819">
      <w:pPr>
        <w:pStyle w:val="Bibliografia"/>
        <w:rPr>
          <w:sz w:val="22"/>
        </w:rPr>
      </w:pPr>
      <w:r w:rsidRPr="00676819">
        <w:rPr>
          <w:sz w:val="22"/>
        </w:rPr>
        <w:t xml:space="preserve">16. </w:t>
      </w:r>
      <w:r w:rsidRPr="00676819">
        <w:rPr>
          <w:sz w:val="22"/>
        </w:rPr>
        <w:tab/>
        <w:t>Sarma A, van der Hoek A (2002) Palantir: coordinating distributed workspaces. In: 26th Comput. Softw. Appl. Conf. COMPSAC. IEEE, Oxford, United Kingdom, pp 1093–1097</w:t>
      </w:r>
    </w:p>
    <w:p w14:paraId="39D54B35" w14:textId="77777777" w:rsidR="00676819" w:rsidRPr="00676819" w:rsidRDefault="00676819" w:rsidP="00676819">
      <w:pPr>
        <w:pStyle w:val="Bibliografia"/>
        <w:rPr>
          <w:sz w:val="22"/>
        </w:rPr>
      </w:pPr>
      <w:r w:rsidRPr="00676819">
        <w:rPr>
          <w:sz w:val="22"/>
        </w:rPr>
        <w:t xml:space="preserve">17. </w:t>
      </w:r>
      <w:r w:rsidRPr="00676819">
        <w:rPr>
          <w:sz w:val="22"/>
        </w:rPr>
        <w:tab/>
        <w:t>Biehl JT, Czerwinski M, Smith G, Robertson GG (2007) FASTDash: A Visual Dashboard for Fostering Awareness in Software Teams. In: ACM Conf. Hum. Factors Comput. Syst. CHI. ACM, San Jose, California, USA, pp 1313–1322</w:t>
      </w:r>
    </w:p>
    <w:p w14:paraId="46B2FACF" w14:textId="77777777" w:rsidR="00676819" w:rsidRPr="00676819" w:rsidRDefault="00676819" w:rsidP="00676819">
      <w:pPr>
        <w:pStyle w:val="Bibliografia"/>
        <w:rPr>
          <w:sz w:val="22"/>
        </w:rPr>
      </w:pPr>
      <w:r w:rsidRPr="00676819">
        <w:rPr>
          <w:sz w:val="22"/>
        </w:rPr>
        <w:t xml:space="preserve">18. </w:t>
      </w:r>
      <w:r w:rsidRPr="00676819">
        <w:rPr>
          <w:sz w:val="22"/>
        </w:rPr>
        <w:tab/>
        <w:t>Dewan P, Hegde R (2007) Semi-synchronous conflict detection and resolution in asynchronous software development. In: Eur. Conf. Comput.-Support. Coop. Work ECSCW. Springer London, Limerick, Ireland, pp 159–178</w:t>
      </w:r>
    </w:p>
    <w:p w14:paraId="5B4CA6C6" w14:textId="77777777" w:rsidR="00676819" w:rsidRPr="00676819" w:rsidRDefault="00676819" w:rsidP="00676819">
      <w:pPr>
        <w:pStyle w:val="Bibliografia"/>
        <w:rPr>
          <w:sz w:val="22"/>
        </w:rPr>
      </w:pPr>
      <w:r w:rsidRPr="00676819">
        <w:rPr>
          <w:sz w:val="22"/>
        </w:rPr>
        <w:t xml:space="preserve">19. </w:t>
      </w:r>
      <w:r w:rsidRPr="00676819">
        <w:rPr>
          <w:sz w:val="22"/>
        </w:rPr>
        <w:tab/>
        <w:t>Wloka J, Ryder B, Tip F, Ren X (2009) Safe-commit analysis to facilitate team software development. In: Int. Conf. Softw. Eng. ICSE. IEEE Computer Society, Vancouver, British Columbia, Canada, pp 507–517</w:t>
      </w:r>
    </w:p>
    <w:p w14:paraId="26A6D006" w14:textId="77777777" w:rsidR="00676819" w:rsidRPr="00676819" w:rsidRDefault="00676819" w:rsidP="00676819">
      <w:pPr>
        <w:pStyle w:val="Bibliografia"/>
        <w:rPr>
          <w:sz w:val="22"/>
        </w:rPr>
      </w:pPr>
      <w:r w:rsidRPr="00676819">
        <w:rPr>
          <w:sz w:val="22"/>
        </w:rPr>
        <w:t xml:space="preserve">20. </w:t>
      </w:r>
      <w:r w:rsidRPr="00676819">
        <w:rPr>
          <w:sz w:val="22"/>
        </w:rPr>
        <w:tab/>
        <w:t>Guimarães ML, Silva AR (2012) Improving early detection of software merge conflicts. In: Int. Conf. Softw. Eng. ICSE. IEEE Press, Zürich, Switzerland, pp 342–352</w:t>
      </w:r>
    </w:p>
    <w:p w14:paraId="688744B4" w14:textId="77777777" w:rsidR="00676819" w:rsidRPr="00676819" w:rsidRDefault="00676819" w:rsidP="00676819">
      <w:pPr>
        <w:pStyle w:val="Bibliografia"/>
        <w:rPr>
          <w:sz w:val="22"/>
        </w:rPr>
      </w:pPr>
      <w:r w:rsidRPr="00676819">
        <w:rPr>
          <w:sz w:val="22"/>
        </w:rPr>
        <w:t xml:space="preserve">21. </w:t>
      </w:r>
      <w:r w:rsidRPr="00676819">
        <w:rPr>
          <w:sz w:val="22"/>
        </w:rPr>
        <w:tab/>
        <w:t>Cesario CM, Murta LGP (2013) What is going on around my repository? In: Braz. Workshop Softw. Vis. Evol. Maint. VEM. UNB, Brasilia, Brazil, pp 14–21</w:t>
      </w:r>
    </w:p>
    <w:p w14:paraId="28639505" w14:textId="77777777" w:rsidR="00676819" w:rsidRPr="00676819" w:rsidRDefault="00676819" w:rsidP="00676819">
      <w:pPr>
        <w:pStyle w:val="Bibliografia"/>
        <w:rPr>
          <w:sz w:val="22"/>
        </w:rPr>
      </w:pPr>
      <w:r w:rsidRPr="00676819">
        <w:rPr>
          <w:sz w:val="22"/>
        </w:rPr>
        <w:t xml:space="preserve">22. </w:t>
      </w:r>
      <w:r w:rsidRPr="00676819">
        <w:rPr>
          <w:sz w:val="22"/>
        </w:rPr>
        <w:tab/>
        <w:t>Fielding RT (2000) Architectural Styles and the Design of Network-based Software Architectures. Thesis, University of California</w:t>
      </w:r>
    </w:p>
    <w:p w14:paraId="0F589C50" w14:textId="77777777" w:rsidR="00676819" w:rsidRPr="00676819" w:rsidRDefault="00676819" w:rsidP="00676819">
      <w:pPr>
        <w:pStyle w:val="Bibliografia"/>
        <w:rPr>
          <w:sz w:val="22"/>
        </w:rPr>
      </w:pPr>
      <w:r w:rsidRPr="00676819">
        <w:rPr>
          <w:sz w:val="22"/>
        </w:rPr>
        <w:t xml:space="preserve">23. </w:t>
      </w:r>
      <w:r w:rsidRPr="00676819">
        <w:rPr>
          <w:sz w:val="22"/>
        </w:rPr>
        <w:tab/>
        <w:t>Spearman C (1904) The Proof and Measurement of Association between Two Things. Am J Psychol 15:72–101. doi: 10.2307/1412159</w:t>
      </w:r>
    </w:p>
    <w:p w14:paraId="55716514" w14:textId="77777777" w:rsidR="00676819" w:rsidRPr="00676819" w:rsidRDefault="00676819" w:rsidP="00676819">
      <w:pPr>
        <w:pStyle w:val="Bibliografia"/>
        <w:rPr>
          <w:sz w:val="22"/>
        </w:rPr>
      </w:pPr>
      <w:r w:rsidRPr="00676819">
        <w:rPr>
          <w:sz w:val="22"/>
        </w:rPr>
        <w:lastRenderedPageBreak/>
        <w:t xml:space="preserve">24. </w:t>
      </w:r>
      <w:r w:rsidRPr="00676819">
        <w:rPr>
          <w:sz w:val="22"/>
        </w:rPr>
        <w:tab/>
        <w:t>Diehl S (2007) Software Visualization: Visualizing the Structure, Behaviour, and Evolution of Software. Springer, Berlin; New York</w:t>
      </w:r>
    </w:p>
    <w:p w14:paraId="7A3F9D0F" w14:textId="77777777" w:rsidR="00676819" w:rsidRPr="00676819" w:rsidRDefault="00676819" w:rsidP="00676819">
      <w:pPr>
        <w:pStyle w:val="Bibliografia"/>
        <w:rPr>
          <w:sz w:val="22"/>
        </w:rPr>
      </w:pPr>
      <w:r w:rsidRPr="00676819">
        <w:rPr>
          <w:sz w:val="22"/>
        </w:rPr>
        <w:t xml:space="preserve">25. </w:t>
      </w:r>
      <w:r w:rsidRPr="00676819">
        <w:rPr>
          <w:sz w:val="22"/>
        </w:rPr>
        <w:tab/>
        <w:t>Steinmacher I, Chaves A, Gerosa M (2012) Awareness Support in Distributed Software Development: A Systematic Review and Mapping of the Literature. In: ACM Conf. Comput.-Support. Coop. Work CSCW. ACM, Seattle, WA, USA, pp 1–46</w:t>
      </w:r>
    </w:p>
    <w:p w14:paraId="75793EC2" w14:textId="77777777" w:rsidR="00676819" w:rsidRPr="00676819" w:rsidRDefault="00676819" w:rsidP="00676819">
      <w:pPr>
        <w:pStyle w:val="Bibliografia"/>
        <w:rPr>
          <w:sz w:val="22"/>
        </w:rPr>
      </w:pPr>
      <w:r w:rsidRPr="00676819">
        <w:rPr>
          <w:sz w:val="22"/>
        </w:rPr>
        <w:t xml:space="preserve">26. </w:t>
      </w:r>
      <w:r w:rsidRPr="00676819">
        <w:rPr>
          <w:sz w:val="22"/>
        </w:rPr>
        <w:tab/>
        <w:t>Fitzpatrick G, Marshall P, Phillips A (2006) CVS Integration with Notification and Chat: Lightweight Software Team Collaboration. In: ACM Conf. Comput.-Support. Coop. Work CSCW. ACM, Banff, Alberta, Canada, pp 49–58</w:t>
      </w:r>
    </w:p>
    <w:p w14:paraId="4769917C" w14:textId="77777777" w:rsidR="00676819" w:rsidRPr="00676819" w:rsidRDefault="00676819" w:rsidP="00676819">
      <w:pPr>
        <w:pStyle w:val="Bibliografia"/>
        <w:rPr>
          <w:sz w:val="22"/>
        </w:rPr>
      </w:pPr>
      <w:r w:rsidRPr="00676819">
        <w:rPr>
          <w:sz w:val="22"/>
        </w:rPr>
        <w:t xml:space="preserve">27. </w:t>
      </w:r>
      <w:r w:rsidRPr="00676819">
        <w:rPr>
          <w:sz w:val="22"/>
        </w:rPr>
        <w:tab/>
        <w:t>Collberg C, Kobourov S, Nagra J, Pitts J, Wampler K (2003) A System for Graph-based Visualization of the Evolution of Software. In: ACM Symp. Softw. Vis. SOFTVIS. ACM, San Diego, CA, USA, p 77–ff</w:t>
      </w:r>
    </w:p>
    <w:p w14:paraId="37FF2960" w14:textId="77777777" w:rsidR="00676819" w:rsidRPr="00676819" w:rsidRDefault="00676819" w:rsidP="00676819">
      <w:pPr>
        <w:pStyle w:val="Bibliografia"/>
        <w:rPr>
          <w:sz w:val="22"/>
        </w:rPr>
      </w:pPr>
      <w:r w:rsidRPr="00676819">
        <w:rPr>
          <w:sz w:val="22"/>
        </w:rPr>
        <w:t xml:space="preserve">28. </w:t>
      </w:r>
      <w:r w:rsidRPr="00676819">
        <w:rPr>
          <w:sz w:val="22"/>
        </w:rPr>
        <w:tab/>
        <w:t>Lanza M (2001) The Evolution Matrix: Recovering Software Evolution Using Software Visualization Techniques. In: Int. Workshop Princ. Softw. Evol. IWPSE. ACM, Tokyo, Japan, pp 37–42</w:t>
      </w:r>
    </w:p>
    <w:p w14:paraId="52E30DDB" w14:textId="77777777" w:rsidR="00676819" w:rsidRPr="00676819" w:rsidRDefault="00676819" w:rsidP="00676819">
      <w:pPr>
        <w:pStyle w:val="Bibliografia"/>
        <w:rPr>
          <w:sz w:val="22"/>
        </w:rPr>
      </w:pPr>
      <w:r w:rsidRPr="00676819">
        <w:rPr>
          <w:sz w:val="22"/>
        </w:rPr>
        <w:t xml:space="preserve">29. </w:t>
      </w:r>
      <w:r w:rsidRPr="00676819">
        <w:rPr>
          <w:sz w:val="22"/>
        </w:rPr>
        <w:tab/>
        <w:t>Voinea L, Telea A, van Wijk JJ (2005) CVSscan: Visualization of Code Evolution. In: ACM Symp. Softw. Vis. SOFTVIS. ACM, Saint Louis, MO, USA, pp 47–56</w:t>
      </w:r>
    </w:p>
    <w:p w14:paraId="6B977D6C" w14:textId="77777777" w:rsidR="00676819" w:rsidRPr="00676819" w:rsidRDefault="00676819" w:rsidP="00676819">
      <w:pPr>
        <w:pStyle w:val="Bibliografia"/>
        <w:rPr>
          <w:sz w:val="22"/>
        </w:rPr>
      </w:pPr>
      <w:r w:rsidRPr="00676819">
        <w:rPr>
          <w:sz w:val="22"/>
        </w:rPr>
        <w:t xml:space="preserve">30. </w:t>
      </w:r>
      <w:r w:rsidRPr="00676819">
        <w:rPr>
          <w:sz w:val="22"/>
        </w:rPr>
        <w:tab/>
        <w:t>Gilbert E, Karahalios K (2006) LifeSource: Two CVS Visualizations. In: ACM Conf. Hum. Factors Comput. Syst. CHI. ACM, Montreal, Canada, pp 791–796</w:t>
      </w:r>
    </w:p>
    <w:p w14:paraId="2DB38388" w14:textId="77777777" w:rsidR="00676819" w:rsidRPr="00676819" w:rsidRDefault="00676819" w:rsidP="00676819">
      <w:pPr>
        <w:pStyle w:val="Bibliografia"/>
        <w:rPr>
          <w:sz w:val="22"/>
        </w:rPr>
      </w:pPr>
      <w:r w:rsidRPr="00676819">
        <w:rPr>
          <w:sz w:val="22"/>
        </w:rPr>
        <w:t xml:space="preserve">31. </w:t>
      </w:r>
      <w:r w:rsidRPr="00676819">
        <w:rPr>
          <w:sz w:val="22"/>
        </w:rPr>
        <w:tab/>
        <w:t>Elsen S (2013) VisGi: Visualizing Git branches. In: IEEE Work. Conf. Softw. Vis. VISSOFT. IEEE, Eindhoven, Netherlands, pp 1–4</w:t>
      </w:r>
    </w:p>
    <w:p w14:paraId="5AC9D671" w14:textId="77777777" w:rsidR="007A36F3" w:rsidRPr="006E6751" w:rsidRDefault="00E02D98" w:rsidP="0027701D">
      <w:pPr>
        <w:ind w:firstLine="0"/>
      </w:pPr>
      <w:r w:rsidRPr="006E6751">
        <w:rPr>
          <w:lang w:eastAsia="pt-BR"/>
        </w:rPr>
        <w:fldChar w:fldCharType="end"/>
      </w:r>
    </w:p>
    <w:sectPr w:rsidR="007A36F3" w:rsidRPr="006E6751" w:rsidSect="0011215E">
      <w:headerReference w:type="even" r:id="rId34"/>
      <w:headerReference w:type="default" r:id="rId35"/>
      <w:footerReference w:type="even" r:id="rId36"/>
      <w:pgSz w:w="12240" w:h="15840" w:code="1"/>
      <w:pgMar w:top="1080" w:right="1080" w:bottom="1440" w:left="108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6" w:author="Cristiano Cesario" w:date="2016-12-12T21:27:00Z" w:initials="CC">
    <w:p w14:paraId="7EAD46CB" w14:textId="77777777" w:rsidR="009B3B4A" w:rsidRDefault="009B3B4A">
      <w:pPr>
        <w:pStyle w:val="Textodecomentrio"/>
      </w:pPr>
      <w:r>
        <w:rPr>
          <w:rStyle w:val="Refdecomentrio"/>
        </w:rPr>
        <w:annotationRef/>
      </w:r>
      <w:proofErr w:type="spellStart"/>
      <w:r>
        <w:rPr>
          <w:rStyle w:val="Refdecomentrio"/>
        </w:rPr>
        <w:t>Seria</w:t>
      </w:r>
      <w:proofErr w:type="spellEnd"/>
      <w:r>
        <w:rPr>
          <w:rStyle w:val="Refdecomentrio"/>
        </w:rPr>
        <w:t xml:space="preserve"> </w:t>
      </w:r>
      <w:proofErr w:type="spellStart"/>
      <w:r>
        <w:rPr>
          <w:rStyle w:val="Refdecomentrio"/>
        </w:rPr>
        <w:t>bom</w:t>
      </w:r>
      <w:proofErr w:type="spellEnd"/>
      <w:r>
        <w:rPr>
          <w:rStyle w:val="Refdecomentrio"/>
        </w:rPr>
        <w:t xml:space="preserve"> </w:t>
      </w:r>
      <w:proofErr w:type="spellStart"/>
      <w:r>
        <w:rPr>
          <w:rStyle w:val="Refdecomentrio"/>
        </w:rPr>
        <w:t>falarmos</w:t>
      </w:r>
      <w:proofErr w:type="spellEnd"/>
      <w:r>
        <w:rPr>
          <w:rStyle w:val="Refdecomentrio"/>
        </w:rPr>
        <w:t xml:space="preserve"> </w:t>
      </w:r>
      <w:proofErr w:type="spellStart"/>
      <w:r>
        <w:rPr>
          <w:rStyle w:val="Refdecomentrio"/>
        </w:rPr>
        <w:t>sobre</w:t>
      </w:r>
      <w:proofErr w:type="spellEnd"/>
      <w:r>
        <w:rPr>
          <w:rStyle w:val="Refdecomentrio"/>
        </w:rPr>
        <w:t xml:space="preserve"> </w:t>
      </w:r>
      <w:proofErr w:type="spellStart"/>
      <w:r>
        <w:rPr>
          <w:rStyle w:val="Refdecomentrio"/>
        </w:rPr>
        <w:t>tais</w:t>
      </w:r>
      <w:proofErr w:type="spellEnd"/>
      <w:r>
        <w:rPr>
          <w:rStyle w:val="Refdecomentrio"/>
        </w:rPr>
        <w:t xml:space="preserve"> </w:t>
      </w:r>
      <w:proofErr w:type="spellStart"/>
      <w:r>
        <w:rPr>
          <w:rStyle w:val="Refdecomentrio"/>
        </w:rPr>
        <w:t>algoritmos</w:t>
      </w:r>
      <w:proofErr w:type="spellEnd"/>
      <w:r>
        <w:rPr>
          <w:rStyle w:val="Refdecomentrio"/>
        </w:rPr>
        <w:t xml:space="preserve"> e </w:t>
      </w:r>
      <w:proofErr w:type="spellStart"/>
      <w:r>
        <w:rPr>
          <w:rStyle w:val="Refdecomentrio"/>
        </w:rPr>
        <w:t>como</w:t>
      </w:r>
      <w:proofErr w:type="spellEnd"/>
      <w:r>
        <w:rPr>
          <w:rStyle w:val="Refdecomentrio"/>
        </w:rPr>
        <w:t xml:space="preserve"> </w:t>
      </w:r>
      <w:proofErr w:type="spellStart"/>
      <w:r>
        <w:rPr>
          <w:rStyle w:val="Refdecomentrio"/>
        </w:rPr>
        <w:t>eles</w:t>
      </w:r>
      <w:proofErr w:type="spellEnd"/>
      <w:r>
        <w:rPr>
          <w:rStyle w:val="Refdecomentrio"/>
        </w:rPr>
        <w:t xml:space="preserve"> </w:t>
      </w:r>
      <w:proofErr w:type="spellStart"/>
      <w:r>
        <w:rPr>
          <w:rStyle w:val="Refdecomentrio"/>
        </w:rPr>
        <w:t>foram</w:t>
      </w:r>
      <w:proofErr w:type="spellEnd"/>
      <w:r>
        <w:rPr>
          <w:rStyle w:val="Refdecomentrio"/>
        </w:rPr>
        <w:t xml:space="preserve"> </w:t>
      </w:r>
      <w:proofErr w:type="spellStart"/>
      <w:r>
        <w:rPr>
          <w:rStyle w:val="Refdecomentrio"/>
        </w:rPr>
        <w:t>implementados</w:t>
      </w:r>
      <w:proofErr w:type="spellEnd"/>
      <w:r>
        <w:rPr>
          <w:rStyle w:val="Refdecomentrio"/>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AD46C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3100A" w14:textId="77777777" w:rsidR="0087511E" w:rsidRDefault="0087511E" w:rsidP="00967F72">
      <w:pPr>
        <w:spacing w:line="240" w:lineRule="auto"/>
      </w:pPr>
      <w:r>
        <w:separator/>
      </w:r>
    </w:p>
  </w:endnote>
  <w:endnote w:type="continuationSeparator" w:id="0">
    <w:p w14:paraId="23E167D2" w14:textId="77777777" w:rsidR="0087511E" w:rsidRDefault="0087511E" w:rsidP="00967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riad Pro">
    <w:panose1 w:val="020B0503030403020204"/>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iriam">
    <w:altName w:val="Malgun Gothic Semilight"/>
    <w:charset w:val="B1"/>
    <w:family w:val="swiss"/>
    <w:pitch w:val="variable"/>
    <w:sig w:usb0="00000801" w:usb1="00000000" w:usb2="00000000" w:usb3="00000000" w:csb0="00000020"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28E17" w14:textId="77777777" w:rsidR="00985CF7" w:rsidRDefault="00985CF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3565C">
      <w:rPr>
        <w:rStyle w:val="Nmerodepgina"/>
        <w:noProof/>
      </w:rPr>
      <w:t>38</w:t>
    </w:r>
    <w:r>
      <w:rPr>
        <w:rStyle w:val="Nmerodepgina"/>
      </w:rPr>
      <w:fldChar w:fldCharType="end"/>
    </w:r>
  </w:p>
  <w:p w14:paraId="7401B529" w14:textId="77777777" w:rsidR="00985CF7" w:rsidRDefault="00985CF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1AE6E" w14:textId="77777777" w:rsidR="0087511E" w:rsidRDefault="0087511E" w:rsidP="00967F72">
      <w:pPr>
        <w:spacing w:line="240" w:lineRule="auto"/>
      </w:pPr>
      <w:r>
        <w:separator/>
      </w:r>
    </w:p>
  </w:footnote>
  <w:footnote w:type="continuationSeparator" w:id="0">
    <w:p w14:paraId="24503E06" w14:textId="77777777" w:rsidR="0087511E" w:rsidRDefault="0087511E" w:rsidP="00967F72">
      <w:pPr>
        <w:spacing w:line="240" w:lineRule="auto"/>
      </w:pPr>
      <w:r>
        <w:continuationSeparator/>
      </w:r>
    </w:p>
  </w:footnote>
  <w:footnote w:id="1">
    <w:p w14:paraId="1BFE4C97" w14:textId="77777777" w:rsidR="00985CF7" w:rsidRPr="006C72F2" w:rsidRDefault="00985CF7" w:rsidP="002F74EC">
      <w:pPr>
        <w:pStyle w:val="Textodenotaderodap"/>
      </w:pPr>
      <w:r w:rsidRPr="006C72F2">
        <w:rPr>
          <w:rStyle w:val="Refdenotaderodap"/>
        </w:rPr>
        <w:footnoteRef/>
      </w:r>
      <w:r w:rsidRPr="006C72F2">
        <w:t xml:space="preserve"> Dye is commonly used in cells to observe the cell division process. As an analogy, DyeVC allows developers to observe how a Version Control repository evolved over time.</w:t>
      </w:r>
    </w:p>
  </w:footnote>
  <w:footnote w:id="2">
    <w:p w14:paraId="05CCF026" w14:textId="77777777" w:rsidR="00985CF7" w:rsidRPr="006C72F2" w:rsidRDefault="00985CF7" w:rsidP="002F74EC">
      <w:pPr>
        <w:pStyle w:val="Textodenotaderodap"/>
      </w:pPr>
      <w:r w:rsidRPr="006C72F2">
        <w:rPr>
          <w:rStyle w:val="Refdenotaderodap"/>
        </w:rPr>
        <w:footnoteRef/>
      </w:r>
      <w:r w:rsidRPr="002F74EC">
        <w:t>http://www.eclipse.org/jgit/</w:t>
      </w:r>
    </w:p>
  </w:footnote>
  <w:footnote w:id="3">
    <w:p w14:paraId="22258EE0" w14:textId="77777777" w:rsidR="00985CF7" w:rsidRPr="006C72F2" w:rsidRDefault="00985CF7" w:rsidP="002F74EC">
      <w:pPr>
        <w:pStyle w:val="Textodenotaderodap"/>
      </w:pPr>
      <w:r w:rsidRPr="006C72F2">
        <w:rPr>
          <w:rStyle w:val="Refdenotaderodap"/>
        </w:rPr>
        <w:footnoteRef/>
      </w:r>
      <w:r w:rsidRPr="006C72F2">
        <w:t xml:space="preserve"> http://jung.sourceforge.net/</w:t>
      </w:r>
    </w:p>
  </w:footnote>
  <w:footnote w:id="4">
    <w:p w14:paraId="15E6F7E3" w14:textId="77777777" w:rsidR="00985CF7" w:rsidRPr="006C72F2" w:rsidRDefault="00985CF7" w:rsidP="002F74EC">
      <w:pPr>
        <w:pStyle w:val="Textodenotaderodap"/>
      </w:pPr>
      <w:r w:rsidRPr="006C72F2">
        <w:rPr>
          <w:rStyle w:val="Refdenotaderodap"/>
        </w:rPr>
        <w:footnoteRef/>
      </w:r>
      <w:r w:rsidRPr="006C72F2">
        <w:t xml:space="preserve"> https://github.com/jquery/jquery</w:t>
      </w:r>
    </w:p>
  </w:footnote>
  <w:footnote w:id="5">
    <w:p w14:paraId="58C08CC1" w14:textId="77777777" w:rsidR="00985CF7" w:rsidRDefault="00985CF7" w:rsidP="002F74EC">
      <w:pPr>
        <w:pStyle w:val="Textodenotaderodap"/>
      </w:pPr>
      <w:r>
        <w:rPr>
          <w:rStyle w:val="Refdenotaderodap"/>
        </w:rPr>
        <w:footnoteRef/>
      </w:r>
      <w:r w:rsidRPr="003D37F0">
        <w:t>Developed by and © 2002 Microsoft Corporation. All rights reserved.</w:t>
      </w:r>
    </w:p>
  </w:footnote>
  <w:footnote w:id="6">
    <w:p w14:paraId="6DE49CAB" w14:textId="77777777" w:rsidR="00985CF7" w:rsidRPr="004C7D52" w:rsidRDefault="00985CF7">
      <w:pPr>
        <w:pStyle w:val="Textodenotaderodap"/>
        <w:rPr>
          <w:rPrChange w:id="1037" w:author="Ruben" w:date="2016-12-10T23:52:00Z">
            <w:rPr>
              <w:lang w:val="pt-BR"/>
            </w:rPr>
          </w:rPrChange>
        </w:rPr>
      </w:pPr>
      <w:r>
        <w:rPr>
          <w:rStyle w:val="Refdenotaderodap"/>
        </w:rPr>
        <w:footnoteRef/>
      </w:r>
      <w:r w:rsidRPr="002F74EC">
        <w:t>Memory usage was measured in MB during the execution of “Commit History” operation.</w:t>
      </w:r>
    </w:p>
  </w:footnote>
  <w:footnote w:id="7">
    <w:p w14:paraId="765B3877" w14:textId="77777777" w:rsidR="00985CF7" w:rsidRPr="000146D1" w:rsidRDefault="00985CF7" w:rsidP="002F74EC">
      <w:pPr>
        <w:pStyle w:val="Textodenotaderodap"/>
      </w:pPr>
      <w:r w:rsidRPr="000146D1">
        <w:rPr>
          <w:rStyle w:val="Refdenotaderodap"/>
        </w:rPr>
        <w:footnoteRef/>
      </w:r>
      <w:r w:rsidRPr="000146D1">
        <w:t>http://svnnotifier.tigris.org/ (2012)</w:t>
      </w:r>
    </w:p>
  </w:footnote>
  <w:footnote w:id="8">
    <w:p w14:paraId="2492203F" w14:textId="77777777" w:rsidR="00985CF7" w:rsidRPr="000146D1" w:rsidRDefault="00985CF7" w:rsidP="002F74EC">
      <w:pPr>
        <w:pStyle w:val="Textodenotaderodap"/>
      </w:pPr>
      <w:r w:rsidRPr="000146D1">
        <w:rPr>
          <w:rStyle w:val="Refdenotaderodap"/>
        </w:rPr>
        <w:footnoteRef/>
      </w:r>
      <w:r w:rsidRPr="000146D1">
        <w:t xml:space="preserve"> https://github.com/pocorall/scm-notifier (2012)</w:t>
      </w:r>
    </w:p>
  </w:footnote>
  <w:footnote w:id="9">
    <w:p w14:paraId="14EBE3D6" w14:textId="77777777" w:rsidR="00985CF7" w:rsidRPr="000146D1" w:rsidRDefault="00985CF7" w:rsidP="002F74EC">
      <w:pPr>
        <w:pStyle w:val="Textodenotaderodap"/>
      </w:pPr>
      <w:r w:rsidRPr="000146D1">
        <w:rPr>
          <w:rStyle w:val="Refdenotaderodap"/>
        </w:rPr>
        <w:footnoteRef/>
      </w:r>
      <w:r w:rsidRPr="000146D1">
        <w:t xml:space="preserve"> http://tools.tortoisesvn.net/CommitMonitor.html (2013)</w:t>
      </w:r>
    </w:p>
  </w:footnote>
  <w:footnote w:id="10">
    <w:p w14:paraId="38903F24" w14:textId="77777777" w:rsidR="00985CF7" w:rsidRPr="000146D1" w:rsidRDefault="00985CF7" w:rsidP="002F74EC">
      <w:pPr>
        <w:pStyle w:val="Textodenotaderodap"/>
      </w:pPr>
      <w:r w:rsidRPr="000146D1">
        <w:rPr>
          <w:rStyle w:val="Refdenotaderodap"/>
        </w:rPr>
        <w:footnoteRef/>
      </w:r>
      <w:r w:rsidRPr="000146D1">
        <w:t xml:space="preserve"> http://code.google.com/p/svnradar/ (2011)</w:t>
      </w:r>
    </w:p>
  </w:footnote>
  <w:footnote w:id="11">
    <w:p w14:paraId="10D31CFA" w14:textId="77777777" w:rsidR="00985CF7" w:rsidRPr="000146D1" w:rsidRDefault="00985CF7" w:rsidP="002F74EC">
      <w:pPr>
        <w:pStyle w:val="Textodenotaderodap"/>
      </w:pPr>
      <w:r w:rsidRPr="000146D1">
        <w:rPr>
          <w:rStyle w:val="Refdenotaderodap"/>
        </w:rPr>
        <w:footnoteRef/>
      </w:r>
      <w:r w:rsidRPr="000146D1">
        <w:t xml:space="preserve"> http://www.fsmpi.uni-bayreuth.de/~dun3/hg-commit-monitor (2009)</w:t>
      </w:r>
    </w:p>
  </w:footnote>
  <w:footnote w:id="12">
    <w:p w14:paraId="0E0B4E95" w14:textId="77777777" w:rsidR="00985CF7" w:rsidRPr="000146D1" w:rsidRDefault="00985CF7" w:rsidP="002F74EC">
      <w:pPr>
        <w:pStyle w:val="Textodenotaderodap"/>
        <w:rPr>
          <w:lang w:val="pt-BR"/>
        </w:rPr>
      </w:pPr>
      <w:r w:rsidRPr="000146D1">
        <w:rPr>
          <w:rStyle w:val="Refdenotaderodap"/>
        </w:rPr>
        <w:footnoteRef/>
      </w:r>
      <w:proofErr w:type="spellStart"/>
      <w:r w:rsidRPr="000146D1">
        <w:rPr>
          <w:lang w:val="pt-BR"/>
        </w:rPr>
        <w:t>Visugit</w:t>
      </w:r>
      <w:proofErr w:type="spellEnd"/>
      <w:r w:rsidRPr="000146D1">
        <w:rPr>
          <w:lang w:val="pt-BR"/>
        </w:rPr>
        <w:t>: https://github.com/hozumi/visugit</w:t>
      </w:r>
    </w:p>
  </w:footnote>
  <w:footnote w:id="13">
    <w:p w14:paraId="62D2609A" w14:textId="77777777" w:rsidR="00985CF7" w:rsidRPr="000146D1" w:rsidRDefault="00985CF7" w:rsidP="002F74EC">
      <w:pPr>
        <w:pStyle w:val="Textodenotaderodap"/>
      </w:pPr>
      <w:r w:rsidRPr="000146D1">
        <w:rPr>
          <w:rStyle w:val="Refdenotaderodap"/>
        </w:rPr>
        <w:footnoteRef/>
      </w:r>
      <w:r w:rsidRPr="000146D1">
        <w:t xml:space="preserve"> GitHub’s Network Graph: https://github.com/blog/39-say-hello-to-the-network-graph-visualizer</w:t>
      </w:r>
    </w:p>
  </w:footnote>
  <w:footnote w:id="14">
    <w:p w14:paraId="3BD0CFCF" w14:textId="77777777" w:rsidR="00985CF7" w:rsidRPr="000146D1" w:rsidRDefault="00985CF7" w:rsidP="002F74EC">
      <w:pPr>
        <w:pStyle w:val="Textodenotaderodap"/>
      </w:pPr>
      <w:r w:rsidRPr="000146D1">
        <w:rPr>
          <w:rStyle w:val="Refdenotaderodap"/>
        </w:rPr>
        <w:footnoteRef/>
      </w:r>
      <w:r w:rsidRPr="000146D1">
        <w:t xml:space="preserve"> http://git-scm.com/docs/gitk</w:t>
      </w:r>
    </w:p>
  </w:footnote>
  <w:footnote w:id="15">
    <w:p w14:paraId="54C10633" w14:textId="77777777" w:rsidR="00985CF7" w:rsidRPr="000146D1" w:rsidRDefault="00985CF7" w:rsidP="002F74EC">
      <w:pPr>
        <w:pStyle w:val="Textodenotaderodap"/>
      </w:pPr>
      <w:r w:rsidRPr="000146D1">
        <w:rPr>
          <w:rStyle w:val="Refdenotaderodap"/>
        </w:rPr>
        <w:footnoteRef/>
      </w:r>
      <w:r w:rsidRPr="000146D1">
        <w:t xml:space="preserve"> https://code.google.com/p/tortoisegit/</w:t>
      </w:r>
    </w:p>
  </w:footnote>
  <w:footnote w:id="16">
    <w:p w14:paraId="0C17AFBE" w14:textId="77777777" w:rsidR="00985CF7" w:rsidRPr="000146D1" w:rsidRDefault="00985CF7" w:rsidP="002F74EC">
      <w:pPr>
        <w:pStyle w:val="Textodenotaderodap"/>
      </w:pPr>
      <w:r w:rsidRPr="000146D1">
        <w:rPr>
          <w:rStyle w:val="Refdenotaderodap"/>
        </w:rPr>
        <w:footnoteRef/>
      </w:r>
      <w:r w:rsidRPr="000146D1">
        <w:t xml:space="preserve"> http://eclipse.org/egit/</w:t>
      </w:r>
    </w:p>
  </w:footnote>
  <w:footnote w:id="17">
    <w:p w14:paraId="03BDBE01" w14:textId="77777777" w:rsidR="00985CF7" w:rsidRPr="000146D1" w:rsidRDefault="00985CF7" w:rsidP="002F74EC">
      <w:pPr>
        <w:pStyle w:val="Textodenotaderodap"/>
      </w:pPr>
      <w:r w:rsidRPr="000146D1">
        <w:rPr>
          <w:rStyle w:val="Refdenotaderodap"/>
        </w:rPr>
        <w:footnoteRef/>
      </w:r>
      <w:r w:rsidRPr="000146D1">
        <w:t xml:space="preserve"> http://www.sourcetreeapp.com/</w:t>
      </w:r>
    </w:p>
  </w:footnote>
  <w:footnote w:id="18">
    <w:p w14:paraId="212EE5C3" w14:textId="77777777" w:rsidR="00985CF7" w:rsidRPr="006A6371" w:rsidRDefault="00985CF7" w:rsidP="00F131DB">
      <w:pPr>
        <w:pStyle w:val="Textodenotaderodap"/>
        <w:rPr>
          <w:ins w:id="2414" w:author="Cristiano Cesario" w:date="2016-09-29T08:13:00Z"/>
        </w:rPr>
      </w:pPr>
      <w:ins w:id="2415" w:author="Cristiano Cesario" w:date="2016-09-29T08:13:00Z">
        <w:r>
          <w:rPr>
            <w:rStyle w:val="Refdenotaderodap"/>
          </w:rPr>
          <w:footnoteRef/>
        </w:r>
        <w:r w:rsidRPr="006A6371">
          <w:t xml:space="preserve">Exceptions are SCM </w:t>
        </w:r>
        <w:proofErr w:type="spellStart"/>
        <w:r w:rsidRPr="006A6371">
          <w:t>Notifier</w:t>
        </w:r>
        <w:proofErr w:type="spellEnd"/>
        <w:r w:rsidRPr="006A6371">
          <w:t xml:space="preserve"> and Hg Commit Monitor</w:t>
        </w:r>
      </w:ins>
    </w:p>
  </w:footnote>
  <w:footnote w:id="19">
    <w:p w14:paraId="1F312290" w14:textId="77777777" w:rsidR="00985CF7" w:rsidRPr="006A6371" w:rsidRDefault="00985CF7" w:rsidP="00F131DB">
      <w:pPr>
        <w:pStyle w:val="Textodenotaderodap"/>
        <w:rPr>
          <w:ins w:id="2419" w:author="Cristiano Cesario" w:date="2016-09-29T08:13:00Z"/>
        </w:rPr>
      </w:pPr>
      <w:ins w:id="2420" w:author="Cristiano Cesario" w:date="2016-09-29T08:13:00Z">
        <w:r>
          <w:rPr>
            <w:rStyle w:val="Refdenotaderodap"/>
          </w:rPr>
          <w:footnoteRef/>
        </w:r>
        <w:r w:rsidRPr="006A6371">
          <w:t>Exception is Crystal</w:t>
        </w:r>
      </w:ins>
    </w:p>
  </w:footnote>
  <w:footnote w:id="20">
    <w:p w14:paraId="3B07B50C" w14:textId="77777777" w:rsidR="00985CF7" w:rsidRPr="006A6371" w:rsidRDefault="00985CF7" w:rsidP="00F131DB">
      <w:pPr>
        <w:pStyle w:val="Textodenotaderodap"/>
        <w:rPr>
          <w:ins w:id="2424" w:author="Cristiano Cesario" w:date="2016-09-29T08:13:00Z"/>
        </w:rPr>
      </w:pPr>
      <w:ins w:id="2425" w:author="Cristiano Cesario" w:date="2016-09-29T08:13:00Z">
        <w:r>
          <w:rPr>
            <w:rStyle w:val="Refdenotaderodap"/>
          </w:rPr>
          <w:footnoteRef/>
        </w:r>
        <w:r w:rsidRPr="006A6371">
          <w:t xml:space="preserve">Exceptions are </w:t>
        </w:r>
        <w:proofErr w:type="spellStart"/>
        <w:r w:rsidRPr="006A6371">
          <w:t>VisGi</w:t>
        </w:r>
        <w:proofErr w:type="spellEnd"/>
        <w:r w:rsidRPr="006A6371">
          <w:t xml:space="preserve">, </w:t>
        </w:r>
        <w:proofErr w:type="spellStart"/>
        <w:r w:rsidRPr="006A6371">
          <w:t>Visugit</w:t>
        </w:r>
        <w:proofErr w:type="spellEnd"/>
        <w:r w:rsidRPr="006A6371">
          <w:t xml:space="preserve"> and GitHub's Network Graph</w:t>
        </w:r>
      </w:ins>
    </w:p>
  </w:footnote>
  <w:footnote w:id="21">
    <w:p w14:paraId="31B952D2" w14:textId="77777777" w:rsidR="00985CF7" w:rsidRPr="006A6371" w:rsidRDefault="00985CF7" w:rsidP="00F131DB">
      <w:pPr>
        <w:pStyle w:val="Textodenotaderodap"/>
        <w:rPr>
          <w:ins w:id="2515" w:author="Cristiano Cesario" w:date="2016-09-29T08:13:00Z"/>
        </w:rPr>
      </w:pPr>
      <w:ins w:id="2516" w:author="Cristiano Cesario" w:date="2016-09-29T08:13:00Z">
        <w:r>
          <w:rPr>
            <w:rStyle w:val="Refdenotaderodap"/>
          </w:rPr>
          <w:footnoteRef/>
        </w:r>
        <w:r w:rsidRPr="006A6371">
          <w:t>Exception is Lighthouse</w:t>
        </w:r>
      </w:ins>
    </w:p>
  </w:footnote>
  <w:footnote w:id="22">
    <w:p w14:paraId="2DAB0461" w14:textId="77777777" w:rsidR="00985CF7" w:rsidRPr="006A6371" w:rsidRDefault="00985CF7" w:rsidP="00F131DB">
      <w:pPr>
        <w:pStyle w:val="Textodenotaderodap"/>
        <w:rPr>
          <w:ins w:id="2520" w:author="Cristiano Cesario" w:date="2016-09-29T08:13:00Z"/>
        </w:rPr>
      </w:pPr>
      <w:ins w:id="2521" w:author="Cristiano Cesario" w:date="2016-09-29T08:13:00Z">
        <w:r>
          <w:rPr>
            <w:rStyle w:val="Refdenotaderodap"/>
          </w:rPr>
          <w:footnoteRef/>
        </w:r>
        <w:r>
          <w:t xml:space="preserve"> Exception is</w:t>
        </w:r>
        <w:r w:rsidRPr="006A6371">
          <w:t xml:space="preserve"> GitHub's Network Graph</w:t>
        </w:r>
      </w:ins>
    </w:p>
  </w:footnote>
  <w:footnote w:id="23">
    <w:p w14:paraId="14D3B8A9" w14:textId="77777777" w:rsidR="00985CF7" w:rsidRPr="006A6371" w:rsidRDefault="00985CF7" w:rsidP="00F131DB">
      <w:pPr>
        <w:pStyle w:val="Textodenotaderodap"/>
        <w:rPr>
          <w:ins w:id="2614" w:author="Cristiano Cesario" w:date="2016-09-29T08:13:00Z"/>
        </w:rPr>
      </w:pPr>
      <w:ins w:id="2615" w:author="Cristiano Cesario" w:date="2016-09-29T08:13:00Z">
        <w:r>
          <w:rPr>
            <w:rStyle w:val="Refdenotaderodap"/>
          </w:rPr>
          <w:footnoteRef/>
        </w:r>
        <w:proofErr w:type="spellStart"/>
        <w:r w:rsidRPr="006A6371">
          <w:t>Visugit</w:t>
        </w:r>
        <w:proofErr w:type="spellEnd"/>
        <w:r w:rsidRPr="006A6371">
          <w:t xml:space="preserve"> and GitHub's Network Graph</w:t>
        </w:r>
      </w:ins>
    </w:p>
  </w:footnote>
  <w:footnote w:id="24">
    <w:p w14:paraId="195FE072" w14:textId="77777777" w:rsidR="00985CF7" w:rsidRPr="00891C77" w:rsidRDefault="00985CF7" w:rsidP="00F131DB">
      <w:pPr>
        <w:pStyle w:val="Textodenotaderodap"/>
        <w:rPr>
          <w:ins w:id="2617" w:author="Cristiano Cesario" w:date="2016-09-29T08:13:00Z"/>
        </w:rPr>
      </w:pPr>
      <w:ins w:id="2618" w:author="Cristiano Cesario" w:date="2016-09-29T08:13:00Z">
        <w:r>
          <w:rPr>
            <w:rStyle w:val="Refdenotaderodap"/>
          </w:rPr>
          <w:footnoteRef/>
        </w:r>
        <w:r w:rsidRPr="00891C77">
          <w:t>Approaches allow visualizing only local commits</w:t>
        </w:r>
        <w:r>
          <w:t xml:space="preserve">. Commits in </w:t>
        </w:r>
        <w:proofErr w:type="spellStart"/>
        <w:r>
          <w:t>otherr</w:t>
        </w:r>
        <w:r w:rsidRPr="00891C77">
          <w:t>epositories</w:t>
        </w:r>
        <w:proofErr w:type="spellEnd"/>
        <w:r w:rsidRPr="00891C77">
          <w:t xml:space="preserve"> that were not synchronized yet, or t</w:t>
        </w:r>
        <w:r>
          <w:t>hat are in non-tracked branches, are not shown.</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2142C" w14:textId="77777777" w:rsidR="00985CF7" w:rsidRPr="00391301" w:rsidRDefault="00985CF7" w:rsidP="0027701D">
    <w:pPr>
      <w:pStyle w:val="Cabealho"/>
      <w:pBdr>
        <w:bottom w:val="single" w:sz="4" w:space="1" w:color="auto"/>
      </w:pBdr>
      <w:ind w:firstLine="0"/>
    </w:pPr>
    <w:r w:rsidRPr="00391301">
      <w:t xml:space="preserve">Page </w:t>
    </w:r>
    <w:r>
      <w:fldChar w:fldCharType="begin"/>
    </w:r>
    <w:r>
      <w:instrText>PAGE   \* MERGEFORMAT</w:instrText>
    </w:r>
    <w:r>
      <w:fldChar w:fldCharType="separate"/>
    </w:r>
    <w:r w:rsidR="0063565C">
      <w:rPr>
        <w:noProof/>
      </w:rPr>
      <w:t>38</w:t>
    </w:r>
    <w:r>
      <w:rPr>
        <w:noProof/>
      </w:rPr>
      <w:fldChar w:fldCharType="end"/>
    </w:r>
    <w:r w:rsidRPr="00391301">
      <w:t xml:space="preserve"> of </w:t>
    </w:r>
    <w:fldSimple w:instr=" DOCPROPERTY  Pages  \* MERGEFORMAT ">
      <w:r w:rsidRPr="00391301">
        <w:t>17</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D302" w14:textId="77777777" w:rsidR="00985CF7" w:rsidRPr="00391301" w:rsidRDefault="00985CF7" w:rsidP="0027701D">
    <w:pPr>
      <w:pStyle w:val="Cabealho"/>
      <w:pBdr>
        <w:bottom w:val="single" w:sz="4" w:space="1" w:color="auto"/>
      </w:pBdr>
      <w:ind w:firstLine="0"/>
      <w:jc w:val="right"/>
    </w:pPr>
    <w:r w:rsidRPr="00391301">
      <w:t xml:space="preserve">Page </w:t>
    </w:r>
    <w:r>
      <w:fldChar w:fldCharType="begin"/>
    </w:r>
    <w:r>
      <w:instrText>PAGE   \* MERGEFORMAT</w:instrText>
    </w:r>
    <w:r>
      <w:fldChar w:fldCharType="separate"/>
    </w:r>
    <w:r w:rsidR="0063565C">
      <w:rPr>
        <w:noProof/>
      </w:rPr>
      <w:t>39</w:t>
    </w:r>
    <w:r>
      <w:rPr>
        <w:noProof/>
      </w:rPr>
      <w:fldChar w:fldCharType="end"/>
    </w:r>
    <w:r w:rsidRPr="00391301">
      <w:t xml:space="preserve"> of </w:t>
    </w:r>
    <w:fldSimple w:instr=" DOCPROPERTY  Pages  \* MERGEFORMAT ">
      <w:r w:rsidRPr="00391301">
        <w:t>17</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0EB1C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93C3F76"/>
    <w:multiLevelType w:val="hybridMultilevel"/>
    <w:tmpl w:val="9A9E418C"/>
    <w:lvl w:ilvl="0" w:tplc="2C18EFA4">
      <w:start w:val="1"/>
      <w:numFmt w:val="lowerLetter"/>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FD1BB7"/>
    <w:multiLevelType w:val="hybridMultilevel"/>
    <w:tmpl w:val="566032C8"/>
    <w:lvl w:ilvl="0" w:tplc="73842BD8">
      <w:start w:val="1"/>
      <w:numFmt w:val="bullet"/>
      <w:pStyle w:val="Listasemnumerao"/>
      <w:lvlText w:val=""/>
      <w:lvlJc w:val="left"/>
      <w:pPr>
        <w:ind w:left="360" w:hanging="360"/>
      </w:pPr>
      <w:rPr>
        <w:rFonts w:ascii="Symbol" w:hAnsi="Symbol" w:hint="default"/>
      </w:rPr>
    </w:lvl>
    <w:lvl w:ilvl="1" w:tplc="04160003">
      <w:start w:val="1"/>
      <w:numFmt w:val="bullet"/>
      <w:lvlText w:val="o"/>
      <w:lvlJc w:val="left"/>
      <w:pPr>
        <w:ind w:left="1451" w:hanging="360"/>
      </w:pPr>
      <w:rPr>
        <w:rFonts w:ascii="Courier New" w:hAnsi="Courier New" w:cs="Courier New" w:hint="default"/>
      </w:rPr>
    </w:lvl>
    <w:lvl w:ilvl="2" w:tplc="04160005">
      <w:start w:val="1"/>
      <w:numFmt w:val="bullet"/>
      <w:lvlText w:val=""/>
      <w:lvlJc w:val="left"/>
      <w:pPr>
        <w:ind w:left="2171" w:hanging="360"/>
      </w:pPr>
      <w:rPr>
        <w:rFonts w:ascii="Wingdings" w:hAnsi="Wingdings" w:hint="default"/>
      </w:rPr>
    </w:lvl>
    <w:lvl w:ilvl="3" w:tplc="04160001" w:tentative="1">
      <w:start w:val="1"/>
      <w:numFmt w:val="bullet"/>
      <w:lvlText w:val=""/>
      <w:lvlJc w:val="left"/>
      <w:pPr>
        <w:ind w:left="2891" w:hanging="360"/>
      </w:pPr>
      <w:rPr>
        <w:rFonts w:ascii="Symbol" w:hAnsi="Symbol" w:hint="default"/>
      </w:rPr>
    </w:lvl>
    <w:lvl w:ilvl="4" w:tplc="04160003" w:tentative="1">
      <w:start w:val="1"/>
      <w:numFmt w:val="bullet"/>
      <w:lvlText w:val="o"/>
      <w:lvlJc w:val="left"/>
      <w:pPr>
        <w:ind w:left="3611" w:hanging="360"/>
      </w:pPr>
      <w:rPr>
        <w:rFonts w:ascii="Courier New" w:hAnsi="Courier New" w:cs="Courier New" w:hint="default"/>
      </w:rPr>
    </w:lvl>
    <w:lvl w:ilvl="5" w:tplc="04160005" w:tentative="1">
      <w:start w:val="1"/>
      <w:numFmt w:val="bullet"/>
      <w:lvlText w:val=""/>
      <w:lvlJc w:val="left"/>
      <w:pPr>
        <w:ind w:left="4331" w:hanging="360"/>
      </w:pPr>
      <w:rPr>
        <w:rFonts w:ascii="Wingdings" w:hAnsi="Wingdings" w:hint="default"/>
      </w:rPr>
    </w:lvl>
    <w:lvl w:ilvl="6" w:tplc="04160001" w:tentative="1">
      <w:start w:val="1"/>
      <w:numFmt w:val="bullet"/>
      <w:lvlText w:val=""/>
      <w:lvlJc w:val="left"/>
      <w:pPr>
        <w:ind w:left="5051" w:hanging="360"/>
      </w:pPr>
      <w:rPr>
        <w:rFonts w:ascii="Symbol" w:hAnsi="Symbol" w:hint="default"/>
      </w:rPr>
    </w:lvl>
    <w:lvl w:ilvl="7" w:tplc="04160003" w:tentative="1">
      <w:start w:val="1"/>
      <w:numFmt w:val="bullet"/>
      <w:lvlText w:val="o"/>
      <w:lvlJc w:val="left"/>
      <w:pPr>
        <w:ind w:left="5771" w:hanging="360"/>
      </w:pPr>
      <w:rPr>
        <w:rFonts w:ascii="Courier New" w:hAnsi="Courier New" w:cs="Courier New" w:hint="default"/>
      </w:rPr>
    </w:lvl>
    <w:lvl w:ilvl="8" w:tplc="04160005" w:tentative="1">
      <w:start w:val="1"/>
      <w:numFmt w:val="bullet"/>
      <w:lvlText w:val=""/>
      <w:lvlJc w:val="left"/>
      <w:pPr>
        <w:ind w:left="6491" w:hanging="360"/>
      </w:pPr>
      <w:rPr>
        <w:rFonts w:ascii="Wingdings" w:hAnsi="Wingdings" w:hint="default"/>
      </w:rPr>
    </w:lvl>
  </w:abstractNum>
  <w:num w:numId="1">
    <w:abstractNumId w:val="0"/>
  </w:num>
  <w:num w:numId="2">
    <w:abstractNumId w:val="1"/>
  </w:num>
  <w:num w:numId="3">
    <w:abstractNumId w:val="2"/>
  </w:num>
  <w:num w:numId="4">
    <w:abstractNumId w:val="0"/>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formatting="0"/>
  <w:trackRevisio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967F72"/>
    <w:rsid w:val="00006A53"/>
    <w:rsid w:val="000146D1"/>
    <w:rsid w:val="000209B7"/>
    <w:rsid w:val="00020B30"/>
    <w:rsid w:val="00073569"/>
    <w:rsid w:val="00075185"/>
    <w:rsid w:val="00075E8D"/>
    <w:rsid w:val="000C66C2"/>
    <w:rsid w:val="0011215E"/>
    <w:rsid w:val="00147A46"/>
    <w:rsid w:val="001654A5"/>
    <w:rsid w:val="00175996"/>
    <w:rsid w:val="001A37EC"/>
    <w:rsid w:val="001E3E35"/>
    <w:rsid w:val="001E4197"/>
    <w:rsid w:val="001E468C"/>
    <w:rsid w:val="002121B7"/>
    <w:rsid w:val="00244634"/>
    <w:rsid w:val="0027701D"/>
    <w:rsid w:val="002D06B2"/>
    <w:rsid w:val="002D07D6"/>
    <w:rsid w:val="002D0CDA"/>
    <w:rsid w:val="002D27D6"/>
    <w:rsid w:val="002D3C58"/>
    <w:rsid w:val="002D774F"/>
    <w:rsid w:val="002F74EC"/>
    <w:rsid w:val="0036429C"/>
    <w:rsid w:val="00367525"/>
    <w:rsid w:val="00386106"/>
    <w:rsid w:val="00391301"/>
    <w:rsid w:val="00397249"/>
    <w:rsid w:val="003E1709"/>
    <w:rsid w:val="003E4F33"/>
    <w:rsid w:val="003F4CFE"/>
    <w:rsid w:val="003F7D1B"/>
    <w:rsid w:val="00425904"/>
    <w:rsid w:val="004566AB"/>
    <w:rsid w:val="004A1BBA"/>
    <w:rsid w:val="004A5787"/>
    <w:rsid w:val="004C7D52"/>
    <w:rsid w:val="004E37AC"/>
    <w:rsid w:val="005147F1"/>
    <w:rsid w:val="00537F8D"/>
    <w:rsid w:val="005B1C12"/>
    <w:rsid w:val="005C50D0"/>
    <w:rsid w:val="005E68B1"/>
    <w:rsid w:val="006128CC"/>
    <w:rsid w:val="00614232"/>
    <w:rsid w:val="0063565C"/>
    <w:rsid w:val="00646E74"/>
    <w:rsid w:val="0065048C"/>
    <w:rsid w:val="00676819"/>
    <w:rsid w:val="0067769E"/>
    <w:rsid w:val="006B1D54"/>
    <w:rsid w:val="006B2E66"/>
    <w:rsid w:val="006C72F2"/>
    <w:rsid w:val="006D5E82"/>
    <w:rsid w:val="006E6751"/>
    <w:rsid w:val="007433FA"/>
    <w:rsid w:val="00790FCE"/>
    <w:rsid w:val="007A36F3"/>
    <w:rsid w:val="00831B05"/>
    <w:rsid w:val="00841194"/>
    <w:rsid w:val="00870A15"/>
    <w:rsid w:val="0087511E"/>
    <w:rsid w:val="00875C5D"/>
    <w:rsid w:val="008767C2"/>
    <w:rsid w:val="00885AFE"/>
    <w:rsid w:val="008A0068"/>
    <w:rsid w:val="00951E6F"/>
    <w:rsid w:val="00956671"/>
    <w:rsid w:val="00963460"/>
    <w:rsid w:val="00967F72"/>
    <w:rsid w:val="00985CF7"/>
    <w:rsid w:val="009B3B4A"/>
    <w:rsid w:val="009E7E17"/>
    <w:rsid w:val="00A01FA8"/>
    <w:rsid w:val="00A05949"/>
    <w:rsid w:val="00A11294"/>
    <w:rsid w:val="00A77859"/>
    <w:rsid w:val="00A8052B"/>
    <w:rsid w:val="00AC2DA9"/>
    <w:rsid w:val="00AD7EB7"/>
    <w:rsid w:val="00B047DE"/>
    <w:rsid w:val="00B872F9"/>
    <w:rsid w:val="00BA57D3"/>
    <w:rsid w:val="00BB095D"/>
    <w:rsid w:val="00BC1A45"/>
    <w:rsid w:val="00BD1781"/>
    <w:rsid w:val="00C66F5F"/>
    <w:rsid w:val="00CB7FB9"/>
    <w:rsid w:val="00CC54AD"/>
    <w:rsid w:val="00D33FA8"/>
    <w:rsid w:val="00D8411E"/>
    <w:rsid w:val="00D959E5"/>
    <w:rsid w:val="00DB36D8"/>
    <w:rsid w:val="00DD3957"/>
    <w:rsid w:val="00DF244E"/>
    <w:rsid w:val="00E02A4A"/>
    <w:rsid w:val="00E02D98"/>
    <w:rsid w:val="00E155D3"/>
    <w:rsid w:val="00E414C5"/>
    <w:rsid w:val="00E47950"/>
    <w:rsid w:val="00E62218"/>
    <w:rsid w:val="00E65DA2"/>
    <w:rsid w:val="00EA7AAB"/>
    <w:rsid w:val="00EB1882"/>
    <w:rsid w:val="00ED75AE"/>
    <w:rsid w:val="00ED7809"/>
    <w:rsid w:val="00F131DB"/>
    <w:rsid w:val="00F4509C"/>
    <w:rsid w:val="00F73612"/>
    <w:rsid w:val="00FC2695"/>
    <w:rsid w:val="00FC64A0"/>
    <w:rsid w:val="00FE7B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A6237"/>
  <w15:docId w15:val="{AD3BF135-39C5-4C7C-9D83-AC29ACF73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146D1"/>
    <w:pPr>
      <w:spacing w:after="0" w:line="480" w:lineRule="auto"/>
      <w:ind w:firstLine="432"/>
      <w:jc w:val="both"/>
    </w:pPr>
    <w:rPr>
      <w:rFonts w:ascii="Myriad Pro" w:hAnsi="Myriad Pro"/>
      <w:lang w:val="en-US"/>
    </w:rPr>
  </w:style>
  <w:style w:type="paragraph" w:styleId="Ttulo1">
    <w:name w:val="heading 1"/>
    <w:basedOn w:val="Normal"/>
    <w:next w:val="Normal"/>
    <w:link w:val="Ttulo1Char"/>
    <w:uiPriority w:val="99"/>
    <w:qFormat/>
    <w:rsid w:val="006E6751"/>
    <w:pPr>
      <w:keepNext/>
      <w:numPr>
        <w:numId w:val="1"/>
      </w:numPr>
      <w:spacing w:before="240" w:after="120" w:line="240" w:lineRule="auto"/>
      <w:ind w:firstLine="0"/>
      <w:outlineLvl w:val="0"/>
    </w:pPr>
    <w:rPr>
      <w:rFonts w:eastAsia="Times New Roman" w:cs="Times New Roman"/>
      <w:b/>
      <w:kern w:val="28"/>
      <w:sz w:val="24"/>
      <w:szCs w:val="20"/>
    </w:rPr>
  </w:style>
  <w:style w:type="paragraph" w:styleId="Ttulo2">
    <w:name w:val="heading 2"/>
    <w:basedOn w:val="Ttulo1"/>
    <w:next w:val="Normal"/>
    <w:link w:val="Ttulo2Char"/>
    <w:uiPriority w:val="99"/>
    <w:qFormat/>
    <w:rsid w:val="00967F72"/>
    <w:pPr>
      <w:numPr>
        <w:ilvl w:val="1"/>
      </w:numPr>
      <w:outlineLvl w:val="1"/>
    </w:pPr>
  </w:style>
  <w:style w:type="paragraph" w:styleId="Ttulo3">
    <w:name w:val="heading 3"/>
    <w:basedOn w:val="Ttulo2"/>
    <w:next w:val="Normal"/>
    <w:link w:val="Ttulo3Char"/>
    <w:uiPriority w:val="99"/>
    <w:qFormat/>
    <w:rsid w:val="000C66C2"/>
    <w:pPr>
      <w:numPr>
        <w:ilvl w:val="2"/>
      </w:numPr>
      <w:outlineLvl w:val="2"/>
    </w:pPr>
    <w:rPr>
      <w:sz w:val="22"/>
    </w:rPr>
  </w:style>
  <w:style w:type="paragraph" w:styleId="Ttulo4">
    <w:name w:val="heading 4"/>
    <w:basedOn w:val="Ttulo3"/>
    <w:next w:val="Normal"/>
    <w:link w:val="Ttulo4Char"/>
    <w:uiPriority w:val="99"/>
    <w:qFormat/>
    <w:rsid w:val="00967F72"/>
    <w:pPr>
      <w:numPr>
        <w:ilvl w:val="3"/>
      </w:numPr>
      <w:outlineLvl w:val="3"/>
    </w:pPr>
  </w:style>
  <w:style w:type="paragraph" w:styleId="Ttulo5">
    <w:name w:val="heading 5"/>
    <w:basedOn w:val="Numerada3"/>
    <w:next w:val="Normal"/>
    <w:link w:val="Ttulo5Char"/>
    <w:qFormat/>
    <w:rsid w:val="00967F72"/>
    <w:pPr>
      <w:numPr>
        <w:ilvl w:val="4"/>
      </w:numPr>
      <w:spacing w:before="40" w:line="240" w:lineRule="auto"/>
      <w:ind w:firstLine="432"/>
      <w:contextualSpacing w:val="0"/>
      <w:outlineLvl w:val="4"/>
    </w:pPr>
    <w:rPr>
      <w:rFonts w:ascii="Times New Roman" w:eastAsia="Times New Roman" w:hAnsi="Times New Roman" w:cs="Times New Roman"/>
      <w:i/>
      <w:szCs w:val="20"/>
    </w:rPr>
  </w:style>
  <w:style w:type="paragraph" w:styleId="Ttulo6">
    <w:name w:val="heading 6"/>
    <w:basedOn w:val="Normal"/>
    <w:next w:val="Normal"/>
    <w:link w:val="Ttulo6Char"/>
    <w:qFormat/>
    <w:rsid w:val="00967F72"/>
    <w:pPr>
      <w:numPr>
        <w:ilvl w:val="5"/>
        <w:numId w:val="1"/>
      </w:numPr>
      <w:spacing w:before="240" w:after="60" w:line="240" w:lineRule="auto"/>
      <w:outlineLvl w:val="5"/>
    </w:pPr>
    <w:rPr>
      <w:rFonts w:ascii="Arial" w:eastAsia="Times New Roman" w:hAnsi="Arial" w:cs="Times New Roman"/>
      <w:i/>
      <w:szCs w:val="20"/>
    </w:rPr>
  </w:style>
  <w:style w:type="paragraph" w:styleId="Ttulo7">
    <w:name w:val="heading 7"/>
    <w:basedOn w:val="Normal"/>
    <w:next w:val="Normal"/>
    <w:link w:val="Ttulo7Char"/>
    <w:qFormat/>
    <w:rsid w:val="00967F72"/>
    <w:pPr>
      <w:numPr>
        <w:ilvl w:val="6"/>
        <w:numId w:val="1"/>
      </w:numPr>
      <w:spacing w:before="240" w:after="60" w:line="240" w:lineRule="auto"/>
      <w:outlineLvl w:val="6"/>
    </w:pPr>
    <w:rPr>
      <w:rFonts w:ascii="Arial" w:eastAsia="Times New Roman" w:hAnsi="Arial" w:cs="Times New Roman"/>
      <w:sz w:val="18"/>
      <w:szCs w:val="20"/>
    </w:rPr>
  </w:style>
  <w:style w:type="paragraph" w:styleId="Ttulo8">
    <w:name w:val="heading 8"/>
    <w:basedOn w:val="Normal"/>
    <w:next w:val="Normal"/>
    <w:link w:val="Ttulo8Char"/>
    <w:qFormat/>
    <w:rsid w:val="00967F72"/>
    <w:pPr>
      <w:numPr>
        <w:ilvl w:val="7"/>
        <w:numId w:val="1"/>
      </w:numPr>
      <w:spacing w:before="240" w:after="60" w:line="240" w:lineRule="auto"/>
      <w:outlineLvl w:val="7"/>
    </w:pPr>
    <w:rPr>
      <w:rFonts w:ascii="Arial" w:eastAsia="Times New Roman" w:hAnsi="Arial" w:cs="Times New Roman"/>
      <w:i/>
      <w:sz w:val="18"/>
      <w:szCs w:val="20"/>
    </w:rPr>
  </w:style>
  <w:style w:type="paragraph" w:styleId="Ttulo9">
    <w:name w:val="heading 9"/>
    <w:basedOn w:val="Normal"/>
    <w:next w:val="Normal"/>
    <w:link w:val="Ttulo9Char"/>
    <w:qFormat/>
    <w:rsid w:val="00967F72"/>
    <w:pPr>
      <w:numPr>
        <w:ilvl w:val="8"/>
        <w:numId w:val="1"/>
      </w:numPr>
      <w:spacing w:before="240" w:after="60" w:line="240" w:lineRule="auto"/>
      <w:outlineLvl w:val="8"/>
    </w:pPr>
    <w:rPr>
      <w:rFonts w:ascii="Arial" w:eastAsia="Times New Roman" w:hAnsi="Arial" w:cs="Times New Roman"/>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6E6751"/>
    <w:rPr>
      <w:rFonts w:ascii="Myriad Pro" w:eastAsia="Times New Roman" w:hAnsi="Myriad Pro" w:cs="Times New Roman"/>
      <w:b/>
      <w:kern w:val="28"/>
      <w:sz w:val="24"/>
      <w:szCs w:val="20"/>
      <w:lang w:val="en-US"/>
    </w:rPr>
  </w:style>
  <w:style w:type="character" w:customStyle="1" w:styleId="Ttulo2Char">
    <w:name w:val="Título 2 Char"/>
    <w:basedOn w:val="Fontepargpadro"/>
    <w:link w:val="Ttulo2"/>
    <w:uiPriority w:val="99"/>
    <w:rsid w:val="00967F72"/>
    <w:rPr>
      <w:rFonts w:ascii="Myriad Pro" w:eastAsia="Times New Roman" w:hAnsi="Myriad Pro" w:cs="Times New Roman"/>
      <w:b/>
      <w:kern w:val="28"/>
      <w:sz w:val="24"/>
      <w:szCs w:val="20"/>
      <w:lang w:val="en-US"/>
    </w:rPr>
  </w:style>
  <w:style w:type="character" w:customStyle="1" w:styleId="Ttulo3Char">
    <w:name w:val="Título 3 Char"/>
    <w:basedOn w:val="Fontepargpadro"/>
    <w:link w:val="Ttulo3"/>
    <w:uiPriority w:val="99"/>
    <w:rsid w:val="000C66C2"/>
    <w:rPr>
      <w:rFonts w:ascii="Myriad Pro" w:eastAsia="Times New Roman" w:hAnsi="Myriad Pro" w:cs="Times New Roman"/>
      <w:b/>
      <w:kern w:val="28"/>
      <w:szCs w:val="20"/>
      <w:lang w:val="en-US"/>
    </w:rPr>
  </w:style>
  <w:style w:type="character" w:customStyle="1" w:styleId="Ttulo4Char">
    <w:name w:val="Título 4 Char"/>
    <w:basedOn w:val="Fontepargpadro"/>
    <w:link w:val="Ttulo4"/>
    <w:uiPriority w:val="99"/>
    <w:rsid w:val="00967F72"/>
    <w:rPr>
      <w:rFonts w:ascii="Times New Roman" w:eastAsia="Times New Roman" w:hAnsi="Times New Roman" w:cs="Times New Roman"/>
      <w:i/>
      <w:kern w:val="28"/>
      <w:szCs w:val="20"/>
      <w:lang w:val="en-US"/>
    </w:rPr>
  </w:style>
  <w:style w:type="character" w:customStyle="1" w:styleId="Ttulo5Char">
    <w:name w:val="Título 5 Char"/>
    <w:basedOn w:val="Fontepargpadro"/>
    <w:link w:val="Ttulo5"/>
    <w:rsid w:val="00967F72"/>
    <w:rPr>
      <w:rFonts w:ascii="Times New Roman" w:eastAsia="Times New Roman" w:hAnsi="Times New Roman" w:cs="Times New Roman"/>
      <w:i/>
      <w:szCs w:val="20"/>
      <w:lang w:val="en-US"/>
    </w:rPr>
  </w:style>
  <w:style w:type="character" w:customStyle="1" w:styleId="Ttulo6Char">
    <w:name w:val="Título 6 Char"/>
    <w:basedOn w:val="Fontepargpadro"/>
    <w:link w:val="Ttulo6"/>
    <w:rsid w:val="00967F72"/>
    <w:rPr>
      <w:rFonts w:ascii="Arial" w:eastAsia="Times New Roman" w:hAnsi="Arial" w:cs="Times New Roman"/>
      <w:i/>
      <w:szCs w:val="20"/>
      <w:lang w:val="en-US"/>
    </w:rPr>
  </w:style>
  <w:style w:type="character" w:customStyle="1" w:styleId="Ttulo7Char">
    <w:name w:val="Título 7 Char"/>
    <w:basedOn w:val="Fontepargpadro"/>
    <w:link w:val="Ttulo7"/>
    <w:rsid w:val="00967F72"/>
    <w:rPr>
      <w:rFonts w:ascii="Arial" w:eastAsia="Times New Roman" w:hAnsi="Arial" w:cs="Times New Roman"/>
      <w:sz w:val="18"/>
      <w:szCs w:val="20"/>
      <w:lang w:val="en-US"/>
    </w:rPr>
  </w:style>
  <w:style w:type="character" w:customStyle="1" w:styleId="Ttulo8Char">
    <w:name w:val="Título 8 Char"/>
    <w:basedOn w:val="Fontepargpadro"/>
    <w:link w:val="Ttulo8"/>
    <w:rsid w:val="00967F72"/>
    <w:rPr>
      <w:rFonts w:ascii="Arial" w:eastAsia="Times New Roman" w:hAnsi="Arial" w:cs="Times New Roman"/>
      <w:i/>
      <w:sz w:val="18"/>
      <w:szCs w:val="20"/>
      <w:lang w:val="en-US"/>
    </w:rPr>
  </w:style>
  <w:style w:type="character" w:customStyle="1" w:styleId="Ttulo9Char">
    <w:name w:val="Título 9 Char"/>
    <w:basedOn w:val="Fontepargpadro"/>
    <w:link w:val="Ttulo9"/>
    <w:rsid w:val="00967F72"/>
    <w:rPr>
      <w:rFonts w:ascii="Arial" w:eastAsia="Times New Roman" w:hAnsi="Arial" w:cs="Times New Roman"/>
      <w:i/>
      <w:sz w:val="18"/>
      <w:szCs w:val="20"/>
      <w:lang w:val="en-US"/>
    </w:rPr>
  </w:style>
  <w:style w:type="paragraph" w:styleId="Bibliografia">
    <w:name w:val="Bibliography"/>
    <w:basedOn w:val="Normal"/>
    <w:next w:val="Normal"/>
    <w:uiPriority w:val="37"/>
    <w:unhideWhenUsed/>
    <w:rsid w:val="000146D1"/>
    <w:pPr>
      <w:ind w:left="340" w:hanging="340"/>
    </w:pPr>
    <w:rPr>
      <w:rFonts w:eastAsia="Times New Roman" w:cs="Times New Roman"/>
      <w:sz w:val="18"/>
      <w:szCs w:val="20"/>
    </w:rPr>
  </w:style>
  <w:style w:type="character" w:styleId="Refdenotaderodap">
    <w:name w:val="footnote reference"/>
    <w:rsid w:val="000146D1"/>
    <w:rPr>
      <w:vertAlign w:val="superscript"/>
    </w:rPr>
  </w:style>
  <w:style w:type="paragraph" w:customStyle="1" w:styleId="Author">
    <w:name w:val="Author"/>
    <w:basedOn w:val="Normal"/>
    <w:rsid w:val="00967F72"/>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967F72"/>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967F72"/>
    <w:pPr>
      <w:spacing w:line="240" w:lineRule="auto"/>
      <w:jc w:val="center"/>
    </w:pPr>
    <w:rPr>
      <w:rFonts w:ascii="Helvetica" w:eastAsia="Times New Roman" w:hAnsi="Helvetica" w:cs="Times New Roman"/>
      <w:sz w:val="20"/>
      <w:szCs w:val="20"/>
    </w:rPr>
  </w:style>
  <w:style w:type="paragraph" w:styleId="Textodenotaderodap">
    <w:name w:val="footnote text"/>
    <w:basedOn w:val="Normal"/>
    <w:link w:val="TextodenotaderodapChar"/>
    <w:rsid w:val="002F74EC"/>
    <w:pPr>
      <w:spacing w:line="240" w:lineRule="auto"/>
      <w:ind w:left="142" w:hanging="142"/>
    </w:pPr>
    <w:rPr>
      <w:rFonts w:eastAsia="Times New Roman" w:cs="Times New Roman"/>
    </w:rPr>
  </w:style>
  <w:style w:type="character" w:customStyle="1" w:styleId="TextodenotaderodapChar">
    <w:name w:val="Texto de nota de rodapé Char"/>
    <w:basedOn w:val="Fontepargpadro"/>
    <w:link w:val="Textodenotaderodap"/>
    <w:rsid w:val="002F74EC"/>
    <w:rPr>
      <w:rFonts w:ascii="Myriad Pro" w:eastAsia="Times New Roman" w:hAnsi="Myriad Pro" w:cs="Times New Roman"/>
      <w:lang w:val="en-US"/>
    </w:rPr>
  </w:style>
  <w:style w:type="paragraph" w:styleId="Rodap">
    <w:name w:val="footer"/>
    <w:basedOn w:val="Normal"/>
    <w:link w:val="RodapChar"/>
    <w:rsid w:val="000146D1"/>
    <w:pPr>
      <w:tabs>
        <w:tab w:val="center" w:pos="4320"/>
        <w:tab w:val="right" w:pos="8640"/>
      </w:tabs>
      <w:spacing w:after="80" w:line="240" w:lineRule="auto"/>
    </w:pPr>
    <w:rPr>
      <w:rFonts w:eastAsia="Times New Roman" w:cs="Times New Roman"/>
      <w:szCs w:val="20"/>
    </w:rPr>
  </w:style>
  <w:style w:type="character" w:customStyle="1" w:styleId="RodapChar">
    <w:name w:val="Rodapé Char"/>
    <w:basedOn w:val="Fontepargpadro"/>
    <w:link w:val="Rodap"/>
    <w:rsid w:val="000146D1"/>
    <w:rPr>
      <w:rFonts w:ascii="Myriad Pro" w:eastAsia="Times New Roman" w:hAnsi="Myriad Pro" w:cs="Times New Roman"/>
      <w:szCs w:val="20"/>
      <w:lang w:val="en-US"/>
    </w:rPr>
  </w:style>
  <w:style w:type="paragraph" w:customStyle="1" w:styleId="E-Mail">
    <w:name w:val="E-Mail"/>
    <w:basedOn w:val="Author"/>
    <w:rsid w:val="00967F72"/>
    <w:pPr>
      <w:spacing w:after="60"/>
    </w:pPr>
  </w:style>
  <w:style w:type="paragraph" w:customStyle="1" w:styleId="Abstract">
    <w:name w:val="Abstract"/>
    <w:basedOn w:val="Ttulo1"/>
    <w:rsid w:val="00967F72"/>
    <w:pPr>
      <w:numPr>
        <w:numId w:val="0"/>
      </w:numPr>
      <w:spacing w:before="0"/>
      <w:outlineLvl w:val="9"/>
    </w:pPr>
    <w:rPr>
      <w:b w:val="0"/>
      <w:sz w:val="18"/>
    </w:rPr>
  </w:style>
  <w:style w:type="character" w:styleId="Nmerodepgina">
    <w:name w:val="page number"/>
    <w:basedOn w:val="Fontepargpadro"/>
    <w:rsid w:val="00967F72"/>
  </w:style>
  <w:style w:type="paragraph" w:styleId="Legenda">
    <w:name w:val="caption"/>
    <w:basedOn w:val="Normal"/>
    <w:next w:val="Normal"/>
    <w:link w:val="LegendaChar"/>
    <w:qFormat/>
    <w:rsid w:val="00AC2DA9"/>
    <w:pPr>
      <w:spacing w:after="80" w:line="240" w:lineRule="auto"/>
      <w:ind w:firstLine="0"/>
      <w:jc w:val="left"/>
    </w:pPr>
    <w:rPr>
      <w:rFonts w:eastAsia="Times New Roman" w:cs="Miriam"/>
      <w:b/>
      <w:bCs/>
      <w:szCs w:val="18"/>
      <w:lang w:eastAsia="en-AU"/>
    </w:rPr>
  </w:style>
  <w:style w:type="character" w:customStyle="1" w:styleId="LegendaChar">
    <w:name w:val="Legenda Char"/>
    <w:link w:val="Legenda"/>
    <w:locked/>
    <w:rsid w:val="00AC2DA9"/>
    <w:rPr>
      <w:rFonts w:ascii="Myriad Pro" w:eastAsia="Times New Roman" w:hAnsi="Myriad Pro" w:cs="Miriam"/>
      <w:b/>
      <w:bCs/>
      <w:szCs w:val="18"/>
      <w:lang w:val="en-US" w:eastAsia="en-AU"/>
    </w:rPr>
  </w:style>
  <w:style w:type="paragraph" w:customStyle="1" w:styleId="EstiloRecuodecorpodetextoPrimeiralinha0cmDepoisde">
    <w:name w:val="Estilo Recuo de corpo de texto + Primeira linha:  0 cm Depois de:  ..."/>
    <w:basedOn w:val="Recuodecorpodetexto"/>
    <w:rsid w:val="00967F72"/>
    <w:pPr>
      <w:widowControl w:val="0"/>
      <w:spacing w:line="240" w:lineRule="auto"/>
      <w:ind w:left="0"/>
    </w:pPr>
    <w:rPr>
      <w:rFonts w:ascii="Times New Roman" w:eastAsia="Times New Roman" w:hAnsi="Times New Roman" w:cs="Times New Roman"/>
      <w:sz w:val="18"/>
      <w:szCs w:val="20"/>
    </w:rPr>
  </w:style>
  <w:style w:type="paragraph" w:styleId="Numerada3">
    <w:name w:val="List Number 3"/>
    <w:basedOn w:val="Normal"/>
    <w:uiPriority w:val="99"/>
    <w:semiHidden/>
    <w:unhideWhenUsed/>
    <w:rsid w:val="00967F72"/>
    <w:pPr>
      <w:contextualSpacing/>
    </w:pPr>
  </w:style>
  <w:style w:type="paragraph" w:styleId="Recuodecorpodetexto">
    <w:name w:val="Body Text Indent"/>
    <w:basedOn w:val="Normal"/>
    <w:link w:val="RecuodecorpodetextoChar"/>
    <w:uiPriority w:val="99"/>
    <w:semiHidden/>
    <w:unhideWhenUsed/>
    <w:rsid w:val="00967F72"/>
    <w:pPr>
      <w:spacing w:after="120"/>
      <w:ind w:left="360"/>
    </w:pPr>
  </w:style>
  <w:style w:type="character" w:customStyle="1" w:styleId="RecuodecorpodetextoChar">
    <w:name w:val="Recuo de corpo de texto Char"/>
    <w:basedOn w:val="Fontepargpadro"/>
    <w:link w:val="Recuodecorpodetexto"/>
    <w:uiPriority w:val="99"/>
    <w:semiHidden/>
    <w:rsid w:val="00967F72"/>
  </w:style>
  <w:style w:type="character" w:styleId="TtulodoLivro">
    <w:name w:val="Book Title"/>
    <w:basedOn w:val="Fontepargpadro"/>
    <w:uiPriority w:val="33"/>
    <w:qFormat/>
    <w:rsid w:val="00967F72"/>
    <w:rPr>
      <w:b/>
      <w:bCs/>
      <w:i/>
      <w:iCs/>
      <w:spacing w:val="5"/>
    </w:rPr>
  </w:style>
  <w:style w:type="character" w:styleId="Hyperlink">
    <w:name w:val="Hyperlink"/>
    <w:basedOn w:val="Fontepargpadro"/>
    <w:uiPriority w:val="99"/>
    <w:unhideWhenUsed/>
    <w:rsid w:val="00967F72"/>
    <w:rPr>
      <w:color w:val="0563C1" w:themeColor="hyperlink"/>
      <w:u w:val="single"/>
    </w:rPr>
  </w:style>
  <w:style w:type="character" w:styleId="Nmerodelinha">
    <w:name w:val="line number"/>
    <w:basedOn w:val="Fontepargpadro"/>
    <w:uiPriority w:val="99"/>
    <w:semiHidden/>
    <w:unhideWhenUsed/>
    <w:rsid w:val="0027701D"/>
  </w:style>
  <w:style w:type="paragraph" w:styleId="Cabealho">
    <w:name w:val="header"/>
    <w:basedOn w:val="Normal"/>
    <w:link w:val="CabealhoChar"/>
    <w:uiPriority w:val="99"/>
    <w:unhideWhenUsed/>
    <w:rsid w:val="00391301"/>
    <w:pPr>
      <w:tabs>
        <w:tab w:val="center" w:pos="4419"/>
        <w:tab w:val="right" w:pos="8838"/>
      </w:tabs>
      <w:spacing w:line="240" w:lineRule="auto"/>
    </w:pPr>
  </w:style>
  <w:style w:type="character" w:customStyle="1" w:styleId="CabealhoChar">
    <w:name w:val="Cabeçalho Char"/>
    <w:basedOn w:val="Fontepargpadro"/>
    <w:link w:val="Cabealho"/>
    <w:uiPriority w:val="99"/>
    <w:rsid w:val="00391301"/>
    <w:rPr>
      <w:rFonts w:ascii="Myriad Pro" w:hAnsi="Myriad Pro"/>
      <w:lang w:val="en-US"/>
    </w:rPr>
  </w:style>
  <w:style w:type="paragraph" w:styleId="Textodebalo">
    <w:name w:val="Balloon Text"/>
    <w:basedOn w:val="Normal"/>
    <w:link w:val="TextodebaloChar"/>
    <w:uiPriority w:val="99"/>
    <w:semiHidden/>
    <w:unhideWhenUsed/>
    <w:rsid w:val="00006A5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06A53"/>
    <w:rPr>
      <w:rFonts w:ascii="Segoe UI" w:hAnsi="Segoe UI" w:cs="Segoe UI"/>
      <w:sz w:val="18"/>
      <w:szCs w:val="18"/>
      <w:lang w:val="en-US"/>
    </w:rPr>
  </w:style>
  <w:style w:type="paragraph" w:customStyle="1" w:styleId="PrimeiroPargrafo">
    <w:name w:val="Primeiro Parágrafo"/>
    <w:basedOn w:val="Normal"/>
    <w:next w:val="Normal"/>
    <w:link w:val="PrimeiroPargrafoChar"/>
    <w:qFormat/>
    <w:rsid w:val="00006A53"/>
    <w:pPr>
      <w:tabs>
        <w:tab w:val="left" w:pos="720"/>
      </w:tabs>
      <w:spacing w:before="120" w:line="240" w:lineRule="auto"/>
      <w:ind w:firstLine="0"/>
    </w:pPr>
    <w:rPr>
      <w:rFonts w:ascii="Times" w:eastAsia="Times New Roman" w:hAnsi="Times" w:cs="Times New Roman"/>
      <w:sz w:val="24"/>
      <w:szCs w:val="20"/>
      <w:lang w:val="pt-BR" w:eastAsia="pt-BR"/>
    </w:rPr>
  </w:style>
  <w:style w:type="character" w:customStyle="1" w:styleId="PrimeiroPargrafoChar">
    <w:name w:val="Primeiro Parágrafo Char"/>
    <w:link w:val="PrimeiroPargrafo"/>
    <w:rsid w:val="00006A53"/>
    <w:rPr>
      <w:rFonts w:ascii="Times" w:eastAsia="Times New Roman" w:hAnsi="Times" w:cs="Times New Roman"/>
      <w:sz w:val="24"/>
      <w:szCs w:val="20"/>
      <w:lang w:eastAsia="pt-BR"/>
    </w:rPr>
  </w:style>
  <w:style w:type="paragraph" w:customStyle="1" w:styleId="Listasemnumerao">
    <w:name w:val="Lista sem numeração"/>
    <w:basedOn w:val="Normal"/>
    <w:link w:val="ListasemnumeraoChar"/>
    <w:qFormat/>
    <w:rsid w:val="00F131DB"/>
    <w:pPr>
      <w:numPr>
        <w:numId w:val="3"/>
      </w:numPr>
      <w:tabs>
        <w:tab w:val="left" w:pos="993"/>
      </w:tabs>
      <w:spacing w:before="120" w:after="120" w:line="360" w:lineRule="auto"/>
    </w:pPr>
    <w:rPr>
      <w:rFonts w:ascii="Times" w:eastAsia="Times New Roman" w:hAnsi="Times" w:cs="Times New Roman"/>
      <w:sz w:val="24"/>
      <w:szCs w:val="20"/>
      <w:lang w:eastAsia="pt-BR"/>
    </w:rPr>
  </w:style>
  <w:style w:type="character" w:customStyle="1" w:styleId="ListasemnumeraoChar">
    <w:name w:val="Lista sem numeração Char"/>
    <w:link w:val="Listasemnumerao"/>
    <w:rsid w:val="00F131DB"/>
    <w:rPr>
      <w:rFonts w:ascii="Times" w:eastAsia="Times New Roman" w:hAnsi="Times" w:cs="Times New Roman"/>
      <w:sz w:val="24"/>
      <w:szCs w:val="20"/>
      <w:lang w:val="en-US" w:eastAsia="pt-BR"/>
    </w:rPr>
  </w:style>
  <w:style w:type="table" w:customStyle="1" w:styleId="TabeladeGrade5Escura-nfase11">
    <w:name w:val="Tabela de Grade 5 Escura - Ênfase 11"/>
    <w:basedOn w:val="Tabelanormal"/>
    <w:uiPriority w:val="50"/>
    <w:rsid w:val="00F131D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styleId="Tabelacomgrade">
    <w:name w:val="Table Grid"/>
    <w:basedOn w:val="Tabelanormal"/>
    <w:uiPriority w:val="39"/>
    <w:rsid w:val="00F13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956671"/>
    <w:pPr>
      <w:spacing w:after="0" w:line="240" w:lineRule="auto"/>
    </w:pPr>
    <w:rPr>
      <w:rFonts w:ascii="Myriad Pro" w:hAnsi="Myriad Pro"/>
      <w:lang w:val="en-US"/>
    </w:rPr>
  </w:style>
  <w:style w:type="character" w:styleId="Refdecomentrio">
    <w:name w:val="annotation reference"/>
    <w:basedOn w:val="Fontepargpadro"/>
    <w:uiPriority w:val="99"/>
    <w:semiHidden/>
    <w:unhideWhenUsed/>
    <w:rsid w:val="009B3B4A"/>
    <w:rPr>
      <w:sz w:val="16"/>
      <w:szCs w:val="16"/>
    </w:rPr>
  </w:style>
  <w:style w:type="paragraph" w:styleId="Textodecomentrio">
    <w:name w:val="annotation text"/>
    <w:basedOn w:val="Normal"/>
    <w:link w:val="TextodecomentrioChar"/>
    <w:uiPriority w:val="99"/>
    <w:semiHidden/>
    <w:unhideWhenUsed/>
    <w:rsid w:val="009B3B4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B3B4A"/>
    <w:rPr>
      <w:rFonts w:ascii="Myriad Pro" w:hAnsi="Myriad Pro"/>
      <w:sz w:val="20"/>
      <w:szCs w:val="20"/>
      <w:lang w:val="en-US"/>
    </w:rPr>
  </w:style>
  <w:style w:type="paragraph" w:styleId="Assuntodocomentrio">
    <w:name w:val="annotation subject"/>
    <w:basedOn w:val="Textodecomentrio"/>
    <w:next w:val="Textodecomentrio"/>
    <w:link w:val="AssuntodocomentrioChar"/>
    <w:uiPriority w:val="99"/>
    <w:semiHidden/>
    <w:unhideWhenUsed/>
    <w:rsid w:val="009B3B4A"/>
    <w:rPr>
      <w:b/>
      <w:bCs/>
    </w:rPr>
  </w:style>
  <w:style w:type="character" w:customStyle="1" w:styleId="AssuntodocomentrioChar">
    <w:name w:val="Assunto do comentário Char"/>
    <w:basedOn w:val="TextodecomentrioChar"/>
    <w:link w:val="Assuntodocomentrio"/>
    <w:uiPriority w:val="99"/>
    <w:semiHidden/>
    <w:rsid w:val="009B3B4A"/>
    <w:rPr>
      <w:rFonts w:ascii="Myriad Pro" w:hAnsi="Myriad Pro"/>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45952">
      <w:bodyDiv w:val="1"/>
      <w:marLeft w:val="0"/>
      <w:marRight w:val="0"/>
      <w:marTop w:val="0"/>
      <w:marBottom w:val="0"/>
      <w:divBdr>
        <w:top w:val="none" w:sz="0" w:space="0" w:color="auto"/>
        <w:left w:val="none" w:sz="0" w:space="0" w:color="auto"/>
        <w:bottom w:val="none" w:sz="0" w:space="0" w:color="auto"/>
        <w:right w:val="none" w:sz="0" w:space="0" w:color="auto"/>
      </w:divBdr>
    </w:div>
    <w:div w:id="603346632">
      <w:bodyDiv w:val="1"/>
      <w:marLeft w:val="0"/>
      <w:marRight w:val="0"/>
      <w:marTop w:val="0"/>
      <w:marBottom w:val="0"/>
      <w:divBdr>
        <w:top w:val="none" w:sz="0" w:space="0" w:color="auto"/>
        <w:left w:val="none" w:sz="0" w:space="0" w:color="auto"/>
        <w:bottom w:val="none" w:sz="0" w:space="0" w:color="auto"/>
        <w:right w:val="none" w:sz="0" w:space="0" w:color="auto"/>
      </w:divBdr>
    </w:div>
    <w:div w:id="872688149">
      <w:bodyDiv w:val="1"/>
      <w:marLeft w:val="0"/>
      <w:marRight w:val="0"/>
      <w:marTop w:val="0"/>
      <w:marBottom w:val="0"/>
      <w:divBdr>
        <w:top w:val="none" w:sz="0" w:space="0" w:color="auto"/>
        <w:left w:val="none" w:sz="0" w:space="0" w:color="auto"/>
        <w:bottom w:val="none" w:sz="0" w:space="0" w:color="auto"/>
        <w:right w:val="none" w:sz="0" w:space="0" w:color="auto"/>
      </w:divBdr>
    </w:div>
    <w:div w:id="1051656322">
      <w:bodyDiv w:val="1"/>
      <w:marLeft w:val="0"/>
      <w:marRight w:val="0"/>
      <w:marTop w:val="0"/>
      <w:marBottom w:val="0"/>
      <w:divBdr>
        <w:top w:val="none" w:sz="0" w:space="0" w:color="auto"/>
        <w:left w:val="none" w:sz="0" w:space="0" w:color="auto"/>
        <w:bottom w:val="none" w:sz="0" w:space="0" w:color="auto"/>
        <w:right w:val="none" w:sz="0" w:space="0" w:color="auto"/>
      </w:divBdr>
    </w:div>
    <w:div w:id="1139884124">
      <w:bodyDiv w:val="1"/>
      <w:marLeft w:val="0"/>
      <w:marRight w:val="0"/>
      <w:marTop w:val="0"/>
      <w:marBottom w:val="0"/>
      <w:divBdr>
        <w:top w:val="none" w:sz="0" w:space="0" w:color="auto"/>
        <w:left w:val="none" w:sz="0" w:space="0" w:color="auto"/>
        <w:bottom w:val="none" w:sz="0" w:space="0" w:color="auto"/>
        <w:right w:val="none" w:sz="0" w:space="0" w:color="auto"/>
      </w:divBdr>
    </w:div>
    <w:div w:id="1144542983">
      <w:bodyDiv w:val="1"/>
      <w:marLeft w:val="0"/>
      <w:marRight w:val="0"/>
      <w:marTop w:val="0"/>
      <w:marBottom w:val="0"/>
      <w:divBdr>
        <w:top w:val="none" w:sz="0" w:space="0" w:color="auto"/>
        <w:left w:val="none" w:sz="0" w:space="0" w:color="auto"/>
        <w:bottom w:val="none" w:sz="0" w:space="0" w:color="auto"/>
        <w:right w:val="none" w:sz="0" w:space="0" w:color="auto"/>
      </w:divBdr>
    </w:div>
    <w:div w:id="1361661280">
      <w:bodyDiv w:val="1"/>
      <w:marLeft w:val="0"/>
      <w:marRight w:val="0"/>
      <w:marTop w:val="0"/>
      <w:marBottom w:val="0"/>
      <w:divBdr>
        <w:top w:val="none" w:sz="0" w:space="0" w:color="auto"/>
        <w:left w:val="none" w:sz="0" w:space="0" w:color="auto"/>
        <w:bottom w:val="none" w:sz="0" w:space="0" w:color="auto"/>
        <w:right w:val="none" w:sz="0" w:space="0" w:color="auto"/>
      </w:divBdr>
    </w:div>
    <w:div w:id="1503354374">
      <w:bodyDiv w:val="1"/>
      <w:marLeft w:val="0"/>
      <w:marRight w:val="0"/>
      <w:marTop w:val="0"/>
      <w:marBottom w:val="0"/>
      <w:divBdr>
        <w:top w:val="none" w:sz="0" w:space="0" w:color="auto"/>
        <w:left w:val="none" w:sz="0" w:space="0" w:color="auto"/>
        <w:bottom w:val="none" w:sz="0" w:space="0" w:color="auto"/>
        <w:right w:val="none" w:sz="0" w:space="0" w:color="auto"/>
      </w:divBdr>
    </w:div>
    <w:div w:id="1839031255">
      <w:bodyDiv w:val="1"/>
      <w:marLeft w:val="0"/>
      <w:marRight w:val="0"/>
      <w:marTop w:val="0"/>
      <w:marBottom w:val="0"/>
      <w:divBdr>
        <w:top w:val="none" w:sz="0" w:space="0" w:color="auto"/>
        <w:left w:val="none" w:sz="0" w:space="0" w:color="auto"/>
        <w:bottom w:val="none" w:sz="0" w:space="0" w:color="auto"/>
        <w:right w:val="none" w:sz="0" w:space="0" w:color="auto"/>
      </w:divBdr>
    </w:div>
    <w:div w:id="1963681497">
      <w:bodyDiv w:val="1"/>
      <w:marLeft w:val="0"/>
      <w:marRight w:val="0"/>
      <w:marTop w:val="0"/>
      <w:marBottom w:val="0"/>
      <w:divBdr>
        <w:top w:val="none" w:sz="0" w:space="0" w:color="auto"/>
        <w:left w:val="none" w:sz="0" w:space="0" w:color="auto"/>
        <w:bottom w:val="none" w:sz="0" w:space="0" w:color="auto"/>
        <w:right w:val="none" w:sz="0" w:space="0" w:color="auto"/>
      </w:divBdr>
    </w:div>
    <w:div w:id="209027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omurta@ic.uff.b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FE89B-8C40-4591-95DA-8974AD71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20105</Words>
  <Characters>114603</Characters>
  <Application>Microsoft Office Word</Application>
  <DocSecurity>0</DocSecurity>
  <Lines>955</Lines>
  <Paragraphs>268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Cesario</dc:creator>
  <cp:keywords/>
  <dc:description/>
  <cp:lastModifiedBy>Cristiano Cesario</cp:lastModifiedBy>
  <cp:revision>48</cp:revision>
  <dcterms:created xsi:type="dcterms:W3CDTF">2016-09-09T17:13:00Z</dcterms:created>
  <dcterms:modified xsi:type="dcterms:W3CDTF">2016-12-12T23:43:00Z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id="d7sI34Hl"/&gt;&lt;style id="http://www.zotero.org/styles/springer-basic-brackets-no-et-al" hasBibliography="1" bibliographyStyleHasBeenSet="1"/&gt;&lt;prefs&gt;&lt;pref name="fieldType" value="Field"/&gt;&lt;pref nam</vt:lpwstr>
  </property>
  <property fmtid="{D5CDD505-2E9C-101B-9397-08002B2CF9AE}" pid="3" name="ZOTERO_PREF_2">
    <vt:lpwstr>e="storeReferences" value="true"/&gt;&lt;pref name="automaticJournalAbbreviations" value="true"/&gt;&lt;pref name="noteType" value=""/&gt;&lt;/prefs&gt;&lt;/data&gt;</vt:lpwstr>
  </property>
</Properties>
</file>