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Ref393357917" w:displacedByCustomXml="next"/>
    <w:bookmarkStart w:id="1" w:name="_Toc394584901" w:displacedByCustomXml="next"/>
    <w:sdt>
      <w:sdtPr>
        <w:rPr>
          <w:rFonts w:eastAsiaTheme="minorHAnsi" w:cstheme="minorBidi"/>
          <w:b w:val="0"/>
          <w:bCs w:val="0"/>
          <w:caps w:val="0"/>
          <w:sz w:val="24"/>
          <w:szCs w:val="22"/>
          <w:lang w:val="en-US"/>
        </w:rPr>
        <w:id w:val="-901986929"/>
        <w:docPartObj>
          <w:docPartGallery w:val="Table of Contents"/>
          <w:docPartUnique/>
        </w:docPartObj>
      </w:sdtPr>
      <w:sdtContent>
        <w:bookmarkStart w:id="2" w:name="_GoBack" w:displacedByCustomXml="prev"/>
        <w:bookmarkEnd w:id="2" w:displacedByCustomXml="prev"/>
        <w:p w14:paraId="49EE59F5" w14:textId="77777777" w:rsidR="00F26B08" w:rsidRPr="00007D39" w:rsidRDefault="00F26B08">
          <w:pPr>
            <w:pStyle w:val="CabealhodoSumrio"/>
            <w:rPr>
              <w:lang w:val="en-US"/>
            </w:rPr>
          </w:pPr>
          <w:r w:rsidRPr="00B650EC">
            <w:rPr>
              <w:lang w:val="en-US"/>
            </w:rPr>
            <w:t>tABLE OF cONTENTS</w:t>
          </w:r>
        </w:p>
        <w:p w14:paraId="57FDD6B5" w14:textId="77777777" w:rsidR="005102DD" w:rsidRPr="00007D39" w:rsidRDefault="00F26B08">
          <w:pPr>
            <w:pStyle w:val="Sumrio1"/>
            <w:tabs>
              <w:tab w:val="right" w:leader="dot" w:pos="9061"/>
            </w:tabs>
            <w:rPr>
              <w:rFonts w:asciiTheme="minorHAnsi" w:eastAsiaTheme="minorEastAsia" w:hAnsiTheme="minorHAnsi"/>
              <w:sz w:val="22"/>
              <w:lang w:val="en-US" w:eastAsia="pt-BR"/>
            </w:rPr>
          </w:pPr>
          <w:r w:rsidRPr="00B650EC">
            <w:rPr>
              <w:lang w:val="en-US"/>
            </w:rPr>
            <w:fldChar w:fldCharType="begin"/>
          </w:r>
          <w:r w:rsidRPr="00B650EC">
            <w:rPr>
              <w:lang w:val="en-US"/>
            </w:rPr>
            <w:instrText xml:space="preserve"> TOC \o "1-3" \h \z \u </w:instrText>
          </w:r>
          <w:r w:rsidRPr="00B650EC">
            <w:rPr>
              <w:lang w:val="en-US"/>
            </w:rPr>
            <w:fldChar w:fldCharType="separate"/>
          </w:r>
          <w:hyperlink w:anchor="_Toc395037904" w:history="1">
            <w:r w:rsidR="005102DD" w:rsidRPr="00007D39">
              <w:rPr>
                <w:rStyle w:val="Hyperlink"/>
                <w:lang w:val="en-US"/>
              </w:rPr>
              <w:t>Chapter 1 – Awareness and Distributed Version Control Systems</w:t>
            </w:r>
            <w:r w:rsidR="005102DD" w:rsidRPr="00007D39">
              <w:rPr>
                <w:webHidden/>
                <w:lang w:val="en-US"/>
              </w:rPr>
              <w:tab/>
            </w:r>
            <w:r w:rsidR="005102DD" w:rsidRPr="00007D39">
              <w:rPr>
                <w:webHidden/>
                <w:lang w:val="en-US"/>
              </w:rPr>
              <w:fldChar w:fldCharType="begin"/>
            </w:r>
            <w:r w:rsidR="005102DD" w:rsidRPr="00007D39">
              <w:rPr>
                <w:webHidden/>
                <w:lang w:val="en-US"/>
              </w:rPr>
              <w:instrText xml:space="preserve"> PAGEREF _Toc395037904 \h </w:instrText>
            </w:r>
            <w:r w:rsidR="005102DD" w:rsidRPr="00007D39">
              <w:rPr>
                <w:webHidden/>
                <w:lang w:val="en-US"/>
              </w:rPr>
            </w:r>
            <w:r w:rsidR="005102DD" w:rsidRPr="00007D39">
              <w:rPr>
                <w:webHidden/>
                <w:lang w:val="en-US"/>
              </w:rPr>
              <w:fldChar w:fldCharType="separate"/>
            </w:r>
            <w:r w:rsidR="005102DD" w:rsidRPr="00007D39">
              <w:rPr>
                <w:webHidden/>
                <w:lang w:val="en-US"/>
              </w:rPr>
              <w:t>2</w:t>
            </w:r>
            <w:r w:rsidR="005102DD" w:rsidRPr="00007D39">
              <w:rPr>
                <w:webHidden/>
                <w:lang w:val="en-US"/>
              </w:rPr>
              <w:fldChar w:fldCharType="end"/>
            </w:r>
          </w:hyperlink>
        </w:p>
        <w:p w14:paraId="4022BB44" w14:textId="77777777" w:rsidR="005102DD" w:rsidRPr="00007D39" w:rsidRDefault="00853D7C">
          <w:pPr>
            <w:pStyle w:val="Sumrio2"/>
            <w:rPr>
              <w:rFonts w:asciiTheme="minorHAnsi" w:eastAsiaTheme="minorEastAsia" w:hAnsiTheme="minorHAnsi"/>
              <w:sz w:val="22"/>
              <w:lang w:val="en-US" w:eastAsia="pt-BR"/>
            </w:rPr>
          </w:pPr>
          <w:hyperlink w:anchor="_Toc395037905" w:history="1">
            <w:r w:rsidR="005102DD" w:rsidRPr="00007D39">
              <w:rPr>
                <w:rStyle w:val="Hyperlink"/>
                <w:lang w:val="en-US"/>
              </w:rPr>
              <w:t>1.1 Introduction</w:t>
            </w:r>
            <w:r w:rsidR="005102DD" w:rsidRPr="00007D39">
              <w:rPr>
                <w:webHidden/>
                <w:lang w:val="en-US"/>
              </w:rPr>
              <w:tab/>
            </w:r>
            <w:r w:rsidR="005102DD" w:rsidRPr="00007D39">
              <w:rPr>
                <w:webHidden/>
                <w:lang w:val="en-US"/>
              </w:rPr>
              <w:fldChar w:fldCharType="begin"/>
            </w:r>
            <w:r w:rsidR="005102DD" w:rsidRPr="00007D39">
              <w:rPr>
                <w:webHidden/>
                <w:lang w:val="en-US"/>
              </w:rPr>
              <w:instrText xml:space="preserve"> PAGEREF _Toc395037905 \h </w:instrText>
            </w:r>
            <w:r w:rsidR="005102DD" w:rsidRPr="00007D39">
              <w:rPr>
                <w:webHidden/>
                <w:lang w:val="en-US"/>
              </w:rPr>
            </w:r>
            <w:r w:rsidR="005102DD" w:rsidRPr="00007D39">
              <w:rPr>
                <w:webHidden/>
                <w:lang w:val="en-US"/>
              </w:rPr>
              <w:fldChar w:fldCharType="separate"/>
            </w:r>
            <w:r w:rsidR="005102DD" w:rsidRPr="00007D39">
              <w:rPr>
                <w:webHidden/>
                <w:lang w:val="en-US"/>
              </w:rPr>
              <w:t>2</w:t>
            </w:r>
            <w:r w:rsidR="005102DD" w:rsidRPr="00007D39">
              <w:rPr>
                <w:webHidden/>
                <w:lang w:val="en-US"/>
              </w:rPr>
              <w:fldChar w:fldCharType="end"/>
            </w:r>
          </w:hyperlink>
        </w:p>
        <w:p w14:paraId="0F76ED8F" w14:textId="77777777" w:rsidR="005102DD" w:rsidRPr="00007D39" w:rsidRDefault="00853D7C">
          <w:pPr>
            <w:pStyle w:val="Sumrio2"/>
            <w:rPr>
              <w:rFonts w:asciiTheme="minorHAnsi" w:eastAsiaTheme="minorEastAsia" w:hAnsiTheme="minorHAnsi"/>
              <w:sz w:val="22"/>
              <w:lang w:val="en-US" w:eastAsia="pt-BR"/>
            </w:rPr>
          </w:pPr>
          <w:hyperlink w:anchor="_Toc395037906" w:history="1">
            <w:r w:rsidR="005102DD" w:rsidRPr="00007D39">
              <w:rPr>
                <w:rStyle w:val="Hyperlink"/>
                <w:lang w:val="en-US"/>
              </w:rPr>
              <w:t>1.2 Distributed Version Control Systems</w:t>
            </w:r>
            <w:r w:rsidR="005102DD" w:rsidRPr="00007D39">
              <w:rPr>
                <w:webHidden/>
                <w:lang w:val="en-US"/>
              </w:rPr>
              <w:tab/>
            </w:r>
            <w:r w:rsidR="005102DD" w:rsidRPr="00007D39">
              <w:rPr>
                <w:webHidden/>
                <w:lang w:val="en-US"/>
              </w:rPr>
              <w:fldChar w:fldCharType="begin"/>
            </w:r>
            <w:r w:rsidR="005102DD" w:rsidRPr="00007D39">
              <w:rPr>
                <w:webHidden/>
                <w:lang w:val="en-US"/>
              </w:rPr>
              <w:instrText xml:space="preserve"> PAGEREF _Toc395037906 \h </w:instrText>
            </w:r>
            <w:r w:rsidR="005102DD" w:rsidRPr="00007D39">
              <w:rPr>
                <w:webHidden/>
                <w:lang w:val="en-US"/>
              </w:rPr>
            </w:r>
            <w:r w:rsidR="005102DD" w:rsidRPr="00007D39">
              <w:rPr>
                <w:webHidden/>
                <w:lang w:val="en-US"/>
              </w:rPr>
              <w:fldChar w:fldCharType="separate"/>
            </w:r>
            <w:r w:rsidR="005102DD" w:rsidRPr="00007D39">
              <w:rPr>
                <w:webHidden/>
                <w:lang w:val="en-US"/>
              </w:rPr>
              <w:t>3</w:t>
            </w:r>
            <w:r w:rsidR="005102DD" w:rsidRPr="00007D39">
              <w:rPr>
                <w:webHidden/>
                <w:lang w:val="en-US"/>
              </w:rPr>
              <w:fldChar w:fldCharType="end"/>
            </w:r>
          </w:hyperlink>
        </w:p>
        <w:p w14:paraId="60842FDC" w14:textId="77777777" w:rsidR="005102DD" w:rsidRPr="00007D39" w:rsidRDefault="00853D7C">
          <w:pPr>
            <w:pStyle w:val="Sumrio2"/>
            <w:rPr>
              <w:rFonts w:asciiTheme="minorHAnsi" w:eastAsiaTheme="minorEastAsia" w:hAnsiTheme="minorHAnsi"/>
              <w:sz w:val="22"/>
              <w:lang w:val="en-US" w:eastAsia="pt-BR"/>
            </w:rPr>
          </w:pPr>
          <w:hyperlink w:anchor="_Toc395037907" w:history="1">
            <w:r w:rsidR="005102DD" w:rsidRPr="00007D39">
              <w:rPr>
                <w:rStyle w:val="Hyperlink"/>
                <w:lang w:val="en-US"/>
              </w:rPr>
              <w:t>1.3 Branching in DVCS</w:t>
            </w:r>
            <w:r w:rsidR="005102DD" w:rsidRPr="00007D39">
              <w:rPr>
                <w:webHidden/>
                <w:lang w:val="en-US"/>
              </w:rPr>
              <w:tab/>
            </w:r>
            <w:r w:rsidR="005102DD" w:rsidRPr="00007D39">
              <w:rPr>
                <w:webHidden/>
                <w:lang w:val="en-US"/>
              </w:rPr>
              <w:fldChar w:fldCharType="begin"/>
            </w:r>
            <w:r w:rsidR="005102DD" w:rsidRPr="00007D39">
              <w:rPr>
                <w:webHidden/>
                <w:lang w:val="en-US"/>
              </w:rPr>
              <w:instrText xml:space="preserve"> PAGEREF _Toc395037907 \h </w:instrText>
            </w:r>
            <w:r w:rsidR="005102DD" w:rsidRPr="00007D39">
              <w:rPr>
                <w:webHidden/>
                <w:lang w:val="en-US"/>
              </w:rPr>
            </w:r>
            <w:r w:rsidR="005102DD" w:rsidRPr="00007D39">
              <w:rPr>
                <w:webHidden/>
                <w:lang w:val="en-US"/>
              </w:rPr>
              <w:fldChar w:fldCharType="separate"/>
            </w:r>
            <w:r w:rsidR="005102DD" w:rsidRPr="00007D39">
              <w:rPr>
                <w:webHidden/>
                <w:lang w:val="en-US"/>
              </w:rPr>
              <w:t>4</w:t>
            </w:r>
            <w:r w:rsidR="005102DD" w:rsidRPr="00007D39">
              <w:rPr>
                <w:webHidden/>
                <w:lang w:val="en-US"/>
              </w:rPr>
              <w:fldChar w:fldCharType="end"/>
            </w:r>
          </w:hyperlink>
        </w:p>
        <w:p w14:paraId="4A2CEB81" w14:textId="77777777" w:rsidR="005102DD" w:rsidRPr="00007D39" w:rsidRDefault="00853D7C">
          <w:pPr>
            <w:pStyle w:val="Sumrio3"/>
            <w:tabs>
              <w:tab w:val="right" w:leader="dot" w:pos="9061"/>
            </w:tabs>
            <w:rPr>
              <w:rFonts w:asciiTheme="minorHAnsi" w:eastAsiaTheme="minorEastAsia" w:hAnsiTheme="minorHAnsi"/>
              <w:sz w:val="22"/>
              <w:lang w:val="en-US" w:eastAsia="pt-BR"/>
            </w:rPr>
          </w:pPr>
          <w:hyperlink w:anchor="_Toc395037908" w:history="1">
            <w:r w:rsidR="005102DD" w:rsidRPr="00007D39">
              <w:rPr>
                <w:rStyle w:val="Hyperlink"/>
                <w:lang w:val="en-US"/>
              </w:rPr>
              <w:t>1.3.1 Cloning a repository</w:t>
            </w:r>
            <w:r w:rsidR="005102DD" w:rsidRPr="00007D39">
              <w:rPr>
                <w:webHidden/>
                <w:lang w:val="en-US"/>
              </w:rPr>
              <w:tab/>
            </w:r>
            <w:r w:rsidR="005102DD" w:rsidRPr="00007D39">
              <w:rPr>
                <w:webHidden/>
                <w:lang w:val="en-US"/>
              </w:rPr>
              <w:fldChar w:fldCharType="begin"/>
            </w:r>
            <w:r w:rsidR="005102DD" w:rsidRPr="00007D39">
              <w:rPr>
                <w:webHidden/>
                <w:lang w:val="en-US"/>
              </w:rPr>
              <w:instrText xml:space="preserve"> PAGEREF _Toc395037908 \h </w:instrText>
            </w:r>
            <w:r w:rsidR="005102DD" w:rsidRPr="00007D39">
              <w:rPr>
                <w:webHidden/>
                <w:lang w:val="en-US"/>
              </w:rPr>
            </w:r>
            <w:r w:rsidR="005102DD" w:rsidRPr="00007D39">
              <w:rPr>
                <w:webHidden/>
                <w:lang w:val="en-US"/>
              </w:rPr>
              <w:fldChar w:fldCharType="separate"/>
            </w:r>
            <w:r w:rsidR="005102DD" w:rsidRPr="00007D39">
              <w:rPr>
                <w:webHidden/>
                <w:lang w:val="en-US"/>
              </w:rPr>
              <w:t>6</w:t>
            </w:r>
            <w:r w:rsidR="005102DD" w:rsidRPr="00007D39">
              <w:rPr>
                <w:webHidden/>
                <w:lang w:val="en-US"/>
              </w:rPr>
              <w:fldChar w:fldCharType="end"/>
            </w:r>
          </w:hyperlink>
        </w:p>
        <w:p w14:paraId="385392E0" w14:textId="77777777" w:rsidR="005102DD" w:rsidRPr="00007D39" w:rsidRDefault="00853D7C">
          <w:pPr>
            <w:pStyle w:val="Sumrio3"/>
            <w:tabs>
              <w:tab w:val="right" w:leader="dot" w:pos="9061"/>
            </w:tabs>
            <w:rPr>
              <w:rFonts w:asciiTheme="minorHAnsi" w:eastAsiaTheme="minorEastAsia" w:hAnsiTheme="minorHAnsi"/>
              <w:sz w:val="22"/>
              <w:lang w:val="en-US" w:eastAsia="pt-BR"/>
            </w:rPr>
          </w:pPr>
          <w:hyperlink w:anchor="_Toc395037909" w:history="1">
            <w:r w:rsidR="005102DD" w:rsidRPr="00007D39">
              <w:rPr>
                <w:rStyle w:val="Hyperlink"/>
                <w:lang w:val="en-US"/>
              </w:rPr>
              <w:t>1.3.2 Fetching from a remote repository</w:t>
            </w:r>
            <w:r w:rsidR="005102DD" w:rsidRPr="00007D39">
              <w:rPr>
                <w:webHidden/>
                <w:lang w:val="en-US"/>
              </w:rPr>
              <w:tab/>
            </w:r>
            <w:r w:rsidR="005102DD" w:rsidRPr="00007D39">
              <w:rPr>
                <w:webHidden/>
                <w:lang w:val="en-US"/>
              </w:rPr>
              <w:fldChar w:fldCharType="begin"/>
            </w:r>
            <w:r w:rsidR="005102DD" w:rsidRPr="00007D39">
              <w:rPr>
                <w:webHidden/>
                <w:lang w:val="en-US"/>
              </w:rPr>
              <w:instrText xml:space="preserve"> PAGEREF _Toc395037909 \h </w:instrText>
            </w:r>
            <w:r w:rsidR="005102DD" w:rsidRPr="00007D39">
              <w:rPr>
                <w:webHidden/>
                <w:lang w:val="en-US"/>
              </w:rPr>
            </w:r>
            <w:r w:rsidR="005102DD" w:rsidRPr="00007D39">
              <w:rPr>
                <w:webHidden/>
                <w:lang w:val="en-US"/>
              </w:rPr>
              <w:fldChar w:fldCharType="separate"/>
            </w:r>
            <w:r w:rsidR="005102DD" w:rsidRPr="00007D39">
              <w:rPr>
                <w:webHidden/>
                <w:lang w:val="en-US"/>
              </w:rPr>
              <w:t>7</w:t>
            </w:r>
            <w:r w:rsidR="005102DD" w:rsidRPr="00007D39">
              <w:rPr>
                <w:webHidden/>
                <w:lang w:val="en-US"/>
              </w:rPr>
              <w:fldChar w:fldCharType="end"/>
            </w:r>
          </w:hyperlink>
        </w:p>
        <w:p w14:paraId="79365B23" w14:textId="77777777" w:rsidR="005102DD" w:rsidRPr="00007D39" w:rsidRDefault="00853D7C">
          <w:pPr>
            <w:pStyle w:val="Sumrio3"/>
            <w:tabs>
              <w:tab w:val="right" w:leader="dot" w:pos="9061"/>
            </w:tabs>
            <w:rPr>
              <w:rFonts w:asciiTheme="minorHAnsi" w:eastAsiaTheme="minorEastAsia" w:hAnsiTheme="minorHAnsi"/>
              <w:sz w:val="22"/>
              <w:lang w:val="en-US" w:eastAsia="pt-BR"/>
            </w:rPr>
          </w:pPr>
          <w:hyperlink w:anchor="_Toc395037910" w:history="1">
            <w:r w:rsidR="005102DD" w:rsidRPr="00007D39">
              <w:rPr>
                <w:rStyle w:val="Hyperlink"/>
                <w:lang w:val="en-US"/>
              </w:rPr>
              <w:t>1.3.3 Anonymous branches</w:t>
            </w:r>
            <w:r w:rsidR="005102DD" w:rsidRPr="00007D39">
              <w:rPr>
                <w:webHidden/>
                <w:lang w:val="en-US"/>
              </w:rPr>
              <w:tab/>
            </w:r>
            <w:r w:rsidR="005102DD" w:rsidRPr="00007D39">
              <w:rPr>
                <w:webHidden/>
                <w:lang w:val="en-US"/>
              </w:rPr>
              <w:fldChar w:fldCharType="begin"/>
            </w:r>
            <w:r w:rsidR="005102DD" w:rsidRPr="00007D39">
              <w:rPr>
                <w:webHidden/>
                <w:lang w:val="en-US"/>
              </w:rPr>
              <w:instrText xml:space="preserve"> PAGEREF _Toc395037910 \h </w:instrText>
            </w:r>
            <w:r w:rsidR="005102DD" w:rsidRPr="00007D39">
              <w:rPr>
                <w:webHidden/>
                <w:lang w:val="en-US"/>
              </w:rPr>
            </w:r>
            <w:r w:rsidR="005102DD" w:rsidRPr="00007D39">
              <w:rPr>
                <w:webHidden/>
                <w:lang w:val="en-US"/>
              </w:rPr>
              <w:fldChar w:fldCharType="separate"/>
            </w:r>
            <w:r w:rsidR="005102DD" w:rsidRPr="00007D39">
              <w:rPr>
                <w:webHidden/>
                <w:lang w:val="en-US"/>
              </w:rPr>
              <w:t>8</w:t>
            </w:r>
            <w:r w:rsidR="005102DD" w:rsidRPr="00007D39">
              <w:rPr>
                <w:webHidden/>
                <w:lang w:val="en-US"/>
              </w:rPr>
              <w:fldChar w:fldCharType="end"/>
            </w:r>
          </w:hyperlink>
        </w:p>
        <w:p w14:paraId="35533DA9" w14:textId="77777777" w:rsidR="005102DD" w:rsidRPr="00007D39" w:rsidRDefault="00853D7C">
          <w:pPr>
            <w:pStyle w:val="Sumrio2"/>
            <w:rPr>
              <w:rFonts w:asciiTheme="minorHAnsi" w:eastAsiaTheme="minorEastAsia" w:hAnsiTheme="minorHAnsi"/>
              <w:sz w:val="22"/>
              <w:lang w:val="en-US" w:eastAsia="pt-BR"/>
            </w:rPr>
          </w:pPr>
          <w:hyperlink w:anchor="_Toc395037911" w:history="1">
            <w:r w:rsidR="005102DD" w:rsidRPr="00007D39">
              <w:rPr>
                <w:rStyle w:val="Hyperlink"/>
                <w:lang w:val="en-US"/>
              </w:rPr>
              <w:t>1.4 Related Work</w:t>
            </w:r>
            <w:r w:rsidR="005102DD" w:rsidRPr="00007D39">
              <w:rPr>
                <w:webHidden/>
                <w:lang w:val="en-US"/>
              </w:rPr>
              <w:tab/>
            </w:r>
            <w:r w:rsidR="005102DD" w:rsidRPr="00007D39">
              <w:rPr>
                <w:webHidden/>
                <w:lang w:val="en-US"/>
              </w:rPr>
              <w:fldChar w:fldCharType="begin"/>
            </w:r>
            <w:r w:rsidR="005102DD" w:rsidRPr="00007D39">
              <w:rPr>
                <w:webHidden/>
                <w:lang w:val="en-US"/>
              </w:rPr>
              <w:instrText xml:space="preserve"> PAGEREF _Toc395037911 \h </w:instrText>
            </w:r>
            <w:r w:rsidR="005102DD" w:rsidRPr="00007D39">
              <w:rPr>
                <w:webHidden/>
                <w:lang w:val="en-US"/>
              </w:rPr>
            </w:r>
            <w:r w:rsidR="005102DD" w:rsidRPr="00007D39">
              <w:rPr>
                <w:webHidden/>
                <w:lang w:val="en-US"/>
              </w:rPr>
              <w:fldChar w:fldCharType="separate"/>
            </w:r>
            <w:r w:rsidR="005102DD" w:rsidRPr="00007D39">
              <w:rPr>
                <w:webHidden/>
                <w:lang w:val="en-US"/>
              </w:rPr>
              <w:t>9</w:t>
            </w:r>
            <w:r w:rsidR="005102DD" w:rsidRPr="00007D39">
              <w:rPr>
                <w:webHidden/>
                <w:lang w:val="en-US"/>
              </w:rPr>
              <w:fldChar w:fldCharType="end"/>
            </w:r>
          </w:hyperlink>
        </w:p>
        <w:p w14:paraId="55713E41" w14:textId="77777777" w:rsidR="005102DD" w:rsidRPr="00007D39" w:rsidRDefault="00853D7C">
          <w:pPr>
            <w:pStyle w:val="Sumrio3"/>
            <w:tabs>
              <w:tab w:val="right" w:leader="dot" w:pos="9061"/>
            </w:tabs>
            <w:rPr>
              <w:rFonts w:asciiTheme="minorHAnsi" w:eastAsiaTheme="minorEastAsia" w:hAnsiTheme="minorHAnsi"/>
              <w:sz w:val="22"/>
              <w:lang w:val="en-US" w:eastAsia="pt-BR"/>
            </w:rPr>
          </w:pPr>
          <w:hyperlink w:anchor="_Toc395037912" w:history="1">
            <w:r w:rsidR="005102DD" w:rsidRPr="00007D39">
              <w:rPr>
                <w:rStyle w:val="Hyperlink"/>
                <w:lang w:val="en-US"/>
              </w:rPr>
              <w:t>1.4.1 Commit Notification</w:t>
            </w:r>
            <w:r w:rsidR="005102DD" w:rsidRPr="00007D39">
              <w:rPr>
                <w:webHidden/>
                <w:lang w:val="en-US"/>
              </w:rPr>
              <w:tab/>
            </w:r>
            <w:r w:rsidR="005102DD" w:rsidRPr="00007D39">
              <w:rPr>
                <w:webHidden/>
                <w:lang w:val="en-US"/>
              </w:rPr>
              <w:fldChar w:fldCharType="begin"/>
            </w:r>
            <w:r w:rsidR="005102DD" w:rsidRPr="00007D39">
              <w:rPr>
                <w:webHidden/>
                <w:lang w:val="en-US"/>
              </w:rPr>
              <w:instrText xml:space="preserve"> PAGEREF _Toc395037912 \h </w:instrText>
            </w:r>
            <w:r w:rsidR="005102DD" w:rsidRPr="00007D39">
              <w:rPr>
                <w:webHidden/>
                <w:lang w:val="en-US"/>
              </w:rPr>
            </w:r>
            <w:r w:rsidR="005102DD" w:rsidRPr="00007D39">
              <w:rPr>
                <w:webHidden/>
                <w:lang w:val="en-US"/>
              </w:rPr>
              <w:fldChar w:fldCharType="separate"/>
            </w:r>
            <w:r w:rsidR="005102DD" w:rsidRPr="00007D39">
              <w:rPr>
                <w:webHidden/>
                <w:lang w:val="en-US"/>
              </w:rPr>
              <w:t>10</w:t>
            </w:r>
            <w:r w:rsidR="005102DD" w:rsidRPr="00007D39">
              <w:rPr>
                <w:webHidden/>
                <w:lang w:val="en-US"/>
              </w:rPr>
              <w:fldChar w:fldCharType="end"/>
            </w:r>
          </w:hyperlink>
        </w:p>
        <w:p w14:paraId="746E36DA" w14:textId="77777777" w:rsidR="005102DD" w:rsidRPr="00007D39" w:rsidRDefault="00853D7C">
          <w:pPr>
            <w:pStyle w:val="Sumrio3"/>
            <w:tabs>
              <w:tab w:val="right" w:leader="dot" w:pos="9061"/>
            </w:tabs>
            <w:rPr>
              <w:rFonts w:asciiTheme="minorHAnsi" w:eastAsiaTheme="minorEastAsia" w:hAnsiTheme="minorHAnsi"/>
              <w:sz w:val="22"/>
              <w:lang w:val="en-US" w:eastAsia="pt-BR"/>
            </w:rPr>
          </w:pPr>
          <w:hyperlink w:anchor="_Toc395037913" w:history="1">
            <w:r w:rsidR="005102DD" w:rsidRPr="00007D39">
              <w:rPr>
                <w:rStyle w:val="Hyperlink"/>
                <w:lang w:val="en-US"/>
              </w:rPr>
              <w:t>1.4.2 Awareness of Concurrent Changes</w:t>
            </w:r>
            <w:r w:rsidR="005102DD" w:rsidRPr="00007D39">
              <w:rPr>
                <w:webHidden/>
                <w:lang w:val="en-US"/>
              </w:rPr>
              <w:tab/>
            </w:r>
            <w:r w:rsidR="005102DD" w:rsidRPr="00007D39">
              <w:rPr>
                <w:webHidden/>
                <w:lang w:val="en-US"/>
              </w:rPr>
              <w:fldChar w:fldCharType="begin"/>
            </w:r>
            <w:r w:rsidR="005102DD" w:rsidRPr="00007D39">
              <w:rPr>
                <w:webHidden/>
                <w:lang w:val="en-US"/>
              </w:rPr>
              <w:instrText xml:space="preserve"> PAGEREF _Toc395037913 \h </w:instrText>
            </w:r>
            <w:r w:rsidR="005102DD" w:rsidRPr="00007D39">
              <w:rPr>
                <w:webHidden/>
                <w:lang w:val="en-US"/>
              </w:rPr>
            </w:r>
            <w:r w:rsidR="005102DD" w:rsidRPr="00007D39">
              <w:rPr>
                <w:webHidden/>
                <w:lang w:val="en-US"/>
              </w:rPr>
              <w:fldChar w:fldCharType="separate"/>
            </w:r>
            <w:r w:rsidR="005102DD" w:rsidRPr="00007D39">
              <w:rPr>
                <w:webHidden/>
                <w:lang w:val="en-US"/>
              </w:rPr>
              <w:t>10</w:t>
            </w:r>
            <w:r w:rsidR="005102DD" w:rsidRPr="00007D39">
              <w:rPr>
                <w:webHidden/>
                <w:lang w:val="en-US"/>
              </w:rPr>
              <w:fldChar w:fldCharType="end"/>
            </w:r>
          </w:hyperlink>
        </w:p>
        <w:p w14:paraId="433B30F9" w14:textId="77777777" w:rsidR="005102DD" w:rsidRPr="00007D39" w:rsidRDefault="00853D7C">
          <w:pPr>
            <w:pStyle w:val="Sumrio3"/>
            <w:tabs>
              <w:tab w:val="right" w:leader="dot" w:pos="9061"/>
            </w:tabs>
            <w:rPr>
              <w:rFonts w:asciiTheme="minorHAnsi" w:eastAsiaTheme="minorEastAsia" w:hAnsiTheme="minorHAnsi"/>
              <w:sz w:val="22"/>
              <w:lang w:val="en-US" w:eastAsia="pt-BR"/>
            </w:rPr>
          </w:pPr>
          <w:hyperlink w:anchor="_Toc395037914" w:history="1">
            <w:r w:rsidR="005102DD" w:rsidRPr="00007D39">
              <w:rPr>
                <w:rStyle w:val="Hyperlink"/>
                <w:lang w:val="en-US"/>
              </w:rPr>
              <w:t>1.4.3 Repository Visualization</w:t>
            </w:r>
            <w:r w:rsidR="005102DD" w:rsidRPr="00007D39">
              <w:rPr>
                <w:webHidden/>
                <w:lang w:val="en-US"/>
              </w:rPr>
              <w:tab/>
            </w:r>
            <w:r w:rsidR="005102DD" w:rsidRPr="00007D39">
              <w:rPr>
                <w:webHidden/>
                <w:lang w:val="en-US"/>
              </w:rPr>
              <w:fldChar w:fldCharType="begin"/>
            </w:r>
            <w:r w:rsidR="005102DD" w:rsidRPr="00007D39">
              <w:rPr>
                <w:webHidden/>
                <w:lang w:val="en-US"/>
              </w:rPr>
              <w:instrText xml:space="preserve"> PAGEREF _Toc395037914 \h </w:instrText>
            </w:r>
            <w:r w:rsidR="005102DD" w:rsidRPr="00007D39">
              <w:rPr>
                <w:webHidden/>
                <w:lang w:val="en-US"/>
              </w:rPr>
            </w:r>
            <w:r w:rsidR="005102DD" w:rsidRPr="00007D39">
              <w:rPr>
                <w:webHidden/>
                <w:lang w:val="en-US"/>
              </w:rPr>
              <w:fldChar w:fldCharType="separate"/>
            </w:r>
            <w:r w:rsidR="005102DD" w:rsidRPr="00007D39">
              <w:rPr>
                <w:webHidden/>
                <w:lang w:val="en-US"/>
              </w:rPr>
              <w:t>15</w:t>
            </w:r>
            <w:r w:rsidR="005102DD" w:rsidRPr="00007D39">
              <w:rPr>
                <w:webHidden/>
                <w:lang w:val="en-US"/>
              </w:rPr>
              <w:fldChar w:fldCharType="end"/>
            </w:r>
          </w:hyperlink>
        </w:p>
        <w:p w14:paraId="50D289F6" w14:textId="77777777" w:rsidR="005102DD" w:rsidRPr="00007D39" w:rsidRDefault="00853D7C">
          <w:pPr>
            <w:pStyle w:val="Sumrio2"/>
            <w:rPr>
              <w:rFonts w:asciiTheme="minorHAnsi" w:eastAsiaTheme="minorEastAsia" w:hAnsiTheme="minorHAnsi"/>
              <w:sz w:val="22"/>
              <w:lang w:val="en-US" w:eastAsia="pt-BR"/>
            </w:rPr>
          </w:pPr>
          <w:hyperlink w:anchor="_Toc395037915" w:history="1">
            <w:r w:rsidR="005102DD" w:rsidRPr="00007D39">
              <w:rPr>
                <w:rStyle w:val="Hyperlink"/>
                <w:lang w:val="en-US"/>
              </w:rPr>
              <w:t>1.5 Final Considerations</w:t>
            </w:r>
            <w:r w:rsidR="005102DD" w:rsidRPr="00007D39">
              <w:rPr>
                <w:webHidden/>
                <w:lang w:val="en-US"/>
              </w:rPr>
              <w:tab/>
            </w:r>
            <w:r w:rsidR="005102DD" w:rsidRPr="00007D39">
              <w:rPr>
                <w:webHidden/>
                <w:lang w:val="en-US"/>
              </w:rPr>
              <w:fldChar w:fldCharType="begin"/>
            </w:r>
            <w:r w:rsidR="005102DD" w:rsidRPr="00007D39">
              <w:rPr>
                <w:webHidden/>
                <w:lang w:val="en-US"/>
              </w:rPr>
              <w:instrText xml:space="preserve"> PAGEREF _Toc395037915 \h </w:instrText>
            </w:r>
            <w:r w:rsidR="005102DD" w:rsidRPr="00007D39">
              <w:rPr>
                <w:webHidden/>
                <w:lang w:val="en-US"/>
              </w:rPr>
            </w:r>
            <w:r w:rsidR="005102DD" w:rsidRPr="00007D39">
              <w:rPr>
                <w:webHidden/>
                <w:lang w:val="en-US"/>
              </w:rPr>
              <w:fldChar w:fldCharType="separate"/>
            </w:r>
            <w:r w:rsidR="005102DD" w:rsidRPr="00007D39">
              <w:rPr>
                <w:webHidden/>
                <w:lang w:val="en-US"/>
              </w:rPr>
              <w:t>19</w:t>
            </w:r>
            <w:r w:rsidR="005102DD" w:rsidRPr="00007D39">
              <w:rPr>
                <w:webHidden/>
                <w:lang w:val="en-US"/>
              </w:rPr>
              <w:fldChar w:fldCharType="end"/>
            </w:r>
          </w:hyperlink>
        </w:p>
        <w:p w14:paraId="3803837A" w14:textId="77777777" w:rsidR="00F26B08" w:rsidRPr="00B650EC" w:rsidRDefault="00F26B08">
          <w:pPr>
            <w:rPr>
              <w:lang w:val="en-US"/>
            </w:rPr>
          </w:pPr>
          <w:r w:rsidRPr="00B650EC">
            <w:rPr>
              <w:b/>
              <w:bCs/>
              <w:lang w:val="en-US"/>
            </w:rPr>
            <w:fldChar w:fldCharType="end"/>
          </w:r>
        </w:p>
      </w:sdtContent>
    </w:sdt>
    <w:p w14:paraId="79D7A261" w14:textId="77777777" w:rsidR="00F26B08" w:rsidRPr="00B650EC" w:rsidRDefault="00F26B08">
      <w:pPr>
        <w:spacing w:after="200" w:line="276" w:lineRule="auto"/>
        <w:ind w:firstLine="0"/>
        <w:jc w:val="left"/>
        <w:rPr>
          <w:lang w:val="en-US"/>
        </w:rPr>
      </w:pPr>
    </w:p>
    <w:p w14:paraId="607D52E1" w14:textId="77777777" w:rsidR="00F26B08" w:rsidRPr="00B650EC" w:rsidRDefault="00F26B08">
      <w:pPr>
        <w:spacing w:after="200" w:line="276" w:lineRule="auto"/>
        <w:ind w:firstLine="0"/>
        <w:jc w:val="left"/>
        <w:rPr>
          <w:lang w:val="en-US"/>
        </w:rPr>
      </w:pPr>
      <w:r w:rsidRPr="00B650EC">
        <w:rPr>
          <w:lang w:val="en-US"/>
        </w:rPr>
        <w:br w:type="page"/>
      </w:r>
    </w:p>
    <w:p w14:paraId="42E17474" w14:textId="178DFCAE" w:rsidR="00581A4A" w:rsidRPr="00B650EC" w:rsidRDefault="00581A4A" w:rsidP="00581A4A">
      <w:pPr>
        <w:pStyle w:val="Ttulo1"/>
        <w:rPr>
          <w:lang w:val="en-US"/>
        </w:rPr>
      </w:pPr>
      <w:bookmarkStart w:id="3" w:name="_Toc395037904"/>
      <w:r w:rsidRPr="00B650EC">
        <w:rPr>
          <w:lang w:val="en-US"/>
        </w:rPr>
        <w:lastRenderedPageBreak/>
        <w:t xml:space="preserve">– </w:t>
      </w:r>
      <w:r w:rsidR="00593F6D" w:rsidRPr="00B650EC">
        <w:rPr>
          <w:lang w:val="en-US"/>
        </w:rPr>
        <w:t xml:space="preserve">Awareness </w:t>
      </w:r>
      <w:r w:rsidR="003F3F7A" w:rsidRPr="00B650EC">
        <w:rPr>
          <w:lang w:val="en-US"/>
        </w:rPr>
        <w:t xml:space="preserve">in </w:t>
      </w:r>
      <w:r w:rsidR="00593F6D" w:rsidRPr="00B650EC">
        <w:rPr>
          <w:lang w:val="en-US"/>
        </w:rPr>
        <w:t>Distributed Version Control Systems</w:t>
      </w:r>
      <w:bookmarkEnd w:id="1"/>
      <w:bookmarkEnd w:id="0"/>
      <w:bookmarkEnd w:id="3"/>
    </w:p>
    <w:p w14:paraId="5E3D6380" w14:textId="77777777" w:rsidR="007A7F79" w:rsidRPr="00B650EC" w:rsidRDefault="007A7F79" w:rsidP="007A7F79">
      <w:pPr>
        <w:pStyle w:val="Ttulo2"/>
        <w:rPr>
          <w:lang w:val="en-US"/>
        </w:rPr>
      </w:pPr>
      <w:bookmarkStart w:id="4" w:name="_Toc394584902"/>
      <w:bookmarkStart w:id="5" w:name="_Toc395037905"/>
      <w:r w:rsidRPr="00B650EC">
        <w:rPr>
          <w:lang w:val="en-US"/>
        </w:rPr>
        <w:t>Introduction</w:t>
      </w:r>
      <w:bookmarkEnd w:id="4"/>
      <w:bookmarkEnd w:id="5"/>
    </w:p>
    <w:p w14:paraId="741F0BC6" w14:textId="08D6A266" w:rsidR="007A7F79" w:rsidRPr="00B650EC" w:rsidRDefault="00E24A43" w:rsidP="007A7F79">
      <w:pPr>
        <w:rPr>
          <w:lang w:val="en-US"/>
        </w:rPr>
      </w:pPr>
      <w:commentRangeStart w:id="6"/>
      <w:r w:rsidRPr="00B650EC">
        <w:rPr>
          <w:lang w:val="en-US"/>
        </w:rPr>
        <w:t xml:space="preserve">SCM </w:t>
      </w:r>
      <w:commentRangeEnd w:id="6"/>
      <w:r w:rsidR="00095F04" w:rsidRPr="00647660">
        <w:rPr>
          <w:rStyle w:val="Refdecomentrio"/>
          <w:lang w:val="en-US"/>
        </w:rPr>
        <w:commentReference w:id="6"/>
      </w:r>
      <w:r w:rsidRPr="00B650EC">
        <w:rPr>
          <w:lang w:val="en-US"/>
        </w:rPr>
        <w:t xml:space="preserve">is part of the Software Engineering and was born </w:t>
      </w:r>
      <w:r w:rsidR="00944BCB" w:rsidRPr="00B650EC">
        <w:rPr>
          <w:lang w:val="en-US"/>
        </w:rPr>
        <w:t>in the</w:t>
      </w:r>
      <w:r w:rsidRPr="00B650EC">
        <w:rPr>
          <w:lang w:val="en-US"/>
        </w:rPr>
        <w:t xml:space="preserve"> </w:t>
      </w:r>
      <w:r w:rsidR="00944BCB" w:rsidRPr="00B650EC">
        <w:rPr>
          <w:lang w:val="en-US"/>
        </w:rPr>
        <w:t>7</w:t>
      </w:r>
      <w:r w:rsidRPr="00B650EC">
        <w:rPr>
          <w:lang w:val="en-US"/>
        </w:rPr>
        <w:t xml:space="preserve">0s </w:t>
      </w:r>
      <w:r w:rsidRPr="00B650EC">
        <w:rPr>
          <w:lang w:val="en-US"/>
        </w:rPr>
        <w:fldChar w:fldCharType="begin"/>
      </w:r>
      <w:r w:rsidR="00007D39">
        <w:rPr>
          <w:lang w:val="en-US"/>
        </w:rPr>
        <w:instrText xml:space="preserve"> ADDIN ZOTERO_ITEM {"citationID":"hAhqsWtL","properties":{"formattedCitation":"(ESTUBLIER, 2000)","plainCitation":"(ESTUBLIER, 2000)"},"citationItems":[{"id":1168,"uris":["http://zotero.org/users/892576/items/QWIBJUD8"],"uri":["http://zotero.org/users/892576/items/QWIBJUD8"]}]} </w:instrText>
      </w:r>
      <w:r w:rsidRPr="00B650EC">
        <w:rPr>
          <w:lang w:val="en-US"/>
        </w:rPr>
        <w:fldChar w:fldCharType="separate"/>
      </w:r>
      <w:r w:rsidR="00007D39" w:rsidRPr="00007D39">
        <w:rPr>
          <w:rFonts w:cs="Times New Roman"/>
          <w:lang w:val="en-US"/>
        </w:rPr>
        <w:t>(ESTUBLIER, 2000)</w:t>
      </w:r>
      <w:r w:rsidRPr="00B650EC">
        <w:rPr>
          <w:lang w:val="en-US"/>
        </w:rPr>
        <w:fldChar w:fldCharType="end"/>
      </w:r>
      <w:r w:rsidR="00944BCB" w:rsidRPr="00B650EC">
        <w:rPr>
          <w:lang w:val="en-US"/>
        </w:rPr>
        <w:t xml:space="preserve">. According to </w:t>
      </w:r>
      <w:commentRangeStart w:id="7"/>
      <w:r w:rsidR="00944BCB" w:rsidRPr="00B650EC">
        <w:rPr>
          <w:lang w:val="en-US"/>
        </w:rPr>
        <w:fldChar w:fldCharType="begin"/>
      </w:r>
      <w:ins w:id="8" w:author="Cristiano Cesario" w:date="2014-08-16T15:44:00Z">
        <w:r w:rsidR="00007D39">
          <w:rPr>
            <w:lang w:val="en-US"/>
          </w:rPr>
          <w:instrText xml:space="preserve"> ADDIN ZOTERO_ITEM {"citationID":"gWDHkSG7","properties":{"formattedCitation":"(2006)","plainCitation":"(2006)"},"citationItems":[{"id":1066,"uris":["http://zotero.org/users/892576/items/6J65EPRK"],"uri":["http://zotero.org/users/892576/items/6J65EPRK"],"suppress-author":true}]} </w:instrText>
        </w:r>
      </w:ins>
      <w:del w:id="9" w:author="Cristiano Cesario" w:date="2014-08-16T15:44:00Z">
        <w:r w:rsidR="00007D39" w:rsidDel="00007D39">
          <w:rPr>
            <w:lang w:val="en-US"/>
          </w:rPr>
          <w:delInstrText xml:space="preserve"> ADDIN ZOTERO_ITEM {"citationID":"Tt5dWVwO","properties":{"formattedCitation":"(MURTA, 2006)","plainCitation":"(MURTA, 2006)"},"citationItems":[{"id":1066,"uris":["http://zotero.org/users/892576/items/6J65EPRK"],"uri":["http://zotero.org/users/892576/items/6J65EPRK"]}]} </w:delInstrText>
        </w:r>
      </w:del>
      <w:r w:rsidR="00944BCB" w:rsidRPr="00B650EC">
        <w:rPr>
          <w:lang w:val="en-US"/>
        </w:rPr>
        <w:fldChar w:fldCharType="separate"/>
      </w:r>
      <w:ins w:id="10" w:author="Cristiano Cesario" w:date="2014-08-16T15:44:00Z">
        <w:r w:rsidR="00007D39" w:rsidRPr="00007D39">
          <w:rPr>
            <w:rFonts w:cs="Times New Roman"/>
            <w:lang w:val="en-US"/>
            <w:rPrChange w:id="11" w:author="Cristiano Cesario" w:date="2014-08-16T15:44:00Z">
              <w:rPr>
                <w:rFonts w:cs="Times New Roman"/>
              </w:rPr>
            </w:rPrChange>
          </w:rPr>
          <w:t>(2006)</w:t>
        </w:r>
      </w:ins>
      <w:del w:id="12" w:author="Cristiano Cesario" w:date="2014-08-16T15:44:00Z">
        <w:r w:rsidR="00007D39" w:rsidRPr="00007D39" w:rsidDel="00007D39">
          <w:rPr>
            <w:lang w:val="en-US"/>
          </w:rPr>
          <w:delText>(MURTA, 2006)</w:delText>
        </w:r>
      </w:del>
      <w:r w:rsidR="00944BCB" w:rsidRPr="00B650EC">
        <w:rPr>
          <w:lang w:val="en-US"/>
        </w:rPr>
        <w:fldChar w:fldCharType="end"/>
      </w:r>
      <w:commentRangeEnd w:id="7"/>
      <w:r w:rsidR="00095F04" w:rsidRPr="00647660">
        <w:rPr>
          <w:rStyle w:val="Refdecomentrio"/>
          <w:lang w:val="en-US"/>
        </w:rPr>
        <w:commentReference w:id="7"/>
      </w:r>
      <w:r w:rsidR="00944BCB" w:rsidRPr="00B650EC">
        <w:rPr>
          <w:lang w:val="en-US"/>
        </w:rPr>
        <w:t xml:space="preserve">, </w:t>
      </w:r>
      <w:r w:rsidR="00384942" w:rsidRPr="00B650EC">
        <w:rPr>
          <w:lang w:val="en-US"/>
        </w:rPr>
        <w:t>under the development perspective, SCM is divided into three main systems</w:t>
      </w:r>
      <w:r w:rsidR="00944BCB" w:rsidRPr="00B650EC">
        <w:rPr>
          <w:lang w:val="en-US"/>
        </w:rPr>
        <w:t>: Change Management</w:t>
      </w:r>
      <w:r w:rsidR="00384942" w:rsidRPr="00B650EC">
        <w:rPr>
          <w:lang w:val="en-US"/>
        </w:rPr>
        <w:t>, Version Control</w:t>
      </w:r>
      <w:r w:rsidR="0076018A" w:rsidRPr="00B650EC">
        <w:rPr>
          <w:lang w:val="en-US"/>
        </w:rPr>
        <w:t>,</w:t>
      </w:r>
      <w:r w:rsidR="00384942" w:rsidRPr="00B650EC">
        <w:rPr>
          <w:lang w:val="en-US"/>
        </w:rPr>
        <w:t xml:space="preserve"> and Release Management. </w:t>
      </w:r>
      <w:r w:rsidR="00384942" w:rsidRPr="00B650EC">
        <w:rPr>
          <w:b/>
          <w:lang w:val="en-US"/>
        </w:rPr>
        <w:t>Change Management</w:t>
      </w:r>
      <w:r w:rsidR="00384942" w:rsidRPr="00B650EC">
        <w:rPr>
          <w:lang w:val="en-US"/>
        </w:rPr>
        <w:t xml:space="preserve"> </w:t>
      </w:r>
      <w:r w:rsidR="004164E6" w:rsidRPr="00B650EC">
        <w:rPr>
          <w:lang w:val="en-US"/>
        </w:rPr>
        <w:t>is in</w:t>
      </w:r>
      <w:r w:rsidR="00384942" w:rsidRPr="00B650EC">
        <w:rPr>
          <w:lang w:val="en-US"/>
        </w:rPr>
        <w:t xml:space="preserve"> charge of systematically co</w:t>
      </w:r>
      <w:r w:rsidR="004164E6" w:rsidRPr="00B650EC">
        <w:rPr>
          <w:lang w:val="en-US"/>
        </w:rPr>
        <w:t xml:space="preserve">ntrolling the configuration, storing and reporting the information produced along the change requests. </w:t>
      </w:r>
      <w:r w:rsidR="004164E6" w:rsidRPr="00B650EC">
        <w:rPr>
          <w:b/>
          <w:lang w:val="en-US"/>
        </w:rPr>
        <w:t xml:space="preserve">Version Control </w:t>
      </w:r>
      <w:r w:rsidR="004164E6" w:rsidRPr="00B650EC">
        <w:rPr>
          <w:lang w:val="en-US"/>
        </w:rPr>
        <w:t>deals with the identification and evolution of configuration items</w:t>
      </w:r>
      <w:r w:rsidR="008D3F88" w:rsidRPr="00B650EC">
        <w:rPr>
          <w:lang w:val="en-US"/>
        </w:rPr>
        <w:t xml:space="preserve"> </w:t>
      </w:r>
      <w:r w:rsidR="0076018A" w:rsidRPr="00B650EC">
        <w:rPr>
          <w:lang w:val="en-US"/>
        </w:rPr>
        <w:t>(</w:t>
      </w:r>
      <w:r w:rsidR="008D3F88" w:rsidRPr="00B650EC">
        <w:rPr>
          <w:lang w:val="en-US"/>
        </w:rPr>
        <w:t>CI</w:t>
      </w:r>
      <w:r w:rsidR="0076018A" w:rsidRPr="00B650EC">
        <w:rPr>
          <w:lang w:val="en-US"/>
        </w:rPr>
        <w:t>)</w:t>
      </w:r>
      <w:r w:rsidR="004164E6" w:rsidRPr="00B650EC">
        <w:rPr>
          <w:lang w:val="en-US"/>
        </w:rPr>
        <w:t xml:space="preserve">. Finally, </w:t>
      </w:r>
      <w:r w:rsidR="004164E6" w:rsidRPr="00B650EC">
        <w:rPr>
          <w:b/>
          <w:lang w:val="en-US"/>
        </w:rPr>
        <w:t>Release Management</w:t>
      </w:r>
      <w:r w:rsidR="004164E6" w:rsidRPr="00B650EC">
        <w:rPr>
          <w:lang w:val="en-US"/>
        </w:rPr>
        <w:t xml:space="preserve"> automates the process of building executable</w:t>
      </w:r>
      <w:r w:rsidR="006522C7" w:rsidRPr="00B650EC">
        <w:rPr>
          <w:lang w:val="en-US"/>
        </w:rPr>
        <w:t xml:space="preserve"> files</w:t>
      </w:r>
      <w:r w:rsidR="004164E6" w:rsidRPr="00B650EC">
        <w:rPr>
          <w:lang w:val="en-US"/>
        </w:rPr>
        <w:t xml:space="preserve"> from the source code and releasing them in</w:t>
      </w:r>
      <w:r w:rsidR="0076018A" w:rsidRPr="00B650EC">
        <w:rPr>
          <w:lang w:val="en-US"/>
        </w:rPr>
        <w:t>to</w:t>
      </w:r>
      <w:r w:rsidR="004164E6" w:rsidRPr="00B650EC">
        <w:rPr>
          <w:lang w:val="en-US"/>
        </w:rPr>
        <w:t xml:space="preserve"> production.</w:t>
      </w:r>
    </w:p>
    <w:p w14:paraId="6613A8CF" w14:textId="0692A12B" w:rsidR="004164E6" w:rsidRPr="00B650EC" w:rsidRDefault="004164E6" w:rsidP="007A7F79">
      <w:pPr>
        <w:rPr>
          <w:lang w:val="en-US"/>
        </w:rPr>
      </w:pPr>
      <w:r w:rsidRPr="00B650EC">
        <w:rPr>
          <w:lang w:val="en-US"/>
        </w:rPr>
        <w:t>Version Control Systems (VCS</w:t>
      </w:r>
      <w:r w:rsidR="00965563" w:rsidRPr="00B650EC">
        <w:rPr>
          <w:lang w:val="en-US"/>
        </w:rPr>
        <w:t>s</w:t>
      </w:r>
      <w:r w:rsidR="008D3F88" w:rsidRPr="00B650EC">
        <w:rPr>
          <w:lang w:val="en-US"/>
        </w:rPr>
        <w:t>)</w:t>
      </w:r>
      <w:r w:rsidRPr="00B650EC">
        <w:rPr>
          <w:lang w:val="en-US"/>
        </w:rPr>
        <w:t xml:space="preserve"> date back to the 70s, when the first VCS, called Source Code Control System </w:t>
      </w:r>
      <w:r w:rsidR="007928EE" w:rsidRPr="00B650EC">
        <w:rPr>
          <w:lang w:val="en-US"/>
        </w:rPr>
        <w:t>(</w:t>
      </w:r>
      <w:r w:rsidRPr="00B650EC">
        <w:rPr>
          <w:lang w:val="en-US"/>
        </w:rPr>
        <w:t>SCCS</w:t>
      </w:r>
      <w:r w:rsidR="007928EE" w:rsidRPr="00B650EC">
        <w:rPr>
          <w:lang w:val="en-US"/>
        </w:rPr>
        <w:t>)</w:t>
      </w:r>
      <w:r w:rsidRPr="00B650EC">
        <w:rPr>
          <w:lang w:val="en-US"/>
        </w:rPr>
        <w:t xml:space="preserve">, emerged </w:t>
      </w:r>
      <w:r w:rsidRPr="00B650EC">
        <w:rPr>
          <w:lang w:val="en-US"/>
        </w:rPr>
        <w:fldChar w:fldCharType="begin"/>
      </w:r>
      <w:r w:rsidRPr="00B650EC">
        <w:rPr>
          <w:lang w:val="en-US"/>
        </w:rPr>
        <w:instrText xml:space="preserve"> ADDIN ZOTERO_ITEM {"citationID":"2kspe83s7f","properties":{"formattedCitation":"(ROCHKIND, 1975)","plainCitation":"(ROCHKIND, 1975)"},"citationItems":[{"id":1072,"uris":["http://zotero.org/users/892576/items/7J2JEB2X"],"uri":["http://zotero.org/users/892576/items/7J2JEB2X"]}]} </w:instrText>
      </w:r>
      <w:r w:rsidRPr="00B650EC">
        <w:rPr>
          <w:lang w:val="en-US"/>
        </w:rPr>
        <w:fldChar w:fldCharType="separate"/>
      </w:r>
      <w:r w:rsidRPr="00B650EC">
        <w:rPr>
          <w:rFonts w:cs="Times New Roman"/>
          <w:lang w:val="en-US"/>
        </w:rPr>
        <w:t>(ROCHKIND, 1975)</w:t>
      </w:r>
      <w:r w:rsidRPr="00B650EC">
        <w:rPr>
          <w:lang w:val="en-US"/>
        </w:rPr>
        <w:fldChar w:fldCharType="end"/>
      </w:r>
      <w:r w:rsidRPr="00B650EC">
        <w:rPr>
          <w:lang w:val="en-US"/>
        </w:rPr>
        <w:t>.</w:t>
      </w:r>
      <w:r w:rsidR="008D3F88" w:rsidRPr="00B650EC">
        <w:rPr>
          <w:lang w:val="en-US"/>
        </w:rPr>
        <w:t xml:space="preserve"> VCS</w:t>
      </w:r>
      <w:r w:rsidR="00965563" w:rsidRPr="00B650EC">
        <w:rPr>
          <w:lang w:val="en-US"/>
        </w:rPr>
        <w:t>s</w:t>
      </w:r>
      <w:r w:rsidR="008D3F88" w:rsidRPr="00B650EC">
        <w:rPr>
          <w:lang w:val="en-US"/>
        </w:rPr>
        <w:t xml:space="preserve"> were the first SCM systems to emerge and, since then, </w:t>
      </w:r>
      <w:r w:rsidR="00EB4D7D" w:rsidRPr="00B650EC">
        <w:rPr>
          <w:lang w:val="en-US"/>
        </w:rPr>
        <w:t xml:space="preserve">they </w:t>
      </w:r>
      <w:r w:rsidR="008D3F88" w:rsidRPr="00B650EC">
        <w:rPr>
          <w:lang w:val="en-US"/>
        </w:rPr>
        <w:t xml:space="preserve">have evolved </w:t>
      </w:r>
      <w:r w:rsidR="00EB3EDF" w:rsidRPr="00B650EC">
        <w:rPr>
          <w:lang w:val="en-US"/>
        </w:rPr>
        <w:t>substantially</w:t>
      </w:r>
      <w:r w:rsidR="008D3F88" w:rsidRPr="00B650EC">
        <w:rPr>
          <w:lang w:val="en-US"/>
        </w:rPr>
        <w:t xml:space="preserve">, from the local access </w:t>
      </w:r>
      <w:r w:rsidR="00EB4D7D" w:rsidRPr="00B650EC">
        <w:rPr>
          <w:lang w:val="en-US"/>
        </w:rPr>
        <w:t>needed</w:t>
      </w:r>
      <w:r w:rsidR="008D3F88" w:rsidRPr="00B650EC">
        <w:rPr>
          <w:lang w:val="en-US"/>
        </w:rPr>
        <w:t xml:space="preserve"> by SCCS, to a client-server architecture, and more recently to a distributed architecture. </w:t>
      </w:r>
      <w:r w:rsidR="00C65627" w:rsidRPr="00B650EC">
        <w:rPr>
          <w:lang w:val="en-US"/>
        </w:rPr>
        <w:t xml:space="preserve">Besides their original scope, they </w:t>
      </w:r>
      <w:r w:rsidR="00EB4D7D" w:rsidRPr="00B650EC">
        <w:rPr>
          <w:lang w:val="en-US"/>
        </w:rPr>
        <w:t>have also been used as a data source to mine data related to software development, because t</w:t>
      </w:r>
      <w:r w:rsidR="008D3F88" w:rsidRPr="00B650EC">
        <w:rPr>
          <w:lang w:val="en-US"/>
        </w:rPr>
        <w:t>h</w:t>
      </w:r>
      <w:r w:rsidR="00EB4D7D" w:rsidRPr="00B650EC">
        <w:rPr>
          <w:lang w:val="en-US"/>
        </w:rPr>
        <w:t>ey</w:t>
      </w:r>
      <w:r w:rsidR="008D3F88" w:rsidRPr="00B650EC">
        <w:rPr>
          <w:lang w:val="en-US"/>
        </w:rPr>
        <w:t xml:space="preserve"> have the knowledge of all CIs and </w:t>
      </w:r>
      <w:r w:rsidR="00EB4D7D" w:rsidRPr="00B650EC">
        <w:rPr>
          <w:lang w:val="en-US"/>
        </w:rPr>
        <w:t>how they evolved over time (what was changed, why change</w:t>
      </w:r>
      <w:r w:rsidR="00ED7DC2" w:rsidRPr="00B650EC">
        <w:rPr>
          <w:lang w:val="en-US"/>
        </w:rPr>
        <w:t>s occurred</w:t>
      </w:r>
      <w:r w:rsidR="00EB4D7D" w:rsidRPr="00B650EC">
        <w:rPr>
          <w:lang w:val="en-US"/>
        </w:rPr>
        <w:t>, when change</w:t>
      </w:r>
      <w:r w:rsidR="00ED7DC2" w:rsidRPr="00B650EC">
        <w:rPr>
          <w:lang w:val="en-US"/>
        </w:rPr>
        <w:t>s happened,</w:t>
      </w:r>
      <w:r w:rsidR="00EB4D7D" w:rsidRPr="00B650EC">
        <w:rPr>
          <w:lang w:val="en-US"/>
        </w:rPr>
        <w:t xml:space="preserve"> and who performed the change</w:t>
      </w:r>
      <w:r w:rsidR="00ED7DC2" w:rsidRPr="00B650EC">
        <w:rPr>
          <w:lang w:val="en-US"/>
        </w:rPr>
        <w:t>s</w:t>
      </w:r>
      <w:r w:rsidR="00EB4D7D" w:rsidRPr="00B650EC">
        <w:rPr>
          <w:lang w:val="en-US"/>
        </w:rPr>
        <w:t>).</w:t>
      </w:r>
      <w:r w:rsidR="00C65627" w:rsidRPr="00B650EC">
        <w:rPr>
          <w:lang w:val="en-US"/>
        </w:rPr>
        <w:t xml:space="preserve"> Moreover, as </w:t>
      </w:r>
      <w:r w:rsidR="00965563" w:rsidRPr="00B650EC">
        <w:rPr>
          <w:lang w:val="en-US"/>
        </w:rPr>
        <w:t>VCSs are</w:t>
      </w:r>
      <w:r w:rsidR="00C65627" w:rsidRPr="00B650EC">
        <w:rPr>
          <w:lang w:val="en-US"/>
        </w:rPr>
        <w:t xml:space="preserve"> the single point where every IC resides, they </w:t>
      </w:r>
      <w:r w:rsidR="00965563" w:rsidRPr="00B650EC">
        <w:rPr>
          <w:lang w:val="en-US"/>
        </w:rPr>
        <w:t xml:space="preserve">might </w:t>
      </w:r>
      <w:r w:rsidR="00C65627" w:rsidRPr="00B650EC">
        <w:rPr>
          <w:lang w:val="en-US"/>
        </w:rPr>
        <w:t xml:space="preserve">be used not only to know what happened in the past, but also </w:t>
      </w:r>
      <w:r w:rsidR="00C10BB4" w:rsidRPr="00B650EC">
        <w:rPr>
          <w:lang w:val="en-US"/>
        </w:rPr>
        <w:t>provide</w:t>
      </w:r>
      <w:r w:rsidR="00965563" w:rsidRPr="00B650EC">
        <w:rPr>
          <w:lang w:val="en-US"/>
        </w:rPr>
        <w:t xml:space="preserve"> aware</w:t>
      </w:r>
      <w:r w:rsidR="00C10BB4" w:rsidRPr="00B650EC">
        <w:rPr>
          <w:lang w:val="en-US"/>
        </w:rPr>
        <w:t>ness</w:t>
      </w:r>
      <w:r w:rsidR="00965563" w:rsidRPr="00B650EC">
        <w:rPr>
          <w:lang w:val="en-US"/>
        </w:rPr>
        <w:t xml:space="preserve"> of what is happening in the present and </w:t>
      </w:r>
      <w:r w:rsidR="00C10BB4" w:rsidRPr="00B650EC">
        <w:rPr>
          <w:lang w:val="en-US"/>
        </w:rPr>
        <w:t xml:space="preserve">to help </w:t>
      </w:r>
      <w:r w:rsidR="00965563" w:rsidRPr="00B650EC">
        <w:rPr>
          <w:lang w:val="en-US"/>
        </w:rPr>
        <w:t>predict</w:t>
      </w:r>
      <w:r w:rsidR="00C10BB4" w:rsidRPr="00B650EC">
        <w:rPr>
          <w:lang w:val="en-US"/>
        </w:rPr>
        <w:t>ing</w:t>
      </w:r>
      <w:r w:rsidR="00965563" w:rsidRPr="00B650EC">
        <w:rPr>
          <w:lang w:val="en-US"/>
        </w:rPr>
        <w:t xml:space="preserve"> what might happen in the future.</w:t>
      </w:r>
    </w:p>
    <w:p w14:paraId="1B3FED09" w14:textId="03197991" w:rsidR="00926DE4" w:rsidRPr="00B650EC" w:rsidRDefault="00926DE4" w:rsidP="007A7F79">
      <w:pPr>
        <w:rPr>
          <w:lang w:val="en-US"/>
        </w:rPr>
      </w:pPr>
      <w:r w:rsidRPr="00B650EC">
        <w:rPr>
          <w:lang w:val="en-US"/>
        </w:rPr>
        <w:t xml:space="preserve">Awareness is defined by </w:t>
      </w:r>
      <w:ins w:id="13" w:author="Cristiano Cesario" w:date="2014-08-16T15:45:00Z">
        <w:r w:rsidR="00007D39">
          <w:rPr>
            <w:lang w:val="en-US"/>
          </w:rPr>
          <w:t xml:space="preserve">DOURISH and BELLOTTI </w:t>
        </w:r>
      </w:ins>
      <w:r w:rsidRPr="00B650EC">
        <w:rPr>
          <w:lang w:val="en-US"/>
        </w:rPr>
        <w:fldChar w:fldCharType="begin"/>
      </w:r>
      <w:ins w:id="14" w:author="Cristiano Cesario" w:date="2014-08-16T15:45:00Z">
        <w:r w:rsidR="00007D39">
          <w:rPr>
            <w:lang w:val="en-US"/>
          </w:rPr>
          <w:instrText xml:space="preserve"> ADDIN ZOTERO_ITEM {"citationID":"kdSgwPlx","properties":{"formattedCitation":"(1992)","plainCitation":"(1992)"},"citationItems":[{"id":2515,"uris":["http://zotero.org/users/892576/items/6DCTVP6K"],"uri":["http://zotero.org/users/892576/items/6DCTVP6K"],"suppress-author":true}]} </w:instrText>
        </w:r>
      </w:ins>
      <w:del w:id="15" w:author="Cristiano Cesario" w:date="2014-08-16T15:45:00Z">
        <w:r w:rsidRPr="00B650EC" w:rsidDel="00007D39">
          <w:rPr>
            <w:lang w:val="en-US"/>
          </w:rPr>
          <w:delInstrText xml:space="preserve"> ADDIN ZOTERO_ITEM {"citationID":"otsur43e6","properties":{"formattedCitation":"(DOURISH; BELLOTTI, 1992)","plainCitation":"(DOURISH; BELLOTTI, 1992)"},"citationItems":[{"id":2515,"uris":["http://zotero.org/users/892576/items/6DCTVP6K"],"uri":["http://zotero.org/users/892576/items/6DCTVP6K"]}]} </w:delInstrText>
        </w:r>
      </w:del>
      <w:r w:rsidRPr="00B650EC">
        <w:rPr>
          <w:lang w:val="en-US"/>
        </w:rPr>
        <w:fldChar w:fldCharType="separate"/>
      </w:r>
      <w:ins w:id="16" w:author="Cristiano Cesario" w:date="2014-08-16T15:45:00Z">
        <w:r w:rsidR="00007D39" w:rsidRPr="00007D39">
          <w:rPr>
            <w:rFonts w:cs="Times New Roman"/>
            <w:lang w:val="en-US"/>
            <w:rPrChange w:id="17" w:author="Cristiano Cesario" w:date="2014-08-16T15:45:00Z">
              <w:rPr>
                <w:rFonts w:cs="Times New Roman"/>
              </w:rPr>
            </w:rPrChange>
          </w:rPr>
          <w:t>(1992)</w:t>
        </w:r>
      </w:ins>
      <w:del w:id="18" w:author="Cristiano Cesario" w:date="2014-08-16T15:45:00Z">
        <w:r w:rsidRPr="00007D39" w:rsidDel="00007D39">
          <w:rPr>
            <w:lang w:val="en-US"/>
          </w:rPr>
          <w:delText>(DOURISH; BELLOTTI, 1992)</w:delText>
        </w:r>
      </w:del>
      <w:r w:rsidRPr="00B650EC">
        <w:rPr>
          <w:lang w:val="en-US"/>
        </w:rPr>
        <w:fldChar w:fldCharType="end"/>
      </w:r>
      <w:r w:rsidRPr="00B650EC">
        <w:rPr>
          <w:lang w:val="en-US"/>
        </w:rPr>
        <w:t xml:space="preserve"> as “an understanding of the activities of others to provide a context for one’s own activities”. The information needed to provide awareness depends on what people need to be aware of. In </w:t>
      </w:r>
      <w:r w:rsidR="000C2164" w:rsidRPr="00B650EC">
        <w:rPr>
          <w:lang w:val="en-US"/>
        </w:rPr>
        <w:t>the context of this work</w:t>
      </w:r>
      <w:r w:rsidRPr="00B650EC">
        <w:rPr>
          <w:lang w:val="en-US"/>
        </w:rPr>
        <w:t xml:space="preserve">, </w:t>
      </w:r>
      <w:r w:rsidR="000C2164" w:rsidRPr="00B650EC">
        <w:rPr>
          <w:lang w:val="en-US"/>
        </w:rPr>
        <w:t xml:space="preserve">which focus on the </w:t>
      </w:r>
      <w:r w:rsidRPr="00B650EC">
        <w:rPr>
          <w:lang w:val="en-US"/>
        </w:rPr>
        <w:t>aware</w:t>
      </w:r>
      <w:r w:rsidR="000C2164" w:rsidRPr="00B650EC">
        <w:rPr>
          <w:lang w:val="en-US"/>
        </w:rPr>
        <w:t>ness</w:t>
      </w:r>
      <w:r w:rsidRPr="00B650EC">
        <w:rPr>
          <w:lang w:val="en-US"/>
        </w:rPr>
        <w:t xml:space="preserve"> of changes occurring in DVCS, </w:t>
      </w:r>
      <w:commentRangeStart w:id="19"/>
      <w:r w:rsidRPr="00B650EC">
        <w:rPr>
          <w:lang w:val="en-US"/>
        </w:rPr>
        <w:t>all the informatio</w:t>
      </w:r>
      <w:r w:rsidR="009D27A0" w:rsidRPr="00B650EC">
        <w:rPr>
          <w:lang w:val="en-US"/>
        </w:rPr>
        <w:t>n needed is generally available within the repository</w:t>
      </w:r>
      <w:commentRangeEnd w:id="19"/>
      <w:r w:rsidR="00124FA6" w:rsidRPr="00647660">
        <w:rPr>
          <w:rStyle w:val="Refdecomentrio"/>
          <w:lang w:val="en-US"/>
        </w:rPr>
        <w:commentReference w:id="19"/>
      </w:r>
      <w:r w:rsidR="009D27A0" w:rsidRPr="00B650EC">
        <w:rPr>
          <w:lang w:val="en-US"/>
        </w:rPr>
        <w:t>, such as which files have changed, what changes were applied, who applied the changes, when the changes occurred</w:t>
      </w:r>
      <w:r w:rsidR="00124FA6" w:rsidRPr="00B650EC">
        <w:rPr>
          <w:lang w:val="en-US"/>
        </w:rPr>
        <w:t>,</w:t>
      </w:r>
      <w:r w:rsidR="009D27A0" w:rsidRPr="00B650EC">
        <w:rPr>
          <w:lang w:val="en-US"/>
        </w:rPr>
        <w:t xml:space="preserve"> and why the changes were applied.</w:t>
      </w:r>
    </w:p>
    <w:p w14:paraId="7E7531F5" w14:textId="77777777" w:rsidR="00EB3EDF" w:rsidRPr="00B650EC" w:rsidRDefault="00EB3EDF" w:rsidP="00EB3EDF">
      <w:pPr>
        <w:rPr>
          <w:lang w:val="en-US"/>
        </w:rPr>
      </w:pPr>
      <w:r w:rsidRPr="00B650EC">
        <w:rPr>
          <w:lang w:val="en-US"/>
        </w:rPr>
        <w:t xml:space="preserve">This chapter presents some basic concepts related to DVCS and some approaches related </w:t>
      </w:r>
      <w:r w:rsidR="000C2164" w:rsidRPr="00B650EC">
        <w:rPr>
          <w:lang w:val="en-US"/>
        </w:rPr>
        <w:t xml:space="preserve">to providing awareness combined with VCS. Section </w:t>
      </w:r>
      <w:r w:rsidR="000C2164" w:rsidRPr="00B650EC">
        <w:rPr>
          <w:lang w:val="en-US"/>
        </w:rPr>
        <w:fldChar w:fldCharType="begin"/>
      </w:r>
      <w:r w:rsidR="000C2164" w:rsidRPr="00B650EC">
        <w:rPr>
          <w:lang w:val="en-US"/>
        </w:rPr>
        <w:instrText xml:space="preserve"> REF _Ref394512546 \r \h </w:instrText>
      </w:r>
      <w:r w:rsidR="000C2164" w:rsidRPr="00B650EC">
        <w:rPr>
          <w:lang w:val="en-US"/>
        </w:rPr>
      </w:r>
      <w:r w:rsidR="000C2164" w:rsidRPr="00B650EC">
        <w:rPr>
          <w:lang w:val="en-US"/>
        </w:rPr>
        <w:fldChar w:fldCharType="separate"/>
      </w:r>
      <w:r w:rsidR="000C2164" w:rsidRPr="00B650EC">
        <w:rPr>
          <w:lang w:val="en-US"/>
        </w:rPr>
        <w:t>1.2</w:t>
      </w:r>
      <w:r w:rsidR="000C2164" w:rsidRPr="00B650EC">
        <w:rPr>
          <w:lang w:val="en-US"/>
        </w:rPr>
        <w:fldChar w:fldCharType="end"/>
      </w:r>
      <w:r w:rsidR="000C2164" w:rsidRPr="00B650EC">
        <w:rPr>
          <w:lang w:val="en-US"/>
        </w:rPr>
        <w:t xml:space="preserve"> discusses central concepts regarding how DVCS work. Section </w:t>
      </w:r>
      <w:r w:rsidR="000C2164" w:rsidRPr="00B650EC">
        <w:rPr>
          <w:lang w:val="en-US"/>
        </w:rPr>
        <w:fldChar w:fldCharType="begin"/>
      </w:r>
      <w:r w:rsidR="000C2164" w:rsidRPr="00B650EC">
        <w:rPr>
          <w:lang w:val="en-US"/>
        </w:rPr>
        <w:instrText xml:space="preserve"> REF _Ref394512671 \r \h </w:instrText>
      </w:r>
      <w:r w:rsidR="000C2164" w:rsidRPr="00B650EC">
        <w:rPr>
          <w:lang w:val="en-US"/>
        </w:rPr>
      </w:r>
      <w:r w:rsidR="000C2164" w:rsidRPr="00B650EC">
        <w:rPr>
          <w:lang w:val="en-US"/>
        </w:rPr>
        <w:fldChar w:fldCharType="separate"/>
      </w:r>
      <w:r w:rsidR="000C2164" w:rsidRPr="00B650EC">
        <w:rPr>
          <w:lang w:val="en-US"/>
        </w:rPr>
        <w:t>1.3</w:t>
      </w:r>
      <w:r w:rsidR="000C2164" w:rsidRPr="00B650EC">
        <w:rPr>
          <w:lang w:val="en-US"/>
        </w:rPr>
        <w:fldChar w:fldCharType="end"/>
      </w:r>
      <w:r w:rsidR="000C2164" w:rsidRPr="00B650EC">
        <w:rPr>
          <w:lang w:val="en-US"/>
        </w:rPr>
        <w:t xml:space="preserve"> presents related work. Finally, Section </w:t>
      </w:r>
      <w:r w:rsidR="000C2164" w:rsidRPr="00B650EC">
        <w:rPr>
          <w:lang w:val="en-US"/>
        </w:rPr>
        <w:fldChar w:fldCharType="begin"/>
      </w:r>
      <w:r w:rsidR="000C2164" w:rsidRPr="00B650EC">
        <w:rPr>
          <w:lang w:val="en-US"/>
        </w:rPr>
        <w:instrText xml:space="preserve"> REF _Ref394512818 \r \h </w:instrText>
      </w:r>
      <w:r w:rsidR="000C2164" w:rsidRPr="00B650EC">
        <w:rPr>
          <w:lang w:val="en-US"/>
        </w:rPr>
      </w:r>
      <w:r w:rsidR="000C2164" w:rsidRPr="00B650EC">
        <w:rPr>
          <w:lang w:val="en-US"/>
        </w:rPr>
        <w:fldChar w:fldCharType="separate"/>
      </w:r>
      <w:r w:rsidR="000C2164" w:rsidRPr="00B650EC">
        <w:rPr>
          <w:lang w:val="en-US"/>
        </w:rPr>
        <w:t>1.4</w:t>
      </w:r>
      <w:r w:rsidR="000C2164" w:rsidRPr="00B650EC">
        <w:rPr>
          <w:lang w:val="en-US"/>
        </w:rPr>
        <w:fldChar w:fldCharType="end"/>
      </w:r>
      <w:r w:rsidR="000C2164" w:rsidRPr="00B650EC">
        <w:rPr>
          <w:lang w:val="en-US"/>
        </w:rPr>
        <w:t xml:space="preserve"> presents the final considerations of this chapter.</w:t>
      </w:r>
    </w:p>
    <w:p w14:paraId="710A6CFA" w14:textId="77777777" w:rsidR="00965563" w:rsidRPr="00B650EC" w:rsidRDefault="00965563" w:rsidP="00965563">
      <w:pPr>
        <w:pStyle w:val="Ttulo2"/>
        <w:rPr>
          <w:lang w:val="en-US"/>
        </w:rPr>
      </w:pPr>
      <w:bookmarkStart w:id="20" w:name="_Ref394512546"/>
      <w:bookmarkStart w:id="21" w:name="_Toc394584903"/>
      <w:bookmarkStart w:id="22" w:name="_Toc395037906"/>
      <w:r w:rsidRPr="00B650EC">
        <w:rPr>
          <w:lang w:val="en-US"/>
        </w:rPr>
        <w:t>Distributed Version Control Systems</w:t>
      </w:r>
      <w:bookmarkEnd w:id="20"/>
      <w:bookmarkEnd w:id="21"/>
      <w:bookmarkEnd w:id="22"/>
    </w:p>
    <w:p w14:paraId="38039F18" w14:textId="2F9D3E00" w:rsidR="00E8516E" w:rsidRPr="00B650EC" w:rsidRDefault="00E8516E" w:rsidP="00E8516E">
      <w:pPr>
        <w:rPr>
          <w:lang w:val="en-US"/>
        </w:rPr>
      </w:pPr>
      <w:r w:rsidRPr="00B650EC">
        <w:rPr>
          <w:lang w:val="en-US"/>
        </w:rPr>
        <w:t>CVCS relies on a centralized repository, stored on a server (</w:t>
      </w:r>
      <w:r w:rsidRPr="00B650EC">
        <w:rPr>
          <w:lang w:val="en-US"/>
        </w:rPr>
        <w:fldChar w:fldCharType="begin"/>
      </w:r>
      <w:r w:rsidRPr="00B650EC">
        <w:rPr>
          <w:lang w:val="en-US"/>
        </w:rPr>
        <w:instrText xml:space="preserve"> REF _Ref394411504 \h </w:instrText>
      </w:r>
      <w:r w:rsidRPr="00B650EC">
        <w:rPr>
          <w:lang w:val="en-US"/>
        </w:rPr>
      </w:r>
      <w:r w:rsidRPr="00B650EC">
        <w:rPr>
          <w:lang w:val="en-US"/>
        </w:rPr>
        <w:fldChar w:fldCharType="separate"/>
      </w:r>
      <w:r w:rsidRPr="00B650EC">
        <w:rPr>
          <w:lang w:val="en-US"/>
        </w:rPr>
        <w:t xml:space="preserve">Figure </w:t>
      </w:r>
      <w:r w:rsidRPr="00647660">
        <w:rPr>
          <w:lang w:val="en-US"/>
        </w:rPr>
        <w:t>1</w:t>
      </w:r>
      <w:r w:rsidRPr="00B650EC">
        <w:rPr>
          <w:lang w:val="en-US"/>
        </w:rPr>
        <w:fldChar w:fldCharType="end"/>
      </w:r>
      <w:r w:rsidRPr="00B650EC">
        <w:rPr>
          <w:lang w:val="en-US"/>
        </w:rPr>
        <w:t xml:space="preserve">.a). When </w:t>
      </w:r>
      <w:r w:rsidR="00CD0E8D" w:rsidRPr="00B650EC">
        <w:rPr>
          <w:lang w:val="en-US"/>
        </w:rPr>
        <w:t>some</w:t>
      </w:r>
      <w:r w:rsidRPr="00B650EC">
        <w:rPr>
          <w:lang w:val="en-US"/>
        </w:rPr>
        <w:t xml:space="preserve">one wants to work on any CI, a </w:t>
      </w:r>
      <w:r w:rsidR="002305D6" w:rsidRPr="00B650EC">
        <w:rPr>
          <w:i/>
          <w:lang w:val="en-US"/>
        </w:rPr>
        <w:t>checkout</w:t>
      </w:r>
      <w:r w:rsidRPr="00B650EC">
        <w:rPr>
          <w:lang w:val="en-US"/>
        </w:rPr>
        <w:t xml:space="preserve"> is performed, </w:t>
      </w:r>
      <w:r w:rsidR="002305D6" w:rsidRPr="00B650EC">
        <w:rPr>
          <w:lang w:val="en-US"/>
        </w:rPr>
        <w:t>cop</w:t>
      </w:r>
      <w:r w:rsidR="00CD0E8D" w:rsidRPr="00B650EC">
        <w:rPr>
          <w:lang w:val="en-US"/>
        </w:rPr>
        <w:t xml:space="preserve">ying </w:t>
      </w:r>
      <w:r w:rsidR="002305D6" w:rsidRPr="00B650EC">
        <w:rPr>
          <w:lang w:val="en-US"/>
        </w:rPr>
        <w:t xml:space="preserve">a specific version of the artifacts from the repository to a workspace where changes can be applied. Later, after applying the changes, a </w:t>
      </w:r>
      <w:r w:rsidR="002305D6" w:rsidRPr="00B650EC">
        <w:rPr>
          <w:i/>
          <w:lang w:val="en-US"/>
        </w:rPr>
        <w:t>commit</w:t>
      </w:r>
      <w:r w:rsidR="002305D6" w:rsidRPr="00B650EC">
        <w:rPr>
          <w:lang w:val="en-US"/>
        </w:rPr>
        <w:t xml:space="preserve"> (also known as </w:t>
      </w:r>
      <w:r w:rsidR="002305D6" w:rsidRPr="00B650EC">
        <w:rPr>
          <w:i/>
          <w:lang w:val="en-US"/>
        </w:rPr>
        <w:t>check-in)</w:t>
      </w:r>
      <w:r w:rsidR="002305D6" w:rsidRPr="00B650EC">
        <w:rPr>
          <w:lang w:val="en-US"/>
        </w:rPr>
        <w:t xml:space="preserve"> is performed, send</w:t>
      </w:r>
      <w:r w:rsidR="00CD0E8D" w:rsidRPr="00B650EC">
        <w:rPr>
          <w:lang w:val="en-US"/>
        </w:rPr>
        <w:t>ing</w:t>
      </w:r>
      <w:r w:rsidR="002305D6" w:rsidRPr="00B650EC">
        <w:rPr>
          <w:lang w:val="en-US"/>
        </w:rPr>
        <w:t xml:space="preserve"> all the changes back to the repository. Updates made by other </w:t>
      </w:r>
      <w:r w:rsidR="00CD0E8D" w:rsidRPr="00B650EC">
        <w:rPr>
          <w:lang w:val="en-US"/>
        </w:rPr>
        <w:t xml:space="preserve">developers </w:t>
      </w:r>
      <w:r w:rsidR="002305D6" w:rsidRPr="00B650EC">
        <w:rPr>
          <w:lang w:val="en-US"/>
        </w:rPr>
        <w:t xml:space="preserve">can be brought to the workspace at any time, by performing an </w:t>
      </w:r>
      <w:r w:rsidR="002305D6" w:rsidRPr="00B650EC">
        <w:rPr>
          <w:i/>
          <w:lang w:val="en-US"/>
        </w:rPr>
        <w:t>update</w:t>
      </w:r>
      <w:r w:rsidR="002305D6" w:rsidRPr="00B650EC">
        <w:rPr>
          <w:lang w:val="en-US"/>
        </w:rPr>
        <w:t xml:space="preserve">. Updates </w:t>
      </w:r>
      <w:r w:rsidR="00F869D5" w:rsidRPr="00B650EC">
        <w:rPr>
          <w:lang w:val="en-US"/>
        </w:rPr>
        <w:t>are automatically</w:t>
      </w:r>
      <w:r w:rsidR="002305D6" w:rsidRPr="00B650EC">
        <w:rPr>
          <w:lang w:val="en-US"/>
        </w:rPr>
        <w:t xml:space="preserve"> merged into workspace, or</w:t>
      </w:r>
      <w:r w:rsidR="007D2750" w:rsidRPr="00B650EC">
        <w:rPr>
          <w:lang w:val="en-US"/>
        </w:rPr>
        <w:t>,</w:t>
      </w:r>
      <w:r w:rsidR="002305D6" w:rsidRPr="00B650EC">
        <w:rPr>
          <w:lang w:val="en-US"/>
        </w:rPr>
        <w:t xml:space="preserve"> </w:t>
      </w:r>
      <w:r w:rsidR="00F869D5" w:rsidRPr="00B650EC">
        <w:rPr>
          <w:lang w:val="en-US"/>
        </w:rPr>
        <w:t xml:space="preserve">in the case of physical conflicts (same </w:t>
      </w:r>
      <w:r w:rsidR="007D2750" w:rsidRPr="00B650EC">
        <w:rPr>
          <w:lang w:val="en-US"/>
        </w:rPr>
        <w:t xml:space="preserve">part of the artifact </w:t>
      </w:r>
      <w:r w:rsidR="00F869D5" w:rsidRPr="00B650EC">
        <w:rPr>
          <w:lang w:val="en-US"/>
        </w:rPr>
        <w:t>changed locally and remotely)</w:t>
      </w:r>
      <w:r w:rsidR="002305D6" w:rsidRPr="00B650EC">
        <w:rPr>
          <w:lang w:val="en-US"/>
        </w:rPr>
        <w:t xml:space="preserve">, </w:t>
      </w:r>
      <w:r w:rsidR="00F869D5" w:rsidRPr="00B650EC">
        <w:rPr>
          <w:lang w:val="en-US"/>
        </w:rPr>
        <w:t xml:space="preserve">the developer </w:t>
      </w:r>
      <w:r w:rsidR="002305D6" w:rsidRPr="00B650EC">
        <w:rPr>
          <w:lang w:val="en-US"/>
        </w:rPr>
        <w:t xml:space="preserve">might </w:t>
      </w:r>
      <w:r w:rsidR="00F869D5" w:rsidRPr="00B650EC">
        <w:rPr>
          <w:lang w:val="en-US"/>
        </w:rPr>
        <w:t>have to handle the merge manually</w:t>
      </w:r>
      <w:r w:rsidR="002305D6" w:rsidRPr="00B650EC">
        <w:rPr>
          <w:lang w:val="en-US"/>
        </w:rPr>
        <w:t>.</w:t>
      </w:r>
    </w:p>
    <w:p w14:paraId="7DFB2153" w14:textId="77777777" w:rsidR="00670EFE" w:rsidRPr="00B650EC" w:rsidRDefault="004C4F28" w:rsidP="0067036E">
      <w:pPr>
        <w:ind w:firstLine="0"/>
        <w:jc w:val="center"/>
        <w:rPr>
          <w:lang w:val="en-US"/>
        </w:rPr>
      </w:pPr>
      <w:r w:rsidRPr="00647660">
        <w:rPr>
          <w:noProof/>
          <w:lang w:eastAsia="pt-BR"/>
        </w:rPr>
        <w:drawing>
          <wp:inline distT="0" distB="0" distL="0" distR="0" wp14:anchorId="1B5C9421" wp14:editId="49AB7C92">
            <wp:extent cx="5109210" cy="326646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1106" cy="3267678"/>
                    </a:xfrm>
                    <a:prstGeom prst="rect">
                      <a:avLst/>
                    </a:prstGeom>
                    <a:noFill/>
                  </pic:spPr>
                </pic:pic>
              </a:graphicData>
            </a:graphic>
          </wp:inline>
        </w:drawing>
      </w:r>
    </w:p>
    <w:p w14:paraId="263A638A" w14:textId="77777777" w:rsidR="00E8516E" w:rsidRPr="00B650EC" w:rsidRDefault="00E8516E" w:rsidP="00E8516E">
      <w:pPr>
        <w:pStyle w:val="Legenda"/>
        <w:rPr>
          <w:lang w:val="en-US"/>
        </w:rPr>
      </w:pPr>
      <w:bookmarkStart w:id="23" w:name="_Ref394411504"/>
      <w:commentRangeStart w:id="24"/>
      <w:r w:rsidRPr="00B650EC">
        <w:rPr>
          <w:lang w:val="en-US"/>
        </w:rPr>
        <w:t xml:space="preserve">Figure </w:t>
      </w:r>
      <w:commentRangeEnd w:id="24"/>
      <w:r w:rsidR="00CD0E8D" w:rsidRPr="00647660">
        <w:rPr>
          <w:rStyle w:val="Refdecomentrio"/>
          <w:b w:val="0"/>
          <w:bCs w:val="0"/>
          <w:lang w:val="en-US"/>
        </w:rPr>
        <w:commentReference w:id="24"/>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647660">
        <w:rPr>
          <w:lang w:val="en-US"/>
        </w:rPr>
        <w:t>1</w:t>
      </w:r>
      <w:r w:rsidRPr="00B650EC">
        <w:rPr>
          <w:lang w:val="en-US"/>
        </w:rPr>
        <w:fldChar w:fldCharType="end"/>
      </w:r>
      <w:bookmarkEnd w:id="23"/>
      <w:r w:rsidRPr="00B650EC">
        <w:rPr>
          <w:lang w:val="en-US"/>
        </w:rPr>
        <w:t xml:space="preserve"> – CVCS (a) versus DVCS (b)</w:t>
      </w:r>
    </w:p>
    <w:p w14:paraId="29097EAD" w14:textId="11D845F5" w:rsidR="002305D6" w:rsidRPr="00B650EC" w:rsidRDefault="002305D6" w:rsidP="002305D6">
      <w:pPr>
        <w:rPr>
          <w:lang w:val="en-US"/>
        </w:rPr>
      </w:pPr>
      <w:r w:rsidRPr="00B650EC">
        <w:rPr>
          <w:lang w:val="en-US"/>
        </w:rPr>
        <w:t xml:space="preserve">DVCS, on the other hand, does not rely on a centralized repository. It uses an architecture where the entire repository is distributed and exists in every machine where </w:t>
      </w:r>
      <w:r w:rsidR="0052268A" w:rsidRPr="00B650EC">
        <w:rPr>
          <w:lang w:val="en-US"/>
        </w:rPr>
        <w:t>some</w:t>
      </w:r>
      <w:r w:rsidRPr="00B650EC">
        <w:rPr>
          <w:lang w:val="en-US"/>
        </w:rPr>
        <w:t xml:space="preserve">one wants to work with it. The changes continue to take place on a workspace, but there is a local copy of the repository </w:t>
      </w:r>
      <w:r w:rsidR="0052268A" w:rsidRPr="00B650EC">
        <w:rPr>
          <w:lang w:val="en-US"/>
        </w:rPr>
        <w:t xml:space="preserve">attached to the workspace </w:t>
      </w:r>
      <w:r w:rsidRPr="00B650EC">
        <w:rPr>
          <w:lang w:val="en-US"/>
        </w:rPr>
        <w:t>(</w:t>
      </w:r>
      <w:r w:rsidRPr="00B650EC">
        <w:rPr>
          <w:lang w:val="en-US"/>
        </w:rPr>
        <w:fldChar w:fldCharType="begin"/>
      </w:r>
      <w:r w:rsidRPr="00B650EC">
        <w:rPr>
          <w:lang w:val="en-US"/>
        </w:rPr>
        <w:instrText xml:space="preserve"> REF _Ref394411504 \h </w:instrText>
      </w:r>
      <w:r w:rsidRPr="00B650EC">
        <w:rPr>
          <w:lang w:val="en-US"/>
        </w:rPr>
      </w:r>
      <w:r w:rsidRPr="00B650EC">
        <w:rPr>
          <w:lang w:val="en-US"/>
        </w:rPr>
        <w:fldChar w:fldCharType="separate"/>
      </w:r>
      <w:r w:rsidRPr="00B650EC">
        <w:rPr>
          <w:lang w:val="en-US"/>
        </w:rPr>
        <w:t xml:space="preserve">Figure </w:t>
      </w:r>
      <w:r w:rsidRPr="00647660">
        <w:rPr>
          <w:lang w:val="en-US"/>
        </w:rPr>
        <w:t>1</w:t>
      </w:r>
      <w:r w:rsidRPr="00B650EC">
        <w:rPr>
          <w:lang w:val="en-US"/>
        </w:rPr>
        <w:fldChar w:fldCharType="end"/>
      </w:r>
      <w:r w:rsidRPr="00B650EC">
        <w:rPr>
          <w:lang w:val="en-US"/>
        </w:rPr>
        <w:t xml:space="preserve">.b). </w:t>
      </w:r>
      <w:r w:rsidR="004D25CE" w:rsidRPr="00B650EC">
        <w:rPr>
          <w:lang w:val="en-US"/>
        </w:rPr>
        <w:t>The main operations (</w:t>
      </w:r>
      <w:r w:rsidR="004D25CE" w:rsidRPr="00B650EC">
        <w:rPr>
          <w:i/>
          <w:lang w:val="en-US"/>
        </w:rPr>
        <w:t>checkout, commit</w:t>
      </w:r>
      <w:r w:rsidR="0052268A" w:rsidRPr="00B650EC">
        <w:rPr>
          <w:lang w:val="en-US"/>
        </w:rPr>
        <w:t>,</w:t>
      </w:r>
      <w:r w:rsidR="004D25CE" w:rsidRPr="00B650EC">
        <w:rPr>
          <w:i/>
          <w:lang w:val="en-US"/>
        </w:rPr>
        <w:t xml:space="preserve"> </w:t>
      </w:r>
      <w:r w:rsidR="004D25CE" w:rsidRPr="00B650EC">
        <w:rPr>
          <w:lang w:val="en-US"/>
        </w:rPr>
        <w:t xml:space="preserve">and </w:t>
      </w:r>
      <w:r w:rsidR="004D25CE" w:rsidRPr="00B650EC">
        <w:rPr>
          <w:i/>
          <w:lang w:val="en-US"/>
        </w:rPr>
        <w:t>update</w:t>
      </w:r>
      <w:r w:rsidR="004D25CE" w:rsidRPr="00B650EC">
        <w:rPr>
          <w:lang w:val="en-US"/>
        </w:rPr>
        <w:t>)</w:t>
      </w:r>
      <w:r w:rsidR="004D25CE" w:rsidRPr="00B650EC">
        <w:rPr>
          <w:i/>
          <w:lang w:val="en-US"/>
        </w:rPr>
        <w:t xml:space="preserve"> </w:t>
      </w:r>
      <w:r w:rsidR="004D25CE" w:rsidRPr="00B650EC">
        <w:rPr>
          <w:lang w:val="en-US"/>
        </w:rPr>
        <w:t>continue to exist, but are performed locally</w:t>
      </w:r>
      <w:r w:rsidR="00F869D5" w:rsidRPr="00B650EC">
        <w:rPr>
          <w:lang w:val="en-US"/>
        </w:rPr>
        <w:t>, allowing</w:t>
      </w:r>
      <w:r w:rsidR="004D25CE" w:rsidRPr="00B650EC">
        <w:rPr>
          <w:lang w:val="en-US"/>
        </w:rPr>
        <w:t xml:space="preserve"> </w:t>
      </w:r>
      <w:r w:rsidR="00145A21" w:rsidRPr="00B650EC">
        <w:rPr>
          <w:lang w:val="en-US"/>
        </w:rPr>
        <w:t>offline</w:t>
      </w:r>
      <w:r w:rsidR="00145A21" w:rsidRPr="00B650EC" w:rsidDel="0052268A">
        <w:rPr>
          <w:lang w:val="en-US"/>
        </w:rPr>
        <w:t xml:space="preserve"> </w:t>
      </w:r>
      <w:r w:rsidR="004D25CE" w:rsidRPr="00B650EC">
        <w:rPr>
          <w:lang w:val="en-US"/>
        </w:rPr>
        <w:t xml:space="preserve">work, committing whenever necessary. </w:t>
      </w:r>
      <w:r w:rsidR="00F869D5" w:rsidRPr="00B650EC">
        <w:rPr>
          <w:lang w:val="en-US"/>
        </w:rPr>
        <w:t>However, a</w:t>
      </w:r>
      <w:r w:rsidR="004D25CE" w:rsidRPr="00B650EC">
        <w:rPr>
          <w:lang w:val="en-US"/>
        </w:rPr>
        <w:t>nother set of commands arise</w:t>
      </w:r>
      <w:r w:rsidR="00145A21" w:rsidRPr="00B650EC">
        <w:rPr>
          <w:lang w:val="en-US"/>
        </w:rPr>
        <w:t>s</w:t>
      </w:r>
      <w:r w:rsidR="004D25CE" w:rsidRPr="00B650EC">
        <w:rPr>
          <w:lang w:val="en-US"/>
        </w:rPr>
        <w:t xml:space="preserve">, </w:t>
      </w:r>
      <w:r w:rsidR="00145A21" w:rsidRPr="00B650EC">
        <w:rPr>
          <w:lang w:val="en-US"/>
        </w:rPr>
        <w:t xml:space="preserve">which </w:t>
      </w:r>
      <w:r w:rsidR="004D25CE" w:rsidRPr="00B650EC">
        <w:rPr>
          <w:lang w:val="en-US"/>
        </w:rPr>
        <w:t xml:space="preserve">allows sending and receiving changes between different repositories. </w:t>
      </w:r>
      <w:r w:rsidR="00F869D5" w:rsidRPr="00B650EC">
        <w:rPr>
          <w:lang w:val="en-US"/>
        </w:rPr>
        <w:t xml:space="preserve">Initially, a </w:t>
      </w:r>
      <w:r w:rsidR="00F869D5" w:rsidRPr="00B650EC">
        <w:rPr>
          <w:i/>
          <w:lang w:val="en-US"/>
        </w:rPr>
        <w:t>clone</w:t>
      </w:r>
      <w:r w:rsidR="00F869D5" w:rsidRPr="00B650EC">
        <w:rPr>
          <w:lang w:val="en-US"/>
        </w:rPr>
        <w:t xml:space="preserve"> is performed, cop</w:t>
      </w:r>
      <w:r w:rsidR="00145A21" w:rsidRPr="00B650EC">
        <w:rPr>
          <w:lang w:val="en-US"/>
        </w:rPr>
        <w:t>ying</w:t>
      </w:r>
      <w:r w:rsidR="00F869D5" w:rsidRPr="00B650EC">
        <w:rPr>
          <w:lang w:val="en-US"/>
        </w:rPr>
        <w:t xml:space="preserve"> </w:t>
      </w:r>
      <w:r w:rsidR="00145A21" w:rsidRPr="00B650EC">
        <w:rPr>
          <w:lang w:val="en-US"/>
        </w:rPr>
        <w:t xml:space="preserve">the </w:t>
      </w:r>
      <w:r w:rsidR="00F869D5" w:rsidRPr="00B650EC">
        <w:rPr>
          <w:lang w:val="en-US"/>
        </w:rPr>
        <w:t xml:space="preserve">repository </w:t>
      </w:r>
      <w:r w:rsidR="00145A21" w:rsidRPr="00B650EC">
        <w:rPr>
          <w:lang w:val="en-US"/>
        </w:rPr>
        <w:t xml:space="preserve">from </w:t>
      </w:r>
      <w:r w:rsidR="00F869D5" w:rsidRPr="00B650EC">
        <w:rPr>
          <w:lang w:val="en-US"/>
        </w:rPr>
        <w:t xml:space="preserve">a specified location. </w:t>
      </w:r>
      <w:r w:rsidR="000C2164" w:rsidRPr="00B650EC">
        <w:rPr>
          <w:lang w:val="en-US"/>
        </w:rPr>
        <w:t>The copy can be done from a repository</w:t>
      </w:r>
      <w:r w:rsidR="00D85AD6" w:rsidRPr="00B650EC">
        <w:rPr>
          <w:lang w:val="en-US"/>
        </w:rPr>
        <w:t xml:space="preserve"> located on a partner or on</w:t>
      </w:r>
      <w:r w:rsidR="000C2164" w:rsidRPr="00B650EC">
        <w:rPr>
          <w:lang w:val="en-US"/>
        </w:rPr>
        <w:t xml:space="preserve"> a server</w:t>
      </w:r>
      <w:r w:rsidR="00D85AD6" w:rsidRPr="00B650EC">
        <w:rPr>
          <w:lang w:val="en-US"/>
        </w:rPr>
        <w:t xml:space="preserve">. </w:t>
      </w:r>
      <w:r w:rsidR="00C27CDE" w:rsidRPr="00B650EC">
        <w:rPr>
          <w:lang w:val="en-US"/>
        </w:rPr>
        <w:t xml:space="preserve">We will refer </w:t>
      </w:r>
      <w:r w:rsidR="00145A21" w:rsidRPr="00B650EC">
        <w:rPr>
          <w:lang w:val="en-US"/>
        </w:rPr>
        <w:t xml:space="preserve">to </w:t>
      </w:r>
      <w:r w:rsidR="00C27CDE" w:rsidRPr="00B650EC">
        <w:rPr>
          <w:lang w:val="en-US"/>
        </w:rPr>
        <w:t>the</w:t>
      </w:r>
      <w:r w:rsidR="00145A21" w:rsidRPr="00B650EC">
        <w:rPr>
          <w:lang w:val="en-US"/>
        </w:rPr>
        <w:t xml:space="preserve"> original</w:t>
      </w:r>
      <w:r w:rsidR="00C27CDE" w:rsidRPr="00B650EC">
        <w:rPr>
          <w:lang w:val="en-US"/>
        </w:rPr>
        <w:t xml:space="preserve"> repository as </w:t>
      </w:r>
      <w:r w:rsidR="00C27CDE" w:rsidRPr="00B650EC">
        <w:rPr>
          <w:i/>
          <w:lang w:val="en-US"/>
        </w:rPr>
        <w:t>remote repository</w:t>
      </w:r>
      <w:r w:rsidR="00C27CDE" w:rsidRPr="00B650EC">
        <w:rPr>
          <w:lang w:val="en-US"/>
        </w:rPr>
        <w:t>.</w:t>
      </w:r>
      <w:r w:rsidR="00C27CDE" w:rsidRPr="00B650EC">
        <w:rPr>
          <w:i/>
          <w:lang w:val="en-US"/>
        </w:rPr>
        <w:t xml:space="preserve"> </w:t>
      </w:r>
      <w:r w:rsidR="00D85AD6" w:rsidRPr="00B650EC">
        <w:rPr>
          <w:lang w:val="en-US"/>
        </w:rPr>
        <w:t xml:space="preserve">There is no concept of a </w:t>
      </w:r>
      <w:r w:rsidR="00D85AD6" w:rsidRPr="00B650EC">
        <w:rPr>
          <w:i/>
          <w:lang w:val="en-US"/>
        </w:rPr>
        <w:t xml:space="preserve">central </w:t>
      </w:r>
      <w:r w:rsidR="00D85AD6" w:rsidRPr="00B650EC">
        <w:rPr>
          <w:lang w:val="en-US"/>
        </w:rPr>
        <w:t xml:space="preserve">repository, but </w:t>
      </w:r>
      <w:r w:rsidR="00700497" w:rsidRPr="00B650EC">
        <w:rPr>
          <w:lang w:val="en-US"/>
        </w:rPr>
        <w:t>some</w:t>
      </w:r>
      <w:r w:rsidR="00D85AD6" w:rsidRPr="00B650EC">
        <w:rPr>
          <w:lang w:val="en-US"/>
        </w:rPr>
        <w:t xml:space="preserve"> repositor</w:t>
      </w:r>
      <w:r w:rsidR="00700497" w:rsidRPr="00B650EC">
        <w:rPr>
          <w:lang w:val="en-US"/>
        </w:rPr>
        <w:t>y</w:t>
      </w:r>
      <w:r w:rsidR="00D85AD6" w:rsidRPr="00B650EC">
        <w:rPr>
          <w:lang w:val="en-US"/>
        </w:rPr>
        <w:t xml:space="preserve"> </w:t>
      </w:r>
      <w:r w:rsidR="00700497" w:rsidRPr="00B650EC">
        <w:rPr>
          <w:lang w:val="en-US"/>
        </w:rPr>
        <w:t xml:space="preserve">may </w:t>
      </w:r>
      <w:r w:rsidR="00072B38" w:rsidRPr="00B650EC">
        <w:rPr>
          <w:lang w:val="en-US"/>
        </w:rPr>
        <w:t xml:space="preserve">act as a central </w:t>
      </w:r>
      <w:r w:rsidR="00700497" w:rsidRPr="00B650EC">
        <w:rPr>
          <w:lang w:val="en-US"/>
        </w:rPr>
        <w:t xml:space="preserve">repository </w:t>
      </w:r>
      <w:r w:rsidR="00072B38" w:rsidRPr="00B650EC">
        <w:rPr>
          <w:lang w:val="en-US"/>
        </w:rPr>
        <w:t>by</w:t>
      </w:r>
      <w:r w:rsidR="00D85AD6" w:rsidRPr="00B650EC">
        <w:rPr>
          <w:lang w:val="en-US"/>
        </w:rPr>
        <w:t xml:space="preserve"> having</w:t>
      </w:r>
      <w:r w:rsidR="00072B38" w:rsidRPr="00B650EC">
        <w:rPr>
          <w:lang w:val="en-US"/>
        </w:rPr>
        <w:t>, for example,</w:t>
      </w:r>
      <w:r w:rsidR="00D85AD6" w:rsidRPr="00B650EC">
        <w:rPr>
          <w:lang w:val="en-US"/>
        </w:rPr>
        <w:t xml:space="preserve"> a strict policy regarding who might send changes to it. Repositories might either have an associated workspace or not. A repository located on a server, where local changes are not </w:t>
      </w:r>
      <w:r w:rsidR="00072B38" w:rsidRPr="00B650EC">
        <w:rPr>
          <w:lang w:val="en-US"/>
        </w:rPr>
        <w:t>expected to occur</w:t>
      </w:r>
      <w:r w:rsidR="00D85AD6" w:rsidRPr="00B650EC">
        <w:rPr>
          <w:lang w:val="en-US"/>
        </w:rPr>
        <w:t xml:space="preserve">, does not need to have a workspace associated, and </w:t>
      </w:r>
      <w:r w:rsidR="00700497" w:rsidRPr="00B650EC">
        <w:rPr>
          <w:lang w:val="en-US"/>
        </w:rPr>
        <w:t>is referred</w:t>
      </w:r>
      <w:r w:rsidR="00D85AD6" w:rsidRPr="00B650EC">
        <w:rPr>
          <w:lang w:val="en-US"/>
        </w:rPr>
        <w:t xml:space="preserve"> as a </w:t>
      </w:r>
      <w:r w:rsidR="00D85AD6" w:rsidRPr="00B650EC">
        <w:rPr>
          <w:i/>
          <w:lang w:val="en-US"/>
        </w:rPr>
        <w:t xml:space="preserve">bare </w:t>
      </w:r>
      <w:r w:rsidR="00D85AD6" w:rsidRPr="00B650EC">
        <w:rPr>
          <w:lang w:val="en-US"/>
        </w:rPr>
        <w:t xml:space="preserve">repository. </w:t>
      </w:r>
      <w:r w:rsidR="000B1D81" w:rsidRPr="00B650EC">
        <w:rPr>
          <w:lang w:val="en-US"/>
        </w:rPr>
        <w:t xml:space="preserve">A </w:t>
      </w:r>
      <w:r w:rsidR="000B1D81" w:rsidRPr="00B650EC">
        <w:rPr>
          <w:i/>
          <w:lang w:val="en-US"/>
        </w:rPr>
        <w:t xml:space="preserve">bare </w:t>
      </w:r>
      <w:r w:rsidR="000B1D81" w:rsidRPr="00B650EC">
        <w:rPr>
          <w:lang w:val="en-US"/>
        </w:rPr>
        <w:t>repository is just like a regular one, except that it does not ha</w:t>
      </w:r>
      <w:r w:rsidR="00511A76" w:rsidRPr="00B650EC">
        <w:rPr>
          <w:lang w:val="en-US"/>
        </w:rPr>
        <w:t>ve a workspace associated with it</w:t>
      </w:r>
      <w:r w:rsidR="000B1D81" w:rsidRPr="00B650EC">
        <w:rPr>
          <w:lang w:val="en-US"/>
        </w:rPr>
        <w:t>.</w:t>
      </w:r>
      <w:r w:rsidR="00511A76" w:rsidRPr="00B650EC">
        <w:rPr>
          <w:lang w:val="en-US"/>
        </w:rPr>
        <w:t xml:space="preserve"> Due to the lack of a workspace associated, commands that depend upon a workspace (</w:t>
      </w:r>
      <w:r w:rsidR="00511A76" w:rsidRPr="00B650EC">
        <w:rPr>
          <w:i/>
          <w:lang w:val="en-US"/>
        </w:rPr>
        <w:t>commit, update,</w:t>
      </w:r>
      <w:r w:rsidR="00700497" w:rsidRPr="00B650EC">
        <w:rPr>
          <w:lang w:val="en-US"/>
        </w:rPr>
        <w:t xml:space="preserve"> and</w:t>
      </w:r>
      <w:r w:rsidR="00511A76" w:rsidRPr="00B650EC">
        <w:rPr>
          <w:i/>
          <w:lang w:val="en-US"/>
        </w:rPr>
        <w:t xml:space="preserve"> merge</w:t>
      </w:r>
      <w:r w:rsidR="00511A76" w:rsidRPr="00B650EC">
        <w:rPr>
          <w:lang w:val="en-US"/>
        </w:rPr>
        <w:t xml:space="preserve">) cannot be performed on a </w:t>
      </w:r>
      <w:r w:rsidR="00511A76" w:rsidRPr="00B650EC">
        <w:rPr>
          <w:i/>
          <w:lang w:val="en-US"/>
        </w:rPr>
        <w:t>bare</w:t>
      </w:r>
      <w:r w:rsidR="00511A76" w:rsidRPr="00B650EC">
        <w:rPr>
          <w:lang w:val="en-US"/>
        </w:rPr>
        <w:t xml:space="preserve"> repository.</w:t>
      </w:r>
      <w:r w:rsidR="00511A76" w:rsidRPr="00B650EC">
        <w:rPr>
          <w:i/>
          <w:lang w:val="en-US"/>
        </w:rPr>
        <w:t xml:space="preserve"> </w:t>
      </w:r>
      <w:r w:rsidR="00072B38" w:rsidRPr="00B650EC">
        <w:rPr>
          <w:lang w:val="en-US"/>
        </w:rPr>
        <w:t>C</w:t>
      </w:r>
      <w:r w:rsidR="00F869D5" w:rsidRPr="00B650EC">
        <w:rPr>
          <w:lang w:val="en-US"/>
        </w:rPr>
        <w:t xml:space="preserve">hanges can be sent </w:t>
      </w:r>
      <w:r w:rsidR="00072B38" w:rsidRPr="00B650EC">
        <w:rPr>
          <w:lang w:val="en-US"/>
        </w:rPr>
        <w:t>from a local repository to a r</w:t>
      </w:r>
      <w:r w:rsidR="00F869D5" w:rsidRPr="00B650EC">
        <w:rPr>
          <w:lang w:val="en-US"/>
        </w:rPr>
        <w:t xml:space="preserve">emote repository by invoking a </w:t>
      </w:r>
      <w:r w:rsidR="00F869D5" w:rsidRPr="00B650EC">
        <w:rPr>
          <w:i/>
          <w:lang w:val="en-US"/>
        </w:rPr>
        <w:t>push</w:t>
      </w:r>
      <w:r w:rsidR="00F869D5" w:rsidRPr="00B650EC">
        <w:rPr>
          <w:lang w:val="en-US"/>
        </w:rPr>
        <w:t xml:space="preserve"> command</w:t>
      </w:r>
      <w:r w:rsidR="00470958" w:rsidRPr="00B650EC">
        <w:rPr>
          <w:lang w:val="en-US"/>
        </w:rPr>
        <w:t xml:space="preserve">. </w:t>
      </w:r>
      <w:r w:rsidR="00F869D5" w:rsidRPr="00B650EC">
        <w:rPr>
          <w:lang w:val="en-US"/>
        </w:rPr>
        <w:t xml:space="preserve">Changes </w:t>
      </w:r>
      <w:r w:rsidR="00072B38" w:rsidRPr="00B650EC">
        <w:rPr>
          <w:lang w:val="en-US"/>
        </w:rPr>
        <w:t xml:space="preserve">can be </w:t>
      </w:r>
      <w:r w:rsidR="00F869D5" w:rsidRPr="00B650EC">
        <w:rPr>
          <w:lang w:val="en-US"/>
        </w:rPr>
        <w:t xml:space="preserve">received from remote repositories </w:t>
      </w:r>
      <w:r w:rsidR="00072B38" w:rsidRPr="00B650EC">
        <w:rPr>
          <w:lang w:val="en-US"/>
        </w:rPr>
        <w:t>and applied</w:t>
      </w:r>
      <w:r w:rsidR="00F869D5" w:rsidRPr="00B650EC">
        <w:rPr>
          <w:lang w:val="en-US"/>
        </w:rPr>
        <w:t xml:space="preserve"> immediately to the workspace, leading to merges / conflicts, or </w:t>
      </w:r>
      <w:r w:rsidR="00470958" w:rsidRPr="00B650EC">
        <w:rPr>
          <w:lang w:val="en-US"/>
        </w:rPr>
        <w:t xml:space="preserve">they can stay at the local repository to be </w:t>
      </w:r>
      <w:r w:rsidR="00072B38" w:rsidRPr="00B650EC">
        <w:rPr>
          <w:lang w:val="en-US"/>
        </w:rPr>
        <w:t>applied</w:t>
      </w:r>
      <w:r w:rsidR="00470958" w:rsidRPr="00B650EC">
        <w:rPr>
          <w:lang w:val="en-US"/>
        </w:rPr>
        <w:t xml:space="preserve"> later. A </w:t>
      </w:r>
      <w:r w:rsidR="00470958" w:rsidRPr="00B650EC">
        <w:rPr>
          <w:i/>
          <w:lang w:val="en-US"/>
        </w:rPr>
        <w:t xml:space="preserve">pull </w:t>
      </w:r>
      <w:r w:rsidR="00470958" w:rsidRPr="00B650EC">
        <w:rPr>
          <w:lang w:val="en-US"/>
        </w:rPr>
        <w:t xml:space="preserve">command brings the changes and applies them to </w:t>
      </w:r>
      <w:r w:rsidR="00072B38" w:rsidRPr="00B650EC">
        <w:rPr>
          <w:lang w:val="en-US"/>
        </w:rPr>
        <w:t xml:space="preserve">the </w:t>
      </w:r>
      <w:r w:rsidR="00470958" w:rsidRPr="00B650EC">
        <w:rPr>
          <w:lang w:val="en-US"/>
        </w:rPr>
        <w:t>workspace</w:t>
      </w:r>
      <w:r w:rsidR="00072B38" w:rsidRPr="00B650EC">
        <w:rPr>
          <w:lang w:val="en-US"/>
        </w:rPr>
        <w:t>. A</w:t>
      </w:r>
      <w:r w:rsidR="00470958" w:rsidRPr="00B650EC">
        <w:rPr>
          <w:lang w:val="en-US"/>
        </w:rPr>
        <w:t xml:space="preserve"> </w:t>
      </w:r>
      <w:r w:rsidR="00470958" w:rsidRPr="00B650EC">
        <w:rPr>
          <w:i/>
          <w:lang w:val="en-US"/>
        </w:rPr>
        <w:t xml:space="preserve">pull </w:t>
      </w:r>
      <w:r w:rsidR="00470958" w:rsidRPr="00B650EC">
        <w:rPr>
          <w:lang w:val="en-US"/>
        </w:rPr>
        <w:t>can be broken into two subcommands</w:t>
      </w:r>
      <w:commentRangeStart w:id="25"/>
      <w:r w:rsidR="007E5BCD" w:rsidRPr="00B650EC">
        <w:rPr>
          <w:rStyle w:val="Refdenotaderodap"/>
          <w:lang w:val="en-US"/>
        </w:rPr>
        <w:footnoteReference w:id="1"/>
      </w:r>
      <w:commentRangeEnd w:id="25"/>
      <w:r w:rsidR="008770B5" w:rsidRPr="00007D39">
        <w:rPr>
          <w:rStyle w:val="Refdecomentrio"/>
          <w:lang w:val="en-US"/>
        </w:rPr>
        <w:commentReference w:id="25"/>
      </w:r>
      <w:r w:rsidR="00470958" w:rsidRPr="00B650EC">
        <w:rPr>
          <w:lang w:val="en-US"/>
        </w:rPr>
        <w:t xml:space="preserve">: a </w:t>
      </w:r>
      <w:r w:rsidR="00470958" w:rsidRPr="00B650EC">
        <w:rPr>
          <w:i/>
          <w:lang w:val="en-US"/>
        </w:rPr>
        <w:t>fetch</w:t>
      </w:r>
      <w:r w:rsidR="00470958" w:rsidRPr="00B650EC">
        <w:rPr>
          <w:lang w:val="en-US"/>
        </w:rPr>
        <w:t xml:space="preserve"> command, that only transfers the changes to the local repository, without applying them to </w:t>
      </w:r>
      <w:r w:rsidR="00072B38" w:rsidRPr="00B650EC">
        <w:rPr>
          <w:lang w:val="en-US"/>
        </w:rPr>
        <w:t xml:space="preserve">the </w:t>
      </w:r>
      <w:r w:rsidR="00470958" w:rsidRPr="00B650EC">
        <w:rPr>
          <w:lang w:val="en-US"/>
        </w:rPr>
        <w:t xml:space="preserve">workspace, and a </w:t>
      </w:r>
      <w:r w:rsidR="00470958" w:rsidRPr="00B650EC">
        <w:rPr>
          <w:i/>
          <w:lang w:val="en-US"/>
        </w:rPr>
        <w:t>merge</w:t>
      </w:r>
      <w:r w:rsidR="00470958" w:rsidRPr="00B650EC">
        <w:rPr>
          <w:lang w:val="en-US"/>
        </w:rPr>
        <w:t xml:space="preserve"> command, which applies </w:t>
      </w:r>
      <w:r w:rsidR="00072B38" w:rsidRPr="00B650EC">
        <w:rPr>
          <w:lang w:val="en-US"/>
        </w:rPr>
        <w:t xml:space="preserve">the </w:t>
      </w:r>
      <w:r w:rsidR="00470958" w:rsidRPr="00B650EC">
        <w:rPr>
          <w:lang w:val="en-US"/>
        </w:rPr>
        <w:t xml:space="preserve">changes to </w:t>
      </w:r>
      <w:r w:rsidR="00072B38" w:rsidRPr="00B650EC">
        <w:rPr>
          <w:lang w:val="en-US"/>
        </w:rPr>
        <w:t xml:space="preserve">the </w:t>
      </w:r>
      <w:r w:rsidR="00470958" w:rsidRPr="00B650EC">
        <w:rPr>
          <w:lang w:val="en-US"/>
        </w:rPr>
        <w:t>workspace.</w:t>
      </w:r>
    </w:p>
    <w:p w14:paraId="6C4D68A5" w14:textId="77777777" w:rsidR="007E5BCD" w:rsidRPr="00B650EC" w:rsidRDefault="007E5BCD" w:rsidP="007E5BCD">
      <w:pPr>
        <w:pStyle w:val="Ttulo2"/>
        <w:rPr>
          <w:lang w:val="en-US"/>
        </w:rPr>
      </w:pPr>
      <w:bookmarkStart w:id="26" w:name="_Toc395037907"/>
      <w:r w:rsidRPr="00B650EC">
        <w:rPr>
          <w:lang w:val="en-US"/>
        </w:rPr>
        <w:t>Branching in DVCS</w:t>
      </w:r>
      <w:bookmarkEnd w:id="26"/>
    </w:p>
    <w:p w14:paraId="70B46BD0" w14:textId="257F9271" w:rsidR="004C4F28" w:rsidRPr="00B650EC" w:rsidRDefault="004C4F28" w:rsidP="007E5BCD">
      <w:pPr>
        <w:rPr>
          <w:lang w:val="en-US"/>
        </w:rPr>
      </w:pPr>
      <w:r w:rsidRPr="00B650EC">
        <w:rPr>
          <w:lang w:val="en-US"/>
        </w:rPr>
        <w:t xml:space="preserve">The commits performed in a repository are based on previous commits, thus forming a directed </w:t>
      </w:r>
      <w:r w:rsidR="00154FCF" w:rsidRPr="00B650EC">
        <w:rPr>
          <w:lang w:val="en-US"/>
        </w:rPr>
        <w:t xml:space="preserve">acyclic </w:t>
      </w:r>
      <w:r w:rsidRPr="00B650EC">
        <w:rPr>
          <w:lang w:val="en-US"/>
        </w:rPr>
        <w:t>graph</w:t>
      </w:r>
      <w:r w:rsidR="00154FCF" w:rsidRPr="00B650EC">
        <w:rPr>
          <w:lang w:val="en-US"/>
        </w:rPr>
        <w:t xml:space="preserve"> (DAG)</w:t>
      </w:r>
      <w:r w:rsidRPr="00B650EC">
        <w:rPr>
          <w:lang w:val="en-US"/>
        </w:rPr>
        <w:t>, where newer commits point to</w:t>
      </w:r>
      <w:r w:rsidR="00AF1C8B" w:rsidRPr="00B650EC">
        <w:rPr>
          <w:lang w:val="en-US"/>
        </w:rPr>
        <w:t xml:space="preserve"> older commits. </w:t>
      </w:r>
      <w:r w:rsidR="00AF1C8B" w:rsidRPr="00B650EC">
        <w:rPr>
          <w:lang w:val="en-US"/>
        </w:rPr>
        <w:fldChar w:fldCharType="begin"/>
      </w:r>
      <w:r w:rsidR="00AF1C8B" w:rsidRPr="00B650EC">
        <w:rPr>
          <w:lang w:val="en-US"/>
        </w:rPr>
        <w:instrText xml:space="preserve"> REF _Ref395003662 \h </w:instrText>
      </w:r>
      <w:r w:rsidR="00AF1C8B" w:rsidRPr="00B650EC">
        <w:rPr>
          <w:lang w:val="en-US"/>
        </w:rPr>
      </w:r>
      <w:r w:rsidR="00AF1C8B" w:rsidRPr="00B650EC">
        <w:rPr>
          <w:lang w:val="en-US"/>
        </w:rPr>
        <w:fldChar w:fldCharType="separate"/>
      </w:r>
      <w:r w:rsidR="00AF1C8B" w:rsidRPr="00B650EC">
        <w:rPr>
          <w:lang w:val="en-US"/>
        </w:rPr>
        <w:t xml:space="preserve">Figure </w:t>
      </w:r>
      <w:r w:rsidR="00AF1C8B" w:rsidRPr="00007D39">
        <w:rPr>
          <w:lang w:val="en-US"/>
        </w:rPr>
        <w:t>2</w:t>
      </w:r>
      <w:r w:rsidR="00AF1C8B" w:rsidRPr="00B650EC">
        <w:rPr>
          <w:lang w:val="en-US"/>
        </w:rPr>
        <w:fldChar w:fldCharType="end"/>
      </w:r>
      <w:r w:rsidR="00AF1C8B" w:rsidRPr="00B650EC">
        <w:rPr>
          <w:lang w:val="en-US"/>
        </w:rPr>
        <w:t xml:space="preserve"> represents a repository with three commits. Commit “3” is pointed by a label named </w:t>
      </w:r>
      <w:r w:rsidR="00AF1C8B" w:rsidRPr="00B650EC">
        <w:rPr>
          <w:i/>
          <w:lang w:val="en-US"/>
        </w:rPr>
        <w:t>master</w:t>
      </w:r>
      <w:r w:rsidR="00AF1C8B" w:rsidRPr="00B650EC">
        <w:rPr>
          <w:lang w:val="en-US"/>
        </w:rPr>
        <w:t xml:space="preserve">. As new commits arise, the </w:t>
      </w:r>
      <w:r w:rsidR="00AF1C8B" w:rsidRPr="00B650EC">
        <w:rPr>
          <w:i/>
          <w:lang w:val="en-US"/>
        </w:rPr>
        <w:t>master</w:t>
      </w:r>
      <w:r w:rsidR="00AF1C8B" w:rsidRPr="00B650EC">
        <w:rPr>
          <w:lang w:val="en-US"/>
        </w:rPr>
        <w:t xml:space="preserve"> pointer moves accordingly. </w:t>
      </w:r>
      <w:commentRangeStart w:id="27"/>
      <w:r w:rsidR="00AF1C8B" w:rsidRPr="00B650EC">
        <w:rPr>
          <w:lang w:val="en-US"/>
        </w:rPr>
        <w:t xml:space="preserve">This way, if we want to refer to the last commit in this repository, we do not need to know how many commits there are. All we have to do is ask for the </w:t>
      </w:r>
      <w:r w:rsidR="00AF1C8B" w:rsidRPr="00B650EC">
        <w:rPr>
          <w:i/>
          <w:lang w:val="en-US"/>
        </w:rPr>
        <w:t xml:space="preserve">master </w:t>
      </w:r>
      <w:r w:rsidR="00AF1C8B" w:rsidRPr="00B650EC">
        <w:rPr>
          <w:lang w:val="en-US"/>
        </w:rPr>
        <w:t>commit.</w:t>
      </w:r>
      <w:commentRangeEnd w:id="27"/>
      <w:r w:rsidR="00F77475" w:rsidRPr="00007D39">
        <w:rPr>
          <w:rStyle w:val="Refdecomentrio"/>
          <w:lang w:val="en-US"/>
        </w:rPr>
        <w:commentReference w:id="27"/>
      </w:r>
    </w:p>
    <w:p w14:paraId="5498FDBA" w14:textId="77777777" w:rsidR="007E5BCD" w:rsidRPr="00B650EC" w:rsidRDefault="004C4F28" w:rsidP="004C4F28">
      <w:pPr>
        <w:ind w:firstLine="0"/>
        <w:jc w:val="center"/>
        <w:rPr>
          <w:lang w:val="en-US"/>
        </w:rPr>
      </w:pPr>
      <w:r w:rsidRPr="00647660">
        <w:rPr>
          <w:noProof/>
          <w:lang w:eastAsia="pt-BR"/>
        </w:rPr>
        <w:drawing>
          <wp:inline distT="0" distB="0" distL="0" distR="0" wp14:anchorId="52D6CAEC" wp14:editId="1533B06E">
            <wp:extent cx="1409700" cy="855966"/>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1042" cy="862853"/>
                    </a:xfrm>
                    <a:prstGeom prst="rect">
                      <a:avLst/>
                    </a:prstGeom>
                    <a:noFill/>
                  </pic:spPr>
                </pic:pic>
              </a:graphicData>
            </a:graphic>
          </wp:inline>
        </w:drawing>
      </w:r>
    </w:p>
    <w:p w14:paraId="0C4AA975" w14:textId="77777777" w:rsidR="00AF1C8B" w:rsidRPr="00B650EC" w:rsidRDefault="00AF1C8B" w:rsidP="00AF1C8B">
      <w:pPr>
        <w:pStyle w:val="Legenda"/>
        <w:rPr>
          <w:lang w:val="en-US"/>
        </w:rPr>
      </w:pPr>
      <w:bookmarkStart w:id="28" w:name="_Ref395003662"/>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007D39">
        <w:rPr>
          <w:lang w:val="en-US"/>
        </w:rPr>
        <w:t>2</w:t>
      </w:r>
      <w:r w:rsidRPr="00B650EC">
        <w:rPr>
          <w:lang w:val="en-US"/>
        </w:rPr>
        <w:fldChar w:fldCharType="end"/>
      </w:r>
      <w:bookmarkEnd w:id="28"/>
      <w:r w:rsidRPr="00B650EC">
        <w:rPr>
          <w:lang w:val="en-US"/>
        </w:rPr>
        <w:t xml:space="preserve"> – Commits in a repository</w:t>
      </w:r>
    </w:p>
    <w:p w14:paraId="27539BA9" w14:textId="6A07ACBC" w:rsidR="00AF1C8B" w:rsidRPr="00B650EC" w:rsidRDefault="00AF1C8B" w:rsidP="00AF1C8B">
      <w:pPr>
        <w:rPr>
          <w:lang w:val="en-US"/>
        </w:rPr>
      </w:pPr>
      <w:r w:rsidRPr="00B650EC">
        <w:rPr>
          <w:lang w:val="en-US"/>
        </w:rPr>
        <w:t xml:space="preserve">This linear development is </w:t>
      </w:r>
      <w:r w:rsidR="00F77475" w:rsidRPr="00B650EC">
        <w:rPr>
          <w:lang w:val="en-US"/>
        </w:rPr>
        <w:t>not frequent</w:t>
      </w:r>
      <w:r w:rsidRPr="00B650EC">
        <w:rPr>
          <w:lang w:val="en-US"/>
        </w:rPr>
        <w:t xml:space="preserve"> in real repositories, for a number of reasons, such as supporting multiple releases of the same software, trying new technologies that might be included in future versions or fixing multiple bugs in parallel</w:t>
      </w:r>
      <w:r w:rsidR="001B14BA" w:rsidRPr="00B650EC">
        <w:rPr>
          <w:rStyle w:val="Refdenotaderodap"/>
          <w:lang w:val="en-US"/>
        </w:rPr>
        <w:footnoteReference w:id="2"/>
      </w:r>
      <w:r w:rsidRPr="00B650EC">
        <w:rPr>
          <w:lang w:val="en-US"/>
        </w:rPr>
        <w:t>.</w:t>
      </w:r>
      <w:r w:rsidR="009966D8" w:rsidRPr="00B650EC">
        <w:rPr>
          <w:lang w:val="en-US"/>
        </w:rPr>
        <w:t xml:space="preserve"> In such cases, it is common use </w:t>
      </w:r>
      <w:r w:rsidR="009966D8" w:rsidRPr="00B650EC">
        <w:rPr>
          <w:i/>
          <w:lang w:val="en-US"/>
        </w:rPr>
        <w:t>branch</w:t>
      </w:r>
      <w:r w:rsidR="00F77475" w:rsidRPr="00B650EC">
        <w:rPr>
          <w:i/>
          <w:lang w:val="en-US"/>
        </w:rPr>
        <w:t>es</w:t>
      </w:r>
      <w:r w:rsidR="00F77475" w:rsidRPr="00B650EC">
        <w:rPr>
          <w:lang w:val="en-US"/>
        </w:rPr>
        <w:t>,</w:t>
      </w:r>
      <w:r w:rsidR="009966D8" w:rsidRPr="00B650EC">
        <w:rPr>
          <w:lang w:val="en-US"/>
        </w:rPr>
        <w:t xml:space="preserve"> which </w:t>
      </w:r>
      <w:r w:rsidR="00F77475" w:rsidRPr="00B650EC">
        <w:rPr>
          <w:lang w:val="en-US"/>
        </w:rPr>
        <w:t>are</w:t>
      </w:r>
      <w:r w:rsidR="009966D8" w:rsidRPr="00B650EC">
        <w:rPr>
          <w:lang w:val="en-US"/>
        </w:rPr>
        <w:t xml:space="preserve">, according to </w:t>
      </w:r>
      <w:ins w:id="30" w:author="Cristiano Cesario" w:date="2014-08-16T15:46:00Z">
        <w:r w:rsidR="00007D39">
          <w:rPr>
            <w:lang w:val="en-US"/>
          </w:rPr>
          <w:t xml:space="preserve">LEON </w:t>
        </w:r>
      </w:ins>
      <w:r w:rsidR="009966D8" w:rsidRPr="00B650EC">
        <w:rPr>
          <w:lang w:val="en-US"/>
        </w:rPr>
        <w:fldChar w:fldCharType="begin"/>
      </w:r>
      <w:ins w:id="31" w:author="Cristiano Cesario" w:date="2014-08-16T15:46:00Z">
        <w:r w:rsidR="00007D39">
          <w:rPr>
            <w:lang w:val="en-US"/>
          </w:rPr>
          <w:instrText xml:space="preserve"> ADDIN ZOTERO_ITEM {"citationID":"A0Z997ET","properties":{"formattedCitation":"(2004)","plainCitation":"(2004)"},"citationItems":[{"id":1042,"uris":["http://zotero.org/users/892576/items/2CQKFGU8"],"uri":["http://zotero.org/users/892576/items/2CQKFGU8"],"suppress-author":true}]} </w:instrText>
        </w:r>
      </w:ins>
      <w:del w:id="32" w:author="Cristiano Cesario" w:date="2014-08-16T15:46:00Z">
        <w:r w:rsidR="009966D8" w:rsidRPr="00B650EC" w:rsidDel="00007D39">
          <w:rPr>
            <w:lang w:val="en-US"/>
          </w:rPr>
          <w:delInstrText xml:space="preserve"> ADDIN ZOTERO_ITEM {"citationID":"2dr2von7vq","properties":{"formattedCitation":"(LEON, 2004)","plainCitation":"(LEON, 2004)"},"citationItems":[{"id":1042,"uris":["http://zotero.org/users/892576/items/2CQKFGU8"],"uri":["http://zotero.org/users/892576/items/2CQKFGU8"]}]} </w:delInstrText>
        </w:r>
      </w:del>
      <w:r w:rsidR="009966D8" w:rsidRPr="00B650EC">
        <w:rPr>
          <w:lang w:val="en-US"/>
        </w:rPr>
        <w:fldChar w:fldCharType="separate"/>
      </w:r>
      <w:ins w:id="33" w:author="Cristiano Cesario" w:date="2014-08-16T15:46:00Z">
        <w:r w:rsidR="00007D39" w:rsidRPr="00007D39">
          <w:rPr>
            <w:rFonts w:cs="Times New Roman"/>
            <w:lang w:val="en-US"/>
            <w:rPrChange w:id="34" w:author="Cristiano Cesario" w:date="2014-08-16T15:46:00Z">
              <w:rPr>
                <w:rFonts w:cs="Times New Roman"/>
              </w:rPr>
            </w:rPrChange>
          </w:rPr>
          <w:t>(2004)</w:t>
        </w:r>
      </w:ins>
      <w:del w:id="35" w:author="Cristiano Cesario" w:date="2014-08-16T15:46:00Z">
        <w:r w:rsidR="009966D8" w:rsidRPr="00007D39" w:rsidDel="00007D39">
          <w:rPr>
            <w:lang w:val="en-US"/>
          </w:rPr>
          <w:delText>(LEON, 2004)</w:delText>
        </w:r>
      </w:del>
      <w:r w:rsidR="009966D8" w:rsidRPr="00B650EC">
        <w:rPr>
          <w:lang w:val="en-US"/>
        </w:rPr>
        <w:fldChar w:fldCharType="end"/>
      </w:r>
      <w:r w:rsidR="009966D8" w:rsidRPr="00B650EC">
        <w:rPr>
          <w:lang w:val="en-US"/>
        </w:rPr>
        <w:t>, “a deviation from the main development line for an item”.</w:t>
      </w:r>
    </w:p>
    <w:p w14:paraId="4D877809" w14:textId="5203AE2F" w:rsidR="009966D8" w:rsidRPr="00B650EC" w:rsidRDefault="009966D8" w:rsidP="00AF1C8B">
      <w:pPr>
        <w:rPr>
          <w:lang w:val="en-US"/>
        </w:rPr>
      </w:pPr>
      <w:r w:rsidRPr="00B650EC">
        <w:rPr>
          <w:lang w:val="en-US"/>
        </w:rPr>
        <w:t>Suppose that a bug is found in a software</w:t>
      </w:r>
      <w:r w:rsidR="00C667E8" w:rsidRPr="00B650EC">
        <w:rPr>
          <w:lang w:val="en-US"/>
        </w:rPr>
        <w:t xml:space="preserve"> product</w:t>
      </w:r>
      <w:r w:rsidRPr="00B650EC">
        <w:rPr>
          <w:lang w:val="en-US"/>
        </w:rPr>
        <w:t xml:space="preserve"> during tests. The test team creates issue 55</w:t>
      </w:r>
      <w:r w:rsidR="00C667E8" w:rsidRPr="00B650EC">
        <w:rPr>
          <w:lang w:val="en-US"/>
        </w:rPr>
        <w:t>, asking the</w:t>
      </w:r>
      <w:r w:rsidRPr="00B650EC">
        <w:rPr>
          <w:lang w:val="en-US"/>
        </w:rPr>
        <w:t xml:space="preserve"> development team</w:t>
      </w:r>
      <w:r w:rsidR="00C667E8" w:rsidRPr="00B650EC">
        <w:rPr>
          <w:lang w:val="en-US"/>
        </w:rPr>
        <w:t xml:space="preserve"> to fix the bug</w:t>
      </w:r>
      <w:r w:rsidRPr="00B650EC">
        <w:rPr>
          <w:lang w:val="en-US"/>
        </w:rPr>
        <w:t xml:space="preserve">. The development team verifies that the software </w:t>
      </w:r>
      <w:r w:rsidR="00C667E8" w:rsidRPr="00B650EC">
        <w:rPr>
          <w:lang w:val="en-US"/>
        </w:rPr>
        <w:t xml:space="preserve">version </w:t>
      </w:r>
      <w:r w:rsidRPr="00B650EC">
        <w:rPr>
          <w:lang w:val="en-US"/>
        </w:rPr>
        <w:t xml:space="preserve">being tested corresponds to commit #3, but the bug will take a considerable time to be </w:t>
      </w:r>
      <w:r w:rsidR="00C667E8" w:rsidRPr="00B650EC">
        <w:rPr>
          <w:lang w:val="en-US"/>
        </w:rPr>
        <w:t xml:space="preserve">fixed </w:t>
      </w:r>
      <w:r w:rsidRPr="00B650EC">
        <w:rPr>
          <w:lang w:val="en-US"/>
        </w:rPr>
        <w:t xml:space="preserve">and the development cannot stop </w:t>
      </w:r>
      <w:r w:rsidR="00C667E8" w:rsidRPr="00B650EC">
        <w:rPr>
          <w:lang w:val="en-US"/>
        </w:rPr>
        <w:t xml:space="preserve">waiting for </w:t>
      </w:r>
      <w:r w:rsidRPr="00B650EC">
        <w:rPr>
          <w:lang w:val="en-US"/>
        </w:rPr>
        <w:t xml:space="preserve">the bug </w:t>
      </w:r>
      <w:r w:rsidR="00C667E8" w:rsidRPr="00B650EC">
        <w:rPr>
          <w:lang w:val="en-US"/>
        </w:rPr>
        <w:t>fix</w:t>
      </w:r>
      <w:r w:rsidRPr="00B650EC">
        <w:rPr>
          <w:lang w:val="en-US"/>
        </w:rPr>
        <w:t xml:space="preserve">. A branch named “issue55” </w:t>
      </w:r>
      <w:r w:rsidR="00C667E8" w:rsidRPr="00B650EC">
        <w:rPr>
          <w:lang w:val="en-US"/>
        </w:rPr>
        <w:t xml:space="preserve">is </w:t>
      </w:r>
      <w:r w:rsidRPr="00B650EC">
        <w:rPr>
          <w:lang w:val="en-US"/>
        </w:rPr>
        <w:t>then created, pointing to commit #3 (</w:t>
      </w:r>
      <w:r w:rsidR="00EF6505" w:rsidRPr="00B650EC">
        <w:rPr>
          <w:lang w:val="en-US"/>
        </w:rPr>
        <w:fldChar w:fldCharType="begin"/>
      </w:r>
      <w:r w:rsidR="00EF6505" w:rsidRPr="00B650EC">
        <w:rPr>
          <w:lang w:val="en-US"/>
        </w:rPr>
        <w:instrText xml:space="preserve"> REF _Ref395012070 \h </w:instrText>
      </w:r>
      <w:r w:rsidR="00EF6505" w:rsidRPr="00B650EC">
        <w:rPr>
          <w:lang w:val="en-US"/>
        </w:rPr>
      </w:r>
      <w:r w:rsidR="00EF6505" w:rsidRPr="00B650EC">
        <w:rPr>
          <w:lang w:val="en-US"/>
        </w:rPr>
        <w:fldChar w:fldCharType="separate"/>
      </w:r>
      <w:r w:rsidR="00EF6505" w:rsidRPr="00B650EC">
        <w:rPr>
          <w:lang w:val="en-US"/>
        </w:rPr>
        <w:t>Figure 3</w:t>
      </w:r>
      <w:r w:rsidR="00EF6505" w:rsidRPr="00B650EC">
        <w:rPr>
          <w:lang w:val="en-US"/>
        </w:rPr>
        <w:fldChar w:fldCharType="end"/>
      </w:r>
      <w:r w:rsidR="00EF6505" w:rsidRPr="00B650EC">
        <w:rPr>
          <w:lang w:val="en-US"/>
        </w:rPr>
        <w:t>.a). At this moment, development can occur in parallel, with commits #5 and #7 being made to branch “issue55” and commits #4 and #6 being made to branch “master”</w:t>
      </w:r>
      <w:r w:rsidR="00A45400" w:rsidRPr="00B650EC">
        <w:rPr>
          <w:lang w:val="en-US"/>
        </w:rPr>
        <w:t xml:space="preserve"> (</w:t>
      </w:r>
      <w:r w:rsidR="00EF6505" w:rsidRPr="00B650EC">
        <w:rPr>
          <w:lang w:val="en-US"/>
        </w:rPr>
        <w:fldChar w:fldCharType="begin"/>
      </w:r>
      <w:r w:rsidR="00EF6505" w:rsidRPr="00B650EC">
        <w:rPr>
          <w:lang w:val="en-US"/>
        </w:rPr>
        <w:instrText xml:space="preserve"> REF _Ref395012070 \h </w:instrText>
      </w:r>
      <w:r w:rsidR="00EF6505" w:rsidRPr="00B650EC">
        <w:rPr>
          <w:lang w:val="en-US"/>
        </w:rPr>
      </w:r>
      <w:r w:rsidR="00EF6505" w:rsidRPr="00B650EC">
        <w:rPr>
          <w:lang w:val="en-US"/>
        </w:rPr>
        <w:fldChar w:fldCharType="separate"/>
      </w:r>
      <w:r w:rsidR="00EF6505" w:rsidRPr="00B650EC">
        <w:rPr>
          <w:lang w:val="en-US"/>
        </w:rPr>
        <w:t>Figure 3</w:t>
      </w:r>
      <w:r w:rsidR="00EF6505" w:rsidRPr="00B650EC">
        <w:rPr>
          <w:lang w:val="en-US"/>
        </w:rPr>
        <w:fldChar w:fldCharType="end"/>
      </w:r>
      <w:r w:rsidR="00EF6505" w:rsidRPr="00B650EC">
        <w:rPr>
          <w:lang w:val="en-US"/>
        </w:rPr>
        <w:t>.b</w:t>
      </w:r>
      <w:r w:rsidR="00A45400" w:rsidRPr="00B650EC">
        <w:rPr>
          <w:lang w:val="en-US"/>
        </w:rPr>
        <w:t>)</w:t>
      </w:r>
      <w:r w:rsidR="00EF6505" w:rsidRPr="00B650EC">
        <w:rPr>
          <w:lang w:val="en-US"/>
        </w:rPr>
        <w:t xml:space="preserve">. Finally, the team decides </w:t>
      </w:r>
      <w:r w:rsidR="00A45400" w:rsidRPr="00B650EC">
        <w:rPr>
          <w:lang w:val="en-US"/>
        </w:rPr>
        <w:t xml:space="preserve">to merge </w:t>
      </w:r>
      <w:r w:rsidR="00EF6505" w:rsidRPr="00B650EC">
        <w:rPr>
          <w:lang w:val="en-US"/>
        </w:rPr>
        <w:t xml:space="preserve">the fix to issue #55 </w:t>
      </w:r>
      <w:r w:rsidR="00A45400" w:rsidRPr="00B650EC">
        <w:rPr>
          <w:lang w:val="en-US"/>
        </w:rPr>
        <w:t>into the “master” branch</w:t>
      </w:r>
      <w:r w:rsidR="00EF6505" w:rsidRPr="00B650EC">
        <w:rPr>
          <w:lang w:val="en-US"/>
        </w:rPr>
        <w:t>, generating commit #8</w:t>
      </w:r>
      <w:r w:rsidR="00A45400" w:rsidRPr="00B650EC">
        <w:rPr>
          <w:lang w:val="en-US"/>
        </w:rPr>
        <w:t xml:space="preserve"> (</w:t>
      </w:r>
      <w:r w:rsidR="00A45400" w:rsidRPr="00B650EC">
        <w:rPr>
          <w:lang w:val="en-US"/>
        </w:rPr>
        <w:fldChar w:fldCharType="begin"/>
      </w:r>
      <w:r w:rsidR="00A45400" w:rsidRPr="00B650EC">
        <w:rPr>
          <w:lang w:val="en-US"/>
        </w:rPr>
        <w:instrText xml:space="preserve"> REF _Ref395012070 \h </w:instrText>
      </w:r>
      <w:r w:rsidR="00A45400" w:rsidRPr="00B650EC">
        <w:rPr>
          <w:lang w:val="en-US"/>
        </w:rPr>
      </w:r>
      <w:r w:rsidR="00A45400" w:rsidRPr="00B650EC">
        <w:rPr>
          <w:lang w:val="en-US"/>
        </w:rPr>
        <w:fldChar w:fldCharType="separate"/>
      </w:r>
      <w:r w:rsidR="00A45400" w:rsidRPr="00B650EC">
        <w:rPr>
          <w:lang w:val="en-US"/>
        </w:rPr>
        <w:t xml:space="preserve">Figure </w:t>
      </w:r>
      <w:r w:rsidR="00A45400" w:rsidRPr="00007D39">
        <w:rPr>
          <w:lang w:val="en-US"/>
        </w:rPr>
        <w:t>3</w:t>
      </w:r>
      <w:r w:rsidR="00A45400" w:rsidRPr="00B650EC">
        <w:rPr>
          <w:lang w:val="en-US"/>
        </w:rPr>
        <w:fldChar w:fldCharType="end"/>
      </w:r>
      <w:r w:rsidR="00A45400" w:rsidRPr="00B650EC">
        <w:rPr>
          <w:lang w:val="en-US"/>
        </w:rPr>
        <w:t>.c)</w:t>
      </w:r>
      <w:r w:rsidR="00EF6505" w:rsidRPr="00B650EC">
        <w:rPr>
          <w:lang w:val="en-US"/>
        </w:rPr>
        <w:t>.</w:t>
      </w:r>
    </w:p>
    <w:p w14:paraId="6114E2B6" w14:textId="77777777" w:rsidR="009966D8" w:rsidRPr="00B650EC" w:rsidRDefault="00EF6505" w:rsidP="009966D8">
      <w:pPr>
        <w:ind w:firstLine="0"/>
        <w:jc w:val="center"/>
        <w:rPr>
          <w:lang w:val="en-US"/>
        </w:rPr>
      </w:pPr>
      <w:r w:rsidRPr="00647660">
        <w:rPr>
          <w:noProof/>
          <w:lang w:eastAsia="pt-BR"/>
        </w:rPr>
        <w:drawing>
          <wp:inline distT="0" distB="0" distL="0" distR="0" wp14:anchorId="7B0426A0" wp14:editId="694AD0F1">
            <wp:extent cx="5710555" cy="1738347"/>
            <wp:effectExtent l="0" t="0" r="444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942" cy="1745771"/>
                    </a:xfrm>
                    <a:prstGeom prst="rect">
                      <a:avLst/>
                    </a:prstGeom>
                    <a:noFill/>
                  </pic:spPr>
                </pic:pic>
              </a:graphicData>
            </a:graphic>
          </wp:inline>
        </w:drawing>
      </w:r>
    </w:p>
    <w:p w14:paraId="794A3A1A" w14:textId="77777777" w:rsidR="009966D8" w:rsidRPr="00B650EC" w:rsidRDefault="009966D8" w:rsidP="009966D8">
      <w:pPr>
        <w:pStyle w:val="Legenda"/>
        <w:rPr>
          <w:lang w:val="en-US"/>
        </w:rPr>
      </w:pPr>
      <w:bookmarkStart w:id="36" w:name="_Ref395012070"/>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007D39">
        <w:rPr>
          <w:lang w:val="en-US"/>
        </w:rPr>
        <w:t>3</w:t>
      </w:r>
      <w:r w:rsidRPr="00B650EC">
        <w:rPr>
          <w:lang w:val="en-US"/>
        </w:rPr>
        <w:fldChar w:fldCharType="end"/>
      </w:r>
      <w:bookmarkEnd w:id="36"/>
      <w:r w:rsidR="00EF6505" w:rsidRPr="00B650EC">
        <w:rPr>
          <w:lang w:val="en-US"/>
        </w:rPr>
        <w:t xml:space="preserve"> – Branch “issue55” is created and development occurs in parallel</w:t>
      </w:r>
    </w:p>
    <w:p w14:paraId="2FA3FD6B" w14:textId="525823D4" w:rsidR="009966D8" w:rsidRPr="00B650EC" w:rsidRDefault="00EF6505" w:rsidP="00AF1C8B">
      <w:pPr>
        <w:rPr>
          <w:lang w:val="en-US"/>
        </w:rPr>
      </w:pPr>
      <w:r w:rsidRPr="00B650EC">
        <w:rPr>
          <w:lang w:val="en-US"/>
        </w:rPr>
        <w:t xml:space="preserve">This is a scenario where </w:t>
      </w:r>
      <w:commentRangeStart w:id="37"/>
      <w:r w:rsidRPr="00B650EC">
        <w:rPr>
          <w:lang w:val="en-US"/>
        </w:rPr>
        <w:t xml:space="preserve">we </w:t>
      </w:r>
      <w:commentRangeEnd w:id="37"/>
      <w:r w:rsidR="00A45400" w:rsidRPr="00CD144F">
        <w:rPr>
          <w:rStyle w:val="Refdecomentrio"/>
          <w:lang w:val="en-US"/>
        </w:rPr>
        <w:commentReference w:id="37"/>
      </w:r>
      <w:r w:rsidRPr="00B650EC">
        <w:rPr>
          <w:lang w:val="en-US"/>
        </w:rPr>
        <w:t>experience</w:t>
      </w:r>
      <w:r w:rsidR="00BF2E8A" w:rsidRPr="00B650EC">
        <w:rPr>
          <w:lang w:val="en-US"/>
        </w:rPr>
        <w:t xml:space="preserve"> the usage of </w:t>
      </w:r>
      <w:r w:rsidRPr="00B650EC">
        <w:rPr>
          <w:i/>
          <w:lang w:val="en-US"/>
        </w:rPr>
        <w:t>explicit branch</w:t>
      </w:r>
      <w:r w:rsidR="00BF2E8A" w:rsidRPr="00B650EC">
        <w:rPr>
          <w:i/>
          <w:lang w:val="en-US"/>
        </w:rPr>
        <w:t>es</w:t>
      </w:r>
      <w:r w:rsidRPr="00B650EC">
        <w:rPr>
          <w:lang w:val="en-US"/>
        </w:rPr>
        <w:t xml:space="preserve">, </w:t>
      </w:r>
      <w:r w:rsidR="00BF2E8A" w:rsidRPr="00B650EC">
        <w:rPr>
          <w:lang w:val="en-US"/>
        </w:rPr>
        <w:t>i.e.,</w:t>
      </w:r>
      <w:r w:rsidRPr="00B650EC">
        <w:rPr>
          <w:lang w:val="en-US"/>
        </w:rPr>
        <w:t xml:space="preserve"> </w:t>
      </w:r>
      <w:r w:rsidR="00BF2E8A" w:rsidRPr="00B650EC">
        <w:rPr>
          <w:lang w:val="en-US"/>
        </w:rPr>
        <w:t xml:space="preserve">a scenario where </w:t>
      </w:r>
      <w:r w:rsidRPr="00B650EC">
        <w:rPr>
          <w:lang w:val="en-US"/>
        </w:rPr>
        <w:t>one explicitly creat</w:t>
      </w:r>
      <w:r w:rsidR="00BF2E8A" w:rsidRPr="00B650EC">
        <w:rPr>
          <w:lang w:val="en-US"/>
        </w:rPr>
        <w:t xml:space="preserve">es a branch to perform some work. However, when using DVCS, there are other situations where branches </w:t>
      </w:r>
      <w:r w:rsidR="0020091E" w:rsidRPr="00B650EC">
        <w:rPr>
          <w:lang w:val="en-US"/>
        </w:rPr>
        <w:t>arise implicitly</w:t>
      </w:r>
      <w:r w:rsidR="00BF2E8A" w:rsidRPr="00B650EC">
        <w:rPr>
          <w:lang w:val="en-US"/>
        </w:rPr>
        <w:t xml:space="preserve">. In these situations, one does not explicitly asks to create a new branch, but the branch concept is used anyway. We refer to branches that are no created explicitly as </w:t>
      </w:r>
      <w:r w:rsidR="00BF2E8A" w:rsidRPr="00B650EC">
        <w:rPr>
          <w:i/>
          <w:lang w:val="en-US"/>
        </w:rPr>
        <w:t>implicit branches</w:t>
      </w:r>
      <w:r w:rsidR="00BF2E8A" w:rsidRPr="00B650EC">
        <w:rPr>
          <w:lang w:val="en-US"/>
        </w:rPr>
        <w:t>. The next sections will show some situations where this occurs.</w:t>
      </w:r>
    </w:p>
    <w:p w14:paraId="413DC305" w14:textId="77777777" w:rsidR="00BF2E8A" w:rsidRPr="00B650EC" w:rsidRDefault="00244FDB" w:rsidP="00BF2E8A">
      <w:pPr>
        <w:pStyle w:val="Ttulo3"/>
        <w:rPr>
          <w:lang w:val="en-US"/>
        </w:rPr>
      </w:pPr>
      <w:bookmarkStart w:id="38" w:name="_Toc395037908"/>
      <w:commentRangeStart w:id="39"/>
      <w:r w:rsidRPr="00B650EC">
        <w:rPr>
          <w:lang w:val="en-US"/>
        </w:rPr>
        <w:t xml:space="preserve">Cloning </w:t>
      </w:r>
      <w:commentRangeEnd w:id="39"/>
      <w:r w:rsidR="00EC00DF" w:rsidRPr="00CD144F">
        <w:rPr>
          <w:rStyle w:val="Refdecomentrio"/>
          <w:rFonts w:eastAsiaTheme="minorHAnsi" w:cstheme="minorBidi"/>
          <w:b w:val="0"/>
          <w:bCs w:val="0"/>
          <w:caps w:val="0"/>
          <w:lang w:val="en-US"/>
        </w:rPr>
        <w:commentReference w:id="39"/>
      </w:r>
      <w:r w:rsidRPr="00B650EC">
        <w:rPr>
          <w:lang w:val="en-US"/>
        </w:rPr>
        <w:t>a repository</w:t>
      </w:r>
      <w:bookmarkEnd w:id="38"/>
    </w:p>
    <w:p w14:paraId="796F65CA" w14:textId="5A7F1A9A" w:rsidR="004B5F82" w:rsidRPr="00B650EC" w:rsidRDefault="00BF2E8A" w:rsidP="00BF2E8A">
      <w:pPr>
        <w:rPr>
          <w:lang w:val="en-US"/>
        </w:rPr>
      </w:pPr>
      <w:r w:rsidRPr="00B650EC">
        <w:rPr>
          <w:lang w:val="en-US"/>
        </w:rPr>
        <w:t xml:space="preserve">Suppose a repository like the one shown in </w:t>
      </w:r>
      <w:r w:rsidRPr="00B650EC">
        <w:rPr>
          <w:lang w:val="en-US"/>
        </w:rPr>
        <w:fldChar w:fldCharType="begin"/>
      </w:r>
      <w:r w:rsidRPr="00B650EC">
        <w:rPr>
          <w:lang w:val="en-US"/>
        </w:rPr>
        <w:instrText xml:space="preserve"> REF _Ref395003662 \h </w:instrText>
      </w:r>
      <w:r w:rsidRPr="00B650EC">
        <w:rPr>
          <w:lang w:val="en-US"/>
        </w:rPr>
      </w:r>
      <w:r w:rsidRPr="00B650EC">
        <w:rPr>
          <w:lang w:val="en-US"/>
        </w:rPr>
        <w:fldChar w:fldCharType="separate"/>
      </w:r>
      <w:r w:rsidRPr="00B650EC">
        <w:rPr>
          <w:lang w:val="en-US"/>
        </w:rPr>
        <w:t>Figure 2</w:t>
      </w:r>
      <w:r w:rsidRPr="00B650EC">
        <w:rPr>
          <w:lang w:val="en-US"/>
        </w:rPr>
        <w:fldChar w:fldCharType="end"/>
      </w:r>
      <w:r w:rsidRPr="00B650EC">
        <w:rPr>
          <w:lang w:val="en-US"/>
        </w:rPr>
        <w:t>.</w:t>
      </w:r>
      <w:r w:rsidRPr="00B650EC">
        <w:rPr>
          <w:lang w:val="en-US"/>
        </w:rPr>
        <w:tab/>
        <w:t>At this point, clones A, B</w:t>
      </w:r>
      <w:r w:rsidR="00317085" w:rsidRPr="00B650EC">
        <w:rPr>
          <w:lang w:val="en-US"/>
        </w:rPr>
        <w:t>,</w:t>
      </w:r>
      <w:r w:rsidRPr="00B650EC">
        <w:rPr>
          <w:lang w:val="en-US"/>
        </w:rPr>
        <w:t xml:space="preserve"> and C are created by different developers</w:t>
      </w:r>
      <w:r w:rsidR="001B14BA" w:rsidRPr="00B650EC">
        <w:rPr>
          <w:lang w:val="en-US"/>
        </w:rPr>
        <w:t xml:space="preserve">, as shown in </w:t>
      </w:r>
      <w:r w:rsidR="001B14BA" w:rsidRPr="00B650EC">
        <w:rPr>
          <w:lang w:val="en-US"/>
        </w:rPr>
        <w:fldChar w:fldCharType="begin"/>
      </w:r>
      <w:r w:rsidR="001B14BA" w:rsidRPr="00B650EC">
        <w:rPr>
          <w:lang w:val="en-US"/>
        </w:rPr>
        <w:instrText xml:space="preserve"> REF _Ref395014155 \h </w:instrText>
      </w:r>
      <w:r w:rsidR="001B14BA" w:rsidRPr="00B650EC">
        <w:rPr>
          <w:lang w:val="en-US"/>
        </w:rPr>
      </w:r>
      <w:r w:rsidR="001B14BA" w:rsidRPr="00B650EC">
        <w:rPr>
          <w:lang w:val="en-US"/>
        </w:rPr>
        <w:fldChar w:fldCharType="separate"/>
      </w:r>
      <w:r w:rsidR="001B14BA" w:rsidRPr="00B650EC">
        <w:rPr>
          <w:lang w:val="en-US"/>
        </w:rPr>
        <w:t>Figure 4</w:t>
      </w:r>
      <w:r w:rsidR="001B14BA" w:rsidRPr="00B650EC">
        <w:rPr>
          <w:lang w:val="en-US"/>
        </w:rPr>
        <w:fldChar w:fldCharType="end"/>
      </w:r>
      <w:r w:rsidR="001B14BA" w:rsidRPr="00B650EC">
        <w:rPr>
          <w:lang w:val="en-US"/>
        </w:rPr>
        <w:t>, where the first three commits are the</w:t>
      </w:r>
      <w:r w:rsidR="00FE1F80" w:rsidRPr="00B650EC">
        <w:rPr>
          <w:lang w:val="en-US"/>
        </w:rPr>
        <w:t xml:space="preserve"> same in all of them, </w:t>
      </w:r>
      <w:commentRangeStart w:id="40"/>
      <w:r w:rsidR="00FE1F80" w:rsidRPr="00B650EC">
        <w:rPr>
          <w:lang w:val="en-US"/>
        </w:rPr>
        <w:t xml:space="preserve">but other </w:t>
      </w:r>
      <w:r w:rsidR="001B14BA" w:rsidRPr="00B650EC">
        <w:rPr>
          <w:lang w:val="en-US"/>
        </w:rPr>
        <w:t xml:space="preserve"> </w:t>
      </w:r>
      <w:commentRangeEnd w:id="40"/>
      <w:r w:rsidR="00317085" w:rsidRPr="00CD144F">
        <w:rPr>
          <w:rStyle w:val="Refdecomentrio"/>
          <w:lang w:val="en-US"/>
        </w:rPr>
        <w:commentReference w:id="40"/>
      </w:r>
      <w:r w:rsidR="001B14BA" w:rsidRPr="00B650EC">
        <w:rPr>
          <w:lang w:val="en-US"/>
        </w:rPr>
        <w:t xml:space="preserve">As discussed in Section </w:t>
      </w:r>
      <w:r w:rsidR="001B14BA" w:rsidRPr="00B650EC">
        <w:rPr>
          <w:lang w:val="en-US"/>
        </w:rPr>
        <w:fldChar w:fldCharType="begin"/>
      </w:r>
      <w:r w:rsidR="001B14BA" w:rsidRPr="00B650EC">
        <w:rPr>
          <w:lang w:val="en-US"/>
        </w:rPr>
        <w:instrText xml:space="preserve"> REF _Ref394512546 \r \h </w:instrText>
      </w:r>
      <w:r w:rsidR="001B14BA" w:rsidRPr="00B650EC">
        <w:rPr>
          <w:lang w:val="en-US"/>
        </w:rPr>
      </w:r>
      <w:r w:rsidR="001B14BA" w:rsidRPr="00B650EC">
        <w:rPr>
          <w:lang w:val="en-US"/>
        </w:rPr>
        <w:fldChar w:fldCharType="separate"/>
      </w:r>
      <w:r w:rsidR="001B14BA" w:rsidRPr="00B650EC">
        <w:rPr>
          <w:lang w:val="en-US"/>
        </w:rPr>
        <w:t>1.2</w:t>
      </w:r>
      <w:r w:rsidR="001B14BA" w:rsidRPr="00B650EC">
        <w:rPr>
          <w:lang w:val="en-US"/>
        </w:rPr>
        <w:fldChar w:fldCharType="end"/>
      </w:r>
      <w:r w:rsidR="001B14BA" w:rsidRPr="00B650EC">
        <w:rPr>
          <w:lang w:val="en-US"/>
        </w:rPr>
        <w:t>, each clone is a complete repository</w:t>
      </w:r>
      <w:r w:rsidR="00317085" w:rsidRPr="00B650EC">
        <w:rPr>
          <w:lang w:val="en-US"/>
        </w:rPr>
        <w:t xml:space="preserve"> copy</w:t>
      </w:r>
      <w:r w:rsidR="001B14BA" w:rsidRPr="00B650EC">
        <w:rPr>
          <w:lang w:val="en-US"/>
        </w:rPr>
        <w:t xml:space="preserve">, independent from the other clones, </w:t>
      </w:r>
      <w:r w:rsidR="006650EA" w:rsidRPr="00B650EC">
        <w:rPr>
          <w:lang w:val="en-US"/>
        </w:rPr>
        <w:t xml:space="preserve">enabling parallel development. </w:t>
      </w:r>
      <w:r w:rsidR="00FE1F80" w:rsidRPr="00B650EC">
        <w:rPr>
          <w:lang w:val="en-US"/>
        </w:rPr>
        <w:t xml:space="preserve">We thus can see each clone as a </w:t>
      </w:r>
      <w:commentRangeStart w:id="41"/>
      <w:r w:rsidR="00800E2A" w:rsidRPr="00B650EC">
        <w:rPr>
          <w:lang w:val="en-US"/>
        </w:rPr>
        <w:t xml:space="preserve">fork </w:t>
      </w:r>
      <w:commentRangeEnd w:id="41"/>
      <w:r w:rsidR="00800E2A" w:rsidRPr="00CD144F">
        <w:rPr>
          <w:rStyle w:val="Refdecomentrio"/>
          <w:lang w:val="en-US"/>
        </w:rPr>
        <w:commentReference w:id="41"/>
      </w:r>
      <w:r w:rsidR="00FE1F80" w:rsidRPr="00B650EC">
        <w:rPr>
          <w:lang w:val="en-US"/>
        </w:rPr>
        <w:t xml:space="preserve">of the original repository. </w:t>
      </w:r>
      <w:r w:rsidR="004B5F82" w:rsidRPr="00B650EC">
        <w:rPr>
          <w:lang w:val="en-US"/>
        </w:rPr>
        <w:t xml:space="preserve">The colors in the commits are used to identify the clone where that commit was originally done. The numbers identifying each commit are used for the sake of this example, but commits are not necessarily identified by a sequential number. For example, in Git, commits are identified by a hash </w:t>
      </w:r>
      <w:r w:rsidR="00800E2A" w:rsidRPr="00B650EC">
        <w:rPr>
          <w:lang w:val="en-US"/>
        </w:rPr>
        <w:t>code of</w:t>
      </w:r>
      <w:r w:rsidR="004B5F82" w:rsidRPr="00B650EC">
        <w:rPr>
          <w:lang w:val="en-US"/>
        </w:rPr>
        <w:t xml:space="preserve"> 40 hexadecimal digits.</w:t>
      </w:r>
    </w:p>
    <w:p w14:paraId="41A0E175" w14:textId="77777777" w:rsidR="00BF2E8A" w:rsidRPr="00B650EC" w:rsidRDefault="00A363FF" w:rsidP="00C663E5">
      <w:pPr>
        <w:ind w:firstLine="0"/>
        <w:jc w:val="center"/>
        <w:rPr>
          <w:lang w:val="en-US"/>
        </w:rPr>
      </w:pPr>
      <w:r w:rsidRPr="00647660">
        <w:rPr>
          <w:noProof/>
          <w:lang w:eastAsia="pt-BR"/>
        </w:rPr>
        <w:drawing>
          <wp:inline distT="0" distB="0" distL="0" distR="0" wp14:anchorId="763EA176" wp14:editId="5BC52BFE">
            <wp:extent cx="4972050" cy="2240253"/>
            <wp:effectExtent l="0" t="0" r="0" b="825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8595" cy="2243202"/>
                    </a:xfrm>
                    <a:prstGeom prst="rect">
                      <a:avLst/>
                    </a:prstGeom>
                    <a:noFill/>
                  </pic:spPr>
                </pic:pic>
              </a:graphicData>
            </a:graphic>
          </wp:inline>
        </w:drawing>
      </w:r>
    </w:p>
    <w:p w14:paraId="53F60EB5" w14:textId="77777777" w:rsidR="00C663E5" w:rsidRPr="00B650EC" w:rsidRDefault="00C663E5" w:rsidP="00C663E5">
      <w:pPr>
        <w:pStyle w:val="Legenda"/>
        <w:rPr>
          <w:lang w:val="en-US"/>
        </w:rPr>
      </w:pPr>
      <w:bookmarkStart w:id="42" w:name="_Ref395014155"/>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CD144F">
        <w:rPr>
          <w:lang w:val="en-US"/>
        </w:rPr>
        <w:t>4</w:t>
      </w:r>
      <w:r w:rsidRPr="00B650EC">
        <w:rPr>
          <w:lang w:val="en-US"/>
        </w:rPr>
        <w:fldChar w:fldCharType="end"/>
      </w:r>
      <w:bookmarkEnd w:id="42"/>
      <w:r w:rsidRPr="00B650EC">
        <w:rPr>
          <w:lang w:val="en-US"/>
        </w:rPr>
        <w:t xml:space="preserve"> </w:t>
      </w:r>
      <w:r w:rsidR="00243116" w:rsidRPr="00B650EC">
        <w:rPr>
          <w:lang w:val="en-US"/>
        </w:rPr>
        <w:t>–</w:t>
      </w:r>
      <w:r w:rsidRPr="00B650EC">
        <w:rPr>
          <w:lang w:val="en-US"/>
        </w:rPr>
        <w:t xml:space="preserve"> </w:t>
      </w:r>
      <w:r w:rsidR="00243116" w:rsidRPr="00B650EC">
        <w:rPr>
          <w:lang w:val="en-US"/>
        </w:rPr>
        <w:t>Branching through cloning</w:t>
      </w:r>
    </w:p>
    <w:p w14:paraId="219F215A" w14:textId="15C27AF0" w:rsidR="004B5F82" w:rsidRPr="00B650EC" w:rsidRDefault="004B5F82" w:rsidP="004B5F82">
      <w:pPr>
        <w:rPr>
          <w:lang w:val="en-US"/>
        </w:rPr>
      </w:pPr>
      <w:bookmarkStart w:id="43" w:name="_Ref394512671"/>
      <w:bookmarkStart w:id="44" w:name="_Toc394584904"/>
      <w:r w:rsidRPr="00B650EC">
        <w:rPr>
          <w:lang w:val="en-US"/>
        </w:rPr>
        <w:t xml:space="preserve">The first clone to push changes to the original repository </w:t>
      </w:r>
      <w:r w:rsidR="00800E2A" w:rsidRPr="00B650EC">
        <w:rPr>
          <w:lang w:val="en-US"/>
        </w:rPr>
        <w:t xml:space="preserve">is </w:t>
      </w:r>
      <w:r w:rsidRPr="00B650EC">
        <w:rPr>
          <w:lang w:val="en-US"/>
        </w:rPr>
        <w:t>able to do it with no extra work. Let us assume that clone A is the first one to push its changes to the original repository</w:t>
      </w:r>
      <w:r w:rsidR="00E72803" w:rsidRPr="00B650EC">
        <w:rPr>
          <w:lang w:val="en-US"/>
        </w:rPr>
        <w:t xml:space="preserve">. This results in a scenario like the one shown in </w:t>
      </w:r>
      <w:r w:rsidR="00E72803" w:rsidRPr="00B650EC">
        <w:rPr>
          <w:lang w:val="en-US"/>
        </w:rPr>
        <w:fldChar w:fldCharType="begin"/>
      </w:r>
      <w:r w:rsidR="00E72803" w:rsidRPr="00B650EC">
        <w:rPr>
          <w:lang w:val="en-US"/>
        </w:rPr>
        <w:instrText xml:space="preserve"> REF _Ref395025664 \h </w:instrText>
      </w:r>
      <w:r w:rsidR="00E72803" w:rsidRPr="00B650EC">
        <w:rPr>
          <w:lang w:val="en-US"/>
        </w:rPr>
      </w:r>
      <w:r w:rsidR="00E72803" w:rsidRPr="00B650EC">
        <w:rPr>
          <w:lang w:val="en-US"/>
        </w:rPr>
        <w:fldChar w:fldCharType="separate"/>
      </w:r>
      <w:r w:rsidR="00E72803" w:rsidRPr="00B650EC">
        <w:rPr>
          <w:lang w:val="en-US"/>
        </w:rPr>
        <w:t>Figure 5</w:t>
      </w:r>
      <w:r w:rsidR="00E72803" w:rsidRPr="00B650EC">
        <w:rPr>
          <w:lang w:val="en-US"/>
        </w:rPr>
        <w:fldChar w:fldCharType="end"/>
      </w:r>
      <w:r w:rsidR="00E72803" w:rsidRPr="00B650EC">
        <w:rPr>
          <w:lang w:val="en-US"/>
        </w:rPr>
        <w:t>.</w:t>
      </w:r>
    </w:p>
    <w:p w14:paraId="70CF4D3D" w14:textId="77777777" w:rsidR="004B5F82" w:rsidRPr="00B650EC" w:rsidRDefault="004B5F82" w:rsidP="004B5F82">
      <w:pPr>
        <w:ind w:firstLine="0"/>
        <w:rPr>
          <w:lang w:val="en-US"/>
        </w:rPr>
      </w:pPr>
      <w:r w:rsidRPr="00647660">
        <w:rPr>
          <w:noProof/>
          <w:lang w:eastAsia="pt-BR"/>
        </w:rPr>
        <w:drawing>
          <wp:inline distT="0" distB="0" distL="0" distR="0" wp14:anchorId="3635A07E" wp14:editId="425AC6DC">
            <wp:extent cx="5733172" cy="1426969"/>
            <wp:effectExtent l="0" t="0" r="0" b="19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8673" cy="1438294"/>
                    </a:xfrm>
                    <a:prstGeom prst="rect">
                      <a:avLst/>
                    </a:prstGeom>
                    <a:noFill/>
                  </pic:spPr>
                </pic:pic>
              </a:graphicData>
            </a:graphic>
          </wp:inline>
        </w:drawing>
      </w:r>
    </w:p>
    <w:p w14:paraId="5BD30B4E" w14:textId="77777777" w:rsidR="004B5F82" w:rsidRPr="00B650EC" w:rsidRDefault="004B5F82" w:rsidP="004B5F82">
      <w:pPr>
        <w:pStyle w:val="Legenda"/>
        <w:rPr>
          <w:lang w:val="en-US"/>
        </w:rPr>
      </w:pPr>
      <w:bookmarkStart w:id="45" w:name="_Ref395025664"/>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CD144F">
        <w:rPr>
          <w:lang w:val="en-US"/>
        </w:rPr>
        <w:t>5</w:t>
      </w:r>
      <w:r w:rsidRPr="00B650EC">
        <w:rPr>
          <w:lang w:val="en-US"/>
        </w:rPr>
        <w:fldChar w:fldCharType="end"/>
      </w:r>
      <w:bookmarkEnd w:id="45"/>
      <w:r w:rsidRPr="00B650EC">
        <w:rPr>
          <w:lang w:val="en-US"/>
        </w:rPr>
        <w:t xml:space="preserve"> – Repositories after </w:t>
      </w:r>
      <w:r w:rsidR="00E72803" w:rsidRPr="00B650EC">
        <w:rPr>
          <w:lang w:val="en-US"/>
        </w:rPr>
        <w:t>pushing changes from clone A</w:t>
      </w:r>
    </w:p>
    <w:p w14:paraId="4A6589C6" w14:textId="68CA7291" w:rsidR="00E72803" w:rsidRPr="00B650EC" w:rsidRDefault="00E72803" w:rsidP="00E72803">
      <w:pPr>
        <w:rPr>
          <w:lang w:val="en-US"/>
        </w:rPr>
      </w:pPr>
      <w:r w:rsidRPr="00B650EC">
        <w:rPr>
          <w:lang w:val="en-US"/>
        </w:rPr>
        <w:t xml:space="preserve">Next, clone B tries to push </w:t>
      </w:r>
      <w:r w:rsidR="003D1DE3" w:rsidRPr="00B650EC">
        <w:rPr>
          <w:lang w:val="en-US"/>
        </w:rPr>
        <w:t xml:space="preserve">its </w:t>
      </w:r>
      <w:r w:rsidRPr="00B650EC">
        <w:rPr>
          <w:lang w:val="en-US"/>
        </w:rPr>
        <w:t xml:space="preserve">changes to the original repository, but this not allowed, because it could result in inconsistencies in the VCS, once commits from clone A were never tested together with commits from clone B. To allow clone B to push </w:t>
      </w:r>
      <w:r w:rsidR="003D1DE3" w:rsidRPr="00B650EC">
        <w:rPr>
          <w:lang w:val="en-US"/>
        </w:rPr>
        <w:t xml:space="preserve">its </w:t>
      </w:r>
      <w:r w:rsidRPr="00B650EC">
        <w:rPr>
          <w:lang w:val="en-US"/>
        </w:rPr>
        <w:t xml:space="preserve">changes, </w:t>
      </w:r>
      <w:r w:rsidR="003D1DE3" w:rsidRPr="00B650EC">
        <w:rPr>
          <w:lang w:val="en-US"/>
        </w:rPr>
        <w:t>it is necessary to first</w:t>
      </w:r>
      <w:r w:rsidRPr="00B650EC">
        <w:rPr>
          <w:lang w:val="en-US"/>
        </w:rPr>
        <w:t xml:space="preserve"> pull commits 4’, 5’ and 6’ from the original repository</w:t>
      </w:r>
      <w:r w:rsidR="003E7F38" w:rsidRPr="00B650EC">
        <w:rPr>
          <w:lang w:val="en-US"/>
        </w:rPr>
        <w:t xml:space="preserve">, </w:t>
      </w:r>
      <w:r w:rsidRPr="00B650EC">
        <w:rPr>
          <w:lang w:val="en-US"/>
        </w:rPr>
        <w:t>merg</w:t>
      </w:r>
      <w:r w:rsidR="003E7F38" w:rsidRPr="00B650EC">
        <w:rPr>
          <w:lang w:val="en-US"/>
        </w:rPr>
        <w:t>ing</w:t>
      </w:r>
      <w:r w:rsidRPr="00B650EC">
        <w:rPr>
          <w:lang w:val="en-US"/>
        </w:rPr>
        <w:t xml:space="preserve"> them in</w:t>
      </w:r>
      <w:ins w:id="46" w:author="Cristiano Cesario" w:date="2014-08-16T15:52:00Z">
        <w:r w:rsidR="00CD144F">
          <w:rPr>
            <w:lang w:val="en-US"/>
          </w:rPr>
          <w:t>to</w:t>
        </w:r>
      </w:ins>
      <w:r w:rsidRPr="00B650EC">
        <w:rPr>
          <w:lang w:val="en-US"/>
        </w:rPr>
        <w:t xml:space="preserve"> </w:t>
      </w:r>
      <w:r w:rsidR="003D1DE3" w:rsidRPr="00B650EC">
        <w:rPr>
          <w:lang w:val="en-US"/>
        </w:rPr>
        <w:t xml:space="preserve">the clone B </w:t>
      </w:r>
      <w:r w:rsidRPr="00B650EC">
        <w:rPr>
          <w:lang w:val="en-US"/>
        </w:rPr>
        <w:t xml:space="preserve">workspace, resulting in the scenario shown in </w:t>
      </w:r>
      <w:r w:rsidRPr="00B650EC">
        <w:rPr>
          <w:lang w:val="en-US"/>
        </w:rPr>
        <w:fldChar w:fldCharType="begin"/>
      </w:r>
      <w:r w:rsidRPr="00B650EC">
        <w:rPr>
          <w:lang w:val="en-US"/>
        </w:rPr>
        <w:instrText xml:space="preserve"> REF _Ref395025848 \h </w:instrText>
      </w:r>
      <w:r w:rsidRPr="00B650EC">
        <w:rPr>
          <w:lang w:val="en-US"/>
        </w:rPr>
      </w:r>
      <w:r w:rsidRPr="00B650EC">
        <w:rPr>
          <w:lang w:val="en-US"/>
        </w:rPr>
        <w:fldChar w:fldCharType="separate"/>
      </w:r>
      <w:r w:rsidRPr="00B650EC">
        <w:rPr>
          <w:lang w:val="en-US"/>
        </w:rPr>
        <w:t>Figure 6</w:t>
      </w:r>
      <w:r w:rsidRPr="00B650EC">
        <w:rPr>
          <w:lang w:val="en-US"/>
        </w:rPr>
        <w:fldChar w:fldCharType="end"/>
      </w:r>
      <w:r w:rsidRPr="00B650EC">
        <w:rPr>
          <w:lang w:val="en-US"/>
        </w:rPr>
        <w:t xml:space="preserve">. Notice that, in this case, </w:t>
      </w:r>
      <w:r w:rsidR="003E7F38" w:rsidRPr="00B650EC">
        <w:rPr>
          <w:lang w:val="en-US"/>
        </w:rPr>
        <w:t xml:space="preserve">there </w:t>
      </w:r>
      <w:r w:rsidR="003D1DE3" w:rsidRPr="00B650EC">
        <w:rPr>
          <w:lang w:val="en-US"/>
        </w:rPr>
        <w:t>is an additional</w:t>
      </w:r>
      <w:r w:rsidRPr="00B650EC">
        <w:rPr>
          <w:lang w:val="en-US"/>
        </w:rPr>
        <w:t xml:space="preserve"> commit, denoted by 5’’.</w:t>
      </w:r>
    </w:p>
    <w:p w14:paraId="346353FC" w14:textId="77777777" w:rsidR="00E72803" w:rsidRPr="00B650EC" w:rsidRDefault="00E72803" w:rsidP="00E72803">
      <w:pPr>
        <w:ind w:firstLine="0"/>
        <w:rPr>
          <w:lang w:val="en-US"/>
        </w:rPr>
      </w:pPr>
      <w:r w:rsidRPr="00647660">
        <w:rPr>
          <w:noProof/>
          <w:lang w:eastAsia="pt-BR"/>
        </w:rPr>
        <w:drawing>
          <wp:inline distT="0" distB="0" distL="0" distR="0" wp14:anchorId="2F8BAB88" wp14:editId="1C40506F">
            <wp:extent cx="5647700" cy="14097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1406" cy="1418113"/>
                    </a:xfrm>
                    <a:prstGeom prst="rect">
                      <a:avLst/>
                    </a:prstGeom>
                    <a:noFill/>
                  </pic:spPr>
                </pic:pic>
              </a:graphicData>
            </a:graphic>
          </wp:inline>
        </w:drawing>
      </w:r>
    </w:p>
    <w:p w14:paraId="6199C954" w14:textId="77777777" w:rsidR="00E72803" w:rsidRPr="00B650EC" w:rsidRDefault="00E72803" w:rsidP="00E72803">
      <w:pPr>
        <w:pStyle w:val="Legenda"/>
        <w:rPr>
          <w:lang w:val="en-US"/>
        </w:rPr>
      </w:pPr>
      <w:bookmarkStart w:id="47" w:name="_Ref395025848"/>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CD144F">
        <w:rPr>
          <w:lang w:val="en-US"/>
        </w:rPr>
        <w:t>6</w:t>
      </w:r>
      <w:r w:rsidRPr="00B650EC">
        <w:rPr>
          <w:lang w:val="en-US"/>
        </w:rPr>
        <w:fldChar w:fldCharType="end"/>
      </w:r>
      <w:bookmarkEnd w:id="47"/>
      <w:r w:rsidRPr="00B650EC">
        <w:rPr>
          <w:lang w:val="en-US"/>
        </w:rPr>
        <w:t xml:space="preserve"> – Repositories after merging work from clone B.</w:t>
      </w:r>
    </w:p>
    <w:p w14:paraId="63CD9319" w14:textId="7213FC9D" w:rsidR="00E72803" w:rsidRPr="00B650EC" w:rsidRDefault="00E72803" w:rsidP="00E72803">
      <w:pPr>
        <w:rPr>
          <w:lang w:val="en-US"/>
        </w:rPr>
      </w:pPr>
      <w:r w:rsidRPr="00B650EC">
        <w:rPr>
          <w:lang w:val="en-US"/>
        </w:rPr>
        <w:t xml:space="preserve">Clone B then push </w:t>
      </w:r>
      <w:r w:rsidR="008904B5" w:rsidRPr="00B650EC">
        <w:rPr>
          <w:lang w:val="en-US"/>
        </w:rPr>
        <w:t xml:space="preserve">its </w:t>
      </w:r>
      <w:r w:rsidRPr="00B650EC">
        <w:rPr>
          <w:lang w:val="en-US"/>
        </w:rPr>
        <w:t xml:space="preserve">changes, resulting in the scenario shown in </w:t>
      </w:r>
      <w:r w:rsidRPr="00B650EC">
        <w:rPr>
          <w:lang w:val="en-US"/>
        </w:rPr>
        <w:fldChar w:fldCharType="begin"/>
      </w:r>
      <w:r w:rsidRPr="00B650EC">
        <w:rPr>
          <w:lang w:val="en-US"/>
        </w:rPr>
        <w:instrText xml:space="preserve"> REF _Ref395025963 \h </w:instrText>
      </w:r>
      <w:r w:rsidRPr="00B650EC">
        <w:rPr>
          <w:lang w:val="en-US"/>
        </w:rPr>
      </w:r>
      <w:r w:rsidRPr="00B650EC">
        <w:rPr>
          <w:lang w:val="en-US"/>
        </w:rPr>
        <w:fldChar w:fldCharType="separate"/>
      </w:r>
      <w:r w:rsidRPr="00B650EC">
        <w:rPr>
          <w:lang w:val="en-US"/>
        </w:rPr>
        <w:t>Figure 7</w:t>
      </w:r>
      <w:r w:rsidRPr="00B650EC">
        <w:rPr>
          <w:lang w:val="en-US"/>
        </w:rPr>
        <w:fldChar w:fldCharType="end"/>
      </w:r>
      <w:r w:rsidRPr="00B650EC">
        <w:rPr>
          <w:lang w:val="en-US"/>
        </w:rPr>
        <w:t>. Finally, clone C has to follow the same procedure, i.e.</w:t>
      </w:r>
      <w:r w:rsidR="008904B5" w:rsidRPr="00B650EC">
        <w:rPr>
          <w:lang w:val="en-US"/>
        </w:rPr>
        <w:t>,</w:t>
      </w:r>
      <w:r w:rsidRPr="00B650EC">
        <w:rPr>
          <w:lang w:val="en-US"/>
        </w:rPr>
        <w:t xml:space="preserve"> pull the </w:t>
      </w:r>
      <w:r w:rsidR="00F64F28" w:rsidRPr="00B650EC">
        <w:rPr>
          <w:lang w:val="en-US"/>
        </w:rPr>
        <w:t>changes previously pushed by clone A and clone B</w:t>
      </w:r>
      <w:ins w:id="48" w:author="Cristiano Cesario" w:date="2014-08-16T15:53:00Z">
        <w:r w:rsidR="00CD144F">
          <w:rPr>
            <w:lang w:val="en-US"/>
          </w:rPr>
          <w:t>,</w:t>
        </w:r>
      </w:ins>
      <w:r w:rsidR="003E7F38" w:rsidRPr="00B650EC">
        <w:rPr>
          <w:lang w:val="en-US"/>
        </w:rPr>
        <w:t xml:space="preserve"> </w:t>
      </w:r>
      <w:r w:rsidR="008904B5" w:rsidRPr="00B650EC">
        <w:rPr>
          <w:lang w:val="en-US"/>
        </w:rPr>
        <w:t xml:space="preserve">and </w:t>
      </w:r>
      <w:r w:rsidR="003E7F38" w:rsidRPr="00B650EC">
        <w:rPr>
          <w:lang w:val="en-US"/>
        </w:rPr>
        <w:t>merg</w:t>
      </w:r>
      <w:r w:rsidR="008904B5" w:rsidRPr="00B650EC">
        <w:rPr>
          <w:lang w:val="en-US"/>
        </w:rPr>
        <w:t>e</w:t>
      </w:r>
      <w:r w:rsidR="00F64F28" w:rsidRPr="00B650EC">
        <w:rPr>
          <w:lang w:val="en-US"/>
        </w:rPr>
        <w:t xml:space="preserve"> them into </w:t>
      </w:r>
      <w:r w:rsidR="008904B5" w:rsidRPr="00B650EC">
        <w:rPr>
          <w:lang w:val="en-US"/>
        </w:rPr>
        <w:t xml:space="preserve">its </w:t>
      </w:r>
      <w:r w:rsidR="00F64F28" w:rsidRPr="00B650EC">
        <w:rPr>
          <w:lang w:val="en-US"/>
        </w:rPr>
        <w:t xml:space="preserve">workspace, resulting in the scenario shown in </w:t>
      </w:r>
      <w:r w:rsidR="00F64F28" w:rsidRPr="00B650EC">
        <w:rPr>
          <w:lang w:val="en-US"/>
        </w:rPr>
        <w:fldChar w:fldCharType="begin"/>
      </w:r>
      <w:r w:rsidR="00F64F28" w:rsidRPr="00B650EC">
        <w:rPr>
          <w:lang w:val="en-US"/>
        </w:rPr>
        <w:instrText xml:space="preserve"> REF _Ref395026049 \h </w:instrText>
      </w:r>
      <w:r w:rsidR="00F64F28" w:rsidRPr="00B650EC">
        <w:rPr>
          <w:lang w:val="en-US"/>
        </w:rPr>
      </w:r>
      <w:r w:rsidR="00F64F28" w:rsidRPr="00B650EC">
        <w:rPr>
          <w:lang w:val="en-US"/>
        </w:rPr>
        <w:fldChar w:fldCharType="separate"/>
      </w:r>
      <w:r w:rsidR="00F64F28" w:rsidRPr="00B650EC">
        <w:rPr>
          <w:lang w:val="en-US"/>
        </w:rPr>
        <w:t>Figure 8</w:t>
      </w:r>
      <w:r w:rsidR="00F64F28" w:rsidRPr="00B650EC">
        <w:rPr>
          <w:lang w:val="en-US"/>
        </w:rPr>
        <w:fldChar w:fldCharType="end"/>
      </w:r>
      <w:r w:rsidR="00F64F28" w:rsidRPr="00B650EC">
        <w:rPr>
          <w:lang w:val="en-US"/>
        </w:rPr>
        <w:t>.</w:t>
      </w:r>
    </w:p>
    <w:p w14:paraId="60912263" w14:textId="77777777" w:rsidR="004B5F82" w:rsidRPr="00B650EC" w:rsidRDefault="00E72803" w:rsidP="004B5F82">
      <w:pPr>
        <w:ind w:firstLine="0"/>
        <w:rPr>
          <w:lang w:val="en-US"/>
        </w:rPr>
      </w:pPr>
      <w:r w:rsidRPr="00647660">
        <w:rPr>
          <w:noProof/>
          <w:lang w:eastAsia="pt-BR"/>
        </w:rPr>
        <w:drawing>
          <wp:inline distT="0" distB="0" distL="0" distR="0" wp14:anchorId="6A5A657F" wp14:editId="28F4BBAA">
            <wp:extent cx="5768975" cy="909747"/>
            <wp:effectExtent l="0" t="0" r="0" b="508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5609" cy="934448"/>
                    </a:xfrm>
                    <a:prstGeom prst="rect">
                      <a:avLst/>
                    </a:prstGeom>
                    <a:noFill/>
                  </pic:spPr>
                </pic:pic>
              </a:graphicData>
            </a:graphic>
          </wp:inline>
        </w:drawing>
      </w:r>
    </w:p>
    <w:p w14:paraId="3AE116EB" w14:textId="77777777" w:rsidR="00E72803" w:rsidRPr="00B650EC" w:rsidRDefault="00E72803" w:rsidP="00E72803">
      <w:pPr>
        <w:pStyle w:val="Legenda"/>
        <w:rPr>
          <w:lang w:val="en-US"/>
        </w:rPr>
      </w:pPr>
      <w:bookmarkStart w:id="49" w:name="_Ref395025963"/>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CD144F">
        <w:rPr>
          <w:lang w:val="en-US"/>
        </w:rPr>
        <w:t>7</w:t>
      </w:r>
      <w:r w:rsidRPr="00B650EC">
        <w:rPr>
          <w:lang w:val="en-US"/>
        </w:rPr>
        <w:fldChar w:fldCharType="end"/>
      </w:r>
      <w:bookmarkEnd w:id="49"/>
      <w:r w:rsidRPr="00B650EC">
        <w:rPr>
          <w:lang w:val="en-US"/>
        </w:rPr>
        <w:t xml:space="preserve"> – Repositories after pushing changes from clone B</w:t>
      </w:r>
    </w:p>
    <w:p w14:paraId="6838FEE0" w14:textId="77777777" w:rsidR="00E72803" w:rsidRPr="00B650EC" w:rsidRDefault="00E72803" w:rsidP="00E72803">
      <w:pPr>
        <w:ind w:firstLine="0"/>
        <w:rPr>
          <w:lang w:val="en-US"/>
        </w:rPr>
      </w:pPr>
      <w:r w:rsidRPr="00647660">
        <w:rPr>
          <w:noProof/>
          <w:lang w:eastAsia="pt-BR"/>
        </w:rPr>
        <w:drawing>
          <wp:inline distT="0" distB="0" distL="0" distR="0" wp14:anchorId="4FD02C44" wp14:editId="003F1FCC">
            <wp:extent cx="5731567" cy="109537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85423" cy="1105667"/>
                    </a:xfrm>
                    <a:prstGeom prst="rect">
                      <a:avLst/>
                    </a:prstGeom>
                    <a:noFill/>
                  </pic:spPr>
                </pic:pic>
              </a:graphicData>
            </a:graphic>
          </wp:inline>
        </w:drawing>
      </w:r>
    </w:p>
    <w:p w14:paraId="6D96B87B" w14:textId="77777777" w:rsidR="004B5F82" w:rsidRPr="00B650EC" w:rsidRDefault="004B5F82" w:rsidP="004B5F82">
      <w:pPr>
        <w:pStyle w:val="Legenda"/>
        <w:rPr>
          <w:lang w:val="en-US"/>
        </w:rPr>
      </w:pPr>
      <w:bookmarkStart w:id="50" w:name="_Ref395026049"/>
      <w:commentRangeStart w:id="51"/>
      <w:r w:rsidRPr="00B650EC">
        <w:rPr>
          <w:lang w:val="en-US"/>
        </w:rPr>
        <w:t xml:space="preserve">Figure </w:t>
      </w:r>
      <w:commentRangeEnd w:id="51"/>
      <w:r w:rsidR="008904B5" w:rsidRPr="00CD144F">
        <w:rPr>
          <w:rStyle w:val="Refdecomentrio"/>
          <w:b w:val="0"/>
          <w:bCs w:val="0"/>
          <w:lang w:val="en-US"/>
        </w:rPr>
        <w:commentReference w:id="51"/>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CD144F">
        <w:rPr>
          <w:lang w:val="en-US"/>
        </w:rPr>
        <w:t>8</w:t>
      </w:r>
      <w:r w:rsidRPr="00B650EC">
        <w:rPr>
          <w:lang w:val="en-US"/>
        </w:rPr>
        <w:fldChar w:fldCharType="end"/>
      </w:r>
      <w:bookmarkEnd w:id="50"/>
      <w:r w:rsidRPr="00B650EC">
        <w:rPr>
          <w:lang w:val="en-US"/>
        </w:rPr>
        <w:t xml:space="preserve"> – Repositories after merging work from clone C</w:t>
      </w:r>
    </w:p>
    <w:p w14:paraId="4A30301B" w14:textId="77777777" w:rsidR="003E7F38" w:rsidRPr="00B650EC" w:rsidRDefault="00244FDB" w:rsidP="00244FDB">
      <w:pPr>
        <w:pStyle w:val="Ttulo3"/>
        <w:rPr>
          <w:lang w:val="en-US"/>
        </w:rPr>
      </w:pPr>
      <w:bookmarkStart w:id="52" w:name="_Toc395037909"/>
      <w:commentRangeStart w:id="53"/>
      <w:r w:rsidRPr="00B650EC">
        <w:rPr>
          <w:lang w:val="en-US"/>
        </w:rPr>
        <w:t xml:space="preserve">Fetching </w:t>
      </w:r>
      <w:commentRangeEnd w:id="53"/>
      <w:r w:rsidR="00EC00DF" w:rsidRPr="00CD144F">
        <w:rPr>
          <w:rStyle w:val="Refdecomentrio"/>
          <w:rFonts w:eastAsiaTheme="minorHAnsi" w:cstheme="minorBidi"/>
          <w:b w:val="0"/>
          <w:bCs w:val="0"/>
          <w:caps w:val="0"/>
          <w:lang w:val="en-US"/>
        </w:rPr>
        <w:commentReference w:id="53"/>
      </w:r>
      <w:r w:rsidRPr="00B650EC">
        <w:rPr>
          <w:lang w:val="en-US"/>
        </w:rPr>
        <w:t>from a remote repository</w:t>
      </w:r>
      <w:bookmarkEnd w:id="52"/>
    </w:p>
    <w:p w14:paraId="35B26B87" w14:textId="38CBCC39" w:rsidR="00244FDB" w:rsidRPr="00B650EC" w:rsidRDefault="00244FDB" w:rsidP="00244FDB">
      <w:pPr>
        <w:rPr>
          <w:lang w:val="en-US"/>
        </w:rPr>
      </w:pPr>
      <w:r w:rsidRPr="00B650EC">
        <w:rPr>
          <w:lang w:val="en-US"/>
        </w:rPr>
        <w:t xml:space="preserve">In the previous section, before pushing changes to a repository that has received pushes from other peers, we </w:t>
      </w:r>
      <w:r w:rsidR="002F1FE2" w:rsidRPr="00B650EC">
        <w:rPr>
          <w:lang w:val="en-US"/>
        </w:rPr>
        <w:t xml:space="preserve">explained </w:t>
      </w:r>
      <w:r w:rsidRPr="00B650EC">
        <w:rPr>
          <w:lang w:val="en-US"/>
        </w:rPr>
        <w:t xml:space="preserve">that one should pull the recent changes, merging them into his workspace. </w:t>
      </w:r>
      <w:r w:rsidR="00C27CDE" w:rsidRPr="00B650EC">
        <w:rPr>
          <w:lang w:val="en-US"/>
        </w:rPr>
        <w:t>However,</w:t>
      </w:r>
      <w:r w:rsidRPr="00B650EC">
        <w:rPr>
          <w:lang w:val="en-US"/>
        </w:rPr>
        <w:t xml:space="preserve"> one could choose to bring the changes without immediately merging them. This </w:t>
      </w:r>
      <w:r w:rsidR="002F1FE2" w:rsidRPr="00B650EC">
        <w:rPr>
          <w:lang w:val="en-US"/>
        </w:rPr>
        <w:t xml:space="preserve">is </w:t>
      </w:r>
      <w:r w:rsidRPr="00B650EC">
        <w:rPr>
          <w:lang w:val="en-US"/>
        </w:rPr>
        <w:t xml:space="preserve">accomplished by only fetching the updates. If clone B had opted to only fetch updates from the original repository, this would result in </w:t>
      </w:r>
      <w:r w:rsidR="003B716F" w:rsidRPr="00B650EC">
        <w:rPr>
          <w:lang w:val="en-US"/>
        </w:rPr>
        <w:t xml:space="preserve">a branch, as shown in </w:t>
      </w:r>
      <w:r w:rsidR="003B716F" w:rsidRPr="00B650EC">
        <w:rPr>
          <w:lang w:val="en-US"/>
        </w:rPr>
        <w:fldChar w:fldCharType="begin"/>
      </w:r>
      <w:r w:rsidR="003B716F" w:rsidRPr="00B650EC">
        <w:rPr>
          <w:lang w:val="en-US"/>
        </w:rPr>
        <w:instrText xml:space="preserve"> REF _Ref395027179 \h </w:instrText>
      </w:r>
      <w:r w:rsidR="003B716F" w:rsidRPr="00B650EC">
        <w:rPr>
          <w:lang w:val="en-US"/>
        </w:rPr>
      </w:r>
      <w:r w:rsidR="003B716F" w:rsidRPr="00B650EC">
        <w:rPr>
          <w:lang w:val="en-US"/>
        </w:rPr>
        <w:fldChar w:fldCharType="separate"/>
      </w:r>
      <w:r w:rsidR="003B716F" w:rsidRPr="00B650EC">
        <w:rPr>
          <w:lang w:val="en-US"/>
        </w:rPr>
        <w:t>Figure 9</w:t>
      </w:r>
      <w:r w:rsidR="003B716F" w:rsidRPr="00B650EC">
        <w:rPr>
          <w:lang w:val="en-US"/>
        </w:rPr>
        <w:fldChar w:fldCharType="end"/>
      </w:r>
      <w:r w:rsidR="003B716F" w:rsidRPr="00B650EC">
        <w:rPr>
          <w:lang w:val="en-US"/>
        </w:rPr>
        <w:t xml:space="preserve">. Here, branch </w:t>
      </w:r>
      <w:r w:rsidR="003B716F" w:rsidRPr="00B650EC">
        <w:rPr>
          <w:i/>
          <w:lang w:val="en-US"/>
        </w:rPr>
        <w:t>master</w:t>
      </w:r>
      <w:r w:rsidR="003B716F" w:rsidRPr="00B650EC">
        <w:rPr>
          <w:lang w:val="en-US"/>
        </w:rPr>
        <w:t xml:space="preserve"> is the local branch in clone B, and branch </w:t>
      </w:r>
      <w:r w:rsidR="003B716F" w:rsidRPr="00B650EC">
        <w:rPr>
          <w:i/>
          <w:lang w:val="en-US"/>
        </w:rPr>
        <w:t>origin/master</w:t>
      </w:r>
      <w:r w:rsidR="003B716F" w:rsidRPr="00B650EC">
        <w:rPr>
          <w:lang w:val="en-US"/>
        </w:rPr>
        <w:t xml:space="preserve"> is the master branch from the original repository.</w:t>
      </w:r>
    </w:p>
    <w:p w14:paraId="18D3ED37" w14:textId="77777777" w:rsidR="003B716F" w:rsidRPr="00B650EC" w:rsidRDefault="003B716F" w:rsidP="003B716F">
      <w:pPr>
        <w:ind w:firstLine="0"/>
        <w:jc w:val="center"/>
        <w:rPr>
          <w:lang w:val="en-US"/>
        </w:rPr>
      </w:pPr>
      <w:r w:rsidRPr="00647660">
        <w:rPr>
          <w:noProof/>
          <w:lang w:eastAsia="pt-BR"/>
        </w:rPr>
        <w:drawing>
          <wp:inline distT="0" distB="0" distL="0" distR="0" wp14:anchorId="10B38897" wp14:editId="528BB42A">
            <wp:extent cx="2962275" cy="1739602"/>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5959" cy="1741765"/>
                    </a:xfrm>
                    <a:prstGeom prst="rect">
                      <a:avLst/>
                    </a:prstGeom>
                    <a:noFill/>
                  </pic:spPr>
                </pic:pic>
              </a:graphicData>
            </a:graphic>
          </wp:inline>
        </w:drawing>
      </w:r>
    </w:p>
    <w:p w14:paraId="15402249" w14:textId="77777777" w:rsidR="003B716F" w:rsidRPr="00B650EC" w:rsidRDefault="003B716F" w:rsidP="00C27CDE">
      <w:pPr>
        <w:pStyle w:val="Legenda"/>
        <w:rPr>
          <w:lang w:val="en-US"/>
        </w:rPr>
      </w:pPr>
      <w:bookmarkStart w:id="54" w:name="_Ref395027179"/>
      <w:commentRangeStart w:id="55"/>
      <w:r w:rsidRPr="00B650EC">
        <w:rPr>
          <w:lang w:val="en-US"/>
        </w:rPr>
        <w:t xml:space="preserve">Figure </w:t>
      </w:r>
      <w:commentRangeEnd w:id="55"/>
      <w:r w:rsidR="00EE177D" w:rsidRPr="00CD144F">
        <w:rPr>
          <w:rStyle w:val="Refdecomentrio"/>
          <w:b w:val="0"/>
          <w:bCs w:val="0"/>
          <w:lang w:val="en-US"/>
        </w:rPr>
        <w:commentReference w:id="55"/>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CD144F">
        <w:rPr>
          <w:lang w:val="en-US"/>
        </w:rPr>
        <w:t>9</w:t>
      </w:r>
      <w:r w:rsidRPr="00B650EC">
        <w:rPr>
          <w:lang w:val="en-US"/>
        </w:rPr>
        <w:fldChar w:fldCharType="end"/>
      </w:r>
      <w:bookmarkEnd w:id="54"/>
      <w:r w:rsidRPr="00B650EC">
        <w:rPr>
          <w:lang w:val="en-US"/>
        </w:rPr>
        <w:t xml:space="preserve"> – Branch after fetching updates from the original repository</w:t>
      </w:r>
    </w:p>
    <w:p w14:paraId="5870130D" w14:textId="5F0DFBA9" w:rsidR="00C27CDE" w:rsidRPr="00B650EC" w:rsidRDefault="00C27CDE" w:rsidP="00C27CDE">
      <w:pPr>
        <w:rPr>
          <w:lang w:val="en-US"/>
        </w:rPr>
      </w:pPr>
      <w:r w:rsidRPr="00B650EC">
        <w:rPr>
          <w:lang w:val="en-US"/>
        </w:rPr>
        <w:t>This brings new concept regarding branches</w:t>
      </w:r>
      <w:r w:rsidR="002F1FE2" w:rsidRPr="00B650EC">
        <w:rPr>
          <w:lang w:val="en-US"/>
        </w:rPr>
        <w:t>:</w:t>
      </w:r>
      <w:r w:rsidRPr="00B650EC">
        <w:rPr>
          <w:lang w:val="en-US"/>
        </w:rPr>
        <w:t xml:space="preserve"> </w:t>
      </w:r>
      <w:commentRangeStart w:id="56"/>
      <w:r w:rsidRPr="00B650EC">
        <w:rPr>
          <w:i/>
          <w:lang w:val="en-US"/>
        </w:rPr>
        <w:t>track</w:t>
      </w:r>
      <w:r w:rsidR="00CB3D90" w:rsidRPr="00B650EC">
        <w:rPr>
          <w:i/>
          <w:lang w:val="en-US"/>
        </w:rPr>
        <w:t>ing</w:t>
      </w:r>
      <w:r w:rsidRPr="00B650EC">
        <w:rPr>
          <w:lang w:val="en-US"/>
        </w:rPr>
        <w:t xml:space="preserve"> and </w:t>
      </w:r>
      <w:r w:rsidRPr="00B650EC">
        <w:rPr>
          <w:i/>
          <w:lang w:val="en-US"/>
        </w:rPr>
        <w:t>non-track</w:t>
      </w:r>
      <w:r w:rsidR="00CB3D90" w:rsidRPr="00B650EC">
        <w:rPr>
          <w:i/>
          <w:lang w:val="en-US"/>
        </w:rPr>
        <w:t>ing</w:t>
      </w:r>
      <w:commentRangeEnd w:id="56"/>
      <w:r w:rsidR="00533F9F" w:rsidRPr="00CD144F">
        <w:rPr>
          <w:rStyle w:val="Refdecomentrio"/>
          <w:lang w:val="en-US"/>
        </w:rPr>
        <w:commentReference w:id="56"/>
      </w:r>
      <w:r w:rsidRPr="00B650EC">
        <w:rPr>
          <w:lang w:val="en-US"/>
        </w:rPr>
        <w:t xml:space="preserve"> branches. </w:t>
      </w:r>
      <w:r w:rsidR="00CB3D90" w:rsidRPr="00B650EC">
        <w:rPr>
          <w:lang w:val="en-US"/>
        </w:rPr>
        <w:t>A non-tracking branch is a local branch that is not shared with peers. A non-tracked branch exists only in the local repository and it is not pushed to remote repositories. On the other hand, a</w:t>
      </w:r>
      <w:r w:rsidRPr="00B650EC">
        <w:rPr>
          <w:lang w:val="en-US"/>
        </w:rPr>
        <w:t xml:space="preserve"> track</w:t>
      </w:r>
      <w:r w:rsidR="00CB3D90" w:rsidRPr="00B650EC">
        <w:rPr>
          <w:lang w:val="en-US"/>
        </w:rPr>
        <w:t>ing</w:t>
      </w:r>
      <w:r w:rsidRPr="00B650EC">
        <w:rPr>
          <w:lang w:val="en-US"/>
        </w:rPr>
        <w:t xml:space="preserve"> branch is a branch that one chooses to share with peers, by associating a local branch with a branch in the remote repository. In the example shown in </w:t>
      </w:r>
      <w:r w:rsidRPr="00B650EC">
        <w:rPr>
          <w:lang w:val="en-US"/>
        </w:rPr>
        <w:fldChar w:fldCharType="begin"/>
      </w:r>
      <w:r w:rsidRPr="00B650EC">
        <w:rPr>
          <w:lang w:val="en-US"/>
        </w:rPr>
        <w:instrText xml:space="preserve"> REF _Ref395027179 \h </w:instrText>
      </w:r>
      <w:r w:rsidRPr="00B650EC">
        <w:rPr>
          <w:lang w:val="en-US"/>
        </w:rPr>
      </w:r>
      <w:r w:rsidRPr="00B650EC">
        <w:rPr>
          <w:lang w:val="en-US"/>
        </w:rPr>
        <w:fldChar w:fldCharType="separate"/>
      </w:r>
      <w:r w:rsidRPr="00B650EC">
        <w:rPr>
          <w:lang w:val="en-US"/>
        </w:rPr>
        <w:t>Figure 9</w:t>
      </w:r>
      <w:r w:rsidRPr="00B650EC">
        <w:rPr>
          <w:lang w:val="en-US"/>
        </w:rPr>
        <w:fldChar w:fldCharType="end"/>
      </w:r>
      <w:r w:rsidRPr="00B650EC">
        <w:rPr>
          <w:lang w:val="en-US"/>
        </w:rPr>
        <w:t xml:space="preserve">, we say that local branch </w:t>
      </w:r>
      <w:commentRangeStart w:id="57"/>
      <w:r w:rsidRPr="00B650EC">
        <w:rPr>
          <w:i/>
          <w:lang w:val="en-US"/>
        </w:rPr>
        <w:t>master</w:t>
      </w:r>
      <w:r w:rsidRPr="00B650EC">
        <w:rPr>
          <w:lang w:val="en-US"/>
        </w:rPr>
        <w:t xml:space="preserve"> </w:t>
      </w:r>
      <w:commentRangeEnd w:id="57"/>
      <w:r w:rsidR="00EE177D" w:rsidRPr="00CD144F">
        <w:rPr>
          <w:rStyle w:val="Refdecomentrio"/>
          <w:lang w:val="en-US"/>
        </w:rPr>
        <w:commentReference w:id="57"/>
      </w:r>
      <w:r w:rsidRPr="00B650EC">
        <w:rPr>
          <w:lang w:val="en-US"/>
        </w:rPr>
        <w:t xml:space="preserve">tracks branch </w:t>
      </w:r>
      <w:r w:rsidRPr="00B650EC">
        <w:rPr>
          <w:i/>
          <w:lang w:val="en-US"/>
        </w:rPr>
        <w:t>master</w:t>
      </w:r>
      <w:r w:rsidRPr="00B650EC">
        <w:rPr>
          <w:lang w:val="en-US"/>
        </w:rPr>
        <w:t xml:space="preserve"> in the remote repository. </w:t>
      </w:r>
      <w:r w:rsidR="00BE2D7A" w:rsidRPr="00B650EC">
        <w:rPr>
          <w:lang w:val="en-US"/>
        </w:rPr>
        <w:t xml:space="preserve">This way, when one pushes to a remote repository, the remote branches are updated to point to the correct commits. The result is shown in </w:t>
      </w:r>
      <w:r w:rsidR="00BE2D7A" w:rsidRPr="00B650EC">
        <w:rPr>
          <w:lang w:val="en-US"/>
        </w:rPr>
        <w:fldChar w:fldCharType="begin"/>
      </w:r>
      <w:r w:rsidR="00BE2D7A" w:rsidRPr="00B650EC">
        <w:rPr>
          <w:lang w:val="en-US"/>
        </w:rPr>
        <w:instrText xml:space="preserve"> REF _Ref395028299 \h </w:instrText>
      </w:r>
      <w:r w:rsidR="00BE2D7A" w:rsidRPr="00B650EC">
        <w:rPr>
          <w:lang w:val="en-US"/>
        </w:rPr>
      </w:r>
      <w:r w:rsidR="00BE2D7A" w:rsidRPr="00B650EC">
        <w:rPr>
          <w:lang w:val="en-US"/>
        </w:rPr>
        <w:fldChar w:fldCharType="separate"/>
      </w:r>
      <w:r w:rsidR="00BE2D7A" w:rsidRPr="00B650EC">
        <w:rPr>
          <w:lang w:val="en-US"/>
        </w:rPr>
        <w:t>Figure 10</w:t>
      </w:r>
      <w:r w:rsidR="00BE2D7A" w:rsidRPr="00B650EC">
        <w:rPr>
          <w:lang w:val="en-US"/>
        </w:rPr>
        <w:fldChar w:fldCharType="end"/>
      </w:r>
      <w:r w:rsidR="00BE2D7A" w:rsidRPr="00B650EC">
        <w:rPr>
          <w:lang w:val="en-US"/>
        </w:rPr>
        <w:t>. Notice that both the local and the remote branches are updated to point to same commit.</w:t>
      </w:r>
    </w:p>
    <w:p w14:paraId="5E97ACF7" w14:textId="77777777" w:rsidR="00BE2D7A" w:rsidRPr="00B650EC" w:rsidRDefault="00BE2D7A" w:rsidP="00BE2D7A">
      <w:pPr>
        <w:ind w:firstLine="0"/>
        <w:jc w:val="center"/>
        <w:rPr>
          <w:lang w:val="en-US"/>
        </w:rPr>
      </w:pPr>
      <w:r w:rsidRPr="00647660">
        <w:rPr>
          <w:noProof/>
          <w:lang w:eastAsia="pt-BR"/>
        </w:rPr>
        <w:drawing>
          <wp:inline distT="0" distB="0" distL="0" distR="0" wp14:anchorId="548B9704" wp14:editId="0A2D45C1">
            <wp:extent cx="5696585" cy="1352806"/>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9603" cy="1372521"/>
                    </a:xfrm>
                    <a:prstGeom prst="rect">
                      <a:avLst/>
                    </a:prstGeom>
                    <a:noFill/>
                  </pic:spPr>
                </pic:pic>
              </a:graphicData>
            </a:graphic>
          </wp:inline>
        </w:drawing>
      </w:r>
    </w:p>
    <w:p w14:paraId="7BD3785D" w14:textId="77777777" w:rsidR="00BE2D7A" w:rsidRPr="00B650EC" w:rsidRDefault="00BE2D7A" w:rsidP="00BE2D7A">
      <w:pPr>
        <w:pStyle w:val="Legenda"/>
        <w:rPr>
          <w:lang w:val="en-US"/>
        </w:rPr>
      </w:pPr>
      <w:bookmarkStart w:id="58" w:name="_Ref395028299"/>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CD144F">
        <w:rPr>
          <w:lang w:val="en-US"/>
        </w:rPr>
        <w:t>10</w:t>
      </w:r>
      <w:r w:rsidRPr="00B650EC">
        <w:rPr>
          <w:lang w:val="en-US"/>
        </w:rPr>
        <w:fldChar w:fldCharType="end"/>
      </w:r>
      <w:bookmarkEnd w:id="58"/>
      <w:r w:rsidRPr="00B650EC">
        <w:rPr>
          <w:lang w:val="en-US"/>
        </w:rPr>
        <w:t xml:space="preserve"> – Result of pushing changes from a tracked branch.</w:t>
      </w:r>
    </w:p>
    <w:p w14:paraId="7ABD728E" w14:textId="77777777" w:rsidR="0072777C" w:rsidRPr="00B650EC" w:rsidRDefault="0072777C" w:rsidP="0072777C">
      <w:pPr>
        <w:pStyle w:val="Ttulo3"/>
        <w:rPr>
          <w:lang w:val="en-US"/>
        </w:rPr>
      </w:pPr>
      <w:bookmarkStart w:id="59" w:name="_Toc395037910"/>
      <w:r w:rsidRPr="00B650EC">
        <w:rPr>
          <w:lang w:val="en-US"/>
        </w:rPr>
        <w:t>Anonymous branches</w:t>
      </w:r>
      <w:bookmarkEnd w:id="59"/>
    </w:p>
    <w:p w14:paraId="50E0ABA5" w14:textId="5F21567B" w:rsidR="0072777C" w:rsidRPr="00B650EC" w:rsidRDefault="0072777C" w:rsidP="0072777C">
      <w:pPr>
        <w:rPr>
          <w:lang w:val="en-US"/>
        </w:rPr>
      </w:pPr>
      <w:r w:rsidRPr="00B650EC">
        <w:rPr>
          <w:lang w:val="en-US"/>
        </w:rPr>
        <w:t xml:space="preserve">An anonymous branch is a branch created when </w:t>
      </w:r>
      <w:commentRangeStart w:id="60"/>
      <w:r w:rsidRPr="00B650EC">
        <w:rPr>
          <w:lang w:val="en-US"/>
        </w:rPr>
        <w:t xml:space="preserve">we </w:t>
      </w:r>
      <w:commentRangeEnd w:id="60"/>
      <w:r w:rsidR="002F2716" w:rsidRPr="00CD144F">
        <w:rPr>
          <w:rStyle w:val="Refdecomentrio"/>
          <w:lang w:val="en-US"/>
        </w:rPr>
        <w:commentReference w:id="60"/>
      </w:r>
      <w:r w:rsidRPr="00B650EC">
        <w:rPr>
          <w:lang w:val="en-US"/>
        </w:rPr>
        <w:t>checkout a commit which is not referenced by a branch.</w:t>
      </w:r>
      <w:r w:rsidR="00F26B08" w:rsidRPr="00B650EC">
        <w:rPr>
          <w:lang w:val="en-US"/>
        </w:rPr>
        <w:t xml:space="preserve"> When this happens, commits are performed in the same way, pointing to their predecessors, with the difference that there is no branch pointing to them (see </w:t>
      </w:r>
      <w:r w:rsidR="00F26B08" w:rsidRPr="00B650EC">
        <w:rPr>
          <w:lang w:val="en-US"/>
        </w:rPr>
        <w:fldChar w:fldCharType="begin"/>
      </w:r>
      <w:r w:rsidR="00F26B08" w:rsidRPr="00B650EC">
        <w:rPr>
          <w:lang w:val="en-US"/>
        </w:rPr>
        <w:instrText xml:space="preserve"> REF _Ref395029385 \h </w:instrText>
      </w:r>
      <w:r w:rsidR="00F26B08" w:rsidRPr="00B650EC">
        <w:rPr>
          <w:lang w:val="en-US"/>
        </w:rPr>
      </w:r>
      <w:r w:rsidR="00F26B08" w:rsidRPr="00B650EC">
        <w:rPr>
          <w:lang w:val="en-US"/>
        </w:rPr>
        <w:fldChar w:fldCharType="separate"/>
      </w:r>
      <w:r w:rsidR="00F26B08" w:rsidRPr="00B650EC">
        <w:rPr>
          <w:lang w:val="en-US"/>
        </w:rPr>
        <w:t>Figure 11</w:t>
      </w:r>
      <w:r w:rsidR="00F26B08" w:rsidRPr="00B650EC">
        <w:rPr>
          <w:lang w:val="en-US"/>
        </w:rPr>
        <w:fldChar w:fldCharType="end"/>
      </w:r>
      <w:r w:rsidR="00F26B08" w:rsidRPr="00B650EC">
        <w:rPr>
          <w:lang w:val="en-US"/>
        </w:rPr>
        <w:t xml:space="preserve">). This way, if one chooses to work with </w:t>
      </w:r>
      <w:r w:rsidR="002F2716" w:rsidRPr="00B650EC">
        <w:rPr>
          <w:lang w:val="en-US"/>
        </w:rPr>
        <w:t xml:space="preserve">another </w:t>
      </w:r>
      <w:r w:rsidR="00F26B08" w:rsidRPr="00B650EC">
        <w:rPr>
          <w:lang w:val="en-US"/>
        </w:rPr>
        <w:t>branch after commit</w:t>
      </w:r>
      <w:r w:rsidR="002F2716" w:rsidRPr="00B650EC">
        <w:rPr>
          <w:lang w:val="en-US"/>
        </w:rPr>
        <w:t>ting</w:t>
      </w:r>
      <w:r w:rsidR="00F26B08" w:rsidRPr="00B650EC">
        <w:rPr>
          <w:lang w:val="en-US"/>
        </w:rPr>
        <w:t xml:space="preserve"> on an anonymous branch, these commits will be accessible only through their internal identifications generated by the VCS.</w:t>
      </w:r>
    </w:p>
    <w:p w14:paraId="5625AEBC" w14:textId="77777777" w:rsidR="0072777C" w:rsidRPr="00B650EC" w:rsidRDefault="0072777C" w:rsidP="0072777C">
      <w:pPr>
        <w:ind w:firstLine="0"/>
        <w:jc w:val="center"/>
        <w:rPr>
          <w:lang w:val="en-US"/>
        </w:rPr>
      </w:pPr>
      <w:r w:rsidRPr="00647660">
        <w:rPr>
          <w:noProof/>
          <w:lang w:eastAsia="pt-BR"/>
        </w:rPr>
        <w:drawing>
          <wp:inline distT="0" distB="0" distL="0" distR="0" wp14:anchorId="05D9B3AA" wp14:editId="0BCE3D3A">
            <wp:extent cx="1349334" cy="1076325"/>
            <wp:effectExtent l="0" t="0" r="381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57544" cy="1082874"/>
                    </a:xfrm>
                    <a:prstGeom prst="rect">
                      <a:avLst/>
                    </a:prstGeom>
                    <a:noFill/>
                  </pic:spPr>
                </pic:pic>
              </a:graphicData>
            </a:graphic>
          </wp:inline>
        </w:drawing>
      </w:r>
    </w:p>
    <w:p w14:paraId="7EAD3B4F" w14:textId="77777777" w:rsidR="0072777C" w:rsidRPr="00B650EC" w:rsidRDefault="0072777C" w:rsidP="0072777C">
      <w:pPr>
        <w:pStyle w:val="Legenda"/>
        <w:rPr>
          <w:lang w:val="en-US"/>
        </w:rPr>
      </w:pPr>
      <w:bookmarkStart w:id="61" w:name="_Ref395029385"/>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Pr="00CD144F">
        <w:rPr>
          <w:lang w:val="en-US"/>
        </w:rPr>
        <w:t>11</w:t>
      </w:r>
      <w:r w:rsidRPr="00B650EC">
        <w:rPr>
          <w:lang w:val="en-US"/>
        </w:rPr>
        <w:fldChar w:fldCharType="end"/>
      </w:r>
      <w:bookmarkEnd w:id="61"/>
      <w:r w:rsidRPr="00B650EC">
        <w:rPr>
          <w:lang w:val="en-US"/>
        </w:rPr>
        <w:t xml:space="preserve"> – Anonymous branch</w:t>
      </w:r>
    </w:p>
    <w:p w14:paraId="56C93DCF" w14:textId="77777777" w:rsidR="007A7F79" w:rsidRPr="00B650EC" w:rsidRDefault="007A7F79" w:rsidP="007A7F79">
      <w:pPr>
        <w:pStyle w:val="Ttulo2"/>
        <w:rPr>
          <w:lang w:val="en-US"/>
        </w:rPr>
      </w:pPr>
      <w:bookmarkStart w:id="62" w:name="_Toc395037911"/>
      <w:r w:rsidRPr="00B650EC">
        <w:rPr>
          <w:lang w:val="en-US"/>
        </w:rPr>
        <w:t>Related Work</w:t>
      </w:r>
      <w:bookmarkEnd w:id="43"/>
      <w:bookmarkEnd w:id="44"/>
      <w:bookmarkEnd w:id="62"/>
    </w:p>
    <w:p w14:paraId="01550EA3" w14:textId="48C245DF" w:rsidR="00871856" w:rsidRPr="00B650EC" w:rsidRDefault="00871856" w:rsidP="00717EAB">
      <w:pPr>
        <w:rPr>
          <w:rFonts w:cs="Times New Roman"/>
          <w:szCs w:val="24"/>
          <w:lang w:val="en-US"/>
        </w:rPr>
      </w:pPr>
      <w:commentRangeStart w:id="63"/>
      <w:r w:rsidRPr="00B650EC">
        <w:rPr>
          <w:rFonts w:cs="Times New Roman"/>
          <w:szCs w:val="24"/>
          <w:lang w:val="en-US"/>
        </w:rPr>
        <w:t xml:space="preserve">According to </w:t>
      </w:r>
      <w:r w:rsidRPr="00B650EC">
        <w:rPr>
          <w:rFonts w:cs="Times New Roman"/>
          <w:szCs w:val="24"/>
          <w:lang w:val="en-US"/>
        </w:rPr>
        <w:fldChar w:fldCharType="begin"/>
      </w:r>
      <w:r w:rsidR="001C7BBB" w:rsidRPr="00B650EC">
        <w:rPr>
          <w:rFonts w:cs="Times New Roman"/>
          <w:szCs w:val="24"/>
          <w:lang w:val="en-US"/>
        </w:rPr>
        <w:instrText xml:space="preserve"> ADDIN ZOTERO_ITEM {"citationID":"8vmtt49u7","properties":{"formattedCitation":"(DIEHL, 2007)","plainCitation":"(DIEHL, 2007)"},"citationItems":[{"id":2540,"uris":["http://zotero.org/users/892576/items/C26JJ9I9"],"uri":["http://zotero.org/users/892576/items/C26JJ9I9"]}]} </w:instrText>
      </w:r>
      <w:r w:rsidRPr="00B650EC">
        <w:rPr>
          <w:rFonts w:cs="Times New Roman"/>
          <w:szCs w:val="24"/>
          <w:lang w:val="en-US"/>
        </w:rPr>
        <w:fldChar w:fldCharType="separate"/>
      </w:r>
      <w:r w:rsidR="001C7BBB" w:rsidRPr="00B650EC">
        <w:rPr>
          <w:rFonts w:cs="Times New Roman"/>
          <w:szCs w:val="24"/>
          <w:lang w:val="en-US"/>
        </w:rPr>
        <w:t>(DIEHL, 2007)</w:t>
      </w:r>
      <w:r w:rsidRPr="00B650EC">
        <w:rPr>
          <w:rFonts w:cs="Times New Roman"/>
          <w:szCs w:val="24"/>
          <w:lang w:val="en-US"/>
        </w:rPr>
        <w:fldChar w:fldCharType="end"/>
      </w:r>
      <w:r w:rsidR="00AE1E78" w:rsidRPr="00B650EC">
        <w:rPr>
          <w:rFonts w:cs="Times New Roman"/>
          <w:szCs w:val="24"/>
          <w:lang w:val="en-US"/>
        </w:rPr>
        <w:t>,</w:t>
      </w:r>
      <w:r w:rsidRPr="00B650EC">
        <w:rPr>
          <w:rFonts w:cs="Times New Roman"/>
          <w:szCs w:val="24"/>
          <w:lang w:val="en-US"/>
        </w:rPr>
        <w:t xml:space="preserve"> software visualization can be separated into three aspects: structure, behavior, and evolution. DyeVC relates primarily with the evolution aspect, more specifically with studies that aim at improving the awareness </w:t>
      </w:r>
      <w:r w:rsidR="000B1D81" w:rsidRPr="00B650EC">
        <w:rPr>
          <w:rFonts w:cs="Times New Roman"/>
          <w:szCs w:val="24"/>
          <w:lang w:val="en-US"/>
        </w:rPr>
        <w:t>for people</w:t>
      </w:r>
      <w:r w:rsidRPr="00B650EC">
        <w:rPr>
          <w:rFonts w:cs="Times New Roman"/>
          <w:szCs w:val="24"/>
          <w:lang w:val="en-US"/>
        </w:rPr>
        <w:t xml:space="preserve"> that work with distributed software development. A recent work by </w:t>
      </w:r>
      <w:r w:rsidRPr="00B650EC">
        <w:rPr>
          <w:rFonts w:cs="Times New Roman"/>
          <w:szCs w:val="24"/>
          <w:lang w:val="en-US"/>
        </w:rPr>
        <w:fldChar w:fldCharType="begin"/>
      </w:r>
      <w:r w:rsidR="00853D7C">
        <w:rPr>
          <w:rFonts w:cs="Times New Roman"/>
          <w:szCs w:val="24"/>
          <w:lang w:val="en-US"/>
        </w:rPr>
        <w:instrText xml:space="preserve"> ADDIN ZOTERO_ITEM {"citationID":"1gkoj4akbv","properties":{"formattedCitation":"{\\rtf (STEINMACHER \\i et al.\\i0{}, 2012)}","plainCitation":"(STEINMACHER et al., 2012)"},"citationItems":[{"id":1050,"uris":["http://zotero.org/users/892576/items/32WJXCFE"],"uri":["http://zotero.org/users/892576/items/32WJXCFE"]}]} </w:instrText>
      </w:r>
      <w:r w:rsidRPr="00B650EC">
        <w:rPr>
          <w:rFonts w:cs="Times New Roman"/>
          <w:szCs w:val="24"/>
          <w:lang w:val="en-US"/>
        </w:rPr>
        <w:fldChar w:fldCharType="separate"/>
      </w:r>
      <w:r w:rsidR="00853D7C" w:rsidRPr="00853D7C">
        <w:rPr>
          <w:rFonts w:cs="Times New Roman"/>
          <w:szCs w:val="24"/>
          <w:lang w:val="en-US"/>
        </w:rPr>
        <w:t xml:space="preserve">(STEINMACHER </w:t>
      </w:r>
      <w:r w:rsidR="00853D7C" w:rsidRPr="00853D7C">
        <w:rPr>
          <w:rFonts w:cs="Times New Roman"/>
          <w:i/>
          <w:iCs/>
          <w:szCs w:val="24"/>
          <w:lang w:val="en-US"/>
        </w:rPr>
        <w:t>et al.</w:t>
      </w:r>
      <w:r w:rsidR="00853D7C" w:rsidRPr="00853D7C">
        <w:rPr>
          <w:rFonts w:cs="Times New Roman"/>
          <w:szCs w:val="24"/>
          <w:lang w:val="en-US"/>
        </w:rPr>
        <w:t>, 2012)</w:t>
      </w:r>
      <w:r w:rsidRPr="00B650EC">
        <w:rPr>
          <w:rFonts w:cs="Times New Roman"/>
          <w:szCs w:val="24"/>
          <w:lang w:val="en-US"/>
        </w:rPr>
        <w:fldChar w:fldCharType="end"/>
      </w:r>
      <w:r w:rsidRPr="00B650EC">
        <w:rPr>
          <w:rFonts w:cs="Times New Roman"/>
          <w:szCs w:val="24"/>
          <w:lang w:val="en-US"/>
        </w:rPr>
        <w:t xml:space="preserve"> presents a systematic review of awareness studies and classify them according to the Awareness Framework </w:t>
      </w:r>
      <w:r w:rsidRPr="00B650EC">
        <w:rPr>
          <w:rFonts w:cs="Times New Roman"/>
          <w:szCs w:val="24"/>
          <w:lang w:val="en-US"/>
        </w:rPr>
        <w:fldChar w:fldCharType="begin"/>
      </w:r>
      <w:r w:rsidR="00853D7C">
        <w:rPr>
          <w:rFonts w:cs="Times New Roman"/>
          <w:szCs w:val="24"/>
          <w:lang w:val="en-US"/>
        </w:rPr>
        <w:instrText xml:space="preserve"> ADDIN ZOTERO_ITEM {"citationID":"51re871oj","properties":{"formattedCitation":"{\\rtf (GUTWIN \\i et al.\\i0{}, 1996)}","plainCitation":"(GUTWIN et al., 1996)"},"citationItems":[{"id":2729,"uris":["http://zotero.org/users/892576/items/H4T88RT8"],"uri":["http://zotero.org/users/892576/items/H4T88RT8"]}]} </w:instrText>
      </w:r>
      <w:r w:rsidRPr="00B650EC">
        <w:rPr>
          <w:rFonts w:cs="Times New Roman"/>
          <w:szCs w:val="24"/>
          <w:lang w:val="en-US"/>
        </w:rPr>
        <w:fldChar w:fldCharType="separate"/>
      </w:r>
      <w:r w:rsidR="00853D7C" w:rsidRPr="00853D7C">
        <w:rPr>
          <w:rFonts w:cs="Times New Roman"/>
          <w:szCs w:val="24"/>
          <w:lang w:val="en-US"/>
        </w:rPr>
        <w:t xml:space="preserve">(GUTWIN </w:t>
      </w:r>
      <w:r w:rsidR="00853D7C" w:rsidRPr="00853D7C">
        <w:rPr>
          <w:rFonts w:cs="Times New Roman"/>
          <w:i/>
          <w:iCs/>
          <w:szCs w:val="24"/>
          <w:lang w:val="en-US"/>
        </w:rPr>
        <w:t>et al.</w:t>
      </w:r>
      <w:r w:rsidR="00853D7C" w:rsidRPr="00853D7C">
        <w:rPr>
          <w:rFonts w:cs="Times New Roman"/>
          <w:szCs w:val="24"/>
          <w:lang w:val="en-US"/>
        </w:rPr>
        <w:t>, 1996)</w:t>
      </w:r>
      <w:r w:rsidRPr="00B650EC">
        <w:rPr>
          <w:rFonts w:cs="Times New Roman"/>
          <w:szCs w:val="24"/>
          <w:lang w:val="en-US"/>
        </w:rPr>
        <w:fldChar w:fldCharType="end"/>
      </w:r>
      <w:r w:rsidRPr="00B650EC">
        <w:rPr>
          <w:rFonts w:cs="Times New Roman"/>
          <w:szCs w:val="24"/>
          <w:lang w:val="en-US"/>
        </w:rPr>
        <w:t xml:space="preserve"> and according to the 3C Collaboration Model </w:t>
      </w:r>
      <w:r w:rsidRPr="00B650EC">
        <w:rPr>
          <w:rFonts w:cs="Times New Roman"/>
          <w:szCs w:val="24"/>
          <w:lang w:val="en-US"/>
        </w:rPr>
        <w:fldChar w:fldCharType="begin"/>
      </w:r>
      <w:r w:rsidR="001C7BBB" w:rsidRPr="00B650EC">
        <w:rPr>
          <w:rFonts w:cs="Times New Roman"/>
          <w:szCs w:val="24"/>
          <w:lang w:val="en-US"/>
        </w:rPr>
        <w:instrText xml:space="preserve"> ADDIN ZOTERO_ITEM {"citationID":"83flkgcqf","properties":{"formattedCitation":"{\\rtf (FUKS \\i et al.\\i0{}, 2007)}","plainCitation":"(FUKS et al., 2007)"},"citationItems":[{"id":2551,"uris":["http://zotero.org/users/892576/items/2J8CK7WD"],"uri":["http://zotero.org/users/892576/items/2J8CK7WD"]}]} </w:instrText>
      </w:r>
      <w:r w:rsidRPr="00B650EC">
        <w:rPr>
          <w:rFonts w:cs="Times New Roman"/>
          <w:szCs w:val="24"/>
          <w:lang w:val="en-US"/>
        </w:rPr>
        <w:fldChar w:fldCharType="separate"/>
      </w:r>
      <w:r w:rsidR="001C7BBB" w:rsidRPr="00B650EC">
        <w:rPr>
          <w:rFonts w:cs="Times New Roman"/>
          <w:szCs w:val="24"/>
          <w:lang w:val="en-US"/>
        </w:rPr>
        <w:t xml:space="preserve">(FUKS </w:t>
      </w:r>
      <w:r w:rsidR="001C7BBB" w:rsidRPr="00B650EC">
        <w:rPr>
          <w:rFonts w:cs="Times New Roman"/>
          <w:i/>
          <w:iCs/>
          <w:szCs w:val="24"/>
          <w:lang w:val="en-US"/>
        </w:rPr>
        <w:t>et al.</w:t>
      </w:r>
      <w:r w:rsidR="001C7BBB" w:rsidRPr="00B650EC">
        <w:rPr>
          <w:rFonts w:cs="Times New Roman"/>
          <w:szCs w:val="24"/>
          <w:lang w:val="en-US"/>
        </w:rPr>
        <w:t>, 2007)</w:t>
      </w:r>
      <w:r w:rsidRPr="00B650EC">
        <w:rPr>
          <w:rFonts w:cs="Times New Roman"/>
          <w:szCs w:val="24"/>
          <w:lang w:val="en-US"/>
        </w:rPr>
        <w:fldChar w:fldCharType="end"/>
      </w:r>
      <w:r w:rsidRPr="00B650EC">
        <w:rPr>
          <w:rFonts w:cs="Times New Roman"/>
          <w:szCs w:val="24"/>
          <w:lang w:val="en-US"/>
        </w:rPr>
        <w:t xml:space="preserve">. The classification is not exclusive, i.e., a given tool can present elements of different awareness types. </w:t>
      </w:r>
      <w:r w:rsidR="006118CC" w:rsidRPr="00B650EC">
        <w:rPr>
          <w:rFonts w:cs="Times New Roman"/>
          <w:szCs w:val="24"/>
          <w:lang w:val="en-US"/>
        </w:rPr>
        <w:t xml:space="preserve">According to </w:t>
      </w:r>
      <w:r w:rsidRPr="00B650EC">
        <w:rPr>
          <w:rFonts w:cs="Times New Roman"/>
          <w:szCs w:val="24"/>
          <w:lang w:val="en-US"/>
        </w:rPr>
        <w:fldChar w:fldCharType="begin"/>
      </w:r>
      <w:r w:rsidR="00853D7C">
        <w:rPr>
          <w:rFonts w:cs="Times New Roman"/>
          <w:szCs w:val="24"/>
          <w:lang w:val="en-US"/>
        </w:rPr>
        <w:instrText xml:space="preserve"> ADDIN ZOTERO_ITEM {"citationID":"2eh0h9v2ov","properties":{"formattedCitation":"{\\rtf (GUTWIN \\i et al.\\i0{}, 1996)}","plainCitation":"(GUTWIN et al., 1996)"},"citationItems":[{"id":2729,"uris":["http://zotero.org/users/892576/items/H4T88RT8"],"uri":["http://zotero.org/users/892576/items/H4T88RT8"]}]} </w:instrText>
      </w:r>
      <w:r w:rsidRPr="00B650EC">
        <w:rPr>
          <w:rFonts w:cs="Times New Roman"/>
          <w:szCs w:val="24"/>
          <w:lang w:val="en-US"/>
        </w:rPr>
        <w:fldChar w:fldCharType="separate"/>
      </w:r>
      <w:r w:rsidR="00853D7C" w:rsidRPr="00853D7C">
        <w:rPr>
          <w:rFonts w:cs="Times New Roman"/>
          <w:szCs w:val="24"/>
          <w:lang w:val="en-US"/>
        </w:rPr>
        <w:t xml:space="preserve">(GUTWIN </w:t>
      </w:r>
      <w:r w:rsidR="00853D7C" w:rsidRPr="00853D7C">
        <w:rPr>
          <w:rFonts w:cs="Times New Roman"/>
          <w:i/>
          <w:iCs/>
          <w:szCs w:val="24"/>
          <w:lang w:val="en-US"/>
        </w:rPr>
        <w:t>et al.</w:t>
      </w:r>
      <w:r w:rsidR="00853D7C" w:rsidRPr="00853D7C">
        <w:rPr>
          <w:rFonts w:cs="Times New Roman"/>
          <w:szCs w:val="24"/>
          <w:lang w:val="en-US"/>
        </w:rPr>
        <w:t>, 1996)</w:t>
      </w:r>
      <w:r w:rsidRPr="00B650EC">
        <w:rPr>
          <w:rFonts w:cs="Times New Roman"/>
          <w:szCs w:val="24"/>
          <w:lang w:val="en-US"/>
        </w:rPr>
        <w:fldChar w:fldCharType="end"/>
      </w:r>
      <w:r w:rsidRPr="00B650EC">
        <w:rPr>
          <w:rFonts w:cs="Times New Roman"/>
          <w:szCs w:val="24"/>
          <w:lang w:val="en-US"/>
        </w:rPr>
        <w:t xml:space="preserve">, DyeVC can be classified as a “Workspace Awareness” approach and according to </w:t>
      </w:r>
      <w:r w:rsidRPr="00B650EC">
        <w:rPr>
          <w:rFonts w:cs="Times New Roman"/>
          <w:szCs w:val="24"/>
          <w:lang w:val="en-US"/>
        </w:rPr>
        <w:fldChar w:fldCharType="begin"/>
      </w:r>
      <w:r w:rsidR="001C7BBB" w:rsidRPr="00B650EC">
        <w:rPr>
          <w:rFonts w:cs="Times New Roman"/>
          <w:szCs w:val="24"/>
          <w:lang w:val="en-US"/>
        </w:rPr>
        <w:instrText xml:space="preserve"> ADDIN ZOTERO_ITEM {"citationID":"CqVyFKTQ","properties":{"formattedCitation":"{\\rtf (FUKS \\i et al.\\i0{}, 2007)}","plainCitation":"(FUKS et al., 2007)"},"citationItems":[{"id":2551,"uris":["http://zotero.org/users/892576/items/2J8CK7WD"],"uri":["http://zotero.org/users/892576/items/2J8CK7WD"]}]} </w:instrText>
      </w:r>
      <w:r w:rsidRPr="00B650EC">
        <w:rPr>
          <w:rFonts w:cs="Times New Roman"/>
          <w:szCs w:val="24"/>
          <w:lang w:val="en-US"/>
        </w:rPr>
        <w:fldChar w:fldCharType="separate"/>
      </w:r>
      <w:r w:rsidR="001C7BBB" w:rsidRPr="00B650EC">
        <w:rPr>
          <w:rFonts w:cs="Times New Roman"/>
          <w:szCs w:val="24"/>
          <w:lang w:val="en-US"/>
        </w:rPr>
        <w:t xml:space="preserve">(FUKS </w:t>
      </w:r>
      <w:r w:rsidR="001C7BBB" w:rsidRPr="00B650EC">
        <w:rPr>
          <w:rFonts w:cs="Times New Roman"/>
          <w:i/>
          <w:iCs/>
          <w:szCs w:val="24"/>
          <w:lang w:val="en-US"/>
        </w:rPr>
        <w:t>et al.</w:t>
      </w:r>
      <w:r w:rsidR="001C7BBB" w:rsidRPr="00B650EC">
        <w:rPr>
          <w:rFonts w:cs="Times New Roman"/>
          <w:szCs w:val="24"/>
          <w:lang w:val="en-US"/>
        </w:rPr>
        <w:t>, 2007)</w:t>
      </w:r>
      <w:r w:rsidRPr="00B650EC">
        <w:rPr>
          <w:rFonts w:cs="Times New Roman"/>
          <w:szCs w:val="24"/>
          <w:lang w:val="en-US"/>
        </w:rPr>
        <w:fldChar w:fldCharType="end"/>
      </w:r>
      <w:r w:rsidRPr="00B650EC">
        <w:rPr>
          <w:rFonts w:cs="Times New Roman"/>
          <w:szCs w:val="24"/>
          <w:lang w:val="en-US"/>
        </w:rPr>
        <w:t xml:space="preserve">, DyeVC fits into the “Coordination” and “Cooperation” categories. </w:t>
      </w:r>
      <w:commentRangeEnd w:id="63"/>
      <w:r w:rsidR="00EB4320" w:rsidRPr="00CD144F">
        <w:rPr>
          <w:rStyle w:val="Refdecomentrio"/>
          <w:lang w:val="en-US"/>
        </w:rPr>
        <w:commentReference w:id="63"/>
      </w:r>
    </w:p>
    <w:p w14:paraId="371F2DED" w14:textId="6A6E28A6" w:rsidR="00871856" w:rsidRPr="00B650EC" w:rsidRDefault="00C65656" w:rsidP="00717EAB">
      <w:pPr>
        <w:rPr>
          <w:rFonts w:cs="Times New Roman"/>
          <w:szCs w:val="24"/>
          <w:lang w:val="en-US"/>
        </w:rPr>
      </w:pPr>
      <w:r w:rsidRPr="00B650EC">
        <w:rPr>
          <w:rFonts w:cs="Times New Roman"/>
          <w:szCs w:val="24"/>
          <w:lang w:val="en-US"/>
        </w:rPr>
        <w:t xml:space="preserve">This section describes some approaches related to awareness or visualization of information stored in VCSs. </w:t>
      </w:r>
      <w:r w:rsidR="008B3B09" w:rsidRPr="00B650EC">
        <w:rPr>
          <w:rFonts w:cs="Times New Roman"/>
          <w:szCs w:val="24"/>
          <w:lang w:val="en-US"/>
        </w:rPr>
        <w:t xml:space="preserve">We used a criterion </w:t>
      </w:r>
      <w:commentRangeStart w:id="64"/>
      <w:r w:rsidR="008B3B09" w:rsidRPr="00B650EC">
        <w:rPr>
          <w:rFonts w:cs="Times New Roman"/>
          <w:szCs w:val="24"/>
          <w:lang w:val="en-US"/>
        </w:rPr>
        <w:t>similar</w:t>
      </w:r>
      <w:commentRangeEnd w:id="64"/>
      <w:r w:rsidR="00A87A5D" w:rsidRPr="00CD144F">
        <w:rPr>
          <w:rStyle w:val="Refdecomentrio"/>
          <w:lang w:val="en-US"/>
        </w:rPr>
        <w:commentReference w:id="64"/>
      </w:r>
      <w:r w:rsidR="008B3B09" w:rsidRPr="00B650EC">
        <w:rPr>
          <w:rFonts w:cs="Times New Roman"/>
          <w:szCs w:val="24"/>
          <w:lang w:val="en-US"/>
        </w:rPr>
        <w:t xml:space="preserve"> to snowballing sample </w:t>
      </w:r>
      <w:r w:rsidR="008B3B09" w:rsidRPr="00B650EC">
        <w:rPr>
          <w:rFonts w:cs="Times New Roman"/>
          <w:szCs w:val="24"/>
          <w:lang w:val="en-US"/>
        </w:rPr>
        <w:fldChar w:fldCharType="begin"/>
      </w:r>
      <w:r w:rsidR="008B3B09" w:rsidRPr="00B650EC">
        <w:rPr>
          <w:rFonts w:cs="Times New Roman"/>
          <w:szCs w:val="24"/>
          <w:lang w:val="en-US"/>
        </w:rPr>
        <w:instrText xml:space="preserve"> ADDIN ZOTERO_ITEM {"citationID":"1pi1mvbj5h","properties":{"formattedCitation":"(GOODMAN, 1961)","plainCitation":"(GOODMAN, 1961)"},"citationItems":[{"id":2544,"uris":["http://zotero.org/users/892576/items/B7KB3PI5"],"uri":["http://zotero.org/users/892576/items/B7KB3PI5"]}]} </w:instrText>
      </w:r>
      <w:r w:rsidR="008B3B09" w:rsidRPr="00B650EC">
        <w:rPr>
          <w:rFonts w:cs="Times New Roman"/>
          <w:szCs w:val="24"/>
          <w:lang w:val="en-US"/>
        </w:rPr>
        <w:fldChar w:fldCharType="separate"/>
      </w:r>
      <w:r w:rsidR="008B3B09" w:rsidRPr="00B650EC">
        <w:rPr>
          <w:rFonts w:cs="Times New Roman"/>
          <w:szCs w:val="24"/>
          <w:lang w:val="en-US"/>
        </w:rPr>
        <w:t>(GOODMAN, 1961)</w:t>
      </w:r>
      <w:r w:rsidR="008B3B09" w:rsidRPr="00B650EC">
        <w:rPr>
          <w:rFonts w:cs="Times New Roman"/>
          <w:szCs w:val="24"/>
          <w:lang w:val="en-US"/>
        </w:rPr>
        <w:fldChar w:fldCharType="end"/>
      </w:r>
      <w:r w:rsidR="008B3B09" w:rsidRPr="00B650EC">
        <w:rPr>
          <w:rFonts w:cs="Times New Roman"/>
          <w:szCs w:val="24"/>
          <w:lang w:val="en-US"/>
        </w:rPr>
        <w:t xml:space="preserve"> to select the approaches, starting with a finite individual population as a seed and looking for these approaches’ citations and at approaches that cited them. </w:t>
      </w:r>
      <w:r w:rsidR="00871856" w:rsidRPr="00B650EC">
        <w:rPr>
          <w:rFonts w:cs="Times New Roman"/>
          <w:szCs w:val="24"/>
          <w:lang w:val="en-US"/>
        </w:rPr>
        <w:t xml:space="preserve"> </w:t>
      </w:r>
      <w:r w:rsidR="008B3B09" w:rsidRPr="00B650EC">
        <w:rPr>
          <w:rFonts w:cs="Times New Roman"/>
          <w:szCs w:val="24"/>
          <w:lang w:val="en-US"/>
        </w:rPr>
        <w:t>Our initial seed was based on</w:t>
      </w:r>
      <w:r w:rsidR="00871856" w:rsidRPr="00B650EC">
        <w:rPr>
          <w:rFonts w:cs="Times New Roman"/>
          <w:szCs w:val="24"/>
          <w:lang w:val="en-US"/>
        </w:rPr>
        <w:t xml:space="preserve"> the referenced papers analyzed by </w:t>
      </w:r>
      <w:r w:rsidR="00871856" w:rsidRPr="00B650EC">
        <w:rPr>
          <w:rFonts w:cs="Times New Roman"/>
          <w:szCs w:val="24"/>
          <w:lang w:val="en-US"/>
        </w:rPr>
        <w:fldChar w:fldCharType="begin"/>
      </w:r>
      <w:r w:rsidR="00853D7C">
        <w:rPr>
          <w:rFonts w:cs="Times New Roman"/>
          <w:szCs w:val="24"/>
          <w:lang w:val="en-US"/>
        </w:rPr>
        <w:instrText xml:space="preserve"> ADDIN ZOTERO_ITEM {"citationID":"14ud4rpes6","properties":{"formattedCitation":"{\\rtf (STEINMACHER \\i et al.\\i0{}, 2012)}","plainCitation":"(STEINMACHER et al., 2012)"},"citationItems":[{"id":1050,"uris":["http://zotero.org/users/892576/items/32WJXCFE"],"uri":["http://zotero.org/users/892576/items/32WJXCFE"]}]} </w:instrText>
      </w:r>
      <w:r w:rsidR="00871856" w:rsidRPr="00B650EC">
        <w:rPr>
          <w:rFonts w:cs="Times New Roman"/>
          <w:szCs w:val="24"/>
          <w:lang w:val="en-US"/>
        </w:rPr>
        <w:fldChar w:fldCharType="separate"/>
      </w:r>
      <w:r w:rsidR="00853D7C" w:rsidRPr="00853D7C">
        <w:rPr>
          <w:rFonts w:cs="Times New Roman"/>
          <w:szCs w:val="24"/>
          <w:lang w:val="en-US"/>
        </w:rPr>
        <w:t xml:space="preserve">(STEINMACHER </w:t>
      </w:r>
      <w:r w:rsidR="00853D7C" w:rsidRPr="00853D7C">
        <w:rPr>
          <w:rFonts w:cs="Times New Roman"/>
          <w:i/>
          <w:iCs/>
          <w:szCs w:val="24"/>
          <w:lang w:val="en-US"/>
        </w:rPr>
        <w:t>et al.</w:t>
      </w:r>
      <w:r w:rsidR="00853D7C" w:rsidRPr="00853D7C">
        <w:rPr>
          <w:rFonts w:cs="Times New Roman"/>
          <w:szCs w:val="24"/>
          <w:lang w:val="en-US"/>
        </w:rPr>
        <w:t>, 2012)</w:t>
      </w:r>
      <w:r w:rsidR="00871856" w:rsidRPr="00B650EC">
        <w:rPr>
          <w:rFonts w:cs="Times New Roman"/>
          <w:szCs w:val="24"/>
          <w:lang w:val="en-US"/>
        </w:rPr>
        <w:fldChar w:fldCharType="end"/>
      </w:r>
      <w:r w:rsidR="008B3B09" w:rsidRPr="00B650EC">
        <w:rPr>
          <w:rFonts w:cs="Times New Roman"/>
          <w:szCs w:val="24"/>
          <w:lang w:val="en-US"/>
        </w:rPr>
        <w:t>.</w:t>
      </w:r>
      <w:r w:rsidR="00871856" w:rsidRPr="00B650EC">
        <w:rPr>
          <w:rFonts w:cs="Times New Roman"/>
          <w:szCs w:val="24"/>
          <w:lang w:val="en-US"/>
        </w:rPr>
        <w:t xml:space="preserve"> We also searched at the main academic digital libr</w:t>
      </w:r>
      <w:r w:rsidR="005102DD" w:rsidRPr="00B650EC">
        <w:rPr>
          <w:rFonts w:cs="Times New Roman"/>
          <w:szCs w:val="24"/>
          <w:lang w:val="en-US"/>
        </w:rPr>
        <w:t>aries (ACM, IEEE, SpringerLink and</w:t>
      </w:r>
      <w:r w:rsidR="00871856" w:rsidRPr="00B650EC">
        <w:rPr>
          <w:rFonts w:cs="Times New Roman"/>
          <w:szCs w:val="24"/>
          <w:lang w:val="en-US"/>
        </w:rPr>
        <w:t xml:space="preserve"> ScienceDirect) and </w:t>
      </w:r>
      <w:commentRangeStart w:id="65"/>
      <w:r w:rsidR="00871856" w:rsidRPr="00B650EC">
        <w:rPr>
          <w:rFonts w:cs="Times New Roman"/>
          <w:szCs w:val="24"/>
          <w:lang w:val="en-US"/>
        </w:rPr>
        <w:t>at the industry, using the keywords</w:t>
      </w:r>
      <w:commentRangeEnd w:id="65"/>
      <w:r w:rsidR="00DF0E31" w:rsidRPr="00CD144F">
        <w:rPr>
          <w:rStyle w:val="Refdecomentrio"/>
          <w:lang w:val="en-US"/>
        </w:rPr>
        <w:commentReference w:id="65"/>
      </w:r>
      <w:r w:rsidR="00871856" w:rsidRPr="00B650EC">
        <w:rPr>
          <w:rFonts w:cs="Times New Roman"/>
          <w:szCs w:val="24"/>
          <w:lang w:val="en-US"/>
        </w:rPr>
        <w:t xml:space="preserve"> “revision”, “sou</w:t>
      </w:r>
      <w:r w:rsidR="000B1D81" w:rsidRPr="00B650EC">
        <w:rPr>
          <w:rFonts w:cs="Times New Roman"/>
          <w:szCs w:val="24"/>
          <w:lang w:val="en-US"/>
        </w:rPr>
        <w:t>r</w:t>
      </w:r>
      <w:r w:rsidR="00871856" w:rsidRPr="00B650EC">
        <w:rPr>
          <w:rFonts w:cs="Times New Roman"/>
          <w:szCs w:val="24"/>
          <w:lang w:val="en-US"/>
        </w:rPr>
        <w:t xml:space="preserve">ce code”, “software configuration”, “source control”, “version control”, </w:t>
      </w:r>
      <w:commentRangeStart w:id="66"/>
      <w:r w:rsidR="00871856" w:rsidRPr="00B650EC">
        <w:rPr>
          <w:rFonts w:cs="Times New Roman"/>
          <w:szCs w:val="24"/>
          <w:lang w:val="en-US"/>
        </w:rPr>
        <w:t xml:space="preserve">“application” and “system”, </w:t>
      </w:r>
      <w:commentRangeEnd w:id="66"/>
      <w:r w:rsidR="00DF0E31" w:rsidRPr="00CD144F">
        <w:rPr>
          <w:rStyle w:val="Refdecomentrio"/>
          <w:lang w:val="en-US"/>
        </w:rPr>
        <w:commentReference w:id="66"/>
      </w:r>
      <w:r w:rsidR="00871856" w:rsidRPr="00B650EC">
        <w:rPr>
          <w:rFonts w:cs="Times New Roman"/>
          <w:szCs w:val="24"/>
          <w:lang w:val="en-US"/>
        </w:rPr>
        <w:t>combined with “awareness”</w:t>
      </w:r>
      <w:r w:rsidR="008B3B09" w:rsidRPr="00B650EC">
        <w:rPr>
          <w:rFonts w:cs="Times New Roman"/>
          <w:szCs w:val="24"/>
          <w:lang w:val="en-US"/>
        </w:rPr>
        <w:t xml:space="preserve"> and “visualization”</w:t>
      </w:r>
      <w:r w:rsidR="00871856" w:rsidRPr="00B650EC">
        <w:rPr>
          <w:rFonts w:cs="Times New Roman"/>
          <w:szCs w:val="24"/>
          <w:lang w:val="en-US"/>
        </w:rPr>
        <w:t xml:space="preserve">. We filtered the results found to get only studies that used VCS. The resulting studies were divided into three groups. The first group includes tools that notify commit activities. The second group comprises approaches that give the developer awareness of concurrent changes, </w:t>
      </w:r>
      <w:r w:rsidR="00B7105E" w:rsidRPr="00B650EC">
        <w:rPr>
          <w:rFonts w:cs="Times New Roman"/>
          <w:szCs w:val="24"/>
          <w:lang w:val="en-US"/>
        </w:rPr>
        <w:t xml:space="preserve">sometimes </w:t>
      </w:r>
      <w:r w:rsidR="00871856" w:rsidRPr="00B650EC">
        <w:rPr>
          <w:rFonts w:cs="Times New Roman"/>
          <w:szCs w:val="24"/>
          <w:lang w:val="en-US"/>
        </w:rPr>
        <w:t>inform</w:t>
      </w:r>
      <w:r w:rsidR="00B7105E" w:rsidRPr="00B650EC">
        <w:rPr>
          <w:rFonts w:cs="Times New Roman"/>
          <w:szCs w:val="24"/>
          <w:lang w:val="en-US"/>
        </w:rPr>
        <w:t>ing</w:t>
      </w:r>
      <w:r w:rsidR="00871856" w:rsidRPr="00B650EC">
        <w:rPr>
          <w:rFonts w:cs="Times New Roman"/>
          <w:szCs w:val="24"/>
          <w:lang w:val="en-US"/>
        </w:rPr>
        <w:t xml:space="preserve"> them if conflicts were detected. Finally, the third group includes approaches that visualize repository information </w:t>
      </w:r>
      <w:commentRangeStart w:id="67"/>
      <w:r w:rsidR="00871856" w:rsidRPr="00B650EC">
        <w:rPr>
          <w:rFonts w:cs="Times New Roman"/>
          <w:szCs w:val="24"/>
          <w:lang w:val="en-US"/>
        </w:rPr>
        <w:t>in a linear way</w:t>
      </w:r>
      <w:commentRangeEnd w:id="67"/>
      <w:r w:rsidR="00DF0E31" w:rsidRPr="00CD144F">
        <w:rPr>
          <w:rStyle w:val="Refdecomentrio"/>
          <w:lang w:val="en-US"/>
        </w:rPr>
        <w:commentReference w:id="67"/>
      </w:r>
      <w:r w:rsidR="00871856" w:rsidRPr="00B650EC">
        <w:rPr>
          <w:rFonts w:cs="Times New Roman"/>
          <w:szCs w:val="24"/>
          <w:lang w:val="en-US"/>
        </w:rPr>
        <w:t>.</w:t>
      </w:r>
      <w:r w:rsidR="000B1D81" w:rsidRPr="00B650EC">
        <w:rPr>
          <w:rFonts w:cs="Times New Roman"/>
          <w:szCs w:val="24"/>
          <w:lang w:val="en-US"/>
        </w:rPr>
        <w:t xml:space="preserve"> The next sub-sections discuss each of these groups.</w:t>
      </w:r>
    </w:p>
    <w:p w14:paraId="4231A51B" w14:textId="77777777" w:rsidR="000B1D81" w:rsidRPr="00B650EC" w:rsidRDefault="00F26B08" w:rsidP="000B1D81">
      <w:pPr>
        <w:pStyle w:val="Ttulo3"/>
        <w:rPr>
          <w:lang w:val="en-US"/>
        </w:rPr>
      </w:pPr>
      <w:bookmarkStart w:id="68" w:name="_Toc394584905"/>
      <w:bookmarkStart w:id="69" w:name="_Toc395037912"/>
      <w:commentRangeStart w:id="70"/>
      <w:r w:rsidRPr="00B650EC">
        <w:rPr>
          <w:lang w:val="en-US"/>
        </w:rPr>
        <w:t>Commit N</w:t>
      </w:r>
      <w:r w:rsidR="000B1D81" w:rsidRPr="00B650EC">
        <w:rPr>
          <w:lang w:val="en-US"/>
        </w:rPr>
        <w:t>otification</w:t>
      </w:r>
      <w:bookmarkEnd w:id="68"/>
      <w:bookmarkEnd w:id="69"/>
      <w:commentRangeEnd w:id="70"/>
      <w:r w:rsidR="000E3E97">
        <w:rPr>
          <w:rStyle w:val="Refdecomentrio"/>
          <w:rFonts w:eastAsiaTheme="minorHAnsi" w:cstheme="minorBidi"/>
          <w:b w:val="0"/>
          <w:bCs w:val="0"/>
          <w:caps w:val="0"/>
        </w:rPr>
        <w:commentReference w:id="70"/>
      </w:r>
    </w:p>
    <w:p w14:paraId="0597D11B" w14:textId="4F466AAD" w:rsidR="00871856" w:rsidRPr="00B650EC" w:rsidRDefault="000B1D81" w:rsidP="00717EAB">
      <w:pPr>
        <w:rPr>
          <w:szCs w:val="24"/>
          <w:lang w:val="en-US"/>
        </w:rPr>
      </w:pPr>
      <w:r w:rsidRPr="00B650EC">
        <w:rPr>
          <w:szCs w:val="24"/>
          <w:lang w:val="en-US"/>
        </w:rPr>
        <w:t xml:space="preserve">Under the “Commit Notification” group, we found approaches </w:t>
      </w:r>
      <w:r w:rsidR="00871856" w:rsidRPr="00B650EC">
        <w:rPr>
          <w:szCs w:val="24"/>
          <w:lang w:val="en-US"/>
        </w:rPr>
        <w:t xml:space="preserve">such as </w:t>
      </w:r>
      <w:r w:rsidR="00871856" w:rsidRPr="00B650EC">
        <w:rPr>
          <w:i/>
          <w:szCs w:val="24"/>
          <w:lang w:val="en-US"/>
        </w:rPr>
        <w:t>SVN Notifier</w:t>
      </w:r>
      <w:r w:rsidR="00871856" w:rsidRPr="00B650EC">
        <w:rPr>
          <w:rStyle w:val="Refdenotaderodap"/>
          <w:szCs w:val="24"/>
          <w:lang w:val="en-US"/>
        </w:rPr>
        <w:footnoteReference w:id="3"/>
      </w:r>
      <w:r w:rsidR="00871856" w:rsidRPr="00B650EC">
        <w:rPr>
          <w:szCs w:val="24"/>
          <w:lang w:val="en-US"/>
        </w:rPr>
        <w:t xml:space="preserve">, </w:t>
      </w:r>
      <w:r w:rsidR="00871856" w:rsidRPr="00B650EC">
        <w:rPr>
          <w:i/>
          <w:szCs w:val="24"/>
          <w:lang w:val="en-US"/>
        </w:rPr>
        <w:t>SCM Notifier</w:t>
      </w:r>
      <w:r w:rsidR="00871856" w:rsidRPr="00B650EC">
        <w:rPr>
          <w:rStyle w:val="Refdenotaderodap"/>
          <w:szCs w:val="24"/>
          <w:lang w:val="en-US"/>
        </w:rPr>
        <w:footnoteReference w:id="4"/>
      </w:r>
      <w:r w:rsidR="00871856" w:rsidRPr="00B650EC">
        <w:rPr>
          <w:szCs w:val="24"/>
          <w:lang w:val="en-US"/>
        </w:rPr>
        <w:t xml:space="preserve">, </w:t>
      </w:r>
      <w:r w:rsidR="00871856" w:rsidRPr="00B650EC">
        <w:rPr>
          <w:i/>
          <w:szCs w:val="24"/>
          <w:lang w:val="en-US"/>
        </w:rPr>
        <w:t>Commit Monitor</w:t>
      </w:r>
      <w:r w:rsidR="00871856" w:rsidRPr="00B650EC">
        <w:rPr>
          <w:rStyle w:val="Refdenotaderodap"/>
          <w:szCs w:val="24"/>
          <w:lang w:val="en-US"/>
        </w:rPr>
        <w:footnoteReference w:id="5"/>
      </w:r>
      <w:r w:rsidR="00871856" w:rsidRPr="00B650EC">
        <w:rPr>
          <w:szCs w:val="24"/>
          <w:lang w:val="en-US"/>
        </w:rPr>
        <w:t xml:space="preserve">, </w:t>
      </w:r>
      <w:r w:rsidR="00871856" w:rsidRPr="00B650EC">
        <w:rPr>
          <w:i/>
          <w:szCs w:val="24"/>
          <w:lang w:val="en-US"/>
        </w:rPr>
        <w:t>SVN Radar</w:t>
      </w:r>
      <w:r w:rsidR="00871856" w:rsidRPr="00B650EC">
        <w:rPr>
          <w:rStyle w:val="Refdenotaderodap"/>
          <w:szCs w:val="24"/>
          <w:lang w:val="en-US"/>
        </w:rPr>
        <w:footnoteReference w:id="6"/>
      </w:r>
      <w:r w:rsidR="00871856" w:rsidRPr="00B650EC">
        <w:rPr>
          <w:szCs w:val="24"/>
          <w:lang w:val="en-US"/>
        </w:rPr>
        <w:t xml:space="preserve">, </w:t>
      </w:r>
      <w:r w:rsidR="00871856" w:rsidRPr="00B650EC">
        <w:rPr>
          <w:i/>
          <w:szCs w:val="24"/>
          <w:lang w:val="en-US"/>
        </w:rPr>
        <w:t>Hg Commit Monitor</w:t>
      </w:r>
      <w:r w:rsidR="00871856" w:rsidRPr="00B650EC">
        <w:rPr>
          <w:rStyle w:val="Refdenotaderodap"/>
          <w:szCs w:val="24"/>
          <w:lang w:val="en-US"/>
        </w:rPr>
        <w:footnoteReference w:id="7"/>
      </w:r>
      <w:r w:rsidR="00871856" w:rsidRPr="00B650EC">
        <w:rPr>
          <w:i/>
          <w:szCs w:val="24"/>
          <w:lang w:val="en-US"/>
        </w:rPr>
        <w:t xml:space="preserve"> </w:t>
      </w:r>
      <w:r w:rsidR="00871856" w:rsidRPr="00B650EC">
        <w:rPr>
          <w:szCs w:val="24"/>
          <w:lang w:val="en-US"/>
        </w:rPr>
        <w:t xml:space="preserve">and Elvin </w:t>
      </w:r>
      <w:r w:rsidR="00871856" w:rsidRPr="00B650EC">
        <w:rPr>
          <w:szCs w:val="24"/>
          <w:lang w:val="en-US"/>
        </w:rPr>
        <w:fldChar w:fldCharType="begin"/>
      </w:r>
      <w:r w:rsidR="00853D7C">
        <w:rPr>
          <w:szCs w:val="24"/>
          <w:lang w:val="en-US"/>
        </w:rPr>
        <w:instrText xml:space="preserve"> ADDIN ZOTERO_ITEM {"citationID":"2ieupbh9l5","properties":{"formattedCitation":"{\\rtf (FITZPATRICK \\i et al.\\i0{}, 2006)}","plainCitation":"(FITZPATRICK et al., 2006)"},"citationItems":[{"id":2536,"uris":["http://zotero.org/users/892576/items/2VBQH2CD"],"uri":["http://zotero.org/users/892576/items/2VBQH2CD"]}]} </w:instrText>
      </w:r>
      <w:r w:rsidR="00871856" w:rsidRPr="00B650EC">
        <w:rPr>
          <w:szCs w:val="24"/>
          <w:lang w:val="en-US"/>
        </w:rPr>
        <w:fldChar w:fldCharType="separate"/>
      </w:r>
      <w:r w:rsidR="00853D7C" w:rsidRPr="00853D7C">
        <w:rPr>
          <w:rFonts w:cs="Times New Roman"/>
          <w:szCs w:val="24"/>
          <w:lang w:val="en-US"/>
        </w:rPr>
        <w:t xml:space="preserve">(FITZPATRICK </w:t>
      </w:r>
      <w:r w:rsidR="00853D7C" w:rsidRPr="00853D7C">
        <w:rPr>
          <w:rFonts w:cs="Times New Roman"/>
          <w:i/>
          <w:iCs/>
          <w:szCs w:val="24"/>
          <w:lang w:val="en-US"/>
        </w:rPr>
        <w:t>et al.</w:t>
      </w:r>
      <w:r w:rsidR="00853D7C" w:rsidRPr="00853D7C">
        <w:rPr>
          <w:rFonts w:cs="Times New Roman"/>
          <w:szCs w:val="24"/>
          <w:lang w:val="en-US"/>
        </w:rPr>
        <w:t>, 2006)</w:t>
      </w:r>
      <w:r w:rsidR="00871856" w:rsidRPr="00B650EC">
        <w:rPr>
          <w:szCs w:val="24"/>
          <w:lang w:val="en-US"/>
        </w:rPr>
        <w:fldChar w:fldCharType="end"/>
      </w:r>
      <w:r w:rsidR="00871856" w:rsidRPr="00B650EC">
        <w:rPr>
          <w:i/>
          <w:szCs w:val="24"/>
          <w:lang w:val="en-US"/>
        </w:rPr>
        <w:t>.</w:t>
      </w:r>
      <w:r w:rsidR="00871856" w:rsidRPr="00B650EC">
        <w:rPr>
          <w:szCs w:val="24"/>
          <w:lang w:val="en-US"/>
        </w:rPr>
        <w:t xml:space="preserve"> </w:t>
      </w:r>
      <w:r w:rsidR="001D425B" w:rsidRPr="00B650EC">
        <w:rPr>
          <w:szCs w:val="24"/>
          <w:lang w:val="en-US"/>
        </w:rPr>
        <w:t>The primary focus of these approaches is on</w:t>
      </w:r>
      <w:r w:rsidR="00871856" w:rsidRPr="00B650EC">
        <w:rPr>
          <w:szCs w:val="24"/>
          <w:lang w:val="en-US"/>
        </w:rPr>
        <w:t xml:space="preserve"> increasing the developer’s perception of concurrent work</w:t>
      </w:r>
      <w:r w:rsidR="001D425B" w:rsidRPr="00B650EC">
        <w:rPr>
          <w:szCs w:val="24"/>
          <w:lang w:val="en-US"/>
        </w:rPr>
        <w:t xml:space="preserve"> by showing notifications whenever </w:t>
      </w:r>
      <w:r w:rsidR="00B650EC" w:rsidRPr="00B650EC">
        <w:rPr>
          <w:szCs w:val="24"/>
          <w:lang w:val="en-US"/>
        </w:rPr>
        <w:t>other developers perform actions</w:t>
      </w:r>
      <w:r w:rsidR="001D425B" w:rsidRPr="00B650EC">
        <w:rPr>
          <w:szCs w:val="24"/>
          <w:lang w:val="en-US"/>
        </w:rPr>
        <w:t xml:space="preserve">. </w:t>
      </w:r>
      <w:r w:rsidR="001D425B" w:rsidRPr="00B650EC">
        <w:rPr>
          <w:szCs w:val="24"/>
          <w:lang w:val="en-US"/>
        </w:rPr>
        <w:fldChar w:fldCharType="begin"/>
      </w:r>
      <w:r w:rsidR="001D425B" w:rsidRPr="00B650EC">
        <w:rPr>
          <w:szCs w:val="24"/>
          <w:lang w:val="en-US"/>
        </w:rPr>
        <w:instrText xml:space="preserve"> REF _Ref394584685 \h </w:instrText>
      </w:r>
      <w:r w:rsidR="00F26B08" w:rsidRPr="00B650EC">
        <w:rPr>
          <w:szCs w:val="24"/>
          <w:lang w:val="en-US"/>
        </w:rPr>
        <w:instrText xml:space="preserve"> \* MERGEFORMAT </w:instrText>
      </w:r>
      <w:r w:rsidR="001D425B" w:rsidRPr="00B650EC">
        <w:rPr>
          <w:szCs w:val="24"/>
          <w:lang w:val="en-US"/>
        </w:rPr>
      </w:r>
      <w:r w:rsidR="001D425B" w:rsidRPr="00B650EC">
        <w:rPr>
          <w:szCs w:val="24"/>
          <w:lang w:val="en-US"/>
        </w:rPr>
        <w:fldChar w:fldCharType="separate"/>
      </w:r>
      <w:r w:rsidR="001D425B" w:rsidRPr="00B650EC">
        <w:rPr>
          <w:szCs w:val="24"/>
          <w:lang w:val="en-US"/>
        </w:rPr>
        <w:t>Figure 2</w:t>
      </w:r>
      <w:r w:rsidR="001D425B" w:rsidRPr="00B650EC">
        <w:rPr>
          <w:szCs w:val="24"/>
          <w:lang w:val="en-US"/>
        </w:rPr>
        <w:fldChar w:fldCharType="end"/>
      </w:r>
      <w:r w:rsidR="001D425B" w:rsidRPr="00B650EC">
        <w:rPr>
          <w:szCs w:val="24"/>
          <w:lang w:val="en-US"/>
        </w:rPr>
        <w:t xml:space="preserve"> shows some of these approaches in action. We can see notifications shown by </w:t>
      </w:r>
      <w:r w:rsidR="001D425B" w:rsidRPr="00B650EC">
        <w:rPr>
          <w:i/>
          <w:szCs w:val="24"/>
          <w:lang w:val="en-US"/>
        </w:rPr>
        <w:t>SVN Notifier</w:t>
      </w:r>
      <w:r w:rsidR="001D425B" w:rsidRPr="00B650EC">
        <w:rPr>
          <w:szCs w:val="24"/>
          <w:lang w:val="en-US"/>
        </w:rPr>
        <w:t xml:space="preserve"> (</w:t>
      </w:r>
      <w:r w:rsidR="001D425B" w:rsidRPr="00B650EC">
        <w:rPr>
          <w:szCs w:val="24"/>
          <w:lang w:val="en-US"/>
        </w:rPr>
        <w:fldChar w:fldCharType="begin"/>
      </w:r>
      <w:r w:rsidR="001D425B" w:rsidRPr="00B650EC">
        <w:rPr>
          <w:szCs w:val="24"/>
          <w:lang w:val="en-US"/>
        </w:rPr>
        <w:instrText xml:space="preserve"> REF _Ref394584685 \h </w:instrText>
      </w:r>
      <w:r w:rsidR="00F26B08" w:rsidRPr="00B650EC">
        <w:rPr>
          <w:szCs w:val="24"/>
          <w:lang w:val="en-US"/>
        </w:rPr>
        <w:instrText xml:space="preserve"> \* MERGEFORMAT </w:instrText>
      </w:r>
      <w:r w:rsidR="001D425B" w:rsidRPr="00B650EC">
        <w:rPr>
          <w:szCs w:val="24"/>
          <w:lang w:val="en-US"/>
        </w:rPr>
      </w:r>
      <w:r w:rsidR="001D425B" w:rsidRPr="00B650EC">
        <w:rPr>
          <w:szCs w:val="24"/>
          <w:lang w:val="en-US"/>
        </w:rPr>
        <w:fldChar w:fldCharType="separate"/>
      </w:r>
      <w:r w:rsidR="001D425B" w:rsidRPr="00B650EC">
        <w:rPr>
          <w:szCs w:val="24"/>
          <w:lang w:val="en-US"/>
        </w:rPr>
        <w:t>Figure 2</w:t>
      </w:r>
      <w:r w:rsidR="001D425B" w:rsidRPr="00B650EC">
        <w:rPr>
          <w:szCs w:val="24"/>
          <w:lang w:val="en-US"/>
        </w:rPr>
        <w:fldChar w:fldCharType="end"/>
      </w:r>
      <w:r w:rsidR="001D425B" w:rsidRPr="00B650EC">
        <w:rPr>
          <w:szCs w:val="24"/>
          <w:lang w:val="en-US"/>
        </w:rPr>
        <w:t xml:space="preserve">.a), </w:t>
      </w:r>
      <w:r w:rsidR="001D425B" w:rsidRPr="00B650EC">
        <w:rPr>
          <w:i/>
          <w:szCs w:val="24"/>
          <w:lang w:val="en-US"/>
        </w:rPr>
        <w:t>SCM Notifier</w:t>
      </w:r>
      <w:r w:rsidR="001D425B" w:rsidRPr="00B650EC">
        <w:rPr>
          <w:szCs w:val="24"/>
          <w:lang w:val="en-US"/>
        </w:rPr>
        <w:t xml:space="preserve"> (</w:t>
      </w:r>
      <w:r w:rsidR="001D425B" w:rsidRPr="00B650EC">
        <w:rPr>
          <w:szCs w:val="24"/>
          <w:lang w:val="en-US"/>
        </w:rPr>
        <w:fldChar w:fldCharType="begin"/>
      </w:r>
      <w:r w:rsidR="001D425B" w:rsidRPr="00B650EC">
        <w:rPr>
          <w:szCs w:val="24"/>
          <w:lang w:val="en-US"/>
        </w:rPr>
        <w:instrText xml:space="preserve"> REF _Ref394584685 \h </w:instrText>
      </w:r>
      <w:r w:rsidR="00F26B08" w:rsidRPr="00B650EC">
        <w:rPr>
          <w:szCs w:val="24"/>
          <w:lang w:val="en-US"/>
        </w:rPr>
        <w:instrText xml:space="preserve"> \* MERGEFORMAT </w:instrText>
      </w:r>
      <w:r w:rsidR="001D425B" w:rsidRPr="00B650EC">
        <w:rPr>
          <w:szCs w:val="24"/>
          <w:lang w:val="en-US"/>
        </w:rPr>
      </w:r>
      <w:r w:rsidR="001D425B" w:rsidRPr="00B650EC">
        <w:rPr>
          <w:szCs w:val="24"/>
          <w:lang w:val="en-US"/>
        </w:rPr>
        <w:fldChar w:fldCharType="separate"/>
      </w:r>
      <w:r w:rsidR="001D425B" w:rsidRPr="00B650EC">
        <w:rPr>
          <w:szCs w:val="24"/>
          <w:lang w:val="en-US"/>
        </w:rPr>
        <w:t>Figure 2</w:t>
      </w:r>
      <w:r w:rsidR="001D425B" w:rsidRPr="00B650EC">
        <w:rPr>
          <w:szCs w:val="24"/>
          <w:lang w:val="en-US"/>
        </w:rPr>
        <w:fldChar w:fldCharType="end"/>
      </w:r>
      <w:r w:rsidR="001D425B" w:rsidRPr="00B650EC">
        <w:rPr>
          <w:szCs w:val="24"/>
          <w:lang w:val="en-US"/>
        </w:rPr>
        <w:t xml:space="preserve">.b), </w:t>
      </w:r>
      <w:r w:rsidR="001D425B" w:rsidRPr="00B650EC">
        <w:rPr>
          <w:i/>
          <w:szCs w:val="24"/>
          <w:lang w:val="en-US"/>
        </w:rPr>
        <w:t>Commit Monitor</w:t>
      </w:r>
      <w:r w:rsidR="001D425B" w:rsidRPr="00B650EC">
        <w:rPr>
          <w:szCs w:val="24"/>
          <w:lang w:val="en-US"/>
        </w:rPr>
        <w:t xml:space="preserve"> (</w:t>
      </w:r>
      <w:r w:rsidR="001D425B" w:rsidRPr="00B650EC">
        <w:rPr>
          <w:szCs w:val="24"/>
          <w:lang w:val="en-US"/>
        </w:rPr>
        <w:fldChar w:fldCharType="begin"/>
      </w:r>
      <w:r w:rsidR="001D425B" w:rsidRPr="00B650EC">
        <w:rPr>
          <w:szCs w:val="24"/>
          <w:lang w:val="en-US"/>
        </w:rPr>
        <w:instrText xml:space="preserve"> REF _Ref394584685 \h </w:instrText>
      </w:r>
      <w:r w:rsidR="00F26B08" w:rsidRPr="00B650EC">
        <w:rPr>
          <w:szCs w:val="24"/>
          <w:lang w:val="en-US"/>
        </w:rPr>
        <w:instrText xml:space="preserve"> \* MERGEFORMAT </w:instrText>
      </w:r>
      <w:r w:rsidR="001D425B" w:rsidRPr="00B650EC">
        <w:rPr>
          <w:szCs w:val="24"/>
          <w:lang w:val="en-US"/>
        </w:rPr>
      </w:r>
      <w:r w:rsidR="001D425B" w:rsidRPr="00B650EC">
        <w:rPr>
          <w:szCs w:val="24"/>
          <w:lang w:val="en-US"/>
        </w:rPr>
        <w:fldChar w:fldCharType="separate"/>
      </w:r>
      <w:r w:rsidR="001D425B" w:rsidRPr="00B650EC">
        <w:rPr>
          <w:szCs w:val="24"/>
          <w:lang w:val="en-US"/>
        </w:rPr>
        <w:t>Figure 2</w:t>
      </w:r>
      <w:r w:rsidR="001D425B" w:rsidRPr="00B650EC">
        <w:rPr>
          <w:szCs w:val="24"/>
          <w:lang w:val="en-US"/>
        </w:rPr>
        <w:fldChar w:fldCharType="end"/>
      </w:r>
      <w:r w:rsidR="001D425B" w:rsidRPr="00B650EC">
        <w:rPr>
          <w:szCs w:val="24"/>
          <w:lang w:val="en-US"/>
        </w:rPr>
        <w:t xml:space="preserve">.c) and </w:t>
      </w:r>
      <w:r w:rsidR="001D425B" w:rsidRPr="00B650EC">
        <w:rPr>
          <w:i/>
          <w:szCs w:val="24"/>
          <w:lang w:val="en-US"/>
        </w:rPr>
        <w:t>Elvin</w:t>
      </w:r>
      <w:r w:rsidR="001D425B" w:rsidRPr="00B650EC">
        <w:rPr>
          <w:szCs w:val="24"/>
          <w:lang w:val="en-US"/>
        </w:rPr>
        <w:t xml:space="preserve"> (</w:t>
      </w:r>
      <w:r w:rsidR="001D425B" w:rsidRPr="00B650EC">
        <w:rPr>
          <w:szCs w:val="24"/>
          <w:lang w:val="en-US"/>
        </w:rPr>
        <w:fldChar w:fldCharType="begin"/>
      </w:r>
      <w:r w:rsidR="001D425B" w:rsidRPr="00B650EC">
        <w:rPr>
          <w:szCs w:val="24"/>
          <w:lang w:val="en-US"/>
        </w:rPr>
        <w:instrText xml:space="preserve"> REF _Ref394584685 \h </w:instrText>
      </w:r>
      <w:r w:rsidR="00F26B08" w:rsidRPr="00B650EC">
        <w:rPr>
          <w:szCs w:val="24"/>
          <w:lang w:val="en-US"/>
        </w:rPr>
        <w:instrText xml:space="preserve"> \* MERGEFORMAT </w:instrText>
      </w:r>
      <w:r w:rsidR="001D425B" w:rsidRPr="00B650EC">
        <w:rPr>
          <w:szCs w:val="24"/>
          <w:lang w:val="en-US"/>
        </w:rPr>
      </w:r>
      <w:r w:rsidR="001D425B" w:rsidRPr="00B650EC">
        <w:rPr>
          <w:szCs w:val="24"/>
          <w:lang w:val="en-US"/>
        </w:rPr>
        <w:fldChar w:fldCharType="separate"/>
      </w:r>
      <w:r w:rsidR="001D425B" w:rsidRPr="00B650EC">
        <w:rPr>
          <w:szCs w:val="24"/>
          <w:lang w:val="en-US"/>
        </w:rPr>
        <w:t>Figure 2</w:t>
      </w:r>
      <w:r w:rsidR="001D425B" w:rsidRPr="00B650EC">
        <w:rPr>
          <w:szCs w:val="24"/>
          <w:lang w:val="en-US"/>
        </w:rPr>
        <w:fldChar w:fldCharType="end"/>
      </w:r>
      <w:r w:rsidR="001D425B" w:rsidRPr="00B650EC">
        <w:rPr>
          <w:szCs w:val="24"/>
          <w:lang w:val="en-US"/>
        </w:rPr>
        <w:t>.d).</w:t>
      </w:r>
    </w:p>
    <w:p w14:paraId="2C3DB98C" w14:textId="77777777" w:rsidR="001D425B" w:rsidRPr="00B650EC" w:rsidRDefault="001D425B" w:rsidP="0067036E">
      <w:pPr>
        <w:ind w:firstLine="0"/>
        <w:jc w:val="center"/>
        <w:rPr>
          <w:lang w:val="en-US"/>
        </w:rPr>
      </w:pPr>
      <w:r w:rsidRPr="00647660">
        <w:rPr>
          <w:noProof/>
          <w:lang w:eastAsia="pt-BR"/>
        </w:rPr>
        <w:drawing>
          <wp:inline distT="0" distB="0" distL="0" distR="0" wp14:anchorId="020FA3F4" wp14:editId="2D117EDD">
            <wp:extent cx="5155758" cy="2211087"/>
            <wp:effectExtent l="0" t="0" r="698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9640" cy="2212752"/>
                    </a:xfrm>
                    <a:prstGeom prst="rect">
                      <a:avLst/>
                    </a:prstGeom>
                    <a:noFill/>
                  </pic:spPr>
                </pic:pic>
              </a:graphicData>
            </a:graphic>
          </wp:inline>
        </w:drawing>
      </w:r>
    </w:p>
    <w:p w14:paraId="5704074D" w14:textId="77777777" w:rsidR="001D425B" w:rsidRPr="00B650EC" w:rsidRDefault="001D425B" w:rsidP="001D425B">
      <w:pPr>
        <w:pStyle w:val="Legenda"/>
        <w:rPr>
          <w:lang w:val="en-US" w:eastAsia="pt-BR"/>
        </w:rPr>
      </w:pPr>
      <w:bookmarkStart w:id="71" w:name="_Ref394584685"/>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CD144F">
        <w:rPr>
          <w:lang w:val="en-US"/>
        </w:rPr>
        <w:t>12</w:t>
      </w:r>
      <w:r w:rsidRPr="00B650EC">
        <w:rPr>
          <w:lang w:val="en-US"/>
        </w:rPr>
        <w:fldChar w:fldCharType="end"/>
      </w:r>
      <w:bookmarkEnd w:id="71"/>
      <w:r w:rsidRPr="00B650EC">
        <w:rPr>
          <w:lang w:val="en-US"/>
        </w:rPr>
        <w:t xml:space="preserve"> – Commit Notification Approaches</w:t>
      </w:r>
    </w:p>
    <w:p w14:paraId="5098EDD6" w14:textId="77777777" w:rsidR="001D425B" w:rsidRPr="00B650EC" w:rsidRDefault="00F26B08" w:rsidP="001D425B">
      <w:pPr>
        <w:pStyle w:val="Ttulo3"/>
        <w:rPr>
          <w:lang w:val="en-US"/>
        </w:rPr>
      </w:pPr>
      <w:bookmarkStart w:id="72" w:name="_Toc395037913"/>
      <w:commentRangeStart w:id="73"/>
      <w:r w:rsidRPr="00B650EC">
        <w:rPr>
          <w:lang w:val="en-US"/>
        </w:rPr>
        <w:t xml:space="preserve">Awareness </w:t>
      </w:r>
      <w:commentRangeEnd w:id="73"/>
      <w:r w:rsidR="00A83666">
        <w:rPr>
          <w:rStyle w:val="Refdecomentrio"/>
          <w:rFonts w:eastAsiaTheme="minorHAnsi" w:cstheme="minorBidi"/>
          <w:b w:val="0"/>
          <w:bCs w:val="0"/>
          <w:caps w:val="0"/>
        </w:rPr>
        <w:commentReference w:id="73"/>
      </w:r>
      <w:r w:rsidRPr="00B650EC">
        <w:rPr>
          <w:lang w:val="en-US"/>
        </w:rPr>
        <w:t>of Concurrent C</w:t>
      </w:r>
      <w:r w:rsidR="00B7105E" w:rsidRPr="00B650EC">
        <w:rPr>
          <w:lang w:val="en-US"/>
        </w:rPr>
        <w:t>hanges</w:t>
      </w:r>
      <w:bookmarkEnd w:id="72"/>
    </w:p>
    <w:p w14:paraId="15E914EB" w14:textId="662D1327" w:rsidR="005C0D8A" w:rsidRPr="00B650EC" w:rsidRDefault="00B7105E" w:rsidP="00086A0A">
      <w:pPr>
        <w:rPr>
          <w:lang w:val="en-US"/>
        </w:rPr>
      </w:pPr>
      <w:r w:rsidRPr="00B650EC">
        <w:rPr>
          <w:lang w:val="en-US"/>
        </w:rPr>
        <w:t>There are many approaches that propose increas</w:t>
      </w:r>
      <w:r w:rsidR="000E3E97">
        <w:rPr>
          <w:lang w:val="en-US"/>
        </w:rPr>
        <w:t>ing</w:t>
      </w:r>
      <w:r w:rsidRPr="00B650EC">
        <w:rPr>
          <w:lang w:val="en-US"/>
        </w:rPr>
        <w:t xml:space="preserve"> the awareness of changes across different team members</w:t>
      </w:r>
      <w:r w:rsidR="006D6413">
        <w:rPr>
          <w:lang w:val="en-US"/>
        </w:rPr>
        <w:t>.</w:t>
      </w:r>
      <w:r w:rsidRPr="00B650EC">
        <w:rPr>
          <w:lang w:val="en-US"/>
        </w:rPr>
        <w:t xml:space="preserve"> </w:t>
      </w:r>
      <w:r w:rsidR="005C0D8A" w:rsidRPr="00B650EC">
        <w:rPr>
          <w:i/>
          <w:lang w:val="en-US"/>
        </w:rPr>
        <w:t xml:space="preserve">Palantir </w:t>
      </w:r>
      <w:r w:rsidR="005C0D8A" w:rsidRPr="00B650EC">
        <w:rPr>
          <w:rFonts w:cs="Times"/>
          <w:szCs w:val="24"/>
          <w:lang w:val="en-US"/>
        </w:rPr>
        <w:fldChar w:fldCharType="begin"/>
      </w:r>
      <w:r w:rsidR="00853D7C">
        <w:rPr>
          <w:rFonts w:cs="Times"/>
          <w:szCs w:val="24"/>
          <w:lang w:val="en-US"/>
        </w:rPr>
        <w:instrText xml:space="preserve"> ADDIN ZOTERO_ITEM {"citationID":"ia70pjrh8","properties":{"formattedCitation":"{\\rtf (SARMA \\i et al.\\i0{}, 2012)}","plainCitation":"(SARMA et al., 2012)"},"citationItems":[{"id":1173,"uris":["http://zotero.org/users/892576/items/RUJNTJW9"],"uri":["http://zotero.org/users/892576/items/RUJNTJW9"]}]} </w:instrText>
      </w:r>
      <w:r w:rsidR="005C0D8A" w:rsidRPr="00B650EC">
        <w:rPr>
          <w:rFonts w:cs="Times"/>
          <w:szCs w:val="24"/>
          <w:lang w:val="en-US"/>
        </w:rPr>
        <w:fldChar w:fldCharType="separate"/>
      </w:r>
      <w:r w:rsidR="00853D7C" w:rsidRPr="00853D7C">
        <w:rPr>
          <w:rFonts w:cs="Times New Roman"/>
          <w:szCs w:val="24"/>
          <w:lang w:val="en-US"/>
        </w:rPr>
        <w:t xml:space="preserve">(SARMA </w:t>
      </w:r>
      <w:r w:rsidR="00853D7C" w:rsidRPr="00853D7C">
        <w:rPr>
          <w:rFonts w:cs="Times New Roman"/>
          <w:i/>
          <w:iCs/>
          <w:szCs w:val="24"/>
          <w:lang w:val="en-US"/>
        </w:rPr>
        <w:t>et al.</w:t>
      </w:r>
      <w:r w:rsidR="00853D7C" w:rsidRPr="00853D7C">
        <w:rPr>
          <w:rFonts w:cs="Times New Roman"/>
          <w:szCs w:val="24"/>
          <w:lang w:val="en-US"/>
        </w:rPr>
        <w:t>, 2012)</w:t>
      </w:r>
      <w:r w:rsidR="005C0D8A" w:rsidRPr="00B650EC">
        <w:rPr>
          <w:rFonts w:cs="Times"/>
          <w:szCs w:val="24"/>
          <w:lang w:val="en-US"/>
        </w:rPr>
        <w:fldChar w:fldCharType="end"/>
      </w:r>
      <w:r w:rsidRPr="00B650EC">
        <w:rPr>
          <w:lang w:val="en-US"/>
        </w:rPr>
        <w:t xml:space="preserve"> shares information about changes to the same fil</w:t>
      </w:r>
      <w:r w:rsidR="005C0D8A" w:rsidRPr="00B650EC">
        <w:rPr>
          <w:lang w:val="en-US"/>
        </w:rPr>
        <w:t xml:space="preserve">es across different workspaces, </w:t>
      </w:r>
      <w:commentRangeStart w:id="74"/>
      <w:r w:rsidR="005C0D8A" w:rsidRPr="00B650EC">
        <w:rPr>
          <w:lang w:val="en-US"/>
        </w:rPr>
        <w:t>showing this information as an eclipse plugin</w:t>
      </w:r>
      <w:r w:rsidR="00086A0A" w:rsidRPr="00B650EC">
        <w:rPr>
          <w:lang w:val="en-US"/>
        </w:rPr>
        <w:t>, as shown</w:t>
      </w:r>
      <w:commentRangeEnd w:id="74"/>
      <w:r w:rsidR="006D6413">
        <w:rPr>
          <w:rStyle w:val="Refdecomentrio"/>
        </w:rPr>
        <w:commentReference w:id="74"/>
      </w:r>
      <w:r w:rsidR="00086A0A" w:rsidRPr="00B650EC">
        <w:rPr>
          <w:lang w:val="en-US"/>
        </w:rPr>
        <w:t xml:space="preserve"> in </w:t>
      </w:r>
      <w:r w:rsidR="00086A0A" w:rsidRPr="00B650EC">
        <w:rPr>
          <w:lang w:val="en-US"/>
        </w:rPr>
        <w:fldChar w:fldCharType="begin"/>
      </w:r>
      <w:r w:rsidR="00086A0A" w:rsidRPr="00B650EC">
        <w:rPr>
          <w:lang w:val="en-US"/>
        </w:rPr>
        <w:instrText xml:space="preserve"> REF _Ref394655585 \h </w:instrText>
      </w:r>
      <w:r w:rsidR="00086A0A" w:rsidRPr="00B650EC">
        <w:rPr>
          <w:lang w:val="en-US"/>
        </w:rPr>
      </w:r>
      <w:r w:rsidR="00086A0A" w:rsidRPr="00B650EC">
        <w:rPr>
          <w:lang w:val="en-US"/>
        </w:rPr>
        <w:fldChar w:fldCharType="separate"/>
      </w:r>
      <w:r w:rsidR="00086A0A" w:rsidRPr="00B650EC">
        <w:rPr>
          <w:lang w:val="en-US"/>
        </w:rPr>
        <w:t>Figure 3</w:t>
      </w:r>
      <w:r w:rsidR="00086A0A" w:rsidRPr="00B650EC">
        <w:rPr>
          <w:lang w:val="en-US"/>
        </w:rPr>
        <w:fldChar w:fldCharType="end"/>
      </w:r>
      <w:r w:rsidR="00086A0A" w:rsidRPr="00B650EC">
        <w:rPr>
          <w:lang w:val="en-US"/>
        </w:rPr>
        <w:t xml:space="preserve">. The plugin shows the percentage of modification </w:t>
      </w:r>
      <w:r w:rsidR="006D6413">
        <w:rPr>
          <w:lang w:val="en-US"/>
        </w:rPr>
        <w:t>of</w:t>
      </w:r>
      <w:r w:rsidR="006D6413" w:rsidRPr="00B650EC">
        <w:rPr>
          <w:lang w:val="en-US"/>
        </w:rPr>
        <w:t xml:space="preserve"> </w:t>
      </w:r>
      <w:r w:rsidR="00086A0A" w:rsidRPr="00B650EC">
        <w:rPr>
          <w:lang w:val="en-US"/>
        </w:rPr>
        <w:t>each file, such as [S:24] in Payment.java, which indicates that 24% of the file was modified. It also indicates if there is a direct conflict (marked in the top left with a blue triangle) or an indirect conflict (red triangle in the top right).</w:t>
      </w:r>
      <w:r w:rsidR="00B30219" w:rsidRPr="00B650EC">
        <w:rPr>
          <w:lang w:val="en-US"/>
        </w:rPr>
        <w:t xml:space="preserve"> Direct conflicts are those that occur when there are changes on the same line in different workspaces. Indirect conflicts are those that occur in different lines, for example, when someone changes the signature of a method and the call to that method is not changed to incorporate the change.</w:t>
      </w:r>
    </w:p>
    <w:p w14:paraId="29D43D9C" w14:textId="77777777" w:rsidR="005C0D8A" w:rsidRPr="00B650EC" w:rsidRDefault="005C0D8A" w:rsidP="0067036E">
      <w:pPr>
        <w:ind w:firstLine="0"/>
        <w:jc w:val="center"/>
        <w:rPr>
          <w:lang w:val="en-US"/>
        </w:rPr>
      </w:pPr>
      <w:r w:rsidRPr="00647660">
        <w:rPr>
          <w:noProof/>
          <w:lang w:eastAsia="pt-BR"/>
        </w:rPr>
        <w:drawing>
          <wp:inline distT="0" distB="0" distL="0" distR="0" wp14:anchorId="133CB91C" wp14:editId="1B9622F8">
            <wp:extent cx="5722218" cy="45148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558" cy="4521431"/>
                    </a:xfrm>
                    <a:prstGeom prst="rect">
                      <a:avLst/>
                    </a:prstGeom>
                    <a:noFill/>
                    <a:ln>
                      <a:noFill/>
                    </a:ln>
                  </pic:spPr>
                </pic:pic>
              </a:graphicData>
            </a:graphic>
          </wp:inline>
        </w:drawing>
      </w:r>
    </w:p>
    <w:p w14:paraId="4E4C5307" w14:textId="0B485C8D" w:rsidR="005C0D8A" w:rsidRPr="00B650EC" w:rsidRDefault="005C0D8A" w:rsidP="005C0D8A">
      <w:pPr>
        <w:pStyle w:val="Legenda"/>
        <w:rPr>
          <w:lang w:val="en-US"/>
        </w:rPr>
      </w:pPr>
      <w:bookmarkStart w:id="75" w:name="_Ref394655585"/>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0C17B3">
        <w:rPr>
          <w:lang w:val="en-US"/>
        </w:rPr>
        <w:t>13</w:t>
      </w:r>
      <w:r w:rsidRPr="00B650EC">
        <w:rPr>
          <w:lang w:val="en-US"/>
        </w:rPr>
        <w:fldChar w:fldCharType="end"/>
      </w:r>
      <w:bookmarkEnd w:id="75"/>
      <w:r w:rsidRPr="00B650EC">
        <w:rPr>
          <w:lang w:val="en-US"/>
        </w:rPr>
        <w:t xml:space="preserve"> – Eclipse </w:t>
      </w:r>
      <w:r w:rsidR="007F199F" w:rsidRPr="00B650EC">
        <w:rPr>
          <w:lang w:val="en-US"/>
        </w:rPr>
        <w:t>window with Palantir plugin</w:t>
      </w:r>
      <w:r w:rsidR="00742239" w:rsidRPr="00B650EC">
        <w:rPr>
          <w:lang w:val="en-US"/>
        </w:rPr>
        <w:t>. E</w:t>
      </w:r>
      <w:r w:rsidRPr="00B650EC">
        <w:rPr>
          <w:lang w:val="en-US"/>
        </w:rPr>
        <w:t xml:space="preserve">xtracted from </w:t>
      </w:r>
      <w:r w:rsidRPr="00B650EC">
        <w:rPr>
          <w:lang w:val="en-US"/>
        </w:rPr>
        <w:fldChar w:fldCharType="begin"/>
      </w:r>
      <w:r w:rsidR="00853D7C">
        <w:rPr>
          <w:lang w:val="en-US"/>
        </w:rPr>
        <w:instrText xml:space="preserve"> ADDIN ZOTERO_ITEM {"citationID":"uusbofpdc","properties":{"formattedCitation":"{\\rtf (SARMA \\i et al.\\i0{}, 2012)}","plainCitation":"(SARMA et al., 2012)"},"citationItems":[{"id":1173,"uris":["http://zotero.org/users/892576/items/RUJNTJW9"],"uri":["http://zotero.org/users/892576/items/RUJNTJW9"]}]} </w:instrText>
      </w:r>
      <w:r w:rsidRPr="00B650EC">
        <w:rPr>
          <w:lang w:val="en-US"/>
        </w:rPr>
        <w:fldChar w:fldCharType="separate"/>
      </w:r>
      <w:r w:rsidR="00853D7C" w:rsidRPr="00853D7C">
        <w:rPr>
          <w:rFonts w:cs="Times New Roman"/>
          <w:szCs w:val="24"/>
        </w:rPr>
        <w:t xml:space="preserve">(SARMA </w:t>
      </w:r>
      <w:r w:rsidR="00853D7C" w:rsidRPr="00853D7C">
        <w:rPr>
          <w:rFonts w:cs="Times New Roman"/>
          <w:i/>
          <w:iCs/>
          <w:szCs w:val="24"/>
        </w:rPr>
        <w:t>et al.</w:t>
      </w:r>
      <w:r w:rsidR="00853D7C" w:rsidRPr="00853D7C">
        <w:rPr>
          <w:rFonts w:cs="Times New Roman"/>
          <w:szCs w:val="24"/>
        </w:rPr>
        <w:t>, 2012)</w:t>
      </w:r>
      <w:r w:rsidRPr="00B650EC">
        <w:rPr>
          <w:lang w:val="en-US"/>
        </w:rPr>
        <w:fldChar w:fldCharType="end"/>
      </w:r>
    </w:p>
    <w:p w14:paraId="611A06B6" w14:textId="1F6C604B" w:rsidR="005A7646" w:rsidRPr="00B650EC" w:rsidRDefault="00871856" w:rsidP="00717EAB">
      <w:pPr>
        <w:rPr>
          <w:rFonts w:cs="Times"/>
          <w:szCs w:val="24"/>
          <w:lang w:val="en-US"/>
        </w:rPr>
      </w:pPr>
      <w:r w:rsidRPr="00B650EC">
        <w:rPr>
          <w:rFonts w:cs="Times"/>
          <w:i/>
          <w:szCs w:val="24"/>
          <w:lang w:val="en-US"/>
        </w:rPr>
        <w:t>CollabVS</w:t>
      </w:r>
      <w:r w:rsidRPr="00B650EC">
        <w:rPr>
          <w:rFonts w:cs="Times"/>
          <w:szCs w:val="24"/>
          <w:lang w:val="en-US"/>
        </w:rPr>
        <w:t xml:space="preserve"> </w:t>
      </w:r>
      <w:r w:rsidRPr="00B650EC">
        <w:rPr>
          <w:rFonts w:cs="Times"/>
          <w:szCs w:val="24"/>
          <w:lang w:val="en-US"/>
        </w:rPr>
        <w:fldChar w:fldCharType="begin"/>
      </w:r>
      <w:r w:rsidR="001C7BBB" w:rsidRPr="00B650EC">
        <w:rPr>
          <w:rFonts w:cs="Times"/>
          <w:szCs w:val="24"/>
          <w:lang w:val="en-US"/>
        </w:rPr>
        <w:instrText xml:space="preserve"> ADDIN ZOTERO_ITEM {"citationID":"ggrCD5SK","properties":{"formattedCitation":"(DEWAN; HEGDE, 2007)","plainCitation":"(DEWAN; HEGDE, 2007)"},"citationItems":[{"id":1216,"uris":["http://zotero.org/users/892576/items/ZA8958NJ"],"uri":["http://zotero.org/users/892576/items/ZA8958NJ"]}]} </w:instrText>
      </w:r>
      <w:r w:rsidRPr="00B650EC">
        <w:rPr>
          <w:rFonts w:cs="Times"/>
          <w:szCs w:val="24"/>
          <w:lang w:val="en-US"/>
        </w:rPr>
        <w:fldChar w:fldCharType="separate"/>
      </w:r>
      <w:r w:rsidR="001C7BBB" w:rsidRPr="00B650EC">
        <w:rPr>
          <w:rFonts w:cs="Times New Roman"/>
          <w:szCs w:val="24"/>
          <w:lang w:val="en-US"/>
        </w:rPr>
        <w:t>(DEWAN; HEGDE, 2007)</w:t>
      </w:r>
      <w:r w:rsidRPr="00B650EC">
        <w:rPr>
          <w:rFonts w:cs="Times"/>
          <w:szCs w:val="24"/>
          <w:lang w:val="en-US"/>
        </w:rPr>
        <w:fldChar w:fldCharType="end"/>
      </w:r>
      <w:r w:rsidR="00B30219" w:rsidRPr="00B650EC">
        <w:rPr>
          <w:rFonts w:cs="Times"/>
          <w:szCs w:val="24"/>
          <w:lang w:val="en-US"/>
        </w:rPr>
        <w:t xml:space="preserve"> is a Visual Studio plugin that identifies conflicts</w:t>
      </w:r>
      <w:r w:rsidR="005A7646" w:rsidRPr="00B650EC">
        <w:rPr>
          <w:rFonts w:cs="Times"/>
          <w:szCs w:val="24"/>
          <w:lang w:val="en-US"/>
        </w:rPr>
        <w:t xml:space="preserve"> while code is being edited</w:t>
      </w:r>
      <w:r w:rsidR="005102DD" w:rsidRPr="00B650EC">
        <w:rPr>
          <w:rFonts w:cs="Times"/>
          <w:szCs w:val="24"/>
          <w:lang w:val="en-US"/>
        </w:rPr>
        <w:t xml:space="preserve"> </w:t>
      </w:r>
      <w:r w:rsidR="007F199F" w:rsidRPr="00B650EC">
        <w:rPr>
          <w:rFonts w:cs="Times"/>
          <w:szCs w:val="24"/>
          <w:lang w:val="en-US"/>
        </w:rPr>
        <w:t>(</w:t>
      </w:r>
      <w:r w:rsidR="007F199F" w:rsidRPr="00B650EC">
        <w:rPr>
          <w:rFonts w:cs="Times"/>
          <w:szCs w:val="24"/>
          <w:lang w:val="en-US"/>
        </w:rPr>
        <w:fldChar w:fldCharType="begin"/>
      </w:r>
      <w:r w:rsidR="007F199F" w:rsidRPr="00B650EC">
        <w:rPr>
          <w:rFonts w:cs="Times"/>
          <w:szCs w:val="24"/>
          <w:lang w:val="en-US"/>
        </w:rPr>
        <w:instrText xml:space="preserve"> REF _Ref394657568 \h </w:instrText>
      </w:r>
      <w:r w:rsidR="007F199F" w:rsidRPr="00B650EC">
        <w:rPr>
          <w:rFonts w:cs="Times"/>
          <w:szCs w:val="24"/>
          <w:lang w:val="en-US"/>
        </w:rPr>
      </w:r>
      <w:r w:rsidR="007F199F" w:rsidRPr="00B650EC">
        <w:rPr>
          <w:rFonts w:cs="Times"/>
          <w:szCs w:val="24"/>
          <w:lang w:val="en-US"/>
        </w:rPr>
        <w:fldChar w:fldCharType="separate"/>
      </w:r>
      <w:r w:rsidR="007F199F" w:rsidRPr="00B650EC">
        <w:rPr>
          <w:lang w:val="en-US"/>
        </w:rPr>
        <w:t>Figure 4</w:t>
      </w:r>
      <w:r w:rsidR="007F199F" w:rsidRPr="00B650EC">
        <w:rPr>
          <w:rFonts w:cs="Times"/>
          <w:szCs w:val="24"/>
          <w:lang w:val="en-US"/>
        </w:rPr>
        <w:fldChar w:fldCharType="end"/>
      </w:r>
      <w:r w:rsidR="007F199F" w:rsidRPr="00B650EC">
        <w:rPr>
          <w:rFonts w:cs="Times"/>
          <w:szCs w:val="24"/>
          <w:lang w:val="en-US"/>
        </w:rPr>
        <w:t>.a)</w:t>
      </w:r>
      <w:r w:rsidR="005A7646" w:rsidRPr="00B650EC">
        <w:rPr>
          <w:rFonts w:cs="Times"/>
          <w:szCs w:val="24"/>
          <w:lang w:val="en-US"/>
        </w:rPr>
        <w:t xml:space="preserve">. The </w:t>
      </w:r>
      <w:commentRangeStart w:id="76"/>
      <w:r w:rsidR="005A7646" w:rsidRPr="00B650EC">
        <w:rPr>
          <w:rFonts w:cs="Times"/>
          <w:szCs w:val="24"/>
          <w:lang w:val="en-US"/>
        </w:rPr>
        <w:t xml:space="preserve">author </w:t>
      </w:r>
      <w:commentRangeEnd w:id="76"/>
      <w:r w:rsidR="00652F58">
        <w:rPr>
          <w:rStyle w:val="Refdecomentrio"/>
        </w:rPr>
        <w:commentReference w:id="76"/>
      </w:r>
      <w:r w:rsidR="005A7646" w:rsidRPr="00B650EC">
        <w:rPr>
          <w:rFonts w:cs="Times"/>
          <w:szCs w:val="24"/>
          <w:lang w:val="en-US"/>
        </w:rPr>
        <w:t xml:space="preserve">can choose between </w:t>
      </w:r>
      <w:r w:rsidR="007F199F" w:rsidRPr="00B650EC">
        <w:rPr>
          <w:rFonts w:cs="Times"/>
          <w:szCs w:val="24"/>
          <w:lang w:val="en-US"/>
        </w:rPr>
        <w:t>just adding a watch to be notified when his collaborator finishes editing the conflicting code (</w:t>
      </w:r>
      <w:r w:rsidR="007F199F" w:rsidRPr="00B650EC">
        <w:rPr>
          <w:rFonts w:cs="Times"/>
          <w:szCs w:val="24"/>
          <w:lang w:val="en-US"/>
        </w:rPr>
        <w:fldChar w:fldCharType="begin"/>
      </w:r>
      <w:r w:rsidR="007F199F" w:rsidRPr="00B650EC">
        <w:rPr>
          <w:rFonts w:cs="Times"/>
          <w:szCs w:val="24"/>
          <w:lang w:val="en-US"/>
        </w:rPr>
        <w:instrText xml:space="preserve"> REF _Ref394657568 \h </w:instrText>
      </w:r>
      <w:r w:rsidR="007F199F" w:rsidRPr="00B650EC">
        <w:rPr>
          <w:rFonts w:cs="Times"/>
          <w:szCs w:val="24"/>
          <w:lang w:val="en-US"/>
        </w:rPr>
      </w:r>
      <w:r w:rsidR="007F199F" w:rsidRPr="00B650EC">
        <w:rPr>
          <w:rFonts w:cs="Times"/>
          <w:szCs w:val="24"/>
          <w:lang w:val="en-US"/>
        </w:rPr>
        <w:fldChar w:fldCharType="separate"/>
      </w:r>
      <w:r w:rsidR="007F199F" w:rsidRPr="00B650EC">
        <w:rPr>
          <w:lang w:val="en-US"/>
        </w:rPr>
        <w:t>Figure 4</w:t>
      </w:r>
      <w:r w:rsidR="007F199F" w:rsidRPr="00B650EC">
        <w:rPr>
          <w:rFonts w:cs="Times"/>
          <w:szCs w:val="24"/>
          <w:lang w:val="en-US"/>
        </w:rPr>
        <w:fldChar w:fldCharType="end"/>
      </w:r>
      <w:r w:rsidR="007F199F" w:rsidRPr="00B650EC">
        <w:rPr>
          <w:rFonts w:cs="Times"/>
          <w:szCs w:val="24"/>
          <w:lang w:val="en-US"/>
        </w:rPr>
        <w:t xml:space="preserve">.b) and </w:t>
      </w:r>
      <w:r w:rsidR="005A7646" w:rsidRPr="00B650EC">
        <w:rPr>
          <w:rFonts w:cs="Times"/>
          <w:szCs w:val="24"/>
          <w:lang w:val="en-US"/>
        </w:rPr>
        <w:t>establishing a communication session with the other author</w:t>
      </w:r>
      <w:r w:rsidR="007F199F" w:rsidRPr="00B650EC">
        <w:rPr>
          <w:rFonts w:cs="Times"/>
          <w:szCs w:val="24"/>
          <w:lang w:val="en-US"/>
        </w:rPr>
        <w:t xml:space="preserve"> (</w:t>
      </w:r>
      <w:r w:rsidR="007F199F" w:rsidRPr="00B650EC">
        <w:rPr>
          <w:rFonts w:cs="Times"/>
          <w:szCs w:val="24"/>
          <w:lang w:val="en-US"/>
        </w:rPr>
        <w:fldChar w:fldCharType="begin"/>
      </w:r>
      <w:r w:rsidR="007F199F" w:rsidRPr="00B650EC">
        <w:rPr>
          <w:rFonts w:cs="Times"/>
          <w:szCs w:val="24"/>
          <w:lang w:val="en-US"/>
        </w:rPr>
        <w:instrText xml:space="preserve"> REF _Ref394657568 \h </w:instrText>
      </w:r>
      <w:r w:rsidR="007F199F" w:rsidRPr="00B650EC">
        <w:rPr>
          <w:rFonts w:cs="Times"/>
          <w:szCs w:val="24"/>
          <w:lang w:val="en-US"/>
        </w:rPr>
      </w:r>
      <w:r w:rsidR="007F199F" w:rsidRPr="00B650EC">
        <w:rPr>
          <w:rFonts w:cs="Times"/>
          <w:szCs w:val="24"/>
          <w:lang w:val="en-US"/>
        </w:rPr>
        <w:fldChar w:fldCharType="separate"/>
      </w:r>
      <w:r w:rsidR="007F199F" w:rsidRPr="00B650EC">
        <w:rPr>
          <w:lang w:val="en-US"/>
        </w:rPr>
        <w:t>Figure 4</w:t>
      </w:r>
      <w:r w:rsidR="007F199F" w:rsidRPr="00B650EC">
        <w:rPr>
          <w:rFonts w:cs="Times"/>
          <w:szCs w:val="24"/>
          <w:lang w:val="en-US"/>
        </w:rPr>
        <w:fldChar w:fldCharType="end"/>
      </w:r>
      <w:r w:rsidR="007F199F" w:rsidRPr="00B650EC">
        <w:rPr>
          <w:rFonts w:cs="Times"/>
          <w:szCs w:val="24"/>
          <w:lang w:val="en-US"/>
        </w:rPr>
        <w:t>.c)</w:t>
      </w:r>
      <w:r w:rsidR="005A7646" w:rsidRPr="00B650EC">
        <w:rPr>
          <w:rFonts w:cs="Times"/>
          <w:szCs w:val="24"/>
          <w:lang w:val="en-US"/>
        </w:rPr>
        <w:t xml:space="preserve">. </w:t>
      </w:r>
      <w:r w:rsidR="00B30219" w:rsidRPr="00B650EC">
        <w:rPr>
          <w:rFonts w:cs="Times"/>
          <w:szCs w:val="24"/>
          <w:lang w:val="en-US"/>
        </w:rPr>
        <w:t xml:space="preserve"> </w:t>
      </w:r>
    </w:p>
    <w:p w14:paraId="3E8065C9" w14:textId="77777777" w:rsidR="00F26B08" w:rsidRPr="00B650EC" w:rsidRDefault="00F26B08">
      <w:pPr>
        <w:spacing w:after="200" w:line="276" w:lineRule="auto"/>
        <w:ind w:firstLine="0"/>
        <w:jc w:val="left"/>
        <w:rPr>
          <w:rFonts w:cs="Times"/>
          <w:szCs w:val="24"/>
          <w:lang w:val="en-US"/>
        </w:rPr>
      </w:pPr>
      <w:r w:rsidRPr="00B650EC">
        <w:rPr>
          <w:rFonts w:cs="Times"/>
          <w:szCs w:val="24"/>
          <w:lang w:val="en-US"/>
        </w:rPr>
        <w:br w:type="page"/>
      </w:r>
    </w:p>
    <w:p w14:paraId="5ECD988C" w14:textId="77777777" w:rsidR="005A7646" w:rsidRPr="00B650EC" w:rsidRDefault="005A7646" w:rsidP="0067036E">
      <w:pPr>
        <w:ind w:firstLine="0"/>
        <w:jc w:val="center"/>
        <w:rPr>
          <w:rFonts w:cs="Times"/>
          <w:szCs w:val="24"/>
          <w:lang w:val="en-US"/>
        </w:rPr>
      </w:pPr>
      <w:r w:rsidRPr="00647660">
        <w:rPr>
          <w:noProof/>
          <w:lang w:eastAsia="pt-BR"/>
        </w:rPr>
        <w:drawing>
          <wp:inline distT="0" distB="0" distL="0" distR="0" wp14:anchorId="69C8359E" wp14:editId="40BDF113">
            <wp:extent cx="5760085" cy="1960880"/>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1960880"/>
                    </a:xfrm>
                    <a:prstGeom prst="rect">
                      <a:avLst/>
                    </a:prstGeom>
                    <a:noFill/>
                    <a:ln>
                      <a:noFill/>
                    </a:ln>
                  </pic:spPr>
                </pic:pic>
              </a:graphicData>
            </a:graphic>
          </wp:inline>
        </w:drawing>
      </w:r>
    </w:p>
    <w:p w14:paraId="10622C79" w14:textId="77777777" w:rsidR="005A7646" w:rsidRPr="00B650EC" w:rsidRDefault="005A7646" w:rsidP="005A7646">
      <w:pPr>
        <w:ind w:firstLine="0"/>
        <w:jc w:val="center"/>
        <w:rPr>
          <w:b/>
          <w:lang w:val="en-US" w:eastAsia="pt-BR"/>
        </w:rPr>
      </w:pPr>
      <w:r w:rsidRPr="00B650EC">
        <w:rPr>
          <w:b/>
          <w:lang w:val="en-US" w:eastAsia="pt-BR"/>
        </w:rPr>
        <w:t>(a)</w:t>
      </w:r>
    </w:p>
    <w:p w14:paraId="2150C9DE" w14:textId="77777777" w:rsidR="005A7646" w:rsidRPr="00B650EC" w:rsidRDefault="005A7646" w:rsidP="0067036E">
      <w:pPr>
        <w:ind w:firstLine="0"/>
        <w:jc w:val="center"/>
        <w:rPr>
          <w:lang w:val="en-US"/>
        </w:rPr>
      </w:pPr>
      <w:r w:rsidRPr="00647660">
        <w:rPr>
          <w:noProof/>
          <w:lang w:eastAsia="pt-BR"/>
        </w:rPr>
        <w:drawing>
          <wp:inline distT="0" distB="0" distL="0" distR="0" wp14:anchorId="51D63759" wp14:editId="22163C2F">
            <wp:extent cx="3371850" cy="1860137"/>
            <wp:effectExtent l="0" t="0" r="0"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1101" cy="1865241"/>
                    </a:xfrm>
                    <a:prstGeom prst="rect">
                      <a:avLst/>
                    </a:prstGeom>
                  </pic:spPr>
                </pic:pic>
              </a:graphicData>
            </a:graphic>
          </wp:inline>
        </w:drawing>
      </w:r>
      <w:r w:rsidRPr="00647660">
        <w:rPr>
          <w:noProof/>
          <w:lang w:eastAsia="pt-BR"/>
        </w:rPr>
        <w:drawing>
          <wp:inline distT="0" distB="0" distL="0" distR="0" wp14:anchorId="4A0F8B4D" wp14:editId="515FD39A">
            <wp:extent cx="1514475" cy="184785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14475" cy="1847850"/>
                    </a:xfrm>
                    <a:prstGeom prst="rect">
                      <a:avLst/>
                    </a:prstGeom>
                    <a:noFill/>
                    <a:ln>
                      <a:noFill/>
                    </a:ln>
                  </pic:spPr>
                </pic:pic>
              </a:graphicData>
            </a:graphic>
          </wp:inline>
        </w:drawing>
      </w:r>
    </w:p>
    <w:p w14:paraId="335D0E0F" w14:textId="77777777" w:rsidR="005A7646" w:rsidRPr="00B650EC" w:rsidRDefault="005A7646" w:rsidP="005A7646">
      <w:pPr>
        <w:rPr>
          <w:b/>
          <w:lang w:val="en-US" w:eastAsia="pt-BR"/>
        </w:rPr>
      </w:pPr>
      <w:r w:rsidRPr="00B650EC">
        <w:rPr>
          <w:lang w:val="en-US" w:eastAsia="pt-BR"/>
        </w:rPr>
        <w:tab/>
      </w:r>
      <w:r w:rsidRPr="00B650EC">
        <w:rPr>
          <w:lang w:val="en-US" w:eastAsia="pt-BR"/>
        </w:rPr>
        <w:tab/>
      </w:r>
      <w:r w:rsidRPr="00B650EC">
        <w:rPr>
          <w:lang w:val="en-US" w:eastAsia="pt-BR"/>
        </w:rPr>
        <w:tab/>
      </w:r>
      <w:r w:rsidRPr="00B650EC">
        <w:rPr>
          <w:lang w:val="en-US" w:eastAsia="pt-BR"/>
        </w:rPr>
        <w:tab/>
      </w:r>
      <w:r w:rsidRPr="00B650EC">
        <w:rPr>
          <w:lang w:val="en-US" w:eastAsia="pt-BR"/>
        </w:rPr>
        <w:tab/>
      </w:r>
      <w:r w:rsidRPr="00B650EC">
        <w:rPr>
          <w:lang w:val="en-US" w:eastAsia="pt-BR"/>
        </w:rPr>
        <w:tab/>
      </w:r>
      <w:r w:rsidRPr="00B650EC">
        <w:rPr>
          <w:lang w:val="en-US" w:eastAsia="pt-BR"/>
        </w:rPr>
        <w:tab/>
      </w:r>
      <w:r w:rsidRPr="00B650EC">
        <w:rPr>
          <w:lang w:val="en-US" w:eastAsia="pt-BR"/>
        </w:rPr>
        <w:tab/>
      </w:r>
      <w:r w:rsidRPr="00B650EC">
        <w:rPr>
          <w:lang w:val="en-US" w:eastAsia="pt-BR"/>
        </w:rPr>
        <w:tab/>
      </w:r>
      <w:r w:rsidRPr="00B650EC">
        <w:rPr>
          <w:b/>
          <w:lang w:val="en-US" w:eastAsia="pt-BR"/>
        </w:rPr>
        <w:t>(b)</w:t>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r>
      <w:r w:rsidRPr="00B650EC">
        <w:rPr>
          <w:b/>
          <w:lang w:val="en-US" w:eastAsia="pt-BR"/>
        </w:rPr>
        <w:tab/>
        <w:t>(c)</w:t>
      </w:r>
    </w:p>
    <w:p w14:paraId="13F12912" w14:textId="77777777" w:rsidR="005A7646" w:rsidRPr="00B650EC" w:rsidRDefault="005A7646" w:rsidP="005A7646">
      <w:pPr>
        <w:pStyle w:val="Legenda"/>
        <w:rPr>
          <w:b w:val="0"/>
          <w:lang w:val="en-US" w:eastAsia="pt-BR"/>
        </w:rPr>
      </w:pPr>
      <w:bookmarkStart w:id="77" w:name="_Ref394657568"/>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0C17B3">
        <w:rPr>
          <w:lang w:val="en-US"/>
        </w:rPr>
        <w:t>14</w:t>
      </w:r>
      <w:r w:rsidRPr="00B650EC">
        <w:rPr>
          <w:lang w:val="en-US"/>
        </w:rPr>
        <w:fldChar w:fldCharType="end"/>
      </w:r>
      <w:bookmarkEnd w:id="77"/>
      <w:r w:rsidRPr="00B650EC">
        <w:rPr>
          <w:lang w:val="en-US"/>
        </w:rPr>
        <w:t xml:space="preserve"> – CollabVS snippets</w:t>
      </w:r>
      <w:r w:rsidR="00742239" w:rsidRPr="00B650EC">
        <w:rPr>
          <w:lang w:val="en-US"/>
        </w:rPr>
        <w:t>. E</w:t>
      </w:r>
      <w:r w:rsidR="007F199F" w:rsidRPr="00B650EC">
        <w:rPr>
          <w:lang w:val="en-US"/>
        </w:rPr>
        <w:t xml:space="preserve">xtracted from </w:t>
      </w:r>
      <w:r w:rsidR="007F199F" w:rsidRPr="00B650EC">
        <w:rPr>
          <w:lang w:val="en-US"/>
        </w:rPr>
        <w:fldChar w:fldCharType="begin"/>
      </w:r>
      <w:r w:rsidR="007F199F" w:rsidRPr="00B650EC">
        <w:rPr>
          <w:lang w:val="en-US"/>
        </w:rPr>
        <w:instrText xml:space="preserve"> ADDIN ZOTERO_ITEM {"citationID":"2m6f43pqjk","properties":{"formattedCitation":"(DEWAN; HEGDE, 2007)","plainCitation":"(DEWAN; HEGDE, 2007)"},"citationItems":[{"id":1216,"uris":["http://zotero.org/users/892576/items/ZA8958NJ"],"uri":["http://zotero.org/users/892576/items/ZA8958NJ"]}]} </w:instrText>
      </w:r>
      <w:r w:rsidR="007F199F" w:rsidRPr="00B650EC">
        <w:rPr>
          <w:lang w:val="en-US"/>
        </w:rPr>
        <w:fldChar w:fldCharType="separate"/>
      </w:r>
      <w:r w:rsidR="007F199F" w:rsidRPr="00B650EC">
        <w:rPr>
          <w:rFonts w:cs="Times New Roman"/>
          <w:lang w:val="en-US"/>
        </w:rPr>
        <w:t>(DEWAN; HEGDE, 2007)</w:t>
      </w:r>
      <w:r w:rsidR="007F199F" w:rsidRPr="00B650EC">
        <w:rPr>
          <w:lang w:val="en-US"/>
        </w:rPr>
        <w:fldChar w:fldCharType="end"/>
      </w:r>
    </w:p>
    <w:p w14:paraId="25C1664A" w14:textId="53A39418" w:rsidR="007F199F" w:rsidRPr="00B650EC" w:rsidRDefault="007F199F" w:rsidP="007F199F">
      <w:pPr>
        <w:rPr>
          <w:rFonts w:cs="Times New Roman"/>
          <w:szCs w:val="24"/>
          <w:lang w:val="en-US"/>
        </w:rPr>
      </w:pPr>
      <w:r w:rsidRPr="00B650EC">
        <w:rPr>
          <w:rFonts w:cs="Times New Roman"/>
          <w:i/>
          <w:szCs w:val="24"/>
          <w:lang w:val="en-US"/>
        </w:rPr>
        <w:t>FASTDash</w:t>
      </w:r>
      <w:r w:rsidRPr="00B650EC">
        <w:rPr>
          <w:rFonts w:cs="Times New Roman"/>
          <w:szCs w:val="24"/>
          <w:lang w:val="en-US"/>
        </w:rPr>
        <w:t xml:space="preserve"> </w:t>
      </w:r>
      <w:r w:rsidRPr="00B650EC">
        <w:rPr>
          <w:rFonts w:cs="Times New Roman"/>
          <w:szCs w:val="24"/>
          <w:lang w:val="en-US"/>
        </w:rPr>
        <w:fldChar w:fldCharType="begin"/>
      </w:r>
      <w:r w:rsidRPr="00B650EC">
        <w:rPr>
          <w:rFonts w:cs="Times New Roman"/>
          <w:szCs w:val="24"/>
          <w:lang w:val="en-US"/>
        </w:rPr>
        <w:instrText xml:space="preserve"> ADDIN ZOTERO_ITEM {"citationID":"10u9m3gc1d","properties":{"formattedCitation":"{\\rtf (BIEHL \\i et al.\\i0{}, 2007)}","plainCitation":"(BIEHL et al., 2007)"},"citationItems":[{"id":2582,"uris":["http://zotero.org/users/892576/items/ZZTKKVCG"],"uri":["http://zotero.org/users/892576/items/ZZTKKVCG"]}]} </w:instrText>
      </w:r>
      <w:r w:rsidRPr="00B650EC">
        <w:rPr>
          <w:rFonts w:cs="Times New Roman"/>
          <w:szCs w:val="24"/>
          <w:lang w:val="en-US"/>
        </w:rPr>
        <w:fldChar w:fldCharType="separate"/>
      </w:r>
      <w:r w:rsidRPr="00B650EC">
        <w:rPr>
          <w:rFonts w:cs="Times New Roman"/>
          <w:szCs w:val="24"/>
          <w:lang w:val="en-US"/>
        </w:rPr>
        <w:t xml:space="preserve">(BIEHL </w:t>
      </w:r>
      <w:r w:rsidRPr="00B650EC">
        <w:rPr>
          <w:rFonts w:cs="Times New Roman"/>
          <w:i/>
          <w:iCs/>
          <w:szCs w:val="24"/>
          <w:lang w:val="en-US"/>
        </w:rPr>
        <w:t>et al.</w:t>
      </w:r>
      <w:r w:rsidRPr="00B650EC">
        <w:rPr>
          <w:rFonts w:cs="Times New Roman"/>
          <w:szCs w:val="24"/>
          <w:lang w:val="en-US"/>
        </w:rPr>
        <w:t>, 2007)</w:t>
      </w:r>
      <w:r w:rsidRPr="00B650EC">
        <w:rPr>
          <w:rFonts w:cs="Times New Roman"/>
          <w:szCs w:val="24"/>
          <w:lang w:val="en-US"/>
        </w:rPr>
        <w:fldChar w:fldCharType="end"/>
      </w:r>
      <w:r w:rsidRPr="00B650EC">
        <w:rPr>
          <w:rFonts w:cs="Times New Roman"/>
          <w:szCs w:val="24"/>
          <w:lang w:val="en-US"/>
        </w:rPr>
        <w:t xml:space="preserve"> does not detect conflicts directly, but provides awareness of potential conflicts, such as two programmers editing the same region of the same source file (direct conflicts), in repositories stored in Team Foundation Server</w:t>
      </w:r>
      <w:r w:rsidRPr="00B650EC">
        <w:rPr>
          <w:rStyle w:val="Refdenotaderodap"/>
          <w:rFonts w:cs="Times New Roman"/>
          <w:szCs w:val="24"/>
          <w:lang w:val="en-US"/>
        </w:rPr>
        <w:footnoteReference w:id="8"/>
      </w:r>
      <w:r w:rsidRPr="00B650EC">
        <w:rPr>
          <w:rFonts w:cs="Times New Roman"/>
          <w:szCs w:val="24"/>
          <w:lang w:val="en-US"/>
        </w:rPr>
        <w:t xml:space="preserve">. The notifications </w:t>
      </w:r>
      <w:commentRangeStart w:id="78"/>
      <w:r w:rsidRPr="00B650EC">
        <w:rPr>
          <w:rFonts w:cs="Times New Roman"/>
          <w:szCs w:val="24"/>
          <w:lang w:val="en-US"/>
        </w:rPr>
        <w:t xml:space="preserve">can be presented in a visualization runtime as a plugin </w:t>
      </w:r>
      <w:commentRangeEnd w:id="78"/>
      <w:r w:rsidR="0077071B">
        <w:rPr>
          <w:rStyle w:val="Refdecomentrio"/>
        </w:rPr>
        <w:commentReference w:id="78"/>
      </w:r>
      <w:r w:rsidRPr="00B650EC">
        <w:rPr>
          <w:rFonts w:cs="Times New Roman"/>
          <w:szCs w:val="24"/>
          <w:lang w:val="en-US"/>
        </w:rPr>
        <w:t xml:space="preserve">to Visual Studio. </w:t>
      </w:r>
      <w:r w:rsidR="00742239" w:rsidRPr="00B650EC">
        <w:rPr>
          <w:rFonts w:cs="Times New Roman"/>
          <w:szCs w:val="24"/>
          <w:lang w:val="en-US"/>
        </w:rPr>
        <w:fldChar w:fldCharType="begin"/>
      </w:r>
      <w:r w:rsidR="00742239" w:rsidRPr="00B650EC">
        <w:rPr>
          <w:rFonts w:cs="Times New Roman"/>
          <w:szCs w:val="24"/>
          <w:lang w:val="en-US"/>
        </w:rPr>
        <w:instrText xml:space="preserve"> REF _Ref394658198 \h </w:instrText>
      </w:r>
      <w:r w:rsidR="00F26B08" w:rsidRPr="00B650EC">
        <w:rPr>
          <w:rFonts w:cs="Times New Roman"/>
          <w:szCs w:val="24"/>
          <w:lang w:val="en-US"/>
        </w:rPr>
        <w:instrText xml:space="preserve"> \* MERGEFORMAT </w:instrText>
      </w:r>
      <w:r w:rsidR="00742239" w:rsidRPr="00B650EC">
        <w:rPr>
          <w:rFonts w:cs="Times New Roman"/>
          <w:szCs w:val="24"/>
          <w:lang w:val="en-US"/>
        </w:rPr>
      </w:r>
      <w:r w:rsidR="00742239" w:rsidRPr="00B650EC">
        <w:rPr>
          <w:rFonts w:cs="Times New Roman"/>
          <w:szCs w:val="24"/>
          <w:lang w:val="en-US"/>
        </w:rPr>
        <w:fldChar w:fldCharType="separate"/>
      </w:r>
      <w:r w:rsidR="00742239" w:rsidRPr="00B650EC">
        <w:rPr>
          <w:rFonts w:cs="Times New Roman"/>
          <w:lang w:val="en-US"/>
        </w:rPr>
        <w:t>Figure 5</w:t>
      </w:r>
      <w:r w:rsidR="00742239" w:rsidRPr="00B650EC">
        <w:rPr>
          <w:rFonts w:cs="Times New Roman"/>
          <w:szCs w:val="24"/>
          <w:lang w:val="en-US"/>
        </w:rPr>
        <w:fldChar w:fldCharType="end"/>
      </w:r>
      <w:r w:rsidR="00742239" w:rsidRPr="00B650EC">
        <w:rPr>
          <w:rFonts w:cs="Times New Roman"/>
          <w:szCs w:val="24"/>
          <w:lang w:val="en-US"/>
        </w:rPr>
        <w:t xml:space="preserve"> shows </w:t>
      </w:r>
      <w:commentRangeStart w:id="79"/>
      <w:r w:rsidR="00742239" w:rsidRPr="00B650EC">
        <w:rPr>
          <w:rFonts w:cs="Times New Roman"/>
          <w:i/>
          <w:szCs w:val="24"/>
          <w:lang w:val="en-US"/>
        </w:rPr>
        <w:t>FASTDash</w:t>
      </w:r>
      <w:r w:rsidR="00742239" w:rsidRPr="00B650EC">
        <w:rPr>
          <w:rFonts w:cs="Times New Roman"/>
          <w:szCs w:val="24"/>
          <w:lang w:val="en-US"/>
        </w:rPr>
        <w:t xml:space="preserve"> Visualization Runtime</w:t>
      </w:r>
      <w:commentRangeEnd w:id="79"/>
      <w:r w:rsidR="0077071B">
        <w:rPr>
          <w:rStyle w:val="Refdecomentrio"/>
        </w:rPr>
        <w:commentReference w:id="79"/>
      </w:r>
      <w:r w:rsidR="00742239" w:rsidRPr="00B650EC">
        <w:rPr>
          <w:rFonts w:cs="Times New Roman"/>
          <w:szCs w:val="24"/>
          <w:lang w:val="en-US"/>
        </w:rPr>
        <w:t xml:space="preserve">. </w:t>
      </w:r>
      <w:commentRangeStart w:id="80"/>
      <w:r w:rsidRPr="00B650EC">
        <w:rPr>
          <w:rFonts w:cs="Times New Roman"/>
          <w:szCs w:val="24"/>
          <w:lang w:val="en-US"/>
        </w:rPr>
        <w:t xml:space="preserve">According to the authors, </w:t>
      </w:r>
      <w:r w:rsidRPr="00B650EC">
        <w:rPr>
          <w:rFonts w:cs="Times New Roman"/>
          <w:i/>
          <w:szCs w:val="24"/>
          <w:lang w:val="en-US"/>
        </w:rPr>
        <w:t>FASTDash</w:t>
      </w:r>
      <w:r w:rsidRPr="00B650EC">
        <w:rPr>
          <w:rFonts w:cs="Times New Roman"/>
          <w:szCs w:val="24"/>
          <w:lang w:val="en-US"/>
        </w:rPr>
        <w:t xml:space="preserve"> was designed for</w:t>
      </w:r>
      <w:r w:rsidR="00742239" w:rsidRPr="00B650EC">
        <w:rPr>
          <w:rFonts w:cs="Times New Roman"/>
          <w:szCs w:val="24"/>
          <w:lang w:val="en-US"/>
        </w:rPr>
        <w:t xml:space="preserve"> agile</w:t>
      </w:r>
      <w:r w:rsidRPr="00B650EC">
        <w:rPr>
          <w:rFonts w:cs="Times New Roman"/>
          <w:szCs w:val="24"/>
          <w:lang w:val="en-US"/>
        </w:rPr>
        <w:t xml:space="preserve"> project teams of 3-8 developers, which makes it inappropriate to be used in large projects.</w:t>
      </w:r>
      <w:commentRangeEnd w:id="80"/>
      <w:r w:rsidR="0077071B">
        <w:rPr>
          <w:rStyle w:val="Refdecomentrio"/>
        </w:rPr>
        <w:commentReference w:id="80"/>
      </w:r>
    </w:p>
    <w:p w14:paraId="077DFB0E" w14:textId="77777777" w:rsidR="007F199F" w:rsidRPr="00B650EC" w:rsidRDefault="007F199F" w:rsidP="0067036E">
      <w:pPr>
        <w:ind w:firstLine="0"/>
        <w:jc w:val="center"/>
        <w:rPr>
          <w:lang w:val="en-US"/>
        </w:rPr>
      </w:pPr>
      <w:r w:rsidRPr="00647660">
        <w:rPr>
          <w:noProof/>
          <w:lang w:eastAsia="pt-BR"/>
        </w:rPr>
        <w:drawing>
          <wp:inline distT="0" distB="0" distL="0" distR="0" wp14:anchorId="6445917C" wp14:editId="5BEB3A61">
            <wp:extent cx="5760085" cy="644229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6442293"/>
                    </a:xfrm>
                    <a:prstGeom prst="rect">
                      <a:avLst/>
                    </a:prstGeom>
                    <a:noFill/>
                    <a:ln>
                      <a:noFill/>
                    </a:ln>
                  </pic:spPr>
                </pic:pic>
              </a:graphicData>
            </a:graphic>
          </wp:inline>
        </w:drawing>
      </w:r>
    </w:p>
    <w:p w14:paraId="0714F738" w14:textId="77777777" w:rsidR="007F199F" w:rsidRPr="00B650EC" w:rsidRDefault="00742239" w:rsidP="00742239">
      <w:pPr>
        <w:pStyle w:val="Legenda"/>
        <w:rPr>
          <w:lang w:val="en-US" w:eastAsia="pt-BR"/>
        </w:rPr>
      </w:pPr>
      <w:bookmarkStart w:id="81" w:name="_Ref394658198"/>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0C17B3">
        <w:rPr>
          <w:lang w:val="en-US"/>
        </w:rPr>
        <w:t>15</w:t>
      </w:r>
      <w:r w:rsidRPr="00B650EC">
        <w:rPr>
          <w:lang w:val="en-US"/>
        </w:rPr>
        <w:fldChar w:fldCharType="end"/>
      </w:r>
      <w:bookmarkEnd w:id="81"/>
      <w:r w:rsidRPr="00B650EC">
        <w:rPr>
          <w:lang w:val="en-US"/>
        </w:rPr>
        <w:t xml:space="preserve"> – FASTDash Visualization Runtime. Extracted from </w:t>
      </w:r>
      <w:r w:rsidRPr="00B650EC">
        <w:rPr>
          <w:lang w:val="en-US"/>
        </w:rPr>
        <w:fldChar w:fldCharType="begin"/>
      </w:r>
      <w:r w:rsidRPr="00B650EC">
        <w:rPr>
          <w:lang w:val="en-US"/>
        </w:rPr>
        <w:instrText xml:space="preserve"> ADDIN ZOTERO_ITEM {"citationID":"kr9fsdev6","properties":{"formattedCitation":"{\\rtf (BIEHL \\i et al.\\i0{}, 2007)}","plainCitation":"(BIEHL et al., 2007)"},"citationItems":[{"id":2582,"uris":["http://zotero.org/users/892576/items/ZZTKKVCG"],"uri":["http://zotero.org/users/892576/items/ZZTKKVCG"]}]} </w:instrText>
      </w:r>
      <w:r w:rsidRPr="00B650EC">
        <w:rPr>
          <w:lang w:val="en-US"/>
        </w:rPr>
        <w:fldChar w:fldCharType="separate"/>
      </w:r>
      <w:r w:rsidRPr="00B650EC">
        <w:rPr>
          <w:rFonts w:cs="Times New Roman"/>
          <w:szCs w:val="24"/>
          <w:lang w:val="en-US"/>
        </w:rPr>
        <w:t xml:space="preserve">(BIEHL </w:t>
      </w:r>
      <w:r w:rsidRPr="00B650EC">
        <w:rPr>
          <w:rFonts w:cs="Times New Roman"/>
          <w:i/>
          <w:iCs/>
          <w:szCs w:val="24"/>
          <w:lang w:val="en-US"/>
        </w:rPr>
        <w:t>et al.</w:t>
      </w:r>
      <w:r w:rsidRPr="00B650EC">
        <w:rPr>
          <w:rFonts w:cs="Times New Roman"/>
          <w:szCs w:val="24"/>
          <w:lang w:val="en-US"/>
        </w:rPr>
        <w:t>, 2007)</w:t>
      </w:r>
      <w:r w:rsidRPr="00B650EC">
        <w:rPr>
          <w:lang w:val="en-US"/>
        </w:rPr>
        <w:fldChar w:fldCharType="end"/>
      </w:r>
    </w:p>
    <w:p w14:paraId="4A5CDC7C" w14:textId="1BB6EF4C" w:rsidR="006906AA" w:rsidRPr="00B650EC" w:rsidRDefault="006906AA" w:rsidP="006906AA">
      <w:pPr>
        <w:rPr>
          <w:rFonts w:cs="Times"/>
          <w:szCs w:val="24"/>
          <w:lang w:val="en-US"/>
        </w:rPr>
      </w:pPr>
      <w:r w:rsidRPr="00B650EC">
        <w:rPr>
          <w:i/>
          <w:szCs w:val="24"/>
          <w:lang w:val="en-US"/>
        </w:rPr>
        <w:t>Lighthouse</w:t>
      </w:r>
      <w:r w:rsidRPr="00B650EC">
        <w:rPr>
          <w:szCs w:val="24"/>
          <w:lang w:val="en-US"/>
        </w:rPr>
        <w:t xml:space="preserve"> </w:t>
      </w:r>
      <w:r w:rsidRPr="00B650EC">
        <w:rPr>
          <w:rFonts w:cs="Times"/>
          <w:szCs w:val="24"/>
          <w:lang w:val="en-US"/>
        </w:rPr>
        <w:fldChar w:fldCharType="begin"/>
      </w:r>
      <w:r w:rsidRPr="00B650EC">
        <w:rPr>
          <w:rFonts w:cs="Times"/>
          <w:szCs w:val="24"/>
          <w:lang w:val="en-US"/>
        </w:rPr>
        <w:instrText xml:space="preserve"> ADDIN ZOTERO_ITEM {"citationID":"f7Fo2rOO","properties":{"formattedCitation":"{\\rtf (DA SILVA \\i et al.\\i0{}, 2006)}","plainCitation":"(DA SILVA et al., 2006)"},"citationItems":[{"id":1213,"uris":["http://zotero.org/users/892576/items/XTFV8KTW"],"uri":["http://zotero.org/users/892576/items/XTFV8KTW"]}]} </w:instrText>
      </w:r>
      <w:r w:rsidRPr="00B650EC">
        <w:rPr>
          <w:rFonts w:cs="Times"/>
          <w:szCs w:val="24"/>
          <w:lang w:val="en-US"/>
        </w:rPr>
        <w:fldChar w:fldCharType="separate"/>
      </w:r>
      <w:r w:rsidRPr="00B650EC">
        <w:rPr>
          <w:rFonts w:cs="Times New Roman"/>
          <w:szCs w:val="24"/>
          <w:lang w:val="en-US"/>
        </w:rPr>
        <w:t xml:space="preserve">(DA SILVA </w:t>
      </w:r>
      <w:r w:rsidRPr="00B650EC">
        <w:rPr>
          <w:rFonts w:cs="Times New Roman"/>
          <w:i/>
          <w:iCs/>
          <w:szCs w:val="24"/>
          <w:lang w:val="en-US"/>
        </w:rPr>
        <w:t>et al.</w:t>
      </w:r>
      <w:r w:rsidRPr="00B650EC">
        <w:rPr>
          <w:rFonts w:cs="Times New Roman"/>
          <w:szCs w:val="24"/>
          <w:lang w:val="en-US"/>
        </w:rPr>
        <w:t>, 2006)</w:t>
      </w:r>
      <w:r w:rsidRPr="00B650EC">
        <w:rPr>
          <w:rFonts w:cs="Times"/>
          <w:szCs w:val="24"/>
          <w:lang w:val="en-US"/>
        </w:rPr>
        <w:fldChar w:fldCharType="end"/>
      </w:r>
      <w:r w:rsidRPr="00B650EC">
        <w:rPr>
          <w:rFonts w:cs="Times"/>
          <w:szCs w:val="24"/>
          <w:lang w:val="en-US"/>
        </w:rPr>
        <w:t xml:space="preserve"> is an Eclipse plug-in that monitors workspaces for changes as soon as they are made, in order to address conflicts sooner. It presents an </w:t>
      </w:r>
      <w:commentRangeStart w:id="82"/>
      <w:r w:rsidRPr="00B650EC">
        <w:rPr>
          <w:rFonts w:cs="Times"/>
          <w:szCs w:val="24"/>
          <w:lang w:val="en-US"/>
        </w:rPr>
        <w:t>up to date design</w:t>
      </w:r>
      <w:commentRangeEnd w:id="82"/>
      <w:r w:rsidR="006301BD">
        <w:rPr>
          <w:rStyle w:val="Refdecomentrio"/>
        </w:rPr>
        <w:commentReference w:id="82"/>
      </w:r>
      <w:r w:rsidRPr="00B650EC">
        <w:rPr>
          <w:rFonts w:cs="Times"/>
          <w:szCs w:val="24"/>
          <w:lang w:val="en-US"/>
        </w:rPr>
        <w:t xml:space="preserve"> </w:t>
      </w:r>
      <w:r w:rsidR="0005504E" w:rsidRPr="00B650EC">
        <w:rPr>
          <w:rFonts w:cs="Times"/>
          <w:szCs w:val="24"/>
          <w:lang w:val="en-US"/>
        </w:rPr>
        <w:t>(</w:t>
      </w:r>
      <w:r w:rsidR="0005504E" w:rsidRPr="00B650EC">
        <w:rPr>
          <w:rFonts w:cs="Times"/>
          <w:szCs w:val="24"/>
          <w:lang w:val="en-US"/>
        </w:rPr>
        <w:fldChar w:fldCharType="begin"/>
      </w:r>
      <w:r w:rsidR="0005504E" w:rsidRPr="00B650EC">
        <w:rPr>
          <w:rFonts w:cs="Times"/>
          <w:szCs w:val="24"/>
          <w:lang w:val="en-US"/>
        </w:rPr>
        <w:instrText xml:space="preserve"> REF _Ref394664978 \h </w:instrText>
      </w:r>
      <w:r w:rsidR="0005504E" w:rsidRPr="00B650EC">
        <w:rPr>
          <w:rFonts w:cs="Times"/>
          <w:szCs w:val="24"/>
          <w:lang w:val="en-US"/>
        </w:rPr>
      </w:r>
      <w:r w:rsidR="0005504E" w:rsidRPr="00B650EC">
        <w:rPr>
          <w:rFonts w:cs="Times"/>
          <w:szCs w:val="24"/>
          <w:lang w:val="en-US"/>
        </w:rPr>
        <w:fldChar w:fldCharType="separate"/>
      </w:r>
      <w:r w:rsidR="0005504E" w:rsidRPr="00B650EC">
        <w:rPr>
          <w:lang w:val="en-US"/>
        </w:rPr>
        <w:t>Figure 6</w:t>
      </w:r>
      <w:r w:rsidR="0005504E" w:rsidRPr="00B650EC">
        <w:rPr>
          <w:rFonts w:cs="Times"/>
          <w:szCs w:val="24"/>
          <w:lang w:val="en-US"/>
        </w:rPr>
        <w:fldChar w:fldCharType="end"/>
      </w:r>
      <w:r w:rsidR="00B80600" w:rsidRPr="00B650EC">
        <w:rPr>
          <w:rFonts w:cs="Times"/>
          <w:szCs w:val="24"/>
          <w:lang w:val="en-US"/>
        </w:rPr>
        <w:t xml:space="preserve">) </w:t>
      </w:r>
      <w:r w:rsidRPr="00B650EC">
        <w:rPr>
          <w:rFonts w:cs="Times"/>
          <w:szCs w:val="24"/>
          <w:lang w:val="en-US"/>
        </w:rPr>
        <w:t xml:space="preserve">indicating where the changes have been </w:t>
      </w:r>
      <w:r w:rsidR="00B80600" w:rsidRPr="00B650EC">
        <w:rPr>
          <w:rFonts w:cs="Times"/>
          <w:szCs w:val="24"/>
          <w:lang w:val="en-US"/>
        </w:rPr>
        <w:t>made and by whom, as well as if these changes have already been propagated to the repository and to other workspaces.</w:t>
      </w:r>
    </w:p>
    <w:p w14:paraId="67836347" w14:textId="77777777" w:rsidR="006906AA" w:rsidRPr="00B650EC" w:rsidRDefault="006906AA" w:rsidP="0067036E">
      <w:pPr>
        <w:ind w:firstLine="0"/>
        <w:jc w:val="center"/>
        <w:rPr>
          <w:lang w:val="en-US"/>
        </w:rPr>
      </w:pPr>
      <w:r w:rsidRPr="00647660">
        <w:rPr>
          <w:noProof/>
          <w:lang w:eastAsia="pt-BR"/>
        </w:rPr>
        <w:drawing>
          <wp:inline distT="0" distB="0" distL="0" distR="0" wp14:anchorId="6A2B9080" wp14:editId="2453629B">
            <wp:extent cx="4752975" cy="318135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3181350"/>
                    </a:xfrm>
                    <a:prstGeom prst="rect">
                      <a:avLst/>
                    </a:prstGeom>
                    <a:noFill/>
                    <a:ln>
                      <a:noFill/>
                    </a:ln>
                  </pic:spPr>
                </pic:pic>
              </a:graphicData>
            </a:graphic>
          </wp:inline>
        </w:drawing>
      </w:r>
    </w:p>
    <w:p w14:paraId="368479A7" w14:textId="77777777" w:rsidR="006906AA" w:rsidRPr="000C17B3" w:rsidRDefault="006906AA" w:rsidP="005102DD">
      <w:pPr>
        <w:pStyle w:val="Legenda"/>
        <w:rPr>
          <w:lang w:val="en-US"/>
        </w:rPr>
      </w:pPr>
      <w:bookmarkStart w:id="83" w:name="_Ref394664978"/>
      <w:r w:rsidRPr="000C17B3">
        <w:rPr>
          <w:lang w:val="en-US"/>
        </w:rPr>
        <w:t xml:space="preserve">Figure </w:t>
      </w:r>
      <w:r w:rsidRPr="000C17B3">
        <w:rPr>
          <w:lang w:val="en-US"/>
        </w:rPr>
        <w:fldChar w:fldCharType="begin"/>
      </w:r>
      <w:r w:rsidRPr="000C17B3">
        <w:rPr>
          <w:lang w:val="en-US"/>
        </w:rPr>
        <w:instrText xml:space="preserve"> SEQ Figure \* ARABIC </w:instrText>
      </w:r>
      <w:r w:rsidRPr="000C17B3">
        <w:rPr>
          <w:lang w:val="en-US"/>
        </w:rPr>
        <w:fldChar w:fldCharType="separate"/>
      </w:r>
      <w:r w:rsidR="0072777C" w:rsidRPr="000C17B3">
        <w:rPr>
          <w:lang w:val="en-US"/>
        </w:rPr>
        <w:t>16</w:t>
      </w:r>
      <w:r w:rsidRPr="000C17B3">
        <w:rPr>
          <w:lang w:val="en-US"/>
        </w:rPr>
        <w:fldChar w:fldCharType="end"/>
      </w:r>
      <w:bookmarkEnd w:id="83"/>
      <w:r w:rsidRPr="000C17B3">
        <w:rPr>
          <w:lang w:val="en-US"/>
        </w:rPr>
        <w:t xml:space="preserve"> – Lighthouse plugin on Eclipse. Extracted from </w:t>
      </w:r>
      <w:r w:rsidRPr="000C17B3">
        <w:rPr>
          <w:lang w:val="en-US"/>
        </w:rPr>
        <w:fldChar w:fldCharType="begin"/>
      </w:r>
      <w:r w:rsidRPr="000C17B3">
        <w:rPr>
          <w:lang w:val="en-US"/>
        </w:rPr>
        <w:instrText xml:space="preserve"> ADDIN ZOTERO_ITEM {"citationID":"2orv53l0mi","properties":{"formattedCitation":"{\\rtf (DA SILVA \\i et al.\\i0{}, 2006)}","plainCitation":"(DA SILVA et al., 2006)"},"citationItems":[{"id":1213,"uris":["http://zotero.org/users/892576/items/XTFV8KTW"],"uri":["http://zotero.org/users/892576/items/XTFV8KTW"]}]} </w:instrText>
      </w:r>
      <w:r w:rsidRPr="000C17B3">
        <w:rPr>
          <w:lang w:val="en-US"/>
        </w:rPr>
        <w:fldChar w:fldCharType="separate"/>
      </w:r>
      <w:r w:rsidRPr="000C17B3">
        <w:rPr>
          <w:lang w:val="en-US"/>
        </w:rPr>
        <w:t>(DA SILVA et al., 2006)</w:t>
      </w:r>
      <w:r w:rsidRPr="000C17B3">
        <w:rPr>
          <w:lang w:val="en-US"/>
        </w:rPr>
        <w:fldChar w:fldCharType="end"/>
      </w:r>
    </w:p>
    <w:p w14:paraId="133BD3DD" w14:textId="3FC80F62" w:rsidR="00800DA0" w:rsidRPr="00B650EC" w:rsidRDefault="00800DA0" w:rsidP="00800DA0">
      <w:pPr>
        <w:rPr>
          <w:rFonts w:cs="Times"/>
          <w:szCs w:val="24"/>
          <w:lang w:val="en-US"/>
        </w:rPr>
      </w:pPr>
      <w:r w:rsidRPr="00B650EC">
        <w:rPr>
          <w:rFonts w:cs="Times"/>
          <w:i/>
          <w:szCs w:val="24"/>
          <w:lang w:val="en-US"/>
        </w:rPr>
        <w:t>WeCode</w:t>
      </w:r>
      <w:r w:rsidRPr="00B650EC">
        <w:rPr>
          <w:rFonts w:cs="Times"/>
          <w:szCs w:val="24"/>
          <w:lang w:val="en-US"/>
        </w:rPr>
        <w:t xml:space="preserve"> </w:t>
      </w:r>
      <w:r w:rsidRPr="00B650EC">
        <w:rPr>
          <w:rFonts w:cs="Times"/>
          <w:szCs w:val="24"/>
          <w:lang w:val="en-US"/>
        </w:rPr>
        <w:fldChar w:fldCharType="begin"/>
      </w:r>
      <w:r w:rsidRPr="00B650EC">
        <w:rPr>
          <w:rFonts w:cs="Times"/>
          <w:szCs w:val="24"/>
          <w:lang w:val="en-US"/>
        </w:rPr>
        <w:instrText xml:space="preserve"> ADDIN ZOTERO_ITEM {"citationID":"rrkXaBL2","properties":{"formattedCitation":"{\\rtf (GUIMAR\\uc0\\u195{}ES; SILVA, 2012)}","plainCitation":"(GUIMARÃES; SILVA, 2012)"},"citationItems":[{"id":1161,"uris":["http://zotero.org/users/892576/items/PRJ46ETX"],"uri":["http://zotero.org/users/892576/items/PRJ46ETX"]}]} </w:instrText>
      </w:r>
      <w:r w:rsidRPr="00B650EC">
        <w:rPr>
          <w:rFonts w:cs="Times"/>
          <w:szCs w:val="24"/>
          <w:lang w:val="en-US"/>
        </w:rPr>
        <w:fldChar w:fldCharType="separate"/>
      </w:r>
      <w:r w:rsidRPr="00B650EC">
        <w:rPr>
          <w:rFonts w:cs="Times New Roman"/>
          <w:szCs w:val="24"/>
          <w:lang w:val="en-US"/>
        </w:rPr>
        <w:t>(GUIMARÃES; SILVA, 2012)</w:t>
      </w:r>
      <w:r w:rsidRPr="00B650EC">
        <w:rPr>
          <w:rFonts w:cs="Times"/>
          <w:szCs w:val="24"/>
          <w:lang w:val="en-US"/>
        </w:rPr>
        <w:fldChar w:fldCharType="end"/>
      </w:r>
      <w:r w:rsidRPr="00B650EC">
        <w:rPr>
          <w:lang w:val="en-US"/>
        </w:rPr>
        <w:t xml:space="preserve"> is </w:t>
      </w:r>
      <w:r w:rsidRPr="00B650EC">
        <w:rPr>
          <w:rFonts w:cs="Times"/>
          <w:szCs w:val="24"/>
          <w:lang w:val="en-US"/>
        </w:rPr>
        <w:t xml:space="preserve">an eclipse plugin for real-time integration of changes, which is accomplished by means of </w:t>
      </w:r>
      <w:commentRangeStart w:id="84"/>
      <w:r w:rsidRPr="00B650EC">
        <w:rPr>
          <w:rFonts w:cs="Times"/>
          <w:szCs w:val="24"/>
          <w:lang w:val="en-US"/>
        </w:rPr>
        <w:t xml:space="preserve">continuously merging </w:t>
      </w:r>
      <w:commentRangeEnd w:id="84"/>
      <w:r w:rsidR="009702AF">
        <w:rPr>
          <w:rStyle w:val="Refdecomentrio"/>
        </w:rPr>
        <w:commentReference w:id="84"/>
      </w:r>
      <w:r w:rsidRPr="00B650EC">
        <w:rPr>
          <w:rFonts w:cs="Times"/>
          <w:szCs w:val="24"/>
          <w:lang w:val="en-US"/>
        </w:rPr>
        <w:t xml:space="preserve">work done by other team members. </w:t>
      </w:r>
      <w:r w:rsidR="004764ED" w:rsidRPr="00B650EC">
        <w:rPr>
          <w:rFonts w:cs="Times"/>
          <w:szCs w:val="24"/>
          <w:lang w:val="en-US"/>
        </w:rPr>
        <w:fldChar w:fldCharType="begin"/>
      </w:r>
      <w:r w:rsidR="004764ED" w:rsidRPr="00B650EC">
        <w:rPr>
          <w:rFonts w:cs="Times"/>
          <w:szCs w:val="24"/>
          <w:lang w:val="en-US"/>
        </w:rPr>
        <w:instrText xml:space="preserve"> REF _Ref394667779 \h </w:instrText>
      </w:r>
      <w:r w:rsidR="004764ED" w:rsidRPr="00B650EC">
        <w:rPr>
          <w:rFonts w:cs="Times"/>
          <w:szCs w:val="24"/>
          <w:lang w:val="en-US"/>
        </w:rPr>
      </w:r>
      <w:r w:rsidR="004764ED" w:rsidRPr="00B650EC">
        <w:rPr>
          <w:rFonts w:cs="Times"/>
          <w:szCs w:val="24"/>
          <w:lang w:val="en-US"/>
        </w:rPr>
        <w:fldChar w:fldCharType="separate"/>
      </w:r>
      <w:r w:rsidR="004764ED" w:rsidRPr="00B650EC">
        <w:rPr>
          <w:lang w:val="en-US"/>
        </w:rPr>
        <w:t>Figure 7</w:t>
      </w:r>
      <w:r w:rsidR="004764ED" w:rsidRPr="00B650EC">
        <w:rPr>
          <w:rFonts w:cs="Times"/>
          <w:szCs w:val="24"/>
          <w:lang w:val="en-US"/>
        </w:rPr>
        <w:fldChar w:fldCharType="end"/>
      </w:r>
      <w:r w:rsidR="004764ED" w:rsidRPr="00B650EC">
        <w:rPr>
          <w:rFonts w:cs="Times"/>
          <w:szCs w:val="24"/>
          <w:lang w:val="en-US"/>
        </w:rPr>
        <w:t xml:space="preserve"> shows the plugin in action. The Team view (3) shows the members of the team, along with their changes. The Team Merge view (4) shows the conflicts that arise during continuous merge. The Package Explorer (1) and the Source Code view (2) </w:t>
      </w:r>
      <w:r w:rsidR="00F83D25">
        <w:rPr>
          <w:rFonts w:cs="Times"/>
          <w:szCs w:val="24"/>
          <w:lang w:val="en-US"/>
        </w:rPr>
        <w:t>were adapted to indicate</w:t>
      </w:r>
      <w:r w:rsidR="004764ED" w:rsidRPr="00B650EC">
        <w:rPr>
          <w:rFonts w:cs="Times"/>
          <w:szCs w:val="24"/>
          <w:lang w:val="en-US"/>
        </w:rPr>
        <w:t xml:space="preserve"> existing conflicts.</w:t>
      </w:r>
    </w:p>
    <w:p w14:paraId="793B70BE" w14:textId="77777777" w:rsidR="00800DA0" w:rsidRPr="00B650EC" w:rsidRDefault="00800DA0" w:rsidP="0067036E">
      <w:pPr>
        <w:ind w:firstLine="0"/>
        <w:jc w:val="center"/>
        <w:rPr>
          <w:lang w:val="en-US"/>
        </w:rPr>
      </w:pPr>
      <w:r w:rsidRPr="00647660">
        <w:rPr>
          <w:noProof/>
          <w:lang w:eastAsia="pt-BR"/>
        </w:rPr>
        <w:drawing>
          <wp:inline distT="0" distB="0" distL="0" distR="0" wp14:anchorId="2DFAA190" wp14:editId="0314CF35">
            <wp:extent cx="5760085" cy="2964815"/>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964815"/>
                    </a:xfrm>
                    <a:prstGeom prst="rect">
                      <a:avLst/>
                    </a:prstGeom>
                  </pic:spPr>
                </pic:pic>
              </a:graphicData>
            </a:graphic>
          </wp:inline>
        </w:drawing>
      </w:r>
    </w:p>
    <w:p w14:paraId="78611059" w14:textId="77777777" w:rsidR="00800DA0" w:rsidRPr="000C17B3" w:rsidRDefault="00800DA0" w:rsidP="005102DD">
      <w:pPr>
        <w:pStyle w:val="Legenda"/>
        <w:rPr>
          <w:lang w:val="en-US"/>
        </w:rPr>
      </w:pPr>
      <w:bookmarkStart w:id="85" w:name="_Ref394667779"/>
      <w:r w:rsidRPr="000C17B3">
        <w:rPr>
          <w:lang w:val="en-US"/>
        </w:rPr>
        <w:t xml:space="preserve">Figure </w:t>
      </w:r>
      <w:r w:rsidRPr="000C17B3">
        <w:rPr>
          <w:lang w:val="en-US"/>
        </w:rPr>
        <w:fldChar w:fldCharType="begin"/>
      </w:r>
      <w:r w:rsidRPr="000C17B3">
        <w:rPr>
          <w:lang w:val="en-US"/>
        </w:rPr>
        <w:instrText xml:space="preserve"> SEQ Figure \* ARABIC </w:instrText>
      </w:r>
      <w:r w:rsidRPr="000C17B3">
        <w:rPr>
          <w:lang w:val="en-US"/>
        </w:rPr>
        <w:fldChar w:fldCharType="separate"/>
      </w:r>
      <w:r w:rsidR="0072777C" w:rsidRPr="000C17B3">
        <w:rPr>
          <w:lang w:val="en-US"/>
        </w:rPr>
        <w:t>17</w:t>
      </w:r>
      <w:r w:rsidRPr="000C17B3">
        <w:rPr>
          <w:lang w:val="en-US"/>
        </w:rPr>
        <w:fldChar w:fldCharType="end"/>
      </w:r>
      <w:bookmarkEnd w:id="85"/>
      <w:r w:rsidRPr="000C17B3">
        <w:rPr>
          <w:lang w:val="en-US"/>
        </w:rPr>
        <w:t xml:space="preserve"> – WeCode continuous merging. Extracted from </w:t>
      </w:r>
      <w:r w:rsidRPr="000C17B3">
        <w:rPr>
          <w:lang w:val="en-US"/>
        </w:rPr>
        <w:fldChar w:fldCharType="begin"/>
      </w:r>
      <w:r w:rsidRPr="000C17B3">
        <w:rPr>
          <w:lang w:val="en-US"/>
        </w:rPr>
        <w:instrText xml:space="preserve"> ADDIN ZOTERO_ITEM {"citationID":"1bcffivhm2","properties":{"formattedCitation":"{\\rtf (GUIMAR\\uc0\\u195{}ES; SILVA, 2012)}","plainCitation":"(GUIMARÃES; SILVA, 2012)"},"citationItems":[{"id":1161,"uris":["http://zotero.org/users/892576/items/PRJ46ETX"],"uri":["http://zotero.org/users/892576/items/PRJ46ETX"]}]} </w:instrText>
      </w:r>
      <w:r w:rsidRPr="000C17B3">
        <w:rPr>
          <w:lang w:val="en-US"/>
        </w:rPr>
        <w:fldChar w:fldCharType="separate"/>
      </w:r>
      <w:r w:rsidRPr="000C17B3">
        <w:rPr>
          <w:lang w:val="en-US"/>
        </w:rPr>
        <w:t>(GUIMARÃES; SILVA, 2012)</w:t>
      </w:r>
      <w:r w:rsidRPr="000C17B3">
        <w:rPr>
          <w:lang w:val="en-US"/>
        </w:rPr>
        <w:fldChar w:fldCharType="end"/>
      </w:r>
    </w:p>
    <w:p w14:paraId="3EBD12C1" w14:textId="3D0F3B2A" w:rsidR="004764ED" w:rsidRPr="00B650EC" w:rsidRDefault="004764ED" w:rsidP="004764ED">
      <w:pPr>
        <w:rPr>
          <w:rFonts w:cs="Times"/>
          <w:szCs w:val="24"/>
          <w:lang w:val="en-US"/>
        </w:rPr>
      </w:pPr>
      <w:r w:rsidRPr="00B650EC">
        <w:rPr>
          <w:i/>
          <w:szCs w:val="24"/>
          <w:lang w:val="en-US"/>
        </w:rPr>
        <w:t>Crystal</w:t>
      </w:r>
      <w:r w:rsidRPr="00B650EC">
        <w:rPr>
          <w:szCs w:val="24"/>
          <w:lang w:val="en-US"/>
        </w:rPr>
        <w:t xml:space="preserve"> </w:t>
      </w:r>
      <w:r w:rsidRPr="00B650EC">
        <w:rPr>
          <w:szCs w:val="24"/>
          <w:lang w:val="en-US"/>
        </w:rPr>
        <w:fldChar w:fldCharType="begin"/>
      </w:r>
      <w:r w:rsidRPr="00B650EC">
        <w:rPr>
          <w:szCs w:val="24"/>
          <w:lang w:val="en-US"/>
        </w:rPr>
        <w:instrText xml:space="preserve"> ADDIN ZOTERO_ITEM {"citationID":"132pf55mct","properties":{"formattedCitation":"{\\rtf (BRUN \\i et al.\\i0{}, 2011)}","plainCitation":"(BRUN et al., 2011)"},"citationItems":[{"id":1167,"uris":["http://zotero.org/users/892576/items/QS2I9JH6"],"uri":["http://zotero.org/users/892576/items/QS2I9JH6"]}]} </w:instrText>
      </w:r>
      <w:r w:rsidRPr="00B650EC">
        <w:rPr>
          <w:szCs w:val="24"/>
          <w:lang w:val="en-US"/>
        </w:rPr>
        <w:fldChar w:fldCharType="separate"/>
      </w:r>
      <w:r w:rsidRPr="00B650EC">
        <w:rPr>
          <w:rFonts w:cs="Times New Roman"/>
          <w:szCs w:val="24"/>
          <w:lang w:val="en-US"/>
        </w:rPr>
        <w:t xml:space="preserve">(BRUN </w:t>
      </w:r>
      <w:r w:rsidRPr="00B650EC">
        <w:rPr>
          <w:rFonts w:cs="Times New Roman"/>
          <w:i/>
          <w:iCs/>
          <w:szCs w:val="24"/>
          <w:lang w:val="en-US"/>
        </w:rPr>
        <w:t>et al.</w:t>
      </w:r>
      <w:r w:rsidRPr="00B650EC">
        <w:rPr>
          <w:rFonts w:cs="Times New Roman"/>
          <w:szCs w:val="24"/>
          <w:lang w:val="en-US"/>
        </w:rPr>
        <w:t>, 2011)</w:t>
      </w:r>
      <w:r w:rsidRPr="00B650EC">
        <w:rPr>
          <w:szCs w:val="24"/>
          <w:lang w:val="en-US"/>
        </w:rPr>
        <w:fldChar w:fldCharType="end"/>
      </w:r>
      <w:r w:rsidRPr="00B650EC">
        <w:rPr>
          <w:rFonts w:cs="Times"/>
          <w:szCs w:val="24"/>
          <w:lang w:val="en-US"/>
        </w:rPr>
        <w:t xml:space="preserve"> performs </w:t>
      </w:r>
      <w:commentRangeStart w:id="86"/>
      <w:r w:rsidRPr="00B650EC">
        <w:rPr>
          <w:rFonts w:cs="Times"/>
          <w:szCs w:val="24"/>
          <w:lang w:val="en-US"/>
        </w:rPr>
        <w:t xml:space="preserve">background merges </w:t>
      </w:r>
      <w:commentRangeEnd w:id="86"/>
      <w:r w:rsidR="009702AF">
        <w:rPr>
          <w:rStyle w:val="Refdecomentrio"/>
        </w:rPr>
        <w:commentReference w:id="86"/>
      </w:r>
      <w:r w:rsidRPr="00B650EC">
        <w:rPr>
          <w:rFonts w:cs="Times"/>
          <w:szCs w:val="24"/>
          <w:lang w:val="en-US"/>
        </w:rPr>
        <w:t>between pairs of repositories, compiling and testing the merged code, resulting in “merge failure”, “compilation failure”, “tests failure”</w:t>
      </w:r>
      <w:r w:rsidR="009702AF">
        <w:rPr>
          <w:rFonts w:cs="Times"/>
          <w:szCs w:val="24"/>
          <w:lang w:val="en-US"/>
        </w:rPr>
        <w:t>,</w:t>
      </w:r>
      <w:r w:rsidRPr="00B650EC">
        <w:rPr>
          <w:rFonts w:cs="Times"/>
          <w:szCs w:val="24"/>
          <w:lang w:val="en-US"/>
        </w:rPr>
        <w:t xml:space="preserve"> or “tests passed”</w:t>
      </w:r>
      <w:r w:rsidR="005C2913" w:rsidRPr="00B650EC">
        <w:rPr>
          <w:rFonts w:cs="Times"/>
          <w:szCs w:val="24"/>
          <w:lang w:val="en-US"/>
        </w:rPr>
        <w:t xml:space="preserve"> (</w:t>
      </w:r>
      <w:r w:rsidR="005C2913" w:rsidRPr="00B650EC">
        <w:rPr>
          <w:rFonts w:cs="Times"/>
          <w:szCs w:val="24"/>
          <w:lang w:val="en-US"/>
        </w:rPr>
        <w:fldChar w:fldCharType="begin"/>
      </w:r>
      <w:r w:rsidR="005C2913" w:rsidRPr="00B650EC">
        <w:rPr>
          <w:rFonts w:cs="Times"/>
          <w:szCs w:val="24"/>
          <w:lang w:val="en-US"/>
        </w:rPr>
        <w:instrText xml:space="preserve"> REF _Ref394668626 \h </w:instrText>
      </w:r>
      <w:r w:rsidR="005C2913" w:rsidRPr="00B650EC">
        <w:rPr>
          <w:rFonts w:cs="Times"/>
          <w:szCs w:val="24"/>
          <w:lang w:val="en-US"/>
        </w:rPr>
      </w:r>
      <w:r w:rsidR="005C2913" w:rsidRPr="00B650EC">
        <w:rPr>
          <w:rFonts w:cs="Times"/>
          <w:szCs w:val="24"/>
          <w:lang w:val="en-US"/>
        </w:rPr>
        <w:fldChar w:fldCharType="separate"/>
      </w:r>
      <w:r w:rsidR="005C2913" w:rsidRPr="00B650EC">
        <w:rPr>
          <w:lang w:val="en-US"/>
        </w:rPr>
        <w:t>Figure 8</w:t>
      </w:r>
      <w:r w:rsidR="005C2913" w:rsidRPr="00B650EC">
        <w:rPr>
          <w:rFonts w:cs="Times"/>
          <w:szCs w:val="24"/>
          <w:lang w:val="en-US"/>
        </w:rPr>
        <w:fldChar w:fldCharType="end"/>
      </w:r>
      <w:r w:rsidR="005C2913" w:rsidRPr="00B650EC">
        <w:rPr>
          <w:rFonts w:cs="Times"/>
          <w:szCs w:val="24"/>
          <w:lang w:val="en-US"/>
        </w:rPr>
        <w:t>)</w:t>
      </w:r>
      <w:r w:rsidRPr="00B650EC">
        <w:rPr>
          <w:rFonts w:cs="Times"/>
          <w:szCs w:val="24"/>
          <w:lang w:val="en-US"/>
        </w:rPr>
        <w:t>.</w:t>
      </w:r>
    </w:p>
    <w:p w14:paraId="768549A8" w14:textId="77777777" w:rsidR="005C2913" w:rsidRPr="00B650EC" w:rsidRDefault="005C2913" w:rsidP="0067036E">
      <w:pPr>
        <w:ind w:firstLine="0"/>
        <w:jc w:val="center"/>
        <w:rPr>
          <w:lang w:val="en-US"/>
        </w:rPr>
      </w:pPr>
      <w:r w:rsidRPr="00647660">
        <w:rPr>
          <w:noProof/>
          <w:lang w:eastAsia="pt-BR"/>
        </w:rPr>
        <w:drawing>
          <wp:inline distT="0" distB="0" distL="0" distR="0" wp14:anchorId="505DD914" wp14:editId="3B5DB048">
            <wp:extent cx="4057650" cy="268866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63405" cy="2692477"/>
                    </a:xfrm>
                    <a:prstGeom prst="rect">
                      <a:avLst/>
                    </a:prstGeom>
                    <a:noFill/>
                    <a:ln>
                      <a:noFill/>
                    </a:ln>
                  </pic:spPr>
                </pic:pic>
              </a:graphicData>
            </a:graphic>
          </wp:inline>
        </w:drawing>
      </w:r>
    </w:p>
    <w:p w14:paraId="7267A02C" w14:textId="77777777" w:rsidR="005C2913" w:rsidRPr="000C17B3" w:rsidRDefault="005C2913" w:rsidP="005102DD">
      <w:pPr>
        <w:pStyle w:val="Legenda"/>
        <w:rPr>
          <w:lang w:val="en-US"/>
        </w:rPr>
      </w:pPr>
      <w:bookmarkStart w:id="87" w:name="_Ref394668626"/>
      <w:r w:rsidRPr="000C17B3">
        <w:rPr>
          <w:lang w:val="en-US"/>
        </w:rPr>
        <w:t xml:space="preserve">Figure </w:t>
      </w:r>
      <w:r w:rsidRPr="000C17B3">
        <w:rPr>
          <w:lang w:val="en-US"/>
        </w:rPr>
        <w:fldChar w:fldCharType="begin"/>
      </w:r>
      <w:r w:rsidRPr="000C17B3">
        <w:rPr>
          <w:lang w:val="en-US"/>
        </w:rPr>
        <w:instrText xml:space="preserve"> SEQ Figure \* ARABIC </w:instrText>
      </w:r>
      <w:r w:rsidRPr="000C17B3">
        <w:rPr>
          <w:lang w:val="en-US"/>
        </w:rPr>
        <w:fldChar w:fldCharType="separate"/>
      </w:r>
      <w:r w:rsidR="0072777C" w:rsidRPr="000C17B3">
        <w:rPr>
          <w:lang w:val="en-US"/>
        </w:rPr>
        <w:t>18</w:t>
      </w:r>
      <w:r w:rsidRPr="000C17B3">
        <w:rPr>
          <w:lang w:val="en-US"/>
        </w:rPr>
        <w:fldChar w:fldCharType="end"/>
      </w:r>
      <w:bookmarkEnd w:id="87"/>
      <w:r w:rsidRPr="000C17B3">
        <w:rPr>
          <w:lang w:val="en-US"/>
        </w:rPr>
        <w:t xml:space="preserve"> – Crystal snapshot. Extracted from </w:t>
      </w:r>
      <w:r w:rsidRPr="000C17B3">
        <w:rPr>
          <w:lang w:val="en-US"/>
        </w:rPr>
        <w:fldChar w:fldCharType="begin"/>
      </w:r>
      <w:r w:rsidRPr="000C17B3">
        <w:rPr>
          <w:lang w:val="en-US"/>
        </w:rPr>
        <w:instrText xml:space="preserve"> ADDIN ZOTERO_ITEM {"citationID":"6bsnd47fh","properties":{"formattedCitation":"{\\rtf (BRUN \\i et al.\\i0{}, 2011)}","plainCitation":"(BRUN et al., 2011)"},"citationItems":[{"id":1167,"uris":["http://zotero.org/users/892576/items/QS2I9JH6"],"uri":["http://zotero.org/users/892576/items/QS2I9JH6"]}]} </w:instrText>
      </w:r>
      <w:r w:rsidRPr="000C17B3">
        <w:rPr>
          <w:lang w:val="en-US"/>
        </w:rPr>
        <w:fldChar w:fldCharType="separate"/>
      </w:r>
      <w:r w:rsidRPr="000C17B3">
        <w:rPr>
          <w:lang w:val="en-US"/>
        </w:rPr>
        <w:t>(BRUN et al., 2011)</w:t>
      </w:r>
      <w:r w:rsidRPr="000C17B3">
        <w:rPr>
          <w:lang w:val="en-US"/>
        </w:rPr>
        <w:fldChar w:fldCharType="end"/>
      </w:r>
    </w:p>
    <w:p w14:paraId="0C78B8CA" w14:textId="77777777" w:rsidR="001D425B" w:rsidRPr="00B650EC" w:rsidRDefault="00F26B08" w:rsidP="001D425B">
      <w:pPr>
        <w:pStyle w:val="Ttulo3"/>
        <w:rPr>
          <w:lang w:val="en-US"/>
        </w:rPr>
      </w:pPr>
      <w:bookmarkStart w:id="88" w:name="_Toc394584907"/>
      <w:bookmarkStart w:id="89" w:name="_Toc395037914"/>
      <w:commentRangeStart w:id="90"/>
      <w:r w:rsidRPr="00B650EC">
        <w:rPr>
          <w:lang w:val="en-US"/>
        </w:rPr>
        <w:t xml:space="preserve">Repository </w:t>
      </w:r>
      <w:commentRangeEnd w:id="90"/>
      <w:r w:rsidR="00A97C5E">
        <w:rPr>
          <w:rStyle w:val="Refdecomentrio"/>
          <w:rFonts w:eastAsiaTheme="minorHAnsi" w:cstheme="minorBidi"/>
          <w:b w:val="0"/>
          <w:bCs w:val="0"/>
          <w:caps w:val="0"/>
        </w:rPr>
        <w:commentReference w:id="90"/>
      </w:r>
      <w:r w:rsidRPr="00B650EC">
        <w:rPr>
          <w:lang w:val="en-US"/>
        </w:rPr>
        <w:t>V</w:t>
      </w:r>
      <w:r w:rsidR="001D425B" w:rsidRPr="00B650EC">
        <w:rPr>
          <w:lang w:val="en-US"/>
        </w:rPr>
        <w:t>isualization</w:t>
      </w:r>
      <w:bookmarkEnd w:id="88"/>
      <w:bookmarkEnd w:id="89"/>
    </w:p>
    <w:p w14:paraId="0E55DA27" w14:textId="73335339" w:rsidR="00871856" w:rsidRPr="00B650EC" w:rsidRDefault="0067036E" w:rsidP="0067036E">
      <w:pPr>
        <w:rPr>
          <w:rFonts w:cs="Times New Roman"/>
          <w:szCs w:val="24"/>
          <w:lang w:val="en-US"/>
        </w:rPr>
      </w:pPr>
      <w:r w:rsidRPr="00B650EC">
        <w:rPr>
          <w:rFonts w:cs="Times New Roman"/>
          <w:szCs w:val="24"/>
          <w:lang w:val="en-US"/>
        </w:rPr>
        <w:t xml:space="preserve">Repository visualization consists in taking the information stored in VCSs and present </w:t>
      </w:r>
      <w:r w:rsidR="009702AF">
        <w:rPr>
          <w:rFonts w:cs="Times New Roman"/>
          <w:szCs w:val="24"/>
          <w:lang w:val="en-US"/>
        </w:rPr>
        <w:t>it</w:t>
      </w:r>
      <w:r w:rsidR="009702AF" w:rsidRPr="00B650EC">
        <w:rPr>
          <w:rFonts w:cs="Times New Roman"/>
          <w:szCs w:val="24"/>
          <w:lang w:val="en-US"/>
        </w:rPr>
        <w:t xml:space="preserve"> </w:t>
      </w:r>
      <w:r w:rsidRPr="00B650EC">
        <w:rPr>
          <w:rFonts w:cs="Times New Roman"/>
          <w:szCs w:val="24"/>
          <w:lang w:val="en-US"/>
        </w:rPr>
        <w:t xml:space="preserve">in a visual way. </w:t>
      </w:r>
      <w:r w:rsidR="00AA5424" w:rsidRPr="00B650EC">
        <w:rPr>
          <w:rFonts w:cs="Times New Roman"/>
          <w:szCs w:val="24"/>
          <w:lang w:val="en-US"/>
        </w:rPr>
        <w:t xml:space="preserve">A number of approaches exist that propose different visualizations </w:t>
      </w:r>
      <w:r w:rsidRPr="00B650EC">
        <w:rPr>
          <w:rFonts w:cs="Times New Roman"/>
          <w:szCs w:val="24"/>
          <w:lang w:val="en-US"/>
        </w:rPr>
        <w:t>with</w:t>
      </w:r>
      <w:r w:rsidR="00AA5424" w:rsidRPr="00B650EC">
        <w:rPr>
          <w:rFonts w:cs="Times New Roman"/>
          <w:szCs w:val="24"/>
          <w:lang w:val="en-US"/>
        </w:rPr>
        <w:t xml:space="preserve"> different focuses</w:t>
      </w:r>
      <w:r w:rsidRPr="00B650EC">
        <w:rPr>
          <w:rFonts w:cs="Times New Roman"/>
          <w:szCs w:val="24"/>
          <w:lang w:val="en-US"/>
        </w:rPr>
        <w:t xml:space="preserve">. </w:t>
      </w:r>
      <w:commentRangeStart w:id="91"/>
      <w:r w:rsidRPr="00B650EC">
        <w:rPr>
          <w:rFonts w:cs="Times New Roman"/>
          <w:i/>
          <w:szCs w:val="24"/>
          <w:lang w:val="en-US"/>
        </w:rPr>
        <w:t xml:space="preserve">Gevol </w:t>
      </w:r>
      <w:commentRangeEnd w:id="91"/>
      <w:r w:rsidR="00A97C5E">
        <w:rPr>
          <w:rStyle w:val="Refdecomentrio"/>
        </w:rPr>
        <w:commentReference w:id="91"/>
      </w:r>
      <w:r w:rsidRPr="00B650EC">
        <w:rPr>
          <w:rFonts w:cs="Times New Roman"/>
          <w:szCs w:val="24"/>
          <w:lang w:val="en-US"/>
        </w:rPr>
        <w:t>focus</w:t>
      </w:r>
      <w:r w:rsidR="007A13C4" w:rsidRPr="00B650EC">
        <w:rPr>
          <w:rFonts w:cs="Times New Roman"/>
          <w:szCs w:val="24"/>
          <w:lang w:val="en-US"/>
        </w:rPr>
        <w:t>es</w:t>
      </w:r>
      <w:r w:rsidRPr="00B650EC">
        <w:rPr>
          <w:rFonts w:cs="Times New Roman"/>
          <w:szCs w:val="24"/>
          <w:lang w:val="en-US"/>
        </w:rPr>
        <w:t xml:space="preserve"> on program structures. It extracts information about a Java program stored</w:t>
      </w:r>
      <w:r w:rsidR="00A97C5E">
        <w:rPr>
          <w:rFonts w:cs="Times New Roman"/>
          <w:szCs w:val="24"/>
          <w:lang w:val="en-US"/>
        </w:rPr>
        <w:t xml:space="preserve"> </w:t>
      </w:r>
      <w:r w:rsidRPr="00B650EC">
        <w:rPr>
          <w:rFonts w:cs="Times New Roman"/>
          <w:szCs w:val="24"/>
          <w:lang w:val="en-US"/>
        </w:rPr>
        <w:t>in a CVS version control system and displays it using a temporal graph visualizer.</w:t>
      </w:r>
      <w:r w:rsidR="00B91B72" w:rsidRPr="00B650EC">
        <w:rPr>
          <w:rFonts w:cs="Times New Roman"/>
          <w:szCs w:val="24"/>
          <w:lang w:val="en-US"/>
        </w:rPr>
        <w:t xml:space="preserve"> </w:t>
      </w:r>
      <w:r w:rsidR="00B91B72" w:rsidRPr="00B650EC">
        <w:rPr>
          <w:rFonts w:cs="Times New Roman"/>
          <w:szCs w:val="24"/>
          <w:lang w:val="en-US"/>
        </w:rPr>
        <w:fldChar w:fldCharType="begin"/>
      </w:r>
      <w:r w:rsidR="00B91B72" w:rsidRPr="00B650EC">
        <w:rPr>
          <w:rFonts w:cs="Times New Roman"/>
          <w:szCs w:val="24"/>
          <w:lang w:val="en-US"/>
        </w:rPr>
        <w:instrText xml:space="preserve"> REF _Ref394670714 \h </w:instrText>
      </w:r>
      <w:r w:rsidR="00F26B08" w:rsidRPr="00B650EC">
        <w:rPr>
          <w:rFonts w:cs="Times New Roman"/>
          <w:szCs w:val="24"/>
          <w:lang w:val="en-US"/>
        </w:rPr>
        <w:instrText xml:space="preserve"> \* MERGEFORMAT </w:instrText>
      </w:r>
      <w:r w:rsidR="00B91B72" w:rsidRPr="00B650EC">
        <w:rPr>
          <w:rFonts w:cs="Times New Roman"/>
          <w:szCs w:val="24"/>
          <w:lang w:val="en-US"/>
        </w:rPr>
      </w:r>
      <w:r w:rsidR="00B91B72" w:rsidRPr="00B650EC">
        <w:rPr>
          <w:rFonts w:cs="Times New Roman"/>
          <w:szCs w:val="24"/>
          <w:lang w:val="en-US"/>
        </w:rPr>
        <w:fldChar w:fldCharType="separate"/>
      </w:r>
      <w:r w:rsidR="00B91B72" w:rsidRPr="00B650EC">
        <w:rPr>
          <w:rFonts w:cs="Times New Roman"/>
          <w:lang w:val="en-US"/>
        </w:rPr>
        <w:t>Figure 9</w:t>
      </w:r>
      <w:r w:rsidR="00B91B72" w:rsidRPr="00B650EC">
        <w:rPr>
          <w:rFonts w:cs="Times New Roman"/>
          <w:szCs w:val="24"/>
          <w:lang w:val="en-US"/>
        </w:rPr>
        <w:fldChar w:fldCharType="end"/>
      </w:r>
      <w:r w:rsidR="00B91B72" w:rsidRPr="00B650EC">
        <w:rPr>
          <w:rFonts w:cs="Times New Roman"/>
          <w:szCs w:val="24"/>
          <w:lang w:val="en-US"/>
        </w:rPr>
        <w:t xml:space="preserve"> shows an example of a call graph, where nodes start out red, </w:t>
      </w:r>
      <w:r w:rsidR="00F01DDB" w:rsidRPr="00B650EC">
        <w:rPr>
          <w:rFonts w:cs="Times New Roman"/>
          <w:szCs w:val="24"/>
          <w:lang w:val="en-US"/>
        </w:rPr>
        <w:t xml:space="preserve">and in the case that no changes exist they </w:t>
      </w:r>
      <w:r w:rsidR="00B91B72" w:rsidRPr="00B650EC">
        <w:rPr>
          <w:rFonts w:cs="Times New Roman"/>
          <w:szCs w:val="24"/>
          <w:lang w:val="en-US"/>
        </w:rPr>
        <w:t>turn purple and then blue. When a change is performed, the affected nodes turn red and the cycle starts again.</w:t>
      </w:r>
    </w:p>
    <w:p w14:paraId="0E9EC990" w14:textId="77777777" w:rsidR="00C31008" w:rsidRPr="00B650EC" w:rsidRDefault="00C31008" w:rsidP="0067036E">
      <w:pPr>
        <w:ind w:firstLine="0"/>
        <w:jc w:val="center"/>
        <w:rPr>
          <w:lang w:val="en-US"/>
        </w:rPr>
      </w:pPr>
      <w:r w:rsidRPr="00647660">
        <w:rPr>
          <w:noProof/>
          <w:lang w:eastAsia="pt-BR"/>
        </w:rPr>
        <w:drawing>
          <wp:inline distT="0" distB="0" distL="0" distR="0" wp14:anchorId="144086BC" wp14:editId="0A7DA634">
            <wp:extent cx="5760085" cy="2007870"/>
            <wp:effectExtent l="0" t="0" r="0" b="0"/>
            <wp:docPr id="1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pic:cNvPicPr>
                      <a:picLocks noChangeAspect="1"/>
                    </pic:cNvPicPr>
                  </pic:nvPicPr>
                  <pic:blipFill>
                    <a:blip r:embed="rId30"/>
                    <a:stretch>
                      <a:fillRect/>
                    </a:stretch>
                  </pic:blipFill>
                  <pic:spPr>
                    <a:xfrm>
                      <a:off x="0" y="0"/>
                      <a:ext cx="5760085" cy="2007870"/>
                    </a:xfrm>
                    <a:prstGeom prst="rect">
                      <a:avLst/>
                    </a:prstGeom>
                  </pic:spPr>
                </pic:pic>
              </a:graphicData>
            </a:graphic>
          </wp:inline>
        </w:drawing>
      </w:r>
    </w:p>
    <w:p w14:paraId="7CA7400C" w14:textId="77777777" w:rsidR="00C31008" w:rsidRPr="000C17B3" w:rsidRDefault="00C31008" w:rsidP="005102DD">
      <w:pPr>
        <w:pStyle w:val="Legenda"/>
        <w:rPr>
          <w:lang w:val="en-US"/>
        </w:rPr>
      </w:pPr>
      <w:bookmarkStart w:id="92" w:name="_Ref394670714"/>
      <w:r w:rsidRPr="000C17B3">
        <w:rPr>
          <w:lang w:val="en-US"/>
        </w:rPr>
        <w:t xml:space="preserve">Figure </w:t>
      </w:r>
      <w:r w:rsidRPr="000C17B3">
        <w:rPr>
          <w:lang w:val="en-US"/>
        </w:rPr>
        <w:fldChar w:fldCharType="begin"/>
      </w:r>
      <w:r w:rsidRPr="000C17B3">
        <w:rPr>
          <w:lang w:val="en-US"/>
        </w:rPr>
        <w:instrText xml:space="preserve"> SEQ Figure \* ARABIC </w:instrText>
      </w:r>
      <w:r w:rsidRPr="000C17B3">
        <w:rPr>
          <w:lang w:val="en-US"/>
        </w:rPr>
        <w:fldChar w:fldCharType="separate"/>
      </w:r>
      <w:r w:rsidR="0072777C" w:rsidRPr="000C17B3">
        <w:rPr>
          <w:lang w:val="en-US"/>
        </w:rPr>
        <w:t>19</w:t>
      </w:r>
      <w:r w:rsidRPr="000C17B3">
        <w:rPr>
          <w:lang w:val="en-US"/>
        </w:rPr>
        <w:fldChar w:fldCharType="end"/>
      </w:r>
      <w:bookmarkEnd w:id="92"/>
      <w:r w:rsidRPr="000C17B3">
        <w:rPr>
          <w:lang w:val="en-US"/>
        </w:rPr>
        <w:t xml:space="preserve"> – Gevol: focus on program structures. Extracted from </w:t>
      </w:r>
      <w:r w:rsidRPr="000C17B3">
        <w:rPr>
          <w:lang w:val="en-US"/>
        </w:rPr>
        <w:fldChar w:fldCharType="begin"/>
      </w:r>
      <w:r w:rsidRPr="000C17B3">
        <w:rPr>
          <w:lang w:val="en-US"/>
        </w:rPr>
        <w:instrText xml:space="preserve"> ADDIN ZOTERO_ITEM {"citationID":"2cmjpc6i02","properties":{"formattedCitation":"{\\rtf (COLLBERG \\i et al.\\i0{}, 2003)}","plainCitation":"(COLLBERG et al., 2003)"},"citationItems":[{"id":2597,"uris":["http://zotero.org/users/892576/items/SX46BAMS"],"uri":["http://zotero.org/users/892576/items/SX46BAMS"]}]} </w:instrText>
      </w:r>
      <w:r w:rsidRPr="000C17B3">
        <w:rPr>
          <w:lang w:val="en-US"/>
        </w:rPr>
        <w:fldChar w:fldCharType="separate"/>
      </w:r>
      <w:r w:rsidRPr="000C17B3">
        <w:rPr>
          <w:lang w:val="en-US"/>
        </w:rPr>
        <w:t>(COLLBERG et al., 2003)</w:t>
      </w:r>
      <w:r w:rsidRPr="000C17B3">
        <w:rPr>
          <w:lang w:val="en-US"/>
        </w:rPr>
        <w:fldChar w:fldCharType="end"/>
      </w:r>
    </w:p>
    <w:p w14:paraId="3751090A" w14:textId="265A5AAF" w:rsidR="0067036E" w:rsidRPr="00B650EC" w:rsidRDefault="00B91B72" w:rsidP="0067036E">
      <w:pPr>
        <w:rPr>
          <w:lang w:val="en-US"/>
        </w:rPr>
      </w:pPr>
      <w:r w:rsidRPr="00B650EC">
        <w:rPr>
          <w:i/>
          <w:lang w:val="en-US"/>
        </w:rPr>
        <w:t>The Evolution Matrix</w:t>
      </w:r>
      <w:r w:rsidR="0067036E" w:rsidRPr="00B650EC">
        <w:rPr>
          <w:lang w:val="en-US"/>
        </w:rPr>
        <w:t xml:space="preserve"> </w:t>
      </w:r>
      <w:r w:rsidR="0067036E" w:rsidRPr="00B650EC">
        <w:rPr>
          <w:lang w:val="en-US"/>
        </w:rPr>
        <w:fldChar w:fldCharType="begin"/>
      </w:r>
      <w:r w:rsidR="0067036E" w:rsidRPr="00B650EC">
        <w:rPr>
          <w:lang w:val="en-US"/>
        </w:rPr>
        <w:instrText xml:space="preserve"> ADDIN ZOTERO_ITEM {"citationID":"1f3sd3alr6","properties":{"formattedCitation":"(LANZA, 2001)","plainCitation":"(LANZA, 2001)"},"citationItems":[{"id":2438,"uris":["http://zotero.org/users/892576/items/QW8F9EIH"],"uri":["http://zotero.org/users/892576/items/QW8F9EIH"]}]} </w:instrText>
      </w:r>
      <w:r w:rsidR="0067036E" w:rsidRPr="00B650EC">
        <w:rPr>
          <w:lang w:val="en-US"/>
        </w:rPr>
        <w:fldChar w:fldCharType="separate"/>
      </w:r>
      <w:r w:rsidR="0067036E" w:rsidRPr="00B650EC">
        <w:rPr>
          <w:rFonts w:cs="Times New Roman"/>
          <w:lang w:val="en-US"/>
        </w:rPr>
        <w:t>(LANZA, 2001)</w:t>
      </w:r>
      <w:r w:rsidR="0067036E" w:rsidRPr="00B650EC">
        <w:rPr>
          <w:lang w:val="en-US"/>
        </w:rPr>
        <w:fldChar w:fldCharType="end"/>
      </w:r>
      <w:r w:rsidRPr="00B650EC">
        <w:rPr>
          <w:lang w:val="en-US"/>
        </w:rPr>
        <w:t xml:space="preserve"> focus</w:t>
      </w:r>
      <w:r w:rsidR="00A97C5E">
        <w:rPr>
          <w:lang w:val="en-US"/>
        </w:rPr>
        <w:t>es</w:t>
      </w:r>
      <w:r w:rsidRPr="00B650EC">
        <w:rPr>
          <w:lang w:val="en-US"/>
        </w:rPr>
        <w:t xml:space="preserve"> on classes</w:t>
      </w:r>
      <w:r w:rsidR="00F01DDB" w:rsidRPr="00B650EC">
        <w:rPr>
          <w:lang w:val="en-US"/>
        </w:rPr>
        <w:t xml:space="preserve"> and their evolution within a software system. </w:t>
      </w:r>
      <w:r w:rsidR="00F01DDB" w:rsidRPr="00B650EC">
        <w:rPr>
          <w:lang w:val="en-US"/>
        </w:rPr>
        <w:fldChar w:fldCharType="begin"/>
      </w:r>
      <w:r w:rsidR="00F01DDB" w:rsidRPr="00B650EC">
        <w:rPr>
          <w:lang w:val="en-US"/>
        </w:rPr>
        <w:instrText xml:space="preserve"> REF _Ref394675459 \h </w:instrText>
      </w:r>
      <w:r w:rsidR="00F01DDB" w:rsidRPr="00B650EC">
        <w:rPr>
          <w:lang w:val="en-US"/>
        </w:rPr>
      </w:r>
      <w:r w:rsidR="00F01DDB" w:rsidRPr="00B650EC">
        <w:rPr>
          <w:lang w:val="en-US"/>
        </w:rPr>
        <w:fldChar w:fldCharType="separate"/>
      </w:r>
      <w:r w:rsidR="00F01DDB" w:rsidRPr="00B650EC">
        <w:rPr>
          <w:lang w:val="en-US"/>
        </w:rPr>
        <w:t>Figure 10</w:t>
      </w:r>
      <w:r w:rsidR="00F01DDB" w:rsidRPr="00B650EC">
        <w:rPr>
          <w:lang w:val="en-US"/>
        </w:rPr>
        <w:fldChar w:fldCharType="end"/>
      </w:r>
      <w:r w:rsidR="00F01DDB" w:rsidRPr="00B650EC">
        <w:rPr>
          <w:lang w:val="en-US"/>
        </w:rPr>
        <w:t xml:space="preserve"> shows a snapshot of the approach. The columns represent different versions of the software and the rows represent different classes. The size of the lines represent the size of the classes. This way, it is possible to see if the system is growing, shrinking or becoming stagnated. </w:t>
      </w:r>
    </w:p>
    <w:p w14:paraId="3AD4A810" w14:textId="77777777" w:rsidR="00C31008" w:rsidRPr="00B650EC" w:rsidRDefault="00C31008" w:rsidP="0067036E">
      <w:pPr>
        <w:ind w:firstLine="0"/>
        <w:jc w:val="center"/>
        <w:rPr>
          <w:lang w:val="en-US"/>
        </w:rPr>
      </w:pPr>
      <w:r w:rsidRPr="00647660">
        <w:rPr>
          <w:noProof/>
          <w:lang w:eastAsia="pt-BR"/>
        </w:rPr>
        <w:drawing>
          <wp:inline distT="0" distB="0" distL="0" distR="0" wp14:anchorId="115DCC72" wp14:editId="5678E3B1">
            <wp:extent cx="5760085" cy="3401060"/>
            <wp:effectExtent l="0" t="0" r="0" b="8890"/>
            <wp:docPr id="1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31"/>
                    <a:stretch>
                      <a:fillRect/>
                    </a:stretch>
                  </pic:blipFill>
                  <pic:spPr>
                    <a:xfrm>
                      <a:off x="0" y="0"/>
                      <a:ext cx="5760085" cy="3401060"/>
                    </a:xfrm>
                    <a:prstGeom prst="rect">
                      <a:avLst/>
                    </a:prstGeom>
                  </pic:spPr>
                </pic:pic>
              </a:graphicData>
            </a:graphic>
          </wp:inline>
        </w:drawing>
      </w:r>
    </w:p>
    <w:p w14:paraId="0B404914" w14:textId="77777777" w:rsidR="00C31008" w:rsidRPr="000C17B3" w:rsidRDefault="00C31008" w:rsidP="005102DD">
      <w:pPr>
        <w:pStyle w:val="Legenda"/>
        <w:rPr>
          <w:lang w:val="en-US"/>
        </w:rPr>
      </w:pPr>
      <w:bookmarkStart w:id="93" w:name="_Ref394675459"/>
      <w:r w:rsidRPr="000C17B3">
        <w:rPr>
          <w:lang w:val="en-US"/>
        </w:rPr>
        <w:t xml:space="preserve">Figure </w:t>
      </w:r>
      <w:r w:rsidRPr="000C17B3">
        <w:rPr>
          <w:lang w:val="en-US"/>
        </w:rPr>
        <w:fldChar w:fldCharType="begin"/>
      </w:r>
      <w:r w:rsidRPr="000C17B3">
        <w:rPr>
          <w:lang w:val="en-US"/>
        </w:rPr>
        <w:instrText xml:space="preserve"> SEQ Figure \* ARABIC </w:instrText>
      </w:r>
      <w:r w:rsidRPr="000C17B3">
        <w:rPr>
          <w:lang w:val="en-US"/>
        </w:rPr>
        <w:fldChar w:fldCharType="separate"/>
      </w:r>
      <w:r w:rsidR="0072777C" w:rsidRPr="000C17B3">
        <w:rPr>
          <w:lang w:val="en-US"/>
        </w:rPr>
        <w:t>20</w:t>
      </w:r>
      <w:r w:rsidRPr="000C17B3">
        <w:rPr>
          <w:lang w:val="en-US"/>
        </w:rPr>
        <w:fldChar w:fldCharType="end"/>
      </w:r>
      <w:bookmarkEnd w:id="93"/>
      <w:r w:rsidRPr="000C17B3">
        <w:rPr>
          <w:lang w:val="en-US"/>
        </w:rPr>
        <w:t xml:space="preserve"> - The Evolution Matrix: focus on classes. Extracted from </w:t>
      </w:r>
      <w:r w:rsidRPr="000C17B3">
        <w:rPr>
          <w:lang w:val="en-US"/>
        </w:rPr>
        <w:fldChar w:fldCharType="begin"/>
      </w:r>
      <w:r w:rsidRPr="000C17B3">
        <w:rPr>
          <w:lang w:val="en-US"/>
        </w:rPr>
        <w:instrText xml:space="preserve"> ADDIN ZOTERO_ITEM {"citationID":"13l0nn27i7","properties":{"formattedCitation":"(LANZA, 2001)","plainCitation":"(LANZA, 2001)"},"citationItems":[{"id":2438,"uris":["http://zotero.org/users/892576/items/QW8F9EIH"],"uri":["http://zotero.org/users/892576/items/QW8F9EIH"]}]} </w:instrText>
      </w:r>
      <w:r w:rsidRPr="000C17B3">
        <w:rPr>
          <w:lang w:val="en-US"/>
        </w:rPr>
        <w:fldChar w:fldCharType="separate"/>
      </w:r>
      <w:r w:rsidRPr="000C17B3">
        <w:rPr>
          <w:lang w:val="en-US"/>
        </w:rPr>
        <w:t>(LANZA, 2001)</w:t>
      </w:r>
      <w:r w:rsidRPr="000C17B3">
        <w:rPr>
          <w:lang w:val="en-US"/>
        </w:rPr>
        <w:fldChar w:fldCharType="end"/>
      </w:r>
    </w:p>
    <w:p w14:paraId="3C4040E2" w14:textId="77777777" w:rsidR="00863319" w:rsidRPr="00B650EC" w:rsidRDefault="00863319" w:rsidP="00863319">
      <w:pPr>
        <w:ind w:firstLine="0"/>
        <w:jc w:val="center"/>
        <w:rPr>
          <w:lang w:val="en-US"/>
        </w:rPr>
      </w:pPr>
      <w:r w:rsidRPr="00647660">
        <w:rPr>
          <w:noProof/>
          <w:lang w:eastAsia="pt-BR"/>
        </w:rPr>
        <w:drawing>
          <wp:inline distT="0" distB="0" distL="0" distR="0" wp14:anchorId="76C3D291" wp14:editId="5171F9A3">
            <wp:extent cx="4200525" cy="2138703"/>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0878" cy="2143974"/>
                    </a:xfrm>
                    <a:prstGeom prst="rect">
                      <a:avLst/>
                    </a:prstGeom>
                  </pic:spPr>
                </pic:pic>
              </a:graphicData>
            </a:graphic>
          </wp:inline>
        </w:drawing>
      </w:r>
    </w:p>
    <w:p w14:paraId="0805F5EC" w14:textId="44048371" w:rsidR="00863319" w:rsidRPr="000C17B3" w:rsidRDefault="00863319" w:rsidP="005102DD">
      <w:pPr>
        <w:pStyle w:val="Legenda"/>
        <w:rPr>
          <w:lang w:val="en-US"/>
        </w:rPr>
      </w:pPr>
      <w:bookmarkStart w:id="94" w:name="_Ref394683265"/>
      <w:r w:rsidRPr="000C17B3">
        <w:rPr>
          <w:lang w:val="en-US"/>
        </w:rPr>
        <w:t xml:space="preserve">Figure </w:t>
      </w:r>
      <w:r w:rsidRPr="000C17B3">
        <w:rPr>
          <w:lang w:val="en-US"/>
        </w:rPr>
        <w:fldChar w:fldCharType="begin"/>
      </w:r>
      <w:r w:rsidRPr="000C17B3">
        <w:rPr>
          <w:lang w:val="en-US"/>
        </w:rPr>
        <w:instrText xml:space="preserve"> SEQ Figure \* ARABIC </w:instrText>
      </w:r>
      <w:r w:rsidRPr="000C17B3">
        <w:rPr>
          <w:lang w:val="en-US"/>
        </w:rPr>
        <w:fldChar w:fldCharType="separate"/>
      </w:r>
      <w:r w:rsidR="0072777C" w:rsidRPr="000C17B3">
        <w:rPr>
          <w:lang w:val="en-US"/>
        </w:rPr>
        <w:t>21</w:t>
      </w:r>
      <w:r w:rsidRPr="000C17B3">
        <w:rPr>
          <w:lang w:val="en-US"/>
        </w:rPr>
        <w:fldChar w:fldCharType="end"/>
      </w:r>
      <w:bookmarkEnd w:id="94"/>
      <w:r w:rsidRPr="000C17B3">
        <w:rPr>
          <w:lang w:val="en-US"/>
        </w:rPr>
        <w:t xml:space="preserve"> – CVSScan: focus on lines. Extracted from </w:t>
      </w:r>
      <w:r w:rsidRPr="000C17B3">
        <w:rPr>
          <w:lang w:val="en-US"/>
        </w:rPr>
        <w:fldChar w:fldCharType="begin"/>
      </w:r>
      <w:r w:rsidR="00853D7C">
        <w:rPr>
          <w:lang w:val="en-US"/>
        </w:rPr>
        <w:instrText xml:space="preserve"> ADDIN ZOTERO_ITEM {"citationID":"1mqeel24ak","properties":{"formattedCitation":"{\\rtf (VOINEA \\i et al.\\i0{}, 2005)}","plainCitation":"(VOINEA et al., 2005)"},"citationItems":[{"id":2581,"uris":["http://zotero.org/users/892576/items/RKTD9QFR"],"uri":["http://zotero.org/users/892576/items/RKTD9QFR"]}]} </w:instrText>
      </w:r>
      <w:r w:rsidRPr="000C17B3">
        <w:rPr>
          <w:lang w:val="en-US"/>
        </w:rPr>
        <w:fldChar w:fldCharType="separate"/>
      </w:r>
      <w:r w:rsidR="00853D7C" w:rsidRPr="00853D7C">
        <w:rPr>
          <w:rFonts w:cs="Times New Roman"/>
          <w:szCs w:val="24"/>
          <w:lang w:val="en-US"/>
        </w:rPr>
        <w:t xml:space="preserve">(VOINEA </w:t>
      </w:r>
      <w:r w:rsidR="00853D7C" w:rsidRPr="00853D7C">
        <w:rPr>
          <w:rFonts w:cs="Times New Roman"/>
          <w:i/>
          <w:iCs/>
          <w:szCs w:val="24"/>
          <w:lang w:val="en-US"/>
        </w:rPr>
        <w:t>et al.</w:t>
      </w:r>
      <w:r w:rsidR="00853D7C" w:rsidRPr="00853D7C">
        <w:rPr>
          <w:rFonts w:cs="Times New Roman"/>
          <w:szCs w:val="24"/>
          <w:lang w:val="en-US"/>
        </w:rPr>
        <w:t>, 2005)</w:t>
      </w:r>
      <w:r w:rsidRPr="000C17B3">
        <w:rPr>
          <w:lang w:val="en-US"/>
        </w:rPr>
        <w:fldChar w:fldCharType="end"/>
      </w:r>
    </w:p>
    <w:p w14:paraId="67B80DB6" w14:textId="4C69AA45" w:rsidR="00B91B72" w:rsidRPr="00B650EC" w:rsidRDefault="00F01DDB" w:rsidP="00B91B72">
      <w:pPr>
        <w:rPr>
          <w:lang w:val="en-US"/>
        </w:rPr>
      </w:pPr>
      <w:r w:rsidRPr="00B650EC">
        <w:rPr>
          <w:i/>
          <w:lang w:val="en-US"/>
        </w:rPr>
        <w:t>CVSScan</w:t>
      </w:r>
      <w:r w:rsidRPr="00B650EC">
        <w:rPr>
          <w:lang w:val="en-US"/>
        </w:rPr>
        <w:t xml:space="preserve"> </w:t>
      </w:r>
      <w:r w:rsidR="00B91B72" w:rsidRPr="00B650EC">
        <w:rPr>
          <w:lang w:val="en-US"/>
        </w:rPr>
        <w:fldChar w:fldCharType="begin"/>
      </w:r>
      <w:r w:rsidR="00853D7C">
        <w:rPr>
          <w:lang w:val="en-US"/>
        </w:rPr>
        <w:instrText xml:space="preserve"> ADDIN ZOTERO_ITEM {"citationID":"hr8qbkm65","properties":{"formattedCitation":"{\\rtf (VOINEA \\i et al.\\i0{}, 2005)}","plainCitation":"(VOINEA et al., 2005)"},"citationItems":[{"id":2581,"uris":["http://zotero.org/users/892576/items/RKTD9QFR"],"uri":["http://zotero.org/users/892576/items/RKTD9QFR"]}]} </w:instrText>
      </w:r>
      <w:r w:rsidR="00B91B72" w:rsidRPr="00B650EC">
        <w:rPr>
          <w:lang w:val="en-US"/>
        </w:rPr>
        <w:fldChar w:fldCharType="separate"/>
      </w:r>
      <w:r w:rsidR="00853D7C" w:rsidRPr="00853D7C">
        <w:rPr>
          <w:rFonts w:cs="Times New Roman"/>
          <w:szCs w:val="24"/>
          <w:lang w:val="en-US"/>
        </w:rPr>
        <w:t xml:space="preserve">(VOINEA </w:t>
      </w:r>
      <w:r w:rsidR="00853D7C" w:rsidRPr="00853D7C">
        <w:rPr>
          <w:rFonts w:cs="Times New Roman"/>
          <w:i/>
          <w:iCs/>
          <w:szCs w:val="24"/>
          <w:lang w:val="en-US"/>
        </w:rPr>
        <w:t>et al.</w:t>
      </w:r>
      <w:r w:rsidR="00853D7C" w:rsidRPr="00853D7C">
        <w:rPr>
          <w:rFonts w:cs="Times New Roman"/>
          <w:szCs w:val="24"/>
          <w:lang w:val="en-US"/>
        </w:rPr>
        <w:t>, 2005)</w:t>
      </w:r>
      <w:r w:rsidR="00B91B72" w:rsidRPr="00B650EC">
        <w:rPr>
          <w:lang w:val="en-US"/>
        </w:rPr>
        <w:fldChar w:fldCharType="end"/>
      </w:r>
      <w:r w:rsidR="009B7F77" w:rsidRPr="00B650EC">
        <w:rPr>
          <w:lang w:val="en-US"/>
        </w:rPr>
        <w:t xml:space="preserve"> is </w:t>
      </w:r>
      <w:r w:rsidR="0089533D" w:rsidRPr="00B650EC">
        <w:rPr>
          <w:lang w:val="en-US"/>
        </w:rPr>
        <w:t xml:space="preserve">a </w:t>
      </w:r>
      <w:r w:rsidR="009B7F77" w:rsidRPr="00B650EC">
        <w:rPr>
          <w:lang w:val="en-US"/>
        </w:rPr>
        <w:t xml:space="preserve">line-oriented approach that shows how a given file changed over the time, through different versions. </w:t>
      </w:r>
      <w:r w:rsidR="009B7F77" w:rsidRPr="00B650EC">
        <w:rPr>
          <w:lang w:val="en-US"/>
        </w:rPr>
        <w:fldChar w:fldCharType="begin"/>
      </w:r>
      <w:r w:rsidR="009B7F77" w:rsidRPr="00B650EC">
        <w:rPr>
          <w:lang w:val="en-US"/>
        </w:rPr>
        <w:instrText xml:space="preserve"> REF _Ref394683265 \h </w:instrText>
      </w:r>
      <w:r w:rsidR="009B7F77" w:rsidRPr="00B650EC">
        <w:rPr>
          <w:lang w:val="en-US"/>
        </w:rPr>
      </w:r>
      <w:r w:rsidR="009B7F77" w:rsidRPr="00B650EC">
        <w:rPr>
          <w:lang w:val="en-US"/>
        </w:rPr>
        <w:fldChar w:fldCharType="separate"/>
      </w:r>
      <w:r w:rsidR="009B7F77" w:rsidRPr="00B650EC">
        <w:rPr>
          <w:lang w:val="en-US"/>
        </w:rPr>
        <w:t>Figure 11</w:t>
      </w:r>
      <w:r w:rsidR="009B7F77" w:rsidRPr="00B650EC">
        <w:rPr>
          <w:lang w:val="en-US"/>
        </w:rPr>
        <w:fldChar w:fldCharType="end"/>
      </w:r>
      <w:r w:rsidR="009B7F77" w:rsidRPr="00B650EC">
        <w:rPr>
          <w:lang w:val="en-US"/>
        </w:rPr>
        <w:t xml:space="preserve"> shows a snapshot of the approach for a file. Each column represents a version and the rows represent lines of the file. The color scheme indicates if the line is </w:t>
      </w:r>
      <w:r w:rsidR="001B7BD3">
        <w:rPr>
          <w:lang w:val="en-US"/>
        </w:rPr>
        <w:t>the same</w:t>
      </w:r>
      <w:r w:rsidR="001B7BD3" w:rsidRPr="00B650EC">
        <w:rPr>
          <w:lang w:val="en-US"/>
        </w:rPr>
        <w:t xml:space="preserve"> </w:t>
      </w:r>
      <w:r w:rsidR="009B7F77" w:rsidRPr="00B650EC">
        <w:rPr>
          <w:lang w:val="en-US"/>
        </w:rPr>
        <w:t>(green), inserted (blue), deleted (red)</w:t>
      </w:r>
      <w:r w:rsidR="001B7BD3">
        <w:rPr>
          <w:lang w:val="en-US"/>
        </w:rPr>
        <w:t>,</w:t>
      </w:r>
      <w:r w:rsidR="009B7F77" w:rsidRPr="00B650EC">
        <w:rPr>
          <w:lang w:val="en-US"/>
        </w:rPr>
        <w:t xml:space="preserve"> or modified (yellow). Different color schemes can be chosen to depict, for example, the author of the last change in each line or the type of construct that the line represents (file reference, block</w:t>
      </w:r>
      <w:r w:rsidR="001B7BD3">
        <w:rPr>
          <w:lang w:val="en-US"/>
        </w:rPr>
        <w:t>,</w:t>
      </w:r>
      <w:r w:rsidR="009B7F77" w:rsidRPr="00B650EC">
        <w:rPr>
          <w:lang w:val="en-US"/>
        </w:rPr>
        <w:t xml:space="preserve"> or comment</w:t>
      </w:r>
      <w:r w:rsidR="00863319" w:rsidRPr="00B650EC">
        <w:rPr>
          <w:lang w:val="en-US"/>
        </w:rPr>
        <w:t>).</w:t>
      </w:r>
    </w:p>
    <w:p w14:paraId="1AF2FB0D" w14:textId="3A9CF1EE" w:rsidR="00F01DDB" w:rsidRPr="00B650EC" w:rsidRDefault="00863319" w:rsidP="00F01DDB">
      <w:pPr>
        <w:rPr>
          <w:lang w:val="en-US" w:eastAsia="pt-BR"/>
        </w:rPr>
      </w:pPr>
      <w:r w:rsidRPr="00B650EC">
        <w:rPr>
          <w:i/>
          <w:lang w:val="en-US"/>
        </w:rPr>
        <w:t>Lifesource</w:t>
      </w:r>
      <w:r w:rsidR="00F01DDB" w:rsidRPr="00B650EC">
        <w:rPr>
          <w:lang w:val="en-US"/>
        </w:rPr>
        <w:t xml:space="preserve"> </w:t>
      </w:r>
      <w:r w:rsidR="00F01DDB" w:rsidRPr="00B650EC">
        <w:rPr>
          <w:lang w:val="en-US"/>
        </w:rPr>
        <w:fldChar w:fldCharType="begin"/>
      </w:r>
      <w:r w:rsidR="00F01DDB" w:rsidRPr="00B650EC">
        <w:rPr>
          <w:lang w:val="en-US"/>
        </w:rPr>
        <w:instrText xml:space="preserve"> ADDIN ZOTERO_ITEM {"citationID":"135d86gdtt","properties":{"formattedCitation":"(GILBERT; KARAHALIOS, 2006)","plainCitation":"(GILBERT; KARAHALIOS, 2006)"},"citationItems":[{"id":2588,"uris":["http://zotero.org/users/892576/items/3T9VPQ3Z"],"uri":["http://zotero.org/users/892576/items/3T9VPQ3Z"]}]} </w:instrText>
      </w:r>
      <w:r w:rsidR="00F01DDB" w:rsidRPr="00B650EC">
        <w:rPr>
          <w:lang w:val="en-US"/>
        </w:rPr>
        <w:fldChar w:fldCharType="separate"/>
      </w:r>
      <w:r w:rsidR="00F01DDB" w:rsidRPr="00B650EC">
        <w:rPr>
          <w:rFonts w:cs="Times New Roman"/>
          <w:lang w:val="en-US"/>
        </w:rPr>
        <w:t>(GILBERT; KARAHALIOS, 2006)</w:t>
      </w:r>
      <w:r w:rsidR="00F01DDB" w:rsidRPr="00B650EC">
        <w:rPr>
          <w:lang w:val="en-US"/>
        </w:rPr>
        <w:fldChar w:fldCharType="end"/>
      </w:r>
      <w:r w:rsidRPr="00B650EC">
        <w:rPr>
          <w:lang w:val="en-US"/>
        </w:rPr>
        <w:t xml:space="preserve"> focus </w:t>
      </w:r>
      <w:r w:rsidR="0089533D" w:rsidRPr="00B650EC">
        <w:rPr>
          <w:lang w:val="en-US"/>
        </w:rPr>
        <w:t xml:space="preserve">on showing how authors are contributing to a project. </w:t>
      </w:r>
      <w:r w:rsidR="0089533D" w:rsidRPr="00B650EC">
        <w:rPr>
          <w:lang w:val="en-US"/>
        </w:rPr>
        <w:fldChar w:fldCharType="begin"/>
      </w:r>
      <w:r w:rsidR="0089533D" w:rsidRPr="00B650EC">
        <w:rPr>
          <w:lang w:val="en-US"/>
        </w:rPr>
        <w:instrText xml:space="preserve"> REF _Ref394728686 \h </w:instrText>
      </w:r>
      <w:r w:rsidR="0089533D" w:rsidRPr="00B650EC">
        <w:rPr>
          <w:lang w:val="en-US"/>
        </w:rPr>
      </w:r>
      <w:r w:rsidR="0089533D" w:rsidRPr="00B650EC">
        <w:rPr>
          <w:lang w:val="en-US"/>
        </w:rPr>
        <w:fldChar w:fldCharType="separate"/>
      </w:r>
      <w:r w:rsidR="0089533D" w:rsidRPr="00B650EC">
        <w:rPr>
          <w:lang w:val="en-US"/>
        </w:rPr>
        <w:t>Figure 12</w:t>
      </w:r>
      <w:r w:rsidR="0089533D" w:rsidRPr="00B650EC">
        <w:rPr>
          <w:lang w:val="en-US"/>
        </w:rPr>
        <w:fldChar w:fldCharType="end"/>
      </w:r>
      <w:r w:rsidR="00E53B14" w:rsidRPr="00B650EC">
        <w:rPr>
          <w:lang w:val="en-US"/>
        </w:rPr>
        <w:t xml:space="preserve"> </w:t>
      </w:r>
      <w:commentRangeStart w:id="95"/>
      <w:r w:rsidR="00E53B14" w:rsidRPr="00B650EC">
        <w:rPr>
          <w:lang w:val="en-US"/>
        </w:rPr>
        <w:t xml:space="preserve">shows a visualization named </w:t>
      </w:r>
      <w:r w:rsidR="00E53B14" w:rsidRPr="00B650EC">
        <w:rPr>
          <w:i/>
          <w:lang w:val="en-US"/>
        </w:rPr>
        <w:t>CodeSaw</w:t>
      </w:r>
      <w:r w:rsidR="00E53B14" w:rsidRPr="00B650EC">
        <w:rPr>
          <w:lang w:val="en-US"/>
        </w:rPr>
        <w:t xml:space="preserve">, which shows </w:t>
      </w:r>
      <w:commentRangeEnd w:id="95"/>
      <w:r w:rsidR="001B7BD3">
        <w:rPr>
          <w:rStyle w:val="Refdecomentrio"/>
        </w:rPr>
        <w:commentReference w:id="95"/>
      </w:r>
      <w:r w:rsidR="00E53B14" w:rsidRPr="00B650EC">
        <w:rPr>
          <w:lang w:val="en-US"/>
        </w:rPr>
        <w:t xml:space="preserve">the contributions along one year. Each colored line represents a different author and has two </w:t>
      </w:r>
      <w:r w:rsidR="00600F3D" w:rsidRPr="00B650EC">
        <w:rPr>
          <w:lang w:val="en-US"/>
        </w:rPr>
        <w:t>axes</w:t>
      </w:r>
      <w:r w:rsidR="00E53B14" w:rsidRPr="00B650EC">
        <w:rPr>
          <w:lang w:val="en-US"/>
        </w:rPr>
        <w:t xml:space="preserve">: the upper axis represents code contributions and the lower axis represents </w:t>
      </w:r>
      <w:r w:rsidR="00600F3D">
        <w:rPr>
          <w:lang w:val="en-US"/>
        </w:rPr>
        <w:t>e-</w:t>
      </w:r>
      <w:r w:rsidR="00E53B14" w:rsidRPr="00B650EC">
        <w:rPr>
          <w:lang w:val="en-US"/>
        </w:rPr>
        <w:t>mail contributions to project mailing list.</w:t>
      </w:r>
    </w:p>
    <w:p w14:paraId="7695E5D4" w14:textId="77777777" w:rsidR="00C31008" w:rsidRPr="00B650EC" w:rsidRDefault="00C31008" w:rsidP="0067036E">
      <w:pPr>
        <w:ind w:firstLine="0"/>
        <w:jc w:val="center"/>
        <w:rPr>
          <w:lang w:val="en-US"/>
        </w:rPr>
      </w:pPr>
      <w:r w:rsidRPr="00647660">
        <w:rPr>
          <w:noProof/>
          <w:lang w:eastAsia="pt-BR"/>
        </w:rPr>
        <w:drawing>
          <wp:inline distT="0" distB="0" distL="0" distR="0" wp14:anchorId="1C82D0E3" wp14:editId="619452CE">
            <wp:extent cx="5760085" cy="3709670"/>
            <wp:effectExtent l="0" t="0" r="0" b="5080"/>
            <wp:docPr id="1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pic:cNvPicPr>
                      <a:picLocks noChangeAspect="1"/>
                    </pic:cNvPicPr>
                  </pic:nvPicPr>
                  <pic:blipFill>
                    <a:blip r:embed="rId33"/>
                    <a:stretch>
                      <a:fillRect/>
                    </a:stretch>
                  </pic:blipFill>
                  <pic:spPr>
                    <a:xfrm>
                      <a:off x="0" y="0"/>
                      <a:ext cx="5760085" cy="3709670"/>
                    </a:xfrm>
                    <a:prstGeom prst="rect">
                      <a:avLst/>
                    </a:prstGeom>
                  </pic:spPr>
                </pic:pic>
              </a:graphicData>
            </a:graphic>
          </wp:inline>
        </w:drawing>
      </w:r>
    </w:p>
    <w:p w14:paraId="6F9EFA7C" w14:textId="77777777" w:rsidR="00C31008" w:rsidRPr="00B650EC" w:rsidRDefault="00C31008" w:rsidP="005102DD">
      <w:pPr>
        <w:pStyle w:val="Legenda"/>
        <w:rPr>
          <w:lang w:val="en-US"/>
        </w:rPr>
      </w:pPr>
      <w:bookmarkStart w:id="96" w:name="_Ref394728686"/>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0C17B3">
        <w:rPr>
          <w:lang w:val="en-US"/>
        </w:rPr>
        <w:t>22</w:t>
      </w:r>
      <w:r w:rsidRPr="00B650EC">
        <w:rPr>
          <w:lang w:val="en-US"/>
        </w:rPr>
        <w:fldChar w:fldCharType="end"/>
      </w:r>
      <w:bookmarkEnd w:id="96"/>
      <w:r w:rsidRPr="00B650EC">
        <w:rPr>
          <w:lang w:val="en-US"/>
        </w:rPr>
        <w:t xml:space="preserve"> – LifeSource: focus on authors. Extracted from </w:t>
      </w:r>
      <w:r w:rsidRPr="00B650EC">
        <w:rPr>
          <w:lang w:val="en-US"/>
        </w:rPr>
        <w:fldChar w:fldCharType="begin"/>
      </w:r>
      <w:r w:rsidRPr="00B650EC">
        <w:rPr>
          <w:lang w:val="en-US"/>
        </w:rPr>
        <w:instrText xml:space="preserve"> ADDIN ZOTERO_ITEM {"citationID":"fcr8g11op","properties":{"formattedCitation":"(GILBERT; KARAHALIOS, 2006)","plainCitation":"(GILBERT; KARAHALIOS, 2006)"},"citationItems":[{"id":2588,"uris":["http://zotero.org/users/892576/items/3T9VPQ3Z"],"uri":["http://zotero.org/users/892576/items/3T9VPQ3Z"]}]} </w:instrText>
      </w:r>
      <w:r w:rsidRPr="00B650EC">
        <w:rPr>
          <w:lang w:val="en-US"/>
        </w:rPr>
        <w:fldChar w:fldCharType="separate"/>
      </w:r>
      <w:r w:rsidRPr="00B650EC">
        <w:rPr>
          <w:rFonts w:cs="Times New Roman"/>
          <w:lang w:val="en-US"/>
        </w:rPr>
        <w:t>(GILBERT; KARAHALIOS, 2006)</w:t>
      </w:r>
      <w:r w:rsidRPr="00B650EC">
        <w:rPr>
          <w:lang w:val="en-US"/>
        </w:rPr>
        <w:fldChar w:fldCharType="end"/>
      </w:r>
    </w:p>
    <w:p w14:paraId="2EE0CAB0" w14:textId="31FA1905" w:rsidR="009B2652" w:rsidRPr="00B650EC" w:rsidRDefault="00AC1243" w:rsidP="00600F3D">
      <w:pPr>
        <w:rPr>
          <w:lang w:val="en-US"/>
        </w:rPr>
      </w:pPr>
      <w:r w:rsidRPr="00B650EC">
        <w:rPr>
          <w:i/>
          <w:lang w:val="en-US"/>
        </w:rPr>
        <w:t>VisG</w:t>
      </w:r>
      <w:r w:rsidR="00751B01" w:rsidRPr="00B650EC">
        <w:rPr>
          <w:i/>
          <w:lang w:val="en-US"/>
        </w:rPr>
        <w:t>i</w:t>
      </w:r>
      <w:r w:rsidR="00751B01" w:rsidRPr="00B650EC">
        <w:rPr>
          <w:lang w:val="en-US"/>
        </w:rPr>
        <w:t xml:space="preserve"> </w:t>
      </w:r>
      <w:r w:rsidR="00751B01" w:rsidRPr="00B650EC">
        <w:rPr>
          <w:lang w:val="en-US"/>
        </w:rPr>
        <w:fldChar w:fldCharType="begin"/>
      </w:r>
      <w:r w:rsidR="00751B01" w:rsidRPr="00B650EC">
        <w:rPr>
          <w:lang w:val="en-US"/>
        </w:rPr>
        <w:instrText xml:space="preserve"> ADDIN ZOTERO_ITEM {"citationID":"107herg0r2","properties":{"formattedCitation":"(ELSEN, 2013)","plainCitation":"(ELSEN, 2013)"},"citationItems":[{"id":2531,"uris":["http://zotero.org/users/892576/items/B89AB8Q5"],"uri":["http://zotero.org/users/892576/items/B89AB8Q5"]}]} </w:instrText>
      </w:r>
      <w:r w:rsidR="00751B01" w:rsidRPr="00B650EC">
        <w:rPr>
          <w:lang w:val="en-US"/>
        </w:rPr>
        <w:fldChar w:fldCharType="separate"/>
      </w:r>
      <w:r w:rsidR="00751B01" w:rsidRPr="00B650EC">
        <w:rPr>
          <w:rFonts w:cs="Times New Roman"/>
          <w:lang w:val="en-US"/>
        </w:rPr>
        <w:t>(ELSEN, 2013)</w:t>
      </w:r>
      <w:r w:rsidR="00751B01" w:rsidRPr="00B650EC">
        <w:rPr>
          <w:lang w:val="en-US"/>
        </w:rPr>
        <w:fldChar w:fldCharType="end"/>
      </w:r>
      <w:r w:rsidR="00751B01" w:rsidRPr="00B650EC">
        <w:rPr>
          <w:lang w:val="en-US"/>
        </w:rPr>
        <w:t xml:space="preserve">, </w:t>
      </w:r>
      <w:r w:rsidR="00751B01" w:rsidRPr="00B650EC">
        <w:rPr>
          <w:i/>
          <w:lang w:val="en-US"/>
        </w:rPr>
        <w:t>Visugit</w:t>
      </w:r>
      <w:r w:rsidR="00751B01" w:rsidRPr="00B650EC">
        <w:rPr>
          <w:lang w:val="en-US"/>
        </w:rPr>
        <w:t xml:space="preserve"> </w:t>
      </w:r>
      <w:r w:rsidR="00751B01" w:rsidRPr="00B650EC">
        <w:rPr>
          <w:lang w:val="en-US"/>
        </w:rPr>
        <w:fldChar w:fldCharType="begin"/>
      </w:r>
      <w:r w:rsidR="00581988" w:rsidRPr="00B650EC">
        <w:rPr>
          <w:lang w:val="en-US"/>
        </w:rPr>
        <w:instrText xml:space="preserve"> ADDIN ZOTERO_ITEM {"citationID":"YA7vxesE","properties":{"formattedCitation":"(HOZUMI, 2010)","plainCitation":"(HOZUMI, 2010)"},"citationItems":[{"id":2611,"uris":["http://zotero.org/users/892576/items/7B8BMB85"],"uri":["http://zotero.org/users/892576/items/7B8BMB85"]}]} </w:instrText>
      </w:r>
      <w:r w:rsidR="00751B01" w:rsidRPr="00B650EC">
        <w:rPr>
          <w:lang w:val="en-US"/>
        </w:rPr>
        <w:fldChar w:fldCharType="separate"/>
      </w:r>
      <w:r w:rsidR="00581988" w:rsidRPr="00B650EC">
        <w:rPr>
          <w:rFonts w:cs="Times New Roman"/>
          <w:lang w:val="en-US"/>
        </w:rPr>
        <w:t>(HOZUMI, 2010)</w:t>
      </w:r>
      <w:r w:rsidR="00751B01" w:rsidRPr="00B650EC">
        <w:rPr>
          <w:lang w:val="en-US"/>
        </w:rPr>
        <w:fldChar w:fldCharType="end"/>
      </w:r>
      <w:r w:rsidR="00600F3D">
        <w:rPr>
          <w:lang w:val="en-US"/>
        </w:rPr>
        <w:t>,</w:t>
      </w:r>
      <w:r w:rsidR="00751B01" w:rsidRPr="00B650EC">
        <w:rPr>
          <w:lang w:val="en-US"/>
        </w:rPr>
        <w:t xml:space="preserve"> and </w:t>
      </w:r>
      <w:r w:rsidR="00751B01" w:rsidRPr="00B650EC">
        <w:rPr>
          <w:i/>
          <w:lang w:val="en-US"/>
        </w:rPr>
        <w:t>GitHub’s Network Graph</w:t>
      </w:r>
      <w:r w:rsidR="00751B01" w:rsidRPr="00B650EC">
        <w:rPr>
          <w:lang w:val="en-US"/>
        </w:rPr>
        <w:t xml:space="preserve"> </w:t>
      </w:r>
      <w:r w:rsidR="00751B01" w:rsidRPr="00B650EC">
        <w:rPr>
          <w:lang w:val="en-US"/>
        </w:rPr>
        <w:fldChar w:fldCharType="begin"/>
      </w:r>
      <w:r w:rsidR="00751B01" w:rsidRPr="00B650EC">
        <w:rPr>
          <w:lang w:val="en-US"/>
        </w:rPr>
        <w:instrText xml:space="preserve"> ADDIN ZOTERO_ITEM {"citationID":"1ik4jg6ele","properties":{"formattedCitation":"(PRESTON-WERNER, 2008)","plainCitation":"(PRESTON-WERNER, 2008)"},"citationItems":[{"id":2731,"uris":["http://zotero.org/users/892576/items/CQ7R7F9E"],"uri":["http://zotero.org/users/892576/items/CQ7R7F9E"]}]} </w:instrText>
      </w:r>
      <w:r w:rsidR="00751B01" w:rsidRPr="00B650EC">
        <w:rPr>
          <w:lang w:val="en-US"/>
        </w:rPr>
        <w:fldChar w:fldCharType="separate"/>
      </w:r>
      <w:r w:rsidR="00751B01" w:rsidRPr="00B650EC">
        <w:rPr>
          <w:rFonts w:cs="Times New Roman"/>
          <w:lang w:val="en-US"/>
        </w:rPr>
        <w:t>(PRESTON-WERNER, 2008)</w:t>
      </w:r>
      <w:r w:rsidR="00751B01" w:rsidRPr="00B650EC">
        <w:rPr>
          <w:lang w:val="en-US"/>
        </w:rPr>
        <w:fldChar w:fldCharType="end"/>
      </w:r>
      <w:r w:rsidR="00751B01" w:rsidRPr="00B650EC">
        <w:rPr>
          <w:lang w:val="en-US"/>
        </w:rPr>
        <w:t xml:space="preserve"> </w:t>
      </w:r>
      <w:r w:rsidR="009B2652" w:rsidRPr="00B650EC">
        <w:rPr>
          <w:lang w:val="en-US"/>
        </w:rPr>
        <w:t>were designed to incorporate</w:t>
      </w:r>
      <w:r w:rsidR="00751B01" w:rsidRPr="00B650EC">
        <w:rPr>
          <w:lang w:val="en-US"/>
        </w:rPr>
        <w:t xml:space="preserve"> information about the different branches of a repository</w:t>
      </w:r>
      <w:r w:rsidR="009B2652" w:rsidRPr="00B650EC">
        <w:rPr>
          <w:lang w:val="en-US"/>
        </w:rPr>
        <w:t>, using graphs to render the information.</w:t>
      </w:r>
      <w:r w:rsidR="00600F3D">
        <w:rPr>
          <w:lang w:val="en-US"/>
        </w:rPr>
        <w:t xml:space="preserve"> </w:t>
      </w:r>
      <w:r w:rsidRPr="00B650EC">
        <w:rPr>
          <w:lang w:val="en-US"/>
        </w:rPr>
        <w:fldChar w:fldCharType="begin"/>
      </w:r>
      <w:r w:rsidRPr="00B650EC">
        <w:rPr>
          <w:lang w:val="en-US"/>
        </w:rPr>
        <w:instrText xml:space="preserve"> REF _Ref394754453 \h </w:instrText>
      </w:r>
      <w:r w:rsidRPr="00B650EC">
        <w:rPr>
          <w:lang w:val="en-US"/>
        </w:rPr>
      </w:r>
      <w:r w:rsidRPr="00B650EC">
        <w:rPr>
          <w:lang w:val="en-US"/>
        </w:rPr>
        <w:fldChar w:fldCharType="separate"/>
      </w:r>
      <w:r w:rsidRPr="00B650EC">
        <w:rPr>
          <w:lang w:val="en-US"/>
        </w:rPr>
        <w:t>Figure 13</w:t>
      </w:r>
      <w:r w:rsidRPr="00B650EC">
        <w:rPr>
          <w:lang w:val="en-US"/>
        </w:rPr>
        <w:fldChar w:fldCharType="end"/>
      </w:r>
      <w:r w:rsidRPr="00B650EC">
        <w:rPr>
          <w:lang w:val="en-US"/>
        </w:rPr>
        <w:t xml:space="preserve"> shows three different repositories represented by </w:t>
      </w:r>
      <w:r w:rsidRPr="00B650EC">
        <w:rPr>
          <w:i/>
          <w:lang w:val="en-US"/>
        </w:rPr>
        <w:t>VisGi</w:t>
      </w:r>
      <w:r w:rsidR="009B2652" w:rsidRPr="00B650EC">
        <w:rPr>
          <w:lang w:val="en-US"/>
        </w:rPr>
        <w:t xml:space="preserve">, which uses a horizontal layout that represents time in a left-right direction. </w:t>
      </w:r>
      <w:r w:rsidR="009B2652" w:rsidRPr="00B650EC">
        <w:rPr>
          <w:i/>
          <w:lang w:val="en-US"/>
        </w:rPr>
        <w:t>VisGi</w:t>
      </w:r>
      <w:r w:rsidR="009B2652" w:rsidRPr="00B650EC">
        <w:rPr>
          <w:lang w:val="en-US"/>
        </w:rPr>
        <w:t xml:space="preserve"> shows branches as solid black dots and branches intersections as dark gray dots.</w:t>
      </w:r>
    </w:p>
    <w:p w14:paraId="00CC8620" w14:textId="77777777" w:rsidR="00C31008" w:rsidRPr="00B650EC" w:rsidRDefault="00974B9E" w:rsidP="009B2652">
      <w:pPr>
        <w:ind w:firstLine="0"/>
        <w:jc w:val="center"/>
        <w:rPr>
          <w:lang w:val="en-US"/>
        </w:rPr>
      </w:pPr>
      <w:r w:rsidRPr="00647660">
        <w:rPr>
          <w:noProof/>
          <w:lang w:eastAsia="pt-BR"/>
        </w:rPr>
        <w:drawing>
          <wp:inline distT="0" distB="0" distL="0" distR="0" wp14:anchorId="12398779" wp14:editId="440EF03E">
            <wp:extent cx="5688330" cy="1246155"/>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280" cy="1255564"/>
                    </a:xfrm>
                    <a:prstGeom prst="rect">
                      <a:avLst/>
                    </a:prstGeom>
                    <a:noFill/>
                  </pic:spPr>
                </pic:pic>
              </a:graphicData>
            </a:graphic>
          </wp:inline>
        </w:drawing>
      </w:r>
    </w:p>
    <w:p w14:paraId="41423857" w14:textId="77777777" w:rsidR="00974B9E" w:rsidRPr="000C17B3" w:rsidRDefault="00974B9E" w:rsidP="005102DD">
      <w:pPr>
        <w:pStyle w:val="Legenda"/>
        <w:rPr>
          <w:lang w:val="en-US"/>
        </w:rPr>
      </w:pPr>
      <w:bookmarkStart w:id="97" w:name="_Ref394754453"/>
      <w:r w:rsidRPr="000C17B3">
        <w:rPr>
          <w:lang w:val="en-US"/>
        </w:rPr>
        <w:t xml:space="preserve">Figure </w:t>
      </w:r>
      <w:r w:rsidRPr="000C17B3">
        <w:rPr>
          <w:lang w:val="en-US"/>
        </w:rPr>
        <w:fldChar w:fldCharType="begin"/>
      </w:r>
      <w:r w:rsidRPr="000C17B3">
        <w:rPr>
          <w:lang w:val="en-US"/>
        </w:rPr>
        <w:instrText xml:space="preserve"> SEQ Figure \* ARABIC </w:instrText>
      </w:r>
      <w:r w:rsidRPr="000C17B3">
        <w:rPr>
          <w:lang w:val="en-US"/>
        </w:rPr>
        <w:fldChar w:fldCharType="separate"/>
      </w:r>
      <w:r w:rsidR="0072777C" w:rsidRPr="000C17B3">
        <w:rPr>
          <w:lang w:val="en-US"/>
        </w:rPr>
        <w:t>23</w:t>
      </w:r>
      <w:r w:rsidRPr="000C17B3">
        <w:rPr>
          <w:lang w:val="en-US"/>
        </w:rPr>
        <w:fldChar w:fldCharType="end"/>
      </w:r>
      <w:bookmarkEnd w:id="97"/>
      <w:r w:rsidRPr="000C17B3">
        <w:rPr>
          <w:lang w:val="en-US"/>
        </w:rPr>
        <w:t xml:space="preserve"> – VisGi: focus on branches. Extracted from </w:t>
      </w:r>
      <w:r w:rsidRPr="000C17B3">
        <w:rPr>
          <w:lang w:val="en-US"/>
        </w:rPr>
        <w:fldChar w:fldCharType="begin"/>
      </w:r>
      <w:r w:rsidRPr="000C17B3">
        <w:rPr>
          <w:lang w:val="en-US"/>
        </w:rPr>
        <w:instrText xml:space="preserve"> ADDIN ZOTERO_ITEM {"citationID":"2cgq4rrg60","properties":{"formattedCitation":"(ELSEN, 2013)","plainCitation":"(ELSEN, 2013)"},"citationItems":[{"id":2531,"uris":["http://zotero.org/users/892576/items/B89AB8Q5"],"uri":["http://zotero.org/users/892576/items/B89AB8Q5"]}]} </w:instrText>
      </w:r>
      <w:r w:rsidRPr="000C17B3">
        <w:rPr>
          <w:lang w:val="en-US"/>
        </w:rPr>
        <w:fldChar w:fldCharType="separate"/>
      </w:r>
      <w:r w:rsidRPr="000C17B3">
        <w:rPr>
          <w:lang w:val="en-US"/>
        </w:rPr>
        <w:t>(ELSEN, 2013)</w:t>
      </w:r>
      <w:r w:rsidRPr="000C17B3">
        <w:rPr>
          <w:lang w:val="en-US"/>
        </w:rPr>
        <w:fldChar w:fldCharType="end"/>
      </w:r>
    </w:p>
    <w:p w14:paraId="24783CB9" w14:textId="22630726" w:rsidR="009B2652" w:rsidRPr="00B650EC" w:rsidRDefault="009B2652" w:rsidP="009B2652">
      <w:pPr>
        <w:rPr>
          <w:lang w:val="en-US"/>
        </w:rPr>
      </w:pPr>
      <w:r w:rsidRPr="00B650EC">
        <w:rPr>
          <w:lang w:val="en-US"/>
        </w:rPr>
        <w:fldChar w:fldCharType="begin"/>
      </w:r>
      <w:r w:rsidRPr="00B650EC">
        <w:rPr>
          <w:lang w:val="en-US"/>
        </w:rPr>
        <w:instrText xml:space="preserve"> REF _Ref394988108 \h </w:instrText>
      </w:r>
      <w:r w:rsidRPr="00B650EC">
        <w:rPr>
          <w:lang w:val="en-US"/>
        </w:rPr>
      </w:r>
      <w:r w:rsidRPr="00B650EC">
        <w:rPr>
          <w:lang w:val="en-US"/>
        </w:rPr>
        <w:fldChar w:fldCharType="separate"/>
      </w:r>
      <w:r w:rsidRPr="00B650EC">
        <w:rPr>
          <w:lang w:val="en-US"/>
        </w:rPr>
        <w:t>Figure 14</w:t>
      </w:r>
      <w:r w:rsidRPr="00B650EC">
        <w:rPr>
          <w:lang w:val="en-US"/>
        </w:rPr>
        <w:fldChar w:fldCharType="end"/>
      </w:r>
      <w:r w:rsidRPr="00B650EC">
        <w:rPr>
          <w:lang w:val="en-US"/>
        </w:rPr>
        <w:t xml:space="preserve"> </w:t>
      </w:r>
      <w:commentRangeStart w:id="98"/>
      <w:r w:rsidRPr="00B650EC">
        <w:rPr>
          <w:lang w:val="en-US"/>
        </w:rPr>
        <w:t xml:space="preserve">shows a snapshot of </w:t>
      </w:r>
      <w:r w:rsidRPr="00B650EC">
        <w:rPr>
          <w:i/>
          <w:lang w:val="en-US"/>
        </w:rPr>
        <w:t>Visugit</w:t>
      </w:r>
      <w:r w:rsidRPr="00B650EC">
        <w:rPr>
          <w:lang w:val="en-US"/>
        </w:rPr>
        <w:t>, which shows</w:t>
      </w:r>
      <w:commentRangeEnd w:id="98"/>
      <w:r w:rsidR="00600F3D">
        <w:rPr>
          <w:rStyle w:val="Refdecomentrio"/>
        </w:rPr>
        <w:commentReference w:id="98"/>
      </w:r>
      <w:r w:rsidRPr="00B650EC">
        <w:rPr>
          <w:lang w:val="en-US"/>
        </w:rPr>
        <w:t xml:space="preserve"> the commits in a repository, depicting the existing branches (e.g.</w:t>
      </w:r>
      <w:r w:rsidR="00600F3D">
        <w:rPr>
          <w:lang w:val="en-US"/>
        </w:rPr>
        <w:t>,</w:t>
      </w:r>
      <w:r w:rsidRPr="00B650EC">
        <w:rPr>
          <w:lang w:val="en-US"/>
        </w:rPr>
        <w:t xml:space="preserve"> </w:t>
      </w:r>
      <w:r w:rsidR="00600F3D">
        <w:rPr>
          <w:lang w:val="en-US"/>
        </w:rPr>
        <w:t>g</w:t>
      </w:r>
      <w:r w:rsidRPr="00B650EC">
        <w:rPr>
          <w:lang w:val="en-US"/>
        </w:rPr>
        <w:t>ithub/master and master).</w:t>
      </w:r>
    </w:p>
    <w:p w14:paraId="33BE3F5A" w14:textId="77777777" w:rsidR="00974B9E" w:rsidRPr="00B650EC" w:rsidRDefault="00974B9E" w:rsidP="0067036E">
      <w:pPr>
        <w:ind w:firstLine="0"/>
        <w:jc w:val="center"/>
        <w:rPr>
          <w:lang w:val="en-US"/>
        </w:rPr>
      </w:pPr>
      <w:r w:rsidRPr="00647660">
        <w:rPr>
          <w:noProof/>
          <w:lang w:eastAsia="pt-BR"/>
        </w:rPr>
        <w:drawing>
          <wp:inline distT="0" distB="0" distL="0" distR="0" wp14:anchorId="0C2358B6" wp14:editId="430EFDF5">
            <wp:extent cx="2980690" cy="3266043"/>
            <wp:effectExtent l="0" t="0" r="0" b="0"/>
            <wp:docPr id="22" name="Imagem 22" descr="https://cloud.github.com/downloads/hozumi/visugit/visugit_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loud.github.com/downloads/hozumi/visugit/visugit_screen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3265" t="2688" r="3839" b="5126"/>
                    <a:stretch/>
                  </pic:blipFill>
                  <pic:spPr bwMode="auto">
                    <a:xfrm>
                      <a:off x="0" y="0"/>
                      <a:ext cx="2986425" cy="3272327"/>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49137BD" w14:textId="77777777" w:rsidR="00974B9E" w:rsidRPr="00B650EC" w:rsidRDefault="00974B9E" w:rsidP="00974B9E">
      <w:pPr>
        <w:pStyle w:val="Legenda"/>
        <w:rPr>
          <w:lang w:val="en-US"/>
        </w:rPr>
      </w:pPr>
      <w:bookmarkStart w:id="99" w:name="_Ref394988108"/>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0C17B3">
        <w:rPr>
          <w:lang w:val="en-US"/>
        </w:rPr>
        <w:t>24</w:t>
      </w:r>
      <w:r w:rsidRPr="00B650EC">
        <w:rPr>
          <w:lang w:val="en-US"/>
        </w:rPr>
        <w:fldChar w:fldCharType="end"/>
      </w:r>
      <w:bookmarkEnd w:id="99"/>
      <w:r w:rsidRPr="00B650EC">
        <w:rPr>
          <w:lang w:val="en-US"/>
        </w:rPr>
        <w:t xml:space="preserve"> – Visugit: focus on branches. Extracted from </w:t>
      </w:r>
      <w:r w:rsidRPr="00B650EC">
        <w:rPr>
          <w:lang w:val="en-US"/>
        </w:rPr>
        <w:fldChar w:fldCharType="begin"/>
      </w:r>
      <w:r w:rsidRPr="00B650EC">
        <w:rPr>
          <w:lang w:val="en-US"/>
        </w:rPr>
        <w:instrText xml:space="preserve"> ADDIN ZOTERO_ITEM {"citationID":"6d6km2p6n","properties":{"formattedCitation":"(HOZUMI, 2010)","plainCitation":"(HOZUMI, 2010)"},"citationItems":[{"id":2611,"uris":["http://zotero.org/users/892576/items/7B8BMB85"],"uri":["http://zotero.org/users/892576/items/7B8BMB85"]}]} </w:instrText>
      </w:r>
      <w:r w:rsidRPr="00B650EC">
        <w:rPr>
          <w:lang w:val="en-US"/>
        </w:rPr>
        <w:fldChar w:fldCharType="separate"/>
      </w:r>
      <w:r w:rsidRPr="00B650EC">
        <w:rPr>
          <w:rFonts w:cs="Times New Roman"/>
          <w:lang w:val="en-US"/>
        </w:rPr>
        <w:t>(HOZUMI, 2010)</w:t>
      </w:r>
      <w:r w:rsidRPr="00B650EC">
        <w:rPr>
          <w:lang w:val="en-US"/>
        </w:rPr>
        <w:fldChar w:fldCharType="end"/>
      </w:r>
    </w:p>
    <w:p w14:paraId="7214118B" w14:textId="04925F16" w:rsidR="00A3349F" w:rsidRPr="00B650EC" w:rsidRDefault="00A3349F" w:rsidP="00A3349F">
      <w:pPr>
        <w:rPr>
          <w:lang w:val="en-US"/>
        </w:rPr>
      </w:pPr>
      <w:r w:rsidRPr="00B650EC">
        <w:rPr>
          <w:lang w:val="en-US"/>
        </w:rPr>
        <w:fldChar w:fldCharType="begin"/>
      </w:r>
      <w:r w:rsidRPr="00B650EC">
        <w:rPr>
          <w:lang w:val="en-US"/>
        </w:rPr>
        <w:instrText xml:space="preserve"> REF _Ref394988549 \h </w:instrText>
      </w:r>
      <w:r w:rsidRPr="00B650EC">
        <w:rPr>
          <w:lang w:val="en-US"/>
        </w:rPr>
      </w:r>
      <w:r w:rsidRPr="00B650EC">
        <w:rPr>
          <w:lang w:val="en-US"/>
        </w:rPr>
        <w:fldChar w:fldCharType="separate"/>
      </w:r>
      <w:r w:rsidRPr="00B650EC">
        <w:rPr>
          <w:lang w:val="en-US"/>
        </w:rPr>
        <w:t>Figure 15</w:t>
      </w:r>
      <w:r w:rsidRPr="00B650EC">
        <w:rPr>
          <w:lang w:val="en-US"/>
        </w:rPr>
        <w:fldChar w:fldCharType="end"/>
      </w:r>
      <w:r w:rsidRPr="00B650EC">
        <w:rPr>
          <w:lang w:val="en-US"/>
        </w:rPr>
        <w:t xml:space="preserve"> </w:t>
      </w:r>
      <w:commentRangeStart w:id="100"/>
      <w:r w:rsidRPr="00B650EC">
        <w:rPr>
          <w:lang w:val="en-US"/>
        </w:rPr>
        <w:t xml:space="preserve">shows </w:t>
      </w:r>
      <w:r w:rsidRPr="00B650EC">
        <w:rPr>
          <w:i/>
          <w:lang w:val="en-US"/>
        </w:rPr>
        <w:t>GitHub’s Network Graph,</w:t>
      </w:r>
      <w:r w:rsidRPr="00B650EC">
        <w:rPr>
          <w:lang w:val="en-US"/>
        </w:rPr>
        <w:t xml:space="preserve"> which shows</w:t>
      </w:r>
      <w:commentRangeEnd w:id="100"/>
      <w:r w:rsidR="002E107B">
        <w:rPr>
          <w:rStyle w:val="Refdecomentrio"/>
        </w:rPr>
        <w:commentReference w:id="100"/>
      </w:r>
      <w:r w:rsidRPr="00B650EC">
        <w:rPr>
          <w:lang w:val="en-US"/>
        </w:rPr>
        <w:t xml:space="preserve"> all the commits associated with a repository, along with the information about branches (shown in the tag markers). The graph is drawn from the perspective of a given user (</w:t>
      </w:r>
      <w:r w:rsidR="00DD4225" w:rsidRPr="00B650EC">
        <w:rPr>
          <w:lang w:val="en-US"/>
        </w:rPr>
        <w:t xml:space="preserve">which is called </w:t>
      </w:r>
      <w:r w:rsidR="00DD4225" w:rsidRPr="00B650EC">
        <w:rPr>
          <w:i/>
          <w:lang w:val="en-US"/>
        </w:rPr>
        <w:t>root user</w:t>
      </w:r>
      <w:r w:rsidR="002E107B">
        <w:rPr>
          <w:lang w:val="en-US"/>
        </w:rPr>
        <w:t xml:space="preserve"> </w:t>
      </w:r>
      <w:r w:rsidR="002E107B" w:rsidRPr="002E107B">
        <w:rPr>
          <w:lang w:val="en-US"/>
        </w:rPr>
        <w:t>–</w:t>
      </w:r>
      <w:r w:rsidR="002E107B">
        <w:rPr>
          <w:lang w:val="en-US"/>
        </w:rPr>
        <w:t xml:space="preserve"> </w:t>
      </w:r>
      <w:r w:rsidR="002E107B" w:rsidRPr="000C17B3">
        <w:rPr>
          <w:lang w:val="en-US"/>
        </w:rPr>
        <w:t>i</w:t>
      </w:r>
      <w:r w:rsidRPr="00B650EC">
        <w:rPr>
          <w:lang w:val="en-US"/>
        </w:rPr>
        <w:t xml:space="preserve">n this case, </w:t>
      </w:r>
      <w:r w:rsidRPr="00B650EC">
        <w:rPr>
          <w:i/>
          <w:lang w:val="en-US"/>
        </w:rPr>
        <w:t>mojombo</w:t>
      </w:r>
      <w:r w:rsidRPr="00B650EC">
        <w:rPr>
          <w:lang w:val="en-US"/>
        </w:rPr>
        <w:t xml:space="preserve">) and all the commits that exist in </w:t>
      </w:r>
      <w:r w:rsidRPr="00B650EC">
        <w:rPr>
          <w:i/>
          <w:lang w:val="en-US"/>
        </w:rPr>
        <w:t>mojombo’s</w:t>
      </w:r>
      <w:r w:rsidRPr="00B650EC">
        <w:rPr>
          <w:lang w:val="en-US"/>
        </w:rPr>
        <w:t xml:space="preserve"> repository are drawn across his name. For other users, commits that exist in their repositories but not in </w:t>
      </w:r>
      <w:r w:rsidRPr="00B650EC">
        <w:rPr>
          <w:i/>
          <w:lang w:val="en-US"/>
        </w:rPr>
        <w:t>mojombo’s</w:t>
      </w:r>
      <w:r w:rsidRPr="00B650EC">
        <w:rPr>
          <w:lang w:val="en-US"/>
        </w:rPr>
        <w:t xml:space="preserve"> are drawn across their names.</w:t>
      </w:r>
    </w:p>
    <w:p w14:paraId="06F1F111" w14:textId="77777777" w:rsidR="00B651DE" w:rsidRPr="00B650EC" w:rsidRDefault="00B651DE" w:rsidP="0067036E">
      <w:pPr>
        <w:ind w:firstLine="0"/>
        <w:jc w:val="center"/>
        <w:rPr>
          <w:lang w:val="en-US"/>
        </w:rPr>
      </w:pPr>
      <w:r w:rsidRPr="00647660">
        <w:rPr>
          <w:noProof/>
          <w:lang w:eastAsia="pt-BR"/>
        </w:rPr>
        <w:drawing>
          <wp:inline distT="0" distB="0" distL="0" distR="0" wp14:anchorId="3131708E" wp14:editId="50B7B52D">
            <wp:extent cx="4079823" cy="2190750"/>
            <wp:effectExtent l="0" t="0" r="0" b="0"/>
            <wp:docPr id="23" name="Imagem 23" descr="https://camo.githubusercontent.com/a44a44c4d892b8e9f9dbd53a99ee0ec5da92d29b/687474703a2f2f696d672e736b697463682e636f6d2f32303038303431302d6262377731356a6e336d386432716b756d357764676e726a3362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amo.githubusercontent.com/a44a44c4d892b8e9f9dbd53a99ee0ec5da92d29b/687474703a2f2f696d672e736b697463682e636f6d2f32303038303431302d6262377731356a6e336d386432716b756d357764676e726a33622e706e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6827" cy="2194511"/>
                    </a:xfrm>
                    <a:prstGeom prst="rect">
                      <a:avLst/>
                    </a:prstGeom>
                    <a:noFill/>
                    <a:ln>
                      <a:noFill/>
                    </a:ln>
                  </pic:spPr>
                </pic:pic>
              </a:graphicData>
            </a:graphic>
          </wp:inline>
        </w:drawing>
      </w:r>
    </w:p>
    <w:p w14:paraId="0AB9DE7D" w14:textId="77777777" w:rsidR="00B651DE" w:rsidRPr="00B650EC" w:rsidRDefault="00B651DE" w:rsidP="00B651DE">
      <w:pPr>
        <w:pStyle w:val="Legenda"/>
        <w:rPr>
          <w:lang w:val="en-US" w:eastAsia="pt-BR"/>
        </w:rPr>
      </w:pPr>
      <w:bookmarkStart w:id="101" w:name="_Ref394988549"/>
      <w:r w:rsidRPr="00B650EC">
        <w:rPr>
          <w:lang w:val="en-US"/>
        </w:rPr>
        <w:t xml:space="preserve">Figure </w:t>
      </w:r>
      <w:r w:rsidRPr="00B650EC">
        <w:rPr>
          <w:lang w:val="en-US"/>
        </w:rPr>
        <w:fldChar w:fldCharType="begin"/>
      </w:r>
      <w:r w:rsidRPr="00B650EC">
        <w:rPr>
          <w:lang w:val="en-US"/>
        </w:rPr>
        <w:instrText xml:space="preserve"> SEQ Figure \* ARABIC </w:instrText>
      </w:r>
      <w:r w:rsidRPr="00B650EC">
        <w:rPr>
          <w:lang w:val="en-US"/>
        </w:rPr>
        <w:fldChar w:fldCharType="separate"/>
      </w:r>
      <w:r w:rsidR="0072777C" w:rsidRPr="000C17B3">
        <w:rPr>
          <w:lang w:val="en-US"/>
        </w:rPr>
        <w:t>25</w:t>
      </w:r>
      <w:r w:rsidRPr="00B650EC">
        <w:rPr>
          <w:lang w:val="en-US"/>
        </w:rPr>
        <w:fldChar w:fldCharType="end"/>
      </w:r>
      <w:bookmarkEnd w:id="101"/>
      <w:r w:rsidRPr="00B650EC">
        <w:rPr>
          <w:lang w:val="en-US"/>
        </w:rPr>
        <w:t xml:space="preserve"> - GitHub’s Network Graph: focus on branches. Extracted from </w:t>
      </w:r>
      <w:r w:rsidRPr="00B650EC">
        <w:rPr>
          <w:lang w:val="en-US"/>
        </w:rPr>
        <w:fldChar w:fldCharType="begin"/>
      </w:r>
      <w:r w:rsidRPr="00B650EC">
        <w:rPr>
          <w:lang w:val="en-US"/>
        </w:rPr>
        <w:instrText xml:space="preserve"> ADDIN ZOTERO_ITEM {"citationID":"s1nof0gro","properties":{"formattedCitation":"(PRESTON-WERNER, 2008)","plainCitation":"(PRESTON-WERNER, 2008)"},"citationItems":[{"id":2731,"uris":["http://zotero.org/users/892576/items/CQ7R7F9E"],"uri":["http://zotero.org/users/892576/items/CQ7R7F9E"]}]} </w:instrText>
      </w:r>
      <w:r w:rsidRPr="00B650EC">
        <w:rPr>
          <w:lang w:val="en-US"/>
        </w:rPr>
        <w:fldChar w:fldCharType="separate"/>
      </w:r>
      <w:r w:rsidRPr="00B650EC">
        <w:rPr>
          <w:rFonts w:cs="Times New Roman"/>
          <w:lang w:val="en-US"/>
        </w:rPr>
        <w:t>(PRESTON-WERNER, 2008)</w:t>
      </w:r>
      <w:r w:rsidRPr="00B650EC">
        <w:rPr>
          <w:lang w:val="en-US"/>
        </w:rPr>
        <w:fldChar w:fldCharType="end"/>
      </w:r>
    </w:p>
    <w:p w14:paraId="17991590" w14:textId="77777777" w:rsidR="000C2164" w:rsidRPr="00B650EC" w:rsidRDefault="000C2164" w:rsidP="000C2164">
      <w:pPr>
        <w:pStyle w:val="Ttulo2"/>
        <w:rPr>
          <w:lang w:val="en-US"/>
        </w:rPr>
      </w:pPr>
      <w:bookmarkStart w:id="102" w:name="_Ref394512818"/>
      <w:bookmarkStart w:id="103" w:name="_Toc394584908"/>
      <w:bookmarkStart w:id="104" w:name="_Toc395037915"/>
      <w:r w:rsidRPr="00B650EC">
        <w:rPr>
          <w:lang w:val="en-US"/>
        </w:rPr>
        <w:t>Final Considerations</w:t>
      </w:r>
      <w:bookmarkEnd w:id="102"/>
      <w:bookmarkEnd w:id="103"/>
      <w:bookmarkEnd w:id="104"/>
    </w:p>
    <w:p w14:paraId="66DCF8F9" w14:textId="77777777" w:rsidR="00BA02FF" w:rsidRPr="00B650EC" w:rsidRDefault="00BA02FF" w:rsidP="00867271">
      <w:pPr>
        <w:rPr>
          <w:lang w:val="en-US"/>
        </w:rPr>
      </w:pPr>
      <w:r w:rsidRPr="00B650EC">
        <w:rPr>
          <w:lang w:val="en-US"/>
        </w:rPr>
        <w:t xml:space="preserve">This chapter presented some core concepts regarding DVCS, which are essential to understand the remaining of this work. We also presented three groups of approaches related with this work. </w:t>
      </w:r>
    </w:p>
    <w:p w14:paraId="4648431F" w14:textId="77777777" w:rsidR="001D3308" w:rsidRPr="00B650EC" w:rsidRDefault="00867271" w:rsidP="00867271">
      <w:pPr>
        <w:rPr>
          <w:lang w:val="en-US"/>
        </w:rPr>
      </w:pPr>
      <w:commentRangeStart w:id="105"/>
      <w:r w:rsidRPr="00B650EC">
        <w:rPr>
          <w:lang w:val="en-US"/>
        </w:rPr>
        <w:t xml:space="preserve">The first group </w:t>
      </w:r>
      <w:r w:rsidR="00BA02FF" w:rsidRPr="00B650EC">
        <w:rPr>
          <w:lang w:val="en-US"/>
        </w:rPr>
        <w:t>shows notifications whenever actions are performed by other developers. The approaches shown in this group do not</w:t>
      </w:r>
      <w:r w:rsidRPr="00B650EC">
        <w:rPr>
          <w:lang w:val="en-US"/>
        </w:rPr>
        <w:t xml:space="preserve"> identify related repositories and do not provide information in different levels of details, such as status, branches, and commits. </w:t>
      </w:r>
    </w:p>
    <w:p w14:paraId="5D43CDDB" w14:textId="77777777" w:rsidR="00BA02FF" w:rsidRPr="00B650EC" w:rsidRDefault="00867271" w:rsidP="00867271">
      <w:pPr>
        <w:rPr>
          <w:rFonts w:ascii="TimesNewRomanPSMT" w:hAnsi="TimesNewRomanPSMT" w:cs="TimesNewRomanPSMT"/>
          <w:lang w:val="en-US"/>
        </w:rPr>
      </w:pPr>
      <w:r w:rsidRPr="00B650EC">
        <w:rPr>
          <w:lang w:val="en-US"/>
        </w:rPr>
        <w:t xml:space="preserve">The second group </w:t>
      </w:r>
      <w:r w:rsidR="00BA02FF" w:rsidRPr="00B650EC">
        <w:rPr>
          <w:lang w:val="en-US"/>
        </w:rPr>
        <w:t xml:space="preserve">comprises approaches that propose to increase the awareness of changes across different team members. </w:t>
      </w:r>
      <w:commentRangeStart w:id="106"/>
      <w:r w:rsidRPr="00B650EC">
        <w:rPr>
          <w:rFonts w:cs="Times"/>
          <w:szCs w:val="24"/>
          <w:lang w:val="en-US"/>
        </w:rPr>
        <w:t xml:space="preserve">Among these studies, only </w:t>
      </w:r>
      <w:r w:rsidRPr="00B650EC">
        <w:rPr>
          <w:rFonts w:cs="Times"/>
          <w:i/>
          <w:szCs w:val="24"/>
          <w:lang w:val="en-US"/>
        </w:rPr>
        <w:t>Crystal</w:t>
      </w:r>
      <w:r w:rsidRPr="00B650EC">
        <w:rPr>
          <w:rFonts w:cs="Times"/>
          <w:szCs w:val="24"/>
          <w:lang w:val="en-US"/>
        </w:rPr>
        <w:t xml:space="preserve"> and </w:t>
      </w:r>
      <w:r w:rsidRPr="00B650EC">
        <w:rPr>
          <w:rFonts w:cs="Times"/>
          <w:i/>
          <w:szCs w:val="24"/>
          <w:lang w:val="en-US"/>
        </w:rPr>
        <w:t>FASTDash</w:t>
      </w:r>
      <w:r w:rsidRPr="00B650EC">
        <w:rPr>
          <w:rFonts w:cs="Times"/>
          <w:szCs w:val="24"/>
          <w:lang w:val="en-US"/>
        </w:rPr>
        <w:t xml:space="preserve"> work with DVCSs</w:t>
      </w:r>
      <w:r w:rsidR="00BA02FF" w:rsidRPr="00B650EC">
        <w:rPr>
          <w:rFonts w:cs="Times"/>
          <w:szCs w:val="24"/>
          <w:lang w:val="en-US"/>
        </w:rPr>
        <w:t>, but none of them</w:t>
      </w:r>
      <w:r w:rsidRPr="00B650EC">
        <w:rPr>
          <w:rFonts w:cs="Times"/>
          <w:szCs w:val="24"/>
          <w:lang w:val="en-US"/>
        </w:rPr>
        <w:t xml:space="preserve"> </w:t>
      </w:r>
      <w:r w:rsidR="00BA02FF" w:rsidRPr="00B650EC">
        <w:rPr>
          <w:rFonts w:cs="Times"/>
          <w:szCs w:val="24"/>
          <w:lang w:val="en-US"/>
        </w:rPr>
        <w:t>deals</w:t>
      </w:r>
      <w:r w:rsidRPr="00B650EC">
        <w:rPr>
          <w:rFonts w:cs="Times"/>
          <w:szCs w:val="24"/>
          <w:lang w:val="en-US"/>
        </w:rPr>
        <w:t xml:space="preserve"> with repositories that pull updates from more than one peer</w:t>
      </w:r>
      <w:r w:rsidRPr="00B650EC">
        <w:rPr>
          <w:rFonts w:cs="Times"/>
          <w:i/>
          <w:lang w:val="en-US"/>
        </w:rPr>
        <w:t>.</w:t>
      </w:r>
      <w:commentRangeEnd w:id="106"/>
      <w:r w:rsidR="00C52F7D">
        <w:rPr>
          <w:rStyle w:val="Refdecomentrio"/>
        </w:rPr>
        <w:commentReference w:id="106"/>
      </w:r>
    </w:p>
    <w:p w14:paraId="0D3D4359" w14:textId="77777777" w:rsidR="00DD4225" w:rsidRPr="00B650EC" w:rsidRDefault="00DD4225" w:rsidP="00867271">
      <w:pPr>
        <w:rPr>
          <w:rFonts w:cs="Times New Roman"/>
          <w:szCs w:val="24"/>
          <w:lang w:val="en-US"/>
        </w:rPr>
      </w:pPr>
      <w:r w:rsidRPr="00B650EC">
        <w:rPr>
          <w:rFonts w:cs="Times New Roman"/>
          <w:lang w:val="en-US"/>
        </w:rPr>
        <w:t xml:space="preserve">In </w:t>
      </w:r>
      <w:r w:rsidRPr="00B650EC">
        <w:rPr>
          <w:rFonts w:cs="Times New Roman"/>
          <w:szCs w:val="24"/>
          <w:lang w:val="en-US"/>
        </w:rPr>
        <w:t>the third group, we have a number of approaches that focus on r</w:t>
      </w:r>
      <w:r w:rsidR="00BA02FF" w:rsidRPr="00B650EC">
        <w:rPr>
          <w:rFonts w:cs="Times New Roman"/>
          <w:szCs w:val="24"/>
          <w:lang w:val="en-US"/>
        </w:rPr>
        <w:t xml:space="preserve">epository visualization. </w:t>
      </w:r>
      <w:r w:rsidR="00867271" w:rsidRPr="00B650EC">
        <w:rPr>
          <w:rFonts w:cs="Times New Roman"/>
          <w:szCs w:val="24"/>
          <w:lang w:val="en-US"/>
        </w:rPr>
        <w:t xml:space="preserve">Most of these works were applied only to CVCSs. The only exception found were </w:t>
      </w:r>
      <w:r w:rsidR="00867271" w:rsidRPr="00B650EC">
        <w:rPr>
          <w:rFonts w:cs="Times New Roman"/>
          <w:szCs w:val="24"/>
          <w:lang w:val="en-US"/>
        </w:rPr>
        <w:fldChar w:fldCharType="begin"/>
      </w:r>
      <w:r w:rsidR="00B651DE" w:rsidRPr="00B650EC">
        <w:rPr>
          <w:rFonts w:cs="Times New Roman"/>
          <w:szCs w:val="24"/>
          <w:lang w:val="en-US"/>
        </w:rPr>
        <w:instrText xml:space="preserve"> ADDIN ZOTERO_ITEM {"citationID":"ltZ1AEek","properties":{"formattedCitation":"(ELSEN, 2013; HOZUMI, 2010)","plainCitation":"(ELSEN, 2013; HOZUMI, 2010)"},"citationItems":[{"id":2531,"uris":["http://zotero.org/users/892576/items/B89AB8Q5"],"uri":["http://zotero.org/users/892576/items/B89AB8Q5"]},{"id":2611,"uris":["http://zotero.org/users/892576/items/7B8BMB85"],"uri":["http://zotero.org/users/892576/items/7B8BMB85"]}]} </w:instrText>
      </w:r>
      <w:r w:rsidR="00867271" w:rsidRPr="00B650EC">
        <w:rPr>
          <w:rFonts w:cs="Times New Roman"/>
          <w:szCs w:val="24"/>
          <w:lang w:val="en-US"/>
        </w:rPr>
        <w:fldChar w:fldCharType="separate"/>
      </w:r>
      <w:r w:rsidR="00B651DE" w:rsidRPr="00B650EC">
        <w:rPr>
          <w:rFonts w:cs="Times New Roman"/>
          <w:szCs w:val="24"/>
          <w:lang w:val="en-US"/>
        </w:rPr>
        <w:t>(ELSEN, 2013; HOZUMI, 2010)</w:t>
      </w:r>
      <w:r w:rsidR="00867271" w:rsidRPr="00B650EC">
        <w:rPr>
          <w:rFonts w:cs="Times New Roman"/>
          <w:szCs w:val="24"/>
          <w:lang w:val="en-US"/>
        </w:rPr>
        <w:fldChar w:fldCharType="end"/>
      </w:r>
      <w:r w:rsidR="00867271" w:rsidRPr="00B650EC">
        <w:rPr>
          <w:rFonts w:cs="Times New Roman"/>
          <w:szCs w:val="24"/>
          <w:lang w:val="en-US"/>
        </w:rPr>
        <w:t xml:space="preserve"> and </w:t>
      </w:r>
      <w:r w:rsidR="00867271" w:rsidRPr="00B650EC">
        <w:rPr>
          <w:rFonts w:cs="Times New Roman"/>
          <w:szCs w:val="24"/>
          <w:lang w:val="en-US"/>
        </w:rPr>
        <w:fldChar w:fldCharType="begin"/>
      </w:r>
      <w:r w:rsidR="00B651DE" w:rsidRPr="00B650EC">
        <w:rPr>
          <w:rFonts w:cs="Times New Roman"/>
          <w:szCs w:val="24"/>
          <w:lang w:val="en-US"/>
        </w:rPr>
        <w:instrText xml:space="preserve"> ADDIN ZOTERO_ITEM {"citationID":"ZKCcfz1V","properties":{"formattedCitation":"(PRESTON-WERNER, 2008)","plainCitation":"(PRESTON-WERNER, 2008)"},"citationItems":[{"id":2731,"uris":["http://zotero.org/users/892576/items/CQ7R7F9E"],"uri":["http://zotero.org/users/892576/items/CQ7R7F9E"]}]} </w:instrText>
      </w:r>
      <w:r w:rsidR="00867271" w:rsidRPr="00B650EC">
        <w:rPr>
          <w:rFonts w:cs="Times New Roman"/>
          <w:szCs w:val="24"/>
          <w:lang w:val="en-US"/>
        </w:rPr>
        <w:fldChar w:fldCharType="separate"/>
      </w:r>
      <w:r w:rsidR="00B651DE" w:rsidRPr="00B650EC">
        <w:rPr>
          <w:rFonts w:cs="Times New Roman"/>
          <w:szCs w:val="24"/>
          <w:lang w:val="en-US"/>
        </w:rPr>
        <w:t>(PRESTON-WERNER, 2008)</w:t>
      </w:r>
      <w:r w:rsidR="00867271" w:rsidRPr="00B650EC">
        <w:rPr>
          <w:rFonts w:cs="Times New Roman"/>
          <w:szCs w:val="24"/>
          <w:lang w:val="en-US"/>
        </w:rPr>
        <w:fldChar w:fldCharType="end"/>
      </w:r>
      <w:r w:rsidR="00867271" w:rsidRPr="00B650EC">
        <w:rPr>
          <w:rFonts w:cs="Times New Roman"/>
          <w:szCs w:val="24"/>
          <w:lang w:val="en-US"/>
        </w:rPr>
        <w:t>, which work with Git repositories, but look only at a local repository, not showing, for example, where a given commit can be found.</w:t>
      </w:r>
      <w:r w:rsidRPr="00B650EC">
        <w:rPr>
          <w:rFonts w:cs="Times New Roman"/>
          <w:szCs w:val="24"/>
          <w:lang w:val="en-US"/>
        </w:rPr>
        <w:t xml:space="preserve"> At first sight, the work of PRESTON-WERNER seems to address this topic, but it actually </w:t>
      </w:r>
      <w:commentRangeStart w:id="107"/>
      <w:r w:rsidRPr="00B650EC">
        <w:rPr>
          <w:rFonts w:cs="Times New Roman"/>
          <w:szCs w:val="24"/>
          <w:lang w:val="en-US"/>
        </w:rPr>
        <w:t xml:space="preserve">shows commits that a </w:t>
      </w:r>
      <w:r w:rsidR="001D3308" w:rsidRPr="00B650EC">
        <w:rPr>
          <w:rFonts w:cs="Times New Roman"/>
          <w:szCs w:val="24"/>
          <w:lang w:val="en-US"/>
        </w:rPr>
        <w:t>peer</w:t>
      </w:r>
      <w:r w:rsidRPr="00B650EC">
        <w:rPr>
          <w:rFonts w:cs="Times New Roman"/>
          <w:szCs w:val="24"/>
          <w:lang w:val="en-US"/>
        </w:rPr>
        <w:t xml:space="preserve"> has and the root user does not, but a given commit could not exist in the root user and exist in other repositories</w:t>
      </w:r>
      <w:commentRangeEnd w:id="107"/>
      <w:r w:rsidR="00316318">
        <w:rPr>
          <w:rStyle w:val="Refdecomentrio"/>
        </w:rPr>
        <w:commentReference w:id="107"/>
      </w:r>
      <w:r w:rsidRPr="00B650EC">
        <w:rPr>
          <w:rFonts w:cs="Times New Roman"/>
          <w:szCs w:val="24"/>
          <w:lang w:val="en-US"/>
        </w:rPr>
        <w:t xml:space="preserve">, which </w:t>
      </w:r>
      <w:commentRangeStart w:id="108"/>
      <w:r w:rsidRPr="00B650EC">
        <w:rPr>
          <w:rFonts w:cs="Times New Roman"/>
          <w:szCs w:val="24"/>
          <w:lang w:val="en-US"/>
        </w:rPr>
        <w:t xml:space="preserve">we </w:t>
      </w:r>
      <w:commentRangeEnd w:id="108"/>
      <w:r w:rsidR="00316318">
        <w:rPr>
          <w:rStyle w:val="Refdecomentrio"/>
        </w:rPr>
        <w:commentReference w:id="108"/>
      </w:r>
      <w:r w:rsidRPr="00B650EC">
        <w:rPr>
          <w:rFonts w:cs="Times New Roman"/>
          <w:szCs w:val="24"/>
          <w:lang w:val="en-US"/>
        </w:rPr>
        <w:t>cannot depict in their visualization.</w:t>
      </w:r>
    </w:p>
    <w:commentRangeEnd w:id="105"/>
    <w:p w14:paraId="024D5952" w14:textId="77777777" w:rsidR="00867271" w:rsidRPr="00B650EC" w:rsidRDefault="00C52F7D" w:rsidP="00867271">
      <w:pPr>
        <w:rPr>
          <w:lang w:val="en-US"/>
        </w:rPr>
      </w:pPr>
      <w:r>
        <w:rPr>
          <w:rStyle w:val="Refdecomentrio"/>
        </w:rPr>
        <w:commentReference w:id="105"/>
      </w:r>
      <w:r w:rsidR="003278BB" w:rsidRPr="00B650EC">
        <w:rPr>
          <w:lang w:val="en-US"/>
        </w:rPr>
        <w:t>Lastly, it is worth noticing</w:t>
      </w:r>
      <w:r w:rsidR="001D3308" w:rsidRPr="00B650EC">
        <w:rPr>
          <w:lang w:val="en-US"/>
        </w:rPr>
        <w:t xml:space="preserve"> that we could not find any similar work showing the dependencies among several clones of a DVCS</w:t>
      </w:r>
      <w:r w:rsidR="00867271" w:rsidRPr="00B650EC">
        <w:rPr>
          <w:lang w:val="en-US"/>
        </w:rPr>
        <w:t>.</w:t>
      </w:r>
    </w:p>
    <w:p w14:paraId="6C6843CD" w14:textId="77777777" w:rsidR="003278BB" w:rsidRPr="00B650EC" w:rsidRDefault="003278BB">
      <w:pPr>
        <w:spacing w:after="200" w:line="276" w:lineRule="auto"/>
        <w:ind w:firstLine="0"/>
        <w:jc w:val="left"/>
        <w:rPr>
          <w:b/>
          <w:caps/>
          <w:sz w:val="28"/>
          <w:szCs w:val="28"/>
          <w:lang w:val="en-US"/>
        </w:rPr>
      </w:pPr>
      <w:r w:rsidRPr="00B650EC">
        <w:rPr>
          <w:lang w:val="en-US"/>
        </w:rPr>
        <w:br w:type="page"/>
      </w:r>
    </w:p>
    <w:commentRangeStart w:id="109"/>
    <w:p w14:paraId="76FE0556" w14:textId="77777777" w:rsidR="00E274CE" w:rsidRPr="00B650EC" w:rsidRDefault="00D3439D" w:rsidP="00D3439D">
      <w:pPr>
        <w:pStyle w:val="Bibliografia1"/>
      </w:pPr>
      <w:r w:rsidRPr="00B650EC">
        <w:fldChar w:fldCharType="begin"/>
      </w:r>
      <w:r w:rsidRPr="00B650EC">
        <w:instrText xml:space="preserve"> TC  </w:instrText>
      </w:r>
      <w:bookmarkStart w:id="110" w:name="_Toc394584909"/>
      <w:r w:rsidRPr="00B650EC">
        <w:instrText>Bibliography</w:instrText>
      </w:r>
      <w:bookmarkEnd w:id="110"/>
      <w:r w:rsidRPr="00B650EC">
        <w:instrText xml:space="preserve"> \l 1 </w:instrText>
      </w:r>
      <w:r w:rsidRPr="00B650EC">
        <w:fldChar w:fldCharType="end"/>
      </w:r>
      <w:r w:rsidRPr="00B650EC">
        <w:t>Bibliography</w:t>
      </w:r>
      <w:commentRangeEnd w:id="109"/>
      <w:r w:rsidR="00EA201D" w:rsidRPr="000C17B3">
        <w:rPr>
          <w:rStyle w:val="Refdecomentrio"/>
          <w:b w:val="0"/>
          <w:caps w:val="0"/>
        </w:rPr>
        <w:commentReference w:id="109"/>
      </w:r>
    </w:p>
    <w:p w14:paraId="3EEE3B53" w14:textId="77777777" w:rsidR="00853D7C" w:rsidRPr="00853D7C" w:rsidRDefault="00871856" w:rsidP="00853D7C">
      <w:pPr>
        <w:pStyle w:val="Bibliografia"/>
        <w:rPr>
          <w:rFonts w:cs="Times New Roman"/>
          <w:lang w:val="en-US"/>
        </w:rPr>
      </w:pPr>
      <w:r w:rsidRPr="00B650EC">
        <w:rPr>
          <w:lang w:val="en-US"/>
        </w:rPr>
        <w:fldChar w:fldCharType="begin"/>
      </w:r>
      <w:r w:rsidR="00853D7C">
        <w:rPr>
          <w:lang w:val="en-US"/>
        </w:rPr>
        <w:instrText xml:space="preserve"> ADDIN ZOTERO_BIBL {"custom":[]} </w:instrText>
      </w:r>
      <w:r w:rsidRPr="00B650EC">
        <w:rPr>
          <w:lang w:val="en-US"/>
        </w:rPr>
        <w:fldChar w:fldCharType="separate"/>
      </w:r>
      <w:r w:rsidR="00853D7C" w:rsidRPr="00853D7C">
        <w:rPr>
          <w:rFonts w:cs="Times New Roman"/>
          <w:lang w:val="en-US"/>
        </w:rPr>
        <w:t xml:space="preserve">APPLETON, B.; BERCZUK, S.; CABRERA, R.; ORENSTEIN, R. Streamed lines: Branching patterns for parallel software development. PLoP 1998, aug. 1998, Monticello, Illinois, USA: ACM, aug. 1998. </w:t>
      </w:r>
    </w:p>
    <w:p w14:paraId="5466AF1A" w14:textId="77777777" w:rsidR="00853D7C" w:rsidRPr="00853D7C" w:rsidRDefault="00853D7C" w:rsidP="00853D7C">
      <w:pPr>
        <w:pStyle w:val="Bibliografia"/>
        <w:rPr>
          <w:rFonts w:cs="Times New Roman"/>
          <w:lang w:val="en-US"/>
        </w:rPr>
      </w:pPr>
      <w:r w:rsidRPr="00853D7C">
        <w:rPr>
          <w:rFonts w:cs="Times New Roman"/>
          <w:lang w:val="en-US"/>
        </w:rPr>
        <w:t xml:space="preserve">BIEHL, J. T.; CZERWINSKI, M.; SMITH, G.; ROBERTSON, G. G. FASTDash: A Visual Dashboard for Fostering Awareness in Software Teams. CHI ’07, 2007, New York, NY, USA: ACM, 2007. p. 1313–1322. . Accessed: 3 may 2014. </w:t>
      </w:r>
    </w:p>
    <w:p w14:paraId="02584B05" w14:textId="77777777" w:rsidR="00853D7C" w:rsidRPr="00853D7C" w:rsidRDefault="00853D7C" w:rsidP="00853D7C">
      <w:pPr>
        <w:pStyle w:val="Bibliografia"/>
        <w:rPr>
          <w:rFonts w:cs="Times New Roman"/>
          <w:lang w:val="en-US"/>
        </w:rPr>
      </w:pPr>
      <w:r w:rsidRPr="00853D7C">
        <w:rPr>
          <w:rFonts w:cs="Times New Roman"/>
          <w:lang w:val="en-US"/>
        </w:rPr>
        <w:t xml:space="preserve">BRUN, Y.; HOLMES, R.; ERNST, M. D.; NOTKIN, D. Proactive detection of collaboration conflicts. ESEC/FSE ’11, sep. 2011, New York, NY, USA: ACM, sep. 2011. p. 168–178. </w:t>
      </w:r>
    </w:p>
    <w:p w14:paraId="1042B8BD" w14:textId="77777777" w:rsidR="00853D7C" w:rsidRPr="00853D7C" w:rsidRDefault="00853D7C" w:rsidP="00853D7C">
      <w:pPr>
        <w:pStyle w:val="Bibliografia"/>
        <w:rPr>
          <w:rFonts w:cs="Times New Roman"/>
          <w:lang w:val="en-US"/>
        </w:rPr>
      </w:pPr>
      <w:r w:rsidRPr="00853D7C">
        <w:rPr>
          <w:rFonts w:cs="Times New Roman"/>
          <w:lang w:val="en-US"/>
        </w:rPr>
        <w:t xml:space="preserve">COLLBERG, C.; KOBOUROV, S.; NAGRA, J.; PITTS, J.; WAMPLER, K. A System for Graph-based Visualization of the Evolution of Software. SoftVis ’03, 2003, New York, NY, USA: ACM, 2003. p. 77–ff. . Accessed: 4 may 2014. </w:t>
      </w:r>
    </w:p>
    <w:p w14:paraId="6AB5EDCC" w14:textId="77777777" w:rsidR="00853D7C" w:rsidRPr="00853D7C" w:rsidRDefault="00853D7C" w:rsidP="00853D7C">
      <w:pPr>
        <w:pStyle w:val="Bibliografia"/>
        <w:rPr>
          <w:rFonts w:cs="Times New Roman"/>
          <w:lang w:val="en-US"/>
        </w:rPr>
      </w:pPr>
      <w:r w:rsidRPr="00853D7C">
        <w:rPr>
          <w:rFonts w:cs="Times New Roman"/>
          <w:lang w:val="en-US"/>
        </w:rPr>
        <w:t xml:space="preserve">DA SILVA, I. A.; CHEN, P. H.; VAN DER WESTHUIZEN, C.; RIPLEY, R. M.; VAN DER HOEK, A. Lighthouse: coordination through emerging design. eclipse ’06, oct. 2006, New York, NY, USA: ACM, oct. 2006. p. 11–15. </w:t>
      </w:r>
    </w:p>
    <w:p w14:paraId="6070925C" w14:textId="77777777" w:rsidR="00853D7C" w:rsidRPr="00853D7C" w:rsidRDefault="00853D7C" w:rsidP="00853D7C">
      <w:pPr>
        <w:pStyle w:val="Bibliografia"/>
        <w:rPr>
          <w:rFonts w:cs="Times New Roman"/>
          <w:lang w:val="en-US"/>
        </w:rPr>
      </w:pPr>
      <w:r w:rsidRPr="00853D7C">
        <w:rPr>
          <w:rFonts w:cs="Times New Roman"/>
          <w:lang w:val="en-US"/>
        </w:rPr>
        <w:t xml:space="preserve">DEWAN, P.; HEGDE, R. Semi-synchronous conflict detection and resolution in asynchronous software development. ECSCW 2007, sep. 2007, Limerick, Ireland: Springer London, sep. 2007. p. 159–178. </w:t>
      </w:r>
    </w:p>
    <w:p w14:paraId="59ABB8CC" w14:textId="77777777" w:rsidR="00853D7C" w:rsidRPr="00853D7C" w:rsidRDefault="00853D7C" w:rsidP="00853D7C">
      <w:pPr>
        <w:pStyle w:val="Bibliografia"/>
        <w:rPr>
          <w:rFonts w:cs="Times New Roman"/>
          <w:lang w:val="en-US"/>
        </w:rPr>
      </w:pPr>
      <w:r w:rsidRPr="00853D7C">
        <w:rPr>
          <w:rFonts w:cs="Times New Roman"/>
          <w:lang w:val="en-US"/>
        </w:rPr>
        <w:t xml:space="preserve">DIEHL, S. </w:t>
      </w:r>
      <w:r w:rsidRPr="00853D7C">
        <w:rPr>
          <w:rFonts w:cs="Times New Roman"/>
          <w:i/>
          <w:iCs/>
          <w:lang w:val="en-US"/>
        </w:rPr>
        <w:t>Software Visualization: Visualizing the Structure, Behaviour, and Evolution of Software</w:t>
      </w:r>
      <w:r w:rsidRPr="00853D7C">
        <w:rPr>
          <w:rFonts w:cs="Times New Roman"/>
          <w:lang w:val="en-US"/>
        </w:rPr>
        <w:t xml:space="preserve">. 2007 edition ed. Berlin ; New York: Springer, 2007. </w:t>
      </w:r>
    </w:p>
    <w:p w14:paraId="2BDD6119" w14:textId="77777777" w:rsidR="00853D7C" w:rsidRPr="00853D7C" w:rsidRDefault="00853D7C" w:rsidP="00853D7C">
      <w:pPr>
        <w:pStyle w:val="Bibliografia"/>
        <w:rPr>
          <w:rFonts w:cs="Times New Roman"/>
          <w:lang w:val="en-US"/>
        </w:rPr>
      </w:pPr>
      <w:r w:rsidRPr="00853D7C">
        <w:rPr>
          <w:rFonts w:cs="Times New Roman"/>
          <w:lang w:val="en-US"/>
        </w:rPr>
        <w:t xml:space="preserve">DOURISH, P.; BELLOTTI, V. Awareness and Coordination in Shared Workspaces. CSCW ’92, 1992, New York, NY, USA: ACM, 1992. p. 107–114. . Accessed: 5 mar. 2014. </w:t>
      </w:r>
    </w:p>
    <w:p w14:paraId="66E2C0A4" w14:textId="77777777" w:rsidR="00853D7C" w:rsidRPr="00853D7C" w:rsidRDefault="00853D7C" w:rsidP="00853D7C">
      <w:pPr>
        <w:pStyle w:val="Bibliografia"/>
        <w:rPr>
          <w:rFonts w:cs="Times New Roman"/>
          <w:lang w:val="en-US"/>
        </w:rPr>
      </w:pPr>
      <w:r w:rsidRPr="00853D7C">
        <w:rPr>
          <w:rFonts w:cs="Times New Roman"/>
          <w:lang w:val="en-US"/>
        </w:rPr>
        <w:t xml:space="preserve">ELSEN, S. VisGi: Visualizing Git branches. In: 2013 FIRST IEEE WORKING CONFERENCE ON SOFTWARE VISUALIZATION (VISSOFT), sep. 2013, Eindhoven, Netherlands: IEEE, sep. 2013. p. 1–4. </w:t>
      </w:r>
    </w:p>
    <w:p w14:paraId="24053523" w14:textId="77777777" w:rsidR="00853D7C" w:rsidRPr="00853D7C" w:rsidRDefault="00853D7C" w:rsidP="00853D7C">
      <w:pPr>
        <w:pStyle w:val="Bibliografia"/>
        <w:rPr>
          <w:rFonts w:cs="Times New Roman"/>
          <w:lang w:val="en-US"/>
        </w:rPr>
      </w:pPr>
      <w:r w:rsidRPr="00853D7C">
        <w:rPr>
          <w:rFonts w:cs="Times New Roman"/>
          <w:lang w:val="en-US"/>
        </w:rPr>
        <w:t xml:space="preserve">ESTUBLIER, J. Software configuration management: a roadmap. ICSE ’00, may 2000, New York, NY, USA: ACM, may 2000. p. 279–289. </w:t>
      </w:r>
    </w:p>
    <w:p w14:paraId="76D44638" w14:textId="77777777" w:rsidR="00853D7C" w:rsidRPr="00853D7C" w:rsidRDefault="00853D7C" w:rsidP="00853D7C">
      <w:pPr>
        <w:pStyle w:val="Bibliografia"/>
        <w:rPr>
          <w:rFonts w:cs="Times New Roman"/>
          <w:lang w:val="en-US"/>
        </w:rPr>
      </w:pPr>
      <w:r w:rsidRPr="00853D7C">
        <w:rPr>
          <w:rFonts w:cs="Times New Roman"/>
          <w:lang w:val="en-US"/>
        </w:rPr>
        <w:t xml:space="preserve">FITZPATRICK, G.; MARSHALL, P.; PHILLIPS, A. CVS Integration with Notification and Chat: Lightweight Software Team Collaboration. In: 20TH ANNIVERSARY CONFERENCE ON COMPUTER SUPPORTED COOPERATIVE WORK, CSCW ’06, 2006, New York, NY, USA: ACM, 2006. p. 49–58. . Accessed: 24 jun. 2014. </w:t>
      </w:r>
    </w:p>
    <w:p w14:paraId="4896CFA0" w14:textId="77777777" w:rsidR="00853D7C" w:rsidRPr="00853D7C" w:rsidRDefault="00853D7C" w:rsidP="00853D7C">
      <w:pPr>
        <w:pStyle w:val="Bibliografia"/>
        <w:rPr>
          <w:rFonts w:cs="Times New Roman"/>
          <w:lang w:val="en-US"/>
        </w:rPr>
      </w:pPr>
      <w:r w:rsidRPr="00853D7C">
        <w:rPr>
          <w:rFonts w:cs="Times New Roman"/>
          <w:lang w:val="en-US"/>
        </w:rPr>
        <w:t xml:space="preserve">FUKS, H.; RAPOSO, A.; GEROSA, M. A.; PIMENTEL, M.; LUCENA, C. J. The 3c collaboration model. In: KOCK, N. (Org.). </w:t>
      </w:r>
      <w:r w:rsidRPr="00853D7C">
        <w:rPr>
          <w:rFonts w:cs="Times New Roman"/>
          <w:i/>
          <w:iCs/>
          <w:lang w:val="en-US"/>
        </w:rPr>
        <w:t>The Encyclopedia of E-Collaboration</w:t>
      </w:r>
      <w:r w:rsidRPr="00853D7C">
        <w:rPr>
          <w:rFonts w:cs="Times New Roman"/>
          <w:lang w:val="en-US"/>
        </w:rPr>
        <w:t xml:space="preserve">. New York, NY, USA: Information Science Reference, 2007. p. 637–644. </w:t>
      </w:r>
    </w:p>
    <w:p w14:paraId="5CA7FB93" w14:textId="77777777" w:rsidR="00853D7C" w:rsidRPr="00853D7C" w:rsidRDefault="00853D7C" w:rsidP="00853D7C">
      <w:pPr>
        <w:pStyle w:val="Bibliografia"/>
        <w:rPr>
          <w:rFonts w:cs="Times New Roman"/>
          <w:lang w:val="en-US"/>
        </w:rPr>
      </w:pPr>
      <w:r w:rsidRPr="00853D7C">
        <w:rPr>
          <w:rFonts w:cs="Times New Roman"/>
          <w:lang w:val="en-US"/>
        </w:rPr>
        <w:t xml:space="preserve">GILBERT, E.; KARAHALIOS, K. LifeSource: Two CVS Visualizations. CHI EA ’06, 2006, New York, NY, USA: ACM, 2006. p. 791–796. . Accessed: 4 may 2014. </w:t>
      </w:r>
    </w:p>
    <w:p w14:paraId="336B1710" w14:textId="77777777" w:rsidR="00853D7C" w:rsidRPr="00853D7C" w:rsidRDefault="00853D7C" w:rsidP="00853D7C">
      <w:pPr>
        <w:pStyle w:val="Bibliografia"/>
        <w:rPr>
          <w:rFonts w:cs="Times New Roman"/>
          <w:lang w:val="en-US"/>
        </w:rPr>
      </w:pPr>
      <w:r w:rsidRPr="00853D7C">
        <w:rPr>
          <w:rFonts w:cs="Times New Roman"/>
          <w:lang w:val="en-US"/>
        </w:rPr>
        <w:t xml:space="preserve">GOODMAN, L. A. Snowball Sampling. </w:t>
      </w:r>
      <w:r w:rsidRPr="00853D7C">
        <w:rPr>
          <w:rFonts w:cs="Times New Roman"/>
          <w:i/>
          <w:iCs/>
          <w:lang w:val="en-US"/>
        </w:rPr>
        <w:t>The Annals of Mathematical Statistics</w:t>
      </w:r>
      <w:r w:rsidRPr="00853D7C">
        <w:rPr>
          <w:rFonts w:cs="Times New Roman"/>
          <w:lang w:val="en-US"/>
        </w:rPr>
        <w:t>, MR: MR124140Zbl: 0099.14203, v. 32, n. 1, p. 148–170, mar. 1961. Accessed: 31 jul. 2014.</w:t>
      </w:r>
    </w:p>
    <w:p w14:paraId="2E60806E" w14:textId="77777777" w:rsidR="00853D7C" w:rsidRPr="00853D7C" w:rsidRDefault="00853D7C" w:rsidP="00853D7C">
      <w:pPr>
        <w:pStyle w:val="Bibliografia"/>
        <w:rPr>
          <w:rFonts w:cs="Times New Roman"/>
          <w:lang w:val="en-US"/>
        </w:rPr>
      </w:pPr>
      <w:r w:rsidRPr="00853D7C">
        <w:rPr>
          <w:rFonts w:cs="Times New Roman"/>
          <w:lang w:val="en-US"/>
        </w:rPr>
        <w:t xml:space="preserve">GUIMARÃES, M. L.; SILVA, A. R. Improving early detection of software merge conflicts. ICSE 2012, jun. 2012, Piscataway, NJ, USA: IEEE Press, jun. 2012. p. 342–352. </w:t>
      </w:r>
    </w:p>
    <w:p w14:paraId="472BB79B" w14:textId="77777777" w:rsidR="00853D7C" w:rsidRPr="00853D7C" w:rsidRDefault="00853D7C" w:rsidP="00853D7C">
      <w:pPr>
        <w:pStyle w:val="Bibliografia"/>
        <w:rPr>
          <w:rFonts w:cs="Times New Roman"/>
          <w:lang w:val="en-US"/>
        </w:rPr>
      </w:pPr>
      <w:r w:rsidRPr="00853D7C">
        <w:rPr>
          <w:rFonts w:cs="Times New Roman"/>
          <w:lang w:val="en-US"/>
        </w:rPr>
        <w:t xml:space="preserve">GUTWIN, C.; GREENBERG, S.; ROSEMAN, M. Workspace Awareness in Real-Time Distributed Groupware: Framework, Widgets, and Evaluation - Springer. In: SASSE, M. A.; CUNNINGHAM, R. J.; WINDER, R. L. (Org.). </w:t>
      </w:r>
      <w:r w:rsidRPr="00853D7C">
        <w:rPr>
          <w:rFonts w:cs="Times New Roman"/>
          <w:i/>
          <w:iCs/>
          <w:lang w:val="en-US"/>
        </w:rPr>
        <w:t>People and Computers XI</w:t>
      </w:r>
      <w:r w:rsidRPr="00853D7C">
        <w:rPr>
          <w:rFonts w:cs="Times New Roman"/>
          <w:lang w:val="en-US"/>
        </w:rPr>
        <w:t xml:space="preserve">. London: Springer London, 1996. p. 281–298. . Accessed: 22 jun. 2014. </w:t>
      </w:r>
    </w:p>
    <w:p w14:paraId="732F7F43" w14:textId="77777777" w:rsidR="00853D7C" w:rsidRPr="00853D7C" w:rsidRDefault="00853D7C" w:rsidP="00853D7C">
      <w:pPr>
        <w:pStyle w:val="Bibliografia"/>
        <w:rPr>
          <w:rFonts w:cs="Times New Roman"/>
          <w:lang w:val="en-US"/>
        </w:rPr>
      </w:pPr>
      <w:r w:rsidRPr="00853D7C">
        <w:rPr>
          <w:rFonts w:cs="Times New Roman"/>
          <w:lang w:val="en-US"/>
        </w:rPr>
        <w:t xml:space="preserve">HOZUMI, T. </w:t>
      </w:r>
      <w:r w:rsidRPr="00853D7C">
        <w:rPr>
          <w:rFonts w:cs="Times New Roman"/>
          <w:i/>
          <w:iCs/>
          <w:lang w:val="en-US"/>
        </w:rPr>
        <w:t>Visugit</w:t>
      </w:r>
      <w:r w:rsidRPr="00853D7C">
        <w:rPr>
          <w:rFonts w:cs="Times New Roman"/>
          <w:lang w:val="en-US"/>
        </w:rPr>
        <w:t xml:space="preserve">. Available: &lt;https://github.com/hozumi/visugit&gt;. Accessed: 4 may 2014. </w:t>
      </w:r>
    </w:p>
    <w:p w14:paraId="003211E6" w14:textId="77777777" w:rsidR="00853D7C" w:rsidRPr="00853D7C" w:rsidRDefault="00853D7C" w:rsidP="00853D7C">
      <w:pPr>
        <w:pStyle w:val="Bibliografia"/>
        <w:rPr>
          <w:rFonts w:cs="Times New Roman"/>
          <w:lang w:val="en-US"/>
        </w:rPr>
      </w:pPr>
      <w:r w:rsidRPr="00853D7C">
        <w:rPr>
          <w:rFonts w:cs="Times New Roman"/>
          <w:lang w:val="en-US"/>
        </w:rPr>
        <w:t xml:space="preserve">LANZA, M. The Evolution Matrix: Recovering Software Evolution Using Software Visualization Techniques. IWPSE ’01, 2001, New York, NY, USA: ACM, 2001. p. 37–42. . Accessed: 15 feb. 2014. </w:t>
      </w:r>
    </w:p>
    <w:p w14:paraId="1BE54F0B" w14:textId="77777777" w:rsidR="00853D7C" w:rsidRPr="00853D7C" w:rsidRDefault="00853D7C" w:rsidP="00853D7C">
      <w:pPr>
        <w:pStyle w:val="Bibliografia"/>
        <w:rPr>
          <w:rFonts w:cs="Times New Roman"/>
        </w:rPr>
      </w:pPr>
      <w:r w:rsidRPr="00853D7C">
        <w:rPr>
          <w:rFonts w:cs="Times New Roman"/>
          <w:lang w:val="en-US"/>
        </w:rPr>
        <w:t xml:space="preserve">LEON, A. </w:t>
      </w:r>
      <w:r w:rsidRPr="00853D7C">
        <w:rPr>
          <w:rFonts w:cs="Times New Roman"/>
          <w:i/>
          <w:iCs/>
          <w:lang w:val="en-US"/>
        </w:rPr>
        <w:t>Software Configuration Management Handbook, Second Edition</w:t>
      </w:r>
      <w:r w:rsidRPr="00853D7C">
        <w:rPr>
          <w:rFonts w:cs="Times New Roman"/>
          <w:lang w:val="en-US"/>
        </w:rPr>
        <w:t xml:space="preserve">. </w:t>
      </w:r>
      <w:r w:rsidRPr="00853D7C">
        <w:rPr>
          <w:rFonts w:cs="Times New Roman"/>
        </w:rPr>
        <w:t xml:space="preserve">2. ed. Norwood, MA, USA: Artech House, 2004. </w:t>
      </w:r>
    </w:p>
    <w:p w14:paraId="47160C19" w14:textId="77777777" w:rsidR="00853D7C" w:rsidRPr="00853D7C" w:rsidRDefault="00853D7C" w:rsidP="00853D7C">
      <w:pPr>
        <w:pStyle w:val="Bibliografia"/>
        <w:rPr>
          <w:rFonts w:cs="Times New Roman"/>
        </w:rPr>
      </w:pPr>
      <w:r w:rsidRPr="00853D7C">
        <w:rPr>
          <w:rFonts w:cs="Times New Roman"/>
        </w:rPr>
        <w:t xml:space="preserve">MURTA, L. G. P. </w:t>
      </w:r>
      <w:r w:rsidRPr="00853D7C">
        <w:rPr>
          <w:rFonts w:cs="Times New Roman"/>
          <w:i/>
          <w:iCs/>
        </w:rPr>
        <w:t>Gerência de Configuração no Desenvolvimento Baseado em Componentes</w:t>
      </w:r>
      <w:r w:rsidRPr="00853D7C">
        <w:rPr>
          <w:rFonts w:cs="Times New Roman"/>
        </w:rPr>
        <w:t xml:space="preserve">. 2006. 213 f. UFRJ, COPPE, Rio de Janeiro, Brasil, 2006. </w:t>
      </w:r>
    </w:p>
    <w:p w14:paraId="33DAFEAA" w14:textId="77777777" w:rsidR="00853D7C" w:rsidRPr="00853D7C" w:rsidRDefault="00853D7C" w:rsidP="00853D7C">
      <w:pPr>
        <w:pStyle w:val="Bibliografia"/>
        <w:rPr>
          <w:rFonts w:cs="Times New Roman"/>
          <w:lang w:val="en-US"/>
        </w:rPr>
      </w:pPr>
      <w:r w:rsidRPr="00853D7C">
        <w:rPr>
          <w:rFonts w:cs="Times New Roman"/>
        </w:rPr>
        <w:t xml:space="preserve">PRESTON-WERNER, T. </w:t>
      </w:r>
      <w:r w:rsidRPr="00853D7C">
        <w:rPr>
          <w:rFonts w:cs="Times New Roman"/>
          <w:i/>
          <w:iCs/>
        </w:rPr>
        <w:t>GitHub’s Network Graph</w:t>
      </w:r>
      <w:r w:rsidRPr="00853D7C">
        <w:rPr>
          <w:rFonts w:cs="Times New Roman"/>
        </w:rPr>
        <w:t xml:space="preserve">. </w:t>
      </w:r>
      <w:r w:rsidRPr="00853D7C">
        <w:rPr>
          <w:rFonts w:cs="Times New Roman"/>
          <w:lang w:val="en-US"/>
        </w:rPr>
        <w:t xml:space="preserve">Available: &lt;https://github.com/blog/39-say-hello-to-the-network-graph-visualizer&gt;. Accessed: 16 feb. 2014. </w:t>
      </w:r>
    </w:p>
    <w:p w14:paraId="73688297" w14:textId="77777777" w:rsidR="00853D7C" w:rsidRPr="00853D7C" w:rsidRDefault="00853D7C" w:rsidP="00853D7C">
      <w:pPr>
        <w:pStyle w:val="Bibliografia"/>
        <w:rPr>
          <w:rFonts w:cs="Times New Roman"/>
          <w:lang w:val="en-US"/>
        </w:rPr>
      </w:pPr>
      <w:r w:rsidRPr="00853D7C">
        <w:rPr>
          <w:rFonts w:cs="Times New Roman"/>
          <w:lang w:val="en-US"/>
        </w:rPr>
        <w:t xml:space="preserve">ROCHKIND, M. J. The source code control system. </w:t>
      </w:r>
      <w:r w:rsidRPr="00853D7C">
        <w:rPr>
          <w:rFonts w:cs="Times New Roman"/>
          <w:i/>
          <w:iCs/>
          <w:lang w:val="en-US"/>
        </w:rPr>
        <w:t>IEEE Transactions on Software Engineering. (TSE)</w:t>
      </w:r>
      <w:r w:rsidRPr="00853D7C">
        <w:rPr>
          <w:rFonts w:cs="Times New Roman"/>
          <w:lang w:val="en-US"/>
        </w:rPr>
        <w:t>, v. 1, n. 4, p. 364–470, dec. 1975. Accessed: 28 aug. 2012.</w:t>
      </w:r>
    </w:p>
    <w:p w14:paraId="0B66DBF6" w14:textId="77777777" w:rsidR="00853D7C" w:rsidRPr="00853D7C" w:rsidRDefault="00853D7C" w:rsidP="00853D7C">
      <w:pPr>
        <w:pStyle w:val="Bibliografia"/>
        <w:rPr>
          <w:rFonts w:cs="Times New Roman"/>
          <w:lang w:val="en-US"/>
        </w:rPr>
      </w:pPr>
      <w:r w:rsidRPr="00853D7C">
        <w:rPr>
          <w:rFonts w:cs="Times New Roman"/>
          <w:lang w:val="en-US"/>
        </w:rPr>
        <w:t xml:space="preserve">SARMA, A.; REDMILES, D. F.; VAN DER HOEK, A. Palantir: Early Detection of Development Conflicts Arising from Parallel Code Changes. </w:t>
      </w:r>
      <w:r w:rsidRPr="00853D7C">
        <w:rPr>
          <w:rFonts w:cs="Times New Roman"/>
          <w:i/>
          <w:iCs/>
          <w:lang w:val="en-US"/>
        </w:rPr>
        <w:t>IEEE Transactions on Software Engineering</w:t>
      </w:r>
      <w:r w:rsidRPr="00853D7C">
        <w:rPr>
          <w:rFonts w:cs="Times New Roman"/>
          <w:lang w:val="en-US"/>
        </w:rPr>
        <w:t>, v. 38, n. 4, p. 889 –908, aug. 2012.</w:t>
      </w:r>
    </w:p>
    <w:p w14:paraId="04111EA6" w14:textId="77777777" w:rsidR="00853D7C" w:rsidRPr="00853D7C" w:rsidRDefault="00853D7C" w:rsidP="00853D7C">
      <w:pPr>
        <w:pStyle w:val="Bibliografia"/>
        <w:rPr>
          <w:rFonts w:cs="Times New Roman"/>
          <w:lang w:val="en-US"/>
        </w:rPr>
      </w:pPr>
      <w:r w:rsidRPr="00853D7C">
        <w:rPr>
          <w:rFonts w:cs="Times New Roman"/>
          <w:lang w:val="en-US"/>
        </w:rPr>
        <w:t xml:space="preserve">STEINMACHER, I.; CHAVES, A.; GEROSA, M. Awareness Support in Distributed Software Development: A Systematic Review and Mapping of the Literature. </w:t>
      </w:r>
      <w:r w:rsidRPr="00853D7C">
        <w:rPr>
          <w:rFonts w:cs="Times New Roman"/>
          <w:i/>
          <w:iCs/>
          <w:lang w:val="en-US"/>
        </w:rPr>
        <w:t>Computer Supported Cooperative Work (CSCW)</w:t>
      </w:r>
      <w:r w:rsidRPr="00853D7C">
        <w:rPr>
          <w:rFonts w:cs="Times New Roman"/>
          <w:lang w:val="en-US"/>
        </w:rPr>
        <w:t>, p. 1–46, may 2012. Accessed: 14 oct. 2012.</w:t>
      </w:r>
    </w:p>
    <w:p w14:paraId="1FD17536" w14:textId="77777777" w:rsidR="00853D7C" w:rsidRPr="00853D7C" w:rsidRDefault="00853D7C" w:rsidP="00853D7C">
      <w:pPr>
        <w:pStyle w:val="Bibliografia"/>
        <w:rPr>
          <w:rFonts w:cs="Times New Roman"/>
          <w:lang w:val="en-US"/>
        </w:rPr>
      </w:pPr>
      <w:r w:rsidRPr="00853D7C">
        <w:rPr>
          <w:rFonts w:cs="Times New Roman"/>
          <w:lang w:val="en-US"/>
        </w:rPr>
        <w:t xml:space="preserve">VOINEA, L.; TELEA, A.; VAN WIJK, J. J. CVSscan: Visualization of Code Evolution. SoftVis ’05, 2005, New York, NY, USA: ACM, 2005. p. 47–56. . Accessed: 23 apr. 2014. </w:t>
      </w:r>
    </w:p>
    <w:p w14:paraId="04E9E0AA" w14:textId="418A6738" w:rsidR="00895E77" w:rsidRPr="00B650EC" w:rsidRDefault="00871856" w:rsidP="000C17B3">
      <w:pPr>
        <w:pStyle w:val="Bibliografia"/>
        <w:rPr>
          <w:lang w:val="en-US"/>
        </w:rPr>
      </w:pPr>
      <w:r w:rsidRPr="00B650EC">
        <w:rPr>
          <w:lang w:val="en-US"/>
        </w:rPr>
        <w:fldChar w:fldCharType="end"/>
      </w:r>
    </w:p>
    <w:sectPr w:rsidR="00895E77" w:rsidRPr="00B650EC" w:rsidSect="001C7BBB">
      <w:headerReference w:type="default" r:id="rId37"/>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Leonardo Murta" w:date="2014-08-13T10:02:00Z" w:initials="LM">
    <w:p w14:paraId="32AE6507" w14:textId="77777777" w:rsidR="00853D7C" w:rsidRDefault="00853D7C">
      <w:pPr>
        <w:pStyle w:val="Textodecomentrio"/>
      </w:pPr>
      <w:r>
        <w:rPr>
          <w:rStyle w:val="Refdecomentrio"/>
        </w:rPr>
        <w:annotationRef/>
      </w:r>
      <w:r>
        <w:t>Lembre de colocar por extenso na primeira ocorrência.</w:t>
      </w:r>
    </w:p>
    <w:p w14:paraId="0F96B333" w14:textId="77777777" w:rsidR="00853D7C" w:rsidRDefault="00853D7C">
      <w:pPr>
        <w:pStyle w:val="Textodecomentrio"/>
      </w:pPr>
    </w:p>
    <w:p w14:paraId="236574BC" w14:textId="063C1589" w:rsidR="00853D7C" w:rsidRDefault="00853D7C">
      <w:pPr>
        <w:pStyle w:val="Textodecomentrio"/>
      </w:pPr>
      <w:r>
        <w:t>Ajuste no restante do documento.</w:t>
      </w:r>
    </w:p>
  </w:comment>
  <w:comment w:id="7" w:author="Leonardo Murta" w:date="2014-08-13T10:01:00Z" w:initials="LM">
    <w:p w14:paraId="76AF3643" w14:textId="77777777" w:rsidR="00853D7C" w:rsidRDefault="00853D7C">
      <w:pPr>
        <w:pStyle w:val="Textodecomentrio"/>
      </w:pPr>
      <w:r>
        <w:rPr>
          <w:rStyle w:val="Refdecomentrio"/>
        </w:rPr>
        <w:annotationRef/>
      </w:r>
      <w:r>
        <w:t>Citação direta, que faz parte do texto, não é assim. Deveria ser “According to MURTA (2006), ...”. Basta editar a citação e marcar para suprimir o autor, aí vc coloca o autor no texto.</w:t>
      </w:r>
    </w:p>
    <w:p w14:paraId="3AC1A9BE" w14:textId="77777777" w:rsidR="00853D7C" w:rsidRDefault="00853D7C">
      <w:pPr>
        <w:pStyle w:val="Textodecomentrio"/>
      </w:pPr>
    </w:p>
    <w:p w14:paraId="676683AC" w14:textId="3299AC2D" w:rsidR="00853D7C" w:rsidRDefault="00853D7C">
      <w:pPr>
        <w:pStyle w:val="Textodecomentrio"/>
      </w:pPr>
      <w:r>
        <w:t>Ajuste no restante do documento.</w:t>
      </w:r>
    </w:p>
  </w:comment>
  <w:comment w:id="19" w:author="Leonardo Murta" w:date="2014-08-13T10:04:00Z" w:initials="LM">
    <w:p w14:paraId="6B7F6FCC" w14:textId="0F9C6DFF" w:rsidR="00853D7C" w:rsidRDefault="00853D7C">
      <w:pPr>
        <w:pStyle w:val="Textodecomentrio"/>
      </w:pPr>
      <w:r>
        <w:rPr>
          <w:rStyle w:val="Refdecomentrio"/>
        </w:rPr>
        <w:annotationRef/>
      </w:r>
      <w:r>
        <w:t>Aqui achei que vc fez um gol contra. Informação de topologia, por exemplo, não está toda no rep. Isso motivou vc a ter um BD e clientes locais coletando informação. Tome cuidado para vc não desmerecer seu trabalho com essa frase.</w:t>
      </w:r>
    </w:p>
  </w:comment>
  <w:comment w:id="24" w:author="Leonardo Murta" w:date="2014-08-13T10:05:00Z" w:initials="LM">
    <w:p w14:paraId="6CAF1808" w14:textId="71A4FC98" w:rsidR="00853D7C" w:rsidRDefault="00853D7C">
      <w:pPr>
        <w:pStyle w:val="Textodecomentrio"/>
      </w:pPr>
      <w:r>
        <w:rPr>
          <w:rStyle w:val="Refdecomentrio"/>
        </w:rPr>
        <w:annotationRef/>
      </w:r>
      <w:r>
        <w:t>Sempre que vc usar uma figura que veio de outro lugar, cite a fonte.</w:t>
      </w:r>
    </w:p>
  </w:comment>
  <w:comment w:id="25" w:author="Leonardo Murta" w:date="2014-08-13T10:41:00Z" w:initials="LM">
    <w:p w14:paraId="48F55671" w14:textId="311CB559" w:rsidR="00853D7C" w:rsidRDefault="00853D7C">
      <w:pPr>
        <w:pStyle w:val="Textodecomentrio"/>
      </w:pPr>
      <w:r>
        <w:rPr>
          <w:rStyle w:val="Refdecomentrio"/>
        </w:rPr>
        <w:annotationRef/>
      </w:r>
      <w:r>
        <w:t>A nota de rodapé aparece para mim aqui com só uma linha. Será que é problema do meu word no Mac? Garanta que aparece ok aí para vc.</w:t>
      </w:r>
    </w:p>
  </w:comment>
  <w:comment w:id="27" w:author="Leonardo Murta" w:date="2014-08-16T07:59:00Z" w:initials="LM">
    <w:p w14:paraId="2265E40E" w14:textId="1D955F22" w:rsidR="00853D7C" w:rsidRDefault="00853D7C">
      <w:pPr>
        <w:pStyle w:val="Textodecomentrio"/>
      </w:pPr>
      <w:r>
        <w:rPr>
          <w:rStyle w:val="Refdecomentrio"/>
        </w:rPr>
        <w:annotationRef/>
      </w:r>
      <w:r>
        <w:t>Tente evitar o uso de we nesse sentido. Não tem problema falar que nós fizemos algo. Mas nesse sentido hipotético seria melhor falar que se um desenvolvedor precisa fazer algo...</w:t>
      </w:r>
    </w:p>
  </w:comment>
  <w:comment w:id="37" w:author="Leonardo Murta" w:date="2014-08-16T08:04:00Z" w:initials="LM">
    <w:p w14:paraId="73ADFEF6" w14:textId="7E5752D7" w:rsidR="00853D7C" w:rsidRDefault="00853D7C">
      <w:pPr>
        <w:pStyle w:val="Textodecomentrio"/>
      </w:pPr>
      <w:r>
        <w:rPr>
          <w:rStyle w:val="Refdecomentrio"/>
        </w:rPr>
        <w:annotationRef/>
      </w:r>
      <w:r>
        <w:t>Como disse antes, reveja o uso de we. Falar que nós fizemos uma ferramenta é ok. Mas falar we hipoteticamente não fica legal.</w:t>
      </w:r>
    </w:p>
  </w:comment>
  <w:comment w:id="39" w:author="Leonardo Murta" w:date="2014-08-16T08:20:00Z" w:initials="LM">
    <w:p w14:paraId="24CB30FD" w14:textId="7EBFD8D2" w:rsidR="00853D7C" w:rsidRDefault="00853D7C">
      <w:pPr>
        <w:pStyle w:val="Textodecomentrio"/>
      </w:pPr>
      <w:r>
        <w:rPr>
          <w:rStyle w:val="Refdecomentrio"/>
        </w:rPr>
        <w:annotationRef/>
      </w:r>
      <w:r>
        <w:t>Aqui tem mais do que clone. Tem tb o pull para juntar os clones.</w:t>
      </w:r>
    </w:p>
  </w:comment>
  <w:comment w:id="40" w:author="Leonardo Murta" w:date="2014-08-16T08:06:00Z" w:initials="LM">
    <w:p w14:paraId="3B2BFA81" w14:textId="2ECE9630" w:rsidR="00853D7C" w:rsidRDefault="00853D7C">
      <w:pPr>
        <w:pStyle w:val="Textodecomentrio"/>
      </w:pPr>
      <w:r>
        <w:rPr>
          <w:rStyle w:val="Refdecomentrio"/>
        </w:rPr>
        <w:annotationRef/>
      </w:r>
      <w:r>
        <w:t>???</w:t>
      </w:r>
    </w:p>
  </w:comment>
  <w:comment w:id="41" w:author="Leonardo Murta" w:date="2014-08-16T08:07:00Z" w:initials="LM">
    <w:p w14:paraId="5737D98D" w14:textId="0DBBC580" w:rsidR="00853D7C" w:rsidRDefault="00853D7C">
      <w:pPr>
        <w:pStyle w:val="Textodecomentrio"/>
      </w:pPr>
      <w:r>
        <w:rPr>
          <w:rStyle w:val="Refdecomentrio"/>
        </w:rPr>
        <w:annotationRef/>
      </w:r>
      <w:r>
        <w:t>Acho que o clone é um fork. Ele gera branches no momento do push.</w:t>
      </w:r>
    </w:p>
  </w:comment>
  <w:comment w:id="51" w:author="Leonardo Murta" w:date="2014-08-16T08:13:00Z" w:initials="LM">
    <w:p w14:paraId="336C2AF4" w14:textId="3EEF7842" w:rsidR="00853D7C" w:rsidRDefault="00853D7C">
      <w:pPr>
        <w:pStyle w:val="Textodecomentrio"/>
      </w:pPr>
      <w:r>
        <w:rPr>
          <w:rStyle w:val="Refdecomentrio"/>
        </w:rPr>
        <w:annotationRef/>
      </w:r>
      <w:r>
        <w:t>Não faltou uma última figura mostrando o estado final do repositório original, ou ao menos uma frase falando que o estado final do repositório original após o push é igual ao estado final do clone C?</w:t>
      </w:r>
    </w:p>
  </w:comment>
  <w:comment w:id="53" w:author="Leonardo Murta" w:date="2014-08-16T08:29:00Z" w:initials="LM">
    <w:p w14:paraId="627149BD" w14:textId="7A07BF88" w:rsidR="00853D7C" w:rsidRDefault="00853D7C">
      <w:pPr>
        <w:pStyle w:val="Textodecomentrio"/>
      </w:pPr>
      <w:r>
        <w:rPr>
          <w:rStyle w:val="Refdecomentrio"/>
        </w:rPr>
        <w:annotationRef/>
      </w:r>
      <w:r>
        <w:t>Será que é necessário entrar nesse nível de detalhe? Fico com medo de confundir o leitor, visto que vc já explicou o pull/push e está voltando para explicar o fetch e, ao mesmo tempo, explicando tracked e non-tracked branches (repare que tracking ocorre tanto com pull quanto com fetch). Ou seja, não ficou claro para mim o propósito dessa seção (explicar a diferença de pull e fetch ou tracking) e se ela é de fato necessária para o entendimento da sua abordagem.</w:t>
      </w:r>
    </w:p>
    <w:p w14:paraId="43A973E1" w14:textId="77777777" w:rsidR="00853D7C" w:rsidRDefault="00853D7C">
      <w:pPr>
        <w:pStyle w:val="Textodecomentrio"/>
      </w:pPr>
    </w:p>
    <w:p w14:paraId="56CF4578" w14:textId="6EF7A861" w:rsidR="00853D7C" w:rsidRDefault="00853D7C">
      <w:pPr>
        <w:pStyle w:val="Textodecomentrio"/>
      </w:pPr>
      <w:r>
        <w:t>Em suma, tenho a impressão que poderia ter uma seção sobre clone (fork), uma seção sobre integração (pull/fetch e push), uma seção sobre branch tracking e uma seção sobre branch anônimo. Assim, cada seção ficaria mais coesa.</w:t>
      </w:r>
    </w:p>
  </w:comment>
  <w:comment w:id="55" w:author="Leonardo Murta" w:date="2014-08-16T08:18:00Z" w:initials="LM">
    <w:p w14:paraId="55D81534" w14:textId="512DB106" w:rsidR="00853D7C" w:rsidRDefault="00853D7C">
      <w:pPr>
        <w:pStyle w:val="Textodecomentrio"/>
      </w:pPr>
      <w:r>
        <w:rPr>
          <w:rStyle w:val="Refdecomentrio"/>
        </w:rPr>
        <w:annotationRef/>
      </w:r>
      <w:r>
        <w:t>O “o” de origin não é minúsculo?</w:t>
      </w:r>
    </w:p>
  </w:comment>
  <w:comment w:id="56" w:author="Leonardo Murta" w:date="2014-08-16T08:16:00Z" w:initials="LM">
    <w:p w14:paraId="05CF28A7" w14:textId="43490448" w:rsidR="00853D7C" w:rsidRDefault="00853D7C">
      <w:pPr>
        <w:pStyle w:val="Textodecomentrio"/>
      </w:pPr>
      <w:r>
        <w:rPr>
          <w:rStyle w:val="Refdecomentrio"/>
        </w:rPr>
        <w:annotationRef/>
      </w:r>
      <w:r>
        <w:t>Tracked e non-tracked não seria melhor?</w:t>
      </w:r>
    </w:p>
  </w:comment>
  <w:comment w:id="57" w:author="Leonardo Murta" w:date="2014-08-16T08:17:00Z" w:initials="LM">
    <w:p w14:paraId="594BE953" w14:textId="593809AD" w:rsidR="00853D7C" w:rsidRDefault="00853D7C">
      <w:pPr>
        <w:pStyle w:val="Textodecomentrio"/>
      </w:pPr>
      <w:r>
        <w:rPr>
          <w:rStyle w:val="Refdecomentrio"/>
        </w:rPr>
        <w:annotationRef/>
      </w:r>
      <w:r>
        <w:t>Não seria origin/master</w:t>
      </w:r>
    </w:p>
  </w:comment>
  <w:comment w:id="60" w:author="Leonardo Murta" w:date="2014-08-16T08:23:00Z" w:initials="LM">
    <w:p w14:paraId="1E51B9CB" w14:textId="0B805BBA" w:rsidR="00853D7C" w:rsidRDefault="00853D7C">
      <w:pPr>
        <w:pStyle w:val="Textodecomentrio"/>
      </w:pPr>
      <w:r>
        <w:rPr>
          <w:rStyle w:val="Refdecomentrio"/>
        </w:rPr>
        <w:annotationRef/>
      </w:r>
      <w:r>
        <w:t>Rever.</w:t>
      </w:r>
    </w:p>
  </w:comment>
  <w:comment w:id="63" w:author="Leonardo Murta" w:date="2014-08-16T08:32:00Z" w:initials="LM">
    <w:p w14:paraId="61057552" w14:textId="0C5A6D70" w:rsidR="00853D7C" w:rsidRDefault="00853D7C">
      <w:pPr>
        <w:pStyle w:val="Textodecomentrio"/>
      </w:pPr>
      <w:r>
        <w:rPr>
          <w:rStyle w:val="Refdecomentrio"/>
        </w:rPr>
        <w:annotationRef/>
      </w:r>
      <w:r>
        <w:t>Não entendi pq esse parágrafo está aqui. Esse capítulo é de trabalhos relacionados, não da sua abordagem. Passe essa discussão para o capítulo da sua abordagem.</w:t>
      </w:r>
    </w:p>
  </w:comment>
  <w:comment w:id="64" w:author="Leonardo Murta" w:date="2014-08-16T08:41:00Z" w:initials="LM">
    <w:p w14:paraId="1481A2C2" w14:textId="1B26205B" w:rsidR="00853D7C" w:rsidRDefault="00853D7C">
      <w:pPr>
        <w:pStyle w:val="Textodecomentrio"/>
      </w:pPr>
      <w:r>
        <w:rPr>
          <w:rStyle w:val="Refdecomentrio"/>
        </w:rPr>
        <w:annotationRef/>
      </w:r>
      <w:r>
        <w:t xml:space="preserve">Por que similar e não snowbaling em si? Achei essa sua referencia meio fora de contexto, pois é para entrevista. Veja esse artigo: </w:t>
      </w:r>
      <w:hyperlink r:id="rId1" w:history="1">
        <w:r w:rsidRPr="009547BB">
          <w:rPr>
            <w:rStyle w:val="Hyperlink"/>
          </w:rPr>
          <w:t>http://ieeexplore.ieee.org/stamp/stamp.jsp?tp=&amp;arnumber=6475394</w:t>
        </w:r>
      </w:hyperlink>
      <w:r>
        <w:t>. Ele cita esse outro (</w:t>
      </w:r>
      <w:r w:rsidRPr="00EA201D">
        <w:t>http://www.jsu.edu/depart/ccba/featherstone/451/writeLitReview.pdf</w:t>
      </w:r>
      <w:r>
        <w:t>) como precursor de snowballing para revisão da literatura.</w:t>
      </w:r>
    </w:p>
  </w:comment>
  <w:comment w:id="65" w:author="Leonardo Murta" w:date="2014-08-16T08:44:00Z" w:initials="LM">
    <w:p w14:paraId="18AA18E4" w14:textId="5F93D360" w:rsidR="00853D7C" w:rsidRDefault="00853D7C">
      <w:pPr>
        <w:pStyle w:val="Textodecomentrio"/>
      </w:pPr>
      <w:r>
        <w:rPr>
          <w:rStyle w:val="Refdecomentrio"/>
        </w:rPr>
        <w:annotationRef/>
      </w:r>
      <w:r>
        <w:t>Como assim buscou na indústria com keywords? Está confuso isso.</w:t>
      </w:r>
    </w:p>
  </w:comment>
  <w:comment w:id="66" w:author="Leonardo Murta" w:date="2014-08-16T08:43:00Z" w:initials="LM">
    <w:p w14:paraId="0D1F499F" w14:textId="452205B9" w:rsidR="00853D7C" w:rsidRDefault="00853D7C">
      <w:pPr>
        <w:pStyle w:val="Textodecomentrio"/>
      </w:pPr>
      <w:r>
        <w:rPr>
          <w:rStyle w:val="Refdecomentrio"/>
        </w:rPr>
        <w:annotationRef/>
      </w:r>
      <w:r>
        <w:t>Muito genérico.</w:t>
      </w:r>
    </w:p>
  </w:comment>
  <w:comment w:id="67" w:author="Leonardo Murta" w:date="2014-08-16T08:45:00Z" w:initials="LM">
    <w:p w14:paraId="31E01D5A" w14:textId="199850A6" w:rsidR="00853D7C" w:rsidRDefault="00853D7C">
      <w:pPr>
        <w:pStyle w:val="Textodecomentrio"/>
      </w:pPr>
      <w:r>
        <w:rPr>
          <w:rStyle w:val="Refdecomentrio"/>
        </w:rPr>
        <w:annotationRef/>
      </w:r>
      <w:r>
        <w:t>Como assim? Acho que removeria isso.</w:t>
      </w:r>
    </w:p>
  </w:comment>
  <w:comment w:id="70" w:author="Leonardo Murta" w:date="2014-08-16T08:48:00Z" w:initials="LM">
    <w:p w14:paraId="691B61DF" w14:textId="39CA9175" w:rsidR="00853D7C" w:rsidRDefault="00853D7C">
      <w:pPr>
        <w:pStyle w:val="Textodecomentrio"/>
      </w:pPr>
      <w:r>
        <w:rPr>
          <w:rStyle w:val="Refdecomentrio"/>
        </w:rPr>
        <w:annotationRef/>
      </w:r>
      <w:r>
        <w:t>Senti falta de uma discussão ao final posicionando os aspectos positivos dessas abordagens e por que elas não são suficientes para resolver o problema que vc está tratando.</w:t>
      </w:r>
    </w:p>
    <w:p w14:paraId="465B5B4E" w14:textId="77777777" w:rsidR="00853D7C" w:rsidRDefault="00853D7C">
      <w:pPr>
        <w:pStyle w:val="Textodecomentrio"/>
      </w:pPr>
    </w:p>
    <w:p w14:paraId="64920EDC" w14:textId="285B40AD" w:rsidR="00853D7C" w:rsidRDefault="00853D7C">
      <w:pPr>
        <w:pStyle w:val="Textodecomentrio"/>
      </w:pPr>
      <w:r>
        <w:t>Cada uma das três seções de abordagens poderia ter isso ao final.</w:t>
      </w:r>
    </w:p>
  </w:comment>
  <w:comment w:id="73" w:author="Leonardo Murta" w:date="2014-08-16T09:02:00Z" w:initials="LM">
    <w:p w14:paraId="1C1B84D7" w14:textId="15836233" w:rsidR="00853D7C" w:rsidRDefault="00853D7C">
      <w:pPr>
        <w:pStyle w:val="Textodecomentrio"/>
      </w:pPr>
      <w:r>
        <w:rPr>
          <w:rStyle w:val="Refdecomentrio"/>
        </w:rPr>
        <w:annotationRef/>
      </w:r>
      <w:r>
        <w:t>Aqui, novamente, senti falta de uma discussão sobre os aspectos positivos, para atenuar o problema que vc trouxe na intro, e por que cada abordagem não resolve o problema.</w:t>
      </w:r>
    </w:p>
  </w:comment>
  <w:comment w:id="74" w:author="Leonardo Murta" w:date="2014-08-16T08:50:00Z" w:initials="LM">
    <w:p w14:paraId="2937DA71" w14:textId="56CDF00D" w:rsidR="00853D7C" w:rsidRDefault="00853D7C">
      <w:pPr>
        <w:pStyle w:val="Textodecomentrio"/>
      </w:pPr>
      <w:r>
        <w:rPr>
          <w:rStyle w:val="Refdecomentrio"/>
        </w:rPr>
        <w:annotationRef/>
      </w:r>
      <w:r>
        <w:t>Showing... shown</w:t>
      </w:r>
    </w:p>
  </w:comment>
  <w:comment w:id="76" w:author="Leonardo Murta" w:date="2014-08-16T08:52:00Z" w:initials="LM">
    <w:p w14:paraId="7DFE9B17" w14:textId="51ABED7C" w:rsidR="00853D7C" w:rsidRDefault="00853D7C">
      <w:pPr>
        <w:pStyle w:val="Textodecomentrio"/>
      </w:pPr>
      <w:r>
        <w:rPr>
          <w:rStyle w:val="Refdecomentrio"/>
        </w:rPr>
        <w:annotationRef/>
      </w:r>
      <w:r>
        <w:t>Author parece que vc está falando do autor do artigo. Seria developers? Se for, ajuste e revise a frase.</w:t>
      </w:r>
    </w:p>
  </w:comment>
  <w:comment w:id="78" w:author="Leonardo Murta" w:date="2014-08-16T08:54:00Z" w:initials="LM">
    <w:p w14:paraId="7CC36BE5" w14:textId="0DADEBAE" w:rsidR="00853D7C" w:rsidRDefault="00853D7C">
      <w:pPr>
        <w:pStyle w:val="Textodecomentrio"/>
      </w:pPr>
      <w:r>
        <w:rPr>
          <w:rStyle w:val="Refdecomentrio"/>
        </w:rPr>
        <w:annotationRef/>
      </w:r>
      <w:r>
        <w:t>Não entendi.</w:t>
      </w:r>
    </w:p>
  </w:comment>
  <w:comment w:id="79" w:author="Leonardo Murta" w:date="2014-08-16T08:54:00Z" w:initials="LM">
    <w:p w14:paraId="2EA9A5E7" w14:textId="21E86022" w:rsidR="00853D7C" w:rsidRDefault="00853D7C">
      <w:pPr>
        <w:pStyle w:val="Textodecomentrio"/>
      </w:pPr>
      <w:r>
        <w:rPr>
          <w:rStyle w:val="Refdecomentrio"/>
        </w:rPr>
        <w:annotationRef/>
      </w:r>
      <w:r>
        <w:t>O que é visualization runtime?</w:t>
      </w:r>
    </w:p>
  </w:comment>
  <w:comment w:id="80" w:author="Leonardo Murta" w:date="2014-08-16T08:57:00Z" w:initials="LM">
    <w:p w14:paraId="02952625" w14:textId="3B83A237" w:rsidR="00853D7C" w:rsidRDefault="00853D7C">
      <w:pPr>
        <w:pStyle w:val="Textodecomentrio"/>
      </w:pPr>
      <w:r>
        <w:rPr>
          <w:rStyle w:val="Refdecomentrio"/>
        </w:rPr>
        <w:annotationRef/>
      </w:r>
      <w:r>
        <w:t>Não sei se é esse o ponto que vc deveria bater. Pense no seu problema. Vc está preocupado com percepção em DVCS, considerando as várias possibilidades de ramificação (explícita e implícita). Como essas abordagens tratam isso?</w:t>
      </w:r>
    </w:p>
    <w:p w14:paraId="69F01C89" w14:textId="77777777" w:rsidR="00853D7C" w:rsidRDefault="00853D7C">
      <w:pPr>
        <w:pStyle w:val="Textodecomentrio"/>
      </w:pPr>
    </w:p>
    <w:p w14:paraId="43F2E7C7" w14:textId="25195070" w:rsidR="00853D7C" w:rsidRDefault="00853D7C">
      <w:pPr>
        <w:pStyle w:val="Textodecomentrio"/>
      </w:pPr>
      <w:r>
        <w:t xml:space="preserve">A pergunta que fica na cabeça do leitor é: será que eu preciso de mais uma abordagem para tratar esse problema, já que existem essas abordagens todas? Sua missão é convencer o leitor que precisa. </w:t>
      </w:r>
    </w:p>
  </w:comment>
  <w:comment w:id="82" w:author="Leonardo Murta" w:date="2014-08-16T09:01:00Z" w:initials="LM">
    <w:p w14:paraId="0078A2A5" w14:textId="1B9E0F9C" w:rsidR="00853D7C" w:rsidRDefault="00853D7C">
      <w:pPr>
        <w:pStyle w:val="Textodecomentrio"/>
      </w:pPr>
      <w:r>
        <w:rPr>
          <w:rStyle w:val="Refdecomentrio"/>
        </w:rPr>
        <w:annotationRef/>
      </w:r>
      <w:r>
        <w:t>Não entendi o que vc quer dizer por “up to date design”.  Em português seria “projeto atual”.</w:t>
      </w:r>
    </w:p>
  </w:comment>
  <w:comment w:id="84" w:author="Leonardo Murta" w:date="2014-08-16T09:04:00Z" w:initials="LM">
    <w:p w14:paraId="25B8BB0F" w14:textId="4C07831E" w:rsidR="00853D7C" w:rsidRDefault="00853D7C">
      <w:pPr>
        <w:pStyle w:val="Textodecomentrio"/>
      </w:pPr>
      <w:r>
        <w:rPr>
          <w:rStyle w:val="Refdecomentrio"/>
        </w:rPr>
        <w:annotationRef/>
      </w:r>
      <w:r>
        <w:t>O que seria isso?</w:t>
      </w:r>
    </w:p>
  </w:comment>
  <w:comment w:id="86" w:author="Leonardo Murta" w:date="2014-08-16T09:05:00Z" w:initials="LM">
    <w:p w14:paraId="14E0C010" w14:textId="632EC924" w:rsidR="00853D7C" w:rsidRDefault="00853D7C">
      <w:pPr>
        <w:pStyle w:val="Textodecomentrio"/>
      </w:pPr>
      <w:r>
        <w:rPr>
          <w:rStyle w:val="Refdecomentrio"/>
        </w:rPr>
        <w:annotationRef/>
      </w:r>
      <w:r>
        <w:t>Isso é o mesmo que continuous merge?</w:t>
      </w:r>
    </w:p>
  </w:comment>
  <w:comment w:id="90" w:author="Leonardo Murta" w:date="2014-08-16T09:08:00Z" w:initials="LM">
    <w:p w14:paraId="4D398CA4" w14:textId="4DDA743F" w:rsidR="00853D7C" w:rsidRDefault="00853D7C">
      <w:pPr>
        <w:pStyle w:val="Textodecomentrio"/>
      </w:pPr>
      <w:r>
        <w:rPr>
          <w:rStyle w:val="Refdecomentrio"/>
        </w:rPr>
        <w:annotationRef/>
      </w:r>
      <w:r>
        <w:t>Novamente, não fica claro em que essas abordagens apoiam na solução do problema que vc está tratando e nem por que o problema não é resolvido completamente por elas.</w:t>
      </w:r>
    </w:p>
  </w:comment>
  <w:comment w:id="91" w:author="Leonardo Murta" w:date="2014-08-16T09:06:00Z" w:initials="LM">
    <w:p w14:paraId="024BD216" w14:textId="641A65A6" w:rsidR="00853D7C" w:rsidRPr="00647660" w:rsidRDefault="00853D7C">
      <w:pPr>
        <w:pStyle w:val="Textodecomentrio"/>
        <w:rPr>
          <w:lang w:val="en-US"/>
        </w:rPr>
      </w:pPr>
      <w:r>
        <w:rPr>
          <w:rStyle w:val="Refdecomentrio"/>
        </w:rPr>
        <w:annotationRef/>
      </w:r>
      <w:r w:rsidRPr="00647660">
        <w:rPr>
          <w:lang w:val="en-US"/>
        </w:rPr>
        <w:t>Ref?</w:t>
      </w:r>
    </w:p>
  </w:comment>
  <w:comment w:id="95" w:author="Leonardo Murta" w:date="2014-08-16T09:11:00Z" w:initials="LM">
    <w:p w14:paraId="41D47276" w14:textId="63377416" w:rsidR="00853D7C" w:rsidRPr="00647660" w:rsidRDefault="00853D7C">
      <w:pPr>
        <w:pStyle w:val="Textodecomentrio"/>
        <w:rPr>
          <w:lang w:val="en-US"/>
        </w:rPr>
      </w:pPr>
      <w:r>
        <w:rPr>
          <w:rStyle w:val="Refdecomentrio"/>
        </w:rPr>
        <w:annotationRef/>
      </w:r>
      <w:r w:rsidRPr="00647660">
        <w:rPr>
          <w:lang w:val="en-US"/>
        </w:rPr>
        <w:t>Shows... shows.</w:t>
      </w:r>
    </w:p>
  </w:comment>
  <w:comment w:id="98" w:author="Leonardo Murta" w:date="2014-08-16T09:12:00Z" w:initials="LM">
    <w:p w14:paraId="39D3C709" w14:textId="6F1FC364" w:rsidR="00853D7C" w:rsidRPr="00647660" w:rsidRDefault="00853D7C">
      <w:pPr>
        <w:pStyle w:val="Textodecomentrio"/>
        <w:rPr>
          <w:lang w:val="en-US"/>
        </w:rPr>
      </w:pPr>
      <w:r>
        <w:rPr>
          <w:rStyle w:val="Refdecomentrio"/>
        </w:rPr>
        <w:annotationRef/>
      </w:r>
      <w:r w:rsidRPr="00647660">
        <w:rPr>
          <w:lang w:val="en-US"/>
        </w:rPr>
        <w:t>Shows... shows.</w:t>
      </w:r>
    </w:p>
  </w:comment>
  <w:comment w:id="100" w:author="Leonardo Murta" w:date="2014-08-16T09:13:00Z" w:initials="LM">
    <w:p w14:paraId="687529F5" w14:textId="595B1483" w:rsidR="00853D7C" w:rsidRDefault="00853D7C">
      <w:pPr>
        <w:pStyle w:val="Textodecomentrio"/>
      </w:pPr>
      <w:r>
        <w:rPr>
          <w:rStyle w:val="Refdecomentrio"/>
        </w:rPr>
        <w:annotationRef/>
      </w:r>
      <w:r>
        <w:t>Shows... shows.</w:t>
      </w:r>
    </w:p>
  </w:comment>
  <w:comment w:id="106" w:author="Leonardo Murta" w:date="2014-08-16T10:23:00Z" w:initials="LM">
    <w:p w14:paraId="01AB34CF" w14:textId="32C75E47" w:rsidR="00853D7C" w:rsidRDefault="00853D7C">
      <w:pPr>
        <w:pStyle w:val="Textodecomentrio"/>
      </w:pPr>
      <w:r>
        <w:rPr>
          <w:rStyle w:val="Refdecomentrio"/>
        </w:rPr>
        <w:annotationRef/>
      </w:r>
      <w:r>
        <w:t>Como esses dois lidam com DVCS, poderia ser uma boa uma discussão mais detalhada do que eles fazem de positivo e o que não fazem. É comum colocar uma tabela com as abordagens e critérios, dizendo o que cada abordagem tem ou não.</w:t>
      </w:r>
    </w:p>
  </w:comment>
  <w:comment w:id="107" w:author="Leonardo Murta" w:date="2014-08-16T10:26:00Z" w:initials="LM">
    <w:p w14:paraId="59084BC5" w14:textId="63929ABB" w:rsidR="00853D7C" w:rsidRDefault="00853D7C">
      <w:pPr>
        <w:pStyle w:val="Textodecomentrio"/>
      </w:pPr>
      <w:r>
        <w:rPr>
          <w:rStyle w:val="Refdecomentrio"/>
        </w:rPr>
        <w:annotationRef/>
      </w:r>
      <w:r>
        <w:t>Não consegui entender a diferença.</w:t>
      </w:r>
    </w:p>
  </w:comment>
  <w:comment w:id="108" w:author="Leonardo Murta" w:date="2014-08-16T10:25:00Z" w:initials="LM">
    <w:p w14:paraId="5462AC5A" w14:textId="38B615D7" w:rsidR="00853D7C" w:rsidRDefault="00853D7C">
      <w:pPr>
        <w:pStyle w:val="Textodecomentrio"/>
      </w:pPr>
      <w:r>
        <w:rPr>
          <w:rStyle w:val="Refdecomentrio"/>
        </w:rPr>
        <w:annotationRef/>
      </w:r>
      <w:r>
        <w:t>Uso estranho de we.</w:t>
      </w:r>
    </w:p>
  </w:comment>
  <w:comment w:id="105" w:author="Leonardo Murta" w:date="2014-08-16T10:22:00Z" w:initials="LM">
    <w:p w14:paraId="129DAC1E" w14:textId="69ABDF87" w:rsidR="00853D7C" w:rsidRDefault="00853D7C">
      <w:pPr>
        <w:pStyle w:val="Textodecomentrio"/>
      </w:pPr>
      <w:r>
        <w:rPr>
          <w:rStyle w:val="Refdecomentrio"/>
        </w:rPr>
        <w:annotationRef/>
      </w:r>
      <w:r>
        <w:t>Acho que seria melhor ter essa discussão lá em cada seção, para aumentar a coesão do texto.</w:t>
      </w:r>
    </w:p>
  </w:comment>
  <w:comment w:id="109" w:author="Leonardo Murta" w:date="2014-08-16T10:27:00Z" w:initials="LM">
    <w:p w14:paraId="2B540457" w14:textId="77777777" w:rsidR="00853D7C" w:rsidRDefault="00853D7C">
      <w:pPr>
        <w:pStyle w:val="Textodecomentrio"/>
      </w:pPr>
      <w:r>
        <w:rPr>
          <w:rStyle w:val="Refdecomentrio"/>
        </w:rPr>
        <w:annotationRef/>
      </w:r>
      <w:r>
        <w:t>Artigos em conferência e revista, que tem data de publicação, não deveriam ter informação de “acessado em”. Isso só faz sentido para site.</w:t>
      </w:r>
    </w:p>
    <w:p w14:paraId="51375904" w14:textId="77777777" w:rsidR="00853D7C" w:rsidRDefault="00853D7C">
      <w:pPr>
        <w:pStyle w:val="Textodecomentrio"/>
      </w:pPr>
    </w:p>
    <w:p w14:paraId="6AAFE9F7" w14:textId="45B9C846" w:rsidR="00853D7C" w:rsidRDefault="00853D7C">
      <w:pPr>
        <w:pStyle w:val="Textodecomentrio"/>
      </w:pPr>
      <w:r>
        <w:t>Tem lugar ue o nome da conferência está abreviado. Outros está por extenso. Outros está por extenso com a sigla. Uniformize. O que eu uso normalmente é o nome por extenso com a sigla entre parênteses.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6574BC" w15:done="0"/>
  <w15:commentEx w15:paraId="676683AC" w15:done="0"/>
  <w15:commentEx w15:paraId="6B7F6FCC" w15:done="0"/>
  <w15:commentEx w15:paraId="6CAF1808" w15:done="0"/>
  <w15:commentEx w15:paraId="48F55671" w15:done="0"/>
  <w15:commentEx w15:paraId="2265E40E" w15:done="0"/>
  <w15:commentEx w15:paraId="73ADFEF6" w15:done="0"/>
  <w15:commentEx w15:paraId="24CB30FD" w15:done="0"/>
  <w15:commentEx w15:paraId="3B2BFA81" w15:done="0"/>
  <w15:commentEx w15:paraId="5737D98D" w15:done="0"/>
  <w15:commentEx w15:paraId="336C2AF4" w15:done="0"/>
  <w15:commentEx w15:paraId="56CF4578" w15:done="0"/>
  <w15:commentEx w15:paraId="55D81534" w15:done="0"/>
  <w15:commentEx w15:paraId="05CF28A7" w15:done="0"/>
  <w15:commentEx w15:paraId="594BE953" w15:done="0"/>
  <w15:commentEx w15:paraId="1E51B9CB" w15:done="0"/>
  <w15:commentEx w15:paraId="61057552" w15:done="0"/>
  <w15:commentEx w15:paraId="1481A2C2" w15:done="0"/>
  <w15:commentEx w15:paraId="18AA18E4" w15:done="0"/>
  <w15:commentEx w15:paraId="0D1F499F" w15:done="0"/>
  <w15:commentEx w15:paraId="31E01D5A" w15:done="0"/>
  <w15:commentEx w15:paraId="64920EDC" w15:done="0"/>
  <w15:commentEx w15:paraId="1C1B84D7" w15:done="0"/>
  <w15:commentEx w15:paraId="2937DA71" w15:done="0"/>
  <w15:commentEx w15:paraId="7DFE9B17" w15:done="0"/>
  <w15:commentEx w15:paraId="7CC36BE5" w15:done="0"/>
  <w15:commentEx w15:paraId="2EA9A5E7" w15:done="0"/>
  <w15:commentEx w15:paraId="43F2E7C7" w15:done="0"/>
  <w15:commentEx w15:paraId="0078A2A5" w15:done="0"/>
  <w15:commentEx w15:paraId="25B8BB0F" w15:done="0"/>
  <w15:commentEx w15:paraId="14E0C010" w15:done="0"/>
  <w15:commentEx w15:paraId="4D398CA4" w15:done="0"/>
  <w15:commentEx w15:paraId="024BD216" w15:done="0"/>
  <w15:commentEx w15:paraId="41D47276" w15:done="0"/>
  <w15:commentEx w15:paraId="39D3C709" w15:done="0"/>
  <w15:commentEx w15:paraId="687529F5" w15:done="0"/>
  <w15:commentEx w15:paraId="01AB34CF" w15:done="0"/>
  <w15:commentEx w15:paraId="59084BC5" w15:done="0"/>
  <w15:commentEx w15:paraId="5462AC5A" w15:done="0"/>
  <w15:commentEx w15:paraId="129DAC1E" w15:done="0"/>
  <w15:commentEx w15:paraId="6AAFE9F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D2B96A" w14:textId="77777777" w:rsidR="00731D10" w:rsidRDefault="00731D10" w:rsidP="00EA4B57">
      <w:pPr>
        <w:spacing w:line="240" w:lineRule="auto"/>
      </w:pPr>
      <w:r>
        <w:separator/>
      </w:r>
    </w:p>
    <w:p w14:paraId="3D1FFE76" w14:textId="77777777" w:rsidR="00731D10" w:rsidRDefault="00731D10"/>
  </w:endnote>
  <w:endnote w:type="continuationSeparator" w:id="0">
    <w:p w14:paraId="1D139BEB" w14:textId="77777777" w:rsidR="00731D10" w:rsidRDefault="00731D10" w:rsidP="00EA4B57">
      <w:pPr>
        <w:spacing w:line="240" w:lineRule="auto"/>
      </w:pPr>
      <w:r>
        <w:continuationSeparator/>
      </w:r>
    </w:p>
    <w:p w14:paraId="14514A42" w14:textId="77777777" w:rsidR="00731D10" w:rsidRDefault="00731D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w:altName w:val="Palatino Linotype"/>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F8333B" w14:textId="77777777" w:rsidR="00731D10" w:rsidRDefault="00731D10" w:rsidP="00EA4B57">
      <w:pPr>
        <w:spacing w:line="240" w:lineRule="auto"/>
      </w:pPr>
      <w:r>
        <w:separator/>
      </w:r>
    </w:p>
    <w:p w14:paraId="25D22492" w14:textId="77777777" w:rsidR="00731D10" w:rsidRDefault="00731D10"/>
  </w:footnote>
  <w:footnote w:type="continuationSeparator" w:id="0">
    <w:p w14:paraId="4B51A097" w14:textId="77777777" w:rsidR="00731D10" w:rsidRDefault="00731D10" w:rsidP="00EA4B57">
      <w:pPr>
        <w:spacing w:line="240" w:lineRule="auto"/>
      </w:pPr>
      <w:r>
        <w:continuationSeparator/>
      </w:r>
    </w:p>
    <w:p w14:paraId="158A9FA5" w14:textId="77777777" w:rsidR="00731D10" w:rsidRDefault="00731D10"/>
  </w:footnote>
  <w:footnote w:id="1">
    <w:p w14:paraId="39A78FA6" w14:textId="77777777" w:rsidR="00853D7C" w:rsidRPr="00F955E5" w:rsidRDefault="00853D7C">
      <w:pPr>
        <w:pStyle w:val="Textodenotaderodap"/>
      </w:pPr>
      <w:r>
        <w:rPr>
          <w:rStyle w:val="Refdenotaderodap"/>
        </w:rPr>
        <w:footnoteRef/>
      </w:r>
      <w:r>
        <w:t xml:space="preserve"> Here we focus on the possibility of breaking a </w:t>
      </w:r>
      <w:r>
        <w:rPr>
          <w:i/>
        </w:rPr>
        <w:t xml:space="preserve">pull </w:t>
      </w:r>
      <w:r>
        <w:t>into two different commands, but keep in mind that d</w:t>
      </w:r>
      <w:r w:rsidRPr="00F955E5">
        <w:t>ifferent</w:t>
      </w:r>
      <w:r w:rsidRPr="007E5BCD">
        <w:t xml:space="preserve"> tools can have dif</w:t>
      </w:r>
      <w:r>
        <w:t>f</w:t>
      </w:r>
      <w:r w:rsidRPr="007E5BCD">
        <w:t>erent com</w:t>
      </w:r>
      <w:r>
        <w:t xml:space="preserve">mands to do the same operation. An example is the </w:t>
      </w:r>
      <w:r>
        <w:rPr>
          <w:i/>
        </w:rPr>
        <w:t xml:space="preserve">pull </w:t>
      </w:r>
      <w:r>
        <w:t xml:space="preserve">command. Whereas in </w:t>
      </w:r>
      <w:r>
        <w:rPr>
          <w:i/>
        </w:rPr>
        <w:t>Git</w:t>
      </w:r>
      <w:r>
        <w:t xml:space="preserve"> it brings the changes and applies them to the workspace, in </w:t>
      </w:r>
      <w:r w:rsidRPr="00F955E5">
        <w:rPr>
          <w:i/>
        </w:rPr>
        <w:t>Mercurial</w:t>
      </w:r>
      <w:r>
        <w:t xml:space="preserve"> it only brings the changes and we have to perform an </w:t>
      </w:r>
      <w:r>
        <w:rPr>
          <w:i/>
        </w:rPr>
        <w:t>update</w:t>
      </w:r>
      <w:r>
        <w:t xml:space="preserve"> command to apply them. Later versions of </w:t>
      </w:r>
      <w:r w:rsidRPr="00F955E5">
        <w:rPr>
          <w:i/>
        </w:rPr>
        <w:t>Mercurial</w:t>
      </w:r>
      <w:r>
        <w:t xml:space="preserve"> are being distributed with a </w:t>
      </w:r>
      <w:r>
        <w:rPr>
          <w:i/>
        </w:rPr>
        <w:t>fetch</w:t>
      </w:r>
      <w:r>
        <w:t xml:space="preserve"> extension, which brings the changes and applies them. This way, the </w:t>
      </w:r>
      <w:r>
        <w:rPr>
          <w:i/>
        </w:rPr>
        <w:t xml:space="preserve">pull </w:t>
      </w:r>
      <w:r>
        <w:t xml:space="preserve">command in </w:t>
      </w:r>
      <w:r>
        <w:rPr>
          <w:i/>
        </w:rPr>
        <w:t>Git</w:t>
      </w:r>
      <w:r>
        <w:t xml:space="preserve"> is equivalent to the </w:t>
      </w:r>
      <w:r>
        <w:rPr>
          <w:i/>
        </w:rPr>
        <w:t>fetch</w:t>
      </w:r>
      <w:r>
        <w:t xml:space="preserve"> command in </w:t>
      </w:r>
      <w:r>
        <w:rPr>
          <w:i/>
        </w:rPr>
        <w:t>Mercurial</w:t>
      </w:r>
      <w:r>
        <w:t xml:space="preserve">, and vice-versa. Whenever we mention any command herein, we will be expecting the behavior provided by </w:t>
      </w:r>
      <w:r>
        <w:rPr>
          <w:i/>
        </w:rPr>
        <w:t>Git</w:t>
      </w:r>
      <w:r>
        <w:t>.</w:t>
      </w:r>
    </w:p>
  </w:footnote>
  <w:footnote w:id="2">
    <w:p w14:paraId="6C3EB23D" w14:textId="140D500E" w:rsidR="00853D7C" w:rsidRPr="001B14BA" w:rsidRDefault="00853D7C">
      <w:pPr>
        <w:pStyle w:val="Textodenotaderodap"/>
      </w:pPr>
      <w:r>
        <w:rPr>
          <w:rStyle w:val="Refdenotaderodap"/>
        </w:rPr>
        <w:footnoteRef/>
      </w:r>
      <w:r>
        <w:t xml:space="preserve"> </w:t>
      </w:r>
      <w:r w:rsidRPr="001B14BA">
        <w:t xml:space="preserve">A compilation of branching patterns to address </w:t>
      </w:r>
      <w:r>
        <w:t>different</w:t>
      </w:r>
      <w:r w:rsidRPr="001B14BA">
        <w:t xml:space="preserve"> needs can be found in </w:t>
      </w:r>
      <w:r>
        <w:fldChar w:fldCharType="begin"/>
      </w:r>
      <w:r>
        <w:instrText xml:space="preserve"> ADDIN ZOTERO_ITEM {"citationID":"eohrl131m","properties":{"formattedCitation":"{\\rtf (APPLETON \\i et al.\\i0{}, 1998)}","plainCitation":"(APPLETON et al., 1998)"},"citationItems":[{"id":1062,"uris":["http://zotero.org/users/892576/items/64TVAQ57"],"uri":["http://zotero.org/users/892576/items/64TVAQ57"]}]} </w:instrText>
      </w:r>
      <w:r>
        <w:fldChar w:fldCharType="separate"/>
      </w:r>
      <w:r w:rsidRPr="001B14BA">
        <w:rPr>
          <w:szCs w:val="24"/>
        </w:rPr>
        <w:t xml:space="preserve">(APPLETON </w:t>
      </w:r>
      <w:r w:rsidRPr="001B14BA">
        <w:rPr>
          <w:i/>
          <w:iCs/>
          <w:szCs w:val="24"/>
        </w:rPr>
        <w:t>et al.</w:t>
      </w:r>
      <w:r w:rsidRPr="001B14BA">
        <w:rPr>
          <w:szCs w:val="24"/>
        </w:rPr>
        <w:t>, 1998)</w:t>
      </w:r>
      <w:r>
        <w:fldChar w:fldCharType="end"/>
      </w:r>
      <w:ins w:id="29" w:author="Leonardo Murta" w:date="2014-08-16T07:59:00Z">
        <w:r>
          <w:t>.</w:t>
        </w:r>
      </w:ins>
    </w:p>
  </w:footnote>
  <w:footnote w:id="3">
    <w:p w14:paraId="3C48AD52" w14:textId="77777777" w:rsidR="00853D7C" w:rsidRPr="00ED268C" w:rsidRDefault="00853D7C" w:rsidP="00871856">
      <w:pPr>
        <w:pStyle w:val="Textodenotaderodap"/>
      </w:pPr>
      <w:r>
        <w:rPr>
          <w:rStyle w:val="Refdenotaderodap"/>
        </w:rPr>
        <w:footnoteRef/>
      </w:r>
      <w:r w:rsidRPr="00ED268C">
        <w:t xml:space="preserve"> http://svnnotifier.tigris.org/</w:t>
      </w:r>
      <w:r>
        <w:t xml:space="preserve"> (2012)</w:t>
      </w:r>
    </w:p>
  </w:footnote>
  <w:footnote w:id="4">
    <w:p w14:paraId="4B2DF0A4" w14:textId="77777777" w:rsidR="00853D7C" w:rsidRPr="00ED268C" w:rsidRDefault="00853D7C" w:rsidP="00871856">
      <w:pPr>
        <w:pStyle w:val="Textodenotaderodap"/>
      </w:pPr>
      <w:r>
        <w:rPr>
          <w:rStyle w:val="Refdenotaderodap"/>
        </w:rPr>
        <w:footnoteRef/>
      </w:r>
      <w:r w:rsidRPr="00ED268C">
        <w:t xml:space="preserve"> https://github.com/pocorall/scm-notifier</w:t>
      </w:r>
      <w:r>
        <w:t xml:space="preserve"> (2012)</w:t>
      </w:r>
    </w:p>
  </w:footnote>
  <w:footnote w:id="5">
    <w:p w14:paraId="3C7592DA" w14:textId="77777777" w:rsidR="00853D7C" w:rsidRPr="00ED268C" w:rsidRDefault="00853D7C" w:rsidP="00871856">
      <w:pPr>
        <w:pStyle w:val="Textodenotaderodap"/>
      </w:pPr>
      <w:r>
        <w:rPr>
          <w:rStyle w:val="Refdenotaderodap"/>
        </w:rPr>
        <w:footnoteRef/>
      </w:r>
      <w:r w:rsidRPr="00ED268C">
        <w:t xml:space="preserve"> http://tools.tortoisesvn.net/CommitMonitor.html</w:t>
      </w:r>
      <w:r>
        <w:t xml:space="preserve"> (2013)</w:t>
      </w:r>
    </w:p>
  </w:footnote>
  <w:footnote w:id="6">
    <w:p w14:paraId="058F95C8" w14:textId="77777777" w:rsidR="00853D7C" w:rsidRPr="00ED268C" w:rsidRDefault="00853D7C" w:rsidP="00871856">
      <w:pPr>
        <w:pStyle w:val="Textodenotaderodap"/>
      </w:pPr>
      <w:r>
        <w:rPr>
          <w:rStyle w:val="Refdenotaderodap"/>
        </w:rPr>
        <w:footnoteRef/>
      </w:r>
      <w:r w:rsidRPr="00ED268C">
        <w:t xml:space="preserve"> http://code.google.com/p/svnradar/</w:t>
      </w:r>
      <w:r>
        <w:t xml:space="preserve"> (2011)</w:t>
      </w:r>
    </w:p>
  </w:footnote>
  <w:footnote w:id="7">
    <w:p w14:paraId="7071D24D" w14:textId="77777777" w:rsidR="00853D7C" w:rsidRPr="00ED268C" w:rsidRDefault="00853D7C" w:rsidP="00871856">
      <w:pPr>
        <w:pStyle w:val="Textodenotaderodap"/>
      </w:pPr>
      <w:r>
        <w:rPr>
          <w:rStyle w:val="Refdenotaderodap"/>
        </w:rPr>
        <w:footnoteRef/>
      </w:r>
      <w:r w:rsidRPr="00ED268C">
        <w:t xml:space="preserve"> http://www.fsmpi.uni-bayreuth.de/~dun3/hg-commit-monitor</w:t>
      </w:r>
      <w:r>
        <w:t xml:space="preserve"> (2009)</w:t>
      </w:r>
    </w:p>
  </w:footnote>
  <w:footnote w:id="8">
    <w:p w14:paraId="599DBA19" w14:textId="77777777" w:rsidR="00853D7C" w:rsidRPr="008F44FC" w:rsidRDefault="00853D7C" w:rsidP="007F199F">
      <w:pPr>
        <w:pStyle w:val="Textodenotaderodap"/>
      </w:pPr>
      <w:r>
        <w:rPr>
          <w:rStyle w:val="Refdenotaderodap"/>
        </w:rPr>
        <w:footnoteRef/>
      </w:r>
      <w:r>
        <w:t xml:space="preserve"> </w:t>
      </w:r>
      <w:r w:rsidRPr="008F44FC">
        <w:t>http://www.visualstudio.com/en-us/products/tfs-overview-vs.aspx</w:t>
      </w:r>
      <w:r>
        <w:t xml:space="preserve"> (2013)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55981"/>
      <w:docPartObj>
        <w:docPartGallery w:val="Page Numbers (Top of Page)"/>
        <w:docPartUnique/>
      </w:docPartObj>
    </w:sdtPr>
    <w:sdtContent>
      <w:p w14:paraId="73343B67" w14:textId="77777777" w:rsidR="00853D7C" w:rsidRDefault="00853D7C">
        <w:pPr>
          <w:pStyle w:val="Cabealho"/>
          <w:jc w:val="right"/>
        </w:pPr>
        <w:r>
          <w:fldChar w:fldCharType="begin"/>
        </w:r>
        <w:r>
          <w:instrText xml:space="preserve"> PAGE   \* MERGEFORMAT </w:instrText>
        </w:r>
        <w:r>
          <w:fldChar w:fldCharType="separate"/>
        </w:r>
        <w:r w:rsidR="00731D10">
          <w:rPr>
            <w:noProof/>
          </w:rPr>
          <w:t>1</w:t>
        </w:r>
        <w:r>
          <w:rPr>
            <w:noProof/>
          </w:rPr>
          <w:fldChar w:fldCharType="end"/>
        </w:r>
      </w:p>
    </w:sdtContent>
  </w:sdt>
  <w:p w14:paraId="35D7DA0D" w14:textId="77777777" w:rsidR="00853D7C" w:rsidRDefault="00853D7C">
    <w:pPr>
      <w:pStyle w:val="Cabealho"/>
    </w:pPr>
  </w:p>
  <w:p w14:paraId="34D4F379" w14:textId="77777777" w:rsidR="00853D7C" w:rsidRDefault="00853D7C"/>
  <w:p w14:paraId="688D3F1F" w14:textId="77777777" w:rsidR="00853D7C" w:rsidRDefault="00853D7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F09AC"/>
    <w:multiLevelType w:val="multilevel"/>
    <w:tmpl w:val="DBA4A7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17C22975"/>
    <w:multiLevelType w:val="multilevel"/>
    <w:tmpl w:val="4164ED5C"/>
    <w:lvl w:ilvl="0">
      <w:start w:val="1"/>
      <w:numFmt w:val="decimal"/>
      <w:pStyle w:val="Ttulo1"/>
      <w:suff w:val="space"/>
      <w:lvlText w:val="Chapter %1"/>
      <w:lvlJc w:val="left"/>
      <w:pPr>
        <w:ind w:left="432" w:hanging="432"/>
      </w:pPr>
      <w:rPr>
        <w:rFonts w:ascii="Times New Roman" w:hAnsi="Times New Roman" w:hint="default"/>
        <w:b/>
        <w:i w:val="0"/>
        <w:caps/>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tulo2"/>
      <w:suff w:val="space"/>
      <w:lvlText w:val="%1.%2"/>
      <w:lvlJc w:val="left"/>
      <w:pPr>
        <w:ind w:left="576" w:hanging="57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suff w:val="space"/>
      <w:lvlText w:val="%1.%2.%3"/>
      <w:lvlJc w:val="left"/>
      <w:pPr>
        <w:ind w:left="720" w:hanging="72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tulo4"/>
      <w:suff w:val="space"/>
      <w:lvlText w:val="%1.%2.%3.%4"/>
      <w:lvlJc w:val="left"/>
      <w:pPr>
        <w:ind w:left="864" w:hanging="86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tulo5"/>
      <w:suff w:val="space"/>
      <w:lvlText w:val="%1.%2.%3.%4.%5"/>
      <w:lvlJc w:val="left"/>
      <w:pPr>
        <w:ind w:left="1008" w:hanging="1008"/>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tulo6"/>
      <w:lvlText w:val="%1.%2.%3.%4.%5.%6"/>
      <w:lvlJc w:val="left"/>
      <w:pPr>
        <w:ind w:left="1152" w:hanging="1152"/>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Ttulo7"/>
      <w:lvlText w:val="%1.%2.%3.%4.%5.%6.%7"/>
      <w:lvlJc w:val="left"/>
      <w:pPr>
        <w:ind w:left="1296" w:hanging="129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Ttulo8"/>
      <w:lvlText w:val="%1.%2.%3.%4.%5.%6.%7.%8"/>
      <w:lvlJc w:val="left"/>
      <w:pPr>
        <w:ind w:left="1440" w:hanging="144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pStyle w:val="Ttulo9"/>
      <w:lvlText w:val="%1.%2.%3.%4.%5.%6.%7.%8.%9"/>
      <w:lvlJc w:val="left"/>
      <w:pPr>
        <w:ind w:left="1584" w:hanging="158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45B046A7"/>
    <w:multiLevelType w:val="multilevel"/>
    <w:tmpl w:val="CA2EDE12"/>
    <w:lvl w:ilvl="0">
      <w:start w:val="1"/>
      <w:numFmt w:val="decimal"/>
      <w:suff w:val="space"/>
      <w:lvlText w:val="Capítulo %1"/>
      <w:lvlJc w:val="left"/>
      <w:pPr>
        <w:ind w:left="432" w:hanging="432"/>
      </w:pPr>
      <w:rPr>
        <w:rFonts w:ascii="Times New Roman" w:hAnsi="Times New Roman" w:hint="default"/>
        <w:b/>
        <w:i w:val="0"/>
        <w:caps/>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576" w:hanging="57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720" w:hanging="72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864" w:hanging="86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1008" w:hanging="1008"/>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152" w:hanging="1152"/>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1296" w:hanging="129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1440" w:hanging="144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1584" w:hanging="158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nsid w:val="6AB57A3C"/>
    <w:multiLevelType w:val="hybridMultilevel"/>
    <w:tmpl w:val="5C2EEDEA"/>
    <w:lvl w:ilvl="0" w:tplc="D20C8CDE">
      <w:start w:val="1"/>
      <w:numFmt w:val="decimal"/>
      <w:pStyle w:val="ListaNumerada"/>
      <w:lvlText w:val="%1."/>
      <w:lvlJc w:val="left"/>
      <w:pPr>
        <w:ind w:left="1440" w:hanging="360"/>
      </w:pPr>
      <w:rPr>
        <w:rFonts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nsid w:val="6AFC193E"/>
    <w:multiLevelType w:val="hybridMultilevel"/>
    <w:tmpl w:val="39027C5C"/>
    <w:lvl w:ilvl="0" w:tplc="04160001">
      <w:start w:val="1"/>
      <w:numFmt w:val="bullet"/>
      <w:lvlText w:val=""/>
      <w:lvlJc w:val="left"/>
      <w:pPr>
        <w:ind w:left="922" w:hanging="360"/>
      </w:pPr>
      <w:rPr>
        <w:rFonts w:ascii="Symbol" w:hAnsi="Symbol" w:hint="default"/>
      </w:rPr>
    </w:lvl>
    <w:lvl w:ilvl="1" w:tplc="04160003">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abstractNum w:abstractNumId="5">
    <w:nsid w:val="77BA7234"/>
    <w:multiLevelType w:val="multilevel"/>
    <w:tmpl w:val="E84655D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ristiano Cesario">
    <w15:presenceInfo w15:providerId="Windows Live" w15:userId="9965f50116cd59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284"/>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114"/>
    <w:rsid w:val="00007D39"/>
    <w:rsid w:val="00012A04"/>
    <w:rsid w:val="00024212"/>
    <w:rsid w:val="00036EF7"/>
    <w:rsid w:val="00042F3B"/>
    <w:rsid w:val="0004676C"/>
    <w:rsid w:val="000543B7"/>
    <w:rsid w:val="0005504E"/>
    <w:rsid w:val="00071254"/>
    <w:rsid w:val="00072B38"/>
    <w:rsid w:val="000742E2"/>
    <w:rsid w:val="00085E18"/>
    <w:rsid w:val="00086A0A"/>
    <w:rsid w:val="00095F04"/>
    <w:rsid w:val="00097A67"/>
    <w:rsid w:val="000B1D81"/>
    <w:rsid w:val="000B2499"/>
    <w:rsid w:val="000C17B3"/>
    <w:rsid w:val="000C1F31"/>
    <w:rsid w:val="000C2164"/>
    <w:rsid w:val="000E3E97"/>
    <w:rsid w:val="000E7472"/>
    <w:rsid w:val="00124FA6"/>
    <w:rsid w:val="0012702A"/>
    <w:rsid w:val="00130936"/>
    <w:rsid w:val="00142A8A"/>
    <w:rsid w:val="00144A67"/>
    <w:rsid w:val="00145A21"/>
    <w:rsid w:val="001516CD"/>
    <w:rsid w:val="00154FCF"/>
    <w:rsid w:val="00164D5D"/>
    <w:rsid w:val="00170830"/>
    <w:rsid w:val="001854C5"/>
    <w:rsid w:val="00190536"/>
    <w:rsid w:val="001B14BA"/>
    <w:rsid w:val="001B5E6A"/>
    <w:rsid w:val="001B6843"/>
    <w:rsid w:val="001B7BD3"/>
    <w:rsid w:val="001C7BBB"/>
    <w:rsid w:val="001D3308"/>
    <w:rsid w:val="001D425B"/>
    <w:rsid w:val="001F2C7C"/>
    <w:rsid w:val="0020091E"/>
    <w:rsid w:val="00203594"/>
    <w:rsid w:val="002116F2"/>
    <w:rsid w:val="0021402F"/>
    <w:rsid w:val="00215142"/>
    <w:rsid w:val="002305D6"/>
    <w:rsid w:val="00243116"/>
    <w:rsid w:val="00244FDB"/>
    <w:rsid w:val="00246DD3"/>
    <w:rsid w:val="0027139B"/>
    <w:rsid w:val="00274BFA"/>
    <w:rsid w:val="0027507C"/>
    <w:rsid w:val="002830AC"/>
    <w:rsid w:val="00287FD9"/>
    <w:rsid w:val="00291A73"/>
    <w:rsid w:val="00293D72"/>
    <w:rsid w:val="00297A56"/>
    <w:rsid w:val="002D52D3"/>
    <w:rsid w:val="002E107B"/>
    <w:rsid w:val="002F1FE2"/>
    <w:rsid w:val="002F2716"/>
    <w:rsid w:val="002F6ED6"/>
    <w:rsid w:val="00301734"/>
    <w:rsid w:val="00316318"/>
    <w:rsid w:val="00317085"/>
    <w:rsid w:val="003278BB"/>
    <w:rsid w:val="00330F8B"/>
    <w:rsid w:val="003505FE"/>
    <w:rsid w:val="00350D0A"/>
    <w:rsid w:val="003677C4"/>
    <w:rsid w:val="00384942"/>
    <w:rsid w:val="003A0C7D"/>
    <w:rsid w:val="003A63B7"/>
    <w:rsid w:val="003B716F"/>
    <w:rsid w:val="003D1DE3"/>
    <w:rsid w:val="003D240B"/>
    <w:rsid w:val="003E7F38"/>
    <w:rsid w:val="003F3F7A"/>
    <w:rsid w:val="003F71D2"/>
    <w:rsid w:val="004006F9"/>
    <w:rsid w:val="00414E07"/>
    <w:rsid w:val="004164E6"/>
    <w:rsid w:val="00426D80"/>
    <w:rsid w:val="00436939"/>
    <w:rsid w:val="00470958"/>
    <w:rsid w:val="004764ED"/>
    <w:rsid w:val="00476BD2"/>
    <w:rsid w:val="00481CD5"/>
    <w:rsid w:val="00483167"/>
    <w:rsid w:val="004913AD"/>
    <w:rsid w:val="00491E78"/>
    <w:rsid w:val="00496ACF"/>
    <w:rsid w:val="004972A4"/>
    <w:rsid w:val="004A72BE"/>
    <w:rsid w:val="004B5F82"/>
    <w:rsid w:val="004C2BFD"/>
    <w:rsid w:val="004C4323"/>
    <w:rsid w:val="004C4F28"/>
    <w:rsid w:val="004D25CE"/>
    <w:rsid w:val="004D3A24"/>
    <w:rsid w:val="004D3A40"/>
    <w:rsid w:val="004F1665"/>
    <w:rsid w:val="005102DD"/>
    <w:rsid w:val="00511A76"/>
    <w:rsid w:val="0052268A"/>
    <w:rsid w:val="00525FCA"/>
    <w:rsid w:val="00533F9F"/>
    <w:rsid w:val="00547015"/>
    <w:rsid w:val="00552A48"/>
    <w:rsid w:val="00560B32"/>
    <w:rsid w:val="00570D50"/>
    <w:rsid w:val="00581988"/>
    <w:rsid w:val="00581A4A"/>
    <w:rsid w:val="00593F6D"/>
    <w:rsid w:val="005A1143"/>
    <w:rsid w:val="005A67AD"/>
    <w:rsid w:val="005A7646"/>
    <w:rsid w:val="005C0D8A"/>
    <w:rsid w:val="005C2913"/>
    <w:rsid w:val="00600F3D"/>
    <w:rsid w:val="00610BB9"/>
    <w:rsid w:val="006118CC"/>
    <w:rsid w:val="00611FBE"/>
    <w:rsid w:val="006301BD"/>
    <w:rsid w:val="00635F23"/>
    <w:rsid w:val="00645486"/>
    <w:rsid w:val="00647660"/>
    <w:rsid w:val="006522C7"/>
    <w:rsid w:val="00652F58"/>
    <w:rsid w:val="006612AC"/>
    <w:rsid w:val="006650EA"/>
    <w:rsid w:val="0067036E"/>
    <w:rsid w:val="00670EFE"/>
    <w:rsid w:val="006906AA"/>
    <w:rsid w:val="00696694"/>
    <w:rsid w:val="006A4744"/>
    <w:rsid w:val="006D6413"/>
    <w:rsid w:val="006E11E4"/>
    <w:rsid w:val="006F0114"/>
    <w:rsid w:val="006F38AF"/>
    <w:rsid w:val="00700497"/>
    <w:rsid w:val="00704826"/>
    <w:rsid w:val="007146E5"/>
    <w:rsid w:val="00717EAB"/>
    <w:rsid w:val="00726D3A"/>
    <w:rsid w:val="0072777C"/>
    <w:rsid w:val="00731D10"/>
    <w:rsid w:val="007344AB"/>
    <w:rsid w:val="007372F3"/>
    <w:rsid w:val="00742239"/>
    <w:rsid w:val="00751B01"/>
    <w:rsid w:val="0076018A"/>
    <w:rsid w:val="0077071B"/>
    <w:rsid w:val="007730AE"/>
    <w:rsid w:val="007760E9"/>
    <w:rsid w:val="007928EE"/>
    <w:rsid w:val="0079691A"/>
    <w:rsid w:val="007A10AA"/>
    <w:rsid w:val="007A13C4"/>
    <w:rsid w:val="007A7F79"/>
    <w:rsid w:val="007B6A5D"/>
    <w:rsid w:val="007D2750"/>
    <w:rsid w:val="007E5BCD"/>
    <w:rsid w:val="007F199F"/>
    <w:rsid w:val="00800DA0"/>
    <w:rsid w:val="00800E2A"/>
    <w:rsid w:val="0081652D"/>
    <w:rsid w:val="00853D7C"/>
    <w:rsid w:val="00863319"/>
    <w:rsid w:val="00867271"/>
    <w:rsid w:val="0087104D"/>
    <w:rsid w:val="00871856"/>
    <w:rsid w:val="00876716"/>
    <w:rsid w:val="00876D9C"/>
    <w:rsid w:val="008770B5"/>
    <w:rsid w:val="008825D9"/>
    <w:rsid w:val="00883D22"/>
    <w:rsid w:val="008904B5"/>
    <w:rsid w:val="008946CA"/>
    <w:rsid w:val="0089533D"/>
    <w:rsid w:val="00895E77"/>
    <w:rsid w:val="008B3B09"/>
    <w:rsid w:val="008C0DA4"/>
    <w:rsid w:val="008C60A3"/>
    <w:rsid w:val="008D3F88"/>
    <w:rsid w:val="008D4068"/>
    <w:rsid w:val="008F6EEA"/>
    <w:rsid w:val="00915835"/>
    <w:rsid w:val="00921232"/>
    <w:rsid w:val="00921465"/>
    <w:rsid w:val="00926B0F"/>
    <w:rsid w:val="00926DE4"/>
    <w:rsid w:val="00931913"/>
    <w:rsid w:val="00941844"/>
    <w:rsid w:val="00944BCB"/>
    <w:rsid w:val="00965563"/>
    <w:rsid w:val="009702AF"/>
    <w:rsid w:val="00974B9E"/>
    <w:rsid w:val="00980561"/>
    <w:rsid w:val="0098301A"/>
    <w:rsid w:val="00991E58"/>
    <w:rsid w:val="00995D27"/>
    <w:rsid w:val="009966D8"/>
    <w:rsid w:val="009A4C4D"/>
    <w:rsid w:val="009B21C0"/>
    <w:rsid w:val="009B2652"/>
    <w:rsid w:val="009B5491"/>
    <w:rsid w:val="009B7F77"/>
    <w:rsid w:val="009C3E38"/>
    <w:rsid w:val="009C70C5"/>
    <w:rsid w:val="009D27A0"/>
    <w:rsid w:val="009F29E2"/>
    <w:rsid w:val="00A019A3"/>
    <w:rsid w:val="00A01D5D"/>
    <w:rsid w:val="00A02750"/>
    <w:rsid w:val="00A3349F"/>
    <w:rsid w:val="00A363FF"/>
    <w:rsid w:val="00A45400"/>
    <w:rsid w:val="00A72E65"/>
    <w:rsid w:val="00A770DF"/>
    <w:rsid w:val="00A83666"/>
    <w:rsid w:val="00A83D85"/>
    <w:rsid w:val="00A87A5D"/>
    <w:rsid w:val="00A938DD"/>
    <w:rsid w:val="00A96D47"/>
    <w:rsid w:val="00A97C5E"/>
    <w:rsid w:val="00AA2B1D"/>
    <w:rsid w:val="00AA5424"/>
    <w:rsid w:val="00AC1243"/>
    <w:rsid w:val="00AD0B45"/>
    <w:rsid w:val="00AD22E3"/>
    <w:rsid w:val="00AE1E78"/>
    <w:rsid w:val="00AE6BF4"/>
    <w:rsid w:val="00AF1C8B"/>
    <w:rsid w:val="00B0335C"/>
    <w:rsid w:val="00B05DF0"/>
    <w:rsid w:val="00B247B7"/>
    <w:rsid w:val="00B26129"/>
    <w:rsid w:val="00B30219"/>
    <w:rsid w:val="00B317EB"/>
    <w:rsid w:val="00B4028D"/>
    <w:rsid w:val="00B41762"/>
    <w:rsid w:val="00B650EC"/>
    <w:rsid w:val="00B651DE"/>
    <w:rsid w:val="00B7105E"/>
    <w:rsid w:val="00B80600"/>
    <w:rsid w:val="00B8370B"/>
    <w:rsid w:val="00B91B72"/>
    <w:rsid w:val="00BA02FF"/>
    <w:rsid w:val="00BA43F3"/>
    <w:rsid w:val="00BA4437"/>
    <w:rsid w:val="00BA7C04"/>
    <w:rsid w:val="00BB2E2C"/>
    <w:rsid w:val="00BB3EBC"/>
    <w:rsid w:val="00BC5C1F"/>
    <w:rsid w:val="00BD7DA1"/>
    <w:rsid w:val="00BE2D7A"/>
    <w:rsid w:val="00BE4BE1"/>
    <w:rsid w:val="00BF2E8A"/>
    <w:rsid w:val="00BF2ED4"/>
    <w:rsid w:val="00BF6F9A"/>
    <w:rsid w:val="00C0031C"/>
    <w:rsid w:val="00C04984"/>
    <w:rsid w:val="00C07B64"/>
    <w:rsid w:val="00C10988"/>
    <w:rsid w:val="00C10BB4"/>
    <w:rsid w:val="00C27CDE"/>
    <w:rsid w:val="00C31008"/>
    <w:rsid w:val="00C442CC"/>
    <w:rsid w:val="00C52F7D"/>
    <w:rsid w:val="00C56FA4"/>
    <w:rsid w:val="00C5701D"/>
    <w:rsid w:val="00C65627"/>
    <w:rsid w:val="00C65656"/>
    <w:rsid w:val="00C663E5"/>
    <w:rsid w:val="00C667E8"/>
    <w:rsid w:val="00C70480"/>
    <w:rsid w:val="00C7341E"/>
    <w:rsid w:val="00C815D6"/>
    <w:rsid w:val="00CB3D90"/>
    <w:rsid w:val="00CC21B8"/>
    <w:rsid w:val="00CC461E"/>
    <w:rsid w:val="00CC787F"/>
    <w:rsid w:val="00CD0E8D"/>
    <w:rsid w:val="00CD144F"/>
    <w:rsid w:val="00CE1780"/>
    <w:rsid w:val="00CE60E0"/>
    <w:rsid w:val="00D3439D"/>
    <w:rsid w:val="00D42F2F"/>
    <w:rsid w:val="00D7436D"/>
    <w:rsid w:val="00D85AD6"/>
    <w:rsid w:val="00DA0579"/>
    <w:rsid w:val="00DC0CCA"/>
    <w:rsid w:val="00DD4225"/>
    <w:rsid w:val="00DD6821"/>
    <w:rsid w:val="00DF0E31"/>
    <w:rsid w:val="00DF3395"/>
    <w:rsid w:val="00DF3FBE"/>
    <w:rsid w:val="00E1450B"/>
    <w:rsid w:val="00E24A43"/>
    <w:rsid w:val="00E274CE"/>
    <w:rsid w:val="00E53162"/>
    <w:rsid w:val="00E53B14"/>
    <w:rsid w:val="00E61A51"/>
    <w:rsid w:val="00E72803"/>
    <w:rsid w:val="00E73998"/>
    <w:rsid w:val="00E8516E"/>
    <w:rsid w:val="00E93374"/>
    <w:rsid w:val="00EA201D"/>
    <w:rsid w:val="00EA4B57"/>
    <w:rsid w:val="00EB3EDF"/>
    <w:rsid w:val="00EB4320"/>
    <w:rsid w:val="00EB4D7D"/>
    <w:rsid w:val="00EC00DF"/>
    <w:rsid w:val="00ED04EC"/>
    <w:rsid w:val="00ED619F"/>
    <w:rsid w:val="00ED7DC2"/>
    <w:rsid w:val="00EE177D"/>
    <w:rsid w:val="00EE29F8"/>
    <w:rsid w:val="00EF03E2"/>
    <w:rsid w:val="00EF6505"/>
    <w:rsid w:val="00F0149E"/>
    <w:rsid w:val="00F01DDB"/>
    <w:rsid w:val="00F11289"/>
    <w:rsid w:val="00F11BBD"/>
    <w:rsid w:val="00F12674"/>
    <w:rsid w:val="00F137FE"/>
    <w:rsid w:val="00F24FE9"/>
    <w:rsid w:val="00F269E3"/>
    <w:rsid w:val="00F26B07"/>
    <w:rsid w:val="00F26B08"/>
    <w:rsid w:val="00F26CFA"/>
    <w:rsid w:val="00F57DA2"/>
    <w:rsid w:val="00F60A01"/>
    <w:rsid w:val="00F64F28"/>
    <w:rsid w:val="00F74043"/>
    <w:rsid w:val="00F748D5"/>
    <w:rsid w:val="00F77475"/>
    <w:rsid w:val="00F83D25"/>
    <w:rsid w:val="00F869D5"/>
    <w:rsid w:val="00F91289"/>
    <w:rsid w:val="00F918F2"/>
    <w:rsid w:val="00F955E5"/>
    <w:rsid w:val="00FA750F"/>
    <w:rsid w:val="00FC0C54"/>
    <w:rsid w:val="00FC41B8"/>
    <w:rsid w:val="00FC6806"/>
    <w:rsid w:val="00FC7339"/>
    <w:rsid w:val="00FE1F80"/>
    <w:rsid w:val="00FE6AAA"/>
    <w:rsid w:val="00FF05E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A5EBCE"/>
  <w15:docId w15:val="{502E49AC-68EB-4C87-9366-1EA1D348C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274BFA"/>
    <w:pPr>
      <w:keepNext/>
      <w:keepLines/>
      <w:numPr>
        <w:numId w:val="2"/>
      </w:numPr>
      <w:spacing w:after="360"/>
      <w:jc w:val="center"/>
      <w:outlineLvl w:val="0"/>
    </w:pPr>
    <w:rPr>
      <w:rFonts w:eastAsiaTheme="majorEastAsia" w:cstheme="majorBidi"/>
      <w:b/>
      <w:bCs/>
      <w:caps/>
      <w:sz w:val="28"/>
      <w:szCs w:val="28"/>
    </w:rPr>
  </w:style>
  <w:style w:type="paragraph" w:styleId="Ttulo2">
    <w:name w:val="heading 2"/>
    <w:basedOn w:val="Normal"/>
    <w:next w:val="Normal"/>
    <w:link w:val="Ttulo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Ttulo3">
    <w:name w:val="heading 3"/>
    <w:basedOn w:val="Normal"/>
    <w:next w:val="Normal"/>
    <w:link w:val="Ttulo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Ttulo4">
    <w:name w:val="heading 4"/>
    <w:basedOn w:val="Normal"/>
    <w:next w:val="Normal"/>
    <w:link w:val="Ttulo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Ttulo5">
    <w:name w:val="heading 5"/>
    <w:basedOn w:val="Normal"/>
    <w:next w:val="Normal"/>
    <w:link w:val="Ttulo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Ttulo6">
    <w:name w:val="heading 6"/>
    <w:basedOn w:val="Normal"/>
    <w:next w:val="Normal"/>
    <w:link w:val="Ttulo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Ttulo7">
    <w:name w:val="heading 7"/>
    <w:basedOn w:val="Normal"/>
    <w:next w:val="Normal"/>
    <w:link w:val="Ttulo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Ttulo8">
    <w:name w:val="heading 8"/>
    <w:basedOn w:val="Normal"/>
    <w:next w:val="Normal"/>
    <w:link w:val="Ttulo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Ttulo9">
    <w:name w:val="heading 9"/>
    <w:basedOn w:val="Normal"/>
    <w:next w:val="Normal"/>
    <w:link w:val="Ttulo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Fontepargpadro"/>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rFonts w:ascii="Times New Roman" w:hAnsi="Times New Roman" w:cs="Arial"/>
      <w:b/>
      <w:color w:val="000000"/>
      <w:sz w:val="24"/>
      <w:szCs w:val="24"/>
    </w:rPr>
  </w:style>
  <w:style w:type="character" w:customStyle="1" w:styleId="FiguraEtabelaChar">
    <w:name w:val="FiguraEtabela Char"/>
    <w:basedOn w:val="TextoSimplesChar"/>
    <w:link w:val="FiguraEtabela"/>
    <w:rsid w:val="0087104D"/>
    <w:rPr>
      <w:rFonts w:ascii="Helvetica" w:hAnsi="Helvetica" w:cs="Arial"/>
      <w:b/>
      <w:color w:val="000000"/>
      <w:sz w:val="20"/>
      <w:szCs w:val="20"/>
    </w:rPr>
  </w:style>
  <w:style w:type="character" w:styleId="TtulodoLivro">
    <w:name w:val="Book Title"/>
    <w:basedOn w:val="Fontepargpadro"/>
    <w:uiPriority w:val="33"/>
    <w:qFormat/>
    <w:rsid w:val="00496ACF"/>
    <w:rPr>
      <w:b/>
      <w:bCs/>
      <w:smallCaps/>
      <w:spacing w:val="5"/>
    </w:rPr>
  </w:style>
  <w:style w:type="character" w:styleId="TextodoEspaoReservado">
    <w:name w:val="Placeholder Text"/>
    <w:basedOn w:val="Fontepargpadro"/>
    <w:uiPriority w:val="99"/>
    <w:semiHidden/>
    <w:rsid w:val="00496ACF"/>
    <w:rPr>
      <w:color w:val="808080"/>
    </w:rPr>
  </w:style>
  <w:style w:type="paragraph" w:styleId="Textodebalo">
    <w:name w:val="Balloon Text"/>
    <w:basedOn w:val="Normal"/>
    <w:link w:val="TextodebaloChar"/>
    <w:uiPriority w:val="99"/>
    <w:semiHidden/>
    <w:unhideWhenUsed/>
    <w:rsid w:val="00496AC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Cabealho">
    <w:name w:val="header"/>
    <w:basedOn w:val="Normal"/>
    <w:link w:val="Cabealho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rFonts w:ascii="Times New Roman" w:hAnsi="Times New Roman" w:cs="Arial"/>
      <w:b/>
      <w:color w:val="000000"/>
      <w:sz w:val="20"/>
      <w:szCs w:val="20"/>
    </w:rPr>
  </w:style>
  <w:style w:type="character" w:customStyle="1" w:styleId="CabealhoChar">
    <w:name w:val="Cabeçalho Char"/>
    <w:basedOn w:val="Fontepargpadro"/>
    <w:link w:val="Cabealho"/>
    <w:uiPriority w:val="99"/>
    <w:rsid w:val="00426D80"/>
  </w:style>
  <w:style w:type="paragraph" w:styleId="Rodap">
    <w:name w:val="footer"/>
    <w:basedOn w:val="Normal"/>
    <w:link w:val="RodapChar1"/>
    <w:uiPriority w:val="99"/>
    <w:semiHidden/>
    <w:unhideWhenUsed/>
    <w:rsid w:val="00EA4B57"/>
    <w:pPr>
      <w:tabs>
        <w:tab w:val="center" w:pos="4252"/>
        <w:tab w:val="right" w:pos="8504"/>
      </w:tabs>
      <w:spacing w:line="240" w:lineRule="auto"/>
    </w:pPr>
  </w:style>
  <w:style w:type="character" w:customStyle="1" w:styleId="RodapChar1">
    <w:name w:val="Rodapé Char1"/>
    <w:basedOn w:val="Fontepargpadro"/>
    <w:link w:val="Rodap"/>
    <w:uiPriority w:val="99"/>
    <w:semiHidden/>
    <w:rsid w:val="00EA4B57"/>
  </w:style>
  <w:style w:type="paragraph" w:customStyle="1" w:styleId="Seo">
    <w:name w:val="Seção"/>
    <w:basedOn w:val="Ttulos"/>
    <w:link w:val="SeoChar"/>
    <w:rsid w:val="00483167"/>
    <w:pPr>
      <w:spacing w:after="0" w:line="360" w:lineRule="auto"/>
      <w:jc w:val="center"/>
    </w:pPr>
    <w:rPr>
      <w:b w:val="0"/>
      <w:caps/>
      <w:sz w:val="24"/>
    </w:rPr>
  </w:style>
  <w:style w:type="paragraph" w:customStyle="1" w:styleId="Sub-seo">
    <w:name w:val="Sub-seção"/>
    <w:basedOn w:val="Seo"/>
    <w:link w:val="Sub-seoChar"/>
    <w:rsid w:val="007344AB"/>
    <w:pPr>
      <w:spacing w:before="30"/>
    </w:pPr>
  </w:style>
  <w:style w:type="character" w:customStyle="1" w:styleId="SeoChar">
    <w:name w:val="Seção Char"/>
    <w:basedOn w:val="TtulosChar"/>
    <w:link w:val="Seo"/>
    <w:rsid w:val="00483167"/>
    <w:rPr>
      <w:rFonts w:ascii="Times New Roman" w:hAnsi="Times New Roman" w:cs="Arial"/>
      <w:b/>
      <w:caps/>
      <w:color w:val="000000"/>
      <w:sz w:val="24"/>
      <w:szCs w:val="20"/>
    </w:rPr>
  </w:style>
  <w:style w:type="character" w:customStyle="1" w:styleId="Sub-seoChar">
    <w:name w:val="Sub-seção Char"/>
    <w:basedOn w:val="SeoChar"/>
    <w:link w:val="Sub-seo"/>
    <w:rsid w:val="007344AB"/>
    <w:rPr>
      <w:rFonts w:ascii="Times New Roman" w:hAnsi="Times New Roman" w:cs="Arial"/>
      <w:b/>
      <w:caps/>
      <w:color w:val="000000"/>
      <w:sz w:val="24"/>
      <w:szCs w:val="20"/>
    </w:rPr>
  </w:style>
  <w:style w:type="paragraph" w:customStyle="1" w:styleId="Tabela">
    <w:name w:val="Tabela"/>
    <w:basedOn w:val="Figuras"/>
    <w:link w:val="TabelaChar"/>
    <w:rsid w:val="00FC6806"/>
    <w:pPr>
      <w:spacing w:after="40"/>
    </w:pPr>
  </w:style>
  <w:style w:type="table" w:styleId="Tabelacomgrade">
    <w:name w:val="Table Grid"/>
    <w:basedOn w:val="Tabela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rFonts w:ascii="Times New Roman" w:hAnsi="Times New Roman" w:cs="Arial"/>
      <w:b/>
      <w:color w:val="000000"/>
      <w:sz w:val="20"/>
      <w:szCs w:val="20"/>
    </w:rPr>
  </w:style>
  <w:style w:type="paragraph" w:customStyle="1" w:styleId="Rodap1">
    <w:name w:val="Rodapé1"/>
    <w:basedOn w:val="Rodap"/>
    <w:link w:val="RodapChar"/>
    <w:rsid w:val="00ED619F"/>
    <w:pPr>
      <w:ind w:left="1701"/>
    </w:pPr>
  </w:style>
  <w:style w:type="character" w:customStyle="1" w:styleId="RodapChar">
    <w:name w:val="Rodapé Char"/>
    <w:basedOn w:val="RodapChar1"/>
    <w:link w:val="Rodap1"/>
    <w:rsid w:val="00ED619F"/>
  </w:style>
  <w:style w:type="paragraph" w:styleId="MapadoDocumento">
    <w:name w:val="Document Map"/>
    <w:basedOn w:val="Normal"/>
    <w:link w:val="MapadoDocumentoChar"/>
    <w:uiPriority w:val="99"/>
    <w:semiHidden/>
    <w:unhideWhenUsed/>
    <w:rsid w:val="00941844"/>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41844"/>
    <w:rPr>
      <w:rFonts w:ascii="Tahoma" w:hAnsi="Tahoma" w:cs="Tahoma"/>
      <w:sz w:val="16"/>
      <w:szCs w:val="16"/>
    </w:rPr>
  </w:style>
  <w:style w:type="character" w:styleId="Refdecomentrio">
    <w:name w:val="annotation reference"/>
    <w:basedOn w:val="Fontepargpadro"/>
    <w:uiPriority w:val="99"/>
    <w:semiHidden/>
    <w:unhideWhenUsed/>
    <w:rsid w:val="00525FCA"/>
    <w:rPr>
      <w:sz w:val="16"/>
      <w:szCs w:val="16"/>
    </w:rPr>
  </w:style>
  <w:style w:type="paragraph" w:styleId="Textodecomentrio">
    <w:name w:val="annotation text"/>
    <w:basedOn w:val="Normal"/>
    <w:link w:val="TextodecomentrioChar"/>
    <w:uiPriority w:val="99"/>
    <w:semiHidden/>
    <w:unhideWhenUsed/>
    <w:rsid w:val="00525FC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25FCA"/>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525FCA"/>
    <w:rPr>
      <w:b/>
      <w:bCs/>
    </w:rPr>
  </w:style>
  <w:style w:type="character" w:customStyle="1" w:styleId="AssuntodocomentrioChar">
    <w:name w:val="Assunto do comentário Char"/>
    <w:basedOn w:val="TextodecomentrioChar"/>
    <w:link w:val="Assuntodocomentrio"/>
    <w:uiPriority w:val="99"/>
    <w:semiHidden/>
    <w:rsid w:val="00525FCA"/>
    <w:rPr>
      <w:rFonts w:ascii="Times New Roman" w:hAnsi="Times New Roman"/>
      <w:b/>
      <w:bCs/>
      <w:sz w:val="20"/>
      <w:szCs w:val="20"/>
    </w:rPr>
  </w:style>
  <w:style w:type="paragraph" w:styleId="PargrafodaLista">
    <w:name w:val="List Paragraph"/>
    <w:basedOn w:val="Normal"/>
    <w:uiPriority w:val="34"/>
    <w:qFormat/>
    <w:rsid w:val="009C70C5"/>
    <w:pPr>
      <w:ind w:left="720"/>
      <w:contextualSpacing/>
    </w:pPr>
  </w:style>
  <w:style w:type="table" w:styleId="GradeMdia3-nfase4">
    <w:name w:val="Medium Grid 3 Accent 4"/>
    <w:basedOn w:val="Tabela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2">
    <w:name w:val="Medium Grid 3 Accent 2"/>
    <w:basedOn w:val="Tabela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Ttulo1Char">
    <w:name w:val="Título 1 Char"/>
    <w:basedOn w:val="Fontepargpadro"/>
    <w:link w:val="Ttulo1"/>
    <w:uiPriority w:val="9"/>
    <w:rsid w:val="00274BFA"/>
    <w:rPr>
      <w:rFonts w:ascii="Times New Roman" w:eastAsiaTheme="majorEastAsia" w:hAnsi="Times New Roman" w:cstheme="majorBidi"/>
      <w:b/>
      <w:bCs/>
      <w:caps/>
      <w:sz w:val="28"/>
      <w:szCs w:val="28"/>
    </w:rPr>
  </w:style>
  <w:style w:type="character" w:customStyle="1" w:styleId="Ttulo2Char">
    <w:name w:val="Título 2 Char"/>
    <w:basedOn w:val="Fontepargpadro"/>
    <w:link w:val="Ttulo2"/>
    <w:uiPriority w:val="9"/>
    <w:rsid w:val="00ED04EC"/>
    <w:rPr>
      <w:rFonts w:ascii="Times New Roman" w:eastAsiaTheme="majorEastAsia" w:hAnsi="Times New Roman" w:cstheme="majorBidi"/>
      <w:b/>
      <w:bCs/>
      <w:caps/>
      <w:sz w:val="24"/>
      <w:szCs w:val="26"/>
    </w:rPr>
  </w:style>
  <w:style w:type="character" w:customStyle="1" w:styleId="Ttulo3Char">
    <w:name w:val="Título 3 Char"/>
    <w:basedOn w:val="Fontepargpadro"/>
    <w:link w:val="Ttulo3"/>
    <w:uiPriority w:val="9"/>
    <w:rsid w:val="00274BFA"/>
    <w:rPr>
      <w:rFonts w:ascii="Times New Roman" w:eastAsiaTheme="majorEastAsia" w:hAnsi="Times New Roman" w:cstheme="majorBidi"/>
      <w:b/>
      <w:bCs/>
      <w:caps/>
      <w:sz w:val="24"/>
    </w:rPr>
  </w:style>
  <w:style w:type="character" w:customStyle="1" w:styleId="Ttulo4Char">
    <w:name w:val="Título 4 Char"/>
    <w:basedOn w:val="Fontepargpadro"/>
    <w:link w:val="Ttulo4"/>
    <w:uiPriority w:val="9"/>
    <w:rsid w:val="00274BFA"/>
    <w:rPr>
      <w:rFonts w:ascii="Times New Roman" w:eastAsiaTheme="majorEastAsia" w:hAnsi="Times New Roman" w:cstheme="majorBidi"/>
      <w:b/>
      <w:bCs/>
      <w:iCs/>
      <w:caps/>
      <w:sz w:val="24"/>
    </w:rPr>
  </w:style>
  <w:style w:type="character" w:customStyle="1" w:styleId="Ttulo5Char">
    <w:name w:val="Título 5 Char"/>
    <w:basedOn w:val="Fontepargpadro"/>
    <w:link w:val="Ttulo5"/>
    <w:uiPriority w:val="9"/>
    <w:rsid w:val="00274BFA"/>
    <w:rPr>
      <w:rFonts w:ascii="Times New Roman" w:eastAsiaTheme="majorEastAsia" w:hAnsi="Times New Roman" w:cstheme="majorBidi"/>
      <w:b/>
      <w:caps/>
      <w:sz w:val="24"/>
    </w:rPr>
  </w:style>
  <w:style w:type="character" w:customStyle="1" w:styleId="Ttulo6Char">
    <w:name w:val="Título 6 Char"/>
    <w:basedOn w:val="Fontepargpadro"/>
    <w:link w:val="Ttulo6"/>
    <w:uiPriority w:val="9"/>
    <w:rsid w:val="00274BFA"/>
    <w:rPr>
      <w:rFonts w:ascii="Times New Roman" w:eastAsiaTheme="majorEastAsia" w:hAnsi="Times New Roman" w:cstheme="majorBidi"/>
      <w:b/>
      <w:iCs/>
      <w:caps/>
      <w:sz w:val="24"/>
    </w:rPr>
  </w:style>
  <w:style w:type="character" w:customStyle="1" w:styleId="Ttulo7Char">
    <w:name w:val="Título 7 Char"/>
    <w:basedOn w:val="Fontepargpadro"/>
    <w:link w:val="Ttulo7"/>
    <w:uiPriority w:val="9"/>
    <w:rsid w:val="00274BFA"/>
    <w:rPr>
      <w:rFonts w:ascii="Times New Roman" w:eastAsiaTheme="majorEastAsia" w:hAnsi="Times New Roman" w:cstheme="majorBidi"/>
      <w:b/>
      <w:iCs/>
      <w:caps/>
      <w:sz w:val="24"/>
    </w:rPr>
  </w:style>
  <w:style w:type="character" w:customStyle="1" w:styleId="Ttulo8Char">
    <w:name w:val="Título 8 Char"/>
    <w:basedOn w:val="Fontepargpadro"/>
    <w:link w:val="Ttulo8"/>
    <w:uiPriority w:val="9"/>
    <w:rsid w:val="00274BFA"/>
    <w:rPr>
      <w:rFonts w:ascii="Times New Roman" w:eastAsiaTheme="majorEastAsia" w:hAnsi="Times New Roman" w:cstheme="majorBidi"/>
      <w:b/>
      <w:caps/>
      <w:sz w:val="24"/>
      <w:szCs w:val="20"/>
    </w:rPr>
  </w:style>
  <w:style w:type="character" w:customStyle="1" w:styleId="Ttulo9Char">
    <w:name w:val="Título 9 Char"/>
    <w:basedOn w:val="Fontepargpadro"/>
    <w:link w:val="Ttulo9"/>
    <w:uiPriority w:val="9"/>
    <w:rsid w:val="00274BFA"/>
    <w:rPr>
      <w:rFonts w:ascii="Times New Roman" w:eastAsiaTheme="majorEastAsia" w:hAnsi="Times New Roman" w:cstheme="majorBidi"/>
      <w:b/>
      <w:iCs/>
      <w:caps/>
      <w:sz w:val="24"/>
      <w:szCs w:val="20"/>
    </w:rPr>
  </w:style>
  <w:style w:type="paragraph" w:styleId="Legenda">
    <w:name w:val="caption"/>
    <w:basedOn w:val="Normal"/>
    <w:next w:val="Normal"/>
    <w:unhideWhenUsed/>
    <w:qFormat/>
    <w:rsid w:val="006E11E4"/>
    <w:pPr>
      <w:spacing w:after="200" w:line="240" w:lineRule="auto"/>
      <w:ind w:firstLine="0"/>
      <w:jc w:val="center"/>
    </w:pPr>
    <w:rPr>
      <w:b/>
      <w:bCs/>
      <w:szCs w:val="18"/>
    </w:rPr>
  </w:style>
  <w:style w:type="paragraph" w:styleId="CabealhodoSumrio">
    <w:name w:val="TOC Heading"/>
    <w:basedOn w:val="Ttulo1"/>
    <w:next w:val="Normal"/>
    <w:uiPriority w:val="39"/>
    <w:unhideWhenUsed/>
    <w:qFormat/>
    <w:rsid w:val="00144A67"/>
    <w:pPr>
      <w:numPr>
        <w:numId w:val="0"/>
      </w:numPr>
      <w:outlineLvl w:val="9"/>
    </w:pPr>
  </w:style>
  <w:style w:type="paragraph" w:styleId="Sumrio1">
    <w:name w:val="toc 1"/>
    <w:basedOn w:val="Normal"/>
    <w:next w:val="Normal"/>
    <w:autoRedefine/>
    <w:uiPriority w:val="39"/>
    <w:unhideWhenUsed/>
    <w:qFormat/>
    <w:rsid w:val="002F6ED6"/>
    <w:pPr>
      <w:spacing w:after="100"/>
      <w:ind w:firstLine="0"/>
    </w:pPr>
  </w:style>
  <w:style w:type="paragraph" w:styleId="Sumrio2">
    <w:name w:val="toc 2"/>
    <w:basedOn w:val="Normal"/>
    <w:next w:val="Normal"/>
    <w:autoRedefine/>
    <w:uiPriority w:val="39"/>
    <w:unhideWhenUsed/>
    <w:qFormat/>
    <w:rsid w:val="00CC461E"/>
    <w:pPr>
      <w:tabs>
        <w:tab w:val="right" w:leader="dot" w:pos="9061"/>
      </w:tabs>
      <w:spacing w:after="100"/>
      <w:ind w:left="284" w:firstLine="0"/>
    </w:pPr>
  </w:style>
  <w:style w:type="paragraph" w:styleId="Sumrio3">
    <w:name w:val="toc 3"/>
    <w:basedOn w:val="Normal"/>
    <w:next w:val="Normal"/>
    <w:autoRedefine/>
    <w:uiPriority w:val="39"/>
    <w:unhideWhenUsed/>
    <w:qFormat/>
    <w:rsid w:val="00CC461E"/>
    <w:pPr>
      <w:spacing w:after="100"/>
      <w:ind w:left="567" w:firstLine="0"/>
    </w:pPr>
  </w:style>
  <w:style w:type="character" w:styleId="Hyperlink">
    <w:name w:val="Hyperlink"/>
    <w:basedOn w:val="Fontepargpadro"/>
    <w:uiPriority w:val="99"/>
    <w:unhideWhenUsed/>
    <w:rsid w:val="000742E2"/>
    <w:rPr>
      <w:color w:val="0000FF" w:themeColor="hyperlink"/>
      <w:u w:val="single"/>
    </w:rPr>
  </w:style>
  <w:style w:type="paragraph" w:styleId="ndicedeilustraes">
    <w:name w:val="table of figures"/>
    <w:basedOn w:val="Normal"/>
    <w:next w:val="Normal"/>
    <w:uiPriority w:val="99"/>
    <w:unhideWhenUsed/>
    <w:rsid w:val="002F6ED6"/>
    <w:pPr>
      <w:ind w:firstLine="0"/>
    </w:pPr>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Fontepargpadro"/>
    <w:link w:val="RefernciasBibliogrficas"/>
    <w:rsid w:val="00F24FE9"/>
    <w:rPr>
      <w:rFonts w:ascii="Times New Roman" w:hAnsi="Times New Roman"/>
      <w:sz w:val="24"/>
    </w:rPr>
  </w:style>
  <w:style w:type="paragraph" w:styleId="Textodenotaderodap">
    <w:name w:val="footnote text"/>
    <w:basedOn w:val="Normal"/>
    <w:link w:val="TextodenotaderodapChar"/>
    <w:rsid w:val="00DA0579"/>
    <w:pPr>
      <w:spacing w:line="240" w:lineRule="auto"/>
      <w:ind w:firstLine="202"/>
    </w:pPr>
    <w:rPr>
      <w:rFonts w:eastAsia="Times New Roman" w:cs="Times New Roman"/>
      <w:sz w:val="16"/>
      <w:szCs w:val="16"/>
      <w:lang w:val="en-US"/>
    </w:rPr>
  </w:style>
  <w:style w:type="character" w:customStyle="1" w:styleId="TextodenotaderodapChar">
    <w:name w:val="Texto de nota de rodapé Char"/>
    <w:basedOn w:val="Fontepargpadro"/>
    <w:link w:val="Textodenotaderodap"/>
    <w:rsid w:val="00DA0579"/>
    <w:rPr>
      <w:rFonts w:ascii="Times New Roman" w:eastAsia="Times New Roman" w:hAnsi="Times New Roman" w:cs="Times New Roman"/>
      <w:sz w:val="16"/>
      <w:szCs w:val="16"/>
      <w:lang w:val="en-US"/>
    </w:rPr>
  </w:style>
  <w:style w:type="character" w:styleId="Refdenotaderodap">
    <w:name w:val="footnote reference"/>
    <w:basedOn w:val="Fontepargpadro"/>
    <w:rsid w:val="00DA0579"/>
    <w:rPr>
      <w:vertAlign w:val="superscript"/>
    </w:rPr>
  </w:style>
  <w:style w:type="paragraph" w:customStyle="1" w:styleId="Bibliografia1">
    <w:name w:val="Bibliografia1"/>
    <w:basedOn w:val="Normal"/>
    <w:link w:val="BibliographyChar"/>
    <w:qFormat/>
    <w:rsid w:val="00D3439D"/>
    <w:pPr>
      <w:spacing w:after="360"/>
      <w:ind w:firstLine="0"/>
      <w:jc w:val="center"/>
    </w:pPr>
    <w:rPr>
      <w:b/>
      <w:caps/>
      <w:sz w:val="28"/>
      <w:szCs w:val="28"/>
      <w:lang w:val="en-US"/>
    </w:rPr>
  </w:style>
  <w:style w:type="paragraph" w:customStyle="1" w:styleId="bulletlist">
    <w:name w:val="bullet list"/>
    <w:basedOn w:val="Corpodetexto"/>
    <w:rsid w:val="00DA0579"/>
    <w:pPr>
      <w:tabs>
        <w:tab w:val="left" w:pos="648"/>
      </w:tabs>
      <w:suppressAutoHyphens/>
      <w:spacing w:after="6" w:line="240" w:lineRule="auto"/>
      <w:ind w:left="648" w:firstLine="0"/>
    </w:pPr>
    <w:rPr>
      <w:rFonts w:eastAsia="SimSun" w:cs="Times New Roman"/>
      <w:spacing w:val="-1"/>
      <w:sz w:val="20"/>
      <w:szCs w:val="20"/>
      <w:lang w:val="en-US" w:eastAsia="zh-CN"/>
    </w:rPr>
  </w:style>
  <w:style w:type="paragraph" w:styleId="Corpodetexto">
    <w:name w:val="Body Text"/>
    <w:basedOn w:val="Normal"/>
    <w:link w:val="CorpodetextoChar"/>
    <w:uiPriority w:val="99"/>
    <w:semiHidden/>
    <w:unhideWhenUsed/>
    <w:rsid w:val="00DA0579"/>
    <w:pPr>
      <w:spacing w:after="120"/>
    </w:pPr>
  </w:style>
  <w:style w:type="character" w:customStyle="1" w:styleId="CorpodetextoChar">
    <w:name w:val="Corpo de texto Char"/>
    <w:basedOn w:val="Fontepargpadro"/>
    <w:link w:val="Corpodetexto"/>
    <w:uiPriority w:val="99"/>
    <w:semiHidden/>
    <w:rsid w:val="00DA0579"/>
    <w:rPr>
      <w:rFonts w:ascii="Times New Roman" w:hAnsi="Times New Roman"/>
      <w:sz w:val="24"/>
    </w:rPr>
  </w:style>
  <w:style w:type="paragraph" w:customStyle="1" w:styleId="PrimeiroPargrafo">
    <w:name w:val="Primeiro Parágrafo"/>
    <w:basedOn w:val="Normal"/>
    <w:next w:val="Normal"/>
    <w:link w:val="PrimeiroPargrafoChar"/>
    <w:qFormat/>
    <w:rsid w:val="00581A4A"/>
    <w:pPr>
      <w:tabs>
        <w:tab w:val="left" w:pos="720"/>
      </w:tabs>
      <w:spacing w:before="120" w:line="240" w:lineRule="auto"/>
      <w:ind w:firstLine="0"/>
    </w:pPr>
    <w:rPr>
      <w:rFonts w:ascii="Times" w:eastAsia="Times New Roman" w:hAnsi="Times" w:cs="Times New Roman"/>
      <w:szCs w:val="20"/>
      <w:lang w:eastAsia="pt-BR"/>
    </w:rPr>
  </w:style>
  <w:style w:type="character" w:customStyle="1" w:styleId="PrimeiroPargrafoChar">
    <w:name w:val="Primeiro Parágrafo Char"/>
    <w:link w:val="PrimeiroPargrafo"/>
    <w:rsid w:val="00581A4A"/>
    <w:rPr>
      <w:rFonts w:ascii="Times" w:eastAsia="Times New Roman" w:hAnsi="Times" w:cs="Times New Roman"/>
      <w:sz w:val="24"/>
      <w:szCs w:val="20"/>
      <w:lang w:eastAsia="pt-BR"/>
    </w:rPr>
  </w:style>
  <w:style w:type="table" w:customStyle="1" w:styleId="IEEETable">
    <w:name w:val="IEEE Table"/>
    <w:basedOn w:val="Tabelanormal"/>
    <w:uiPriority w:val="99"/>
    <w:rsid w:val="00581A4A"/>
    <w:pPr>
      <w:spacing w:after="0" w:line="240" w:lineRule="auto"/>
    </w:pPr>
    <w:rPr>
      <w:rFonts w:ascii="Times New Roman" w:eastAsia="Times New Roman" w:hAnsi="Times New Roman" w:cs="Times New Roman"/>
      <w:sz w:val="20"/>
      <w:szCs w:val="20"/>
      <w:lang w:val="en-US"/>
    </w:rPr>
    <w:tblPr>
      <w:tblInd w:w="0" w:type="dxa"/>
      <w:tblBorders>
        <w:insideH w:val="single" w:sz="4" w:space="0" w:color="auto"/>
      </w:tblBorders>
      <w:tblCellMar>
        <w:top w:w="0" w:type="dxa"/>
        <w:left w:w="108" w:type="dxa"/>
        <w:bottom w:w="0" w:type="dxa"/>
        <w:right w:w="108" w:type="dxa"/>
      </w:tblCellMar>
    </w:tblPr>
    <w:tblStylePr w:type="firstRow">
      <w:tblPr/>
      <w:tcPr>
        <w:tcBorders>
          <w:top w:val="double" w:sz="4" w:space="0" w:color="auto"/>
        </w:tcBorders>
      </w:tcPr>
    </w:tblStylePr>
    <w:tblStylePr w:type="lastRow">
      <w:tblPr/>
      <w:tcPr>
        <w:tcBorders>
          <w:bottom w:val="double" w:sz="4" w:space="0" w:color="auto"/>
        </w:tcBorders>
      </w:tcPr>
    </w:tblStylePr>
  </w:style>
  <w:style w:type="paragraph" w:customStyle="1" w:styleId="ListaNumerada">
    <w:name w:val="Lista Numerada"/>
    <w:basedOn w:val="Normal"/>
    <w:link w:val="ListaNumeradaChar"/>
    <w:qFormat/>
    <w:rsid w:val="00581A4A"/>
    <w:pPr>
      <w:numPr>
        <w:numId w:val="5"/>
      </w:numPr>
      <w:tabs>
        <w:tab w:val="left" w:pos="993"/>
      </w:tabs>
      <w:spacing w:before="120" w:line="240" w:lineRule="auto"/>
    </w:pPr>
    <w:rPr>
      <w:rFonts w:ascii="Times" w:eastAsia="Times New Roman" w:hAnsi="Times" w:cs="Times New Roman"/>
      <w:szCs w:val="20"/>
      <w:lang w:eastAsia="pt-BR"/>
    </w:rPr>
  </w:style>
  <w:style w:type="character" w:customStyle="1" w:styleId="ListaNumeradaChar">
    <w:name w:val="Lista Numerada Char"/>
    <w:basedOn w:val="Fontepargpadro"/>
    <w:link w:val="ListaNumerada"/>
    <w:rsid w:val="00581A4A"/>
    <w:rPr>
      <w:rFonts w:ascii="Times" w:eastAsia="Times New Roman" w:hAnsi="Times" w:cs="Times New Roman"/>
      <w:sz w:val="24"/>
      <w:szCs w:val="20"/>
      <w:lang w:eastAsia="pt-BR"/>
    </w:rPr>
  </w:style>
  <w:style w:type="paragraph" w:styleId="Bibliografia">
    <w:name w:val="Bibliography"/>
    <w:basedOn w:val="Normal"/>
    <w:next w:val="Normal"/>
    <w:uiPriority w:val="37"/>
    <w:unhideWhenUsed/>
    <w:rsid w:val="00871856"/>
    <w:pPr>
      <w:spacing w:after="240" w:line="240" w:lineRule="auto"/>
      <w:ind w:firstLine="0"/>
    </w:pPr>
  </w:style>
  <w:style w:type="table" w:customStyle="1" w:styleId="TabeladeGrade5Escura-nfase11">
    <w:name w:val="Tabela de Grade 5 Escura - Ênfase 11"/>
    <w:basedOn w:val="Tabelanormal"/>
    <w:uiPriority w:val="50"/>
    <w:rsid w:val="00717EA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eladeGrade4-nfase11">
    <w:name w:val="Tabela de Grade 4 - Ênfase 11"/>
    <w:basedOn w:val="Tabelanormal"/>
    <w:uiPriority w:val="49"/>
    <w:rsid w:val="00F918F2"/>
    <w:pPr>
      <w:spacing w:after="0" w:line="240" w:lineRule="auto"/>
    </w:pPr>
    <w:rPr>
      <w:rFonts w:ascii="Arial" w:hAnsi="Arial"/>
      <w:sz w:val="20"/>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extodeTabela">
    <w:name w:val="Texto de Tabela"/>
    <w:basedOn w:val="Normal"/>
    <w:link w:val="TextodeTabelaChar"/>
    <w:qFormat/>
    <w:rsid w:val="003D240B"/>
    <w:pPr>
      <w:spacing w:line="240" w:lineRule="auto"/>
      <w:ind w:firstLine="0"/>
    </w:pPr>
    <w:rPr>
      <w:rFonts w:ascii="Arial" w:hAnsi="Arial"/>
      <w:bCs/>
      <w:sz w:val="20"/>
      <w:szCs w:val="16"/>
      <w:lang w:val="en-US"/>
    </w:rPr>
  </w:style>
  <w:style w:type="table" w:customStyle="1" w:styleId="TabeladeLista3-nfase11">
    <w:name w:val="Tabela de Lista 3 - Ênfase 11"/>
    <w:basedOn w:val="Tabelanormal"/>
    <w:uiPriority w:val="48"/>
    <w:rsid w:val="00F918F2"/>
    <w:pPr>
      <w:spacing w:after="0" w:line="240" w:lineRule="auto"/>
    </w:p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TextodeTabelaChar">
    <w:name w:val="Texto de Tabela Char"/>
    <w:basedOn w:val="Fontepargpadro"/>
    <w:link w:val="TextodeTabela"/>
    <w:rsid w:val="003D240B"/>
    <w:rPr>
      <w:rFonts w:ascii="Arial" w:hAnsi="Arial"/>
      <w:bCs/>
      <w:sz w:val="20"/>
      <w:szCs w:val="16"/>
      <w:lang w:val="en-US"/>
    </w:rPr>
  </w:style>
  <w:style w:type="table" w:customStyle="1" w:styleId="TabeladeGrade3-nfase11">
    <w:name w:val="Tabela de Grade 3 - Ênfase 11"/>
    <w:basedOn w:val="Tabelanormal"/>
    <w:uiPriority w:val="48"/>
    <w:rsid w:val="00F918F2"/>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customStyle="1" w:styleId="BibliographyChar">
    <w:name w:val="Bibliography Char"/>
    <w:basedOn w:val="Fontepargpadro"/>
    <w:link w:val="Bibliografia1"/>
    <w:rsid w:val="00D3439D"/>
    <w:rPr>
      <w:rFonts w:ascii="Times New Roman" w:hAnsi="Times New Roman"/>
      <w:b/>
      <w:caps/>
      <w:sz w:val="28"/>
      <w:szCs w:val="28"/>
      <w:lang w:val="en-US"/>
    </w:rPr>
  </w:style>
  <w:style w:type="paragraph" w:styleId="Reviso">
    <w:name w:val="Revision"/>
    <w:hidden/>
    <w:uiPriority w:val="99"/>
    <w:semiHidden/>
    <w:rsid w:val="00EC00DF"/>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845886">
      <w:bodyDiv w:val="1"/>
      <w:marLeft w:val="0"/>
      <w:marRight w:val="0"/>
      <w:marTop w:val="0"/>
      <w:marBottom w:val="0"/>
      <w:divBdr>
        <w:top w:val="none" w:sz="0" w:space="0" w:color="auto"/>
        <w:left w:val="none" w:sz="0" w:space="0" w:color="auto"/>
        <w:bottom w:val="none" w:sz="0" w:space="0" w:color="auto"/>
        <w:right w:val="none" w:sz="0" w:space="0" w:color="auto"/>
      </w:divBdr>
    </w:div>
    <w:div w:id="98435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ieeexplore.ieee.org/stamp/stamp.jsp?tp=&amp;arnumber=6475394"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F:\mybackups\Educacao\Mestrado-UFF\Procedimentos\Modelos\pgc-uff_v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F7F36F6-8F2C-4791-9925-3E2E4935CF2E}">
  <we:reference id="wa103087929" version="1.2.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7394334-BEB5-4420-AF9B-5F4ABEFB1C74}">
  <we:reference id="wa104099688"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827CEE-E2DF-4D19-9671-5586B0D55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pgc-uff_v2.dotx</Template>
  <TotalTime>11</TotalTime>
  <Pages>21</Pages>
  <Words>6799</Words>
  <Characters>36717</Characters>
  <Application>Microsoft Office Word</Application>
  <DocSecurity>0</DocSecurity>
  <Lines>305</Lines>
  <Paragraphs>86</Paragraphs>
  <ScaleCrop>false</ScaleCrop>
  <HeadingPairs>
    <vt:vector size="6" baseType="variant">
      <vt:variant>
        <vt:lpstr>Título</vt:lpstr>
      </vt:variant>
      <vt:variant>
        <vt:i4>1</vt:i4>
      </vt:variant>
      <vt:variant>
        <vt:lpstr>Títulos</vt:lpstr>
      </vt:variant>
      <vt:variant>
        <vt:i4>12</vt:i4>
      </vt:variant>
      <vt:variant>
        <vt:lpstr>Title</vt:lpstr>
      </vt:variant>
      <vt:variant>
        <vt:i4>1</vt:i4>
      </vt:variant>
    </vt:vector>
  </HeadingPairs>
  <TitlesOfParts>
    <vt:vector size="14" baseType="lpstr">
      <vt:lpstr>Template de Dissertações e Teses da UFF</vt:lpstr>
      <vt:lpstr>– Awareness in Distributed Version Control Systems</vt:lpstr>
      <vt:lpstr>    Introduction</vt:lpstr>
      <vt:lpstr>    Distributed Version Control Systems</vt:lpstr>
      <vt:lpstr>    Branching in DVCS</vt:lpstr>
      <vt:lpstr>        Cloning  a repository</vt:lpstr>
      <vt:lpstr>        Fetching  from a remote repository</vt:lpstr>
      <vt:lpstr>        Anonymous branches</vt:lpstr>
      <vt:lpstr>    Related Work</vt:lpstr>
      <vt:lpstr>        Commit Notification </vt:lpstr>
      <vt:lpstr>        Awareness  of Concurrent Changes</vt:lpstr>
      <vt:lpstr>        Repository  Visualization</vt:lpstr>
      <vt:lpstr>    Final Considerations</vt:lpstr>
      <vt:lpstr>Template de Dissertações e Teses da UFF</vt:lpstr>
    </vt:vector>
  </TitlesOfParts>
  <Company/>
  <LinksUpToDate>false</LinksUpToDate>
  <CharactersWithSpaces>43430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de Dissertações e Teses da UFF</dc:title>
  <dc:creator>Cristiano</dc:creator>
  <cp:lastModifiedBy>Cristiano Cesario</cp:lastModifiedBy>
  <cp:revision>4</cp:revision>
  <cp:lastPrinted>2014-07-25T12:37:00Z</cp:lastPrinted>
  <dcterms:created xsi:type="dcterms:W3CDTF">2014-08-16T19:05:00Z</dcterms:created>
  <dcterms:modified xsi:type="dcterms:W3CDTF">2014-08-24T19:57:00Z</dcterms:modified>
  <cp:contentStatus>Em construção</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zotero-version="4.0.21.2"&gt;&lt;session id="vFV3xqju"/&gt;&lt;style id="http://www.zotero.org/styles/associacao-brasileira-de-normas-tecnicas-ufmg-face-initials-custom-Cristiano" hasBibliography="1" bibliographyStyleHasBeenSet="1"/&gt;&lt;prefs&gt;&lt;pre</vt:lpwstr>
  </property>
  <property fmtid="{D5CDD505-2E9C-101B-9397-08002B2CF9AE}" pid="3" name="ZOTERO_PREF_2">
    <vt:lpwstr>f name="fieldType" value="Field"/&gt;&lt;pref name="storeReferences" value="false"/&gt;&lt;pref name="automaticJournalAbbreviations" value="false"/&gt;&lt;pref name="noteType" value="0"/&gt;&lt;/prefs&gt;&lt;/data&gt;</vt:lpwstr>
  </property>
</Properties>
</file>