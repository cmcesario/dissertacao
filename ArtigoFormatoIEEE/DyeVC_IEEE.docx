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rsidP="00A505C1">
      <w:pPr>
        <w:pStyle w:val="Text"/>
        <w:rPr>
          <w:sz w:val="18"/>
          <w:szCs w:val="18"/>
        </w:rPr>
      </w:pPr>
      <w:r>
        <w:rPr>
          <w:sz w:val="18"/>
          <w:szCs w:val="18"/>
        </w:rPr>
        <w:footnoteReference w:customMarkFollows="1" w:id="1"/>
        <w:sym w:font="Symbol" w:char="F020"/>
      </w:r>
    </w:p>
    <w:p w14:paraId="1F068198" w14:textId="675D0B2C" w:rsidR="00E97402" w:rsidRPr="00265954" w:rsidRDefault="00F91BCE">
      <w:pPr>
        <w:pStyle w:val="Ttulo"/>
        <w:framePr w:wrap="notBeside"/>
        <w:rPr>
          <w:rPrChange w:id="0" w:author="Cristiano Cesario" w:date="2014-06-20T10:46:00Z">
            <w:rPr>
              <w:lang w:val="pt-BR"/>
            </w:rPr>
          </w:rPrChange>
        </w:rPr>
      </w:pPr>
      <w:commentRangeStart w:id="1"/>
      <w:del w:id="2" w:author="Cristiano Cesario" w:date="2014-06-21T08:39:00Z">
        <w:r w:rsidRPr="00265954" w:rsidDel="007B0F59">
          <w:rPr>
            <w:rPrChange w:id="3" w:author="Cristiano Cesario" w:date="2014-06-20T10:46:00Z">
              <w:rPr>
                <w:lang w:val="pt-BR"/>
              </w:rPr>
            </w:rPrChange>
          </w:rPr>
          <w:delText>D</w:delText>
        </w:r>
      </w:del>
      <w:ins w:id="4" w:author="Cristiano Cesario" w:date="2014-06-21T08:39:00Z">
        <w:r w:rsidR="007B0F59">
          <w:t>Immersing</w:t>
        </w:r>
      </w:ins>
      <w:ins w:id="5" w:author="Cristiano Cesario" w:date="2014-06-21T08:40:00Z">
        <w:r w:rsidR="007B0F59">
          <w:t xml:space="preserve"> through Topology on D</w:t>
        </w:r>
      </w:ins>
      <w:ins w:id="6" w:author="Cristiano Cesario" w:date="2014-06-20T10:45:00Z">
        <w:r w:rsidR="00265954" w:rsidRPr="00265954">
          <w:rPr>
            <w:rPrChange w:id="7" w:author="Cristiano Cesario" w:date="2014-06-20T10:46:00Z">
              <w:rPr>
                <w:lang w:val="pt-BR"/>
              </w:rPr>
            </w:rPrChange>
          </w:rPr>
          <w:t>istributed Version Control Systems</w:t>
        </w:r>
      </w:ins>
      <w:del w:id="8" w:author="Cristiano Cesario" w:date="2014-06-20T10:46:00Z">
        <w:r w:rsidRPr="00265954" w:rsidDel="00265954">
          <w:rPr>
            <w:rPrChange w:id="9" w:author="Cristiano Cesario" w:date="2014-06-20T10:46:00Z">
              <w:rPr>
                <w:lang w:val="pt-BR"/>
              </w:rPr>
            </w:rPrChange>
          </w:rPr>
          <w:delText>yeVC</w:delText>
        </w:r>
      </w:del>
      <w:commentRangeEnd w:id="1"/>
      <w:r w:rsidR="00772F2A">
        <w:rPr>
          <w:rStyle w:val="Refdecomentrio"/>
          <w:kern w:val="0"/>
        </w:rPr>
        <w:commentReference w:id="1"/>
      </w:r>
    </w:p>
    <w:p w14:paraId="07F86948" w14:textId="6C29C10E" w:rsidR="00F91BCE" w:rsidRPr="000442C8" w:rsidRDefault="00F91BCE" w:rsidP="00F91BCE">
      <w:pPr>
        <w:pStyle w:val="Authors"/>
        <w:framePr w:wrap="notBeside"/>
        <w:spacing w:after="0"/>
        <w:rPr>
          <w:lang w:val="pt-BR"/>
        </w:rPr>
      </w:pPr>
      <w:r w:rsidRPr="000442C8">
        <w:rPr>
          <w:lang w:val="pt-BR"/>
        </w:rPr>
        <w:t xml:space="preserve">Cristiano M. Cesario </w:t>
      </w:r>
      <w:proofErr w:type="spellStart"/>
      <w:r w:rsidRPr="000442C8">
        <w:rPr>
          <w:lang w:val="pt-BR"/>
        </w:rPr>
        <w:t>and</w:t>
      </w:r>
      <w:proofErr w:type="spellEnd"/>
      <w:r w:rsidRPr="000442C8">
        <w:rPr>
          <w:lang w:val="pt-BR"/>
        </w:rPr>
        <w:t xml:space="preserve"> Leonardo G. P. Murta</w:t>
      </w:r>
    </w:p>
    <w:p w14:paraId="6AA11CDF" w14:textId="77777777" w:rsidR="00F91BCE" w:rsidRPr="005711BD" w:rsidRDefault="00F91BCE" w:rsidP="00F91BCE">
      <w:pPr>
        <w:pStyle w:val="Authors"/>
        <w:framePr w:wrap="notBeside"/>
        <w:spacing w:after="0"/>
      </w:pPr>
      <w:r w:rsidRPr="005711BD">
        <w:t>Institute of Computing</w:t>
      </w:r>
    </w:p>
    <w:p w14:paraId="23396457" w14:textId="77777777" w:rsidR="00F91BCE" w:rsidRPr="005711BD" w:rsidRDefault="00F91BCE" w:rsidP="00F91BCE">
      <w:pPr>
        <w:pStyle w:val="Authors"/>
        <w:framePr w:wrap="notBeside"/>
        <w:spacing w:after="0"/>
      </w:pPr>
      <w:proofErr w:type="spellStart"/>
      <w:r w:rsidRPr="000442C8">
        <w:t>Universidade</w:t>
      </w:r>
      <w:proofErr w:type="spellEnd"/>
      <w:r w:rsidRPr="000442C8">
        <w:t xml:space="preserve"> Federal </w:t>
      </w:r>
      <w:proofErr w:type="spellStart"/>
      <w:r w:rsidRPr="000442C8">
        <w:t>Fluminense</w:t>
      </w:r>
      <w:proofErr w:type="spellEnd"/>
      <w:r w:rsidRPr="005711BD">
        <w:t>, Niteroi, Brazil</w:t>
      </w:r>
    </w:p>
    <w:p w14:paraId="57A655BF" w14:textId="1ED94837" w:rsidR="00E97402" w:rsidRPr="00F91BCE" w:rsidRDefault="00F91BCE" w:rsidP="00F91BCE">
      <w:pPr>
        <w:pStyle w:val="Authors"/>
        <w:framePr w:wrap="notBeside"/>
      </w:pPr>
      <w:r w:rsidRPr="005711BD">
        <w:t>{</w:t>
      </w:r>
      <w:proofErr w:type="gramStart"/>
      <w:r w:rsidRPr="005711BD">
        <w:t>ccesario</w:t>
      </w:r>
      <w:proofErr w:type="gramEnd"/>
      <w:r w:rsidRPr="005711BD">
        <w:t>, leomurta}@ic.uff.br</w:t>
      </w:r>
    </w:p>
    <w:p w14:paraId="23345CB3" w14:textId="6D6072B1" w:rsidR="00E97402" w:rsidRDefault="00E97402">
      <w:pPr>
        <w:pStyle w:val="Abstract"/>
      </w:pPr>
      <w:r>
        <w:rPr>
          <w:i/>
          <w:iCs/>
        </w:rPr>
        <w:t>Abstract</w:t>
      </w:r>
      <w:r>
        <w:t>—</w:t>
      </w:r>
      <w:r w:rsidR="00F91BCE" w:rsidRPr="00F91BCE">
        <w:t>Software development using distributed version control systems has become more frequent recently. Such systems bring more flexibility, but also bring greater complexity to administer and monitor the multiple existing repositories as well as the proliferation of several branches</w:t>
      </w:r>
      <w:r w:rsidR="00033DC4">
        <w:t>.</w:t>
      </w:r>
      <w:r w:rsidR="00F91BCE" w:rsidRPr="00F91BCE">
        <w:t xml:space="preserve"> In this paper we propose DyeVC, an extensible tool to assist developer</w:t>
      </w:r>
      <w:r w:rsidR="00033DC4">
        <w:t>s and repository administrators</w:t>
      </w:r>
      <w:r w:rsidR="00F91BCE" w:rsidRPr="00F91BCE">
        <w:t xml:space="preserve"> in identifying dependencies among</w:t>
      </w:r>
      <w:r w:rsidR="00772F2A">
        <w:t>st</w:t>
      </w:r>
      <w:r w:rsidR="00F91BCE" w:rsidRPr="00F91BCE">
        <w:t xml:space="preserve"> the distributed repositories in order to help to understand what is going on around one’s repository</w:t>
      </w:r>
      <w:r w:rsidR="000B79B1">
        <w:t xml:space="preserve"> and depict the</w:t>
      </w:r>
      <w:r w:rsidR="00033DC4">
        <w:t xml:space="preserve"> relations</w:t>
      </w:r>
      <w:r w:rsidR="000B79B1">
        <w:t xml:space="preserve"> </w:t>
      </w:r>
      <w:r w:rsidR="00033DC4">
        <w:t>between the existing repositories</w:t>
      </w:r>
      <w:r>
        <w:t>.</w:t>
      </w:r>
    </w:p>
    <w:p w14:paraId="2AD5107A" w14:textId="77777777" w:rsidR="00E97402" w:rsidRDefault="00E97402"/>
    <w:p w14:paraId="4AE5DCCE" w14:textId="44FB3A07" w:rsidR="00E97402" w:rsidRDefault="00E97402">
      <w:pPr>
        <w:pStyle w:val="IndexTerms"/>
      </w:pPr>
      <w:bookmarkStart w:id="10" w:name="PointTmp"/>
      <w:r>
        <w:rPr>
          <w:i/>
          <w:iCs/>
        </w:rPr>
        <w:t>Index Terms</w:t>
      </w:r>
      <w:ins w:id="11" w:author="Cristiano Cesario" w:date="2014-06-25T11:12:00Z">
        <w:r w:rsidR="006941C2">
          <w:t xml:space="preserve"> – </w:t>
        </w:r>
      </w:ins>
      <w:del w:id="12" w:author="Cristiano Cesario" w:date="2014-06-25T11:12:00Z">
        <w:r w:rsidDel="006941C2">
          <w:delText>—</w:delText>
        </w:r>
      </w:del>
      <w:r w:rsidR="006923BF">
        <w:t xml:space="preserve">Configuration management, </w:t>
      </w:r>
      <w:del w:id="13" w:author="Cristiano Cesario" w:date="2014-06-25T11:12:00Z">
        <w:r w:rsidR="006923BF" w:rsidDel="006941C2">
          <w:delText xml:space="preserve">Context </w:delText>
        </w:r>
      </w:del>
      <w:ins w:id="14" w:author="Cristiano Cesario" w:date="2014-06-25T11:12:00Z">
        <w:r w:rsidR="006941C2">
          <w:t xml:space="preserve">Workspace </w:t>
        </w:r>
      </w:ins>
      <w:r w:rsidR="006923BF">
        <w:t>awareness, Distributed version control</w:t>
      </w:r>
      <w:ins w:id="15" w:author="Cristiano Cesario" w:date="2014-06-25T11:12:00Z">
        <w:r w:rsidR="006941C2">
          <w:t>, Repository evolution</w:t>
        </w:r>
      </w:ins>
    </w:p>
    <w:p w14:paraId="6F54A56C" w14:textId="77777777" w:rsidR="00E97402" w:rsidRDefault="00E97402"/>
    <w:p w14:paraId="1D5B113B" w14:textId="77777777" w:rsidR="00E97402" w:rsidRPr="001A3336" w:rsidRDefault="00E97402">
      <w:pPr>
        <w:pStyle w:val="Ttulo1"/>
      </w:pPr>
      <w:bookmarkStart w:id="16" w:name="_Ref391111912"/>
      <w:bookmarkEnd w:id="10"/>
      <w:r w:rsidRPr="001A3336">
        <w:t>I</w:t>
      </w:r>
      <w:r w:rsidRPr="001A3336">
        <w:rPr>
          <w:sz w:val="16"/>
          <w:szCs w:val="16"/>
        </w:rPr>
        <w:t>NTRODUCTION</w:t>
      </w:r>
      <w:bookmarkEnd w:id="16"/>
    </w:p>
    <w:p w14:paraId="49B0B49D" w14:textId="228DCCFC" w:rsidR="00E97402" w:rsidRPr="001A3336" w:rsidRDefault="006923BF">
      <w:pPr>
        <w:pStyle w:val="Text"/>
        <w:keepNext/>
        <w:framePr w:dropCap="drop" w:lines="2" w:wrap="auto" w:vAnchor="text" w:hAnchor="text"/>
        <w:spacing w:line="480" w:lineRule="exact"/>
        <w:ind w:firstLine="0"/>
        <w:rPr>
          <w:smallCaps/>
          <w:position w:val="-3"/>
          <w:sz w:val="56"/>
          <w:szCs w:val="56"/>
        </w:rPr>
      </w:pPr>
      <w:r w:rsidRPr="001A3336">
        <w:rPr>
          <w:smallCaps/>
          <w:position w:val="-3"/>
          <w:sz w:val="56"/>
          <w:szCs w:val="56"/>
        </w:rPr>
        <w:t>V</w:t>
      </w:r>
    </w:p>
    <w:p w14:paraId="058D2D75" w14:textId="6EA425CD" w:rsidR="006923BF" w:rsidRPr="001A3336" w:rsidRDefault="006923BF" w:rsidP="006923BF">
      <w:pPr>
        <w:pStyle w:val="Text"/>
        <w:ind w:firstLine="0"/>
        <w:rPr>
          <w:rFonts w:cs="Times"/>
        </w:rPr>
      </w:pPr>
      <w:r w:rsidRPr="001A3336">
        <w:t>ERSION Control Systems (VCS) date back to the 70s, when SCCS emerged</w:t>
      </w:r>
      <w:r w:rsidRPr="001A3336">
        <w:rPr>
          <w:rFonts w:cs="Times"/>
        </w:rPr>
        <w:t xml:space="preserve"> </w:t>
      </w:r>
      <w:r w:rsidRPr="001A3336">
        <w:rPr>
          <w:rFonts w:cs="Times"/>
        </w:rPr>
        <w:fldChar w:fldCharType="begin"/>
      </w:r>
      <w:r w:rsidR="0032111C" w:rsidRPr="001A3336">
        <w:rPr>
          <w:rFonts w:cs="Times"/>
        </w:rPr>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1A3336">
        <w:rPr>
          <w:rFonts w:cs="Times"/>
        </w:rPr>
        <w:fldChar w:fldCharType="separate"/>
      </w:r>
      <w:r w:rsidR="006958C4" w:rsidRPr="006958C4">
        <w:t>[1]</w:t>
      </w:r>
      <w:r w:rsidRPr="001A3336">
        <w:rPr>
          <w:rFonts w:cs="Times"/>
        </w:rPr>
        <w:fldChar w:fldCharType="end"/>
      </w:r>
      <w:r w:rsidRPr="001A3336">
        <w:rPr>
          <w:rFonts w:cs="Times"/>
        </w:rPr>
        <w:t xml:space="preserve">. Their primary purpose is to keep software development under control </w:t>
      </w:r>
      <w:r w:rsidRPr="001A3336">
        <w:rPr>
          <w:rFonts w:cs="Times"/>
        </w:rPr>
        <w:fldChar w:fldCharType="begin"/>
      </w:r>
      <w:r w:rsidR="0032111C" w:rsidRPr="001A3336">
        <w:rPr>
          <w:rFonts w:cs="Times"/>
        </w:rPr>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roadmap","container-title":"Proceedings of the 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1A3336">
        <w:rPr>
          <w:rFonts w:cs="Times"/>
        </w:rPr>
        <w:fldChar w:fldCharType="separate"/>
      </w:r>
      <w:r w:rsidR="006958C4" w:rsidRPr="006958C4">
        <w:t>[2]</w:t>
      </w:r>
      <w:r w:rsidRPr="001A3336">
        <w:rPr>
          <w:rFonts w:cs="Times"/>
        </w:rPr>
        <w:fldChar w:fldCharType="end"/>
      </w:r>
      <w:r w:rsidRPr="001A3336">
        <w:rPr>
          <w:rFonts w:cs="Times"/>
        </w:rPr>
        <w:t xml:space="preserve">. Along these almost 40 years, VCSs evolved from a centralized repository with local access, as in SCCS and RCS </w:t>
      </w:r>
      <w:r w:rsidRPr="001A3336">
        <w:rPr>
          <w:rFonts w:cs="Times"/>
        </w:rPr>
        <w:fldChar w:fldCharType="begin"/>
      </w:r>
      <w:r w:rsidR="0032111C" w:rsidRPr="001A3336">
        <w:rPr>
          <w:rFonts w:cs="Times"/>
        </w:rPr>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1A3336">
        <w:rPr>
          <w:rFonts w:cs="Times"/>
        </w:rPr>
        <w:fldChar w:fldCharType="separate"/>
      </w:r>
      <w:r w:rsidR="006958C4" w:rsidRPr="006958C4">
        <w:t>[3]</w:t>
      </w:r>
      <w:r w:rsidRPr="001A3336">
        <w:rPr>
          <w:rFonts w:cs="Times"/>
        </w:rPr>
        <w:fldChar w:fldCharType="end"/>
      </w:r>
      <w:r w:rsidRPr="001A3336">
        <w:rPr>
          <w:rFonts w:cs="Times"/>
        </w:rPr>
        <w:t xml:space="preserve">, to a client-server approach, as in CVS </w:t>
      </w:r>
      <w:r w:rsidRPr="001A3336">
        <w:rPr>
          <w:rFonts w:cs="Times"/>
        </w:rPr>
        <w:fldChar w:fldCharType="begin"/>
      </w:r>
      <w:r w:rsidR="0032111C" w:rsidRPr="001A3336">
        <w:rPr>
          <w:rFonts w:cs="Times"/>
        </w:rPr>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1A3336">
        <w:rPr>
          <w:rFonts w:cs="Times"/>
        </w:rPr>
        <w:fldChar w:fldCharType="separate"/>
      </w:r>
      <w:r w:rsidR="006958C4" w:rsidRPr="006958C4">
        <w:t>[4]</w:t>
      </w:r>
      <w:r w:rsidRPr="001A3336">
        <w:rPr>
          <w:rFonts w:cs="Times"/>
        </w:rPr>
        <w:fldChar w:fldCharType="end"/>
      </w:r>
      <w:r w:rsidRPr="001A3336">
        <w:t xml:space="preserve"> and Subversion </w:t>
      </w:r>
      <w:r w:rsidRPr="001A3336">
        <w:rPr>
          <w:rFonts w:cs="Times"/>
        </w:rPr>
        <w:fldChar w:fldCharType="begin"/>
      </w:r>
      <w:r w:rsidR="0032111C" w:rsidRPr="001A3336">
        <w:rPr>
          <w:rFonts w:cs="Times"/>
        </w:rPr>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Subversion","publisher-place":"Stanford, CA, USA","number-of-pages":"462","event-place":"Stanford, CA, USA","author":[{"family":"Collins-Sussman","given":"Ben"},{"family":"Fitzpatrick","given":"Brian W."},{"family":"Pilato","given":"C. Michael"}],"issued":{"date-parts":[["2011"]]}}}],"schema":"https://github.com/citation-style-language/schema/raw/master/csl-citation.json"} </w:instrText>
      </w:r>
      <w:r w:rsidRPr="001A3336">
        <w:rPr>
          <w:rFonts w:cs="Times"/>
        </w:rPr>
        <w:fldChar w:fldCharType="separate"/>
      </w:r>
      <w:r w:rsidR="006958C4" w:rsidRPr="006958C4">
        <w:t>[5]</w:t>
      </w:r>
      <w:r w:rsidRPr="001A3336">
        <w:rPr>
          <w:rFonts w:cs="Times"/>
        </w:rPr>
        <w:fldChar w:fldCharType="end"/>
      </w:r>
      <w:r w:rsidRPr="001A3336">
        <w:rPr>
          <w:rFonts w:cs="Times"/>
        </w:rPr>
        <w:t>. More recently, distributed VCSs (DVCS) arose, allowing clones of the entire repository in different locations, as in Git</w:t>
      </w:r>
      <w:r w:rsidRPr="001A3336">
        <w:t xml:space="preserve"> </w:t>
      </w:r>
      <w:r w:rsidRPr="001A3336">
        <w:rPr>
          <w:rFonts w:cs="Times"/>
        </w:rPr>
        <w:fldChar w:fldCharType="begin"/>
      </w:r>
      <w:r w:rsidR="0032111C" w:rsidRPr="001A3336">
        <w:rPr>
          <w:rFonts w:cs="Times"/>
        </w:rPr>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Pr="001A3336">
        <w:rPr>
          <w:rFonts w:cs="Times"/>
        </w:rPr>
        <w:fldChar w:fldCharType="separate"/>
      </w:r>
      <w:r w:rsidR="006958C4" w:rsidRPr="006958C4">
        <w:t>[6]</w:t>
      </w:r>
      <w:r w:rsidRPr="001A3336">
        <w:rPr>
          <w:rFonts w:cs="Times"/>
        </w:rPr>
        <w:fldChar w:fldCharType="end"/>
      </w:r>
      <w:r w:rsidRPr="001A3336">
        <w:t xml:space="preserve"> and Mercurial </w:t>
      </w:r>
      <w:r w:rsidRPr="001A3336">
        <w:rPr>
          <w:rFonts w:cs="Times"/>
          <w:szCs w:val="24"/>
        </w:rPr>
        <w:fldChar w:fldCharType="begin"/>
      </w:r>
      <w:r w:rsidR="0032111C" w:rsidRPr="001A3336">
        <w:rPr>
          <w:rFonts w:cs="Times"/>
          <w:szCs w:val="24"/>
        </w:rPr>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number-of-pages":"284","edition":"1","source":"Amazon.com","ISBN":"0596800673","shortTitle":"Mercurial","author":[{"family":"O'Sullivan","given":"Bryan"}],"issued":{"date-parts":[["2009",7,1]]}}}],"schema":"https://github.com/citation-style-language/schema/raw/master/csl-citation.json"} </w:instrText>
      </w:r>
      <w:r w:rsidRPr="001A3336">
        <w:rPr>
          <w:rFonts w:cs="Times"/>
          <w:szCs w:val="24"/>
        </w:rPr>
        <w:fldChar w:fldCharType="separate"/>
      </w:r>
      <w:r w:rsidR="006958C4" w:rsidRPr="006958C4">
        <w:t>[7]</w:t>
      </w:r>
      <w:r w:rsidRPr="001A3336">
        <w:rPr>
          <w:rFonts w:cs="Times"/>
          <w:szCs w:val="24"/>
        </w:rPr>
        <w:fldChar w:fldCharType="end"/>
      </w:r>
      <w:r w:rsidRPr="001A3336">
        <w:rPr>
          <w:rFonts w:cs="Times"/>
          <w:szCs w:val="24"/>
        </w:rPr>
        <w:t>. According to a survey conducted among the Eclipse community</w:t>
      </w:r>
      <w:r w:rsidR="00C6568A" w:rsidRPr="001A3336">
        <w:rPr>
          <w:rFonts w:cs="Times"/>
          <w:szCs w:val="24"/>
        </w:rPr>
        <w:t xml:space="preserve"> </w:t>
      </w:r>
      <w:r w:rsidR="00C6568A" w:rsidRPr="001A3336">
        <w:rPr>
          <w:rFonts w:cs="Times"/>
          <w:szCs w:val="24"/>
        </w:rPr>
        <w:fldChar w:fldCharType="begin"/>
      </w:r>
      <w:r w:rsidR="00C6568A" w:rsidRPr="001A3336">
        <w:rPr>
          <w:rFonts w:cs="Times"/>
          <w:szCs w:val="24"/>
        </w:rPr>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00C6568A" w:rsidRPr="001A3336">
        <w:rPr>
          <w:rFonts w:cs="Times"/>
          <w:szCs w:val="24"/>
        </w:rPr>
        <w:fldChar w:fldCharType="separate"/>
      </w:r>
      <w:r w:rsidR="006958C4" w:rsidRPr="006958C4">
        <w:t>[8]</w:t>
      </w:r>
      <w:r w:rsidR="00C6568A" w:rsidRPr="001A3336">
        <w:rPr>
          <w:rFonts w:cs="Times"/>
          <w:szCs w:val="24"/>
        </w:rPr>
        <w:fldChar w:fldCharType="end"/>
      </w:r>
      <w:r w:rsidRPr="001A3336">
        <w:rPr>
          <w:rFonts w:cs="Times"/>
          <w:szCs w:val="24"/>
        </w:rPr>
        <w:t xml:space="preserve">, </w:t>
      </w:r>
      <w:r w:rsidRPr="001A3336">
        <w:rPr>
          <w:rFonts w:cs="Times"/>
        </w:rPr>
        <w:t xml:space="preserve">Git and Github </w:t>
      </w:r>
      <w:r w:rsidR="00C6568A" w:rsidRPr="001A3336">
        <w:rPr>
          <w:rFonts w:cs="Times"/>
        </w:rPr>
        <w:t xml:space="preserve">combined </w:t>
      </w:r>
      <w:r w:rsidRPr="001A3336">
        <w:rPr>
          <w:rFonts w:cs="Times"/>
        </w:rPr>
        <w:t xml:space="preserve">usage increased </w:t>
      </w:r>
      <w:r w:rsidR="00A5637E" w:rsidRPr="001A3336">
        <w:rPr>
          <w:rFonts w:cs="Times"/>
        </w:rPr>
        <w:t>from 6.</w:t>
      </w:r>
      <w:r w:rsidR="00C6568A" w:rsidRPr="001A3336">
        <w:rPr>
          <w:rFonts w:cs="Times"/>
        </w:rPr>
        <w:t>8</w:t>
      </w:r>
      <w:r w:rsidRPr="001A3336">
        <w:rPr>
          <w:rFonts w:cs="Times"/>
        </w:rPr>
        <w:t xml:space="preserve">% </w:t>
      </w:r>
      <w:r w:rsidR="00A5637E" w:rsidRPr="001A3336">
        <w:rPr>
          <w:rFonts w:cs="Times"/>
        </w:rPr>
        <w:t>to 36.</w:t>
      </w:r>
      <w:r w:rsidR="00C6568A" w:rsidRPr="001A3336">
        <w:rPr>
          <w:rFonts w:cs="Times"/>
        </w:rPr>
        <w:t>3</w:t>
      </w:r>
      <w:r w:rsidRPr="001A3336">
        <w:rPr>
          <w:rFonts w:cs="Times"/>
        </w:rPr>
        <w:t>% between 201</w:t>
      </w:r>
      <w:r w:rsidR="00C6568A" w:rsidRPr="001A3336">
        <w:rPr>
          <w:rFonts w:cs="Times"/>
        </w:rPr>
        <w:t>0</w:t>
      </w:r>
      <w:r w:rsidRPr="001A3336">
        <w:rPr>
          <w:rFonts w:cs="Times"/>
        </w:rPr>
        <w:t xml:space="preserve"> and 201</w:t>
      </w:r>
      <w:r w:rsidR="00C6568A" w:rsidRPr="001A3336">
        <w:rPr>
          <w:rFonts w:cs="Times"/>
        </w:rPr>
        <w:t>3 (a growth greater than 6</w:t>
      </w:r>
      <w:r w:rsidRPr="001A3336">
        <w:rPr>
          <w:rFonts w:cs="Times"/>
        </w:rPr>
        <w:t xml:space="preserve">00%). </w:t>
      </w:r>
      <w:r w:rsidR="00C6568A" w:rsidRPr="001A3336">
        <w:rPr>
          <w:rFonts w:cs="Times"/>
        </w:rPr>
        <w:t xml:space="preserve">During this same period, Subversion and CVS combined usage decreased from 71% in 2010 to </w:t>
      </w:r>
      <w:r w:rsidR="00A5637E" w:rsidRPr="001A3336">
        <w:rPr>
          <w:rFonts w:cs="Times"/>
        </w:rPr>
        <w:t>42.</w:t>
      </w:r>
      <w:r w:rsidR="00C6568A" w:rsidRPr="001A3336">
        <w:rPr>
          <w:rFonts w:cs="Times"/>
        </w:rPr>
        <w:t>3% in 2013</w:t>
      </w:r>
      <w:r w:rsidRPr="001A3336">
        <w:rPr>
          <w:rFonts w:cs="Times"/>
        </w:rPr>
        <w:t>. This clearly shows momentum and a strong tendency in the adoption of DVCSs among</w:t>
      </w:r>
      <w:r w:rsidR="00C63C10">
        <w:rPr>
          <w:rFonts w:cs="Times"/>
        </w:rPr>
        <w:t>st</w:t>
      </w:r>
      <w:r w:rsidRPr="001A3336">
        <w:rPr>
          <w:rFonts w:cs="Times"/>
        </w:rPr>
        <w:t xml:space="preserve"> the open source community</w:t>
      </w:r>
      <w:r w:rsidR="00C6568A" w:rsidRPr="001A3336">
        <w:rPr>
          <w:rFonts w:cs="Times"/>
        </w:rPr>
        <w:t>.</w:t>
      </w:r>
    </w:p>
    <w:p w14:paraId="30A13490" w14:textId="290EB7FB" w:rsidR="006923BF" w:rsidRPr="001A3336" w:rsidRDefault="006923BF" w:rsidP="00FA7B0A">
      <w:pPr>
        <w:pStyle w:val="Text"/>
      </w:pPr>
      <w:r w:rsidRPr="001A3336">
        <w:t xml:space="preserve">According with </w:t>
      </w:r>
      <w:proofErr w:type="spellStart"/>
      <w:r w:rsidR="00CF4F17" w:rsidRPr="001A3336">
        <w:t>Walrad</w:t>
      </w:r>
      <w:proofErr w:type="spellEnd"/>
      <w:r w:rsidR="00CF4F17" w:rsidRPr="001A3336">
        <w:t xml:space="preserve"> and Strom </w:t>
      </w:r>
      <w:r w:rsidRPr="001A3336">
        <w:fldChar w:fldCharType="begin"/>
      </w:r>
      <w:r w:rsidR="00F70E35" w:rsidRPr="001A3336">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1A3336">
        <w:fldChar w:fldCharType="separate"/>
      </w:r>
      <w:r w:rsidR="006958C4" w:rsidRPr="006958C4">
        <w:t>[9]</w:t>
      </w:r>
      <w:r w:rsidRPr="001A3336">
        <w:fldChar w:fldCharType="end"/>
      </w:r>
      <w:r w:rsidRPr="001A3336">
        <w:t>, creating branches is essential to software development, because it enables concurrent development, allowing the maintenance of different versions of a system, the customization to different platforms and to different customers, among</w:t>
      </w:r>
      <w:r w:rsidR="00C63C10">
        <w:t>st</w:t>
      </w:r>
      <w:r w:rsidRPr="001A3336">
        <w:t xml:space="preserve"> other features</w:t>
      </w:r>
      <w:r w:rsidR="00E33894" w:rsidRPr="001A3336">
        <w:t xml:space="preserve"> that are expected </w:t>
      </w:r>
      <w:r w:rsidR="00C63C10">
        <w:t>by</w:t>
      </w:r>
      <w:r w:rsidR="00C63C10" w:rsidRPr="001A3336">
        <w:t xml:space="preserve"> </w:t>
      </w:r>
      <w:r w:rsidR="00E33894" w:rsidRPr="001A3336">
        <w:t xml:space="preserve">current software </w:t>
      </w:r>
      <w:r w:rsidR="00C63C10">
        <w:t>development teams</w:t>
      </w:r>
      <w:r w:rsidRPr="001A3336">
        <w:t xml:space="preserve">. DVCSs include better support to work with branches </w:t>
      </w:r>
      <w:r w:rsidRPr="001A3336">
        <w:fldChar w:fldCharType="begin"/>
      </w:r>
      <w:r w:rsidR="00F70E35" w:rsidRPr="001A3336">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Pr="001A3336">
        <w:fldChar w:fldCharType="separate"/>
      </w:r>
      <w:r w:rsidR="006958C4" w:rsidRPr="006958C4">
        <w:t>[10]</w:t>
      </w:r>
      <w:r w:rsidRPr="001A3336">
        <w:fldChar w:fldCharType="end"/>
      </w:r>
      <w:r w:rsidRPr="001A3336">
        <w:t>, turning the branch creation into a recurring pattern, no matter if this creation is explicitly done by executing a “</w:t>
      </w:r>
      <w:r w:rsidRPr="001A3336">
        <w:rPr>
          <w:i/>
        </w:rPr>
        <w:t>branch</w:t>
      </w:r>
      <w:r w:rsidRPr="001A3336">
        <w:t xml:space="preserve">” command or implicitly, when a repository is cloned. All these branches, whether explicit or not, eventually will be reintegrated to their origin by means of merge operations, reflecting </w:t>
      </w:r>
      <w:r w:rsidR="009D3A5E">
        <w:t xml:space="preserve">to the main development line </w:t>
      </w:r>
      <w:r w:rsidRPr="001A3336">
        <w:t>the changes made.</w:t>
      </w:r>
    </w:p>
    <w:p w14:paraId="336A3767" w14:textId="121F7601" w:rsidR="006923BF" w:rsidRPr="001A3336" w:rsidRDefault="000929D3" w:rsidP="00FA7B0A">
      <w:pPr>
        <w:pStyle w:val="Text"/>
      </w:pPr>
      <w:r w:rsidRPr="001A3336">
        <w:t>Distrib</w:t>
      </w:r>
      <w:r w:rsidR="00F70E35" w:rsidRPr="001A3336">
        <w:t xml:space="preserve">uted software development, especially from the geographical perspective </w:t>
      </w:r>
      <w:r w:rsidR="00F70E35" w:rsidRPr="001A3336">
        <w:fldChar w:fldCharType="begin"/>
      </w:r>
      <w:r w:rsidR="00F70E35" w:rsidRPr="001A3336">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F70E35" w:rsidRPr="001A3336">
        <w:fldChar w:fldCharType="separate"/>
      </w:r>
      <w:r w:rsidR="006958C4" w:rsidRPr="006958C4">
        <w:t>[11]</w:t>
      </w:r>
      <w:r w:rsidR="00F70E35" w:rsidRPr="001A3336">
        <w:fldChar w:fldCharType="end"/>
      </w:r>
      <w:r w:rsidR="00F70E35" w:rsidRPr="001A3336">
        <w:t xml:space="preserve">, brings a set </w:t>
      </w:r>
      <w:r w:rsidR="000442C8">
        <w:t xml:space="preserve">of </w:t>
      </w:r>
      <w:r w:rsidR="00F70E35" w:rsidRPr="001A3336">
        <w:t>risk factors,</w:t>
      </w:r>
      <w:r w:rsidR="001071F5">
        <w:t xml:space="preserve"> and</w:t>
      </w:r>
      <w:r w:rsidR="00F70E35" w:rsidRPr="001A3336">
        <w:t xml:space="preserve"> configuration management </w:t>
      </w:r>
      <w:r w:rsidR="001071F5">
        <w:t>is affected by</w:t>
      </w:r>
      <w:r w:rsidR="00F70E35" w:rsidRPr="001A3336">
        <w:t xml:space="preserve"> them </w:t>
      </w:r>
      <w:r w:rsidR="00F70E35" w:rsidRPr="001A3336">
        <w:fldChar w:fldCharType="begin"/>
      </w:r>
      <w:r w:rsidR="00F70E35" w:rsidRPr="001A3336">
        <w:instrText xml:space="preserve"> ADDIN ZOTERO_ITEM CSL_CITATION {"citationID":"hfv0ee1ds","properties":{"formattedCitation":"[12]","plainCitation":"[12]"},"citationItems":[{"id":2455,"uris":["http://zotero.org/users/892576/items/37FTRMD3"],"uri":["http://zotero.org/users/892576/items/37FTRMD3"],"itemData":{"id":2455,"type":"article-journal","title":"Leveraging resources in global software development","container-title":"IEEE Software","page":"70-77","volume":"18","issue":"2","source":"IEEE Xplore","abstract":"Leveraging global resources for software development is rapidly becoming the norm at Motorola, which has over 25 software development centers worldwide. Our project, called the 3G Trial (Third Generation Cellular System), was the first of its scope and significance developed by a global engineering team at Motorola. Staffing was the most significant issue we encountered in the 3G Trial. We had only about 20 percent of the required staff available at our division headquarters in Burlington Heights, Ill., US, and needed to find the other 80 percent to successfully complete the project. Early on, we concluded that our only means to staff the project was to rely on software development engineers from Motorola's worldwide software centers. We developed the system with staffing from six different countries. Next, we had to integrate the people into a team. While addressing this challenge, we identified key risk factors and developed approaches to reduce them. We separated the project risk factors into the five categories Carmel (1999) describes as the centrifugal forces that pull global projects apart. To pass on the lessons we learned from this project, this article sets out the global development issues we faced, our approaches to resolving them, and our findings compared to other research","DOI":"10.1109/52.914750","ISSN":"0740-7459","author":[{"family":"Battin","given":"R.D."},{"family":"Crocker","given":"R."},{"family":"Kreidler","given":"J."},{"family":"Subramanian","given":"K."}],"issued":{"date-parts":[["2001",3]]}}}],"schema":"https://github.com/citation-style-language/schema/raw/master/csl-citation.json"} </w:instrText>
      </w:r>
      <w:r w:rsidR="00F70E35" w:rsidRPr="001A3336">
        <w:fldChar w:fldCharType="separate"/>
      </w:r>
      <w:r w:rsidR="006958C4" w:rsidRPr="006958C4">
        <w:t>[12]</w:t>
      </w:r>
      <w:r w:rsidR="00F70E35" w:rsidRPr="001A3336">
        <w:fldChar w:fldCharType="end"/>
      </w:r>
      <w:r w:rsidR="00F70E35" w:rsidRPr="001A3336">
        <w:t>. T</w:t>
      </w:r>
      <w:r w:rsidR="006923BF" w:rsidRPr="001A3336">
        <w:t xml:space="preserve">he increasing growth of development teams, and their distribution along distant locations – even different continents – </w:t>
      </w:r>
      <w:r w:rsidR="00F70E35" w:rsidRPr="001A3336">
        <w:t xml:space="preserve">together with the proliferation of branches, </w:t>
      </w:r>
      <w:r w:rsidR="006923BF" w:rsidRPr="001A3336">
        <w:t xml:space="preserve">introduce additional complexity </w:t>
      </w:r>
      <w:r w:rsidR="00B147F4">
        <w:t>for</w:t>
      </w:r>
      <w:r w:rsidR="00B147F4" w:rsidRPr="001A3336">
        <w:t xml:space="preserve"> </w:t>
      </w:r>
      <w:r w:rsidR="00B147F4">
        <w:t xml:space="preserve">perceiving </w:t>
      </w:r>
      <w:r w:rsidR="006923BF" w:rsidRPr="001A3336">
        <w:t xml:space="preserve">actions performed in parallel by different developers. According to </w:t>
      </w:r>
      <w:r w:rsidR="00442ED1" w:rsidRPr="001A3336">
        <w:t xml:space="preserve">Perry </w:t>
      </w:r>
      <w:r w:rsidR="00442ED1" w:rsidRPr="001A3336">
        <w:rPr>
          <w:i/>
        </w:rPr>
        <w:t>et al</w:t>
      </w:r>
      <w:r w:rsidR="00B147F4">
        <w:rPr>
          <w:i/>
        </w:rPr>
        <w:t>.</w:t>
      </w:r>
      <w:r w:rsidR="00442ED1" w:rsidRPr="001A3336">
        <w:rPr>
          <w:i/>
        </w:rPr>
        <w:t xml:space="preserve"> </w:t>
      </w:r>
      <w:r w:rsidR="006923BF" w:rsidRPr="001A3336">
        <w:fldChar w:fldCharType="begin"/>
      </w:r>
      <w:r w:rsidR="00F70E35" w:rsidRPr="001A3336">
        <w:instrText xml:space="preserve"> ADDIN ZOTERO_ITEM CSL_CITATION {"citationID":"1916bibvnm","properties":{"formattedCitation":"[13]","plainCitation":"[13]"},"citationItems":[{"id":1071,"uris":["http://zotero.org/users/892576/items/72T7GIFR"],"uri":["http://zotero.org/users/892576/items/72T7GIFR"],"itemData":{"id":1071,"type":"paper-conference","title":"Parallel changes in large scale software development: an observational case study","container-title":"Proceedings of the 20th International Conference on Software engineering","collection-title":"ICSE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006923BF" w:rsidRPr="001A3336">
        <w:fldChar w:fldCharType="separate"/>
      </w:r>
      <w:r w:rsidR="006958C4" w:rsidRPr="006958C4">
        <w:t>[13]</w:t>
      </w:r>
      <w:r w:rsidR="006923BF" w:rsidRPr="001A3336">
        <w:fldChar w:fldCharType="end"/>
      </w:r>
      <w:r w:rsidR="006923BF" w:rsidRPr="001A3336">
        <w:t xml:space="preserve">, concurrent development increases the number of defects in software. Besides, </w:t>
      </w:r>
      <w:r w:rsidR="00442ED1" w:rsidRPr="001A3336">
        <w:t xml:space="preserve">Silva </w:t>
      </w:r>
      <w:r w:rsidR="00442ED1" w:rsidRPr="001A3336">
        <w:rPr>
          <w:i/>
        </w:rPr>
        <w:t>et al</w:t>
      </w:r>
      <w:r w:rsidR="000A7B4E">
        <w:rPr>
          <w:i/>
        </w:rPr>
        <w:t>.</w:t>
      </w:r>
      <w:r w:rsidR="00442ED1" w:rsidRPr="001A3336">
        <w:rPr>
          <w:i/>
        </w:rPr>
        <w:t xml:space="preserve"> </w:t>
      </w:r>
      <w:r w:rsidR="006923BF" w:rsidRPr="001A3336">
        <w:fldChar w:fldCharType="begin"/>
      </w:r>
      <w:r w:rsidR="00F70E35" w:rsidRPr="001A3336">
        <w:instrText xml:space="preserve"> ADDIN ZOTERO_ITEM CSL_CITATION {"citationID":"ljjo439c0","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923BF" w:rsidRPr="001A3336">
        <w:fldChar w:fldCharType="separate"/>
      </w:r>
      <w:r w:rsidR="006958C4" w:rsidRPr="006958C4">
        <w:t>[14]</w:t>
      </w:r>
      <w:r w:rsidR="006923BF" w:rsidRPr="001A3336">
        <w:fldChar w:fldCharType="end"/>
      </w:r>
      <w:r w:rsidR="006923BF" w:rsidRPr="001A3336">
        <w:t xml:space="preserve"> say that </w:t>
      </w:r>
      <w:r w:rsidR="00731A65">
        <w:t>branches</w:t>
      </w:r>
      <w:r w:rsidR="00DB13B4">
        <w:t xml:space="preserve"> </w:t>
      </w:r>
      <w:r w:rsidR="00731A65">
        <w:t>are</w:t>
      </w:r>
      <w:r w:rsidR="00DB13B4">
        <w:t xml:space="preserve"> frequently used for </w:t>
      </w:r>
      <w:r w:rsidR="00731A65">
        <w:t>promoting isolation</w:t>
      </w:r>
      <w:r w:rsidR="00DB13B4">
        <w:t xml:space="preserve"> amongst developers</w:t>
      </w:r>
      <w:r w:rsidR="006923BF" w:rsidRPr="001A3336">
        <w:t xml:space="preserve">. This postpones the perception of conflicts that result from changes made by co-workers. These conflicts are noticed only after a pull or a push in the context of DVCS. Moreover, </w:t>
      </w:r>
      <w:proofErr w:type="spellStart"/>
      <w:r w:rsidR="00442ED1" w:rsidRPr="001A3336">
        <w:t>Brun</w:t>
      </w:r>
      <w:proofErr w:type="spellEnd"/>
      <w:r w:rsidR="00442ED1" w:rsidRPr="001A3336">
        <w:t xml:space="preserve"> </w:t>
      </w:r>
      <w:r w:rsidR="00442ED1" w:rsidRPr="001A3336">
        <w:rPr>
          <w:i/>
        </w:rPr>
        <w:t>et al</w:t>
      </w:r>
      <w:r w:rsidR="00DB13B4">
        <w:rPr>
          <w:i/>
        </w:rPr>
        <w:t>.</w:t>
      </w:r>
      <w:r w:rsidR="00442ED1" w:rsidRPr="001A3336">
        <w:rPr>
          <w:i/>
        </w:rPr>
        <w:t xml:space="preserve"> </w:t>
      </w:r>
      <w:r w:rsidR="006923BF" w:rsidRPr="001A3336">
        <w:fldChar w:fldCharType="begin"/>
      </w:r>
      <w:r w:rsidR="00F70E35" w:rsidRPr="001A3336">
        <w:instrText xml:space="preserve"> ADDIN ZOTERO_ITEM CSL_CITATION {"citationID":"11n7sohu0d","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923BF" w:rsidRPr="001A3336">
        <w:fldChar w:fldCharType="separate"/>
      </w:r>
      <w:r w:rsidR="006958C4" w:rsidRPr="006958C4">
        <w:t>[15]</w:t>
      </w:r>
      <w:r w:rsidR="006923BF" w:rsidRPr="001A3336">
        <w:fldChar w:fldCharType="end"/>
      </w:r>
      <w:r w:rsidR="006923BF" w:rsidRPr="001A3336">
        <w:t xml:space="preserve"> show that, even using modern DVCSs, conflicts during </w:t>
      </w:r>
      <w:r w:rsidR="006923BF" w:rsidRPr="001A3336">
        <w:rPr>
          <w:i/>
        </w:rPr>
        <w:t>merges</w:t>
      </w:r>
      <w:r w:rsidR="006923BF" w:rsidRPr="001A3336">
        <w:t xml:space="preserve"> are frequent, persistent, and appear not only as overlapping textual edits (i.e., physical conflicts) but also as subsequent build (i.e., syntactic conflicts) and test failures (i.e., semantic conflicts).</w:t>
      </w:r>
    </w:p>
    <w:p w14:paraId="4A687A54" w14:textId="28C13A83" w:rsidR="00487F53" w:rsidRDefault="006923BF" w:rsidP="00FA7B0A">
      <w:pPr>
        <w:pStyle w:val="Text"/>
      </w:pPr>
      <w:r w:rsidRPr="001A3336">
        <w:t xml:space="preserve">By enabling repository clones, DVCSs expand the branching possibilities exposed by </w:t>
      </w:r>
      <w:r w:rsidR="00442ED1" w:rsidRPr="001A3336">
        <w:t xml:space="preserve">Appleton </w:t>
      </w:r>
      <w:r w:rsidR="00442ED1" w:rsidRPr="001A3336">
        <w:rPr>
          <w:i/>
        </w:rPr>
        <w:t>et al</w:t>
      </w:r>
      <w:r w:rsidR="00993D22">
        <w:rPr>
          <w:i/>
        </w:rPr>
        <w:t>.</w:t>
      </w:r>
      <w:r w:rsidR="00442ED1" w:rsidRPr="001A3336">
        <w:t xml:space="preserve"> </w:t>
      </w:r>
      <w:r w:rsidRPr="001A3336">
        <w:fldChar w:fldCharType="begin"/>
      </w:r>
      <w:r w:rsidR="00F70E35" w:rsidRPr="001A3336">
        <w:instrText xml:space="preserve"> ADDIN ZOTERO_ITEM CSL_CITATION {"citationID":"vdo2civfh","properties":{"formattedCitation":"[16]","plainCitation":"[16]"},"citationItems":[{"id":1062,"uris":["http://zotero.org/users/892576/items/64TVAQ57"],"uri":["http://zotero.org/users/892576/items/64TVAQ57"],"itemData":{"id":1062,"type":"paper-conference","title":"Streamed lines: Branching patterns for parallel software development","container-title":"Proceedings of the 1998 Pattern Languages of Programs Conference","collection-title":"PLoP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1A3336">
        <w:fldChar w:fldCharType="separate"/>
      </w:r>
      <w:r w:rsidR="006958C4" w:rsidRPr="006958C4">
        <w:t>[16]</w:t>
      </w:r>
      <w:r w:rsidRPr="001A3336">
        <w:fldChar w:fldCharType="end"/>
      </w:r>
      <w:r w:rsidRPr="001A3336">
        <w:t xml:space="preserve">, allowing several repositories to coexist with fragments of the project history. This may lead to complex topologies where changes can be sent to or received from any repository. This scenario generates traffic similar to that of peer-to-peer applications. </w:t>
      </w:r>
      <w:r w:rsidR="00993D22">
        <w:t xml:space="preserve">In practice, projects impose some restrictions over this topology freedom. However, it can be still much more complex than the traditional client-server topology found in </w:t>
      </w:r>
      <w:r w:rsidR="009F01D7" w:rsidRPr="001A3336">
        <w:t>Centralized Version Control Systems</w:t>
      </w:r>
      <w:r w:rsidR="009F01D7">
        <w:t xml:space="preserve"> (</w:t>
      </w:r>
      <w:r w:rsidR="00993D22">
        <w:t>CVCS</w:t>
      </w:r>
      <w:r w:rsidR="009F01D7">
        <w:t>)</w:t>
      </w:r>
      <w:r w:rsidR="00487F53">
        <w:t xml:space="preserve">. </w:t>
      </w:r>
    </w:p>
    <w:p w14:paraId="22227FE1" w14:textId="28C3EC3A" w:rsidR="0092079D" w:rsidRDefault="006923BF" w:rsidP="00FA7B0A">
      <w:pPr>
        <w:pStyle w:val="Text"/>
      </w:pPr>
      <w:r w:rsidRPr="001A3336">
        <w:t xml:space="preserve">With this diversity of topologies, </w:t>
      </w:r>
      <w:r w:rsidR="005711BD">
        <w:t>managing</w:t>
      </w:r>
      <w:r w:rsidRPr="001A3336">
        <w:t xml:space="preserve"> the evolution of a complex system becomes a tough task, making it difficult to find answer</w:t>
      </w:r>
      <w:r w:rsidR="00487F53">
        <w:t>s</w:t>
      </w:r>
      <w:r w:rsidRPr="001A3336">
        <w:t xml:space="preserve"> to </w:t>
      </w:r>
      <w:r w:rsidR="00487F53">
        <w:t xml:space="preserve">the following </w:t>
      </w:r>
      <w:r w:rsidR="00702AAC" w:rsidRPr="001A3336">
        <w:t>questions</w:t>
      </w:r>
      <w:r w:rsidR="00702AAC" w:rsidRPr="001A3336" w:rsidDel="00487F53">
        <w:t>:</w:t>
      </w:r>
    </w:p>
    <w:p w14:paraId="14286E12" w14:textId="5C1A021D" w:rsidR="0092079D" w:rsidRDefault="009144C7" w:rsidP="0092079D">
      <w:pPr>
        <w:pStyle w:val="bulletlist"/>
        <w:numPr>
          <w:ilvl w:val="0"/>
          <w:numId w:val="41"/>
        </w:numPr>
        <w:tabs>
          <w:tab w:val="clear" w:pos="648"/>
          <w:tab w:val="num" w:pos="567"/>
        </w:tabs>
        <w:ind w:left="567" w:hanging="279"/>
      </w:pPr>
      <w:ins w:id="17" w:author="Cristiano Cesario" w:date="2014-06-21T11:01:00Z">
        <w:r>
          <w:t xml:space="preserve">Q1: </w:t>
        </w:r>
      </w:ins>
      <w:r w:rsidR="006923BF" w:rsidRPr="001A3336">
        <w:t>Which clones were created from a repository?</w:t>
      </w:r>
    </w:p>
    <w:p w14:paraId="0CDC4203" w14:textId="4F19F0AA" w:rsidR="006923BF" w:rsidRDefault="009144C7" w:rsidP="0092079D">
      <w:pPr>
        <w:pStyle w:val="bulletlist"/>
        <w:numPr>
          <w:ilvl w:val="0"/>
          <w:numId w:val="41"/>
        </w:numPr>
        <w:tabs>
          <w:tab w:val="clear" w:pos="648"/>
          <w:tab w:val="num" w:pos="567"/>
        </w:tabs>
        <w:ind w:left="567" w:hanging="279"/>
      </w:pPr>
      <w:ins w:id="18" w:author="Cristiano Cesario" w:date="2014-06-21T11:01:00Z">
        <w:r>
          <w:t xml:space="preserve">Q2: </w:t>
        </w:r>
      </w:ins>
      <w:r w:rsidR="006923BF" w:rsidRPr="001A3336">
        <w:t>What are the depend</w:t>
      </w:r>
      <w:r w:rsidR="0092079D">
        <w:t>encies between different clones?</w:t>
      </w:r>
    </w:p>
    <w:p w14:paraId="2D9FA34D" w14:textId="2F546CC8" w:rsidR="0092079D" w:rsidRDefault="009144C7" w:rsidP="0092079D">
      <w:pPr>
        <w:pStyle w:val="bulletlist"/>
        <w:numPr>
          <w:ilvl w:val="0"/>
          <w:numId w:val="41"/>
        </w:numPr>
        <w:tabs>
          <w:tab w:val="clear" w:pos="648"/>
          <w:tab w:val="num" w:pos="567"/>
        </w:tabs>
        <w:ind w:left="567" w:hanging="279"/>
        <w:rPr>
          <w:ins w:id="19" w:author="Cristiano Cesario" w:date="2014-06-23T15:41:00Z"/>
        </w:rPr>
      </w:pPr>
      <w:ins w:id="20" w:author="Cristiano Cesario" w:date="2014-06-21T11:01:00Z">
        <w:r>
          <w:t xml:space="preserve">Q3: </w:t>
        </w:r>
      </w:ins>
      <w:r w:rsidR="0092079D">
        <w:t xml:space="preserve">Which changes are </w:t>
      </w:r>
      <w:r w:rsidR="00487F53">
        <w:t xml:space="preserve">under </w:t>
      </w:r>
      <w:r w:rsidR="00436E81">
        <w:t xml:space="preserve">work in parallel (in different </w:t>
      </w:r>
      <w:r w:rsidR="00A44E7B">
        <w:t>clones or different branches)</w:t>
      </w:r>
      <w:ins w:id="21" w:author="Cristiano Cesario" w:date="2014-06-21T10:04:00Z">
        <w:r w:rsidR="000F1477">
          <w:t xml:space="preserve"> and which of them </w:t>
        </w:r>
      </w:ins>
      <w:ins w:id="22" w:author="Cristiano Cesario" w:date="2014-06-23T06:27:00Z">
        <w:r w:rsidR="003C6C25">
          <w:t>are available</w:t>
        </w:r>
      </w:ins>
      <w:ins w:id="23" w:author="Cristiano Cesario" w:date="2014-06-21T10:04:00Z">
        <w:r w:rsidR="000F1477">
          <w:t xml:space="preserve"> to </w:t>
        </w:r>
      </w:ins>
      <w:ins w:id="24" w:author="Cristiano Cesario" w:date="2014-06-23T06:27:00Z">
        <w:r w:rsidR="003C6C25">
          <w:t xml:space="preserve">be </w:t>
        </w:r>
      </w:ins>
      <w:ins w:id="25" w:author="Cristiano Cesario" w:date="2014-06-21T10:04:00Z">
        <w:r w:rsidR="000F1477">
          <w:t>incorporate</w:t>
        </w:r>
      </w:ins>
      <w:ins w:id="26" w:author="Cristiano Cesario" w:date="2014-06-23T06:27:00Z">
        <w:r w:rsidR="003C6C25">
          <w:t>d</w:t>
        </w:r>
      </w:ins>
      <w:ins w:id="27" w:author="Cristiano Cesario" w:date="2014-06-21T10:04:00Z">
        <w:r w:rsidR="000F1477">
          <w:t xml:space="preserve"> into my work</w:t>
        </w:r>
      </w:ins>
      <w:r w:rsidR="00A44E7B">
        <w:t>?</w:t>
      </w:r>
    </w:p>
    <w:p w14:paraId="4488BF82" w14:textId="37C2B668" w:rsidR="002D5F77" w:rsidRDefault="002D5F77" w:rsidP="0092079D">
      <w:pPr>
        <w:pStyle w:val="bulletlist"/>
        <w:numPr>
          <w:ilvl w:val="0"/>
          <w:numId w:val="41"/>
        </w:numPr>
        <w:tabs>
          <w:tab w:val="clear" w:pos="648"/>
          <w:tab w:val="num" w:pos="567"/>
        </w:tabs>
        <w:ind w:left="567" w:hanging="279"/>
      </w:pPr>
      <w:ins w:id="28" w:author="Cristiano Cesario" w:date="2014-06-23T15:41:00Z">
        <w:r>
          <w:t xml:space="preserve">Q4: Is it </w:t>
        </w:r>
      </w:ins>
      <w:ins w:id="29" w:author="Cristiano Cesario" w:date="2014-06-23T15:43:00Z">
        <w:r>
          <w:t>computational feasible to gather this information from all known repositories, keeping them available to be used when needed?</w:t>
        </w:r>
      </w:ins>
      <w:ins w:id="30" w:author="Cristiano Cesario" w:date="2014-06-23T15:41:00Z">
        <w:r>
          <w:t xml:space="preserve"> </w:t>
        </w:r>
      </w:ins>
    </w:p>
    <w:p w14:paraId="5A146D9E" w14:textId="7F491A83" w:rsidR="00436E81" w:rsidDel="00845318" w:rsidRDefault="00436E81" w:rsidP="0092079D">
      <w:pPr>
        <w:pStyle w:val="bulletlist"/>
        <w:numPr>
          <w:ilvl w:val="0"/>
          <w:numId w:val="41"/>
        </w:numPr>
        <w:tabs>
          <w:tab w:val="clear" w:pos="648"/>
          <w:tab w:val="num" w:pos="567"/>
        </w:tabs>
        <w:ind w:left="567" w:hanging="279"/>
        <w:rPr>
          <w:del w:id="31" w:author="Cristiano Cesario" w:date="2014-06-21T11:51:00Z"/>
        </w:rPr>
      </w:pPr>
      <w:del w:id="32" w:author="Cristiano Cesario" w:date="2014-06-21T11:51:00Z">
        <w:r w:rsidDel="00845318">
          <w:delText>Which conflicts might appear after merging concurrent changes?</w:delText>
        </w:r>
      </w:del>
    </w:p>
    <w:p w14:paraId="78DD2D86" w14:textId="4CAA4B82" w:rsidR="006923BF" w:rsidRPr="001A3336" w:rsidRDefault="006923BF" w:rsidP="00FA7B0A">
      <w:pPr>
        <w:pStyle w:val="Text"/>
      </w:pPr>
      <w:r w:rsidRPr="001A3336">
        <w:t xml:space="preserve">Most of </w:t>
      </w:r>
      <w:r w:rsidR="0075042E">
        <w:t xml:space="preserve">the </w:t>
      </w:r>
      <w:r w:rsidRPr="001A3336">
        <w:t xml:space="preserve">existing works deal with </w:t>
      </w:r>
      <w:del w:id="33" w:author="Cristiano Cesario" w:date="2014-06-21T11:01:00Z">
        <w:r w:rsidRPr="001A3336" w:rsidDel="009144C7">
          <w:delText xml:space="preserve">the last two </w:delText>
        </w:r>
      </w:del>
      <w:r w:rsidR="00436E81">
        <w:t>question</w:t>
      </w:r>
      <w:del w:id="34" w:author="Cristiano Cesario" w:date="2014-06-21T11:51:00Z">
        <w:r w:rsidR="00436E81" w:rsidDel="00845318">
          <w:delText>s</w:delText>
        </w:r>
      </w:del>
      <w:ins w:id="35" w:author="Cristiano Cesario" w:date="2014-06-21T11:01:00Z">
        <w:r w:rsidR="009144C7">
          <w:t xml:space="preserve"> Q3</w:t>
        </w:r>
      </w:ins>
      <w:r w:rsidRPr="001A3336">
        <w:t xml:space="preserve">, giving to the developers the perception of concurrent changes. </w:t>
      </w:r>
      <w:proofErr w:type="spellStart"/>
      <w:r w:rsidRPr="00EF51F4">
        <w:rPr>
          <w:lang w:val="pt-BR"/>
        </w:rPr>
        <w:t>Palantir</w:t>
      </w:r>
      <w:proofErr w:type="spellEnd"/>
      <w:r w:rsidRPr="004979EA">
        <w:rPr>
          <w:lang w:val="pt-BR"/>
        </w:rPr>
        <w:t xml:space="preserve"> </w:t>
      </w:r>
      <w:r w:rsidRPr="001A3336">
        <w:fldChar w:fldCharType="begin"/>
      </w:r>
      <w:r w:rsidR="00F70E35" w:rsidRPr="002F20FD">
        <w:rPr>
          <w:lang w:val="pt-BR"/>
        </w:rPr>
        <w:instrText xml:space="preserve"> ADDIN ZOTERO_ITEM CSL_CITATION {"citationID":"1nbm9e33kh","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1A3336">
        <w:fldChar w:fldCharType="separate"/>
      </w:r>
      <w:r w:rsidR="006958C4" w:rsidRPr="004979EA">
        <w:rPr>
          <w:lang w:val="pt-BR"/>
        </w:rPr>
        <w:t>[17]</w:t>
      </w:r>
      <w:r w:rsidRPr="001A3336">
        <w:fldChar w:fldCharType="end"/>
      </w:r>
      <w:r w:rsidRPr="004979EA">
        <w:rPr>
          <w:lang w:val="pt-BR"/>
        </w:rPr>
        <w:t xml:space="preserve">, </w:t>
      </w:r>
      <w:proofErr w:type="spellStart"/>
      <w:r w:rsidR="00EF51F4" w:rsidRPr="00C87B25">
        <w:rPr>
          <w:lang w:val="pt-BR"/>
        </w:rPr>
        <w:t>FASTDash</w:t>
      </w:r>
      <w:proofErr w:type="spellEnd"/>
      <w:r w:rsidR="00EF51F4" w:rsidRPr="00C87B25">
        <w:rPr>
          <w:lang w:val="pt-BR"/>
        </w:rPr>
        <w:t xml:space="preserve"> </w:t>
      </w:r>
      <w:r w:rsidR="00EF51F4">
        <w:fldChar w:fldCharType="begin"/>
      </w:r>
      <w:r w:rsidR="00EF51F4" w:rsidRPr="002F20FD">
        <w:rPr>
          <w:lang w:val="pt-BR"/>
        </w:rPr>
        <w:instrText xml:space="preserve"> ADDIN ZOTERO_ITEM CSL_CITATION {"citationID":"gij898b5m","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00EF51F4">
        <w:fldChar w:fldCharType="separate"/>
      </w:r>
      <w:r w:rsidR="006958C4" w:rsidRPr="004979EA">
        <w:rPr>
          <w:lang w:val="pt-BR"/>
        </w:rPr>
        <w:t>[18]</w:t>
      </w:r>
      <w:r w:rsidR="00EF51F4">
        <w:fldChar w:fldCharType="end"/>
      </w:r>
      <w:r w:rsidR="00EF51F4" w:rsidRPr="004979EA">
        <w:rPr>
          <w:lang w:val="pt-BR"/>
        </w:rPr>
        <w:t xml:space="preserve">, </w:t>
      </w:r>
      <w:proofErr w:type="spellStart"/>
      <w:r w:rsidRPr="00C87B25">
        <w:rPr>
          <w:lang w:val="pt-BR"/>
        </w:rPr>
        <w:t>Lighthouse</w:t>
      </w:r>
      <w:proofErr w:type="spellEnd"/>
      <w:r w:rsidRPr="00C87B25">
        <w:rPr>
          <w:lang w:val="pt-BR"/>
        </w:rPr>
        <w:t xml:space="preserve"> </w:t>
      </w:r>
      <w:r w:rsidRPr="001A3336">
        <w:fldChar w:fldCharType="begin"/>
      </w:r>
      <w:r w:rsidR="00F70E35" w:rsidRPr="002F20FD">
        <w:rPr>
          <w:lang w:val="pt-BR"/>
        </w:rPr>
        <w: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1A3336">
        <w:fldChar w:fldCharType="separate"/>
      </w:r>
      <w:r w:rsidR="006958C4" w:rsidRPr="004979EA">
        <w:rPr>
          <w:lang w:val="pt-BR"/>
        </w:rPr>
        <w:t>[</w:t>
      </w:r>
      <w:r w:rsidR="006958C4" w:rsidRPr="00C87B25">
        <w:rPr>
          <w:lang w:val="pt-BR"/>
        </w:rPr>
        <w:t>14]</w:t>
      </w:r>
      <w:r w:rsidRPr="001A3336">
        <w:fldChar w:fldCharType="end"/>
      </w:r>
      <w:r w:rsidRPr="004979EA">
        <w:rPr>
          <w:lang w:val="pt-BR"/>
        </w:rPr>
        <w:t xml:space="preserve">, </w:t>
      </w:r>
      <w:proofErr w:type="spellStart"/>
      <w:r w:rsidRPr="004979EA">
        <w:rPr>
          <w:lang w:val="pt-BR"/>
        </w:rPr>
        <w:t>CollabVS</w:t>
      </w:r>
      <w:proofErr w:type="spellEnd"/>
      <w:r w:rsidRPr="004979EA">
        <w:rPr>
          <w:lang w:val="pt-BR"/>
        </w:rPr>
        <w:t xml:space="preserve"> </w:t>
      </w:r>
      <w:r w:rsidRPr="001A3336">
        <w:lastRenderedPageBreak/>
        <w:fldChar w:fldCharType="begin"/>
      </w:r>
      <w:r w:rsidR="00EF51F4" w:rsidRPr="002F20FD">
        <w:rPr>
          <w:lang w:val="pt-BR"/>
        </w:rPr>
        <w:instrText xml:space="preserve"> ADDIN ZOTERO_ITEM CSL_CITATION {"citationID":"14vg8feqk3","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1A3336">
        <w:fldChar w:fldCharType="separate"/>
      </w:r>
      <w:r w:rsidR="006958C4" w:rsidRPr="004979EA">
        <w:rPr>
          <w:lang w:val="pt-BR"/>
        </w:rPr>
        <w:t>[19]</w:t>
      </w:r>
      <w:r w:rsidRPr="001A3336">
        <w:fldChar w:fldCharType="end"/>
      </w:r>
      <w:r w:rsidRPr="004979EA">
        <w:rPr>
          <w:lang w:val="pt-BR"/>
        </w:rPr>
        <w:t xml:space="preserve">, Safe-Commit </w:t>
      </w:r>
      <w:r w:rsidRPr="001A3336">
        <w:fldChar w:fldCharType="begin"/>
      </w:r>
      <w:r w:rsidR="00EF51F4" w:rsidRPr="002F20FD">
        <w:rPr>
          <w:lang w:val="pt-BR"/>
        </w:rPr>
        <w:instrText xml:space="preserve"> ADDIN ZOTERO_ITEM CSL_CITATION {"citationID":"q2rhob66g","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1A3336">
        <w:fldChar w:fldCharType="separate"/>
      </w:r>
      <w:r w:rsidR="006958C4" w:rsidRPr="004979EA">
        <w:rPr>
          <w:lang w:val="pt-BR"/>
        </w:rPr>
        <w:t>[20]</w:t>
      </w:r>
      <w:r w:rsidRPr="001A3336">
        <w:fldChar w:fldCharType="end"/>
      </w:r>
      <w:r w:rsidRPr="004979EA">
        <w:rPr>
          <w:lang w:val="pt-BR"/>
        </w:rPr>
        <w:t xml:space="preserve">, Crystal </w:t>
      </w:r>
      <w:r w:rsidRPr="001A3336">
        <w:fldChar w:fldCharType="begin"/>
      </w:r>
      <w:r w:rsidR="00F70E35" w:rsidRPr="002F20FD">
        <w:rPr>
          <w:lang w:val="pt-BR"/>
        </w:rPr>
        <w: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1A3336">
        <w:fldChar w:fldCharType="separate"/>
      </w:r>
      <w:r w:rsidR="006958C4" w:rsidRPr="004979EA">
        <w:rPr>
          <w:lang w:val="pt-BR"/>
        </w:rPr>
        <w:t>[15]</w:t>
      </w:r>
      <w:r w:rsidRPr="001A3336">
        <w:fldChar w:fldCharType="end"/>
      </w:r>
      <w:r w:rsidRPr="004979EA">
        <w:rPr>
          <w:lang w:val="pt-BR"/>
        </w:rPr>
        <w:t xml:space="preserve">, </w:t>
      </w:r>
      <w:proofErr w:type="spellStart"/>
      <w:r w:rsidRPr="004979EA">
        <w:rPr>
          <w:lang w:val="pt-BR"/>
        </w:rPr>
        <w:t>WeCode</w:t>
      </w:r>
      <w:proofErr w:type="spellEnd"/>
      <w:r w:rsidRPr="004979EA">
        <w:rPr>
          <w:lang w:val="pt-BR"/>
        </w:rPr>
        <w:t xml:space="preserve"> </w:t>
      </w:r>
      <w:r w:rsidRPr="001A3336">
        <w:rPr>
          <w:szCs w:val="24"/>
        </w:rPr>
        <w:fldChar w:fldCharType="begin"/>
      </w:r>
      <w:r w:rsidR="00EF51F4" w:rsidRPr="002F20FD">
        <w:rPr>
          <w:szCs w:val="24"/>
          <w:lang w:val="pt-BR"/>
        </w:rPr>
        <w:instrText xml:space="preserve"> ADDIN ZOTERO_ITEM CSL_CITATION {"citationID":"2nhr8sjfbs","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1A3336">
        <w:rPr>
          <w:szCs w:val="24"/>
        </w:rPr>
        <w:fldChar w:fldCharType="separate"/>
      </w:r>
      <w:r w:rsidR="006958C4" w:rsidRPr="004979EA">
        <w:rPr>
          <w:lang w:val="pt-BR"/>
        </w:rPr>
        <w:t>[21]</w:t>
      </w:r>
      <w:r w:rsidRPr="001A3336">
        <w:rPr>
          <w:szCs w:val="24"/>
        </w:rPr>
        <w:fldChar w:fldCharType="end"/>
      </w:r>
      <w:r w:rsidRPr="004979EA">
        <w:rPr>
          <w:szCs w:val="24"/>
          <w:lang w:val="pt-BR"/>
        </w:rPr>
        <w:t>,</w:t>
      </w:r>
      <w:r w:rsidRPr="00C87B25">
        <w:rPr>
          <w:lang w:val="pt-BR"/>
        </w:rPr>
        <w:t xml:space="preserve"> </w:t>
      </w:r>
      <w:proofErr w:type="spellStart"/>
      <w:r w:rsidRPr="00C87B25">
        <w:rPr>
          <w:lang w:val="pt-BR"/>
        </w:rPr>
        <w:t>and</w:t>
      </w:r>
      <w:proofErr w:type="spellEnd"/>
      <w:r w:rsidRPr="00C87B25">
        <w:rPr>
          <w:lang w:val="pt-BR"/>
        </w:rPr>
        <w:t xml:space="preserve"> Polvo </w:t>
      </w:r>
      <w:r w:rsidRPr="001A3336">
        <w:fldChar w:fldCharType="begin"/>
      </w:r>
      <w:r w:rsidR="00EF51F4" w:rsidRPr="002F20FD">
        <w:rPr>
          <w:lang w:val="pt-BR"/>
        </w:rPr>
        <w:instrText xml:space="preserve"> ADDIN ZOTERO_ITEM CSL_CITATION {"citationID":"2qofvsa4aa","properties":{"formattedCitation":"[22]","plainCitation":"[22]"},"citationItems":[{"id":1038,"uris":["http://zotero.org/users/892576</w:instrText>
      </w:r>
      <w:r w:rsidR="00EF51F4" w:rsidRPr="00811F2C">
        <w:rPr>
          <w:lang w:val="pt-BR"/>
          <w:rPrChange w:id="36" w:author="Cristiano Cesario" w:date="2014-06-26T17:38:00Z">
            <w:rPr>
              <w:lang w:val="pt-BR"/>
            </w:rPr>
          </w:rPrChange>
        </w:rPr>
        <w:instrText>/items/22G56Z4I"],"uri":["http://zotero.org/users/892576/items/22G56Z4I"],"itemData":{"id":1038,"type":"paper-conference","title":"Evaluating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w:instrText>
      </w:r>
      <w:r w:rsidR="00EF51F4">
        <w:instrText xml:space="preserve">author":[{"family":"Santos","given":"R."},{"family":"Murta","given":"L.G.P."}],"issued":{"date-parts":[["2012"]]}}}],"schema":"https://github.com/citation-style-language/schema/raw/master/csl-citation.json"} </w:instrText>
      </w:r>
      <w:r w:rsidRPr="001A3336">
        <w:fldChar w:fldCharType="separate"/>
      </w:r>
      <w:r w:rsidR="006958C4" w:rsidRPr="006958C4">
        <w:t>[22]</w:t>
      </w:r>
      <w:r w:rsidRPr="001A3336">
        <w:fldChar w:fldCharType="end"/>
      </w:r>
      <w:r w:rsidRPr="001A3336">
        <w:t xml:space="preserve"> are examples of this kind of work. Among</w:t>
      </w:r>
      <w:r w:rsidR="004E4EDC">
        <w:t>st</w:t>
      </w:r>
      <w:r w:rsidRPr="001A3336">
        <w:t xml:space="preserve"> these, the only one that deals with multiple branches is </w:t>
      </w:r>
      <w:proofErr w:type="spellStart"/>
      <w:r w:rsidRPr="001A3336">
        <w:t>Polvo</w:t>
      </w:r>
      <w:proofErr w:type="spellEnd"/>
      <w:r w:rsidRPr="001A3336">
        <w:t xml:space="preserve">, establishing metrics </w:t>
      </w:r>
      <w:r w:rsidR="004E4EDC">
        <w:t>for</w:t>
      </w:r>
      <w:r w:rsidR="004E4EDC" w:rsidRPr="001A3336">
        <w:t xml:space="preserve"> </w:t>
      </w:r>
      <w:r w:rsidR="009F01D7">
        <w:t xml:space="preserve">assessing </w:t>
      </w:r>
      <w:r w:rsidRPr="001A3336">
        <w:t>the merge effort between branches. However, it has a strict focus in CVCS, which are much less prone to branches if compared to DVCS.</w:t>
      </w:r>
    </w:p>
    <w:p w14:paraId="582875F9" w14:textId="5A35A70D" w:rsidR="006923BF" w:rsidRPr="002246F6" w:rsidDel="00265954" w:rsidRDefault="00265954" w:rsidP="002246F6">
      <w:pPr>
        <w:pStyle w:val="Text"/>
        <w:rPr>
          <w:del w:id="37" w:author="Cristiano Cesario" w:date="2014-06-20T10:52:00Z"/>
        </w:rPr>
      </w:pPr>
      <w:ins w:id="38" w:author="Cristiano Cesario" w:date="2014-06-20T10:51:00Z">
        <w:r>
          <w:t xml:space="preserve">To answer the above questions, we propose an approach called </w:t>
        </w:r>
        <w:r w:rsidRPr="002246F6">
          <w:t>DyeVC</w:t>
        </w:r>
        <w:r w:rsidRPr="00EF51F4">
          <w:rPr>
            <w:rStyle w:val="Refdenotaderodap"/>
          </w:rPr>
          <w:footnoteReference w:id="2"/>
        </w:r>
      </w:ins>
      <w:ins w:id="41" w:author="Cristiano Cesario" w:date="2014-06-20T10:52:00Z">
        <w:r>
          <w:t xml:space="preserve">, a novel visualization infrastructure for DVCS, </w:t>
        </w:r>
      </w:ins>
      <w:ins w:id="42" w:author="Cristiano Cesario" w:date="2014-06-20T10:53:00Z">
        <w:r>
          <w:t xml:space="preserve">that gathers </w:t>
        </w:r>
      </w:ins>
      <w:commentRangeStart w:id="43"/>
      <w:del w:id="44" w:author="Cristiano Cesario" w:date="2014-06-20T10:52:00Z">
        <w:r w:rsidR="006923BF" w:rsidRPr="002246F6" w:rsidDel="00265954">
          <w:delText xml:space="preserve">This paper </w:delText>
        </w:r>
        <w:r w:rsidR="000A1E97" w:rsidRPr="002246F6" w:rsidDel="00265954">
          <w:delText xml:space="preserve">expands the concept of </w:delText>
        </w:r>
        <w:r w:rsidR="006923BF" w:rsidRPr="002246F6" w:rsidDel="00265954">
          <w:delText>DyeVC</w:delText>
        </w:r>
        <w:r w:rsidR="006923BF" w:rsidRPr="00EF51F4" w:rsidDel="00265954">
          <w:rPr>
            <w:rStyle w:val="Refdenotaderodap"/>
          </w:rPr>
          <w:footnoteReference w:id="3"/>
        </w:r>
        <w:r w:rsidR="000A1E97" w:rsidRPr="002246F6" w:rsidDel="00265954">
          <w:delText xml:space="preserve"> </w:delText>
        </w:r>
        <w:r w:rsidR="001576BA" w:rsidRPr="002246F6" w:rsidDel="00265954">
          <w:delText xml:space="preserve">presented in a previous </w:delText>
        </w:r>
        <w:r w:rsidR="009E430E" w:rsidDel="00265954">
          <w:delText>workshop paper</w:delText>
        </w:r>
        <w:r w:rsidR="009E430E" w:rsidRPr="002246F6" w:rsidDel="00265954">
          <w:delText xml:space="preserve"> </w:delText>
        </w:r>
        <w:r w:rsidR="001576BA" w:rsidRPr="002246F6" w:rsidDel="00265954">
          <w:fldChar w:fldCharType="begin"/>
        </w:r>
        <w:r w:rsidR="00EF51F4" w:rsidDel="00265954">
          <w:del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repository?","publisher-place":"Brasília, Brasil","page":"14-21","event":"I Brazilian Workshop on Software Visualization, Evolution and Maintenance","event-place":"Brasília, Brasil","abstract":"Software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delInstrText>
        </w:r>
        <w:r w:rsidR="001576BA" w:rsidRPr="002246F6" w:rsidDel="00265954">
          <w:fldChar w:fldCharType="separate"/>
        </w:r>
        <w:r w:rsidR="006958C4" w:rsidRPr="006958C4" w:rsidDel="00265954">
          <w:delText>[23]</w:delText>
        </w:r>
        <w:r w:rsidR="001576BA" w:rsidRPr="002246F6" w:rsidDel="00265954">
          <w:fldChar w:fldCharType="end"/>
        </w:r>
        <w:r w:rsidR="006923BF" w:rsidRPr="002246F6" w:rsidDel="00265954">
          <w:delText>, which is a novel visualization infrastructure for DVCS</w:delText>
        </w:r>
        <w:r w:rsidR="002511F9" w:rsidDel="00265954">
          <w:delText>. DyeVC</w:delText>
        </w:r>
        <w:r w:rsidR="000B5A2B" w:rsidRPr="002246F6" w:rsidDel="00265954">
          <w:delText xml:space="preserve"> gathers </w:delText>
        </w:r>
        <w:commentRangeEnd w:id="43"/>
        <w:r w:rsidR="006D511B" w:rsidDel="00265954">
          <w:rPr>
            <w:rStyle w:val="Refdecomentrio"/>
          </w:rPr>
          <w:commentReference w:id="43"/>
        </w:r>
      </w:del>
      <w:r w:rsidR="000B5A2B" w:rsidRPr="002246F6">
        <w:t>information about different clones of a repository and pr</w:t>
      </w:r>
      <w:r w:rsidR="00EF51F4">
        <w:t>esents them visually to the user</w:t>
      </w:r>
      <w:r w:rsidR="000B5A2B" w:rsidRPr="002246F6">
        <w:t>. This allows one to perceive how his repository evolved over time and how this evolution compares to the evolution of other repositories in the project.</w:t>
      </w:r>
      <w:r w:rsidR="006923BF" w:rsidRPr="002246F6">
        <w:t xml:space="preserve"> The main goal of DyeVC is </w:t>
      </w:r>
      <w:r w:rsidR="00586E73" w:rsidRPr="002246F6">
        <w:t>three</w:t>
      </w:r>
      <w:r w:rsidR="000442C8">
        <w:t>-</w:t>
      </w:r>
      <w:r w:rsidR="00586E73" w:rsidRPr="002246F6">
        <w:t xml:space="preserve">fold: </w:t>
      </w:r>
      <w:r w:rsidR="006923BF" w:rsidRPr="002246F6">
        <w:t>to increase the developer knowledge of what is going on around his repository and the repositories of his teammates</w:t>
      </w:r>
      <w:r w:rsidR="00586E73" w:rsidRPr="002246F6">
        <w:t xml:space="preserve">; </w:t>
      </w:r>
      <w:r w:rsidR="000B5A2B" w:rsidRPr="002246F6">
        <w:t>to</w:t>
      </w:r>
      <w:r w:rsidR="00586E73" w:rsidRPr="002246F6">
        <w:t xml:space="preserve"> enable repository administrators to </w:t>
      </w:r>
      <w:r w:rsidR="000B5A2B" w:rsidRPr="002246F6">
        <w:t xml:space="preserve">visualize how the existing repositories of a </w:t>
      </w:r>
      <w:r w:rsidR="009E430E">
        <w:t>project</w:t>
      </w:r>
      <w:r w:rsidR="009E430E" w:rsidRPr="002246F6">
        <w:t xml:space="preserve"> </w:t>
      </w:r>
      <w:r w:rsidR="000B5A2B" w:rsidRPr="002246F6">
        <w:t>interact with each other; and</w:t>
      </w:r>
      <w:r w:rsidR="009E430E">
        <w:t>,</w:t>
      </w:r>
      <w:r w:rsidR="000B5A2B" w:rsidRPr="002246F6">
        <w:t xml:space="preserve"> finally, to establish a</w:t>
      </w:r>
      <w:r w:rsidR="006923BF" w:rsidRPr="002246F6">
        <w:t xml:space="preserve">n extensible </w:t>
      </w:r>
      <w:r w:rsidR="000B5A2B" w:rsidRPr="002246F6">
        <w:t>platform to present different information and metrics regarding distributed repositories.</w:t>
      </w:r>
      <w:r w:rsidR="006923BF" w:rsidRPr="002246F6">
        <w:t xml:space="preserve"> </w:t>
      </w:r>
    </w:p>
    <w:p w14:paraId="0A4201DC" w14:textId="77777777" w:rsidR="00265954" w:rsidRDefault="006923BF" w:rsidP="00552FAA">
      <w:pPr>
        <w:pStyle w:val="Text"/>
        <w:rPr>
          <w:ins w:id="47" w:author="Cristiano Cesario" w:date="2014-06-20T10:52:00Z"/>
        </w:rPr>
      </w:pPr>
      <w:del w:id="48" w:author="Cristiano Cesario" w:date="2014-06-20T10:52:00Z">
        <w:r w:rsidRPr="00EA6CD0" w:rsidDel="00265954">
          <w:delText>The rest of this paper is</w:delText>
        </w:r>
        <w:r w:rsidR="009730B2" w:rsidRPr="00EA6CD0" w:rsidDel="00265954">
          <w:delText xml:space="preserve"> organized as follows. </w:delText>
        </w:r>
        <w:r w:rsidR="009730B2" w:rsidRPr="00190D3D" w:rsidDel="00265954">
          <w:delText xml:space="preserve">Section </w:delText>
        </w:r>
        <w:r w:rsidR="00190D3D" w:rsidDel="00265954">
          <w:rPr>
            <w:lang w:val="pt-BR"/>
          </w:rPr>
          <w:fldChar w:fldCharType="begin"/>
        </w:r>
        <w:r w:rsidR="00190D3D" w:rsidRPr="00190D3D" w:rsidDel="00265954">
          <w:delInstrText xml:space="preserve"> REF _Ref386915519 \w \h </w:delInstrText>
        </w:r>
        <w:r w:rsidR="00190D3D" w:rsidDel="00265954">
          <w:rPr>
            <w:lang w:val="pt-BR"/>
          </w:rPr>
        </w:r>
        <w:r w:rsidR="00190D3D" w:rsidDel="00265954">
          <w:rPr>
            <w:lang w:val="pt-BR"/>
          </w:rPr>
          <w:fldChar w:fldCharType="separate"/>
        </w:r>
        <w:r w:rsidR="00265954" w:rsidDel="00265954">
          <w:delText>II</w:delText>
        </w:r>
        <w:r w:rsidR="00190D3D" w:rsidDel="00265954">
          <w:rPr>
            <w:lang w:val="pt-BR"/>
          </w:rPr>
          <w:fldChar w:fldCharType="end"/>
        </w:r>
        <w:r w:rsidR="00190D3D" w:rsidRPr="00190D3D" w:rsidDel="00265954">
          <w:delText xml:space="preserve"> </w:delText>
        </w:r>
      </w:del>
    </w:p>
    <w:p w14:paraId="7918C49F" w14:textId="5F3AE902" w:rsidR="00E97402" w:rsidRPr="00EA6CD0" w:rsidRDefault="00265954" w:rsidP="00552FAA">
      <w:pPr>
        <w:pStyle w:val="Text"/>
      </w:pPr>
      <w:commentRangeStart w:id="49"/>
      <w:ins w:id="50" w:author="Cristiano Cesario" w:date="2014-06-20T10:52:00Z">
        <w:r w:rsidRPr="002246F6">
          <w:t>T</w:t>
        </w:r>
        <w:r w:rsidR="00552FAA">
          <w:t>his paper expands the concepts</w:t>
        </w:r>
        <w:r w:rsidRPr="002246F6">
          <w:t xml:space="preserve"> presented in a previous </w:t>
        </w:r>
        <w:r>
          <w:t>workshop paper</w:t>
        </w:r>
        <w:r w:rsidRPr="002246F6">
          <w:t xml:space="preserve"> </w:t>
        </w:r>
        <w:r w:rsidRPr="002246F6">
          <w:fldChar w:fldCharType="begin"/>
        </w:r>
        <w:r>
          <w: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repository?","publisher-place":"Brasília, Brasil","page":"14-21","event":"I Brazilian Workshop on Software Visualization, Evolution and Maintenance","event-place":"Brasília, Brasil","abstract":"Software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2246F6">
          <w:fldChar w:fldCharType="separate"/>
        </w:r>
        <w:r w:rsidRPr="006958C4">
          <w:t>[23]</w:t>
        </w:r>
        <w:r w:rsidRPr="002246F6">
          <w:fldChar w:fldCharType="end"/>
        </w:r>
        <w:r w:rsidRPr="002246F6">
          <w:t xml:space="preserve">, </w:t>
        </w:r>
      </w:ins>
      <w:ins w:id="51" w:author="Cristiano Cesario" w:date="2014-06-20T10:56:00Z">
        <w:r w:rsidR="00552FAA">
          <w:t>by including a more thoroughly discussion about our approach</w:t>
        </w:r>
      </w:ins>
      <w:ins w:id="52" w:author="Cristiano Cesario" w:date="2014-06-20T10:59:00Z">
        <w:r w:rsidR="00552FAA">
          <w:t>, as how we</w:t>
        </w:r>
      </w:ins>
      <w:ins w:id="53" w:author="Cristiano Cesario" w:date="2014-06-20T10:57:00Z">
        <w:r w:rsidR="00552FAA">
          <w:t xml:space="preserve"> depict the relationship between the existing repositories in a project</w:t>
        </w:r>
      </w:ins>
      <w:ins w:id="54" w:author="Cristiano Cesario" w:date="2014-06-20T10:59:00Z">
        <w:r w:rsidR="00552FAA">
          <w:t>. It also include the analysis we have done to validate the approach, and a more detailed section on related work.</w:t>
        </w:r>
      </w:ins>
      <w:ins w:id="55" w:author="Cristiano Cesario" w:date="2014-06-20T10:52:00Z">
        <w:r w:rsidRPr="002246F6">
          <w:t xml:space="preserve"> </w:t>
        </w:r>
      </w:ins>
      <w:commentRangeEnd w:id="49"/>
      <w:ins w:id="56" w:author="Cristiano Cesario" w:date="2014-06-20T11:00:00Z">
        <w:r w:rsidR="00552FAA">
          <w:t xml:space="preserve"> T</w:t>
        </w:r>
      </w:ins>
      <w:ins w:id="57" w:author="Cristiano Cesario" w:date="2014-06-20T11:01:00Z">
        <w:r w:rsidR="00552FAA">
          <w:t xml:space="preserve">his paper is organized as follows: Section </w:t>
        </w:r>
      </w:ins>
      <w:ins w:id="58" w:author="Cristiano Cesario" w:date="2014-06-20T10:52:00Z">
        <w:r>
          <w:rPr>
            <w:rStyle w:val="Refdecomentrio"/>
          </w:rPr>
          <w:commentReference w:id="49"/>
        </w:r>
      </w:ins>
      <w:ins w:id="59" w:author="Cristiano Cesario" w:date="2014-06-20T11:01:00Z">
        <w:r w:rsidR="00552FAA">
          <w:fldChar w:fldCharType="begin"/>
        </w:r>
        <w:r w:rsidR="00552FAA">
          <w:instrText xml:space="preserve"> REF _Ref386915519 \w \h </w:instrText>
        </w:r>
      </w:ins>
      <w:r w:rsidR="00552FAA">
        <w:fldChar w:fldCharType="separate"/>
      </w:r>
      <w:ins w:id="60" w:author="Cristiano Cesario" w:date="2014-06-23T11:21:00Z">
        <w:r w:rsidR="00C56A5A">
          <w:t>II</w:t>
        </w:r>
      </w:ins>
      <w:ins w:id="61" w:author="Cristiano Cesario" w:date="2014-06-20T11:01:00Z">
        <w:r w:rsidR="00552FAA">
          <w:fldChar w:fldCharType="end"/>
        </w:r>
        <w:r w:rsidR="00552FAA">
          <w:t xml:space="preserve"> </w:t>
        </w:r>
      </w:ins>
      <w:r w:rsidR="006923BF" w:rsidRPr="00190D3D">
        <w:t>presents a motivational</w:t>
      </w:r>
      <w:r w:rsidR="009730B2" w:rsidRPr="00190D3D">
        <w:t xml:space="preserve"> example to this work. Section </w:t>
      </w:r>
      <w:ins w:id="62" w:author="Cristiano Cesario" w:date="2014-06-20T10:47:00Z">
        <w:r>
          <w:fldChar w:fldCharType="begin"/>
        </w:r>
        <w:r>
          <w:instrText xml:space="preserve"> REF _Ref391024598 \w \h </w:instrText>
        </w:r>
      </w:ins>
      <w:r>
        <w:fldChar w:fldCharType="separate"/>
      </w:r>
      <w:ins w:id="63" w:author="Cristiano Cesario" w:date="2014-06-23T11:21:00Z">
        <w:r w:rsidR="00C56A5A">
          <w:t>III</w:t>
        </w:r>
      </w:ins>
      <w:ins w:id="64" w:author="Cristiano Cesario" w:date="2014-06-20T10:47:00Z">
        <w:r>
          <w:fldChar w:fldCharType="end"/>
        </w:r>
        <w:r>
          <w:t xml:space="preserve"> </w:t>
        </w:r>
      </w:ins>
      <w:del w:id="65" w:author="Cristiano Cesario" w:date="2014-06-20T10:47:00Z">
        <w:r w:rsidR="00190D3D" w:rsidDel="00265954">
          <w:fldChar w:fldCharType="begin"/>
        </w:r>
        <w:r w:rsidR="00190D3D" w:rsidDel="00265954">
          <w:delInstrText xml:space="preserve"> REF _Ref386915540 \w \h </w:delInstrText>
        </w:r>
        <w:r w:rsidR="00190D3D" w:rsidDel="00265954">
          <w:fldChar w:fldCharType="separate"/>
        </w:r>
        <w:r w:rsidRPr="00265954" w:rsidDel="00265954">
          <w:rPr>
            <w:b/>
            <w:bCs/>
          </w:rPr>
          <w:delText>Erro! Fonte de referência não encontrada.</w:delText>
        </w:r>
        <w:r w:rsidR="00190D3D" w:rsidDel="00265954">
          <w:fldChar w:fldCharType="end"/>
        </w:r>
        <w:r w:rsidR="00190D3D" w:rsidDel="00265954">
          <w:delText xml:space="preserve"> </w:delText>
        </w:r>
      </w:del>
      <w:r w:rsidR="006923BF" w:rsidRPr="00EA6CD0">
        <w:t xml:space="preserve">presents the approach used in </w:t>
      </w:r>
      <w:r w:rsidR="00EA6CD0" w:rsidRPr="00EA6CD0">
        <w:t>DyeVC.</w:t>
      </w:r>
      <w:r w:rsidR="009730B2" w:rsidRPr="00EA6CD0">
        <w:t xml:space="preserve"> Section </w:t>
      </w:r>
      <w:r w:rsidR="001A3336" w:rsidRPr="00EA6CD0">
        <w:fldChar w:fldCharType="begin"/>
      </w:r>
      <w:r w:rsidR="001A3336" w:rsidRPr="00EA6CD0">
        <w:instrText xml:space="preserve"> REF _Ref384931976 \r \h </w:instrText>
      </w:r>
      <w:r w:rsidR="001A3336" w:rsidRPr="00EA6CD0">
        <w:fldChar w:fldCharType="separate"/>
      </w:r>
      <w:ins w:id="66" w:author="Cristiano Cesario" w:date="2014-06-23T11:21:00Z">
        <w:r w:rsidR="00C56A5A">
          <w:t>V</w:t>
        </w:r>
      </w:ins>
      <w:del w:id="67" w:author="Cristiano Cesario" w:date="2014-06-22T15:53:00Z">
        <w:r w:rsidR="009144C7" w:rsidDel="007875E5">
          <w:delText>IV</w:delText>
        </w:r>
      </w:del>
      <w:r w:rsidR="001A3336" w:rsidRPr="00EA6CD0">
        <w:fldChar w:fldCharType="end"/>
      </w:r>
      <w:r w:rsidR="001A3336" w:rsidRPr="00EA6CD0">
        <w:t xml:space="preserve"> shows how this work was evaluated. Section </w:t>
      </w:r>
      <w:r w:rsidR="00190D3D">
        <w:fldChar w:fldCharType="begin"/>
      </w:r>
      <w:r w:rsidR="00190D3D">
        <w:instrText xml:space="preserve"> REF _Ref386915569 \w \h </w:instrText>
      </w:r>
      <w:r w:rsidR="00190D3D">
        <w:fldChar w:fldCharType="separate"/>
      </w:r>
      <w:ins w:id="68" w:author="Cristiano Cesario" w:date="2014-06-23T11:21:00Z">
        <w:r w:rsidR="00C56A5A">
          <w:t>VI</w:t>
        </w:r>
      </w:ins>
      <w:del w:id="69" w:author="Cristiano Cesario" w:date="2014-06-22T15:53:00Z">
        <w:r w:rsidR="009144C7" w:rsidDel="007875E5">
          <w:delText>V</w:delText>
        </w:r>
      </w:del>
      <w:r w:rsidR="00190D3D">
        <w:fldChar w:fldCharType="end"/>
      </w:r>
      <w:r w:rsidR="00190D3D">
        <w:t xml:space="preserve"> </w:t>
      </w:r>
      <w:r w:rsidR="006923BF" w:rsidRPr="00EA6CD0">
        <w:t>discusses some related work</w:t>
      </w:r>
      <w:r w:rsidR="009730B2" w:rsidRPr="00EA6CD0">
        <w:t xml:space="preserve"> and Section </w:t>
      </w:r>
      <w:r w:rsidR="009730B2" w:rsidRPr="00EA6CD0">
        <w:fldChar w:fldCharType="begin"/>
      </w:r>
      <w:r w:rsidR="009730B2" w:rsidRPr="00EA6CD0">
        <w:instrText xml:space="preserve"> REF _Ref381298202 \r \h </w:instrText>
      </w:r>
      <w:r w:rsidR="002246F6" w:rsidRPr="00EA6CD0">
        <w:instrText xml:space="preserve"> \* MERGEFORMAT </w:instrText>
      </w:r>
      <w:r w:rsidR="009730B2" w:rsidRPr="00EA6CD0">
        <w:fldChar w:fldCharType="separate"/>
      </w:r>
      <w:ins w:id="70" w:author="Cristiano Cesario" w:date="2014-06-23T11:21:00Z">
        <w:r w:rsidR="00C56A5A">
          <w:t>VII</w:t>
        </w:r>
      </w:ins>
      <w:del w:id="71" w:author="Cristiano Cesario" w:date="2014-06-22T15:53:00Z">
        <w:r w:rsidR="009144C7" w:rsidDel="007875E5">
          <w:delText>VI</w:delText>
        </w:r>
      </w:del>
      <w:r w:rsidR="009730B2" w:rsidRPr="00EA6CD0">
        <w:fldChar w:fldCharType="end"/>
      </w:r>
      <w:r w:rsidR="009730B2" w:rsidRPr="00EA6CD0">
        <w:t xml:space="preserve"> </w:t>
      </w:r>
      <w:r w:rsidR="006923BF" w:rsidRPr="00EA6CD0">
        <w:t>conclude</w:t>
      </w:r>
      <w:r w:rsidR="001A3336" w:rsidRPr="00EA6CD0">
        <w:t>s</w:t>
      </w:r>
      <w:r w:rsidR="006923BF" w:rsidRPr="00EA6CD0">
        <w:t xml:space="preserve"> the paper and present</w:t>
      </w:r>
      <w:r w:rsidR="001A3336" w:rsidRPr="00EA6CD0">
        <w:t>s</w:t>
      </w:r>
      <w:r w:rsidR="006923BF" w:rsidRPr="00EA6CD0">
        <w:t xml:space="preserve"> </w:t>
      </w:r>
      <w:r w:rsidR="0087350E">
        <w:t xml:space="preserve">some </w:t>
      </w:r>
      <w:r w:rsidR="006923BF" w:rsidRPr="00EA6CD0">
        <w:t>future work.</w:t>
      </w:r>
    </w:p>
    <w:p w14:paraId="463C123B" w14:textId="63C3EEF8" w:rsidR="008A3C23" w:rsidRDefault="00D86A98" w:rsidP="001F4C5C">
      <w:pPr>
        <w:pStyle w:val="Ttulo1"/>
      </w:pPr>
      <w:bookmarkStart w:id="72" w:name="_Ref386915519"/>
      <w:r>
        <w:t>Motivational Example</w:t>
      </w:r>
      <w:bookmarkEnd w:id="72"/>
    </w:p>
    <w:p w14:paraId="70DEE43E" w14:textId="0AEDF43E" w:rsidR="000E2444" w:rsidRDefault="00A61F8E" w:rsidP="000E2444">
      <w:pPr>
        <w:pStyle w:val="Text"/>
      </w:pPr>
      <w:r>
        <w:fldChar w:fldCharType="begin"/>
      </w:r>
      <w:r>
        <w:instrText xml:space="preserve"> REF _Ref359037850 \h </w:instrText>
      </w:r>
      <w:r>
        <w:fldChar w:fldCharType="separate"/>
      </w:r>
      <w:ins w:id="73" w:author="Cristiano Cesario" w:date="2014-06-23T11:21:00Z">
        <w:r w:rsidR="00C56A5A" w:rsidRPr="006923BF">
          <w:t xml:space="preserve">Fig. </w:t>
        </w:r>
        <w:r w:rsidR="00C56A5A">
          <w:rPr>
            <w:noProof/>
          </w:rPr>
          <w:t>1</w:t>
        </w:r>
      </w:ins>
      <w:del w:id="74" w:author="Cristiano Cesario" w:date="2014-06-21T09:25:00Z">
        <w:r w:rsidR="00265954" w:rsidRPr="006923BF" w:rsidDel="009000A0">
          <w:delText xml:space="preserve">Fig. </w:delText>
        </w:r>
        <w:r w:rsidR="00265954" w:rsidDel="009000A0">
          <w:rPr>
            <w:noProof/>
          </w:rPr>
          <w:delText>1</w:delText>
        </w:r>
      </w:del>
      <w:r>
        <w:fldChar w:fldCharType="end"/>
      </w:r>
      <w:r>
        <w:t xml:space="preserve"> </w:t>
      </w:r>
      <w:r w:rsidR="006923BF" w:rsidRPr="00DD5572">
        <w:t xml:space="preserve">shows a scenario with some developers, each one </w:t>
      </w:r>
      <w:r w:rsidR="0017223B">
        <w:t>owning</w:t>
      </w:r>
      <w:r w:rsidR="0017223B" w:rsidRPr="00DD5572">
        <w:t xml:space="preserve"> </w:t>
      </w:r>
      <w:r w:rsidR="006923BF" w:rsidRPr="00DD5572">
        <w:t>a clone of a repository originally created at Xavier Institute. Xavier Institute acts like a central repository, where code developed by all teams is integrated, tested</w:t>
      </w:r>
      <w:r w:rsidR="006923BF">
        <w:t>,</w:t>
      </w:r>
      <w:r w:rsidR="006923BF" w:rsidRPr="00DD5572">
        <w:t xml:space="preserve"> and </w:t>
      </w:r>
      <w:r w:rsidR="006923BF">
        <w:t>released</w:t>
      </w:r>
      <w:r w:rsidR="006923BF" w:rsidRPr="00DD5572">
        <w:t xml:space="preserve"> to production. There is a team working </w:t>
      </w:r>
      <w:r w:rsidR="009120F8">
        <w:t>at</w:t>
      </w:r>
      <w:r w:rsidR="009120F8" w:rsidRPr="00DD5572">
        <w:t xml:space="preserve"> </w:t>
      </w:r>
      <w:r w:rsidR="006923BF" w:rsidRPr="00DD5572">
        <w:t>Xavier Institute</w:t>
      </w:r>
      <w:r w:rsidR="006923BF">
        <w:t xml:space="preserve">, </w:t>
      </w:r>
      <w:r w:rsidR="009120F8">
        <w:t>led</w:t>
      </w:r>
      <w:r w:rsidR="009120F8" w:rsidRPr="00DD5572">
        <w:t xml:space="preserve"> </w:t>
      </w:r>
      <w:r w:rsidR="006923BF" w:rsidRPr="00DD5572">
        <w:t>by Professor X</w:t>
      </w:r>
      <w:r w:rsidR="009120F8">
        <w:t>avier</w:t>
      </w:r>
      <w:r w:rsidR="006923BF">
        <w:t>,</w:t>
      </w:r>
      <w:r w:rsidR="006923BF" w:rsidRPr="00DD5572">
        <w:t xml:space="preserve"> and a remote developer (Storm) that periodically receives updates from the Institute. Outside the Institute, Wolverine leads a remote team located in a different </w:t>
      </w:r>
      <w:r w:rsidR="009120F8">
        <w:t>site</w:t>
      </w:r>
      <w:r w:rsidR="006923BF" w:rsidRPr="00DD5572">
        <w:t xml:space="preserve">, which is constantly synchronized with the Institute. </w:t>
      </w:r>
      <w:r w:rsidR="00671521">
        <w:t>Solid lines</w:t>
      </w:r>
      <w:r w:rsidR="006923BF" w:rsidRPr="00DD5572">
        <w:t xml:space="preserve"> in </w:t>
      </w:r>
      <w:r w:rsidR="006923BF" w:rsidRPr="00DD5572">
        <w:fldChar w:fldCharType="begin"/>
      </w:r>
      <w:r w:rsidR="006923BF" w:rsidRPr="00DD5572">
        <w:instrText xml:space="preserve"> REF _Ref359037850 \h  \* MERGEFORMAT </w:instrText>
      </w:r>
      <w:r w:rsidR="006923BF" w:rsidRPr="00DD5572">
        <w:fldChar w:fldCharType="separate"/>
      </w:r>
      <w:ins w:id="75" w:author="Cristiano Cesario" w:date="2014-06-23T11:21:00Z">
        <w:r w:rsidR="00C56A5A" w:rsidRPr="006923BF">
          <w:t>Fig.</w:t>
        </w:r>
        <w:r w:rsidR="00C56A5A" w:rsidRPr="006923BF">
          <w:rPr>
            <w:noProof/>
          </w:rPr>
          <w:t xml:space="preserve"> </w:t>
        </w:r>
        <w:r w:rsidR="00C56A5A">
          <w:rPr>
            <w:noProof/>
          </w:rPr>
          <w:t>1</w:t>
        </w:r>
      </w:ins>
      <w:del w:id="76" w:author="Cristiano Cesario" w:date="2014-06-21T09:25:00Z">
        <w:r w:rsidR="00265954" w:rsidRPr="006923BF" w:rsidDel="009000A0">
          <w:delText>Fig.</w:delText>
        </w:r>
        <w:r w:rsidR="00265954" w:rsidRPr="006923BF" w:rsidDel="009000A0">
          <w:rPr>
            <w:noProof/>
          </w:rPr>
          <w:delText xml:space="preserve"> </w:delText>
        </w:r>
        <w:r w:rsidR="00265954" w:rsidDel="009000A0">
          <w:rPr>
            <w:noProof/>
          </w:rPr>
          <w:delText>1</w:delText>
        </w:r>
      </w:del>
      <w:r w:rsidR="006923BF" w:rsidRPr="00DD5572">
        <w:fldChar w:fldCharType="end"/>
      </w:r>
      <w:r w:rsidR="006923BF" w:rsidRPr="00DD5572">
        <w:t xml:space="preserve"> indicate </w:t>
      </w:r>
      <w:r w:rsidR="00671521">
        <w:t>data being pushed, whereas dotted lines indicate data being pulled</w:t>
      </w:r>
      <w:r w:rsidR="006923BF" w:rsidRPr="00DD5572">
        <w:t xml:space="preserve">. Thus, for example, Rogue can </w:t>
      </w:r>
      <w:r w:rsidR="00E030B4">
        <w:t xml:space="preserve">both </w:t>
      </w:r>
      <w:r w:rsidR="006923BF" w:rsidRPr="00DD5572">
        <w:t>pull updates from Gambit</w:t>
      </w:r>
      <w:r w:rsidR="00E030B4">
        <w:t xml:space="preserve"> and push updates to him</w:t>
      </w:r>
      <w:r w:rsidR="006923BF">
        <w:t>,</w:t>
      </w:r>
      <w:r w:rsidR="006923BF" w:rsidRPr="00DD5572">
        <w:t xml:space="preserve"> </w:t>
      </w:r>
      <w:r w:rsidR="006923BF">
        <w:t xml:space="preserve">and Beast can </w:t>
      </w:r>
      <w:r w:rsidR="00E030B4">
        <w:t xml:space="preserve">only </w:t>
      </w:r>
      <w:r w:rsidR="006923BF">
        <w:t>pull updates</w:t>
      </w:r>
      <w:r w:rsidR="006923BF" w:rsidRPr="00DD5572">
        <w:t xml:space="preserve"> </w:t>
      </w:r>
      <w:r w:rsidR="006923BF">
        <w:t>from Rogue.</w:t>
      </w:r>
    </w:p>
    <w:p w14:paraId="60C4701C" w14:textId="03496209" w:rsidR="00DB5192" w:rsidRPr="00DD5572" w:rsidRDefault="00DB5192" w:rsidP="00DB5192">
      <w:pPr>
        <w:pStyle w:val="Text"/>
        <w:rPr>
          <w:ins w:id="77" w:author="Cristiano Cesario" w:date="2014-06-21T14:38:00Z"/>
        </w:rPr>
      </w:pPr>
      <w:ins w:id="78" w:author="Cristiano Cesario" w:date="2014-06-21T14:38:00Z">
        <w:r w:rsidRPr="00DD5572">
          <w:t>Each one of the developers has a complete copy of the repository</w:t>
        </w:r>
        <w:r>
          <w:t>.</w:t>
        </w:r>
        <w:r w:rsidRPr="00DD5572">
          <w:t xml:space="preserve"> </w:t>
        </w:r>
        <w:proofErr w:type="spellStart"/>
        <w:r>
          <w:t>Luckly</w:t>
        </w:r>
        <w:proofErr w:type="spellEnd"/>
        <w:r>
          <w:t xml:space="preserve">, this scenario has a Configuration Management Plan in action, otherwise each one would </w:t>
        </w:r>
      </w:ins>
      <w:commentRangeStart w:id="79"/>
      <w:ins w:id="80" w:author="Cristiano Cesario" w:date="2014-06-23T06:26:00Z">
        <w:r w:rsidR="003C6C25">
          <w:t xml:space="preserve">be </w:t>
        </w:r>
        <w:r w:rsidR="003C6C25" w:rsidRPr="00DD5572">
          <w:t>able</w:t>
        </w:r>
      </w:ins>
      <w:ins w:id="81" w:author="Cristiano Cesario" w:date="2014-06-21T14:38:00Z">
        <w:r w:rsidRPr="00DD5572">
          <w:t xml:space="preserve"> to send </w:t>
        </w:r>
        <w:r>
          <w:t xml:space="preserve">and receive </w:t>
        </w:r>
        <w:r w:rsidRPr="00DD5572">
          <w:t xml:space="preserve">updates to </w:t>
        </w:r>
        <w:r>
          <w:t>or</w:t>
        </w:r>
        <w:r w:rsidRPr="00DD5572">
          <w:t xml:space="preserve"> from any other developer</w:t>
        </w:r>
        <w:commentRangeEnd w:id="79"/>
        <w:r>
          <w:rPr>
            <w:rStyle w:val="Refdecomentrio"/>
          </w:rPr>
          <w:commentReference w:id="79"/>
        </w:r>
        <w:r>
          <w:t xml:space="preserve">, leading to </w:t>
        </w:r>
        <w:r w:rsidRPr="00DD5572">
          <w:t xml:space="preserve">a total of </w:t>
        </w:r>
        <w:r w:rsidRPr="00DD5572">
          <w:rPr>
            <w:i/>
          </w:rPr>
          <w:t>n * (n - 1)</w:t>
        </w:r>
        <w:r w:rsidRPr="00DD5572">
          <w:t xml:space="preserve"> different possibilities of communication</w:t>
        </w:r>
        <w:r>
          <w:t xml:space="preserve"> (where n is the number of developers in the topology)</w:t>
        </w:r>
        <w:r w:rsidRPr="00DD5572">
          <w:t xml:space="preserve">. In practice, however, this limit is not reached: while interaction </w:t>
        </w:r>
        <w:r>
          <w:t>amongst</w:t>
        </w:r>
        <w:r w:rsidRPr="00DD5572">
          <w:t xml:space="preserve"> some developers is frequent, it may happen that others have no idea about the existence of </w:t>
        </w:r>
        <w:r>
          <w:t xml:space="preserve">some </w:t>
        </w:r>
        <w:r w:rsidRPr="00DD5572">
          <w:t xml:space="preserve">coworkers, as it occurs with Mystique and </w:t>
        </w:r>
        <w:r w:rsidRPr="00DD5572">
          <w:lastRenderedPageBreak/>
          <w:t>Nightcrawler, where there is no direct communication.</w:t>
        </w:r>
      </w:ins>
    </w:p>
    <w:p w14:paraId="06D56276" w14:textId="77777777" w:rsidR="000E2444" w:rsidRDefault="000E2444" w:rsidP="000E2444">
      <w:pPr>
        <w:pStyle w:val="Text"/>
      </w:pPr>
    </w:p>
    <w:p w14:paraId="35F4CE5D" w14:textId="2B3F2932" w:rsidR="006923BF" w:rsidRDefault="000E2444" w:rsidP="000E2444">
      <w:pPr>
        <w:pStyle w:val="Text"/>
        <w:ind w:firstLine="0"/>
        <w:jc w:val="center"/>
      </w:pPr>
      <w:r>
        <w:rPr>
          <w:noProof/>
          <w:lang w:val="pt-BR" w:eastAsia="pt-BR"/>
        </w:rPr>
        <mc:AlternateContent>
          <mc:Choice Requires="wps">
            <w:drawing>
              <wp:inline distT="0" distB="0" distL="0" distR="0" wp14:anchorId="42640059" wp14:editId="1F524F98">
                <wp:extent cx="2743200" cy="1949450"/>
                <wp:effectExtent l="0" t="0" r="19050" b="1270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949450"/>
                        </a:xfrm>
                        <a:prstGeom prst="rect">
                          <a:avLst/>
                        </a:prstGeom>
                        <a:solidFill>
                          <a:srgbClr val="FFFFFF"/>
                        </a:solidFill>
                        <a:ln w="9525">
                          <a:solidFill>
                            <a:srgbClr val="000000"/>
                          </a:solidFill>
                          <a:miter lim="800000"/>
                          <a:headEnd/>
                          <a:tailEnd/>
                        </a:ln>
                      </wps:spPr>
                      <wps:txbx>
                        <w:txbxContent>
                          <w:p w14:paraId="2ADFA5D1" w14:textId="6DB95BF2" w:rsidR="0058575D" w:rsidRPr="000E2444" w:rsidRDefault="0058575D" w:rsidP="000E2444">
                            <w:pPr>
                              <w:jc w:val="center"/>
                              <w:rPr>
                                <w:lang w:val="pt-BR"/>
                              </w:rPr>
                            </w:pPr>
                            <w:del w:id="82" w:author="Cristiano Cesario" w:date="2014-06-20T11:22:00Z">
                              <w:r w:rsidDel="004C31CD">
                                <w:rPr>
                                  <w:noProof/>
                                  <w:lang w:val="pt-BR" w:eastAsia="pt-BR"/>
                                </w:rPr>
                                <w:drawing>
                                  <wp:inline distT="0" distB="0" distL="0" distR="0" wp14:anchorId="37CA200D" wp14:editId="0B83F270">
                                    <wp:extent cx="2229485" cy="1849120"/>
                                    <wp:effectExtent l="0" t="0" r="0" b="0"/>
                                    <wp:docPr id="2124" name="Imagem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9485" cy="1849120"/>
                                            </a:xfrm>
                                            <a:prstGeom prst="rect">
                                              <a:avLst/>
                                            </a:prstGeom>
                                          </pic:spPr>
                                        </pic:pic>
                                      </a:graphicData>
                                    </a:graphic>
                                  </wp:inline>
                                </w:drawing>
                              </w:r>
                            </w:del>
                            <w:ins w:id="83" w:author="Cristiano Cesario" w:date="2014-06-20T11:26:00Z">
                              <w:r w:rsidRPr="004C31CD">
                                <w:rPr>
                                  <w:noProof/>
                                  <w:lang w:val="pt-BR" w:eastAsia="pt-BR"/>
                                </w:rPr>
                                <w:drawing>
                                  <wp:inline distT="0" distB="0" distL="0" distR="0" wp14:anchorId="1F5303DB" wp14:editId="0617C77E">
                                    <wp:extent cx="2551430" cy="1926010"/>
                                    <wp:effectExtent l="0" t="0" r="0" b="0"/>
                                    <wp:docPr id="2125" name="Imagem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type w14:anchorId="42640059" id="_x0000_t202" coordsize="21600,21600" o:spt="202" path="m,l,21600r21600,l21600,xe">
                <v:stroke joinstyle="miter"/>
                <v:path gradientshapeok="t" o:connecttype="rect"/>
              </v:shapetype>
              <v:shape id="Caixa de Texto 2" o:spid="_x0000_s1026" type="#_x0000_t202" style="width:3in;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">
                <v:textbox>
                  <w:txbxContent>
                    <w:p w14:paraId="2ADFA5D1" w14:textId="6DB95BF2" w:rsidR="0058575D" w:rsidRPr="000E2444" w:rsidRDefault="0058575D" w:rsidP="000E2444">
                      <w:pPr>
                        <w:jc w:val="center"/>
                        <w:rPr>
                          <w:lang w:val="pt-BR"/>
                        </w:rPr>
                      </w:pPr>
                      <w:del w:id="84" w:author="Cristiano Cesario" w:date="2014-06-20T11:22:00Z">
                        <w:r w:rsidDel="004C31CD">
                          <w:rPr>
                            <w:noProof/>
                            <w:lang w:val="pt-BR" w:eastAsia="pt-BR"/>
                          </w:rPr>
                          <w:drawing>
                            <wp:inline distT="0" distB="0" distL="0" distR="0" wp14:anchorId="37CA200D" wp14:editId="0B83F270">
                              <wp:extent cx="2229485" cy="1849120"/>
                              <wp:effectExtent l="0" t="0" r="0" b="0"/>
                              <wp:docPr id="2124" name="Imagem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9485" cy="1849120"/>
                                      </a:xfrm>
                                      <a:prstGeom prst="rect">
                                        <a:avLst/>
                                      </a:prstGeom>
                                    </pic:spPr>
                                  </pic:pic>
                                </a:graphicData>
                              </a:graphic>
                            </wp:inline>
                          </w:drawing>
                        </w:r>
                      </w:del>
                      <w:ins w:id="85" w:author="Cristiano Cesario" w:date="2014-06-20T11:26:00Z">
                        <w:r w:rsidRPr="004C31CD">
                          <w:rPr>
                            <w:noProof/>
                            <w:lang w:val="pt-BR" w:eastAsia="pt-BR"/>
                          </w:rPr>
                          <w:drawing>
                            <wp:inline distT="0" distB="0" distL="0" distR="0" wp14:anchorId="1F5303DB" wp14:editId="0617C77E">
                              <wp:extent cx="2551430" cy="1926010"/>
                              <wp:effectExtent l="0" t="0" r="0" b="0"/>
                              <wp:docPr id="2125" name="Imagem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ins>
                    </w:p>
                  </w:txbxContent>
                </v:textbox>
                <w10:anchorlock/>
              </v:shape>
            </w:pict>
          </mc:Fallback>
        </mc:AlternateContent>
      </w:r>
    </w:p>
    <w:p w14:paraId="4DBDAC46" w14:textId="32A1B678" w:rsidR="006923BF" w:rsidRDefault="000E2444" w:rsidP="007270A3">
      <w:pPr>
        <w:pStyle w:val="Textodenotaderodap"/>
        <w:ind w:firstLine="0"/>
        <w:jc w:val="center"/>
      </w:pPr>
      <w:bookmarkStart w:id="86" w:name="_Ref359037850"/>
      <w:commentRangeStart w:id="87"/>
      <w:r w:rsidRPr="006923BF">
        <w:t>Fig</w:t>
      </w:r>
      <w:commentRangeEnd w:id="87"/>
      <w:r w:rsidR="00B87FC9">
        <w:rPr>
          <w:rStyle w:val="Refdecomentrio"/>
        </w:rPr>
        <w:commentReference w:id="87"/>
      </w:r>
      <w:r w:rsidRPr="006923BF">
        <w:t xml:space="preserve">. </w:t>
      </w:r>
      <w:r>
        <w:fldChar w:fldCharType="begin"/>
      </w:r>
      <w:r w:rsidRPr="006923BF">
        <w:instrText xml:space="preserve"> SEQ Fig. \* ARABIC </w:instrText>
      </w:r>
      <w:r>
        <w:fldChar w:fldCharType="separate"/>
      </w:r>
      <w:r w:rsidR="00A610BB">
        <w:rPr>
          <w:noProof/>
        </w:rPr>
        <w:t>1</w:t>
      </w:r>
      <w:r>
        <w:fldChar w:fldCharType="end"/>
      </w:r>
      <w:bookmarkEnd w:id="86"/>
      <w:r>
        <w:t xml:space="preserve">. </w:t>
      </w:r>
      <w:r w:rsidRPr="00BB476F">
        <w:t>A development scenario involving some developers</w:t>
      </w:r>
    </w:p>
    <w:p w14:paraId="00E1EB32" w14:textId="77777777" w:rsidR="007270A3" w:rsidRDefault="007270A3" w:rsidP="007270A3">
      <w:pPr>
        <w:pStyle w:val="Textodenotaderodap"/>
        <w:ind w:firstLine="0"/>
        <w:jc w:val="center"/>
      </w:pPr>
    </w:p>
    <w:p w14:paraId="5DAE2B42" w14:textId="473F4199" w:rsidR="00BC3CDC" w:rsidRPr="00DD5572" w:rsidDel="00DB5192" w:rsidRDefault="00BC3CDC" w:rsidP="002246F6">
      <w:pPr>
        <w:pStyle w:val="Text"/>
        <w:rPr>
          <w:del w:id="88" w:author="Cristiano Cesario" w:date="2014-06-21T14:38:00Z"/>
        </w:rPr>
      </w:pPr>
      <w:del w:id="89" w:author="Cristiano Cesario" w:date="2014-06-21T14:38:00Z">
        <w:r w:rsidRPr="00DD5572" w:rsidDel="00DB5192">
          <w:delText xml:space="preserve">Each one of the developers has a complete copy of the repository </w:delText>
        </w:r>
      </w:del>
      <w:del w:id="90" w:author="Cristiano Cesario" w:date="2014-06-21T10:02:00Z">
        <w:r w:rsidRPr="00DD5572" w:rsidDel="00AD3861">
          <w:delText xml:space="preserve">and </w:delText>
        </w:r>
      </w:del>
      <w:del w:id="91" w:author="Cristiano Cesario" w:date="2014-06-20T11:04:00Z">
        <w:r w:rsidRPr="00DD5572" w:rsidDel="00723467">
          <w:delText>i</w:delText>
        </w:r>
        <w:commentRangeStart w:id="92"/>
        <w:r w:rsidRPr="00DD5572" w:rsidDel="00723467">
          <w:delText>s</w:delText>
        </w:r>
      </w:del>
      <w:del w:id="93" w:author="Cristiano Cesario" w:date="2014-06-21T14:38:00Z">
        <w:r w:rsidRPr="00DD5572" w:rsidDel="00DB5192">
          <w:delText xml:space="preserve"> able to send </w:delText>
        </w:r>
        <w:r w:rsidDel="00DB5192">
          <w:delText xml:space="preserve">and receive </w:delText>
        </w:r>
        <w:r w:rsidRPr="00DD5572" w:rsidDel="00DB5192">
          <w:delText xml:space="preserve">updates to </w:delText>
        </w:r>
        <w:r w:rsidDel="00DB5192">
          <w:delText>or</w:delText>
        </w:r>
        <w:r w:rsidRPr="00DD5572" w:rsidDel="00DB5192">
          <w:delText xml:space="preserve"> from any other developer</w:delText>
        </w:r>
        <w:commentRangeEnd w:id="92"/>
        <w:r w:rsidR="00B87FC9" w:rsidDel="00DB5192">
          <w:rPr>
            <w:rStyle w:val="Refdecomentrio"/>
          </w:rPr>
          <w:commentReference w:id="92"/>
        </w:r>
      </w:del>
      <w:del w:id="94" w:author="Cristiano Cesario" w:date="2014-06-20T11:05:00Z">
        <w:r w:rsidRPr="00DD5572" w:rsidDel="00723467">
          <w:delText xml:space="preserve">. Considering the existence of </w:delText>
        </w:r>
        <w:r w:rsidRPr="00DD5572" w:rsidDel="00723467">
          <w:rPr>
            <w:i/>
          </w:rPr>
          <w:delText>n</w:delText>
        </w:r>
        <w:r w:rsidRPr="00DD5572" w:rsidDel="00723467">
          <w:delText xml:space="preserve"> developers, we could reach </w:delText>
        </w:r>
      </w:del>
      <w:del w:id="95" w:author="Cristiano Cesario" w:date="2014-06-21T14:38:00Z">
        <w:r w:rsidRPr="00DD5572" w:rsidDel="00DB5192">
          <w:delText xml:space="preserve">a total of </w:delText>
        </w:r>
        <w:r w:rsidRPr="00DD5572" w:rsidDel="00DB5192">
          <w:rPr>
            <w:i/>
          </w:rPr>
          <w:delText>n * (n - 1)</w:delText>
        </w:r>
        <w:r w:rsidRPr="00DD5572" w:rsidDel="00DB5192">
          <w:delText xml:space="preserve"> different possibilities of communication. In practice, however, this limit is not reached: while interaction </w:delText>
        </w:r>
        <w:r w:rsidDel="00DB5192">
          <w:delText>among</w:delText>
        </w:r>
        <w:r w:rsidR="00F91455" w:rsidDel="00DB5192">
          <w:delText>st</w:delText>
        </w:r>
        <w:r w:rsidRPr="00DD5572" w:rsidDel="00DB5192">
          <w:delText xml:space="preserve"> some developers is frequent, it may happen that others have no idea about the existence of </w:delText>
        </w:r>
        <w:r w:rsidDel="00DB5192">
          <w:delText xml:space="preserve">some </w:delText>
        </w:r>
        <w:r w:rsidRPr="00DD5572" w:rsidDel="00DB5192">
          <w:delText>coworkers, as it occurs with Mystique and Nightcrawler, where there is no direct communication.</w:delText>
        </w:r>
      </w:del>
    </w:p>
    <w:p w14:paraId="7DBE5F96" w14:textId="6A2FA0D0" w:rsidR="00BC3CDC" w:rsidRDefault="000B5A2B" w:rsidP="002246F6">
      <w:pPr>
        <w:pStyle w:val="Text"/>
      </w:pPr>
      <w:r>
        <w:t xml:space="preserve">As an example, from a developer’s point of view, like </w:t>
      </w:r>
      <w:r w:rsidR="00BC3CDC" w:rsidRPr="00DD5572">
        <w:t>Beast</w:t>
      </w:r>
      <w:r>
        <w:t xml:space="preserve">, </w:t>
      </w:r>
      <w:r w:rsidR="00BC3CDC" w:rsidRPr="00DD5572">
        <w:t>how can he know</w:t>
      </w:r>
      <w:r w:rsidRPr="000B5A2B">
        <w:t xml:space="preserve"> </w:t>
      </w:r>
      <w:r>
        <w:t>at</w:t>
      </w:r>
      <w:r w:rsidRPr="00DD5572">
        <w:t xml:space="preserve"> a given moment</w:t>
      </w:r>
      <w:r w:rsidR="00BC3CDC" w:rsidRPr="00DD5572">
        <w:t xml:space="preserve"> if there are commits in Rogue or in Nightcrawler </w:t>
      </w:r>
      <w:r w:rsidR="00F91455">
        <w:t xml:space="preserve">clones </w:t>
      </w:r>
      <w:r w:rsidR="00BC3CDC" w:rsidRPr="00DD5572">
        <w:t xml:space="preserve">that were not yet pulled? Alternatively, would be the case that there are </w:t>
      </w:r>
      <w:commentRangeStart w:id="96"/>
      <w:r w:rsidR="00BC3CDC" w:rsidRPr="00DD5572">
        <w:t xml:space="preserve">local commits pending to be </w:t>
      </w:r>
      <w:del w:id="97" w:author="Cristiano Cesario" w:date="2014-06-20T11:45:00Z">
        <w:r w:rsidR="00BC3CDC" w:rsidDel="00A232C4">
          <w:delText xml:space="preserve">pulled </w:delText>
        </w:r>
      </w:del>
      <w:ins w:id="98" w:author="Cristiano Cesario" w:date="2014-06-20T11:45:00Z">
        <w:r w:rsidR="00A232C4">
          <w:t>pushed to</w:t>
        </w:r>
      </w:ins>
      <w:del w:id="99" w:author="Cristiano Cesario" w:date="2014-06-20T11:45:00Z">
        <w:r w:rsidR="00BC3CDC" w:rsidDel="00A232C4">
          <w:delText>by</w:delText>
        </w:r>
      </w:del>
      <w:r w:rsidR="00BC3CDC" w:rsidRPr="00DD5572">
        <w:t xml:space="preserve"> Gambit</w:t>
      </w:r>
      <w:commentRangeEnd w:id="96"/>
      <w:r w:rsidR="00840BB0">
        <w:rPr>
          <w:rStyle w:val="Refdecomentrio"/>
        </w:rPr>
        <w:commentReference w:id="96"/>
      </w:r>
      <w:r w:rsidR="00BC3CDC" w:rsidRPr="00DD5572">
        <w:t>? Beast could certainly periodically pull changes from his partners, check</w:t>
      </w:r>
      <w:r w:rsidR="00327A92">
        <w:t>ing</w:t>
      </w:r>
      <w:r w:rsidR="00BC3CDC" w:rsidRPr="00DD5572">
        <w:t xml:space="preserve"> if there were updates</w:t>
      </w:r>
      <w:r w:rsidR="00327A92">
        <w:t xml:space="preserve"> available</w:t>
      </w:r>
      <w:r w:rsidR="00BC3CDC" w:rsidRPr="00DD5572">
        <w:t xml:space="preserve">, but this would be a manual procedure, prone to be forgotten. What if a tool had the knowledge of Beast’s partners, </w:t>
      </w:r>
      <w:ins w:id="100" w:author="Cristiano Cesario" w:date="2014-06-21T10:02:00Z">
        <w:r w:rsidR="00AD3861">
          <w:t xml:space="preserve">and </w:t>
        </w:r>
      </w:ins>
      <w:r w:rsidR="00BC3CDC" w:rsidRPr="00DD5572">
        <w:t>constantly monitor</w:t>
      </w:r>
      <w:ins w:id="101" w:author="Cristiano Cesario" w:date="2014-06-21T10:02:00Z">
        <w:r w:rsidR="00AD3861">
          <w:t>ed</w:t>
        </w:r>
      </w:ins>
      <w:del w:id="102" w:author="Cristiano Cesario" w:date="2014-06-21T10:02:00Z">
        <w:r w:rsidR="00327A92" w:rsidDel="00AD3861">
          <w:delText>ing</w:delText>
        </w:r>
      </w:del>
      <w:r w:rsidR="00BC3CDC" w:rsidRPr="00DD5572">
        <w:t xml:space="preserve"> those, warning Beast of any local or remote updates that had not been synchronized</w:t>
      </w:r>
      <w:r w:rsidR="00BC3CDC" w:rsidRPr="00D800AC">
        <w:t xml:space="preserve"> </w:t>
      </w:r>
      <w:r w:rsidR="00BC3CDC" w:rsidRPr="00DD5572">
        <w:t>yet?</w:t>
      </w:r>
    </w:p>
    <w:p w14:paraId="0A13DA17" w14:textId="257596F5" w:rsidR="000B5A2B" w:rsidRDefault="000B5A2B" w:rsidP="002246F6">
      <w:pPr>
        <w:pStyle w:val="Text"/>
      </w:pPr>
      <w:r>
        <w:t xml:space="preserve">From an administrator’s point of view, how can he know </w:t>
      </w:r>
      <w:proofErr w:type="gramStart"/>
      <w:r>
        <w:t>wh</w:t>
      </w:r>
      <w:ins w:id="103" w:author="Cristiano Cesario" w:date="2014-06-21T10:01:00Z">
        <w:r w:rsidR="00AD3861">
          <w:t>ich</w:t>
        </w:r>
      </w:ins>
      <w:del w:id="104" w:author="Cristiano Cesario" w:date="2014-06-21T10:01:00Z">
        <w:r w:rsidDel="00AD3861">
          <w:delText>at</w:delText>
        </w:r>
      </w:del>
      <w:r>
        <w:t xml:space="preserve"> are the existing clones of a </w:t>
      </w:r>
      <w:r w:rsidR="00327A92">
        <w:t>project</w:t>
      </w:r>
      <w:proofErr w:type="gramEnd"/>
      <w:ins w:id="105" w:author="Cristiano Cesario" w:date="2014-06-20T11:47:00Z">
        <w:r w:rsidR="00A232C4">
          <w:t xml:space="preserve"> and how they relate amongst each other</w:t>
        </w:r>
      </w:ins>
      <w:r>
        <w:t>?</w:t>
      </w:r>
      <w:del w:id="106" w:author="Cristiano Cesario" w:date="2014-06-20T11:47:00Z">
        <w:r w:rsidDel="00A232C4">
          <w:delText xml:space="preserve"> </w:delText>
        </w:r>
        <w:commentRangeStart w:id="107"/>
        <w:r w:rsidDel="00A232C4">
          <w:delText>Who and how do they relate with</w:delText>
        </w:r>
        <w:commentRangeEnd w:id="107"/>
        <w:r w:rsidR="00327A92" w:rsidDel="00A232C4">
          <w:rPr>
            <w:rStyle w:val="Refdecomentrio"/>
          </w:rPr>
          <w:commentReference w:id="107"/>
        </w:r>
        <w:r w:rsidDel="00A232C4">
          <w:delText>?</w:delText>
        </w:r>
      </w:del>
      <w:r>
        <w:t xml:space="preserve"> </w:t>
      </w:r>
      <w:r w:rsidR="00FA7B0A">
        <w:t>How can he know if there are pending commits to be sen</w:t>
      </w:r>
      <w:r w:rsidR="00E85A39">
        <w:t>d</w:t>
      </w:r>
      <w:r w:rsidR="00FA7B0A">
        <w:t xml:space="preserve"> from a </w:t>
      </w:r>
      <w:r w:rsidR="00E85A39">
        <w:t xml:space="preserve">staging </w:t>
      </w:r>
      <w:r w:rsidR="00FA7B0A">
        <w:t>repository to a production one?</w:t>
      </w:r>
      <w:r>
        <w:t xml:space="preserve"> </w:t>
      </w:r>
    </w:p>
    <w:p w14:paraId="3F51F792" w14:textId="3CEB65BE" w:rsidR="00BC3CDC" w:rsidRDefault="00326E4E" w:rsidP="00BC3CDC">
      <w:pPr>
        <w:pStyle w:val="Ttulo1"/>
      </w:pPr>
      <w:bookmarkStart w:id="108" w:name="_Ref391024598"/>
      <w:r>
        <w:t>DyeVC Approach</w:t>
      </w:r>
      <w:bookmarkEnd w:id="108"/>
    </w:p>
    <w:p w14:paraId="34860840" w14:textId="0751347B" w:rsidR="00D86A98" w:rsidRDefault="00D86A98" w:rsidP="00D86A98">
      <w:pPr>
        <w:pStyle w:val="Text"/>
      </w:pPr>
      <w:r>
        <w:t xml:space="preserve">We define DyeVC using the categories proposed by </w:t>
      </w:r>
      <w:r>
        <w:fldChar w:fldCharType="begin"/>
      </w:r>
      <w:r w:rsidR="00EF51F4">
        <w:instrText xml:space="preserve"> ADDIN ZOTERO_ITEM CSL_CITATION {"citationID":"1a85r6hag2","properties":{"formattedCitation":"[24]","plainCitation":"[24]"},"citationItems":[{"id":2573,"uris":["http://zotero.org/users/892576/items/H5KNK5F9"],"uri":["http://zotero.org/users/892576/items/H5KNK5F9"],"itemData":{"id":2573,"type":"paper-conference","title":"A task oriented view of software visualization","container-title":"First International Workshop on Visualizing Software for Understanding and Analysis, 2002. Proceedings","page":"32-40","source":"IEEE Xplore","event":"First International Workshop on Visualizing Software for Understanding and Analysis, 2002. Proceedings","abstract":"A number of taxonomies to classify and categorize software visualization systems have been proposed in the past. Most notable are those presented by Price (1993) and Roman (1993). While these taxonomies are an accurate representation of software visualization issues, they are somewhat skewed with respect to current research areas on software visualization. We revisit this important work and propose a number of re-alignments with respect to addressing the software engineering tasks of large-scale development and maintenance. We propose a framework to emphasize the general tasks of understanding and analysis during development and maintenance of large-scale software systems. Five dimensions relating to the what, where, how, who, and why of software visualization make up this framework. The focus of this work is not so much as to classify software visualization system, but to point out the need for matching the method with the task. Finally, a number of software visualization systems are examined under our framework to highlight the particular problems each addresses.","DOI":"10.1109/VISSOF.2002.1019792","author":[{"family":"Maletic","given":"J.I."},{"family":"Marcus","given":"A."},{"family":"Collard","given":"M.L."}],"issued":{"date-parts":[["2002"]]}}}],"schema":"https://github.com/citation-style-language/schema/raw/master/csl-citation.json"} </w:instrText>
      </w:r>
      <w:r>
        <w:fldChar w:fldCharType="separate"/>
      </w:r>
      <w:r w:rsidR="006958C4" w:rsidRPr="006958C4">
        <w:t>[24]</w:t>
      </w:r>
      <w:r>
        <w:fldChar w:fldCharType="end"/>
      </w:r>
      <w:r>
        <w:t>: task, audience, target, medium and representation.</w:t>
      </w:r>
    </w:p>
    <w:p w14:paraId="1C2CE0FE" w14:textId="2DAAED76" w:rsidR="00105268" w:rsidRDefault="00105268" w:rsidP="00D86A98">
      <w:pPr>
        <w:pStyle w:val="Text"/>
      </w:pPr>
      <w:r>
        <w:t xml:space="preserve">The </w:t>
      </w:r>
      <w:r>
        <w:rPr>
          <w:b/>
        </w:rPr>
        <w:t>tasks</w:t>
      </w:r>
      <w:r>
        <w:t xml:space="preserve"> </w:t>
      </w:r>
      <w:r w:rsidR="002C6CEA">
        <w:t xml:space="preserve">of DyeVC </w:t>
      </w:r>
      <w:r>
        <w:t>are three-fold. First, DyeVC should</w:t>
      </w:r>
      <w:r w:rsidRPr="002246F6">
        <w:t xml:space="preserve"> </w:t>
      </w:r>
      <w:r>
        <w:t>work as a non-obtrusive awareness tool to increase</w:t>
      </w:r>
      <w:r w:rsidRPr="002246F6">
        <w:t xml:space="preserve"> the developer knowledge of what is going on around his repository and the repositories of his teammates</w:t>
      </w:r>
      <w:r>
        <w:t>. Second, DyeVC should</w:t>
      </w:r>
      <w:r w:rsidRPr="002246F6">
        <w:t xml:space="preserve"> enable repository administrators </w:t>
      </w:r>
      <w:r>
        <w:t xml:space="preserve">/ managers </w:t>
      </w:r>
      <w:r w:rsidRPr="002246F6">
        <w:t xml:space="preserve">to visualize how the several existing repositories of a </w:t>
      </w:r>
      <w:r w:rsidR="002C6CEA">
        <w:t>project</w:t>
      </w:r>
      <w:r w:rsidR="002C6CEA" w:rsidRPr="002246F6">
        <w:t xml:space="preserve"> </w:t>
      </w:r>
      <w:r w:rsidRPr="002246F6">
        <w:t>interact with each other</w:t>
      </w:r>
      <w:r>
        <w:t>. Third, DyeVC should</w:t>
      </w:r>
      <w:r w:rsidRPr="002246F6">
        <w:t xml:space="preserve"> establish an extensible platform to present different information and metrics regarding </w:t>
      </w:r>
      <w:r w:rsidR="00A4114E">
        <w:t>DVCS</w:t>
      </w:r>
      <w:r>
        <w:t>.</w:t>
      </w:r>
    </w:p>
    <w:p w14:paraId="75B43EC6" w14:textId="694AAF93" w:rsidR="00105268" w:rsidRDefault="00105268" w:rsidP="00D86A98">
      <w:pPr>
        <w:pStyle w:val="Text"/>
      </w:pPr>
      <w:r>
        <w:t xml:space="preserve">The </w:t>
      </w:r>
      <w:r>
        <w:rPr>
          <w:b/>
        </w:rPr>
        <w:t>audience</w:t>
      </w:r>
      <w:r>
        <w:t xml:space="preserve"> of DyeVC is </w:t>
      </w:r>
      <w:r w:rsidR="00B27A29">
        <w:t xml:space="preserve">software engineers </w:t>
      </w:r>
      <w:r w:rsidR="00D62BC2">
        <w:t xml:space="preserve">using </w:t>
      </w:r>
      <w:r>
        <w:t xml:space="preserve">distributed version control systems. The main roles that DyeVC immediately </w:t>
      </w:r>
      <w:r w:rsidR="00D62BC2">
        <w:t xml:space="preserve">focus </w:t>
      </w:r>
      <w:r>
        <w:t xml:space="preserve">are </w:t>
      </w:r>
      <w:r w:rsidR="00D62BC2">
        <w:t>project managers</w:t>
      </w:r>
      <w:r>
        <w:t xml:space="preserve"> and developers, but due to its extensibility, different views can be developed to support </w:t>
      </w:r>
      <w:r w:rsidR="00D62BC2">
        <w:t xml:space="preserve">additional </w:t>
      </w:r>
      <w:r>
        <w:t>roles</w:t>
      </w:r>
      <w:r w:rsidR="00D62BC2">
        <w:t xml:space="preserve"> in the future</w:t>
      </w:r>
      <w:r>
        <w:t>.</w:t>
      </w:r>
    </w:p>
    <w:p w14:paraId="69124EAF" w14:textId="50288A8D" w:rsidR="00105268" w:rsidRDefault="00105268" w:rsidP="00D86A98">
      <w:pPr>
        <w:pStyle w:val="Text"/>
      </w:pPr>
      <w:commentRangeStart w:id="109"/>
      <w:r>
        <w:t xml:space="preserve">The </w:t>
      </w:r>
      <w:r>
        <w:rPr>
          <w:b/>
        </w:rPr>
        <w:t>target</w:t>
      </w:r>
      <w:r>
        <w:t xml:space="preserve"> of DyeVC </w:t>
      </w:r>
      <w:r w:rsidR="00A4114E">
        <w:t xml:space="preserve">is </w:t>
      </w:r>
      <w:r w:rsidR="00D1526D">
        <w:t>a</w:t>
      </w:r>
      <w:ins w:id="110" w:author="Cristiano Cesario" w:date="2014-06-24T11:49:00Z">
        <w:r w:rsidR="002B4E6B">
          <w:t>ny</w:t>
        </w:r>
      </w:ins>
      <w:r w:rsidR="00D1526D">
        <w:t xml:space="preserve"> </w:t>
      </w:r>
      <w:del w:id="111" w:author="Cristiano Cesario" w:date="2014-06-24T11:49:00Z">
        <w:r w:rsidR="00A4114E" w:rsidDel="002B4E6B">
          <w:delText xml:space="preserve">local </w:delText>
        </w:r>
      </w:del>
      <w:r w:rsidR="00A4114E">
        <w:t>DVCS clone of</w:t>
      </w:r>
      <w:del w:id="112" w:author="Cristiano Cesario" w:date="2014-06-24T11:50:00Z">
        <w:r w:rsidR="00A4114E" w:rsidDel="002B4E6B">
          <w:delText xml:space="preserve"> a</w:delText>
        </w:r>
      </w:del>
      <w:r w:rsidR="00A4114E">
        <w:t xml:space="preserve"> repositor</w:t>
      </w:r>
      <w:ins w:id="113" w:author="Cristiano Cesario" w:date="2014-06-24T11:50:00Z">
        <w:r w:rsidR="002B4E6B">
          <w:t>ies</w:t>
        </w:r>
      </w:ins>
      <w:del w:id="114" w:author="Cristiano Cesario" w:date="2014-06-24T11:50:00Z">
        <w:r w:rsidR="00A4114E" w:rsidDel="002B4E6B">
          <w:delText>y</w:delText>
        </w:r>
      </w:del>
      <w:r w:rsidR="00A4114E">
        <w:t xml:space="preserve"> hosted on a Git server</w:t>
      </w:r>
      <w:del w:id="115" w:author="Cristiano Cesario" w:date="2014-06-24T11:50:00Z">
        <w:r w:rsidR="00A4114E" w:rsidDel="002B4E6B">
          <w:delText xml:space="preserve">, such as </w:delText>
        </w:r>
        <w:r w:rsidR="00D1526D" w:rsidDel="002B4E6B">
          <w:delText xml:space="preserve">proprietary </w:delText>
        </w:r>
        <w:r w:rsidR="00A4114E" w:rsidDel="002B4E6B">
          <w:delText>Git server, GitHub</w:delText>
        </w:r>
        <w:r w:rsidR="00A4114E" w:rsidDel="002B4E6B">
          <w:rPr>
            <w:rStyle w:val="Refdenotaderodap"/>
          </w:rPr>
          <w:footnoteReference w:id="4"/>
        </w:r>
        <w:r w:rsidR="00A4114E" w:rsidDel="002B4E6B">
          <w:delText>, Gitorious</w:delText>
        </w:r>
        <w:r w:rsidR="00A4114E" w:rsidDel="002B4E6B">
          <w:rPr>
            <w:rStyle w:val="Refdenotaderodap"/>
          </w:rPr>
          <w:footnoteReference w:id="5"/>
        </w:r>
        <w:r w:rsidR="00D1526D" w:rsidDel="002B4E6B">
          <w:delText>,</w:delText>
        </w:r>
        <w:r w:rsidR="00A4114E" w:rsidDel="002B4E6B">
          <w:delText xml:space="preserve"> or Bitbucket</w:delText>
        </w:r>
        <w:r w:rsidR="00A4114E" w:rsidDel="002B4E6B">
          <w:rPr>
            <w:rStyle w:val="Refdenotaderodap"/>
          </w:rPr>
          <w:footnoteReference w:id="6"/>
        </w:r>
      </w:del>
      <w:r w:rsidR="00A4114E">
        <w:t>.</w:t>
      </w:r>
    </w:p>
    <w:p w14:paraId="23EB7DF4" w14:textId="41930A44" w:rsidR="00A4114E" w:rsidRDefault="00A4114E" w:rsidP="00D86A98">
      <w:pPr>
        <w:pStyle w:val="Text"/>
      </w:pPr>
      <w:r>
        <w:t xml:space="preserve">The </w:t>
      </w:r>
      <w:r>
        <w:rPr>
          <w:b/>
        </w:rPr>
        <w:t>medium</w:t>
      </w:r>
      <w:r>
        <w:t xml:space="preserve"> used by DyeVC </w:t>
      </w:r>
      <w:r w:rsidR="00D1526D">
        <w:t>range from</w:t>
      </w:r>
      <w:r>
        <w:t xml:space="preserve"> </w:t>
      </w:r>
      <w:ins w:id="122" w:author="Cristiano Cesario" w:date="2014-06-24T11:50:00Z">
        <w:r w:rsidR="002B4E6B">
          <w:t>simple messages to graph representations of the targeted repositories</w:t>
        </w:r>
      </w:ins>
      <w:del w:id="123" w:author="Cristiano Cesario" w:date="2014-06-24T11:50:00Z">
        <w:r w:rsidDel="002B4E6B">
          <w:delText xml:space="preserve">a message in the </w:delText>
        </w:r>
        <w:r w:rsidR="00C7454F" w:rsidDel="002B4E6B">
          <w:delText>notification area</w:delText>
        </w:r>
        <w:r w:rsidR="00D1526D" w:rsidDel="002B4E6B">
          <w:delText xml:space="preserve"> to</w:delText>
        </w:r>
        <w:r w:rsidR="00C7454F" w:rsidDel="002B4E6B">
          <w:delText xml:space="preserve"> a window in the user’s desktop</w:delText>
        </w:r>
      </w:del>
      <w:r w:rsidR="00C7454F">
        <w:t>.</w:t>
      </w:r>
      <w:commentRangeEnd w:id="109"/>
      <w:r w:rsidR="002F7892">
        <w:rPr>
          <w:rStyle w:val="Refdecomentrio"/>
        </w:rPr>
        <w:commentReference w:id="109"/>
      </w:r>
    </w:p>
    <w:p w14:paraId="3FE6CC26" w14:textId="5346C9C8" w:rsidR="00C7454F" w:rsidRDefault="00C7454F" w:rsidP="00D86A98">
      <w:pPr>
        <w:pStyle w:val="Text"/>
        <w:rPr>
          <w:ins w:id="124" w:author="Cristiano Cesario" w:date="2014-06-21T09:28:00Z"/>
        </w:rPr>
      </w:pPr>
      <w:r>
        <w:t xml:space="preserve">The </w:t>
      </w:r>
      <w:r>
        <w:rPr>
          <w:b/>
        </w:rPr>
        <w:t>representation</w:t>
      </w:r>
      <w:r>
        <w:t xml:space="preserve"> should be appropriate to </w:t>
      </w:r>
      <w:r w:rsidR="0070339C">
        <w:t xml:space="preserve">show </w:t>
      </w:r>
      <w:r>
        <w:t xml:space="preserve">the information in each different visualization. For instance, </w:t>
      </w:r>
      <w:r w:rsidR="0070339C">
        <w:t xml:space="preserve">the </w:t>
      </w:r>
      <w:r w:rsidR="0070339C">
        <w:lastRenderedPageBreak/>
        <w:t>various clones and their relationships use a network topology metaphor and the repository history use a directed acyclic graph visualization.</w:t>
      </w:r>
    </w:p>
    <w:p w14:paraId="591FF92A" w14:textId="14B4719C" w:rsidR="009000A0" w:rsidRDefault="00FE6625" w:rsidP="00D86A98">
      <w:pPr>
        <w:pStyle w:val="Text"/>
        <w:rPr>
          <w:ins w:id="125" w:author="Cristiano Cesario" w:date="2014-06-20T15:25:00Z"/>
        </w:rPr>
      </w:pPr>
      <w:ins w:id="126" w:author="Cristiano Cesario" w:date="2014-06-21T09:30:00Z">
        <w:r>
          <w:t>We</w:t>
        </w:r>
      </w:ins>
      <w:ins w:id="127" w:author="Cristiano Cesario" w:date="2014-06-21T09:29:00Z">
        <w:r>
          <w:t xml:space="preserve"> detail </w:t>
        </w:r>
      </w:ins>
      <w:ins w:id="128" w:author="Cristiano Cesario" w:date="2014-06-21T09:30:00Z">
        <w:r>
          <w:t xml:space="preserve">in the following </w:t>
        </w:r>
      </w:ins>
      <w:ins w:id="129" w:author="Cristiano Cesario" w:date="2014-06-23T06:55:00Z">
        <w:r w:rsidR="008855DE">
          <w:t xml:space="preserve">sub-section </w:t>
        </w:r>
      </w:ins>
      <w:ins w:id="130" w:author="Cristiano Cesario" w:date="2014-06-21T09:29:00Z">
        <w:r>
          <w:t>the information that our approach gathers</w:t>
        </w:r>
      </w:ins>
      <w:ins w:id="131" w:author="Cristiano Cesario" w:date="2014-06-21T09:31:00Z">
        <w:r w:rsidR="008855DE">
          <w:t xml:space="preserve">. </w:t>
        </w:r>
      </w:ins>
      <w:ins w:id="132" w:author="Cristiano Cesario" w:date="2014-06-23T06:55:00Z">
        <w:r w:rsidR="008855DE">
          <w:t xml:space="preserve">Next, </w:t>
        </w:r>
      </w:ins>
      <w:ins w:id="133" w:author="Cristiano Cesario" w:date="2014-06-23T06:56:00Z">
        <w:r w:rsidR="008855DE">
          <w:t>w</w:t>
        </w:r>
      </w:ins>
      <w:ins w:id="134" w:author="Cristiano Cesario" w:date="2014-06-21T09:31:00Z">
        <w:r>
          <w:t>e</w:t>
        </w:r>
      </w:ins>
      <w:ins w:id="135" w:author="Cristiano Cesario" w:date="2014-06-21T09:30:00Z">
        <w:r>
          <w:t xml:space="preserve"> </w:t>
        </w:r>
      </w:ins>
      <w:ins w:id="136" w:author="Cristiano Cesario" w:date="2014-06-23T06:56:00Z">
        <w:r w:rsidR="008855DE">
          <w:t xml:space="preserve">discuss how this information is </w:t>
        </w:r>
      </w:ins>
      <w:ins w:id="137" w:author="Cristiano Cesario" w:date="2014-06-21T09:30:00Z">
        <w:r>
          <w:t>present</w:t>
        </w:r>
      </w:ins>
      <w:ins w:id="138" w:author="Cristiano Cesario" w:date="2014-06-23T06:56:00Z">
        <w:r w:rsidR="008855DE">
          <w:t>ed</w:t>
        </w:r>
      </w:ins>
      <w:ins w:id="139" w:author="Cristiano Cesario" w:date="2014-06-21T09:30:00Z">
        <w:r>
          <w:t xml:space="preserve"> using different levels </w:t>
        </w:r>
      </w:ins>
      <w:ins w:id="140" w:author="Cristiano Cesario" w:date="2014-06-21T09:31:00Z">
        <w:r>
          <w:t>of detail.</w:t>
        </w:r>
      </w:ins>
      <w:ins w:id="141" w:author="Cristiano Cesario" w:date="2014-06-23T06:56:00Z">
        <w:r w:rsidR="008855DE">
          <w:t xml:space="preserve"> Finally, we show what happens behind the scenes, this is, </w:t>
        </w:r>
      </w:ins>
      <w:ins w:id="142" w:author="Cristiano Cesario" w:date="2014-06-23T06:57:00Z">
        <w:r w:rsidR="008855DE">
          <w:t xml:space="preserve">what </w:t>
        </w:r>
        <w:proofErr w:type="spellStart"/>
        <w:r w:rsidR="008855DE">
          <w:t>algoriths</w:t>
        </w:r>
        <w:proofErr w:type="spellEnd"/>
        <w:r w:rsidR="008855DE">
          <w:t xml:space="preserve"> are involved in the data synchronization process.</w:t>
        </w:r>
      </w:ins>
    </w:p>
    <w:p w14:paraId="3919469D" w14:textId="283C6BFF" w:rsidR="005D639E" w:rsidRPr="0041498F" w:rsidDel="0041498F" w:rsidRDefault="005D639E" w:rsidP="00D86A98">
      <w:pPr>
        <w:pStyle w:val="Text"/>
        <w:rPr>
          <w:del w:id="143" w:author="Cristiano Cesario" w:date="2014-06-21T08:43:00Z"/>
          <w:color w:val="FF0000"/>
          <w:rPrChange w:id="144" w:author="Cristiano Cesario" w:date="2014-06-21T08:43:00Z">
            <w:rPr>
              <w:del w:id="145" w:author="Cristiano Cesario" w:date="2014-06-21T08:43:00Z"/>
            </w:rPr>
          </w:rPrChange>
        </w:rPr>
      </w:pPr>
    </w:p>
    <w:p w14:paraId="5DB7D519" w14:textId="53451739" w:rsidR="0070339C" w:rsidRPr="00C7454F" w:rsidRDefault="0070339C" w:rsidP="009000A0">
      <w:pPr>
        <w:pStyle w:val="Ttulo2"/>
      </w:pPr>
      <w:commentRangeStart w:id="146"/>
      <w:del w:id="147" w:author="Cristiano Cesario" w:date="2014-06-21T09:20:00Z">
        <w:r w:rsidRPr="009000A0" w:rsidDel="00F54817">
          <w:rPr>
            <w:color w:val="FF0000"/>
            <w:rPrChange w:id="148" w:author="Cristiano Cesario" w:date="2014-06-21T09:28:00Z">
              <w:rPr/>
            </w:rPrChange>
          </w:rPr>
          <w:delText>I</w:delText>
        </w:r>
      </w:del>
      <w:ins w:id="149" w:author="Cristiano Cesario" w:date="2014-06-21T09:17:00Z">
        <w:r w:rsidR="00F54817">
          <w:t>Information Gathering</w:t>
        </w:r>
      </w:ins>
      <w:del w:id="150" w:author="Cristiano Cesario" w:date="2014-06-21T09:17:00Z">
        <w:r w:rsidDel="00F54817">
          <w:delText>mplementation</w:delText>
        </w:r>
        <w:commentRangeEnd w:id="146"/>
        <w:r w:rsidR="000773C6" w:rsidDel="00F54817">
          <w:rPr>
            <w:rStyle w:val="Refdecomentrio"/>
            <w:i w:val="0"/>
            <w:iCs w:val="0"/>
          </w:rPr>
          <w:commentReference w:id="146"/>
        </w:r>
      </w:del>
    </w:p>
    <w:p w14:paraId="08C1FC67" w14:textId="6471D220" w:rsidR="002246F6" w:rsidDel="00F54817" w:rsidRDefault="00BC3CDC" w:rsidP="0096768F">
      <w:pPr>
        <w:pStyle w:val="Text"/>
        <w:rPr>
          <w:del w:id="151" w:author="Cristiano Cesario" w:date="2014-06-21T09:17:00Z"/>
        </w:rPr>
      </w:pPr>
      <w:r w:rsidRPr="00DD5572">
        <w:t xml:space="preserve">DyeVC continuously </w:t>
      </w:r>
      <w:del w:id="152" w:author="Cristiano Cesario" w:date="2014-06-21T09:17:00Z">
        <w:r w:rsidRPr="00DD5572" w:rsidDel="00F54817">
          <w:delText>monitor</w:delText>
        </w:r>
        <w:r w:rsidR="000773C6" w:rsidDel="00F54817">
          <w:delText>s</w:delText>
        </w:r>
        <w:r w:rsidRPr="00DD5572" w:rsidDel="00F54817">
          <w:delText xml:space="preserve"> </w:delText>
        </w:r>
      </w:del>
      <w:ins w:id="153" w:author="Cristiano Cesario" w:date="2014-06-21T09:17:00Z">
        <w:r w:rsidR="00F54817">
          <w:t>gathers information from</w:t>
        </w:r>
        <w:r w:rsidR="00F54817" w:rsidRPr="00DD5572">
          <w:t xml:space="preserve"> </w:t>
        </w:r>
      </w:ins>
      <w:r w:rsidRPr="00DD5572">
        <w:t xml:space="preserve">a group of interrelated repositories, </w:t>
      </w:r>
      <w:r w:rsidR="00FA7B0A">
        <w:t>starting from</w:t>
      </w:r>
      <w:r>
        <w:t xml:space="preserve"> repositories registered by the user. </w:t>
      </w:r>
      <w:moveFromRangeStart w:id="154" w:author="Cristiano Cesario" w:date="2014-06-20T16:49:00Z" w:name="move391046323"/>
      <w:commentRangeStart w:id="155"/>
      <w:moveFrom w:id="156" w:author="Cristiano Cesario" w:date="2014-06-20T16:49:00Z">
        <w:r w:rsidDel="006F0A02">
          <w:t>The implementation uses</w:t>
        </w:r>
        <w:r w:rsidRPr="00DD5572" w:rsidDel="006F0A02">
          <w:t xml:space="preserve"> Java Web Start</w:t>
        </w:r>
        <w:r w:rsidDel="006F0A02">
          <w:rPr>
            <w:rStyle w:val="Refdenotaderodap"/>
          </w:rPr>
          <w:footnoteReference w:id="7"/>
        </w:r>
        <w:r w:rsidRPr="00DD5572" w:rsidDel="006F0A02">
          <w:t xml:space="preserve"> Technology, and </w:t>
        </w:r>
        <w:r w:rsidDel="006F0A02">
          <w:t>focus on monitoring</w:t>
        </w:r>
        <w:r w:rsidRPr="00DD5572" w:rsidDel="006F0A02">
          <w:t xml:space="preserve"> Git</w:t>
        </w:r>
        <w:r w:rsidDel="006F0A02">
          <w:t xml:space="preserve"> repositories</w:t>
        </w:r>
        <w:r w:rsidR="00FA7B0A" w:rsidDel="006F0A02">
          <w:t xml:space="preserve">, once that this is the most used DVCS nowadays </w:t>
        </w:r>
        <w:r w:rsidR="00FA7B0A" w:rsidDel="006F0A02">
          <w:fldChar w:fldCharType="begin"/>
        </w:r>
        <w:r w:rsidR="00FA7B0A" w:rsidDel="006F0A02">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00FA7B0A" w:rsidDel="006F0A02">
          <w:fldChar w:fldCharType="separate"/>
        </w:r>
        <w:r w:rsidR="006958C4" w:rsidRPr="006958C4" w:rsidDel="006F0A02">
          <w:t>[8]</w:t>
        </w:r>
        <w:r w:rsidR="00FA7B0A" w:rsidDel="006F0A02">
          <w:fldChar w:fldCharType="end"/>
        </w:r>
        <w:r w:rsidRPr="00DD5572" w:rsidDel="006F0A02">
          <w:t>. The gathering of information from repositories is accomplished using JGit</w:t>
        </w:r>
        <w:r w:rsidRPr="00DD5572" w:rsidDel="006F0A02">
          <w:rPr>
            <w:rStyle w:val="Refdenotaderodap"/>
          </w:rPr>
          <w:footnoteReference w:id="8"/>
        </w:r>
        <w:r w:rsidRPr="00DD5572" w:rsidDel="006F0A02">
          <w:t xml:space="preserve"> library</w:t>
        </w:r>
        <w:r w:rsidDel="006F0A02">
          <w:t>, which allows the user to use DyeVC without having a Git client installed</w:t>
        </w:r>
        <w:r w:rsidRPr="00DD5572" w:rsidDel="006F0A02">
          <w:t xml:space="preserve">. </w:t>
        </w:r>
        <w:r w:rsidDel="006F0A02">
          <w:t xml:space="preserve">DyeVC presents </w:t>
        </w:r>
        <w:r w:rsidR="0096768F" w:rsidDel="006F0A02">
          <w:t xml:space="preserve">the information gathered as </w:t>
        </w:r>
        <w:r w:rsidDel="006F0A02">
          <w:t xml:space="preserve">a </w:t>
        </w:r>
        <w:r w:rsidR="00FA7B0A" w:rsidDel="006F0A02">
          <w:t xml:space="preserve">series of graphs by </w:t>
        </w:r>
        <w:r w:rsidDel="006F0A02">
          <w:t xml:space="preserve">using </w:t>
        </w:r>
        <w:r w:rsidRPr="00091394" w:rsidDel="006F0A02">
          <w:t>JUNG</w:t>
        </w:r>
        <w:r w:rsidRPr="00091394" w:rsidDel="006F0A02">
          <w:rPr>
            <w:rStyle w:val="Refdenotaderodap"/>
          </w:rPr>
          <w:footnoteReference w:id="9"/>
        </w:r>
        <w:r w:rsidRPr="00091394" w:rsidDel="006F0A02">
          <w:t xml:space="preserve"> library</w:t>
        </w:r>
        <w:r w:rsidDel="006F0A02">
          <w:t xml:space="preserve">, from which it inherits the ability to extend existing layouts and filters to create new ones, which can be dynamically attached to the graphs </w:t>
        </w:r>
        <w:r w:rsidR="0096768F" w:rsidDel="006F0A02">
          <w:t xml:space="preserve">that </w:t>
        </w:r>
        <w:r w:rsidDel="006F0A02">
          <w:t>it presents.</w:t>
        </w:r>
        <w:commentRangeEnd w:id="155"/>
        <w:r w:rsidR="000773C6" w:rsidDel="006F0A02">
          <w:rPr>
            <w:rStyle w:val="Refdecomentrio"/>
          </w:rPr>
          <w:commentReference w:id="155"/>
        </w:r>
      </w:moveFrom>
      <w:moveFromRangeEnd w:id="154"/>
    </w:p>
    <w:p w14:paraId="5D9B6AC9" w14:textId="4C406225" w:rsidR="002246F6" w:rsidDel="006F0A02" w:rsidRDefault="00883927" w:rsidP="00883927">
      <w:pPr>
        <w:pStyle w:val="PrimeiroPargrafo"/>
        <w:jc w:val="center"/>
        <w:rPr>
          <w:del w:id="163" w:author="Cristiano Cesario" w:date="2014-06-20T16:52:00Z"/>
        </w:rPr>
      </w:pPr>
      <w:del w:id="164" w:author="Cristiano Cesario" w:date="2014-06-20T16:52:00Z">
        <w:r w:rsidDel="006F0A02">
          <w:rPr>
            <w:noProof/>
          </w:rPr>
          <mc:AlternateContent>
            <mc:Choice Requires="wps">
              <w:drawing>
                <wp:inline distT="0" distB="0" distL="0" distR="0" wp14:anchorId="168761FC" wp14:editId="14909135">
                  <wp:extent cx="1638300" cy="1404620"/>
                  <wp:effectExtent l="0" t="0" r="19050" b="13970"/>
                  <wp:docPr id="19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7F8400B0" w14:textId="23E3E77C" w:rsidR="0058575D" w:rsidRPr="000E2444" w:rsidRDefault="0058575D">
                              <w:pPr>
                                <w:rPr>
                                  <w:lang w:val="pt-BR"/>
                                </w:rPr>
                              </w:pPr>
                              <w:r w:rsidRPr="002246F6">
                                <w:rPr>
                                  <w:noProof/>
                                  <w:lang w:val="pt-BR" w:eastAsia="pt-BR"/>
                                </w:rPr>
                                <w:drawing>
                                  <wp:inline distT="0" distB="0" distL="0" distR="0" wp14:anchorId="7934584F" wp14:editId="682CCDDA">
                                    <wp:extent cx="1420289" cy="1407226"/>
                                    <wp:effectExtent l="0" t="0" r="8890" b="2540"/>
                                    <wp:docPr id="2126" name="Imagem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168761FC" id="_x0000_s1027" type="#_x0000_t202" style="width:1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">
                  <v:textbox style="mso-fit-shape-to-text:t">
                    <w:txbxContent>
                      <w:p w14:paraId="7F8400B0" w14:textId="23E3E77C" w:rsidR="0058575D" w:rsidRPr="000E2444" w:rsidRDefault="0058575D">
                        <w:pPr>
                          <w:rPr>
                            <w:lang w:val="pt-BR"/>
                          </w:rPr>
                        </w:pPr>
                        <w:r w:rsidRPr="002246F6">
                          <w:rPr>
                            <w:noProof/>
                            <w:lang w:val="pt-BR" w:eastAsia="pt-BR"/>
                          </w:rPr>
                          <w:drawing>
                            <wp:inline distT="0" distB="0" distL="0" distR="0" wp14:anchorId="7934584F" wp14:editId="682CCDDA">
                              <wp:extent cx="1420289" cy="1407226"/>
                              <wp:effectExtent l="0" t="0" r="8890" b="2540"/>
                              <wp:docPr id="2126" name="Imagem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v:textbox>
                  <w10:anchorlock/>
                </v:shape>
              </w:pict>
            </mc:Fallback>
          </mc:AlternateContent>
        </w:r>
      </w:del>
    </w:p>
    <w:p w14:paraId="44BE9A3F" w14:textId="3943BE9D" w:rsidR="002246F6" w:rsidDel="006F0A02" w:rsidRDefault="002246F6" w:rsidP="00883927">
      <w:pPr>
        <w:pStyle w:val="Legenda"/>
        <w:rPr>
          <w:del w:id="165" w:author="Cristiano Cesario" w:date="2014-06-20T16:52:00Z"/>
        </w:rPr>
      </w:pPr>
      <w:commentRangeStart w:id="166"/>
      <w:del w:id="167" w:author="Cristiano Cesario" w:date="2014-06-20T16:52:00Z">
        <w:r w:rsidDel="006F0A02">
          <w:delText xml:space="preserve">Fig. </w:delText>
        </w:r>
        <w:r w:rsidR="00A232C4" w:rsidDel="006F0A02">
          <w:fldChar w:fldCharType="begin"/>
        </w:r>
        <w:r w:rsidR="00A232C4" w:rsidDel="006F0A02">
          <w:delInstrText xml:space="preserve"> SEQ Fig. \* ARABIC </w:delInstrText>
        </w:r>
        <w:r w:rsidR="00A232C4" w:rsidDel="006F0A02">
          <w:fldChar w:fldCharType="separate"/>
        </w:r>
        <w:r w:rsidR="00265954" w:rsidDel="006F0A02">
          <w:rPr>
            <w:noProof/>
          </w:rPr>
          <w:delText>2</w:delText>
        </w:r>
        <w:r w:rsidR="00A232C4" w:rsidDel="006F0A02">
          <w:rPr>
            <w:noProof/>
          </w:rPr>
          <w:fldChar w:fldCharType="end"/>
        </w:r>
        <w:commentRangeEnd w:id="166"/>
        <w:r w:rsidR="005043F5" w:rsidDel="006F0A02">
          <w:rPr>
            <w:rStyle w:val="Refdecomentrio"/>
          </w:rPr>
          <w:commentReference w:id="166"/>
        </w:r>
        <w:r w:rsidDel="006F0A02">
          <w:delText xml:space="preserve">. How </w:delText>
        </w:r>
        <w:r w:rsidRPr="00883927" w:rsidDel="006F0A02">
          <w:delText>DyeVC</w:delText>
        </w:r>
        <w:r w:rsidDel="006F0A02">
          <w:delText xml:space="preserve"> gathers information</w:delText>
        </w:r>
      </w:del>
    </w:p>
    <w:p w14:paraId="7164663E" w14:textId="76F44E98" w:rsidR="002246F6" w:rsidRPr="002246F6" w:rsidDel="006F0A02" w:rsidRDefault="002246F6" w:rsidP="002246F6">
      <w:pPr>
        <w:pStyle w:val="Textodenotaderodap"/>
        <w:rPr>
          <w:del w:id="168" w:author="Cristiano Cesario" w:date="2014-06-20T16:52:00Z"/>
          <w:lang w:eastAsia="pt-BR"/>
        </w:rPr>
      </w:pPr>
    </w:p>
    <w:p w14:paraId="5A5DF5F4" w14:textId="7E234CF1" w:rsidR="0096768F" w:rsidDel="0041498F" w:rsidRDefault="006F2EEC" w:rsidP="0096768F">
      <w:pPr>
        <w:pStyle w:val="Text"/>
        <w:rPr>
          <w:del w:id="169" w:author="Cristiano Cesario" w:date="2014-06-21T08:44:00Z"/>
        </w:rPr>
      </w:pPr>
      <w:r>
        <w:t>The information gathered is stored in a central document database</w:t>
      </w:r>
      <w:ins w:id="170" w:author="Cristiano Cesario" w:date="2014-06-21T09:24:00Z">
        <w:r w:rsidR="009000A0">
          <w:t xml:space="preserve"> (</w:t>
        </w:r>
      </w:ins>
      <w:ins w:id="171" w:author="Cristiano Cesario" w:date="2014-06-21T09:25:00Z">
        <w:r w:rsidR="009000A0">
          <w:fldChar w:fldCharType="begin"/>
        </w:r>
        <w:r w:rsidR="009000A0">
          <w:instrText xml:space="preserve"> REF _Ref391046784 \h </w:instrText>
        </w:r>
      </w:ins>
      <w:r w:rsidR="009000A0">
        <w:fldChar w:fldCharType="separate"/>
      </w:r>
      <w:ins w:id="172" w:author="Cristiano Cesario" w:date="2014-06-23T11:21:00Z">
        <w:r w:rsidR="00C56A5A">
          <w:t xml:space="preserve">Fig. </w:t>
        </w:r>
        <w:r w:rsidR="00C56A5A">
          <w:rPr>
            <w:noProof/>
          </w:rPr>
          <w:t>2</w:t>
        </w:r>
      </w:ins>
      <w:ins w:id="173" w:author="Cristiano Cesario" w:date="2014-06-21T09:25:00Z">
        <w:r w:rsidR="009000A0">
          <w:fldChar w:fldCharType="end"/>
        </w:r>
        <w:r w:rsidR="009000A0">
          <w:t>)</w:t>
        </w:r>
      </w:ins>
      <w:del w:id="174" w:author="Cristiano Cesario" w:date="2014-06-21T08:44:00Z">
        <w:r w:rsidDel="0041498F">
          <w:delText xml:space="preserve"> running MongoDB</w:delText>
        </w:r>
        <w:r w:rsidDel="0041498F">
          <w:rPr>
            <w:rStyle w:val="Refdenotaderodap"/>
          </w:rPr>
          <w:footnoteReference w:id="10"/>
        </w:r>
      </w:del>
      <w:r>
        <w:t xml:space="preserve">, </w:t>
      </w:r>
      <w:del w:id="177" w:author="Cristiano Cesario" w:date="2014-06-21T08:44:00Z">
        <w:r w:rsidR="0096768F" w:rsidDel="0041498F">
          <w:delText xml:space="preserve">using </w:delText>
        </w:r>
        <w:r w:rsidR="002A3CBD" w:rsidDel="0041498F">
          <w:delText>t</w:delText>
        </w:r>
        <w:r w:rsidR="0096768F" w:rsidDel="0041498F">
          <w:delText xml:space="preserve">wo </w:delText>
        </w:r>
        <w:r w:rsidDel="0041498F">
          <w:delText>types of</w:delText>
        </w:r>
        <w:r w:rsidR="0096768F" w:rsidDel="0041498F">
          <w:delText xml:space="preserve"> documents</w:delText>
        </w:r>
      </w:del>
      <w:ins w:id="178" w:author="Cristiano Cesario" w:date="2014-06-21T08:44:00Z">
        <w:r w:rsidR="0041498F">
          <w:t xml:space="preserve">and follows the model presented in </w:t>
        </w:r>
      </w:ins>
      <w:del w:id="179" w:author="Cristiano Cesario" w:date="2014-06-21T08:44:00Z">
        <w:r w:rsidR="002A3CBD" w:rsidDel="0041498F">
          <w:delText xml:space="preserve">: </w:delText>
        </w:r>
      </w:del>
    </w:p>
    <w:p w14:paraId="229514B6" w14:textId="1FB63457" w:rsidR="000E2444" w:rsidDel="00C0362C" w:rsidRDefault="002A3CBD">
      <w:pPr>
        <w:pStyle w:val="Text"/>
        <w:rPr>
          <w:del w:id="180" w:author="Cristiano Cesario" w:date="2014-06-21T08:50:00Z"/>
        </w:rPr>
        <w:pPrChange w:id="181" w:author="Cristiano Cesario" w:date="2014-06-21T08:50:00Z">
          <w:pPr>
            <w:pStyle w:val="bulletlist"/>
            <w:numPr>
              <w:numId w:val="41"/>
            </w:numPr>
            <w:tabs>
              <w:tab w:val="clear" w:pos="648"/>
              <w:tab w:val="num" w:pos="567"/>
            </w:tabs>
            <w:ind w:left="567" w:hanging="279"/>
          </w:pPr>
        </w:pPrChange>
      </w:pPr>
      <w:commentRangeStart w:id="182"/>
      <w:del w:id="183" w:author="Cristiano Cesario" w:date="2014-06-21T08:44:00Z">
        <w:r w:rsidDel="0041498F">
          <w:delText>T</w:delText>
        </w:r>
      </w:del>
      <w:del w:id="184" w:author="Cristiano Cesario" w:date="2014-06-21T08:48:00Z">
        <w:r w:rsidDel="00C0362C">
          <w:delText>h</w:delText>
        </w:r>
      </w:del>
      <w:ins w:id="185" w:author="Cristiano Cesario" w:date="2014-06-21T08:48:00Z">
        <w:r w:rsidR="00C0362C">
          <w:fldChar w:fldCharType="begin"/>
        </w:r>
        <w:r w:rsidR="00C0362C">
          <w:instrText xml:space="preserve"> REF _Ref391103849 \h </w:instrText>
        </w:r>
      </w:ins>
      <w:r w:rsidR="00C0362C">
        <w:fldChar w:fldCharType="separate"/>
      </w:r>
      <w:ins w:id="186" w:author="Cristiano Cesario" w:date="2014-06-23T11:21:00Z">
        <w:r w:rsidR="00C56A5A">
          <w:t xml:space="preserve">Fig. </w:t>
        </w:r>
        <w:r w:rsidR="00C56A5A">
          <w:rPr>
            <w:noProof/>
          </w:rPr>
          <w:t>3</w:t>
        </w:r>
      </w:ins>
      <w:ins w:id="187" w:author="Cristiano Cesario" w:date="2014-06-21T08:48:00Z">
        <w:r w:rsidR="00C0362C">
          <w:fldChar w:fldCharType="end"/>
        </w:r>
        <w:r w:rsidR="00C0362C">
          <w:t>.</w:t>
        </w:r>
      </w:ins>
      <w:del w:id="188" w:author="Cristiano Cesario" w:date="2014-06-21T08:48:00Z">
        <w:r w:rsidDel="00C0362C">
          <w:delText>e</w:delText>
        </w:r>
      </w:del>
      <w:r>
        <w:t xml:space="preserve"> </w:t>
      </w:r>
      <w:ins w:id="189" w:author="Cristiano Cesario" w:date="2014-06-21T08:50:00Z">
        <w:r w:rsidR="00C0362C">
          <w:t xml:space="preserve">A </w:t>
        </w:r>
        <w:r w:rsidR="00C0362C" w:rsidRPr="00C0362C">
          <w:rPr>
            <w:rFonts w:ascii="Courier New" w:hAnsi="Courier New" w:cs="Courier New"/>
            <w:sz w:val="16"/>
            <w:szCs w:val="16"/>
          </w:rPr>
          <w:t>P</w:t>
        </w:r>
        <w:r w:rsidR="00C0362C" w:rsidRPr="00C0362C">
          <w:rPr>
            <w:rFonts w:ascii="Courier New" w:hAnsi="Courier New" w:cs="Courier New"/>
            <w:sz w:val="16"/>
            <w:szCs w:val="16"/>
            <w:rPrChange w:id="190" w:author="Cristiano Cesario" w:date="2014-06-21T08:51:00Z">
              <w:rPr/>
            </w:rPrChange>
          </w:rPr>
          <w:t>roject</w:t>
        </w:r>
        <w:r w:rsidR="00C0362C">
          <w:t xml:space="preserve"> is </w:t>
        </w:r>
      </w:ins>
      <w:del w:id="191" w:author="Cristiano Cesario" w:date="2014-06-21T08:49:00Z">
        <w:r w:rsidDel="00C0362C">
          <w:delText>r</w:delText>
        </w:r>
        <w:r w:rsidR="007F39EB" w:rsidDel="00C0362C">
          <w:delText>epositories</w:delText>
        </w:r>
        <w:r w:rsidDel="00C0362C">
          <w:delText xml:space="preserve"> document, comprised of:</w:delText>
        </w:r>
      </w:del>
    </w:p>
    <w:p w14:paraId="6D842164" w14:textId="2D2FE051" w:rsidR="007F39EB" w:rsidDel="00C0362C" w:rsidRDefault="007F39EB">
      <w:pPr>
        <w:pStyle w:val="Text"/>
        <w:rPr>
          <w:del w:id="192" w:author="Cristiano Cesario" w:date="2014-06-21T08:50:00Z"/>
        </w:rPr>
        <w:pPrChange w:id="193" w:author="Cristiano Cesario" w:date="2014-06-21T08:50:00Z">
          <w:pPr>
            <w:pStyle w:val="bulletlist"/>
            <w:numPr>
              <w:ilvl w:val="1"/>
              <w:numId w:val="41"/>
            </w:numPr>
            <w:tabs>
              <w:tab w:val="clear" w:pos="648"/>
              <w:tab w:val="left" w:pos="851"/>
            </w:tabs>
            <w:ind w:left="851" w:hanging="284"/>
          </w:pPr>
        </w:pPrChange>
      </w:pPr>
      <w:del w:id="194" w:author="Cristiano Cesario" w:date="2014-06-21T08:50:00Z">
        <w:r w:rsidDel="00C0362C">
          <w:delText>Repository id;</w:delText>
        </w:r>
      </w:del>
    </w:p>
    <w:p w14:paraId="6A77639D" w14:textId="7F7746DF" w:rsidR="007F39EB" w:rsidDel="00565C76" w:rsidRDefault="006F552E">
      <w:pPr>
        <w:pStyle w:val="Text"/>
        <w:rPr>
          <w:del w:id="195" w:author="Cristiano Cesario" w:date="2014-06-21T08:52:00Z"/>
        </w:rPr>
        <w:pPrChange w:id="196" w:author="Cristiano Cesario" w:date="2014-06-21T08:57:00Z">
          <w:pPr>
            <w:pStyle w:val="bulletlist"/>
            <w:numPr>
              <w:ilvl w:val="1"/>
              <w:numId w:val="41"/>
            </w:numPr>
            <w:tabs>
              <w:tab w:val="clear" w:pos="648"/>
              <w:tab w:val="left" w:pos="851"/>
            </w:tabs>
            <w:ind w:left="851" w:hanging="284"/>
          </w:pPr>
        </w:pPrChange>
      </w:pPr>
      <w:del w:id="197" w:author="Cristiano Cesario" w:date="2014-06-21T08:50:00Z">
        <w:r w:rsidDel="00C0362C">
          <w:delText xml:space="preserve">Project </w:delText>
        </w:r>
        <w:r w:rsidR="007F39EB" w:rsidDel="00C0362C">
          <w:delText xml:space="preserve">name, </w:delText>
        </w:r>
      </w:del>
      <w:proofErr w:type="gramStart"/>
      <w:r w:rsidR="007F39EB">
        <w:t>used</w:t>
      </w:r>
      <w:proofErr w:type="gramEnd"/>
      <w:r w:rsidR="007F39EB">
        <w:t xml:space="preserve"> to group all repositories that are clones of </w:t>
      </w:r>
      <w:del w:id="198" w:author="Cristiano Cesario" w:date="2014-06-21T08:50:00Z">
        <w:r w:rsidR="007F39EB" w:rsidDel="00C0362C">
          <w:delText xml:space="preserve">a specific </w:delText>
        </w:r>
        <w:r w:rsidDel="00C0362C">
          <w:delText>project</w:delText>
        </w:r>
      </w:del>
      <w:ins w:id="199" w:author="Cristiano Cesario" w:date="2014-06-21T08:50:00Z">
        <w:r w:rsidR="00C0362C">
          <w:t xml:space="preserve">the same system. Repositories are stored as </w:t>
        </w:r>
        <w:proofErr w:type="spellStart"/>
        <w:r w:rsidR="00C0362C" w:rsidRPr="00C0362C">
          <w:rPr>
            <w:rFonts w:ascii="Courier New" w:hAnsi="Courier New" w:cs="Courier New"/>
            <w:sz w:val="16"/>
            <w:szCs w:val="16"/>
            <w:rPrChange w:id="200" w:author="Cristiano Cesario" w:date="2014-06-21T08:51:00Z">
              <w:rPr/>
            </w:rPrChange>
          </w:rPr>
          <w:t>Repo</w:t>
        </w:r>
      </w:ins>
      <w:ins w:id="201" w:author="Cristiano Cesario" w:date="2014-06-21T08:52:00Z">
        <w:r w:rsidR="00C0362C">
          <w:rPr>
            <w:rFonts w:ascii="Courier New" w:hAnsi="Courier New" w:cs="Courier New"/>
            <w:sz w:val="16"/>
            <w:szCs w:val="16"/>
          </w:rPr>
          <w:t>sitoryInfo</w:t>
        </w:r>
        <w:proofErr w:type="spellEnd"/>
        <w:r w:rsidR="00565C76">
          <w:t xml:space="preserve"> and are identified by an id</w:t>
        </w:r>
      </w:ins>
      <w:ins w:id="202" w:author="Cristiano Cesario" w:date="2014-06-21T08:57:00Z">
        <w:r w:rsidR="00565C76">
          <w:t>. One can also give it a meaningful clone name.</w:t>
        </w:r>
      </w:ins>
      <w:del w:id="203" w:author="Cristiano Cesario" w:date="2014-06-21T08:52:00Z">
        <w:r w:rsidR="007F39EB" w:rsidDel="00565C76">
          <w:delText>;</w:delText>
        </w:r>
      </w:del>
    </w:p>
    <w:p w14:paraId="7A1F3403" w14:textId="671974D8" w:rsidR="007F39EB" w:rsidDel="00565C76" w:rsidRDefault="007F39EB">
      <w:pPr>
        <w:pStyle w:val="Text"/>
        <w:rPr>
          <w:del w:id="204" w:author="Cristiano Cesario" w:date="2014-06-21T08:52:00Z"/>
        </w:rPr>
        <w:pPrChange w:id="205" w:author="Cristiano Cesario" w:date="2014-06-21T08:57:00Z">
          <w:pPr>
            <w:pStyle w:val="bulletlist"/>
            <w:numPr>
              <w:ilvl w:val="1"/>
              <w:numId w:val="41"/>
            </w:numPr>
            <w:tabs>
              <w:tab w:val="clear" w:pos="648"/>
              <w:tab w:val="left" w:pos="851"/>
            </w:tabs>
            <w:ind w:left="851" w:hanging="284"/>
          </w:pPr>
        </w:pPrChange>
      </w:pPr>
      <w:del w:id="206" w:author="Cristiano Cesario" w:date="2014-06-21T08:52:00Z">
        <w:r w:rsidDel="00565C76">
          <w:delText xml:space="preserve">Host name of the machine </w:delText>
        </w:r>
        <w:r w:rsidR="00446744" w:rsidDel="00565C76">
          <w:delText>hosting the clone</w:delText>
        </w:r>
        <w:r w:rsidDel="00565C76">
          <w:delText>;</w:delText>
        </w:r>
      </w:del>
    </w:p>
    <w:p w14:paraId="02B57324" w14:textId="5AD2CB7B" w:rsidR="007F39EB" w:rsidDel="00565C76" w:rsidRDefault="007F39EB">
      <w:pPr>
        <w:pStyle w:val="Text"/>
        <w:rPr>
          <w:del w:id="207" w:author="Cristiano Cesario" w:date="2014-06-21T08:53:00Z"/>
        </w:rPr>
        <w:pPrChange w:id="208" w:author="Cristiano Cesario" w:date="2014-06-21T08:57:00Z">
          <w:pPr>
            <w:pStyle w:val="bulletlist"/>
            <w:numPr>
              <w:ilvl w:val="1"/>
              <w:numId w:val="41"/>
            </w:numPr>
            <w:tabs>
              <w:tab w:val="clear" w:pos="648"/>
              <w:tab w:val="left" w:pos="851"/>
            </w:tabs>
            <w:ind w:left="851" w:hanging="284"/>
          </w:pPr>
        </w:pPrChange>
      </w:pPr>
      <w:del w:id="209" w:author="Cristiano Cesario" w:date="2014-06-21T08:52:00Z">
        <w:r w:rsidDel="00565C76">
          <w:delText>Clone name</w:delText>
        </w:r>
        <w:r w:rsidR="00A047D5" w:rsidDel="00565C76">
          <w:delText>, which is given by</w:delText>
        </w:r>
      </w:del>
      <w:del w:id="210" w:author="Cristiano Cesario" w:date="2014-06-21T08:53:00Z">
        <w:r w:rsidR="00A047D5" w:rsidDel="00565C76">
          <w:delText xml:space="preserve"> </w:delText>
        </w:r>
      </w:del>
      <w:del w:id="211" w:author="Cristiano Cesario" w:date="2014-06-21T08:57:00Z">
        <w:r w:rsidR="00A047D5" w:rsidDel="00565C76">
          <w:delText>the user</w:delText>
        </w:r>
      </w:del>
      <w:del w:id="212" w:author="Cristiano Cesario" w:date="2014-06-21T08:53:00Z">
        <w:r w:rsidR="00A047D5" w:rsidDel="00565C76">
          <w:delText xml:space="preserve"> when it registers the </w:delText>
        </w:r>
        <w:r w:rsidR="00F50C49" w:rsidDel="00565C76">
          <w:delText>clone</w:delText>
        </w:r>
        <w:r w:rsidR="00A047D5" w:rsidDel="00565C76">
          <w:delText xml:space="preserve"> to be monitored</w:delText>
        </w:r>
        <w:r w:rsidDel="00565C76">
          <w:delText>;</w:delText>
        </w:r>
      </w:del>
    </w:p>
    <w:p w14:paraId="0119797E" w14:textId="63D50D97" w:rsidR="007F39EB" w:rsidDel="00565C76" w:rsidRDefault="007F39EB">
      <w:pPr>
        <w:pStyle w:val="Text"/>
        <w:rPr>
          <w:del w:id="213" w:author="Cristiano Cesario" w:date="2014-06-21T08:53:00Z"/>
        </w:rPr>
        <w:pPrChange w:id="214" w:author="Cristiano Cesario" w:date="2014-06-21T08:57:00Z">
          <w:pPr>
            <w:pStyle w:val="bulletlist"/>
            <w:numPr>
              <w:ilvl w:val="1"/>
              <w:numId w:val="41"/>
            </w:numPr>
            <w:tabs>
              <w:tab w:val="clear" w:pos="648"/>
              <w:tab w:val="left" w:pos="851"/>
            </w:tabs>
            <w:ind w:left="851" w:hanging="284"/>
          </w:pPr>
        </w:pPrChange>
      </w:pPr>
      <w:del w:id="215" w:author="Cristiano Cesario" w:date="2014-06-21T08:53:00Z">
        <w:r w:rsidDel="00565C76">
          <w:delText>Cl</w:delText>
        </w:r>
      </w:del>
      <w:ins w:id="216" w:author="Cristiano Cesario" w:date="2014-06-21T08:53:00Z">
        <w:r w:rsidR="00565C76">
          <w:t xml:space="preserve"> A </w:t>
        </w:r>
        <w:proofErr w:type="spellStart"/>
        <w:r w:rsidR="00565C76" w:rsidRPr="00565C76">
          <w:rPr>
            <w:rFonts w:ascii="Courier New" w:hAnsi="Courier New" w:cs="Courier New"/>
            <w:sz w:val="16"/>
            <w:szCs w:val="16"/>
            <w:rPrChange w:id="217" w:author="Cristiano Cesario" w:date="2014-06-21T08:55:00Z">
              <w:rPr/>
            </w:rPrChange>
          </w:rPr>
          <w:t>RepositoryInfo</w:t>
        </w:r>
        <w:proofErr w:type="spellEnd"/>
        <w:r w:rsidR="00565C76">
          <w:t xml:space="preserve"> also has </w:t>
        </w:r>
      </w:ins>
      <w:del w:id="218" w:author="Cristiano Cesario" w:date="2014-06-21T08:53:00Z">
        <w:r w:rsidDel="00565C76">
          <w:delText>one path</w:delText>
        </w:r>
        <w:r w:rsidR="00A047D5" w:rsidDel="00565C76">
          <w:delText xml:space="preserve"> in the user’s machine</w:delText>
        </w:r>
        <w:r w:rsidDel="00565C76">
          <w:delText>;</w:delText>
        </w:r>
      </w:del>
    </w:p>
    <w:p w14:paraId="054ADC27" w14:textId="66F9B9E8" w:rsidR="007F39EB" w:rsidDel="00565C76" w:rsidRDefault="00565C76">
      <w:pPr>
        <w:pStyle w:val="Text"/>
        <w:rPr>
          <w:del w:id="219" w:author="Cristiano Cesario" w:date="2014-06-21T08:54:00Z"/>
        </w:rPr>
        <w:pPrChange w:id="220" w:author="Cristiano Cesario" w:date="2014-06-21T08:57:00Z">
          <w:pPr>
            <w:pStyle w:val="bulletlist"/>
            <w:numPr>
              <w:ilvl w:val="1"/>
              <w:numId w:val="41"/>
            </w:numPr>
            <w:tabs>
              <w:tab w:val="clear" w:pos="648"/>
              <w:tab w:val="left" w:pos="851"/>
            </w:tabs>
            <w:ind w:left="851" w:hanging="284"/>
          </w:pPr>
        </w:pPrChange>
      </w:pPr>
      <w:proofErr w:type="gramStart"/>
      <w:ins w:id="221" w:author="Cristiano Cesario" w:date="2014-06-21T08:53:00Z">
        <w:r>
          <w:t>a</w:t>
        </w:r>
        <w:proofErr w:type="gramEnd"/>
        <w:r>
          <w:t xml:space="preserve"> l</w:t>
        </w:r>
      </w:ins>
      <w:del w:id="222" w:author="Cristiano Cesario" w:date="2014-06-21T08:53:00Z">
        <w:r w:rsidR="00A047D5" w:rsidDel="00565C76">
          <w:delText>L</w:delText>
        </w:r>
      </w:del>
      <w:r w:rsidR="00A047D5">
        <w:t xml:space="preserve">ist of </w:t>
      </w:r>
      <w:r w:rsidR="00F50C49">
        <w:t>clones</w:t>
      </w:r>
      <w:r w:rsidR="00A047D5">
        <w:t xml:space="preserve"> to which </w:t>
      </w:r>
      <w:del w:id="223" w:author="Cristiano Cesario" w:date="2014-06-21T08:54:00Z">
        <w:r w:rsidR="00A047D5" w:rsidDel="00565C76">
          <w:delText xml:space="preserve">this </w:delText>
        </w:r>
      </w:del>
      <w:ins w:id="224" w:author="Cristiano Cesario" w:date="2014-06-21T08:54:00Z">
        <w:r>
          <w:t>it</w:t>
        </w:r>
      </w:ins>
      <w:del w:id="225" w:author="Cristiano Cesario" w:date="2014-06-21T08:54:00Z">
        <w:r w:rsidR="00A047D5" w:rsidDel="00565C76">
          <w:delText>repository p</w:delText>
        </w:r>
      </w:del>
      <w:ins w:id="226" w:author="Cristiano Cesario" w:date="2014-06-21T08:54:00Z">
        <w:r>
          <w:t xml:space="preserve"> p</w:t>
        </w:r>
      </w:ins>
      <w:r w:rsidR="00A047D5">
        <w:t>ushes to</w:t>
      </w:r>
      <w:ins w:id="227" w:author="Cristiano Cesario" w:date="2014-06-21T08:54:00Z">
        <w:r>
          <w:t xml:space="preserve"> and a</w:t>
        </w:r>
      </w:ins>
      <w:del w:id="228" w:author="Cristiano Cesario" w:date="2014-06-21T08:54:00Z">
        <w:r w:rsidR="00A047D5" w:rsidDel="00565C76">
          <w:delText>;</w:delText>
        </w:r>
      </w:del>
    </w:p>
    <w:p w14:paraId="5C07495C" w14:textId="6AA0C395" w:rsidR="00A047D5" w:rsidDel="00565C76" w:rsidRDefault="00A047D5">
      <w:pPr>
        <w:pStyle w:val="Text"/>
        <w:rPr>
          <w:del w:id="229" w:author="Cristiano Cesario" w:date="2014-06-21T08:58:00Z"/>
        </w:rPr>
        <w:pPrChange w:id="230" w:author="Cristiano Cesario" w:date="2014-06-21T08:57:00Z">
          <w:pPr>
            <w:pStyle w:val="bulletlist"/>
            <w:numPr>
              <w:ilvl w:val="1"/>
              <w:numId w:val="41"/>
            </w:numPr>
            <w:tabs>
              <w:tab w:val="clear" w:pos="648"/>
              <w:tab w:val="left" w:pos="851"/>
            </w:tabs>
            <w:ind w:left="851" w:hanging="284"/>
          </w:pPr>
        </w:pPrChange>
      </w:pPr>
      <w:del w:id="231" w:author="Cristiano Cesario" w:date="2014-06-21T08:54:00Z">
        <w:r w:rsidDel="00565C76">
          <w:delText>L</w:delText>
        </w:r>
      </w:del>
      <w:ins w:id="232" w:author="Cristiano Cesario" w:date="2014-06-21T08:54:00Z">
        <w:r w:rsidR="00565C76">
          <w:t xml:space="preserve"> </w:t>
        </w:r>
        <w:proofErr w:type="gramStart"/>
        <w:r w:rsidR="00565C76">
          <w:t>l</w:t>
        </w:r>
      </w:ins>
      <w:r>
        <w:t>ist</w:t>
      </w:r>
      <w:proofErr w:type="gramEnd"/>
      <w:r>
        <w:t xml:space="preserve"> of </w:t>
      </w:r>
      <w:r w:rsidR="00F50C49">
        <w:t>clones</w:t>
      </w:r>
      <w:r>
        <w:t xml:space="preserve"> from which </w:t>
      </w:r>
      <w:del w:id="233" w:author="Cristiano Cesario" w:date="2014-06-21T08:54:00Z">
        <w:r w:rsidDel="00565C76">
          <w:delText>this repository</w:delText>
        </w:r>
      </w:del>
      <w:ins w:id="234" w:author="Cristiano Cesario" w:date="2014-06-21T08:54:00Z">
        <w:r w:rsidR="00565C76">
          <w:t>it</w:t>
        </w:r>
      </w:ins>
      <w:r>
        <w:t xml:space="preserve"> pulls from.</w:t>
      </w:r>
      <w:ins w:id="235" w:author="Cristiano Cesario" w:date="2014-06-21T08:54:00Z">
        <w:r w:rsidR="00565C76">
          <w:t xml:space="preserve"> The lists are represented </w:t>
        </w:r>
      </w:ins>
      <w:ins w:id="236" w:author="Cristiano Cesario" w:date="2014-06-21T08:55:00Z">
        <w:r w:rsidR="00565C76">
          <w:t xml:space="preserve">respectively </w:t>
        </w:r>
      </w:ins>
      <w:ins w:id="237" w:author="Cristiano Cesario" w:date="2014-06-21T08:54:00Z">
        <w:r w:rsidR="00565C76">
          <w:t xml:space="preserve">by the self-associations </w:t>
        </w:r>
        <w:proofErr w:type="spellStart"/>
        <w:r w:rsidR="00565C76" w:rsidRPr="00565C76">
          <w:rPr>
            <w:rFonts w:ascii="Courier New" w:hAnsi="Courier New" w:cs="Courier New"/>
            <w:sz w:val="16"/>
            <w:szCs w:val="16"/>
            <w:rPrChange w:id="238" w:author="Cristiano Cesario" w:date="2014-06-21T08:55:00Z">
              <w:rPr/>
            </w:rPrChange>
          </w:rPr>
          <w:t>pushesTo</w:t>
        </w:r>
        <w:proofErr w:type="spellEnd"/>
        <w:r w:rsidR="00565C76">
          <w:t xml:space="preserve"> and </w:t>
        </w:r>
        <w:proofErr w:type="spellStart"/>
        <w:r w:rsidR="00565C76" w:rsidRPr="00565C76">
          <w:rPr>
            <w:rFonts w:ascii="Courier New" w:hAnsi="Courier New" w:cs="Courier New"/>
            <w:sz w:val="16"/>
            <w:szCs w:val="16"/>
            <w:rPrChange w:id="239" w:author="Cristiano Cesario" w:date="2014-06-21T08:55:00Z">
              <w:rPr/>
            </w:rPrChange>
          </w:rPr>
          <w:t>pullsFrom</w:t>
        </w:r>
        <w:proofErr w:type="spellEnd"/>
        <w:r w:rsidR="00565C76">
          <w:t>.</w:t>
        </w:r>
      </w:ins>
      <w:ins w:id="240" w:author="Cristiano Cesario" w:date="2014-06-21T08:55:00Z">
        <w:r w:rsidR="00565C76">
          <w:t xml:space="preserve"> The finer level of information is the </w:t>
        </w:r>
      </w:ins>
      <w:proofErr w:type="spellStart"/>
      <w:ins w:id="241" w:author="Cristiano Cesario" w:date="2014-06-21T09:00:00Z">
        <w:r w:rsidR="00565C76" w:rsidRPr="00F54817">
          <w:rPr>
            <w:rFonts w:ascii="Courier New" w:hAnsi="Courier New" w:cs="Courier New"/>
            <w:sz w:val="16"/>
            <w:szCs w:val="16"/>
          </w:rPr>
          <w:t>CommitInfo</w:t>
        </w:r>
        <w:proofErr w:type="spellEnd"/>
        <w:r w:rsidR="00565C76">
          <w:t>, which</w:t>
        </w:r>
      </w:ins>
      <w:ins w:id="242" w:author="Cristiano Cesario" w:date="2014-06-21T08:56:00Z">
        <w:r w:rsidR="00565C76">
          <w:t xml:space="preserve"> represents each commit in the topology. </w:t>
        </w:r>
      </w:ins>
      <w:ins w:id="243" w:author="Cristiano Cesario" w:date="2014-06-21T09:00:00Z">
        <w:r w:rsidR="00565C76">
          <w:t>A c</w:t>
        </w:r>
      </w:ins>
      <w:ins w:id="244" w:author="Cristiano Cesario" w:date="2014-06-21T08:56:00Z">
        <w:r w:rsidR="00565C76">
          <w:t>ommit is identified by its</w:t>
        </w:r>
      </w:ins>
      <w:ins w:id="245" w:author="Cristiano Cesario" w:date="2014-06-21T08:57:00Z">
        <w:r w:rsidR="00565C76">
          <w:t xml:space="preserve"> hash</w:t>
        </w:r>
      </w:ins>
      <w:ins w:id="246" w:author="Cristiano Cesario" w:date="2014-06-21T08:58:00Z">
        <w:r w:rsidR="00565C76">
          <w:t xml:space="preserve"> and </w:t>
        </w:r>
      </w:ins>
      <w:ins w:id="247" w:author="Cristiano Cesario" w:date="2014-06-21T09:00:00Z">
        <w:r w:rsidR="00565C76">
          <w:t xml:space="preserve">it </w:t>
        </w:r>
      </w:ins>
      <w:ins w:id="248" w:author="Cristiano Cesario" w:date="2014-06-21T08:58:00Z">
        <w:r w:rsidR="00565C76">
          <w:t>can refer to its parents, in the case of a merge.</w:t>
        </w:r>
      </w:ins>
    </w:p>
    <w:p w14:paraId="210E87AC" w14:textId="1324CB23" w:rsidR="007F39EB" w:rsidDel="00565C76" w:rsidRDefault="002A3CBD">
      <w:pPr>
        <w:pStyle w:val="Text"/>
        <w:rPr>
          <w:del w:id="249" w:author="Cristiano Cesario" w:date="2014-06-21T08:58:00Z"/>
        </w:rPr>
        <w:pPrChange w:id="250" w:author="Cristiano Cesario" w:date="2014-06-21T08:58:00Z">
          <w:pPr>
            <w:pStyle w:val="bulletlist"/>
            <w:numPr>
              <w:numId w:val="41"/>
            </w:numPr>
            <w:tabs>
              <w:tab w:val="clear" w:pos="648"/>
              <w:tab w:val="num" w:pos="567"/>
            </w:tabs>
            <w:ind w:left="567" w:hanging="279"/>
          </w:pPr>
        </w:pPrChange>
      </w:pPr>
      <w:del w:id="251" w:author="Cristiano Cesario" w:date="2014-06-21T08:58:00Z">
        <w:r w:rsidDel="00565C76">
          <w:delText>The c</w:delText>
        </w:r>
        <w:r w:rsidR="007F39EB" w:rsidDel="00565C76">
          <w:delText>ommits</w:delText>
        </w:r>
        <w:r w:rsidDel="00565C76">
          <w:delText xml:space="preserve"> document, comprised of:</w:delText>
        </w:r>
      </w:del>
    </w:p>
    <w:p w14:paraId="1154A21E" w14:textId="0591C3ED" w:rsidR="00A047D5" w:rsidDel="00565C76" w:rsidRDefault="00A047D5">
      <w:pPr>
        <w:pStyle w:val="Text"/>
        <w:rPr>
          <w:del w:id="252" w:author="Cristiano Cesario" w:date="2014-06-21T08:58:00Z"/>
        </w:rPr>
        <w:pPrChange w:id="253" w:author="Cristiano Cesario" w:date="2014-06-21T08:58:00Z">
          <w:pPr>
            <w:pStyle w:val="bulletlist"/>
            <w:numPr>
              <w:ilvl w:val="1"/>
              <w:numId w:val="41"/>
            </w:numPr>
            <w:tabs>
              <w:tab w:val="clear" w:pos="648"/>
              <w:tab w:val="left" w:pos="851"/>
            </w:tabs>
            <w:ind w:left="851" w:hanging="284"/>
          </w:pPr>
        </w:pPrChange>
      </w:pPr>
      <w:del w:id="254" w:author="Cristiano Cesario" w:date="2014-06-21T08:58:00Z">
        <w:r w:rsidDel="00565C76">
          <w:delText>Commit id, which is the hash given by Git;</w:delText>
        </w:r>
      </w:del>
    </w:p>
    <w:p w14:paraId="4E7BF270" w14:textId="44161624" w:rsidR="00A047D5" w:rsidDel="00565C76" w:rsidRDefault="00A047D5">
      <w:pPr>
        <w:pStyle w:val="Text"/>
        <w:rPr>
          <w:del w:id="255" w:author="Cristiano Cesario" w:date="2014-06-21T08:58:00Z"/>
        </w:rPr>
        <w:pPrChange w:id="256" w:author="Cristiano Cesario" w:date="2014-06-21T08:58:00Z">
          <w:pPr>
            <w:pStyle w:val="bulletlist"/>
            <w:numPr>
              <w:ilvl w:val="1"/>
              <w:numId w:val="41"/>
            </w:numPr>
            <w:tabs>
              <w:tab w:val="clear" w:pos="648"/>
              <w:tab w:val="left" w:pos="851"/>
            </w:tabs>
            <w:ind w:left="851" w:hanging="284"/>
          </w:pPr>
        </w:pPrChange>
      </w:pPr>
      <w:del w:id="257" w:author="Cristiano Cesario" w:date="2014-06-21T08:58:00Z">
        <w:r w:rsidDel="00565C76">
          <w:delText>Commit date;</w:delText>
        </w:r>
      </w:del>
    </w:p>
    <w:p w14:paraId="0BA0D510" w14:textId="1E5C4204" w:rsidR="00A047D5" w:rsidDel="00565C76" w:rsidRDefault="00A047D5">
      <w:pPr>
        <w:pStyle w:val="Text"/>
        <w:rPr>
          <w:del w:id="258" w:author="Cristiano Cesario" w:date="2014-06-21T08:58:00Z"/>
        </w:rPr>
        <w:pPrChange w:id="259" w:author="Cristiano Cesario" w:date="2014-06-21T08:58:00Z">
          <w:pPr>
            <w:pStyle w:val="bulletlist"/>
            <w:numPr>
              <w:ilvl w:val="1"/>
              <w:numId w:val="41"/>
            </w:numPr>
            <w:tabs>
              <w:tab w:val="clear" w:pos="648"/>
              <w:tab w:val="left" w:pos="851"/>
            </w:tabs>
            <w:ind w:left="851" w:hanging="284"/>
          </w:pPr>
        </w:pPrChange>
      </w:pPr>
      <w:del w:id="260" w:author="Cristiano Cesario" w:date="2014-06-21T08:58:00Z">
        <w:r w:rsidDel="00565C76">
          <w:delText>Committer name;</w:delText>
        </w:r>
      </w:del>
    </w:p>
    <w:p w14:paraId="74DE110E" w14:textId="1A4300F4" w:rsidR="00A047D5" w:rsidDel="00565C76" w:rsidRDefault="00A047D5">
      <w:pPr>
        <w:pStyle w:val="Text"/>
        <w:rPr>
          <w:del w:id="261" w:author="Cristiano Cesario" w:date="2014-06-21T08:58:00Z"/>
        </w:rPr>
        <w:pPrChange w:id="262" w:author="Cristiano Cesario" w:date="2014-06-21T08:58:00Z">
          <w:pPr>
            <w:pStyle w:val="bulletlist"/>
            <w:numPr>
              <w:ilvl w:val="1"/>
              <w:numId w:val="41"/>
            </w:numPr>
            <w:tabs>
              <w:tab w:val="clear" w:pos="648"/>
              <w:tab w:val="left" w:pos="851"/>
            </w:tabs>
            <w:ind w:left="851" w:hanging="284"/>
          </w:pPr>
        </w:pPrChange>
      </w:pPr>
      <w:del w:id="263" w:author="Cristiano Cesario" w:date="2014-06-21T08:58:00Z">
        <w:r w:rsidDel="00565C76">
          <w:delText>List of repositories where this commit exists;</w:delText>
        </w:r>
      </w:del>
    </w:p>
    <w:p w14:paraId="2E1668C7" w14:textId="178851FB" w:rsidR="00A047D5" w:rsidDel="00565C76" w:rsidRDefault="00A047D5">
      <w:pPr>
        <w:pStyle w:val="Text"/>
        <w:rPr>
          <w:del w:id="264" w:author="Cristiano Cesario" w:date="2014-06-21T08:58:00Z"/>
        </w:rPr>
        <w:pPrChange w:id="265" w:author="Cristiano Cesario" w:date="2014-06-21T08:58:00Z">
          <w:pPr>
            <w:pStyle w:val="bulletlist"/>
            <w:numPr>
              <w:ilvl w:val="1"/>
              <w:numId w:val="41"/>
            </w:numPr>
            <w:tabs>
              <w:tab w:val="clear" w:pos="648"/>
              <w:tab w:val="left" w:pos="851"/>
            </w:tabs>
            <w:ind w:left="851" w:hanging="284"/>
          </w:pPr>
        </w:pPrChange>
      </w:pPr>
      <w:del w:id="266" w:author="Cristiano Cesario" w:date="2014-06-21T08:58:00Z">
        <w:r w:rsidDel="00565C76">
          <w:delText>List of commit parents (considering that a commit can be a merge of several parent commits);</w:delText>
        </w:r>
      </w:del>
    </w:p>
    <w:p w14:paraId="6605C03D" w14:textId="63BDCCA5" w:rsidR="00A047D5" w:rsidDel="00565C76" w:rsidRDefault="00A047D5">
      <w:pPr>
        <w:pStyle w:val="Text"/>
        <w:rPr>
          <w:del w:id="267" w:author="Cristiano Cesario" w:date="2014-06-21T08:58:00Z"/>
        </w:rPr>
        <w:pPrChange w:id="268" w:author="Cristiano Cesario" w:date="2014-06-21T08:58:00Z">
          <w:pPr>
            <w:pStyle w:val="bulletlist"/>
            <w:numPr>
              <w:ilvl w:val="1"/>
              <w:numId w:val="41"/>
            </w:numPr>
            <w:tabs>
              <w:tab w:val="clear" w:pos="648"/>
              <w:tab w:val="left" w:pos="851"/>
            </w:tabs>
            <w:ind w:left="851" w:hanging="284"/>
          </w:pPr>
        </w:pPrChange>
      </w:pPr>
      <w:del w:id="269" w:author="Cristiano Cesario" w:date="2014-06-21T08:58:00Z">
        <w:r w:rsidDel="00565C76">
          <w:delText>Commit message;</w:delText>
        </w:r>
      </w:del>
    </w:p>
    <w:p w14:paraId="53F57EA3" w14:textId="1FCCBBB5" w:rsidR="00A047D5" w:rsidRDefault="00A047D5">
      <w:pPr>
        <w:pStyle w:val="Text"/>
        <w:pPrChange w:id="270" w:author="Cristiano Cesario" w:date="2014-06-21T08:58:00Z">
          <w:pPr>
            <w:pStyle w:val="bulletlist"/>
            <w:numPr>
              <w:ilvl w:val="1"/>
              <w:numId w:val="41"/>
            </w:numPr>
            <w:tabs>
              <w:tab w:val="clear" w:pos="648"/>
              <w:tab w:val="left" w:pos="851"/>
            </w:tabs>
            <w:ind w:left="851" w:hanging="284"/>
          </w:pPr>
        </w:pPrChange>
      </w:pPr>
      <w:del w:id="271" w:author="Cristiano Cesario" w:date="2014-06-21T08:58:00Z">
        <w:r w:rsidDel="00565C76">
          <w:delText>System name.</w:delText>
        </w:r>
      </w:del>
    </w:p>
    <w:commentRangeEnd w:id="182"/>
    <w:p w14:paraId="221C42F9" w14:textId="77777777" w:rsidR="009000A0" w:rsidRDefault="006B6A89" w:rsidP="009000A0">
      <w:pPr>
        <w:pStyle w:val="PrimeiroPargrafo"/>
        <w:jc w:val="center"/>
        <w:rPr>
          <w:ins w:id="272" w:author="Cristiano Cesario" w:date="2014-06-21T09:24:00Z"/>
        </w:rPr>
      </w:pPr>
      <w:r>
        <w:rPr>
          <w:rStyle w:val="Refdecomentrio"/>
        </w:rPr>
        <w:commentReference w:id="182"/>
      </w:r>
      <w:ins w:id="273" w:author="Cristiano Cesario" w:date="2014-06-21T09:24:00Z">
        <w:r w:rsidR="009000A0">
          <w:rPr>
            <w:noProof/>
          </w:rPr>
          <mc:AlternateContent>
            <mc:Choice Requires="wps">
              <w:drawing>
                <wp:inline distT="0" distB="0" distL="0" distR="0" wp14:anchorId="3DEF1AB7" wp14:editId="18E0A537">
                  <wp:extent cx="1638300" cy="1404620"/>
                  <wp:effectExtent l="0" t="0" r="19050" b="13970"/>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780681E9" w14:textId="77777777" w:rsidR="0058575D" w:rsidRPr="000E2444" w:rsidRDefault="0058575D" w:rsidP="009000A0">
                              <w:pPr>
                                <w:rPr>
                                  <w:lang w:val="pt-BR"/>
                                </w:rPr>
                              </w:pPr>
                              <w:r w:rsidRPr="002246F6">
                                <w:rPr>
                                  <w:noProof/>
                                  <w:lang w:val="pt-BR" w:eastAsia="pt-BR"/>
                                </w:rPr>
                                <w:drawing>
                                  <wp:inline distT="0" distB="0" distL="0" distR="0" wp14:anchorId="2CB2CAB2" wp14:editId="6216DCAA">
                                    <wp:extent cx="1420289" cy="1407226"/>
                                    <wp:effectExtent l="0" t="0" r="8890" b="2540"/>
                                    <wp:docPr id="2127" name="Imagem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DEF1AB7" id="_x0000_s1028" type="#_x0000_t202" style="width:1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">
                  <v:textbox style="mso-fit-shape-to-text:t">
                    <w:txbxContent>
                      <w:p w14:paraId="780681E9" w14:textId="77777777" w:rsidR="0058575D" w:rsidRPr="000E2444" w:rsidRDefault="0058575D" w:rsidP="009000A0">
                        <w:pPr>
                          <w:rPr>
                            <w:lang w:val="pt-BR"/>
                          </w:rPr>
                        </w:pPr>
                        <w:r w:rsidRPr="002246F6">
                          <w:rPr>
                            <w:noProof/>
                            <w:lang w:val="pt-BR" w:eastAsia="pt-BR"/>
                          </w:rPr>
                          <w:drawing>
                            <wp:inline distT="0" distB="0" distL="0" distR="0" wp14:anchorId="2CB2CAB2" wp14:editId="6216DCAA">
                              <wp:extent cx="1420289" cy="1407226"/>
                              <wp:effectExtent l="0" t="0" r="8890" b="2540"/>
                              <wp:docPr id="2127" name="Imagem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v:textbox>
                  <w10:anchorlock/>
                </v:shape>
              </w:pict>
            </mc:Fallback>
          </mc:AlternateContent>
        </w:r>
      </w:ins>
    </w:p>
    <w:p w14:paraId="4B7E0E15" w14:textId="77777777" w:rsidR="009000A0" w:rsidRDefault="009000A0" w:rsidP="009000A0">
      <w:pPr>
        <w:pStyle w:val="Legenda"/>
        <w:rPr>
          <w:ins w:id="274" w:author="Cristiano Cesario" w:date="2014-06-21T09:24:00Z"/>
        </w:rPr>
      </w:pPr>
      <w:bookmarkStart w:id="275" w:name="_Ref391046784"/>
      <w:commentRangeStart w:id="276"/>
      <w:ins w:id="277" w:author="Cristiano Cesario" w:date="2014-06-21T09:24:00Z">
        <w:r>
          <w:t xml:space="preserve">Fig. </w:t>
        </w:r>
        <w:r>
          <w:fldChar w:fldCharType="begin"/>
        </w:r>
        <w:r>
          <w:instrText xml:space="preserve"> SEQ Fig. \* ARABIC </w:instrText>
        </w:r>
        <w:r>
          <w:fldChar w:fldCharType="separate"/>
        </w:r>
      </w:ins>
      <w:ins w:id="278" w:author="Cristiano Cesario" w:date="2014-06-23T11:21:00Z">
        <w:r w:rsidR="00C56A5A">
          <w:rPr>
            <w:noProof/>
          </w:rPr>
          <w:t>2</w:t>
        </w:r>
      </w:ins>
      <w:ins w:id="279" w:author="Cristiano Cesario" w:date="2014-06-21T09:24:00Z">
        <w:r>
          <w:rPr>
            <w:noProof/>
          </w:rPr>
          <w:fldChar w:fldCharType="end"/>
        </w:r>
        <w:bookmarkEnd w:id="275"/>
        <w:commentRangeEnd w:id="276"/>
        <w:r>
          <w:rPr>
            <w:rStyle w:val="Refdecomentrio"/>
          </w:rPr>
          <w:commentReference w:id="276"/>
        </w:r>
        <w:r>
          <w:t xml:space="preserve">. How </w:t>
        </w:r>
        <w:r w:rsidRPr="00883927">
          <w:t>DyeVC</w:t>
        </w:r>
        <w:r>
          <w:t xml:space="preserve"> gathers information</w:t>
        </w:r>
      </w:ins>
    </w:p>
    <w:p w14:paraId="4393AFDD" w14:textId="77777777" w:rsidR="009000A0" w:rsidRDefault="009000A0" w:rsidP="0096768F">
      <w:pPr>
        <w:pStyle w:val="Text"/>
        <w:rPr>
          <w:ins w:id="280" w:author="Cristiano Cesario" w:date="2014-06-21T09:24:00Z"/>
        </w:rPr>
      </w:pPr>
    </w:p>
    <w:p w14:paraId="5D20D967" w14:textId="6EA4FE78" w:rsidR="0041498F" w:rsidRDefault="00446744">
      <w:pPr>
        <w:pStyle w:val="Text"/>
        <w:tabs>
          <w:tab w:val="left" w:pos="0"/>
        </w:tabs>
        <w:jc w:val="center"/>
        <w:rPr>
          <w:ins w:id="281" w:author="Cristiano Cesario" w:date="2014-06-21T08:47:00Z"/>
        </w:rPr>
        <w:pPrChange w:id="282" w:author="Cristiano Cesario" w:date="2014-06-21T08:47:00Z">
          <w:pPr>
            <w:pStyle w:val="Text"/>
          </w:pPr>
        </w:pPrChange>
      </w:pPr>
      <w:commentRangeStart w:id="283"/>
      <w:del w:id="284" w:author="Cristiano Cesario" w:date="2014-06-23T15:45:00Z">
        <w:r w:rsidDel="002D5F77">
          <w:delText>DyeVC has also</w:delText>
        </w:r>
        <w:r w:rsidR="006F2EEC" w:rsidDel="002D5F77">
          <w:delText xml:space="preserve"> the ability to gather information not only from the registered repositories in the user’s machine, but also from </w:delText>
        </w:r>
        <w:r w:rsidR="00D35EFD" w:rsidDel="002D5F77">
          <w:delText>its</w:delText>
        </w:r>
        <w:r w:rsidR="006F2EEC" w:rsidDel="002D5F77">
          <w:delText xml:space="preserve"> partners, which are </w:delText>
        </w:r>
        <w:r w:rsidDel="002D5F77">
          <w:delText xml:space="preserve">the </w:delText>
        </w:r>
        <w:r w:rsidR="006F2EEC" w:rsidDel="002D5F77">
          <w:delText xml:space="preserve">repositories </w:delText>
        </w:r>
      </w:del>
      <w:del w:id="285" w:author="Cristiano Cesario" w:date="2014-06-21T09:02:00Z">
        <w:r w:rsidR="006F2EEC" w:rsidDel="004C7350">
          <w:delText>that</w:delText>
        </w:r>
        <w:r w:rsidR="005711BD" w:rsidDel="004C7350">
          <w:delText xml:space="preserve"> </w:delText>
        </w:r>
      </w:del>
      <w:del w:id="286" w:author="Cristiano Cesario" w:date="2014-06-23T15:45:00Z">
        <w:r w:rsidR="005711BD" w:rsidDel="002D5F77">
          <w:delText>a given repository communicates</w:delText>
        </w:r>
        <w:r w:rsidR="006F2EEC" w:rsidDel="002D5F77">
          <w:delText xml:space="preserve">. </w:delText>
        </w:r>
        <w:commentRangeEnd w:id="283"/>
        <w:r w:rsidR="006B6A89" w:rsidDel="002D5F77">
          <w:rPr>
            <w:rStyle w:val="Refdecomentrio"/>
          </w:rPr>
          <w:commentReference w:id="283"/>
        </w:r>
      </w:del>
      <w:ins w:id="287" w:author="Cristiano Cesario" w:date="2014-06-21T08:44:00Z">
        <w:r w:rsidR="0041498F">
          <w:rPr>
            <w:noProof/>
            <w:lang w:val="pt-BR" w:eastAsia="pt-BR"/>
          </w:rPr>
          <mc:AlternateContent>
            <mc:Choice Requires="wps">
              <w:drawing>
                <wp:inline distT="0" distB="0" distL="0" distR="0" wp14:anchorId="08DF13D2" wp14:editId="22BD2C57">
                  <wp:extent cx="2941607" cy="1785667"/>
                  <wp:effectExtent l="0" t="0" r="11430" b="24130"/>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607" cy="1785667"/>
                          </a:xfrm>
                          <a:prstGeom prst="rect">
                            <a:avLst/>
                          </a:prstGeom>
                          <a:solidFill>
                            <a:srgbClr val="FFFFFF"/>
                          </a:solidFill>
                          <a:ln w="9525">
                            <a:solidFill>
                              <a:srgbClr val="000000"/>
                            </a:solidFill>
                            <a:miter lim="800000"/>
                            <a:headEnd/>
                            <a:tailEnd/>
                          </a:ln>
                        </wps:spPr>
                        <wps:txbx>
                          <w:txbxContent>
                            <w:p w14:paraId="3923EF91" w14:textId="68D94869" w:rsidR="0058575D" w:rsidRPr="000E2444" w:rsidRDefault="0058575D">
                              <w:pPr>
                                <w:rPr>
                                  <w:lang w:val="pt-BR"/>
                                </w:rPr>
                                <w:pPrChange w:id="288" w:author="Cristiano Cesario" w:date="2014-06-23T11:42:00Z">
                                  <w:pPr>
                                    <w:jc w:val="center"/>
                                  </w:pPr>
                                </w:pPrChange>
                              </w:pPr>
                              <w:ins w:id="289" w:author="Cristiano Cesario" w:date="2014-06-21T08:46:00Z">
                                <w:r w:rsidRPr="00C0362C">
                                  <w:rPr>
                                    <w:noProof/>
                                    <w:lang w:val="pt-BR" w:eastAsia="pt-BR"/>
                                  </w:rPr>
                                  <w:drawing>
                                    <wp:inline distT="0" distB="0" distL="0" distR="0" wp14:anchorId="72BBDBE1" wp14:editId="06A4A46D">
                                      <wp:extent cx="2786332" cy="1708692"/>
                                      <wp:effectExtent l="0" t="0" r="0" b="6350"/>
                                      <wp:docPr id="2128" name="Imagem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10" cy="1723090"/>
                                              </a:xfrm>
                                              <a:prstGeom prst="rect">
                                                <a:avLst/>
                                              </a:prstGeom>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 w14:anchorId="08DF13D2" id="_x0000_s1029" type="#_x0000_t202" style="width:231.6pt;height:14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">
                  <v:textbox>
                    <w:txbxContent>
                      <w:p w14:paraId="3923EF91" w14:textId="68D94869" w:rsidR="0058575D" w:rsidRPr="000E2444" w:rsidRDefault="0058575D">
                        <w:pPr>
                          <w:rPr>
                            <w:lang w:val="pt-BR"/>
                          </w:rPr>
                          <w:pPrChange w:id="290" w:author="Cristiano Cesario" w:date="2014-06-23T11:42:00Z">
                            <w:pPr>
                              <w:jc w:val="center"/>
                            </w:pPr>
                          </w:pPrChange>
                        </w:pPr>
                        <w:ins w:id="291" w:author="Cristiano Cesario" w:date="2014-06-21T08:46:00Z">
                          <w:r w:rsidRPr="00C0362C">
                            <w:rPr>
                              <w:noProof/>
                              <w:lang w:val="pt-BR" w:eastAsia="pt-BR"/>
                            </w:rPr>
                            <w:drawing>
                              <wp:inline distT="0" distB="0" distL="0" distR="0" wp14:anchorId="72BBDBE1" wp14:editId="06A4A46D">
                                <wp:extent cx="2786332" cy="1708692"/>
                                <wp:effectExtent l="0" t="0" r="0" b="6350"/>
                                <wp:docPr id="2128" name="Imagem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10" cy="1723090"/>
                                        </a:xfrm>
                                        <a:prstGeom prst="rect">
                                          <a:avLst/>
                                        </a:prstGeom>
                                      </pic:spPr>
                                    </pic:pic>
                                  </a:graphicData>
                                </a:graphic>
                              </wp:inline>
                            </w:drawing>
                          </w:r>
                        </w:ins>
                      </w:p>
                    </w:txbxContent>
                  </v:textbox>
                  <w10:anchorlock/>
                </v:shape>
              </w:pict>
            </mc:Fallback>
          </mc:AlternateContent>
        </w:r>
      </w:ins>
    </w:p>
    <w:p w14:paraId="66E691F3" w14:textId="14BC6C74" w:rsidR="00C0362C" w:rsidRDefault="00C0362C">
      <w:pPr>
        <w:pStyle w:val="Legenda"/>
        <w:rPr>
          <w:ins w:id="292" w:author="Cristiano Cesario" w:date="2014-06-23T15:45:00Z"/>
        </w:rPr>
        <w:pPrChange w:id="293" w:author="Cristiano Cesario" w:date="2014-06-21T08:47:00Z">
          <w:pPr>
            <w:pStyle w:val="Text"/>
          </w:pPr>
        </w:pPrChange>
      </w:pPr>
      <w:bookmarkStart w:id="294" w:name="_Ref391103849"/>
      <w:ins w:id="295" w:author="Cristiano Cesario" w:date="2014-06-21T08:47:00Z">
        <w:r>
          <w:t xml:space="preserve">Fig. </w:t>
        </w:r>
        <w:r>
          <w:fldChar w:fldCharType="begin"/>
        </w:r>
        <w:r>
          <w:instrText xml:space="preserve"> SEQ Fig. \* ARABIC </w:instrText>
        </w:r>
      </w:ins>
      <w:r>
        <w:fldChar w:fldCharType="separate"/>
      </w:r>
      <w:ins w:id="296" w:author="Cristiano Cesario" w:date="2014-06-23T11:21:00Z">
        <w:r w:rsidR="00C56A5A">
          <w:rPr>
            <w:noProof/>
          </w:rPr>
          <w:t>3</w:t>
        </w:r>
      </w:ins>
      <w:ins w:id="297" w:author="Cristiano Cesario" w:date="2014-06-21T08:47:00Z">
        <w:r>
          <w:fldChar w:fldCharType="end"/>
        </w:r>
        <w:bookmarkEnd w:id="294"/>
        <w:r>
          <w:t>. Model used to store topology data</w:t>
        </w:r>
      </w:ins>
    </w:p>
    <w:p w14:paraId="018FD041" w14:textId="77777777" w:rsidR="002D5F77" w:rsidRPr="002D5F77" w:rsidRDefault="002D5F77">
      <w:pPr>
        <w:pPrChange w:id="298" w:author="Cristiano Cesario" w:date="2014-06-23T15:45:00Z">
          <w:pPr>
            <w:pStyle w:val="Text"/>
          </w:pPr>
        </w:pPrChange>
      </w:pPr>
    </w:p>
    <w:p w14:paraId="4AC32A45" w14:textId="77777777" w:rsidR="002D5F77" w:rsidRPr="00AF36FD" w:rsidRDefault="002D5F77" w:rsidP="002D5F77">
      <w:pPr>
        <w:pStyle w:val="Text"/>
        <w:rPr>
          <w:ins w:id="299" w:author="Cristiano Cesario" w:date="2014-06-23T15:45:00Z"/>
          <w:color w:val="FF0000"/>
        </w:rPr>
      </w:pPr>
      <w:bookmarkStart w:id="300" w:name="_Ref384931870"/>
      <w:commentRangeStart w:id="301"/>
      <w:ins w:id="302" w:author="Cristiano Cesario" w:date="2014-06-23T15:45:00Z">
        <w:r>
          <w:t xml:space="preserve">DyeVC has also the ability to gather information not only from the registered repositories in the user’s machine, but also from its partners, which are the repositories with which a given repository communicates. </w:t>
        </w:r>
        <w:commentRangeEnd w:id="301"/>
        <w:r>
          <w:rPr>
            <w:rStyle w:val="Refdecomentrio"/>
          </w:rPr>
          <w:commentReference w:id="301"/>
        </w:r>
        <w:r>
          <w:t xml:space="preserve">As there is a communication path between a registered repository and its partners (in order to push and pull data), we are able to synchronize the commits that exist in these partners. This allow us to visualize the entire topology and to know where each commit exists, even in nodes where the approach is not present, provided that these nodes communicate somehow with a node where the approach is present. Details on how </w:t>
        </w:r>
        <w:r>
          <w:lastRenderedPageBreak/>
          <w:t>data is gathered and how synchronization is performed are exp</w:t>
        </w:r>
        <w:r w:rsidRPr="003F087D">
          <w:t xml:space="preserve">lained in </w:t>
        </w:r>
        <w:r w:rsidRPr="00AF36FD">
          <w:t xml:space="preserve">sub-section </w:t>
        </w:r>
        <w:r w:rsidRPr="00AF36FD">
          <w:fldChar w:fldCharType="begin"/>
        </w:r>
        <w:r w:rsidRPr="00AF36FD">
          <w:instrText xml:space="preserve"> REF _Ref391270243 \w \h </w:instrText>
        </w:r>
      </w:ins>
      <w:ins w:id="303" w:author="Cristiano Cesario" w:date="2014-06-23T15:45:00Z">
        <w:r w:rsidRPr="00AF36FD">
          <w:fldChar w:fldCharType="separate"/>
        </w:r>
        <w:r>
          <w:t>III.C</w:t>
        </w:r>
        <w:r w:rsidRPr="00AF36FD">
          <w:fldChar w:fldCharType="end"/>
        </w:r>
        <w:r>
          <w:t>.</w:t>
        </w:r>
      </w:ins>
    </w:p>
    <w:p w14:paraId="138CEC45" w14:textId="35F42F77" w:rsidR="0096768F" w:rsidRDefault="006F2EEC" w:rsidP="0096768F">
      <w:pPr>
        <w:pStyle w:val="Ttulo2"/>
      </w:pPr>
      <w:r>
        <w:t>Levels of Detail</w:t>
      </w:r>
      <w:bookmarkEnd w:id="300"/>
    </w:p>
    <w:p w14:paraId="635CA674" w14:textId="2D3D1559" w:rsidR="001C3703" w:rsidRPr="00FB6D07" w:rsidRDefault="0096768F" w:rsidP="001C3703">
      <w:pPr>
        <w:pStyle w:val="Text"/>
      </w:pPr>
      <w:del w:id="304" w:author="Cristiano Cesario" w:date="2014-06-21T14:39:00Z">
        <w:r w:rsidDel="00DB5192">
          <w:delText xml:space="preserve">The </w:delText>
        </w:r>
      </w:del>
      <w:ins w:id="305" w:author="Cristiano Cesario" w:date="2014-06-21T14:39:00Z">
        <w:r w:rsidR="00DB5192">
          <w:t>I</w:t>
        </w:r>
      </w:ins>
      <w:del w:id="306" w:author="Cristiano Cesario" w:date="2014-06-21T14:40:00Z">
        <w:r w:rsidDel="00DB5192">
          <w:delText>i</w:delText>
        </w:r>
      </w:del>
      <w:r>
        <w:t>nformation gathered by</w:t>
      </w:r>
      <w:r w:rsidR="006F2EEC">
        <w:t xml:space="preserve"> DyeVC is presented </w:t>
      </w:r>
      <w:del w:id="307" w:author="Cristiano Cesario" w:date="2014-06-21T14:39:00Z">
        <w:r w:rsidR="006F2EEC" w:rsidDel="00DB5192">
          <w:delText xml:space="preserve">in </w:delText>
        </w:r>
      </w:del>
      <w:ins w:id="308" w:author="Cristiano Cesario" w:date="2014-06-21T14:39:00Z">
        <w:r w:rsidR="00DB5192">
          <w:t xml:space="preserve">at </w:t>
        </w:r>
      </w:ins>
      <w:commentRangeStart w:id="309"/>
      <w:r w:rsidR="006F2EEC">
        <w:t>different levels of detail</w:t>
      </w:r>
      <w:commentRangeEnd w:id="309"/>
      <w:del w:id="310" w:author="Cristiano Cesario" w:date="2014-06-21T14:40:00Z">
        <w:r w:rsidR="00D06975" w:rsidDel="00DB5192">
          <w:rPr>
            <w:rStyle w:val="Refdecomentrio"/>
          </w:rPr>
          <w:commentReference w:id="309"/>
        </w:r>
      </w:del>
      <w:ins w:id="311" w:author="Cristiano Cesario" w:date="2014-06-24T11:52:00Z">
        <w:r w:rsidR="009605BA">
          <w:t>.</w:t>
        </w:r>
      </w:ins>
      <w:ins w:id="312" w:author="Cristiano Cesario" w:date="2014-06-21T14:40:00Z">
        <w:r w:rsidR="00DB5192">
          <w:t xml:space="preserve"> </w:t>
        </w:r>
      </w:ins>
      <w:moveToRangeStart w:id="313" w:author="Cristiano Cesario" w:date="2014-06-21T09:33:00Z" w:name="move391106563"/>
      <w:commentRangeStart w:id="314"/>
      <w:moveTo w:id="315" w:author="Cristiano Cesario" w:date="2014-06-21T09:33:00Z">
        <w:del w:id="316" w:author="Cristiano Cesario" w:date="2014-06-21T09:34:00Z">
          <w:r w:rsidR="001C3703" w:rsidDel="001C3703">
            <w:delText xml:space="preserve">The levels of detail defined in DyeVC include </w:delText>
          </w:r>
        </w:del>
        <w:del w:id="317" w:author="Cristiano Cesario" w:date="2014-06-21T09:39:00Z">
          <w:r w:rsidR="001C3703" w:rsidRPr="00FB6D07" w:rsidDel="001C3703">
            <w:delText>p</w:delText>
          </w:r>
        </w:del>
      </w:moveTo>
      <w:ins w:id="318" w:author="Cristiano Cesario" w:date="2014-06-21T09:42:00Z">
        <w:r w:rsidR="001C3703">
          <w:t>Level 1</w:t>
        </w:r>
      </w:ins>
      <w:ins w:id="319" w:author="Cristiano Cesario" w:date="2014-06-24T11:52:00Z">
        <w:r w:rsidR="009605BA" w:rsidRPr="009605BA">
          <w:t xml:space="preserve"> </w:t>
        </w:r>
        <w:r w:rsidR="009605BA">
          <w:t xml:space="preserve">presents </w:t>
        </w:r>
      </w:ins>
      <w:ins w:id="320" w:author="Cristiano Cesario" w:date="2014-06-24T11:53:00Z">
        <w:r w:rsidR="009605BA">
          <w:t>high-level</w:t>
        </w:r>
      </w:ins>
      <w:ins w:id="321" w:author="Cristiano Cesario" w:date="2014-06-24T11:52:00Z">
        <w:r w:rsidR="009605BA">
          <w:t xml:space="preserve"> notifications about the registered repositories</w:t>
        </w:r>
      </w:ins>
      <w:ins w:id="322" w:author="Cristiano Cesario" w:date="2014-06-21T09:42:00Z">
        <w:r w:rsidR="001C3703">
          <w:t xml:space="preserve">; </w:t>
        </w:r>
      </w:ins>
      <w:ins w:id="323" w:author="Cristiano Cesario" w:date="2014-06-24T11:52:00Z">
        <w:r w:rsidR="009605BA">
          <w:t xml:space="preserve">Level </w:t>
        </w:r>
        <w:proofErr w:type="gramStart"/>
        <w:r w:rsidR="009605BA">
          <w:t>2</w:t>
        </w:r>
        <w:proofErr w:type="gramEnd"/>
        <w:r w:rsidR="009605BA">
          <w:t xml:space="preserve"> </w:t>
        </w:r>
      </w:ins>
      <w:ins w:id="324" w:author="Cristiano Cesario" w:date="2014-06-21T09:39:00Z">
        <w:r w:rsidR="009605BA">
          <w:t>present</w:t>
        </w:r>
      </w:ins>
      <w:ins w:id="325" w:author="Cristiano Cesario" w:date="2014-06-24T11:52:00Z">
        <w:r w:rsidR="009605BA">
          <w:t xml:space="preserve"> </w:t>
        </w:r>
      </w:ins>
      <w:ins w:id="326" w:author="Cristiano Cesario" w:date="2014-06-21T09:39:00Z">
        <w:r w:rsidR="001C3703">
          <w:t>the whole topology of a given project</w:t>
        </w:r>
      </w:ins>
      <w:ins w:id="327" w:author="Cristiano Cesario" w:date="2014-06-24T11:53:00Z">
        <w:r w:rsidR="009605BA">
          <w:t>.</w:t>
        </w:r>
      </w:ins>
      <w:ins w:id="328" w:author="Cristiano Cesario" w:date="2014-06-21T09:39:00Z">
        <w:r w:rsidR="001C3703" w:rsidRPr="00FB6D07">
          <w:t xml:space="preserve"> </w:t>
        </w:r>
      </w:ins>
      <w:moveTo w:id="329" w:author="Cristiano Cesario" w:date="2014-06-21T09:33:00Z">
        <w:del w:id="330" w:author="Cristiano Cesario" w:date="2014-06-21T09:39:00Z">
          <w:r w:rsidR="001C3703" w:rsidRPr="00FB6D07" w:rsidDel="001C3703">
            <w:delText xml:space="preserve">resenting </w:delText>
          </w:r>
          <w:r w:rsidR="001C3703" w:rsidDel="001C3703">
            <w:delText>the status of a given repository</w:delText>
          </w:r>
          <w:r w:rsidR="001C3703" w:rsidRPr="00FB6D07" w:rsidDel="001C3703">
            <w:delText xml:space="preserve"> against its partners </w:delText>
          </w:r>
        </w:del>
        <w:del w:id="331" w:author="Cristiano Cesario" w:date="2014-06-24T11:52:00Z">
          <w:r w:rsidR="001C3703" w:rsidDel="009605BA">
            <w:delText xml:space="preserve">(Level </w:delText>
          </w:r>
        </w:del>
        <w:del w:id="332" w:author="Cristiano Cesario" w:date="2014-06-21T09:43:00Z">
          <w:r w:rsidR="001C3703" w:rsidDel="001C3703">
            <w:delText>1</w:delText>
          </w:r>
        </w:del>
        <w:del w:id="333" w:author="Cristiano Cesario" w:date="2014-06-24T11:52:00Z">
          <w:r w:rsidR="001C3703" w:rsidDel="009605BA">
            <w:delText>);</w:delText>
          </w:r>
        </w:del>
        <w:r w:rsidR="001C3703" w:rsidRPr="00FB6D07" w:rsidDel="00E246A7">
          <w:t xml:space="preserve"> </w:t>
        </w:r>
      </w:moveTo>
      <w:ins w:id="334" w:author="Cristiano Cesario" w:date="2014-06-24T11:53:00Z">
        <w:r w:rsidR="009605BA">
          <w:t xml:space="preserve">Level 3 zooms </w:t>
        </w:r>
      </w:ins>
      <w:moveTo w:id="335" w:author="Cristiano Cesario" w:date="2014-06-21T09:33:00Z">
        <w:del w:id="336" w:author="Cristiano Cesario" w:date="2014-06-24T11:53:00Z">
          <w:r w:rsidR="001C3703" w:rsidDel="009605BA">
            <w:delText>zooming</w:delText>
          </w:r>
        </w:del>
        <w:r w:rsidR="001C3703">
          <w:t xml:space="preserve"> into</w:t>
        </w:r>
        <w:r w:rsidR="001C3703" w:rsidRPr="00FB6D07">
          <w:t xml:space="preserve"> the </w:t>
        </w:r>
        <w:r w:rsidR="001C3703">
          <w:t>branches of the repository, to see the status of each local branch that tracks a remote branch</w:t>
        </w:r>
      </w:moveTo>
      <w:ins w:id="337" w:author="Cristiano Cesario" w:date="2014-06-24T11:53:00Z">
        <w:r w:rsidR="009605BA">
          <w:t>.</w:t>
        </w:r>
      </w:ins>
      <w:moveTo w:id="338" w:author="Cristiano Cesario" w:date="2014-06-21T09:33:00Z">
        <w:del w:id="339" w:author="Cristiano Cesario" w:date="2014-06-24T11:53:00Z">
          <w:r w:rsidR="001C3703" w:rsidDel="009605BA">
            <w:delText xml:space="preserve"> (Level </w:delText>
          </w:r>
        </w:del>
        <w:del w:id="340" w:author="Cristiano Cesario" w:date="2014-06-21T09:43:00Z">
          <w:r w:rsidR="001C3703" w:rsidDel="001C3703">
            <w:delText>2</w:delText>
          </w:r>
        </w:del>
        <w:del w:id="341" w:author="Cristiano Cesario" w:date="2014-06-24T11:53:00Z">
          <w:r w:rsidR="001C3703" w:rsidDel="009605BA">
            <w:delText>);</w:delText>
          </w:r>
        </w:del>
        <w:r w:rsidR="001C3703">
          <w:t xml:space="preserve"> </w:t>
        </w:r>
      </w:moveTo>
      <w:ins w:id="342" w:author="Cristiano Cesario" w:date="2014-06-24T11:53:00Z">
        <w:r w:rsidR="009605BA">
          <w:t>Last, Level 4</w:t>
        </w:r>
      </w:ins>
      <w:moveTo w:id="343" w:author="Cristiano Cesario" w:date="2014-06-21T09:33:00Z">
        <w:del w:id="344" w:author="Cristiano Cesario" w:date="2014-06-24T11:53:00Z">
          <w:r w:rsidR="001C3703" w:rsidDel="009605BA">
            <w:delText>and</w:delText>
          </w:r>
        </w:del>
        <w:r w:rsidR="001C3703">
          <w:t xml:space="preserve"> zoom</w:t>
        </w:r>
      </w:moveTo>
      <w:ins w:id="345" w:author="Cristiano Cesario" w:date="2014-06-24T11:53:00Z">
        <w:r w:rsidR="009605BA">
          <w:t>s</w:t>
        </w:r>
      </w:ins>
      <w:moveTo w:id="346" w:author="Cristiano Cesario" w:date="2014-06-21T09:33:00Z">
        <w:del w:id="347" w:author="Cristiano Cesario" w:date="2014-06-24T11:53:00Z">
          <w:r w:rsidR="001C3703" w:rsidDel="009605BA">
            <w:delText>ing</w:delText>
          </w:r>
        </w:del>
        <w:r w:rsidR="001C3703">
          <w:t xml:space="preserve"> into the </w:t>
        </w:r>
        <w:r w:rsidR="001C3703" w:rsidRPr="00FB6D07">
          <w:t xml:space="preserve">commits of </w:t>
        </w:r>
        <w:r w:rsidR="001C3703">
          <w:t>the</w:t>
        </w:r>
        <w:r w:rsidR="001C3703" w:rsidRPr="00FB6D07">
          <w:t xml:space="preserve"> repository, </w:t>
        </w:r>
        <w:r w:rsidR="001C3703">
          <w:t>to see</w:t>
        </w:r>
        <w:r w:rsidR="001C3703" w:rsidRPr="00FB6D07">
          <w:t xml:space="preserve"> a visual log</w:t>
        </w:r>
        <w:r w:rsidR="001C3703">
          <w:t xml:space="preserve"> with information about each commit</w:t>
        </w:r>
        <w:del w:id="348" w:author="Cristiano Cesario" w:date="2014-06-24T11:53:00Z">
          <w:r w:rsidR="001C3703" w:rsidDel="009605BA">
            <w:delText xml:space="preserve"> (Level </w:delText>
          </w:r>
        </w:del>
        <w:del w:id="349" w:author="Cristiano Cesario" w:date="2014-06-21T09:43:00Z">
          <w:r w:rsidR="001C3703" w:rsidDel="001C3703">
            <w:delText>3</w:delText>
          </w:r>
        </w:del>
        <w:del w:id="350" w:author="Cristiano Cesario" w:date="2014-06-24T11:53:00Z">
          <w:r w:rsidR="001C3703" w:rsidDel="009605BA">
            <w:delText>)</w:delText>
          </w:r>
        </w:del>
        <w:r w:rsidR="001C3703">
          <w:t>.</w:t>
        </w:r>
        <w:commentRangeEnd w:id="314"/>
        <w:r w:rsidR="001C3703">
          <w:rPr>
            <w:rStyle w:val="Refdecomentrio"/>
          </w:rPr>
          <w:commentReference w:id="314"/>
        </w:r>
      </w:moveTo>
    </w:p>
    <w:moveToRangeEnd w:id="313"/>
    <w:p w14:paraId="65E79BE6" w14:textId="306A4A9D" w:rsidR="00A122FD" w:rsidRDefault="00A122FD" w:rsidP="002246F6">
      <w:pPr>
        <w:pStyle w:val="Text"/>
        <w:rPr>
          <w:ins w:id="351" w:author="Cristiano Cesario" w:date="2014-06-21T09:45:00Z"/>
        </w:rPr>
      </w:pPr>
      <w:ins w:id="352" w:author="Cristiano Cesario" w:date="2014-06-21T09:44:00Z">
        <w:r>
          <w:t xml:space="preserve">The </w:t>
        </w:r>
      </w:ins>
      <w:ins w:id="353" w:author="Cristiano Cesario" w:date="2014-06-21T09:45:00Z">
        <w:r>
          <w:t>following sections discuss each of these levels.</w:t>
        </w:r>
      </w:ins>
    </w:p>
    <w:p w14:paraId="710D906B" w14:textId="7D24DCCF" w:rsidR="00A122FD" w:rsidRDefault="00A122FD">
      <w:pPr>
        <w:pStyle w:val="Ttulo3"/>
        <w:rPr>
          <w:ins w:id="354" w:author="Cristiano Cesario" w:date="2014-06-21T09:46:00Z"/>
        </w:rPr>
        <w:pPrChange w:id="355" w:author="Cristiano Cesario" w:date="2014-06-21T09:45:00Z">
          <w:pPr>
            <w:pStyle w:val="Text"/>
          </w:pPr>
        </w:pPrChange>
      </w:pPr>
      <w:ins w:id="356" w:author="Cristiano Cesario" w:date="2014-06-21T09:45:00Z">
        <w:r>
          <w:t>Level 1: Notifications</w:t>
        </w:r>
      </w:ins>
    </w:p>
    <w:p w14:paraId="5175C588" w14:textId="2F82B2F9" w:rsidR="00BC3CDC" w:rsidRDefault="00A122FD" w:rsidP="002246F6">
      <w:pPr>
        <w:pStyle w:val="Text"/>
      </w:pPr>
      <w:ins w:id="357" w:author="Cristiano Cesario" w:date="2014-06-21T09:46:00Z">
        <w:r>
          <w:t>In Level 1</w:t>
        </w:r>
      </w:ins>
      <w:ins w:id="358" w:author="Cristiano Cesario" w:date="2014-06-21T09:49:00Z">
        <w:r>
          <w:t>,</w:t>
        </w:r>
      </w:ins>
      <w:ins w:id="359" w:author="Cristiano Cesario" w:date="2014-06-21T09:46:00Z">
        <w:r>
          <w:t xml:space="preserve"> our approach presents notifications whenever a change is detected in any registered repository or in any of their partners</w:t>
        </w:r>
      </w:ins>
      <w:ins w:id="360" w:author="Cristiano Cesario" w:date="2014-06-21T09:49:00Z">
        <w:r>
          <w:t xml:space="preserve">, allowing the user to start investigating what is </w:t>
        </w:r>
      </w:ins>
      <w:ins w:id="361" w:author="Cristiano Cesario" w:date="2014-06-21T09:51:00Z">
        <w:r>
          <w:t xml:space="preserve">occurring. </w:t>
        </w:r>
      </w:ins>
      <w:del w:id="362" w:author="Cristiano Cesario" w:date="2014-06-21T09:40:00Z">
        <w:r w:rsidR="006F2EEC" w:rsidDel="001C3703">
          <w:delText xml:space="preserve">. </w:delText>
        </w:r>
      </w:del>
      <w:del w:id="363" w:author="Cristiano Cesario" w:date="2014-06-21T09:51:00Z">
        <w:r w:rsidR="003E3768" w:rsidDel="00A122FD">
          <w:delText>DyeVC</w:delText>
        </w:r>
        <w:r w:rsidR="006F2EEC" w:rsidDel="00A122FD">
          <w:delText xml:space="preserve"> shows</w:delText>
        </w:r>
        <w:r w:rsidR="00BC3CDC" w:rsidDel="00A122FD">
          <w:delText xml:space="preserve"> notifications whenever there are changes in any of the registered r</w:delText>
        </w:r>
        <w:r w:rsidR="006F2EEC" w:rsidDel="00A122FD">
          <w:delText xml:space="preserve">epositories or in </w:delText>
        </w:r>
        <w:r w:rsidR="003E3768" w:rsidDel="00A122FD">
          <w:delText xml:space="preserve">their </w:delText>
        </w:r>
        <w:r w:rsidR="006F2EEC" w:rsidDel="00A122FD">
          <w:delText>partners</w:delText>
        </w:r>
        <w:r w:rsidR="00A61F8E" w:rsidDel="00A122FD">
          <w:delText xml:space="preserve">, as shown in </w:delText>
        </w:r>
      </w:del>
      <w:r w:rsidR="00A61F8E">
        <w:fldChar w:fldCharType="begin"/>
      </w:r>
      <w:r w:rsidR="00A61F8E">
        <w:instrText xml:space="preserve"> REF _Ref381296152 \h </w:instrText>
      </w:r>
      <w:r w:rsidR="00A61F8E">
        <w:fldChar w:fldCharType="separate"/>
      </w:r>
      <w:ins w:id="364" w:author="Cristiano Cesario" w:date="2014-06-23T11:21:00Z">
        <w:r w:rsidR="00C56A5A">
          <w:t xml:space="preserve">Fig. </w:t>
        </w:r>
        <w:r w:rsidR="00C56A5A">
          <w:rPr>
            <w:noProof/>
          </w:rPr>
          <w:t>4</w:t>
        </w:r>
      </w:ins>
      <w:del w:id="365" w:author="Cristiano Cesario" w:date="2014-06-21T09:25:00Z">
        <w:r w:rsidR="00265954" w:rsidDel="009000A0">
          <w:delText xml:space="preserve">Fig. </w:delText>
        </w:r>
        <w:r w:rsidR="00265954" w:rsidDel="009000A0">
          <w:rPr>
            <w:noProof/>
          </w:rPr>
          <w:delText>3</w:delText>
        </w:r>
      </w:del>
      <w:r w:rsidR="00A61F8E">
        <w:fldChar w:fldCharType="end"/>
      </w:r>
      <w:ins w:id="366" w:author="Cristiano Cesario" w:date="2014-06-21T09:51:00Z">
        <w:r>
          <w:t xml:space="preserve"> shows an example of this kind of noti</w:t>
        </w:r>
      </w:ins>
      <w:ins w:id="367" w:author="Cristiano Cesario" w:date="2014-06-21T09:52:00Z">
        <w:r>
          <w:t>fication</w:t>
        </w:r>
      </w:ins>
      <w:r w:rsidR="00BC3CDC">
        <w:t>.</w:t>
      </w:r>
      <w:del w:id="368" w:author="Cristiano Cesario" w:date="2014-06-21T09:41:00Z">
        <w:r w:rsidR="00BC3CDC" w:rsidDel="001C3703">
          <w:delText xml:space="preserve"> The period between subsequent monitor runs is configurable and defaults to 5 minutes.</w:delText>
        </w:r>
      </w:del>
    </w:p>
    <w:p w14:paraId="5E8DCA77" w14:textId="4418CE4D" w:rsidR="00883927" w:rsidDel="009605BA" w:rsidRDefault="00883927" w:rsidP="002246F6">
      <w:pPr>
        <w:pStyle w:val="Text"/>
        <w:rPr>
          <w:del w:id="369" w:author="Cristiano Cesario" w:date="2014-06-24T11:55:00Z"/>
        </w:rPr>
      </w:pPr>
    </w:p>
    <w:p w14:paraId="2CA8001A" w14:textId="009D10C6" w:rsidR="00BC3CDC" w:rsidRPr="00DD5572" w:rsidRDefault="00883927" w:rsidP="00883927">
      <w:pPr>
        <w:pStyle w:val="Text"/>
        <w:ind w:firstLine="0"/>
        <w:jc w:val="center"/>
      </w:pPr>
      <w:r>
        <w:rPr>
          <w:noProof/>
          <w:lang w:val="pt-BR" w:eastAsia="pt-BR"/>
        </w:rPr>
        <mc:AlternateContent>
          <mc:Choice Requires="wps">
            <w:drawing>
              <wp:inline distT="0" distB="0" distL="0" distR="0" wp14:anchorId="2EC2AC79" wp14:editId="0E714A77">
                <wp:extent cx="2146300" cy="762000"/>
                <wp:effectExtent l="0" t="0" r="25400" b="19050"/>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762000"/>
                        </a:xfrm>
                        <a:prstGeom prst="rect">
                          <a:avLst/>
                        </a:prstGeom>
                        <a:solidFill>
                          <a:srgbClr val="FFFFFF"/>
                        </a:solidFill>
                        <a:ln w="9525">
                          <a:solidFill>
                            <a:srgbClr val="000000"/>
                          </a:solidFill>
                          <a:miter lim="800000"/>
                          <a:headEnd/>
                          <a:tailEnd/>
                        </a:ln>
                      </wps:spPr>
                      <wps:txbx>
                        <w:txbxContent>
                          <w:p w14:paraId="5797C3E0" w14:textId="39270035" w:rsidR="0058575D" w:rsidRPr="00883927" w:rsidRDefault="0058575D">
                            <w:pPr>
                              <w:rPr>
                                <w:lang w:val="pt-BR"/>
                              </w:rPr>
                            </w:pPr>
                            <w:r>
                              <w:rPr>
                                <w:noProof/>
                                <w:lang w:val="pt-BR" w:eastAsia="pt-BR"/>
                              </w:rPr>
                              <w:drawing>
                                <wp:inline distT="0" distB="0" distL="0" distR="0" wp14:anchorId="283FB344" wp14:editId="6E4114D2">
                                  <wp:extent cx="1949450" cy="673841"/>
                                  <wp:effectExtent l="0" t="0" r="0" b="0"/>
                                  <wp:docPr id="2129" name="Imagem 2129"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EC2AC79" id="_x0000_s1030" type="#_x0000_t202" style="width:169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">
                <v:textbox>
                  <w:txbxContent>
                    <w:p w14:paraId="5797C3E0" w14:textId="39270035" w:rsidR="0058575D" w:rsidRPr="00883927" w:rsidRDefault="0058575D">
                      <w:pPr>
                        <w:rPr>
                          <w:lang w:val="pt-BR"/>
                        </w:rPr>
                      </w:pPr>
                      <w:r>
                        <w:rPr>
                          <w:noProof/>
                          <w:lang w:val="pt-BR" w:eastAsia="pt-BR"/>
                        </w:rPr>
                        <w:drawing>
                          <wp:inline distT="0" distB="0" distL="0" distR="0" wp14:anchorId="283FB344" wp14:editId="6E4114D2">
                            <wp:extent cx="1949450" cy="673841"/>
                            <wp:effectExtent l="0" t="0" r="0" b="0"/>
                            <wp:docPr id="2129" name="Imagem 2129"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v:textbox>
                <w10:anchorlock/>
              </v:shape>
            </w:pict>
          </mc:Fallback>
        </mc:AlternateContent>
      </w:r>
    </w:p>
    <w:p w14:paraId="6402C802" w14:textId="122036C0" w:rsidR="00BC3CDC" w:rsidRDefault="00BC3CDC" w:rsidP="00446744">
      <w:pPr>
        <w:pStyle w:val="Textodenotaderodap"/>
        <w:ind w:firstLine="0"/>
        <w:jc w:val="center"/>
      </w:pPr>
      <w:bookmarkStart w:id="370" w:name="_Ref381296152"/>
      <w:r>
        <w:t xml:space="preserve">Fig. </w:t>
      </w:r>
      <w:r w:rsidR="00D256A4">
        <w:fldChar w:fldCharType="begin"/>
      </w:r>
      <w:r w:rsidR="00D256A4">
        <w:instrText xml:space="preserve"> SEQ Fig. \* ARABIC </w:instrText>
      </w:r>
      <w:r w:rsidR="00D256A4">
        <w:fldChar w:fldCharType="separate"/>
      </w:r>
      <w:ins w:id="371" w:author="Cristiano Cesario" w:date="2014-06-23T11:21:00Z">
        <w:r w:rsidR="00C56A5A">
          <w:rPr>
            <w:noProof/>
          </w:rPr>
          <w:t>4</w:t>
        </w:r>
      </w:ins>
      <w:del w:id="372" w:author="Cristiano Cesario" w:date="2014-06-21T09:25:00Z">
        <w:r w:rsidR="00265954" w:rsidDel="009000A0">
          <w:rPr>
            <w:noProof/>
          </w:rPr>
          <w:delText>3</w:delText>
        </w:r>
      </w:del>
      <w:r w:rsidR="00D256A4">
        <w:rPr>
          <w:noProof/>
        </w:rPr>
        <w:fldChar w:fldCharType="end"/>
      </w:r>
      <w:bookmarkEnd w:id="370"/>
      <w:r>
        <w:t>.</w:t>
      </w:r>
      <w:r w:rsidRPr="00DD5572">
        <w:t xml:space="preserve"> DyeVC </w:t>
      </w:r>
      <w:r>
        <w:t>showing notifications in the notification area</w:t>
      </w:r>
    </w:p>
    <w:p w14:paraId="78E10D42" w14:textId="77777777" w:rsidR="00446744" w:rsidRDefault="00446744" w:rsidP="00446744">
      <w:pPr>
        <w:pStyle w:val="Textodenotaderodap"/>
        <w:ind w:firstLine="0"/>
        <w:jc w:val="center"/>
      </w:pPr>
    </w:p>
    <w:p w14:paraId="10189B9A" w14:textId="66B8613E" w:rsidR="00A122FD" w:rsidRDefault="00A122FD">
      <w:pPr>
        <w:pStyle w:val="Ttulo3"/>
        <w:rPr>
          <w:ins w:id="373" w:author="Cristiano Cesario" w:date="2014-06-21T09:53:00Z"/>
        </w:rPr>
        <w:pPrChange w:id="374" w:author="Cristiano Cesario" w:date="2014-06-21T09:53:00Z">
          <w:pPr>
            <w:pStyle w:val="Ttulo2"/>
          </w:pPr>
        </w:pPrChange>
      </w:pPr>
      <w:ins w:id="375" w:author="Cristiano Cesario" w:date="2014-06-21T09:53:00Z">
        <w:r>
          <w:t xml:space="preserve">Level 2: </w:t>
        </w:r>
        <w:commentRangeStart w:id="376"/>
        <w:r>
          <w:t>Topology</w:t>
        </w:r>
        <w:commentRangeEnd w:id="376"/>
        <w:r>
          <w:rPr>
            <w:rStyle w:val="Refdecomentrio"/>
            <w:i w:val="0"/>
            <w:iCs w:val="0"/>
          </w:rPr>
          <w:commentReference w:id="376"/>
        </w:r>
      </w:ins>
    </w:p>
    <w:p w14:paraId="1B162E2D" w14:textId="3417668A" w:rsidR="00A122FD" w:rsidRDefault="009144C7" w:rsidP="00A122FD">
      <w:pPr>
        <w:pStyle w:val="Text"/>
        <w:rPr>
          <w:ins w:id="377" w:author="Cristiano Cesario" w:date="2014-06-21T09:53:00Z"/>
        </w:rPr>
      </w:pPr>
      <w:ins w:id="378" w:author="Cristiano Cesario" w:date="2014-06-21T11:02:00Z">
        <w:r>
          <w:t xml:space="preserve">To help answering questions Q1 and Q2 from Section </w:t>
        </w:r>
      </w:ins>
      <w:ins w:id="379" w:author="Cristiano Cesario" w:date="2014-06-21T11:03:00Z">
        <w:r>
          <w:fldChar w:fldCharType="begin"/>
        </w:r>
        <w:r>
          <w:instrText xml:space="preserve"> REF _Ref391111912 \w \h </w:instrText>
        </w:r>
      </w:ins>
      <w:r>
        <w:fldChar w:fldCharType="separate"/>
      </w:r>
      <w:ins w:id="380" w:author="Cristiano Cesario" w:date="2014-06-23T11:21:00Z">
        <w:r w:rsidR="00C56A5A">
          <w:t>I</w:t>
        </w:r>
      </w:ins>
      <w:ins w:id="381" w:author="Cristiano Cesario" w:date="2014-06-21T11:03:00Z">
        <w:r>
          <w:fldChar w:fldCharType="end"/>
        </w:r>
        <w:r>
          <w:t>, we</w:t>
        </w:r>
      </w:ins>
      <w:ins w:id="382" w:author="Cristiano Cesario" w:date="2014-06-21T09:53:00Z">
        <w:r w:rsidR="00A122FD">
          <w:t xml:space="preserve"> </w:t>
        </w:r>
        <w:r w:rsidR="00A122FD" w:rsidRPr="00DD5572">
          <w:t xml:space="preserve">present </w:t>
        </w:r>
        <w:r w:rsidR="00A122FD">
          <w:t xml:space="preserve">a </w:t>
        </w:r>
        <w:commentRangeStart w:id="383"/>
        <w:r w:rsidR="00A122FD">
          <w:t xml:space="preserve">topology view </w:t>
        </w:r>
        <w:commentRangeEnd w:id="383"/>
        <w:r w:rsidR="00A122FD">
          <w:rPr>
            <w:rStyle w:val="Refdecomentrio"/>
          </w:rPr>
          <w:commentReference w:id="383"/>
        </w:r>
        <w:r w:rsidR="00A122FD">
          <w:t>showing all repositories for</w:t>
        </w:r>
        <w:r>
          <w:t xml:space="preserve"> a given system, as depicted in </w:t>
        </w:r>
      </w:ins>
      <w:ins w:id="384" w:author="Cristiano Cesario" w:date="2014-06-21T11:06:00Z">
        <w:r>
          <w:fldChar w:fldCharType="begin"/>
        </w:r>
        <w:r>
          <w:instrText xml:space="preserve"> REF _Ref391112101 \h </w:instrText>
        </w:r>
      </w:ins>
      <w:r>
        <w:fldChar w:fldCharType="separate"/>
      </w:r>
      <w:ins w:id="385" w:author="Cristiano Cesario" w:date="2014-06-23T11:21:00Z">
        <w:r w:rsidR="00C56A5A">
          <w:t xml:space="preserve">Fig. </w:t>
        </w:r>
        <w:r w:rsidR="00C56A5A">
          <w:rPr>
            <w:noProof/>
          </w:rPr>
          <w:t>5</w:t>
        </w:r>
      </w:ins>
      <w:ins w:id="386" w:author="Cristiano Cesario" w:date="2014-06-21T11:06:00Z">
        <w:r>
          <w:fldChar w:fldCharType="end"/>
        </w:r>
      </w:ins>
      <w:ins w:id="387" w:author="Cristiano Cesario" w:date="2014-06-21T09:53:00Z">
        <w:r w:rsidR="00A122FD">
          <w:fldChar w:fldCharType="begin"/>
        </w:r>
        <w:r w:rsidR="00A122FD">
          <w:instrText xml:space="preserve"> REF _Ref384929169 \h </w:instrText>
        </w:r>
      </w:ins>
      <w:ins w:id="388" w:author="Cristiano Cesario" w:date="2014-06-21T09:53:00Z">
        <w:r w:rsidR="00A122FD">
          <w:fldChar w:fldCharType="end"/>
        </w:r>
        <w:r w:rsidR="00A122FD">
          <w:t xml:space="preserve">, where each node represents a known clone of the </w:t>
        </w:r>
      </w:ins>
      <w:ins w:id="389" w:author="Cristiano Cesario" w:date="2014-06-21T11:11:00Z">
        <w:r w:rsidR="00B368CB">
          <w:t>project</w:t>
        </w:r>
      </w:ins>
      <w:ins w:id="390" w:author="Cristiano Cesario" w:date="2014-06-21T09:53:00Z">
        <w:r w:rsidR="00A122FD">
          <w:t xml:space="preserve">. </w:t>
        </w:r>
        <w:commentRangeStart w:id="391"/>
        <w:commentRangeStart w:id="392"/>
        <w:r w:rsidR="00A122FD">
          <w:t xml:space="preserve">The clone from where the topology view was </w:t>
        </w:r>
      </w:ins>
      <w:ins w:id="393" w:author="Cristiano Cesario" w:date="2014-06-21T11:08:00Z">
        <w:r>
          <w:t>requested</w:t>
        </w:r>
      </w:ins>
      <w:ins w:id="394" w:author="Cristiano Cesario" w:date="2014-06-21T09:53:00Z">
        <w:r w:rsidR="00A122FD">
          <w:t xml:space="preserve"> is</w:t>
        </w:r>
        <w:commentRangeEnd w:id="391"/>
        <w:r w:rsidR="00A122FD">
          <w:rPr>
            <w:rStyle w:val="Refdecomentrio"/>
          </w:rPr>
          <w:commentReference w:id="391"/>
        </w:r>
        <w:r w:rsidR="00A122FD">
          <w:t xml:space="preserve"> presented as a blue computer and other clones where DyeVC is running are presented as black computers. </w:t>
        </w:r>
        <w:commentRangeStart w:id="395"/>
        <w:r w:rsidR="00A122FD">
          <w:t>Servers represent central repositories that do not pull from nor push to any other clone</w:t>
        </w:r>
        <w:commentRangeEnd w:id="395"/>
        <w:r w:rsidR="00A122FD">
          <w:rPr>
            <w:rStyle w:val="Refdecomentrio"/>
          </w:rPr>
          <w:commentReference w:id="395"/>
        </w:r>
        <w:r w:rsidR="00A122FD">
          <w:t xml:space="preserve">  or clones where DyeVC is not running. The reason why the representation is the same for both kinds of nodes is that, once that DyeVC is not running at a given clone, our approach cannot infer if this clone pushes to or pulls from anyone. Thus, it will have empty push and pull lists and will be understood as a server. Finally, </w:t>
        </w:r>
        <w:commentRangeStart w:id="396"/>
        <w:r w:rsidR="00A122FD">
          <w:t>green checkmarks represent nodes</w:t>
        </w:r>
        <w:commentRangeEnd w:id="396"/>
        <w:r w:rsidR="00A122FD">
          <w:rPr>
            <w:rStyle w:val="Refdecomentrio"/>
          </w:rPr>
          <w:commentReference w:id="396"/>
        </w:r>
        <w:r w:rsidR="00A122FD">
          <w:t xml:space="preserve"> that were selected to perform any operation, like moving it around the window to get a different visualization.</w:t>
        </w:r>
      </w:ins>
    </w:p>
    <w:commentRangeEnd w:id="392"/>
    <w:p w14:paraId="3CF635E9" w14:textId="77777777" w:rsidR="00A122FD" w:rsidRDefault="00A122FD" w:rsidP="00A122FD">
      <w:pPr>
        <w:pStyle w:val="Text"/>
        <w:rPr>
          <w:ins w:id="397" w:author="Cristiano Cesario" w:date="2014-06-21T14:41:00Z"/>
          <w:lang w:eastAsia="pt-BR"/>
        </w:rPr>
      </w:pPr>
      <w:ins w:id="398" w:author="Cristiano Cesario" w:date="2014-06-21T09:53:00Z">
        <w:r>
          <w:rPr>
            <w:rStyle w:val="Refdecomentrio"/>
          </w:rPr>
          <w:commentReference w:id="392"/>
        </w:r>
        <w:r>
          <w:rPr>
            <w:lang w:eastAsia="pt-BR"/>
          </w:rPr>
          <w:t xml:space="preserve">Each edge in the graph represents a relationship between two repositories. Edges </w:t>
        </w:r>
        <w:r w:rsidRPr="002C3EFC">
          <w:t>with</w:t>
        </w:r>
        <w:r>
          <w:rPr>
            <w:lang w:eastAsia="pt-BR"/>
          </w:rPr>
          <w:t xml:space="preserve"> a continuous stroke mean that the source clone pushes to the destination clone. Edges with a dotted stroke mean that the destination clone pulls from the source clone. The edge labels show how many commits from the source clone are missing in the destination clone. If both clones are synchronized, than the edge connecting them is green, otherwise it is red.</w:t>
        </w:r>
      </w:ins>
    </w:p>
    <w:p w14:paraId="730303D9" w14:textId="77777777" w:rsidR="00DB5192" w:rsidRDefault="00DB5192" w:rsidP="00DB5192">
      <w:pPr>
        <w:pStyle w:val="Ttulo3"/>
        <w:rPr>
          <w:ins w:id="399" w:author="Cristiano Cesario" w:date="2014-06-21T14:41:00Z"/>
        </w:rPr>
      </w:pPr>
      <w:bookmarkStart w:id="400" w:name="_Ref391295186"/>
      <w:ins w:id="401" w:author="Cristiano Cesario" w:date="2014-06-21T14:41:00Z">
        <w:r>
          <w:t>Level 3: Tracked branches</w:t>
        </w:r>
        <w:bookmarkEnd w:id="400"/>
      </w:ins>
    </w:p>
    <w:p w14:paraId="55B7840E" w14:textId="59C738CE" w:rsidR="00DB5192" w:rsidRDefault="00DB5192" w:rsidP="00DB5192">
      <w:pPr>
        <w:pStyle w:val="Text"/>
        <w:rPr>
          <w:ins w:id="402" w:author="Cristiano Cesario" w:date="2014-06-21T14:41:00Z"/>
        </w:rPr>
      </w:pPr>
      <w:ins w:id="403" w:author="Cristiano Cesario" w:date="2014-06-21T14:41:00Z">
        <w:r>
          <w:t xml:space="preserve">To answer question Q3 from Section </w:t>
        </w:r>
        <w:r>
          <w:fldChar w:fldCharType="begin"/>
        </w:r>
        <w:r>
          <w:instrText xml:space="preserve"> REF _Ref391111912 \w \h </w:instrText>
        </w:r>
      </w:ins>
      <w:ins w:id="404" w:author="Cristiano Cesario" w:date="2014-06-21T14:41:00Z">
        <w:r>
          <w:fldChar w:fldCharType="separate"/>
        </w:r>
      </w:ins>
      <w:ins w:id="405" w:author="Cristiano Cesario" w:date="2014-06-23T11:21:00Z">
        <w:r w:rsidR="00C56A5A">
          <w:t>I</w:t>
        </w:r>
      </w:ins>
      <w:ins w:id="406" w:author="Cristiano Cesario" w:date="2014-06-21T14:41:00Z">
        <w:r>
          <w:fldChar w:fldCharType="end"/>
        </w:r>
        <w:r>
          <w:t xml:space="preserve">, our approach’s main screen (see </w:t>
        </w:r>
        <w:r>
          <w:fldChar w:fldCharType="begin"/>
        </w:r>
        <w:r>
          <w:instrText xml:space="preserve"> REF _Ref391124095 \h </w:instrText>
        </w:r>
      </w:ins>
      <w:ins w:id="407" w:author="Cristiano Cesario" w:date="2014-06-21T14:41:00Z">
        <w:r>
          <w:fldChar w:fldCharType="separate"/>
        </w:r>
      </w:ins>
      <w:ins w:id="408" w:author="Cristiano Cesario" w:date="2014-06-23T11:21:00Z">
        <w:r w:rsidR="00C56A5A">
          <w:t xml:space="preserve">Fig. </w:t>
        </w:r>
        <w:r w:rsidR="00C56A5A">
          <w:rPr>
            <w:noProof/>
          </w:rPr>
          <w:t>6</w:t>
        </w:r>
      </w:ins>
      <w:ins w:id="409" w:author="Cristiano Cesario" w:date="2014-06-21T14:41:00Z">
        <w:r>
          <w:fldChar w:fldCharType="end"/>
        </w:r>
        <w:r>
          <w:t>) shows Level 3 information, allowing one to depict the status of each tracked branch between registered reposito</w:t>
        </w:r>
        <w:r w:rsidR="00646B3B">
          <w:t>ries and their partners. This</w:t>
        </w:r>
        <w:r>
          <w:t xml:space="preserve"> information is complemented with that of Level 4, shown in next section.</w:t>
        </w:r>
      </w:ins>
    </w:p>
    <w:p w14:paraId="4DC001AC" w14:textId="4ADB24E8" w:rsidR="00DB5192" w:rsidRPr="002246F6" w:rsidRDefault="00DB5192" w:rsidP="00DB5192">
      <w:pPr>
        <w:pStyle w:val="Text"/>
        <w:rPr>
          <w:ins w:id="410" w:author="Cristiano Cesario" w:date="2014-06-21T14:43:00Z"/>
        </w:rPr>
      </w:pPr>
      <w:ins w:id="411" w:author="Cristiano Cesario" w:date="2014-06-21T14:43:00Z">
        <w:r w:rsidRPr="00DD5572">
          <w:t xml:space="preserve">The </w:t>
        </w:r>
        <w:r>
          <w:t xml:space="preserve">status </w:t>
        </w:r>
        <w:r w:rsidRPr="002246F6">
          <w:t>evaluation considers the existing commits in each repository</w:t>
        </w:r>
        <w:r>
          <w:t xml:space="preserve"> </w:t>
        </w:r>
        <w:r w:rsidRPr="002246F6">
          <w:t>individually.</w:t>
        </w:r>
        <w:r>
          <w:t xml:space="preserve"> </w:t>
        </w:r>
        <w:r>
          <w:fldChar w:fldCharType="begin"/>
        </w:r>
        <w:r>
          <w:instrText xml:space="preserve"> REF _Ref391124271 \h </w:instrText>
        </w:r>
      </w:ins>
      <w:ins w:id="412" w:author="Cristiano Cesario" w:date="2014-06-21T14:43:00Z">
        <w:r>
          <w:fldChar w:fldCharType="separate"/>
        </w:r>
      </w:ins>
      <w:ins w:id="413" w:author="Cristiano Cesario" w:date="2014-06-23T11:21:00Z">
        <w:r w:rsidR="00C56A5A">
          <w:t xml:space="preserve">Table </w:t>
        </w:r>
        <w:r w:rsidR="00C56A5A">
          <w:rPr>
            <w:noProof/>
          </w:rPr>
          <w:t>I</w:t>
        </w:r>
      </w:ins>
      <w:ins w:id="414" w:author="Cristiano Cesario" w:date="2014-06-21T14:43:00Z">
        <w:r>
          <w:fldChar w:fldCharType="end"/>
        </w:r>
        <w:del w:id="415" w:author="Cristiano Cesario" w:date="2014-06-21T14:28:00Z">
          <w:r w:rsidRPr="002246F6" w:rsidDel="002C07F0">
            <w:delText xml:space="preserve"> </w:delText>
          </w:r>
        </w:del>
        <w:r>
          <w:t xml:space="preserve"> shows the possible stat</w:t>
        </w:r>
      </w:ins>
      <w:ins w:id="416" w:author="Cristiano Cesario" w:date="2014-06-21T15:14:00Z">
        <w:r w:rsidR="00E00A87">
          <w:t>e</w:t>
        </w:r>
      </w:ins>
      <w:ins w:id="417" w:author="Cristiano Cesario" w:date="2014-06-21T14:43:00Z">
        <w:r>
          <w:t>s presented by DyeVC.</w:t>
        </w:r>
        <w:del w:id="418" w:author="Cristiano Cesario" w:date="2014-06-21T14:29:00Z">
          <w:r w:rsidRPr="002246F6" w:rsidDel="002C07F0">
            <w:delText xml:space="preserve">Each commit </w:delText>
          </w:r>
          <w:r w:rsidDel="002C07F0">
            <w:delText>implies</w:delText>
          </w:r>
          <w:r w:rsidRPr="002246F6" w:rsidDel="002C07F0">
            <w:delText xml:space="preserve"> a group of changes in various artifacts and is uniquely identified in the repository. Moreover,</w:delText>
          </w:r>
        </w:del>
        <w:r w:rsidRPr="002246F6">
          <w:t xml:space="preserve"> </w:t>
        </w:r>
        <w:r>
          <w:t>D</w:t>
        </w:r>
        <w:del w:id="419" w:author="Cristiano Cesario" w:date="2014-06-21T14:29:00Z">
          <w:r w:rsidRPr="002246F6" w:rsidDel="002C07F0">
            <w:delText>d</w:delText>
          </w:r>
        </w:del>
        <w:r w:rsidRPr="002246F6">
          <w:t xml:space="preserve">ue to the nature of DVCS, </w:t>
        </w:r>
        <w:del w:id="420" w:author="Cristiano Cesario" w:date="2014-06-21T14:32:00Z">
          <w:r w:rsidRPr="002246F6" w:rsidDel="002C07F0">
            <w:delText xml:space="preserve">where </w:delText>
          </w:r>
        </w:del>
        <w:r w:rsidRPr="002246F6">
          <w:t>old data is never deleted and commits are cumulative</w:t>
        </w:r>
      </w:ins>
      <w:ins w:id="421" w:author="Cristiano Cesario" w:date="2014-06-23T11:39:00Z">
        <w:r w:rsidR="00646B3B">
          <w:t>.</w:t>
        </w:r>
      </w:ins>
      <w:ins w:id="422" w:author="Cristiano Cesario" w:date="2014-06-21T14:43:00Z">
        <w:r>
          <w:t xml:space="preserve"> Thus,</w:t>
        </w:r>
        <w:del w:id="423" w:author="Cristiano Cesario" w:date="2014-06-21T14:32:00Z">
          <w:r w:rsidRPr="002246F6" w:rsidDel="002C07F0">
            <w:delText>,</w:delText>
          </w:r>
        </w:del>
        <w:r w:rsidRPr="002246F6">
          <w:t xml:space="preserve"> if a commit </w:t>
        </w:r>
        <w:r w:rsidRPr="002246F6">
          <w:lastRenderedPageBreak/>
          <w:t xml:space="preserve">N is created over a commit N – 1, the existence of commit N in a given repository implies that commit N – 1 also exists in the repository. </w:t>
        </w:r>
        <w:del w:id="424" w:author="Cristiano Cesario" w:date="2014-06-21T14:32:00Z">
          <w:r w:rsidRPr="002246F6" w:rsidDel="002C07F0">
            <w:delText>Thus</w:delText>
          </w:r>
        </w:del>
        <w:r>
          <w:t>With that said</w:t>
        </w:r>
        <w:r w:rsidRPr="002246F6">
          <w:t xml:space="preserve">, by </w:t>
        </w:r>
        <w:r>
          <w:t>checking</w:t>
        </w:r>
        <w:r w:rsidRPr="002246F6">
          <w:t xml:space="preserve"> the existence of commits in the local repository not yet replicated to the remote repository, and vice-versa, it is possible to come </w:t>
        </w:r>
        <w:r>
          <w:t>up with</w:t>
        </w:r>
        <w:r w:rsidRPr="002246F6">
          <w:t xml:space="preserve"> one of the situations presented in </w:t>
        </w:r>
        <w:r w:rsidRPr="002246F6">
          <w:fldChar w:fldCharType="begin"/>
        </w:r>
        <w:r w:rsidRPr="002246F6">
          <w:instrText xml:space="preserve"> REF _Ref381296696 \h </w:instrText>
        </w:r>
        <w:r>
          <w:instrText xml:space="preserve"> \* MERGEFORMAT </w:instrText>
        </w:r>
      </w:ins>
      <w:ins w:id="425" w:author="Cristiano Cesario" w:date="2014-06-21T14:43:00Z">
        <w:r w:rsidRPr="002246F6">
          <w:fldChar w:fldCharType="separate"/>
        </w:r>
      </w:ins>
      <w:ins w:id="426" w:author="Cristiano Cesario" w:date="2014-06-23T11:21:00Z">
        <w:r w:rsidR="00C56A5A">
          <w:t>Table II</w:t>
        </w:r>
      </w:ins>
      <w:ins w:id="427" w:author="Cristiano Cesario" w:date="2014-06-21T14:43:00Z">
        <w:r w:rsidRPr="002246F6">
          <w:fldChar w:fldCharType="end"/>
        </w:r>
        <w:r w:rsidRPr="002246F6">
          <w:t>.</w:t>
        </w:r>
      </w:ins>
    </w:p>
    <w:p w14:paraId="3FA35BFD" w14:textId="77777777" w:rsidR="00A122FD" w:rsidRDefault="00A122FD">
      <w:pPr>
        <w:pStyle w:val="PrimeiroPargrafo"/>
        <w:tabs>
          <w:tab w:val="clear" w:pos="720"/>
        </w:tabs>
        <w:jc w:val="center"/>
        <w:rPr>
          <w:ins w:id="428" w:author="Cristiano Cesario" w:date="2014-06-21T09:53:00Z"/>
        </w:rPr>
        <w:pPrChange w:id="429" w:author="Cristiano Cesario" w:date="2014-06-21T11:11:00Z">
          <w:pPr>
            <w:pStyle w:val="Text"/>
          </w:pPr>
        </w:pPrChange>
      </w:pPr>
      <w:ins w:id="430" w:author="Cristiano Cesario" w:date="2014-06-21T09:53:00Z">
        <w:r w:rsidRPr="000D6266">
          <w:rPr>
            <w:noProof/>
          </w:rPr>
          <mc:AlternateContent>
            <mc:Choice Requires="wps">
              <w:drawing>
                <wp:inline distT="0" distB="0" distL="0" distR="0" wp14:anchorId="794EE054" wp14:editId="1DA9162F">
                  <wp:extent cx="3054350" cy="2416628"/>
                  <wp:effectExtent l="0" t="0" r="12700" b="22225"/>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416628"/>
                          </a:xfrm>
                          <a:prstGeom prst="rect">
                            <a:avLst/>
                          </a:prstGeom>
                          <a:solidFill>
                            <a:srgbClr val="FFFFFF"/>
                          </a:solidFill>
                          <a:ln w="9525">
                            <a:solidFill>
                              <a:srgbClr val="000000"/>
                            </a:solidFill>
                            <a:miter lim="800000"/>
                            <a:headEnd/>
                            <a:tailEnd/>
                          </a:ln>
                        </wps:spPr>
                        <wps:txbx>
                          <w:txbxContent>
                            <w:p w14:paraId="6E6DCDB1" w14:textId="77777777" w:rsidR="0058575D" w:rsidRPr="001A05CD" w:rsidRDefault="0058575D">
                              <w:pPr>
                                <w:jc w:val="center"/>
                                <w:rPr>
                                  <w:lang w:val="pt-BR"/>
                                </w:rPr>
                                <w:pPrChange w:id="431" w:author="Cristiano Cesario" w:date="2014-06-21T11:10:00Z">
                                  <w:pPr/>
                                </w:pPrChange>
                              </w:pPr>
                              <w:r>
                                <w:rPr>
                                  <w:noProof/>
                                  <w:lang w:val="pt-BR" w:eastAsia="pt-BR"/>
                                </w:rPr>
                                <w:drawing>
                                  <wp:inline distT="0" distB="0" distL="0" distR="0" wp14:anchorId="0D145371" wp14:editId="1B4EBBBE">
                                    <wp:extent cx="2903517" cy="2345605"/>
                                    <wp:effectExtent l="0" t="0" r="0" b="0"/>
                                    <wp:docPr id="2130" name="Imagem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00" r="6224" b="20481"/>
                                            <a:stretch/>
                                          </pic:blipFill>
                                          <pic:spPr bwMode="auto">
                                            <a:xfrm>
                                              <a:off x="0" y="0"/>
                                              <a:ext cx="2924032" cy="236217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94EE054" id="_x0000_s1031" type="#_x0000_t202" style="width:240.5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">
                  <v:textbox>
                    <w:txbxContent>
                      <w:p w14:paraId="6E6DCDB1" w14:textId="77777777" w:rsidR="0058575D" w:rsidRPr="001A05CD" w:rsidRDefault="0058575D">
                        <w:pPr>
                          <w:jc w:val="center"/>
                          <w:rPr>
                            <w:lang w:val="pt-BR"/>
                          </w:rPr>
                          <w:pPrChange w:id="432" w:author="Cristiano Cesario" w:date="2014-06-21T11:10:00Z">
                            <w:pPr/>
                          </w:pPrChange>
                        </w:pPr>
                        <w:r>
                          <w:rPr>
                            <w:noProof/>
                            <w:lang w:val="pt-BR" w:eastAsia="pt-BR"/>
                          </w:rPr>
                          <w:drawing>
                            <wp:inline distT="0" distB="0" distL="0" distR="0" wp14:anchorId="0D145371" wp14:editId="1B4EBBBE">
                              <wp:extent cx="2903517" cy="2345605"/>
                              <wp:effectExtent l="0" t="0" r="0" b="0"/>
                              <wp:docPr id="2130" name="Imagem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00" r="6224" b="20481"/>
                                      <a:stretch/>
                                    </pic:blipFill>
                                    <pic:spPr bwMode="auto">
                                      <a:xfrm>
                                        <a:off x="0" y="0"/>
                                        <a:ext cx="2924032" cy="2362178"/>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ins>
    </w:p>
    <w:p w14:paraId="790CC0D7" w14:textId="01A4DCD8" w:rsidR="00A122FD" w:rsidRDefault="00A122FD" w:rsidP="00A122FD">
      <w:pPr>
        <w:pStyle w:val="Legenda"/>
        <w:rPr>
          <w:ins w:id="433" w:author="Cristiano Cesario" w:date="2014-06-21T11:50:00Z"/>
        </w:rPr>
      </w:pPr>
      <w:bookmarkStart w:id="434" w:name="_Ref391112101"/>
      <w:ins w:id="435" w:author="Cristiano Cesario" w:date="2014-06-21T09:53:00Z">
        <w:r>
          <w:t xml:space="preserve">Fig. </w:t>
        </w:r>
        <w:r>
          <w:fldChar w:fldCharType="begin"/>
        </w:r>
        <w:r>
          <w:instrText xml:space="preserve"> SEQ Fig. \* ARABIC </w:instrText>
        </w:r>
        <w:r>
          <w:fldChar w:fldCharType="separate"/>
        </w:r>
      </w:ins>
      <w:ins w:id="436" w:author="Cristiano Cesario" w:date="2014-06-23T11:21:00Z">
        <w:r w:rsidR="00C56A5A">
          <w:rPr>
            <w:noProof/>
          </w:rPr>
          <w:t>5</w:t>
        </w:r>
      </w:ins>
      <w:ins w:id="437" w:author="Cristiano Cesario" w:date="2014-06-21T09:53:00Z">
        <w:r>
          <w:rPr>
            <w:noProof/>
          </w:rPr>
          <w:fldChar w:fldCharType="end"/>
        </w:r>
        <w:bookmarkEnd w:id="434"/>
        <w:r>
          <w:t xml:space="preserve">. Topology view for a given </w:t>
        </w:r>
      </w:ins>
      <w:ins w:id="438" w:author="Cristiano Cesario" w:date="2014-06-21T11:11:00Z">
        <w:r w:rsidR="00B368CB">
          <w:t>project</w:t>
        </w:r>
      </w:ins>
    </w:p>
    <w:p w14:paraId="5199D429" w14:textId="77777777" w:rsidR="00565C1C" w:rsidRDefault="00565C1C" w:rsidP="00565C1C">
      <w:pPr>
        <w:pStyle w:val="PrimeiroPargrafo"/>
        <w:jc w:val="center"/>
        <w:rPr>
          <w:ins w:id="439" w:author="Cristiano Cesario" w:date="2014-06-21T12:01:00Z"/>
        </w:rPr>
      </w:pPr>
      <w:ins w:id="440" w:author="Cristiano Cesario" w:date="2014-06-21T12:01:00Z">
        <w:r w:rsidRPr="00883927">
          <w:rPr>
            <w:noProof/>
          </w:rPr>
          <mc:AlternateContent>
            <mc:Choice Requires="wps">
              <w:drawing>
                <wp:inline distT="0" distB="0" distL="0" distR="0" wp14:anchorId="6723D809" wp14:editId="6523BF30">
                  <wp:extent cx="3174520" cy="2648310"/>
                  <wp:effectExtent l="0" t="0" r="26035" b="19050"/>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2648310"/>
                          </a:xfrm>
                          <a:prstGeom prst="rect">
                            <a:avLst/>
                          </a:prstGeom>
                          <a:solidFill>
                            <a:srgbClr val="FFFFFF"/>
                          </a:solidFill>
                          <a:ln w="9525">
                            <a:solidFill>
                              <a:srgbClr val="000000"/>
                            </a:solidFill>
                            <a:miter lim="800000"/>
                            <a:headEnd/>
                            <a:tailEnd/>
                          </a:ln>
                        </wps:spPr>
                        <wps:txbx>
                          <w:txbxContent>
                            <w:p w14:paraId="7B7D59A4" w14:textId="77777777" w:rsidR="0058575D" w:rsidRPr="00883927" w:rsidRDefault="0058575D" w:rsidP="00565C1C">
                              <w:pPr>
                                <w:jc w:val="center"/>
                                <w:rPr>
                                  <w:lang w:val="pt-BR"/>
                                </w:rPr>
                              </w:pPr>
                              <w:r>
                                <w:rPr>
                                  <w:noProof/>
                                  <w:lang w:val="pt-BR" w:eastAsia="pt-BR"/>
                                </w:rPr>
                                <w:drawing>
                                  <wp:inline distT="0" distB="0" distL="0" distR="0" wp14:anchorId="6F5EF975" wp14:editId="2994EECC">
                                    <wp:extent cx="2950234" cy="2528772"/>
                                    <wp:effectExtent l="0" t="0" r="2540" b="5080"/>
                                    <wp:docPr id="2131" name="Imagem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723D809" id="_x0000_s1032" type="#_x0000_t202" style="width:249.95pt;height:20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">
                  <v:textbox>
                    <w:txbxContent>
                      <w:p w14:paraId="7B7D59A4" w14:textId="77777777" w:rsidR="0058575D" w:rsidRPr="00883927" w:rsidRDefault="0058575D" w:rsidP="00565C1C">
                        <w:pPr>
                          <w:jc w:val="center"/>
                          <w:rPr>
                            <w:lang w:val="pt-BR"/>
                          </w:rPr>
                        </w:pPr>
                        <w:r>
                          <w:rPr>
                            <w:noProof/>
                            <w:lang w:val="pt-BR" w:eastAsia="pt-BR"/>
                          </w:rPr>
                          <w:drawing>
                            <wp:inline distT="0" distB="0" distL="0" distR="0" wp14:anchorId="6F5EF975" wp14:editId="2994EECC">
                              <wp:extent cx="2950234" cy="2528772"/>
                              <wp:effectExtent l="0" t="0" r="2540" b="5080"/>
                              <wp:docPr id="2131" name="Imagem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v:textbox>
                  <w10:anchorlock/>
                </v:shape>
              </w:pict>
            </mc:Fallback>
          </mc:AlternateContent>
        </w:r>
      </w:ins>
    </w:p>
    <w:p w14:paraId="14283FCA" w14:textId="77777777" w:rsidR="00565C1C" w:rsidRDefault="00565C1C" w:rsidP="00565C1C">
      <w:pPr>
        <w:pStyle w:val="Legenda"/>
        <w:rPr>
          <w:ins w:id="441" w:author="Cristiano Cesario" w:date="2014-06-21T14:42:00Z"/>
        </w:rPr>
      </w:pPr>
      <w:bookmarkStart w:id="442" w:name="_Ref391124095"/>
      <w:ins w:id="443" w:author="Cristiano Cesario" w:date="2014-06-21T12:01:00Z">
        <w:r>
          <w:t xml:space="preserve">Fig. </w:t>
        </w:r>
        <w:r>
          <w:fldChar w:fldCharType="begin"/>
        </w:r>
        <w:r>
          <w:instrText xml:space="preserve"> SEQ Fig. \* ARABIC </w:instrText>
        </w:r>
        <w:r>
          <w:fldChar w:fldCharType="separate"/>
        </w:r>
      </w:ins>
      <w:ins w:id="444" w:author="Cristiano Cesario" w:date="2014-06-23T11:21:00Z">
        <w:r w:rsidR="00C56A5A">
          <w:rPr>
            <w:noProof/>
          </w:rPr>
          <w:t>6</w:t>
        </w:r>
      </w:ins>
      <w:ins w:id="445" w:author="Cristiano Cesario" w:date="2014-06-21T12:01:00Z">
        <w:r>
          <w:rPr>
            <w:noProof/>
          </w:rPr>
          <w:fldChar w:fldCharType="end"/>
        </w:r>
        <w:bookmarkEnd w:id="442"/>
        <w:r>
          <w:t>.</w:t>
        </w:r>
        <w:r w:rsidRPr="0037160C">
          <w:t xml:space="preserve"> DyeVC Main Screen </w:t>
        </w:r>
      </w:ins>
    </w:p>
    <w:p w14:paraId="63B52B67" w14:textId="5085FFB2" w:rsidR="002C07F0" w:rsidRPr="002246F6" w:rsidDel="00DB5192" w:rsidRDefault="002C07F0" w:rsidP="002C07F0">
      <w:pPr>
        <w:pStyle w:val="Text"/>
        <w:rPr>
          <w:del w:id="446" w:author="Cristiano Cesario" w:date="2014-06-21T14:43:00Z"/>
        </w:rPr>
      </w:pPr>
      <w:moveToRangeStart w:id="447" w:author="Cristiano Cesario" w:date="2014-06-21T14:27:00Z" w:name="move391124153"/>
      <w:moveTo w:id="448" w:author="Cristiano Cesario" w:date="2014-06-21T14:27:00Z">
        <w:del w:id="449" w:author="Cristiano Cesario" w:date="2014-06-21T14:43:00Z">
          <w:r w:rsidRPr="00DD5572" w:rsidDel="00DB5192">
            <w:delText xml:space="preserve">The </w:delText>
          </w:r>
          <w:r w:rsidDel="00DB5192">
            <w:delText xml:space="preserve">status </w:delText>
          </w:r>
          <w:r w:rsidRPr="002246F6" w:rsidDel="00DB5192">
            <w:delText>evaluation considers the existing commits in each repository</w:delText>
          </w:r>
          <w:r w:rsidDel="00DB5192">
            <w:delText xml:space="preserve"> </w:delText>
          </w:r>
          <w:r w:rsidRPr="002246F6" w:rsidDel="00DB5192">
            <w:delText>individually.</w:delText>
          </w:r>
        </w:del>
        <w:del w:id="450" w:author="Cristiano Cesario" w:date="2014-06-21T14:28:00Z">
          <w:r w:rsidRPr="002246F6" w:rsidDel="002C07F0">
            <w:delText xml:space="preserve"> </w:delText>
          </w:r>
        </w:del>
        <w:del w:id="451" w:author="Cristiano Cesario" w:date="2014-06-21T14:29:00Z">
          <w:r w:rsidRPr="002246F6" w:rsidDel="002C07F0">
            <w:delText xml:space="preserve">Each commit </w:delText>
          </w:r>
          <w:r w:rsidDel="002C07F0">
            <w:delText>implies</w:delText>
          </w:r>
          <w:r w:rsidRPr="002246F6" w:rsidDel="002C07F0">
            <w:delText xml:space="preserve"> a group of changes in various artifacts and is uniquely identified in the repository. Moreover,</w:delText>
          </w:r>
        </w:del>
        <w:del w:id="452" w:author="Cristiano Cesario" w:date="2014-06-21T14:43:00Z">
          <w:r w:rsidRPr="002246F6" w:rsidDel="00DB5192">
            <w:delText xml:space="preserve"> </w:delText>
          </w:r>
        </w:del>
        <w:del w:id="453" w:author="Cristiano Cesario" w:date="2014-06-21T14:29:00Z">
          <w:r w:rsidRPr="002246F6" w:rsidDel="002C07F0">
            <w:delText>d</w:delText>
          </w:r>
        </w:del>
        <w:del w:id="454" w:author="Cristiano Cesario" w:date="2014-06-21T14:43:00Z">
          <w:r w:rsidRPr="002246F6" w:rsidDel="00DB5192">
            <w:delText xml:space="preserve">ue to the nature of DVCS, </w:delText>
          </w:r>
        </w:del>
        <w:del w:id="455" w:author="Cristiano Cesario" w:date="2014-06-21T14:32:00Z">
          <w:r w:rsidRPr="002246F6" w:rsidDel="002C07F0">
            <w:delText xml:space="preserve">where </w:delText>
          </w:r>
        </w:del>
        <w:del w:id="456" w:author="Cristiano Cesario" w:date="2014-06-21T14:43:00Z">
          <w:r w:rsidRPr="002246F6" w:rsidDel="00DB5192">
            <w:delText>old data is never deleted and commits are cumulative</w:delText>
          </w:r>
        </w:del>
        <w:del w:id="457" w:author="Cristiano Cesario" w:date="2014-06-21T14:32:00Z">
          <w:r w:rsidRPr="002246F6" w:rsidDel="002C07F0">
            <w:delText>,</w:delText>
          </w:r>
        </w:del>
        <w:del w:id="458" w:author="Cristiano Cesario" w:date="2014-06-21T14:43:00Z">
          <w:r w:rsidRPr="002246F6" w:rsidDel="00DB5192">
            <w:delText xml:space="preserve"> if a commit N is created over a commit N – 1, the existence of commit N in a given repository implies that commit N – 1 also exists in the repository. </w:delText>
          </w:r>
        </w:del>
        <w:del w:id="459" w:author="Cristiano Cesario" w:date="2014-06-21T14:32:00Z">
          <w:r w:rsidRPr="002246F6" w:rsidDel="002C07F0">
            <w:delText>Thus</w:delText>
          </w:r>
        </w:del>
        <w:del w:id="460" w:author="Cristiano Cesario" w:date="2014-06-21T14:43:00Z">
          <w:r w:rsidRPr="002246F6" w:rsidDel="00DB5192">
            <w:delText xml:space="preserve">, by </w:delText>
          </w:r>
          <w:r w:rsidDel="00DB5192">
            <w:delText>checking</w:delText>
          </w:r>
          <w:r w:rsidRPr="002246F6" w:rsidDel="00DB5192">
            <w:delText xml:space="preserve"> the existence of commits in the local repository not yet replicated to the remote repository, and vice-versa, it is possible to come </w:delText>
          </w:r>
          <w:r w:rsidDel="00DB5192">
            <w:delText>up with</w:delText>
          </w:r>
          <w:r w:rsidRPr="002246F6" w:rsidDel="00DB5192">
            <w:delText xml:space="preserve"> one of the situations presented in </w:delText>
          </w:r>
          <w:r w:rsidRPr="002246F6" w:rsidDel="00DB5192">
            <w:fldChar w:fldCharType="begin"/>
          </w:r>
          <w:r w:rsidRPr="002246F6" w:rsidDel="00DB5192">
            <w:delInstrText xml:space="preserve"> REF _Ref381296696 \h </w:delInstrText>
          </w:r>
          <w:r w:rsidDel="00DB5192">
            <w:delInstrText xml:space="preserve"> \* MERGEFORMAT </w:delInstrText>
          </w:r>
        </w:del>
      </w:moveTo>
      <w:del w:id="461" w:author="Cristiano Cesario" w:date="2014-06-21T14:43:00Z"/>
      <w:moveTo w:id="462" w:author="Cristiano Cesario" w:date="2014-06-21T14:27:00Z">
        <w:del w:id="463" w:author="Cristiano Cesario" w:date="2014-06-21T14:43:00Z">
          <w:r w:rsidRPr="002246F6" w:rsidDel="00DB5192">
            <w:fldChar w:fldCharType="separate"/>
          </w:r>
          <w:r w:rsidDel="00DB5192">
            <w:delText>Table II</w:delText>
          </w:r>
          <w:r w:rsidRPr="002246F6" w:rsidDel="00DB5192">
            <w:fldChar w:fldCharType="end"/>
          </w:r>
          <w:r w:rsidRPr="002246F6" w:rsidDel="00DB5192">
            <w:delText>.</w:delText>
          </w:r>
        </w:del>
      </w:moveTo>
    </w:p>
    <w:p w14:paraId="0124EB17" w14:textId="7F8B6A31" w:rsidR="00BC3CDC" w:rsidRPr="00FB6D07" w:rsidDel="001C3703" w:rsidRDefault="00BC3CDC" w:rsidP="00A24CED">
      <w:pPr>
        <w:pStyle w:val="Text"/>
      </w:pPr>
      <w:moveFromRangeStart w:id="464" w:author="Cristiano Cesario" w:date="2014-06-21T09:33:00Z" w:name="move391106563"/>
      <w:moveToRangeEnd w:id="447"/>
      <w:commentRangeStart w:id="465"/>
      <w:moveFrom w:id="466" w:author="Cristiano Cesario" w:date="2014-06-21T09:33:00Z">
        <w:r w:rsidDel="001C3703">
          <w:t xml:space="preserve">The levels of detail defined in DyeVC </w:t>
        </w:r>
        <w:r w:rsidR="00F50C49" w:rsidDel="001C3703">
          <w:t>include</w:t>
        </w:r>
        <w:r w:rsidDel="001C3703">
          <w:t xml:space="preserve"> </w:t>
        </w:r>
        <w:r w:rsidR="00446744" w:rsidRPr="00FB6D07" w:rsidDel="001C3703">
          <w:t xml:space="preserve">presenting </w:t>
        </w:r>
        <w:r w:rsidR="00446744" w:rsidDel="001C3703">
          <w:t>the status of a given repository</w:t>
        </w:r>
        <w:r w:rsidR="00446744" w:rsidRPr="00FB6D07" w:rsidDel="001C3703">
          <w:t xml:space="preserve"> against its partners </w:t>
        </w:r>
        <w:r w:rsidR="00446744" w:rsidDel="001C3703">
          <w:t>(Level 1)</w:t>
        </w:r>
        <w:r w:rsidR="001A05CD" w:rsidDel="001C3703">
          <w:t>;</w:t>
        </w:r>
        <w:r w:rsidRPr="00FB6D07" w:rsidDel="001C3703">
          <w:t xml:space="preserve"> </w:t>
        </w:r>
        <w:r w:rsidDel="001C3703">
          <w:t>zooming into</w:t>
        </w:r>
        <w:r w:rsidRPr="00FB6D07" w:rsidDel="001C3703">
          <w:t xml:space="preserve"> the </w:t>
        </w:r>
        <w:r w:rsidDel="001C3703">
          <w:t xml:space="preserve">branches </w:t>
        </w:r>
        <w:r w:rsidR="001A05CD" w:rsidDel="001C3703">
          <w:t xml:space="preserve">of </w:t>
        </w:r>
        <w:r w:rsidDel="001C3703">
          <w:t xml:space="preserve">the repository, </w:t>
        </w:r>
        <w:r w:rsidR="003F39BF" w:rsidDel="001C3703">
          <w:t xml:space="preserve">to see </w:t>
        </w:r>
        <w:r w:rsidDel="001C3703">
          <w:t xml:space="preserve">the status of each local branch that tracks a remote branch (Level 2); and zooming into the </w:t>
        </w:r>
        <w:r w:rsidRPr="00FB6D07" w:rsidDel="001C3703">
          <w:t xml:space="preserve">commits of </w:t>
        </w:r>
        <w:r w:rsidDel="001C3703">
          <w:t>the</w:t>
        </w:r>
        <w:r w:rsidRPr="00FB6D07" w:rsidDel="001C3703">
          <w:t xml:space="preserve"> repository, </w:t>
        </w:r>
        <w:r w:rsidR="003F39BF" w:rsidDel="001C3703">
          <w:t>to see</w:t>
        </w:r>
        <w:r w:rsidR="003F39BF" w:rsidRPr="00FB6D07" w:rsidDel="001C3703">
          <w:t xml:space="preserve"> </w:t>
        </w:r>
        <w:r w:rsidRPr="00FB6D07" w:rsidDel="001C3703">
          <w:t>a visual log</w:t>
        </w:r>
        <w:r w:rsidDel="001C3703">
          <w:t xml:space="preserve"> with information about each commit (Level 3).</w:t>
        </w:r>
        <w:commentRangeEnd w:id="465"/>
        <w:r w:rsidR="003F39BF" w:rsidDel="001C3703">
          <w:rPr>
            <w:rStyle w:val="Refdecomentrio"/>
          </w:rPr>
          <w:commentReference w:id="465"/>
        </w:r>
      </w:moveFrom>
    </w:p>
    <w:moveFromRangeEnd w:id="464"/>
    <w:p w14:paraId="385C1A4A" w14:textId="69EB58EA" w:rsidR="005E775D" w:rsidDel="00DB5192" w:rsidRDefault="005E775D">
      <w:pPr>
        <w:pStyle w:val="Text"/>
        <w:rPr>
          <w:del w:id="467" w:author="Cristiano Cesario" w:date="2014-06-21T14:43:00Z"/>
        </w:rPr>
        <w:pPrChange w:id="468" w:author="Cristiano Cesario" w:date="2014-06-21T11:53:00Z">
          <w:pPr>
            <w:ind w:firstLine="202"/>
            <w:jc w:val="both"/>
          </w:pPr>
        </w:pPrChange>
      </w:pPr>
    </w:p>
    <w:p w14:paraId="427B426A" w14:textId="575D7B9D" w:rsidR="00BC3CDC" w:rsidRDefault="00A61F8E" w:rsidP="005E775D">
      <w:pPr>
        <w:pStyle w:val="TableTitle"/>
      </w:pPr>
      <w:bookmarkStart w:id="469" w:name="_Ref381296255"/>
      <w:bookmarkStart w:id="470" w:name="_Ref391124271"/>
      <w:commentRangeStart w:id="471"/>
      <w:r>
        <w:t xml:space="preserve">Table </w:t>
      </w:r>
      <w:r w:rsidR="00D256A4">
        <w:fldChar w:fldCharType="begin"/>
      </w:r>
      <w:r w:rsidR="00D256A4">
        <w:instrText xml:space="preserve"> SEQ Table \* ROMAN </w:instrText>
      </w:r>
      <w:r w:rsidR="00D256A4">
        <w:fldChar w:fldCharType="separate"/>
      </w:r>
      <w:r w:rsidR="00C56A5A">
        <w:rPr>
          <w:noProof/>
        </w:rPr>
        <w:t>I</w:t>
      </w:r>
      <w:r w:rsidR="00D256A4">
        <w:rPr>
          <w:noProof/>
        </w:rPr>
        <w:fldChar w:fldCharType="end"/>
      </w:r>
      <w:bookmarkEnd w:id="469"/>
      <w:commentRangeEnd w:id="471"/>
      <w:r w:rsidR="000C456E">
        <w:rPr>
          <w:rStyle w:val="Refdecomentrio"/>
          <w:smallCaps w:val="0"/>
        </w:rPr>
        <w:commentReference w:id="471"/>
      </w:r>
      <w:bookmarkEnd w:id="470"/>
    </w:p>
    <w:p w14:paraId="401360F4" w14:textId="3096F4B7" w:rsidR="00BC3CDC" w:rsidRPr="00DD5572" w:rsidRDefault="00BC3CDC" w:rsidP="00A61F8E">
      <w:pPr>
        <w:pStyle w:val="TableTitle"/>
      </w:pPr>
      <w:r>
        <w:t>Possible Stat</w:t>
      </w:r>
      <w:ins w:id="472" w:author="Cristiano Cesario" w:date="2014-06-21T14:30:00Z">
        <w:r w:rsidR="002C07F0">
          <w:t>e</w:t>
        </w:r>
      </w:ins>
      <w:ins w:id="473" w:author="Cristiano Cesario" w:date="2014-06-21T15:15:00Z">
        <w:r w:rsidR="00E00A87">
          <w:t>s</w:t>
        </w:r>
      </w:ins>
      <w:del w:id="474" w:author="Cristiano Cesario" w:date="2014-06-21T14:30:00Z">
        <w:r w:rsidDel="002C07F0">
          <w:delText>us</w:delText>
        </w:r>
      </w:del>
      <w:r>
        <w:t xml:space="preserve"> o</w:t>
      </w:r>
      <w:r w:rsidR="00A61F8E">
        <w:t>f a Repository</w:t>
      </w:r>
    </w:p>
    <w:tbl>
      <w:tblPr>
        <w:tblW w:w="4962" w:type="dxa"/>
        <w:tblInd w:w="108" w:type="dxa"/>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675"/>
        <w:gridCol w:w="4287"/>
      </w:tblGrid>
      <w:tr w:rsidR="00BC3CDC" w:rsidRPr="00DD5572" w14:paraId="41C6EC18" w14:textId="77777777" w:rsidTr="0032111C">
        <w:trPr>
          <w:tblHeader/>
        </w:trPr>
        <w:tc>
          <w:tcPr>
            <w:tcW w:w="675" w:type="dxa"/>
          </w:tcPr>
          <w:p w14:paraId="05863AD3" w14:textId="77777777" w:rsidR="00BC3CDC" w:rsidRPr="00BC3CDC" w:rsidRDefault="00BC3CDC" w:rsidP="00BC3CDC">
            <w:pPr>
              <w:rPr>
                <w:sz w:val="16"/>
                <w:szCs w:val="16"/>
              </w:rPr>
            </w:pPr>
            <w:r w:rsidRPr="00BC3CDC">
              <w:rPr>
                <w:sz w:val="16"/>
                <w:szCs w:val="16"/>
              </w:rPr>
              <w:t>Status</w:t>
            </w:r>
          </w:p>
        </w:tc>
        <w:tc>
          <w:tcPr>
            <w:tcW w:w="4287" w:type="dxa"/>
          </w:tcPr>
          <w:p w14:paraId="098B584B" w14:textId="77777777" w:rsidR="00BC3CDC" w:rsidRPr="00BC3CDC" w:rsidRDefault="00BC3CDC" w:rsidP="00BC3CDC">
            <w:pPr>
              <w:rPr>
                <w:sz w:val="16"/>
                <w:szCs w:val="16"/>
              </w:rPr>
            </w:pPr>
            <w:r w:rsidRPr="00BC3CDC">
              <w:rPr>
                <w:sz w:val="16"/>
                <w:szCs w:val="16"/>
              </w:rPr>
              <w:t>Description</w:t>
            </w:r>
          </w:p>
        </w:tc>
      </w:tr>
      <w:tr w:rsidR="00BC3CDC" w:rsidRPr="00DD5572" w14:paraId="15C56857" w14:textId="77777777" w:rsidTr="0032111C">
        <w:tc>
          <w:tcPr>
            <w:tcW w:w="675" w:type="dxa"/>
            <w:vAlign w:val="center"/>
          </w:tcPr>
          <w:p w14:paraId="075C2D10"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5883F01A" wp14:editId="589EFE7E">
                  <wp:extent cx="180975" cy="180975"/>
                  <wp:effectExtent l="0" t="0" r="9525" b="9525"/>
                  <wp:docPr id="8" name="Imagem 8"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6397834" w14:textId="77777777" w:rsidR="00BC3CDC" w:rsidRPr="00BC3CDC" w:rsidRDefault="00BC3CDC" w:rsidP="00BC3CDC">
            <w:pPr>
              <w:rPr>
                <w:sz w:val="16"/>
                <w:szCs w:val="16"/>
              </w:rPr>
            </w:pPr>
            <w:r w:rsidRPr="00BC3CDC">
              <w:rPr>
                <w:sz w:val="16"/>
                <w:szCs w:val="16"/>
              </w:rPr>
              <w:t>DyeVC has not analyzed the repository yet.</w:t>
            </w:r>
          </w:p>
        </w:tc>
      </w:tr>
      <w:tr w:rsidR="00BC3CDC" w:rsidRPr="00DD5572" w14:paraId="1A5F4328" w14:textId="77777777" w:rsidTr="0032111C">
        <w:tc>
          <w:tcPr>
            <w:tcW w:w="675" w:type="dxa"/>
            <w:vAlign w:val="center"/>
          </w:tcPr>
          <w:p w14:paraId="51409869"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66961AF0" wp14:editId="279449FF">
                  <wp:extent cx="180975" cy="180975"/>
                  <wp:effectExtent l="0" t="0" r="9525" b="9525"/>
                  <wp:docPr id="10" name="Imagem 1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623E6F0" w14:textId="77777777" w:rsidR="00BC3CDC" w:rsidRPr="00BC3CDC" w:rsidRDefault="00BC3CDC" w:rsidP="00BC3CDC">
            <w:pPr>
              <w:rPr>
                <w:sz w:val="16"/>
                <w:szCs w:val="16"/>
              </w:rPr>
            </w:pPr>
            <w:r w:rsidRPr="00BC3CDC">
              <w:rPr>
                <w:sz w:val="16"/>
                <w:szCs w:val="16"/>
              </w:rPr>
              <w:t>Repository is synchronized with all partners.</w:t>
            </w:r>
          </w:p>
        </w:tc>
      </w:tr>
      <w:tr w:rsidR="00BC3CDC" w:rsidRPr="00DD5572" w14:paraId="3828034F" w14:textId="77777777" w:rsidTr="0032111C">
        <w:tc>
          <w:tcPr>
            <w:tcW w:w="675" w:type="dxa"/>
            <w:vAlign w:val="center"/>
          </w:tcPr>
          <w:p w14:paraId="53A01153"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7EE7892F" wp14:editId="1386D034">
                  <wp:extent cx="180975" cy="180975"/>
                  <wp:effectExtent l="0" t="0" r="9525" b="9525"/>
                  <wp:docPr id="11" name="Imagem 1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EC5750B" w14:textId="77777777" w:rsidR="00BC3CDC" w:rsidRPr="00BC3CDC" w:rsidRDefault="00BC3CDC" w:rsidP="00BC3CDC">
            <w:pPr>
              <w:rPr>
                <w:sz w:val="16"/>
                <w:szCs w:val="16"/>
              </w:rPr>
            </w:pPr>
            <w:r w:rsidRPr="00BC3CDC">
              <w:rPr>
                <w:sz w:val="16"/>
                <w:szCs w:val="16"/>
              </w:rPr>
              <w:t>Repository has changes that were not sent yet to its partners (it is ahead its partners).</w:t>
            </w:r>
          </w:p>
        </w:tc>
      </w:tr>
      <w:tr w:rsidR="00BC3CDC" w:rsidRPr="00DD5572" w14:paraId="54D4C69F" w14:textId="77777777" w:rsidTr="0032111C">
        <w:tc>
          <w:tcPr>
            <w:tcW w:w="675" w:type="dxa"/>
            <w:vAlign w:val="center"/>
          </w:tcPr>
          <w:p w14:paraId="7213BF25"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35EE25BF" wp14:editId="0C2AD579">
                  <wp:extent cx="180975" cy="180975"/>
                  <wp:effectExtent l="0" t="0" r="9525" b="9525"/>
                  <wp:docPr id="12" name="Imagem 1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A98D949" w14:textId="77777777" w:rsidR="00BC3CDC" w:rsidRPr="00BC3CDC" w:rsidRDefault="00BC3CDC" w:rsidP="00BC3CDC">
            <w:pPr>
              <w:rPr>
                <w:sz w:val="16"/>
                <w:szCs w:val="16"/>
              </w:rPr>
            </w:pPr>
            <w:r w:rsidRPr="00BC3CDC">
              <w:rPr>
                <w:sz w:val="16"/>
                <w:szCs w:val="16"/>
              </w:rPr>
              <w:t>Partners have changes that were not sent yet to the repository (it is behind its partners).</w:t>
            </w:r>
          </w:p>
        </w:tc>
      </w:tr>
      <w:tr w:rsidR="00BC3CDC" w:rsidRPr="00DD5572" w14:paraId="7222CC89" w14:textId="77777777" w:rsidTr="0032111C">
        <w:tc>
          <w:tcPr>
            <w:tcW w:w="675" w:type="dxa"/>
            <w:vAlign w:val="center"/>
          </w:tcPr>
          <w:p w14:paraId="01D49A68"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624C4890" wp14:editId="2388B2B4">
                  <wp:extent cx="180975" cy="180975"/>
                  <wp:effectExtent l="0" t="0" r="9525" b="9525"/>
                  <wp:docPr id="13" name="Imagem 1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543436AF" w14:textId="77777777" w:rsidR="00BC3CDC" w:rsidRPr="00BC3CDC" w:rsidRDefault="00BC3CDC" w:rsidP="00BC3CDC">
            <w:pPr>
              <w:rPr>
                <w:sz w:val="16"/>
                <w:szCs w:val="16"/>
              </w:rPr>
            </w:pPr>
            <w:r w:rsidRPr="00BC3CDC">
              <w:rPr>
                <w:sz w:val="16"/>
                <w:szCs w:val="16"/>
              </w:rPr>
              <w:t>Repository is both ahead and behind its partners.</w:t>
            </w:r>
          </w:p>
        </w:tc>
      </w:tr>
      <w:tr w:rsidR="00BC3CDC" w:rsidRPr="00DD5572" w14:paraId="4630C860" w14:textId="77777777" w:rsidTr="0032111C">
        <w:tc>
          <w:tcPr>
            <w:tcW w:w="675" w:type="dxa"/>
            <w:vAlign w:val="center"/>
          </w:tcPr>
          <w:p w14:paraId="3C0DA95E"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4E3C5691" wp14:editId="7BD1D4D6">
                  <wp:extent cx="180975" cy="180975"/>
                  <wp:effectExtent l="0" t="0" r="9525" b="9525"/>
                  <wp:docPr id="14" name="Imagem 14"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3274FE4" w14:textId="77777777" w:rsidR="00BC3CDC" w:rsidRPr="00BC3CDC" w:rsidRDefault="00BC3CDC" w:rsidP="00BC3CDC">
            <w:pPr>
              <w:rPr>
                <w:sz w:val="16"/>
                <w:szCs w:val="16"/>
              </w:rPr>
            </w:pPr>
            <w:r w:rsidRPr="00BC3CDC">
              <w:rPr>
                <w:sz w:val="16"/>
                <w:szCs w:val="16"/>
              </w:rPr>
              <w:t>Invalid repository. This happens when DyeVC cannot access the repository. The reason is presented to the user.</w:t>
            </w:r>
          </w:p>
        </w:tc>
      </w:tr>
    </w:tbl>
    <w:p w14:paraId="2DCDF68A" w14:textId="77777777" w:rsidR="00DB5192" w:rsidRDefault="00DB5192" w:rsidP="00DB5192">
      <w:pPr>
        <w:pStyle w:val="Text"/>
        <w:ind w:firstLine="0"/>
        <w:rPr>
          <w:ins w:id="475" w:author="Cristiano Cesario" w:date="2014-06-21T14:43:00Z"/>
        </w:rPr>
      </w:pPr>
    </w:p>
    <w:p w14:paraId="755C0EE7" w14:textId="77777777" w:rsidR="00DB5192" w:rsidRDefault="00DB5192" w:rsidP="00DB5192">
      <w:pPr>
        <w:pStyle w:val="Text"/>
        <w:ind w:firstLine="0"/>
        <w:rPr>
          <w:ins w:id="476" w:author="Cristiano Cesario" w:date="2014-06-21T15:43:00Z"/>
        </w:rPr>
      </w:pPr>
      <w:ins w:id="477" w:author="Cristiano Cesario" w:date="2014-06-21T14:43:00Z">
        <w:r w:rsidRPr="002246F6">
          <w:t>To illustrate how this approach works, let us assume that each commit is represented by an integer number. At a givi</w:t>
        </w:r>
        <w:r>
          <w:t>ng moment, the local repositories of each</w:t>
        </w:r>
        <w:r w:rsidRPr="002246F6">
          <w:t xml:space="preserve"> developer from </w:t>
        </w:r>
        <w:r w:rsidRPr="002246F6">
          <w:fldChar w:fldCharType="begin"/>
        </w:r>
        <w:r w:rsidRPr="002246F6">
          <w:instrText xml:space="preserve"> REF _Ref359037850 \h </w:instrText>
        </w:r>
        <w:r>
          <w:instrText xml:space="preserve"> \* MERGEFORMAT </w:instrText>
        </w:r>
      </w:ins>
      <w:ins w:id="478" w:author="Cristiano Cesario" w:date="2014-06-21T14:43:00Z">
        <w:r w:rsidRPr="002246F6">
          <w:fldChar w:fldCharType="separate"/>
        </w:r>
      </w:ins>
      <w:ins w:id="479" w:author="Cristiano Cesario" w:date="2014-06-23T11:21:00Z">
        <w:r w:rsidR="00C56A5A" w:rsidRPr="006923BF">
          <w:t xml:space="preserve">Fig. </w:t>
        </w:r>
        <w:r w:rsidR="00C56A5A">
          <w:t>1</w:t>
        </w:r>
      </w:ins>
      <w:ins w:id="480" w:author="Cristiano Cesario" w:date="2014-06-21T14:43:00Z">
        <w:r w:rsidRPr="002246F6">
          <w:fldChar w:fldCharType="end"/>
        </w:r>
        <w:r w:rsidRPr="002246F6">
          <w:t xml:space="preserve"> have the commits shown in</w:t>
        </w:r>
        <w:r>
          <w:t xml:space="preserve"> </w:t>
        </w:r>
        <w:r>
          <w:fldChar w:fldCharType="begin"/>
        </w:r>
        <w:r>
          <w:instrText xml:space="preserve"> REF _Ref391105915 \h </w:instrText>
        </w:r>
      </w:ins>
      <w:ins w:id="481" w:author="Cristiano Cesario" w:date="2014-06-21T14:43:00Z">
        <w:r>
          <w:fldChar w:fldCharType="separate"/>
        </w:r>
      </w:ins>
      <w:ins w:id="482" w:author="Cristiano Cesario" w:date="2014-06-23T11:21:00Z">
        <w:r w:rsidR="00C56A5A">
          <w:t xml:space="preserve">Table </w:t>
        </w:r>
        <w:r w:rsidR="00C56A5A">
          <w:rPr>
            <w:noProof/>
          </w:rPr>
          <w:t>III</w:t>
        </w:r>
      </w:ins>
      <w:ins w:id="483" w:author="Cristiano Cesario" w:date="2014-06-21T14:43:00Z">
        <w:r>
          <w:fldChar w:fldCharType="end"/>
        </w:r>
        <w:r w:rsidRPr="002246F6">
          <w:t>.</w:t>
        </w:r>
      </w:ins>
    </w:p>
    <w:p w14:paraId="0ABA2A43" w14:textId="77777777" w:rsidR="0086752E" w:rsidRDefault="0086752E" w:rsidP="0086752E">
      <w:pPr>
        <w:pStyle w:val="Text"/>
      </w:pPr>
      <w:moveToRangeStart w:id="484" w:author="Cristiano Cesario" w:date="2014-06-21T15:43:00Z" w:name="move391128746"/>
      <w:moveTo w:id="485" w:author="Cristiano Cesario" w:date="2014-06-21T15:43:00Z">
        <w:r w:rsidRPr="00DD5572">
          <w:t>Considering just the synchronizations presented in</w:t>
        </w:r>
        <w:r>
          <w:t xml:space="preserve"> </w:t>
        </w:r>
        <w:r>
          <w:fldChar w:fldCharType="begin"/>
        </w:r>
        <w:r>
          <w:instrText xml:space="preserve"> REF _Ref359037850 \h </w:instrText>
        </w:r>
      </w:moveTo>
      <w:moveTo w:id="486" w:author="Cristiano Cesario" w:date="2014-06-21T15:43:00Z">
        <w:r>
          <w:fldChar w:fldCharType="separate"/>
        </w:r>
      </w:moveTo>
      <w:ins w:id="487" w:author="Cristiano Cesario" w:date="2014-06-23T11:21:00Z">
        <w:r w:rsidR="00C56A5A" w:rsidRPr="006923BF">
          <w:t xml:space="preserve">Fig. </w:t>
        </w:r>
        <w:r w:rsidR="00C56A5A">
          <w:rPr>
            <w:noProof/>
          </w:rPr>
          <w:t>1</w:t>
        </w:r>
      </w:ins>
      <w:moveTo w:id="488" w:author="Cristiano Cesario" w:date="2014-06-21T15:43:00Z">
        <w:del w:id="489" w:author="Cristiano Cesario" w:date="2014-06-22T15:53:00Z">
          <w:r w:rsidRPr="006923BF" w:rsidDel="007875E5">
            <w:delText xml:space="preserve">Fig. </w:delText>
          </w:r>
          <w:r w:rsidDel="007875E5">
            <w:rPr>
              <w:noProof/>
            </w:rPr>
            <w:delText>1</w:delText>
          </w:r>
        </w:del>
        <w:r>
          <w:fldChar w:fldCharType="end"/>
        </w:r>
        <w:r>
          <w:t>,</w:t>
        </w:r>
        <w:r w:rsidRPr="00DD5572">
          <w:t xml:space="preserve"> </w:t>
        </w:r>
        <w:r>
          <w:t xml:space="preserve">which </w:t>
        </w:r>
        <w:r w:rsidRPr="00DD5572">
          <w:t>depend on the direction of the arrows</w:t>
        </w:r>
        <w:r>
          <w:t xml:space="preserve"> and on the type </w:t>
        </w:r>
        <w:r>
          <w:lastRenderedPageBreak/>
          <w:t>of the lines</w:t>
        </w:r>
        <w:r w:rsidRPr="00DD5572">
          <w:t xml:space="preserve">, the perception of each developer regarding to his known partners </w:t>
        </w:r>
        <w:r>
          <w:t xml:space="preserve">is shown in </w:t>
        </w:r>
        <w:r>
          <w:fldChar w:fldCharType="begin"/>
        </w:r>
        <w:r>
          <w:instrText xml:space="preserve"> REF _Ref381297325 \h </w:instrText>
        </w:r>
      </w:moveTo>
      <w:moveTo w:id="490" w:author="Cristiano Cesario" w:date="2014-06-21T15:43:00Z">
        <w:r>
          <w:fldChar w:fldCharType="separate"/>
        </w:r>
      </w:moveTo>
      <w:ins w:id="491" w:author="Cristiano Cesario" w:date="2014-06-23T11:21:00Z">
        <w:r w:rsidR="00C56A5A">
          <w:t xml:space="preserve">Table </w:t>
        </w:r>
        <w:r w:rsidR="00C56A5A">
          <w:rPr>
            <w:noProof/>
          </w:rPr>
          <w:t>IV</w:t>
        </w:r>
      </w:ins>
      <w:moveTo w:id="492" w:author="Cristiano Cesario" w:date="2014-06-21T15:43:00Z">
        <w:r>
          <w:fldChar w:fldCharType="end"/>
        </w:r>
        <w:r w:rsidRPr="00DD5572">
          <w:t>.</w:t>
        </w:r>
        <w:r>
          <w:t xml:space="preserve"> Notice that the perceptions are not symmetric. For instance, as Gambit does not pull updates from Nightcrawler, there is no sense in giving him information regarding Nightcrawler.</w:t>
        </w:r>
      </w:moveTo>
    </w:p>
    <w:moveToRangeEnd w:id="484"/>
    <w:p w14:paraId="5D41495B" w14:textId="60F33C88" w:rsidR="00BC3CDC" w:rsidDel="002C07F0" w:rsidRDefault="00BC3CDC" w:rsidP="00BC3CDC">
      <w:pPr>
        <w:pStyle w:val="Text"/>
        <w:rPr>
          <w:del w:id="493" w:author="Cristiano Cesario" w:date="2014-06-21T14:33:00Z"/>
        </w:rPr>
      </w:pPr>
    </w:p>
    <w:p w14:paraId="460F5E9B" w14:textId="740E0FE8" w:rsidR="00BF24A3" w:rsidRPr="002246F6" w:rsidDel="002C07F0" w:rsidRDefault="00A61F8E" w:rsidP="00BF24A3">
      <w:pPr>
        <w:pStyle w:val="Text"/>
      </w:pPr>
      <w:moveFromRangeStart w:id="494" w:author="Cristiano Cesario" w:date="2014-06-21T14:27:00Z" w:name="move391124153"/>
      <w:moveFrom w:id="495" w:author="Cristiano Cesario" w:date="2014-06-21T14:27:00Z">
        <w:r w:rsidRPr="00DD5572" w:rsidDel="002C07F0">
          <w:t xml:space="preserve">The </w:t>
        </w:r>
        <w:r w:rsidR="00446744" w:rsidDel="002C07F0">
          <w:t xml:space="preserve">status </w:t>
        </w:r>
        <w:r w:rsidRPr="002246F6" w:rsidDel="002C07F0">
          <w:t>evaluation considers the existing commits in each repository</w:t>
        </w:r>
        <w:r w:rsidR="00446744" w:rsidDel="002C07F0">
          <w:t xml:space="preserve"> </w:t>
        </w:r>
        <w:r w:rsidR="00446744" w:rsidRPr="002246F6" w:rsidDel="002C07F0">
          <w:t>individually</w:t>
        </w:r>
        <w:r w:rsidRPr="002246F6" w:rsidDel="002C07F0">
          <w:t xml:space="preserve">. Each commit </w:t>
        </w:r>
        <w:r w:rsidR="0076430B" w:rsidDel="002C07F0">
          <w:t>implies</w:t>
        </w:r>
        <w:r w:rsidR="0076430B" w:rsidRPr="002246F6" w:rsidDel="002C07F0">
          <w:t xml:space="preserve"> </w:t>
        </w:r>
        <w:r w:rsidRPr="002246F6" w:rsidDel="002C07F0">
          <w:t xml:space="preserve">a group of changes in various artifacts and is uniquely identified in the repository. Moreover, due to the nature of DVCS, where old data is never deleted and commits are cumulative, if a commit N is created over a commit N – 1, the existence of commit N in a given repository implies that commit N – 1 also exists in the repository. Thus, by </w:t>
        </w:r>
        <w:r w:rsidR="0076430B" w:rsidDel="002C07F0">
          <w:t>checking</w:t>
        </w:r>
        <w:r w:rsidR="0076430B" w:rsidRPr="002246F6" w:rsidDel="002C07F0">
          <w:t xml:space="preserve"> </w:t>
        </w:r>
        <w:r w:rsidRPr="002246F6" w:rsidDel="002C07F0">
          <w:t xml:space="preserve">the existence of commits in the local repository not yet replicated to the remote repository, and vice-versa, it is possible to come </w:t>
        </w:r>
        <w:r w:rsidR="00ED7687" w:rsidDel="002C07F0">
          <w:t>up with</w:t>
        </w:r>
        <w:r w:rsidR="00ED7687" w:rsidRPr="002246F6" w:rsidDel="002C07F0">
          <w:t xml:space="preserve"> </w:t>
        </w:r>
        <w:r w:rsidRPr="002246F6" w:rsidDel="002C07F0">
          <w:t>one of the situations presented in</w:t>
        </w:r>
        <w:r w:rsidR="00243E7C" w:rsidRPr="002246F6" w:rsidDel="002C07F0">
          <w:t xml:space="preserve"> </w:t>
        </w:r>
        <w:r w:rsidR="00243E7C" w:rsidRPr="002246F6" w:rsidDel="002C07F0">
          <w:fldChar w:fldCharType="begin"/>
        </w:r>
        <w:r w:rsidR="00243E7C" w:rsidRPr="002246F6" w:rsidDel="002C07F0">
          <w:instrText xml:space="preserve"> REF _Ref381296696 \h </w:instrText>
        </w:r>
        <w:r w:rsidR="002246F6" w:rsidDel="002C07F0">
          <w:instrText xml:space="preserve"> \* MERGEFORMAT </w:instrText>
        </w:r>
      </w:moveFrom>
      <w:del w:id="496" w:author="Cristiano Cesario" w:date="2014-06-21T14:27:00Z"/>
      <w:moveFrom w:id="497" w:author="Cristiano Cesario" w:date="2014-06-21T14:27:00Z">
        <w:r w:rsidR="00243E7C" w:rsidRPr="002246F6" w:rsidDel="002C07F0">
          <w:fldChar w:fldCharType="separate"/>
        </w:r>
        <w:r w:rsidR="009144C7" w:rsidDel="002C07F0">
          <w:t>Table II</w:t>
        </w:r>
        <w:r w:rsidR="00243E7C" w:rsidRPr="002246F6" w:rsidDel="002C07F0">
          <w:fldChar w:fldCharType="end"/>
        </w:r>
        <w:r w:rsidRPr="002246F6" w:rsidDel="002C07F0">
          <w:t>.</w:t>
        </w:r>
      </w:moveFrom>
    </w:p>
    <w:moveFromRangeEnd w:id="494"/>
    <w:p w14:paraId="4402581B" w14:textId="6DEA0F82" w:rsidR="00243E7C" w:rsidRPr="00DD5572" w:rsidDel="0086752E" w:rsidRDefault="00243E7C" w:rsidP="00A61F8E">
      <w:pPr>
        <w:pStyle w:val="Text"/>
        <w:rPr>
          <w:del w:id="498" w:author="Cristiano Cesario" w:date="2014-06-21T15:43:00Z"/>
        </w:rPr>
      </w:pPr>
    </w:p>
    <w:p w14:paraId="4D155655" w14:textId="79F51B24" w:rsidR="00A61F8E" w:rsidRDefault="00A61F8E" w:rsidP="0086752E">
      <w:pPr>
        <w:pStyle w:val="TableTitle"/>
      </w:pPr>
      <w:bookmarkStart w:id="499" w:name="_Ref381296696"/>
      <w:r>
        <w:t xml:space="preserve">Table </w:t>
      </w:r>
      <w:r w:rsidR="00D256A4">
        <w:fldChar w:fldCharType="begin"/>
      </w:r>
      <w:r w:rsidR="00D256A4">
        <w:instrText xml:space="preserve"> SEQ Table \* ROMAN </w:instrText>
      </w:r>
      <w:r w:rsidR="00D256A4">
        <w:fldChar w:fldCharType="separate"/>
      </w:r>
      <w:r w:rsidR="00C56A5A">
        <w:rPr>
          <w:noProof/>
        </w:rPr>
        <w:t>II</w:t>
      </w:r>
      <w:r w:rsidR="00D256A4">
        <w:rPr>
          <w:noProof/>
        </w:rPr>
        <w:fldChar w:fldCharType="end"/>
      </w:r>
      <w:bookmarkEnd w:id="499"/>
    </w:p>
    <w:p w14:paraId="53B75232" w14:textId="20534A56" w:rsidR="00A61F8E" w:rsidRPr="00DD5572" w:rsidRDefault="00A61F8E" w:rsidP="00A61F8E">
      <w:pPr>
        <w:pStyle w:val="TableTitle"/>
      </w:pPr>
      <w:r w:rsidRPr="00DD5572">
        <w:t>Status of a local repository regard</w:t>
      </w:r>
      <w:r w:rsidR="00ED7687">
        <w:t>ing</w:t>
      </w:r>
      <w:r w:rsidRPr="00DD5572">
        <w:t xml:space="preserve"> a remote one, based on the existence of non-replicated commits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951"/>
        <w:gridCol w:w="2901"/>
      </w:tblGrid>
      <w:tr w:rsidR="00243E7C" w:rsidRPr="00A61F8E" w14:paraId="4793550B" w14:textId="77777777" w:rsidTr="00243E7C">
        <w:trPr>
          <w:tblHeader/>
          <w:jc w:val="center"/>
        </w:trPr>
        <w:tc>
          <w:tcPr>
            <w:tcW w:w="2023" w:type="pct"/>
            <w:gridSpan w:val="2"/>
            <w:tcBorders>
              <w:top w:val="double" w:sz="4" w:space="0" w:color="auto"/>
              <w:left w:val="nil"/>
              <w:bottom w:val="single" w:sz="4" w:space="0" w:color="auto"/>
              <w:right w:val="single" w:sz="4" w:space="0" w:color="auto"/>
            </w:tcBorders>
            <w:vAlign w:val="center"/>
          </w:tcPr>
          <w:p w14:paraId="6CCEB746" w14:textId="77777777" w:rsidR="00243E7C" w:rsidRDefault="00A61F8E" w:rsidP="00A61F8E">
            <w:pPr>
              <w:jc w:val="center"/>
              <w:rPr>
                <w:sz w:val="16"/>
                <w:szCs w:val="16"/>
              </w:rPr>
            </w:pPr>
            <w:r w:rsidRPr="00A61F8E">
              <w:rPr>
                <w:sz w:val="16"/>
                <w:szCs w:val="16"/>
              </w:rPr>
              <w:t xml:space="preserve">Existence of </w:t>
            </w:r>
          </w:p>
          <w:p w14:paraId="3AD93230" w14:textId="5159E6B9" w:rsidR="00A61F8E" w:rsidRPr="00A61F8E" w:rsidRDefault="00A61F8E" w:rsidP="00A61F8E">
            <w:pPr>
              <w:jc w:val="center"/>
              <w:rPr>
                <w:sz w:val="16"/>
                <w:szCs w:val="16"/>
              </w:rPr>
            </w:pPr>
            <w:r w:rsidRPr="00A61F8E">
              <w:rPr>
                <w:sz w:val="16"/>
                <w:szCs w:val="16"/>
              </w:rPr>
              <w:t>non-replicated commits</w:t>
            </w:r>
          </w:p>
        </w:tc>
        <w:tc>
          <w:tcPr>
            <w:tcW w:w="2977" w:type="pct"/>
            <w:vMerge w:val="restart"/>
            <w:tcBorders>
              <w:top w:val="double" w:sz="4" w:space="0" w:color="auto"/>
              <w:left w:val="single" w:sz="4" w:space="0" w:color="auto"/>
              <w:bottom w:val="single" w:sz="4" w:space="0" w:color="auto"/>
              <w:right w:val="nil"/>
            </w:tcBorders>
            <w:vAlign w:val="center"/>
          </w:tcPr>
          <w:p w14:paraId="3967361A" w14:textId="77777777" w:rsidR="00A61F8E" w:rsidRPr="00A61F8E" w:rsidRDefault="00A61F8E" w:rsidP="00A61F8E">
            <w:pPr>
              <w:jc w:val="center"/>
              <w:rPr>
                <w:sz w:val="16"/>
                <w:szCs w:val="16"/>
              </w:rPr>
            </w:pPr>
            <w:r w:rsidRPr="00A61F8E">
              <w:rPr>
                <w:sz w:val="16"/>
                <w:szCs w:val="16"/>
              </w:rPr>
              <w:t>Local Status</w:t>
            </w:r>
          </w:p>
        </w:tc>
      </w:tr>
      <w:tr w:rsidR="00243E7C" w:rsidRPr="00A61F8E" w14:paraId="26B22BA7" w14:textId="77777777" w:rsidTr="00243E7C">
        <w:trPr>
          <w:tblHeader/>
          <w:jc w:val="center"/>
        </w:trPr>
        <w:tc>
          <w:tcPr>
            <w:tcW w:w="1047" w:type="pct"/>
            <w:tcBorders>
              <w:top w:val="single" w:sz="4" w:space="0" w:color="auto"/>
              <w:left w:val="nil"/>
              <w:bottom w:val="single" w:sz="4" w:space="0" w:color="auto"/>
              <w:right w:val="nil"/>
            </w:tcBorders>
            <w:vAlign w:val="center"/>
          </w:tcPr>
          <w:p w14:paraId="2314C559" w14:textId="6EE3AB11" w:rsidR="00A61F8E" w:rsidRDefault="00A61F8E" w:rsidP="00A61F8E">
            <w:pPr>
              <w:jc w:val="center"/>
              <w:rPr>
                <w:sz w:val="16"/>
                <w:szCs w:val="16"/>
              </w:rPr>
            </w:pPr>
            <w:r>
              <w:rPr>
                <w:sz w:val="16"/>
                <w:szCs w:val="16"/>
              </w:rPr>
              <w:t>Local</w:t>
            </w:r>
          </w:p>
          <w:p w14:paraId="7A32596A" w14:textId="1CAC8FC9" w:rsidR="00A61F8E" w:rsidRPr="00A61F8E" w:rsidRDefault="00A61F8E" w:rsidP="00A61F8E">
            <w:pPr>
              <w:jc w:val="center"/>
              <w:rPr>
                <w:sz w:val="16"/>
                <w:szCs w:val="16"/>
              </w:rPr>
            </w:pPr>
            <w:r w:rsidRPr="00A61F8E">
              <w:rPr>
                <w:sz w:val="16"/>
                <w:szCs w:val="16"/>
              </w:rPr>
              <w:t>Repository</w:t>
            </w:r>
          </w:p>
        </w:tc>
        <w:tc>
          <w:tcPr>
            <w:tcW w:w="976" w:type="pct"/>
            <w:tcBorders>
              <w:top w:val="single" w:sz="4" w:space="0" w:color="auto"/>
              <w:left w:val="nil"/>
              <w:bottom w:val="single" w:sz="4" w:space="0" w:color="auto"/>
              <w:right w:val="single" w:sz="4" w:space="0" w:color="auto"/>
            </w:tcBorders>
            <w:vAlign w:val="center"/>
          </w:tcPr>
          <w:p w14:paraId="74F4AEBF" w14:textId="77777777" w:rsidR="00A61F8E" w:rsidRDefault="00A61F8E" w:rsidP="00A61F8E">
            <w:pPr>
              <w:jc w:val="center"/>
              <w:rPr>
                <w:sz w:val="16"/>
                <w:szCs w:val="16"/>
              </w:rPr>
            </w:pPr>
            <w:r>
              <w:rPr>
                <w:sz w:val="16"/>
                <w:szCs w:val="16"/>
              </w:rPr>
              <w:t>Remote</w:t>
            </w:r>
          </w:p>
          <w:p w14:paraId="789D3037" w14:textId="2F268CCF" w:rsidR="00A61F8E" w:rsidRPr="00A61F8E" w:rsidRDefault="00A61F8E" w:rsidP="00A61F8E">
            <w:pPr>
              <w:jc w:val="center"/>
              <w:rPr>
                <w:sz w:val="16"/>
                <w:szCs w:val="16"/>
              </w:rPr>
            </w:pPr>
            <w:r w:rsidRPr="00A61F8E">
              <w:rPr>
                <w:sz w:val="16"/>
                <w:szCs w:val="16"/>
              </w:rPr>
              <w:t>Repository</w:t>
            </w:r>
          </w:p>
        </w:tc>
        <w:tc>
          <w:tcPr>
            <w:tcW w:w="2977" w:type="pct"/>
            <w:vMerge/>
            <w:tcBorders>
              <w:top w:val="single" w:sz="4" w:space="0" w:color="auto"/>
              <w:left w:val="single" w:sz="4" w:space="0" w:color="auto"/>
              <w:bottom w:val="single" w:sz="4" w:space="0" w:color="auto"/>
              <w:right w:val="nil"/>
            </w:tcBorders>
            <w:vAlign w:val="center"/>
          </w:tcPr>
          <w:p w14:paraId="414F9FCC" w14:textId="77777777" w:rsidR="00A61F8E" w:rsidRPr="00A61F8E" w:rsidRDefault="00A61F8E" w:rsidP="00A61F8E">
            <w:pPr>
              <w:jc w:val="center"/>
              <w:rPr>
                <w:sz w:val="16"/>
                <w:szCs w:val="16"/>
              </w:rPr>
            </w:pPr>
          </w:p>
        </w:tc>
      </w:tr>
      <w:tr w:rsidR="00243E7C" w:rsidRPr="00A61F8E" w14:paraId="64EB63D9" w14:textId="77777777" w:rsidTr="00243E7C">
        <w:trPr>
          <w:trHeight w:val="279"/>
          <w:jc w:val="center"/>
        </w:trPr>
        <w:tc>
          <w:tcPr>
            <w:tcW w:w="1047" w:type="pct"/>
            <w:tcBorders>
              <w:top w:val="single" w:sz="4" w:space="0" w:color="auto"/>
              <w:left w:val="nil"/>
              <w:bottom w:val="single" w:sz="4" w:space="0" w:color="auto"/>
              <w:right w:val="nil"/>
            </w:tcBorders>
            <w:vAlign w:val="center"/>
          </w:tcPr>
          <w:p w14:paraId="1C4177A4" w14:textId="69E0D583"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6979D7B"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5181356C" w14:textId="41AAC2D6" w:rsidR="00A61F8E" w:rsidRPr="00A61F8E" w:rsidRDefault="00A61F8E" w:rsidP="000D6266">
            <w:pPr>
              <w:rPr>
                <w:sz w:val="16"/>
                <w:szCs w:val="16"/>
              </w:rPr>
            </w:pPr>
            <w:r w:rsidRPr="00A61F8E">
              <w:rPr>
                <w:noProof/>
                <w:sz w:val="16"/>
                <w:szCs w:val="16"/>
                <w:lang w:val="pt-BR" w:eastAsia="pt-BR"/>
              </w:rPr>
              <w:drawing>
                <wp:inline distT="0" distB="0" distL="0" distR="0" wp14:anchorId="7BCF7016" wp14:editId="600BFBD1">
                  <wp:extent cx="180975" cy="180975"/>
                  <wp:effectExtent l="0" t="0" r="9525" b="9525"/>
                  <wp:docPr id="1990" name="Imagem 199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and Behind (needs </w:t>
            </w:r>
            <w:del w:id="500" w:author="Cristiano Cesario" w:date="2014-06-26T17:21:00Z">
              <w:r w:rsidRPr="00D448CB" w:rsidDel="00D448CB">
                <w:rPr>
                  <w:i/>
                  <w:sz w:val="16"/>
                  <w:szCs w:val="16"/>
                  <w:rPrChange w:id="501" w:author="Cristiano Cesario" w:date="2014-06-26T17:21:00Z">
                    <w:rPr>
                      <w:sz w:val="16"/>
                      <w:szCs w:val="16"/>
                    </w:rPr>
                  </w:rPrChange>
                </w:rPr>
                <w:delText>push</w:delText>
              </w:r>
              <w:r w:rsidRPr="00A61F8E" w:rsidDel="00D448CB">
                <w:rPr>
                  <w:sz w:val="16"/>
                  <w:szCs w:val="16"/>
                </w:rPr>
                <w:delText xml:space="preserve"> </w:delText>
              </w:r>
            </w:del>
            <w:ins w:id="502" w:author="Cristiano Cesario" w:date="2014-06-26T17:21:00Z">
              <w:r w:rsidR="00D448CB">
                <w:rPr>
                  <w:i/>
                  <w:sz w:val="16"/>
                  <w:szCs w:val="16"/>
                </w:rPr>
                <w:t>pull</w:t>
              </w:r>
              <w:r w:rsidR="00D448CB" w:rsidRPr="00A61F8E">
                <w:rPr>
                  <w:sz w:val="16"/>
                  <w:szCs w:val="16"/>
                </w:rPr>
                <w:t xml:space="preserve"> </w:t>
              </w:r>
            </w:ins>
            <w:r w:rsidRPr="00A61F8E">
              <w:rPr>
                <w:sz w:val="16"/>
                <w:szCs w:val="16"/>
              </w:rPr>
              <w:t xml:space="preserve">and </w:t>
            </w:r>
            <w:del w:id="503" w:author="Cristiano Cesario" w:date="2014-06-26T17:21:00Z">
              <w:r w:rsidRPr="00A61F8E" w:rsidDel="00D448CB">
                <w:rPr>
                  <w:i/>
                  <w:sz w:val="16"/>
                  <w:szCs w:val="16"/>
                </w:rPr>
                <w:delText>pull</w:delText>
              </w:r>
            </w:del>
            <w:ins w:id="504" w:author="Cristiano Cesario" w:date="2014-06-26T17:21:00Z">
              <w:r w:rsidR="00D448CB">
                <w:rPr>
                  <w:i/>
                  <w:sz w:val="16"/>
                  <w:szCs w:val="16"/>
                </w:rPr>
                <w:t>push</w:t>
              </w:r>
            </w:ins>
            <w:r w:rsidRPr="00A61F8E">
              <w:rPr>
                <w:sz w:val="16"/>
                <w:szCs w:val="16"/>
              </w:rPr>
              <w:t>)</w:t>
            </w:r>
          </w:p>
        </w:tc>
      </w:tr>
      <w:tr w:rsidR="00243E7C" w:rsidRPr="00A61F8E" w14:paraId="2B3AD425" w14:textId="77777777" w:rsidTr="00243E7C">
        <w:trPr>
          <w:trHeight w:val="174"/>
          <w:jc w:val="center"/>
        </w:trPr>
        <w:tc>
          <w:tcPr>
            <w:tcW w:w="1047" w:type="pct"/>
            <w:tcBorders>
              <w:top w:val="single" w:sz="4" w:space="0" w:color="auto"/>
              <w:left w:val="nil"/>
              <w:bottom w:val="single" w:sz="4" w:space="0" w:color="auto"/>
              <w:right w:val="nil"/>
            </w:tcBorders>
            <w:vAlign w:val="center"/>
          </w:tcPr>
          <w:p w14:paraId="35626016" w14:textId="77777777"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A0D072F"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single" w:sz="4" w:space="0" w:color="auto"/>
              <w:right w:val="nil"/>
            </w:tcBorders>
            <w:vAlign w:val="center"/>
          </w:tcPr>
          <w:p w14:paraId="00D94BBA"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46C87CA2" wp14:editId="1462286C">
                  <wp:extent cx="180975" cy="180975"/>
                  <wp:effectExtent l="0" t="0" r="9525" b="9525"/>
                  <wp:docPr id="1991" name="Imagem 199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(needs </w:t>
            </w:r>
            <w:r w:rsidRPr="00A61F8E">
              <w:rPr>
                <w:i/>
                <w:sz w:val="16"/>
                <w:szCs w:val="16"/>
              </w:rPr>
              <w:t>push</w:t>
            </w:r>
            <w:r w:rsidRPr="00A61F8E">
              <w:rPr>
                <w:sz w:val="16"/>
                <w:szCs w:val="16"/>
              </w:rPr>
              <w:t>)</w:t>
            </w:r>
          </w:p>
        </w:tc>
      </w:tr>
      <w:tr w:rsidR="00243E7C" w:rsidRPr="00A61F8E" w14:paraId="562CAB01" w14:textId="77777777" w:rsidTr="00243E7C">
        <w:trPr>
          <w:trHeight w:val="250"/>
          <w:jc w:val="center"/>
        </w:trPr>
        <w:tc>
          <w:tcPr>
            <w:tcW w:w="1047" w:type="pct"/>
            <w:tcBorders>
              <w:top w:val="single" w:sz="4" w:space="0" w:color="auto"/>
              <w:left w:val="nil"/>
              <w:bottom w:val="single" w:sz="4" w:space="0" w:color="auto"/>
              <w:right w:val="nil"/>
            </w:tcBorders>
            <w:vAlign w:val="center"/>
          </w:tcPr>
          <w:p w14:paraId="0AE9646A"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single" w:sz="4" w:space="0" w:color="auto"/>
              <w:right w:val="single" w:sz="4" w:space="0" w:color="auto"/>
            </w:tcBorders>
            <w:vAlign w:val="center"/>
          </w:tcPr>
          <w:p w14:paraId="36BDF4BD"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3062B7A9"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14B57B59" wp14:editId="1149BD15">
                  <wp:extent cx="180975" cy="180975"/>
                  <wp:effectExtent l="0" t="0" r="9525" b="9525"/>
                  <wp:docPr id="1992" name="Imagem 199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Behind (needs </w:t>
            </w:r>
            <w:r w:rsidRPr="00A61F8E">
              <w:rPr>
                <w:i/>
                <w:sz w:val="16"/>
                <w:szCs w:val="16"/>
              </w:rPr>
              <w:t>pull</w:t>
            </w:r>
            <w:r w:rsidRPr="00A61F8E">
              <w:rPr>
                <w:sz w:val="16"/>
                <w:szCs w:val="16"/>
              </w:rPr>
              <w:t>)</w:t>
            </w:r>
          </w:p>
        </w:tc>
      </w:tr>
      <w:tr w:rsidR="00243E7C" w:rsidRPr="00A61F8E" w14:paraId="2D38EC56" w14:textId="77777777" w:rsidTr="00243E7C">
        <w:trPr>
          <w:trHeight w:val="47"/>
          <w:jc w:val="center"/>
        </w:trPr>
        <w:tc>
          <w:tcPr>
            <w:tcW w:w="1047" w:type="pct"/>
            <w:tcBorders>
              <w:top w:val="single" w:sz="4" w:space="0" w:color="auto"/>
              <w:left w:val="nil"/>
              <w:bottom w:val="double" w:sz="4" w:space="0" w:color="auto"/>
              <w:right w:val="nil"/>
            </w:tcBorders>
            <w:vAlign w:val="center"/>
          </w:tcPr>
          <w:p w14:paraId="0AA932B0"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double" w:sz="4" w:space="0" w:color="auto"/>
              <w:right w:val="single" w:sz="4" w:space="0" w:color="auto"/>
            </w:tcBorders>
            <w:vAlign w:val="center"/>
          </w:tcPr>
          <w:p w14:paraId="180A3DF1"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double" w:sz="4" w:space="0" w:color="auto"/>
              <w:right w:val="nil"/>
            </w:tcBorders>
            <w:vAlign w:val="center"/>
          </w:tcPr>
          <w:p w14:paraId="5BF6FC46"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54E78780" wp14:editId="51460E2B">
                  <wp:extent cx="180975" cy="180975"/>
                  <wp:effectExtent l="0" t="0" r="9525" b="9525"/>
                  <wp:docPr id="1993" name="Imagem 1993"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Synchronized</w:t>
            </w:r>
          </w:p>
        </w:tc>
      </w:tr>
    </w:tbl>
    <w:p w14:paraId="287C2483" w14:textId="33224597" w:rsidR="001B36B1" w:rsidRPr="00E857A2" w:rsidDel="0086752E" w:rsidRDefault="001B36B1" w:rsidP="001B36B1">
      <w:pPr>
        <w:rPr>
          <w:del w:id="505" w:author="Cristiano Cesario" w:date="2014-06-21T15:43:00Z"/>
        </w:rPr>
      </w:pPr>
    </w:p>
    <w:p w14:paraId="583969D5" w14:textId="6C3A28F3" w:rsidR="00265954" w:rsidRPr="00265954" w:rsidDel="00F54817" w:rsidRDefault="00243E7C">
      <w:pPr>
        <w:pStyle w:val="Text"/>
        <w:ind w:firstLine="0"/>
        <w:rPr>
          <w:del w:id="506" w:author="Cristiano Cesario" w:date="2014-06-21T09:22:00Z"/>
        </w:rPr>
        <w:pPrChange w:id="507" w:author="Cristiano Cesario" w:date="2014-06-21T14:43:00Z">
          <w:pPr>
            <w:pStyle w:val="Text"/>
          </w:pPr>
        </w:pPrChange>
      </w:pPr>
      <w:del w:id="508" w:author="Cristiano Cesario" w:date="2014-06-21T14:43:00Z">
        <w:r w:rsidRPr="002246F6" w:rsidDel="00DB5192">
          <w:delText>To illustrate how this approach works, let us assume that each commit is represented by an integer number. At a givi</w:delText>
        </w:r>
        <w:r w:rsidR="006E17F3" w:rsidDel="00DB5192">
          <w:delText>ng moment, the local repositories of each</w:delText>
        </w:r>
        <w:r w:rsidRPr="002246F6" w:rsidDel="00DB5192">
          <w:delText xml:space="preserve"> developer from </w:delText>
        </w:r>
        <w:r w:rsidRPr="002246F6" w:rsidDel="00DB5192">
          <w:fldChar w:fldCharType="begin"/>
        </w:r>
        <w:r w:rsidRPr="002246F6" w:rsidDel="00DB5192">
          <w:delInstrText xml:space="preserve"> REF _Ref359037850 \h </w:delInstrText>
        </w:r>
        <w:r w:rsidR="002246F6" w:rsidDel="00DB5192">
          <w:delInstrText xml:space="preserve"> \* MERGEFORMAT </w:delInstrText>
        </w:r>
        <w:r w:rsidRPr="002246F6" w:rsidDel="00DB5192">
          <w:fldChar w:fldCharType="separate"/>
        </w:r>
      </w:del>
      <w:del w:id="509" w:author="Cristiano Cesario" w:date="2014-06-21T09:25:00Z">
        <w:r w:rsidR="00265954" w:rsidRPr="006923BF" w:rsidDel="009000A0">
          <w:delText xml:space="preserve">Fig. </w:delText>
        </w:r>
        <w:r w:rsidR="00265954" w:rsidDel="009000A0">
          <w:delText>1</w:delText>
        </w:r>
      </w:del>
      <w:del w:id="510" w:author="Cristiano Cesario" w:date="2014-06-21T14:43:00Z">
        <w:r w:rsidRPr="002246F6" w:rsidDel="00DB5192">
          <w:fldChar w:fldCharType="end"/>
        </w:r>
        <w:r w:rsidRPr="002246F6" w:rsidDel="00DB5192">
          <w:delText xml:space="preserve"> have the commits shown in</w:delText>
        </w:r>
      </w:del>
      <w:del w:id="511" w:author="Cristiano Cesario" w:date="2014-06-21T09:22:00Z">
        <w:r w:rsidRPr="002246F6" w:rsidDel="00F54817">
          <w:delText xml:space="preserve"> </w:delText>
        </w:r>
        <w:r w:rsidRPr="002246F6" w:rsidDel="00F54817">
          <w:fldChar w:fldCharType="begin"/>
        </w:r>
        <w:r w:rsidRPr="002246F6" w:rsidDel="00F54817">
          <w:delInstrText xml:space="preserve"> REF _Ref381296976 \h </w:delInstrText>
        </w:r>
        <w:r w:rsidR="002246F6" w:rsidDel="00F54817">
          <w:delInstrText xml:space="preserve"> \* MERGEFORMAT </w:delInstrText>
        </w:r>
        <w:r w:rsidRPr="002246F6" w:rsidDel="00F54817">
          <w:fldChar w:fldCharType="separate"/>
        </w:r>
        <w:r w:rsidR="00265954" w:rsidDel="00F54817">
          <w:br w:type="page"/>
        </w:r>
      </w:del>
    </w:p>
    <w:p w14:paraId="67F7A875" w14:textId="3618ED80" w:rsidR="00243E7C" w:rsidRPr="002246F6" w:rsidDel="00DB5192" w:rsidRDefault="00265954">
      <w:pPr>
        <w:pStyle w:val="Text"/>
        <w:ind w:firstLine="0"/>
        <w:rPr>
          <w:del w:id="512" w:author="Cristiano Cesario" w:date="2014-06-21T14:43:00Z"/>
        </w:rPr>
        <w:pPrChange w:id="513" w:author="Cristiano Cesario" w:date="2014-06-21T14:43:00Z">
          <w:pPr>
            <w:pStyle w:val="Text"/>
          </w:pPr>
        </w:pPrChange>
      </w:pPr>
      <w:del w:id="514" w:author="Cristiano Cesario" w:date="2014-06-21T09:22:00Z">
        <w:r w:rsidDel="00F54817">
          <w:delText xml:space="preserve">Table </w:delText>
        </w:r>
        <w:r w:rsidDel="00F54817">
          <w:rPr>
            <w:noProof/>
          </w:rPr>
          <w:delText>III</w:delText>
        </w:r>
        <w:r w:rsidR="00243E7C" w:rsidRPr="002246F6" w:rsidDel="00F54817">
          <w:fldChar w:fldCharType="end"/>
        </w:r>
      </w:del>
      <w:del w:id="515" w:author="Cristiano Cesario" w:date="2014-06-21T14:43:00Z">
        <w:r w:rsidR="00243E7C" w:rsidRPr="002246F6" w:rsidDel="00DB5192">
          <w:delText>.</w:delText>
        </w:r>
      </w:del>
    </w:p>
    <w:p w14:paraId="400F7CEC" w14:textId="73A2AE65" w:rsidR="00243E7C" w:rsidRPr="002246F6" w:rsidDel="00F54817" w:rsidRDefault="00243E7C" w:rsidP="002246F6">
      <w:pPr>
        <w:pStyle w:val="Text"/>
        <w:rPr>
          <w:del w:id="516" w:author="Cristiano Cesario" w:date="2014-06-21T09:22:00Z"/>
        </w:rPr>
      </w:pPr>
    </w:p>
    <w:p w14:paraId="27A0DBEB" w14:textId="38485E56" w:rsidR="001A0A38" w:rsidRDefault="001A0A38">
      <w:pPr>
        <w:rPr>
          <w:smallCaps/>
          <w:sz w:val="16"/>
          <w:szCs w:val="16"/>
        </w:rPr>
      </w:pPr>
      <w:bookmarkStart w:id="517" w:name="_Ref381296976"/>
      <w:del w:id="518" w:author="Cristiano Cesario" w:date="2014-06-21T09:22:00Z">
        <w:r w:rsidDel="00F54817">
          <w:br w:type="page"/>
        </w:r>
      </w:del>
    </w:p>
    <w:p w14:paraId="60D8E358" w14:textId="3A5278D0" w:rsidR="00243E7C" w:rsidRDefault="00243E7C" w:rsidP="00243E7C">
      <w:pPr>
        <w:pStyle w:val="TableTitle"/>
        <w:rPr>
          <w:ins w:id="519" w:author="Cristiano Cesario" w:date="2014-06-23T11:20:00Z"/>
          <w:noProof/>
        </w:rPr>
      </w:pPr>
      <w:bookmarkStart w:id="520" w:name="_Ref391105915"/>
      <w:r>
        <w:t xml:space="preserve">Table </w:t>
      </w:r>
      <w:r w:rsidR="00D256A4">
        <w:fldChar w:fldCharType="begin"/>
      </w:r>
      <w:r w:rsidR="00D256A4">
        <w:instrText xml:space="preserve"> SEQ Table \* ROMAN </w:instrText>
      </w:r>
      <w:r w:rsidR="00D256A4">
        <w:fldChar w:fldCharType="separate"/>
      </w:r>
      <w:r w:rsidR="00C56A5A">
        <w:rPr>
          <w:noProof/>
        </w:rPr>
        <w:t>III</w:t>
      </w:r>
      <w:r w:rsidR="00D256A4">
        <w:rPr>
          <w:noProof/>
        </w:rPr>
        <w:fldChar w:fldCharType="end"/>
      </w:r>
      <w:bookmarkEnd w:id="517"/>
      <w:bookmarkEnd w:id="520"/>
    </w:p>
    <w:p w14:paraId="11D6F45B" w14:textId="6A2B6B7E" w:rsidR="00C56A5A" w:rsidRPr="00C56A5A" w:rsidDel="00C56A5A" w:rsidRDefault="00C56A5A">
      <w:pPr>
        <w:pStyle w:val="Legenda"/>
        <w:rPr>
          <w:del w:id="521" w:author="Cristiano Cesario" w:date="2014-06-23T11:21:00Z"/>
          <w:rPrChange w:id="522" w:author="Cristiano Cesario" w:date="2014-06-23T11:21:00Z">
            <w:rPr>
              <w:del w:id="523" w:author="Cristiano Cesario" w:date="2014-06-23T11:21:00Z"/>
            </w:rPr>
          </w:rPrChange>
        </w:rPr>
        <w:pPrChange w:id="524" w:author="Cristiano Cesario" w:date="2014-06-23T11:21:00Z">
          <w:pPr>
            <w:pStyle w:val="TableTitle"/>
          </w:pPr>
        </w:pPrChange>
      </w:pPr>
    </w:p>
    <w:p w14:paraId="4C6912C1" w14:textId="7B968094" w:rsidR="00243E7C" w:rsidRPr="00DD5572" w:rsidRDefault="00243E7C" w:rsidP="00243E7C">
      <w:pPr>
        <w:pStyle w:val="TableTitle"/>
      </w:pPr>
      <w:r w:rsidRPr="00DD5572">
        <w:t>Existing commits in each repository</w:t>
      </w:r>
    </w:p>
    <w:tbl>
      <w:tblPr>
        <w:tblW w:w="0" w:type="auto"/>
        <w:jc w:val="center"/>
        <w:tblBorders>
          <w:top w:val="double" w:sz="4" w:space="0" w:color="auto"/>
          <w:bottom w:val="double" w:sz="4" w:space="0" w:color="auto"/>
          <w:insideH w:val="single" w:sz="4" w:space="0" w:color="auto"/>
        </w:tblBorders>
        <w:tblLook w:val="04A0" w:firstRow="1" w:lastRow="0" w:firstColumn="1" w:lastColumn="0" w:noHBand="0" w:noVBand="1"/>
      </w:tblPr>
      <w:tblGrid>
        <w:gridCol w:w="919"/>
        <w:gridCol w:w="892"/>
        <w:gridCol w:w="696"/>
        <w:gridCol w:w="634"/>
        <w:gridCol w:w="1061"/>
        <w:gridCol w:w="572"/>
      </w:tblGrid>
      <w:tr w:rsidR="00243E7C" w:rsidRPr="00DD5572" w14:paraId="05D2E417" w14:textId="77777777" w:rsidTr="00243E7C">
        <w:trPr>
          <w:tblHeader/>
          <w:jc w:val="center"/>
        </w:trPr>
        <w:tc>
          <w:tcPr>
            <w:tcW w:w="0" w:type="auto"/>
            <w:vAlign w:val="center"/>
          </w:tcPr>
          <w:p w14:paraId="76015EA3" w14:textId="77777777" w:rsidR="00243E7C" w:rsidRPr="00243E7C" w:rsidRDefault="00243E7C" w:rsidP="00243E7C">
            <w:pPr>
              <w:rPr>
                <w:sz w:val="16"/>
                <w:szCs w:val="16"/>
              </w:rPr>
            </w:pPr>
            <w:r w:rsidRPr="00243E7C">
              <w:rPr>
                <w:sz w:val="16"/>
                <w:szCs w:val="16"/>
              </w:rPr>
              <w:t>Repository</w:t>
            </w:r>
          </w:p>
        </w:tc>
        <w:tc>
          <w:tcPr>
            <w:tcW w:w="0" w:type="auto"/>
            <w:vAlign w:val="center"/>
          </w:tcPr>
          <w:p w14:paraId="2D987BF7" w14:textId="77777777" w:rsidR="00243E7C" w:rsidRPr="00243E7C" w:rsidRDefault="00243E7C" w:rsidP="00243E7C">
            <w:pPr>
              <w:rPr>
                <w:sz w:val="16"/>
                <w:szCs w:val="16"/>
              </w:rPr>
            </w:pPr>
            <w:r w:rsidRPr="00243E7C">
              <w:rPr>
                <w:sz w:val="16"/>
                <w:szCs w:val="16"/>
              </w:rPr>
              <w:t>Wolverine</w:t>
            </w:r>
          </w:p>
        </w:tc>
        <w:tc>
          <w:tcPr>
            <w:tcW w:w="0" w:type="auto"/>
            <w:vAlign w:val="center"/>
          </w:tcPr>
          <w:p w14:paraId="4DD88A2C" w14:textId="77777777" w:rsidR="00243E7C" w:rsidRPr="00243E7C" w:rsidRDefault="00243E7C" w:rsidP="00243E7C">
            <w:pPr>
              <w:rPr>
                <w:sz w:val="16"/>
                <w:szCs w:val="16"/>
              </w:rPr>
            </w:pPr>
            <w:r w:rsidRPr="00243E7C">
              <w:rPr>
                <w:sz w:val="16"/>
                <w:szCs w:val="16"/>
              </w:rPr>
              <w:t>Gambit</w:t>
            </w:r>
          </w:p>
        </w:tc>
        <w:tc>
          <w:tcPr>
            <w:tcW w:w="0" w:type="auto"/>
            <w:vAlign w:val="center"/>
          </w:tcPr>
          <w:p w14:paraId="073992DA" w14:textId="77777777" w:rsidR="00243E7C" w:rsidRPr="00243E7C" w:rsidRDefault="00243E7C" w:rsidP="00243E7C">
            <w:pPr>
              <w:rPr>
                <w:sz w:val="16"/>
                <w:szCs w:val="16"/>
              </w:rPr>
            </w:pPr>
            <w:r w:rsidRPr="00243E7C">
              <w:rPr>
                <w:sz w:val="16"/>
                <w:szCs w:val="16"/>
              </w:rPr>
              <w:t>Rogue</w:t>
            </w:r>
          </w:p>
        </w:tc>
        <w:tc>
          <w:tcPr>
            <w:tcW w:w="0" w:type="auto"/>
            <w:vAlign w:val="center"/>
          </w:tcPr>
          <w:p w14:paraId="46C37901" w14:textId="77777777" w:rsidR="00243E7C" w:rsidRPr="00243E7C" w:rsidRDefault="00243E7C" w:rsidP="00243E7C">
            <w:pPr>
              <w:rPr>
                <w:sz w:val="16"/>
                <w:szCs w:val="16"/>
              </w:rPr>
            </w:pPr>
            <w:r w:rsidRPr="00243E7C">
              <w:rPr>
                <w:sz w:val="16"/>
                <w:szCs w:val="16"/>
              </w:rPr>
              <w:t>Nightcrawler</w:t>
            </w:r>
          </w:p>
        </w:tc>
        <w:tc>
          <w:tcPr>
            <w:tcW w:w="0" w:type="auto"/>
            <w:vAlign w:val="center"/>
          </w:tcPr>
          <w:p w14:paraId="540603F6" w14:textId="77777777" w:rsidR="00243E7C" w:rsidRPr="00243E7C" w:rsidRDefault="00243E7C" w:rsidP="00243E7C">
            <w:pPr>
              <w:rPr>
                <w:sz w:val="16"/>
                <w:szCs w:val="16"/>
              </w:rPr>
            </w:pPr>
            <w:r w:rsidRPr="00243E7C">
              <w:rPr>
                <w:sz w:val="16"/>
                <w:szCs w:val="16"/>
              </w:rPr>
              <w:t>Beast</w:t>
            </w:r>
          </w:p>
        </w:tc>
      </w:tr>
      <w:tr w:rsidR="00243E7C" w:rsidRPr="00DD5572" w14:paraId="4AB2E8E6" w14:textId="77777777" w:rsidTr="00243E7C">
        <w:trPr>
          <w:jc w:val="center"/>
        </w:trPr>
        <w:tc>
          <w:tcPr>
            <w:tcW w:w="0" w:type="auto"/>
            <w:vAlign w:val="center"/>
          </w:tcPr>
          <w:p w14:paraId="0684F32B" w14:textId="77777777" w:rsidR="00243E7C" w:rsidRPr="00243E7C" w:rsidRDefault="00243E7C" w:rsidP="00243E7C">
            <w:pPr>
              <w:jc w:val="center"/>
              <w:rPr>
                <w:i/>
                <w:sz w:val="16"/>
                <w:szCs w:val="16"/>
              </w:rPr>
            </w:pPr>
            <w:r w:rsidRPr="00243E7C">
              <w:rPr>
                <w:i/>
                <w:sz w:val="16"/>
                <w:szCs w:val="16"/>
              </w:rPr>
              <w:t>Commits</w:t>
            </w:r>
          </w:p>
        </w:tc>
        <w:tc>
          <w:tcPr>
            <w:tcW w:w="0" w:type="auto"/>
            <w:vAlign w:val="center"/>
          </w:tcPr>
          <w:p w14:paraId="35715D90" w14:textId="77777777" w:rsidR="00243E7C" w:rsidRPr="00243E7C" w:rsidRDefault="00243E7C" w:rsidP="00243E7C">
            <w:pPr>
              <w:jc w:val="center"/>
              <w:rPr>
                <w:sz w:val="16"/>
                <w:szCs w:val="16"/>
              </w:rPr>
            </w:pPr>
            <w:r w:rsidRPr="00243E7C">
              <w:rPr>
                <w:sz w:val="16"/>
                <w:szCs w:val="16"/>
              </w:rPr>
              <w:t>10</w:t>
            </w:r>
          </w:p>
          <w:p w14:paraId="591F25D8"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1AFBA2B7" w14:textId="77777777" w:rsidR="00243E7C" w:rsidRPr="00243E7C" w:rsidRDefault="00243E7C" w:rsidP="00243E7C">
            <w:pPr>
              <w:jc w:val="center"/>
              <w:rPr>
                <w:i/>
                <w:sz w:val="16"/>
                <w:szCs w:val="16"/>
              </w:rPr>
            </w:pPr>
            <w:r w:rsidRPr="00243E7C">
              <w:rPr>
                <w:sz w:val="16"/>
                <w:szCs w:val="16"/>
              </w:rPr>
              <w:t>10</w:t>
            </w:r>
          </w:p>
          <w:p w14:paraId="429E18C0"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46286886" w14:textId="77777777" w:rsidR="00243E7C" w:rsidRPr="00243E7C" w:rsidRDefault="00243E7C" w:rsidP="00243E7C">
            <w:pPr>
              <w:jc w:val="center"/>
              <w:rPr>
                <w:sz w:val="16"/>
                <w:szCs w:val="16"/>
              </w:rPr>
            </w:pPr>
            <w:r w:rsidRPr="00243E7C">
              <w:rPr>
                <w:sz w:val="16"/>
                <w:szCs w:val="16"/>
              </w:rPr>
              <w:t>10</w:t>
            </w:r>
          </w:p>
          <w:p w14:paraId="173EB04D" w14:textId="77777777" w:rsidR="00243E7C" w:rsidRPr="00243E7C" w:rsidRDefault="00243E7C" w:rsidP="00243E7C">
            <w:pPr>
              <w:jc w:val="center"/>
              <w:rPr>
                <w:sz w:val="16"/>
                <w:szCs w:val="16"/>
              </w:rPr>
            </w:pPr>
            <w:r w:rsidRPr="00243E7C">
              <w:rPr>
                <w:sz w:val="16"/>
                <w:szCs w:val="16"/>
              </w:rPr>
              <w:t>12</w:t>
            </w:r>
          </w:p>
        </w:tc>
        <w:tc>
          <w:tcPr>
            <w:tcW w:w="0" w:type="auto"/>
            <w:vAlign w:val="center"/>
          </w:tcPr>
          <w:p w14:paraId="5AFE48B9" w14:textId="77777777" w:rsidR="00243E7C" w:rsidRPr="00243E7C" w:rsidRDefault="00243E7C" w:rsidP="00243E7C">
            <w:pPr>
              <w:jc w:val="center"/>
              <w:rPr>
                <w:sz w:val="16"/>
                <w:szCs w:val="16"/>
              </w:rPr>
            </w:pPr>
            <w:r w:rsidRPr="00243E7C">
              <w:rPr>
                <w:sz w:val="16"/>
                <w:szCs w:val="16"/>
              </w:rPr>
              <w:t>10</w:t>
            </w:r>
          </w:p>
          <w:p w14:paraId="6838B75F" w14:textId="77777777" w:rsidR="00243E7C" w:rsidRPr="00243E7C" w:rsidRDefault="00243E7C" w:rsidP="00243E7C">
            <w:pPr>
              <w:jc w:val="center"/>
              <w:rPr>
                <w:sz w:val="16"/>
                <w:szCs w:val="16"/>
              </w:rPr>
            </w:pPr>
            <w:r w:rsidRPr="00243E7C">
              <w:rPr>
                <w:sz w:val="16"/>
                <w:szCs w:val="16"/>
              </w:rPr>
              <w:t>11</w:t>
            </w:r>
          </w:p>
          <w:p w14:paraId="62DFB35E" w14:textId="77777777" w:rsidR="00243E7C" w:rsidRPr="00243E7C" w:rsidRDefault="00243E7C" w:rsidP="00243E7C">
            <w:pPr>
              <w:jc w:val="center"/>
              <w:rPr>
                <w:sz w:val="16"/>
                <w:szCs w:val="16"/>
              </w:rPr>
            </w:pPr>
            <w:r w:rsidRPr="00243E7C">
              <w:rPr>
                <w:sz w:val="16"/>
                <w:szCs w:val="16"/>
              </w:rPr>
              <w:t>13</w:t>
            </w:r>
          </w:p>
        </w:tc>
        <w:tc>
          <w:tcPr>
            <w:tcW w:w="0" w:type="auto"/>
            <w:vAlign w:val="center"/>
          </w:tcPr>
          <w:p w14:paraId="3AF100A7" w14:textId="77777777" w:rsidR="00243E7C" w:rsidRPr="00243E7C" w:rsidRDefault="00243E7C" w:rsidP="00243E7C">
            <w:pPr>
              <w:jc w:val="center"/>
              <w:rPr>
                <w:sz w:val="16"/>
                <w:szCs w:val="16"/>
              </w:rPr>
            </w:pPr>
            <w:r w:rsidRPr="00243E7C">
              <w:rPr>
                <w:sz w:val="16"/>
                <w:szCs w:val="16"/>
              </w:rPr>
              <w:t>10</w:t>
            </w:r>
          </w:p>
        </w:tc>
      </w:tr>
    </w:tbl>
    <w:p w14:paraId="55F6AA39" w14:textId="6E8549D0" w:rsidR="00243E7C" w:rsidDel="0086752E" w:rsidRDefault="00243E7C" w:rsidP="00243E7C">
      <w:pPr>
        <w:rPr>
          <w:del w:id="525" w:author="Cristiano Cesario" w:date="2014-06-21T15:43:00Z"/>
        </w:rPr>
      </w:pPr>
    </w:p>
    <w:p w14:paraId="4C9D9E6A" w14:textId="627DAF47" w:rsidR="00243E7C" w:rsidDel="0086752E" w:rsidRDefault="00243E7C" w:rsidP="00243E7C">
      <w:pPr>
        <w:pStyle w:val="Text"/>
      </w:pPr>
      <w:moveFromRangeStart w:id="526" w:author="Cristiano Cesario" w:date="2014-06-21T15:43:00Z" w:name="move391128746"/>
      <w:moveFrom w:id="527" w:author="Cristiano Cesario" w:date="2014-06-21T15:43:00Z">
        <w:r w:rsidRPr="00DD5572" w:rsidDel="0086752E">
          <w:t>Considering just the synchronizations presented in</w:t>
        </w:r>
        <w:r w:rsidDel="0086752E">
          <w:t xml:space="preserve"> </w:t>
        </w:r>
        <w:r w:rsidDel="0086752E">
          <w:fldChar w:fldCharType="begin"/>
        </w:r>
        <w:r w:rsidDel="0086752E">
          <w:instrText xml:space="preserve"> REF _Ref359037850 \h </w:instrText>
        </w:r>
      </w:moveFrom>
      <w:del w:id="528" w:author="Cristiano Cesario" w:date="2014-06-21T15:43:00Z"/>
      <w:moveFrom w:id="529" w:author="Cristiano Cesario" w:date="2014-06-21T15:43:00Z">
        <w:r w:rsidDel="0086752E">
          <w:fldChar w:fldCharType="separate"/>
        </w:r>
        <w:r w:rsidR="00265954" w:rsidRPr="006923BF" w:rsidDel="009000A0">
          <w:t xml:space="preserve">Fig. </w:t>
        </w:r>
        <w:r w:rsidR="00265954" w:rsidDel="009000A0">
          <w:rPr>
            <w:noProof/>
          </w:rPr>
          <w:t>1</w:t>
        </w:r>
        <w:r w:rsidDel="0086752E">
          <w:fldChar w:fldCharType="end"/>
        </w:r>
        <w:r w:rsidDel="0086752E">
          <w:t>,</w:t>
        </w:r>
        <w:r w:rsidRPr="00DD5572" w:rsidDel="0086752E">
          <w:t xml:space="preserve"> </w:t>
        </w:r>
        <w:r w:rsidDel="0086752E">
          <w:t xml:space="preserve">which </w:t>
        </w:r>
        <w:r w:rsidRPr="00DD5572" w:rsidDel="0086752E">
          <w:t>depend on the direction of the arrows</w:t>
        </w:r>
        <w:r w:rsidR="00E030B4" w:rsidDel="0086752E">
          <w:t xml:space="preserve"> and on the type of the lines</w:t>
        </w:r>
        <w:r w:rsidRPr="00DD5572" w:rsidDel="0086752E">
          <w:t xml:space="preserve">, the perception of each developer regarding to his known partners </w:t>
        </w:r>
        <w:r w:rsidDel="0086752E">
          <w:t>is shown in</w:t>
        </w:r>
        <w:r w:rsidR="0032111C" w:rsidDel="0086752E">
          <w:t xml:space="preserve"> </w:t>
        </w:r>
        <w:r w:rsidR="0032111C" w:rsidDel="0086752E">
          <w:fldChar w:fldCharType="begin"/>
        </w:r>
        <w:r w:rsidR="0032111C" w:rsidDel="0086752E">
          <w:instrText xml:space="preserve"> REF _Ref381297325 \h </w:instrText>
        </w:r>
      </w:moveFrom>
      <w:del w:id="530" w:author="Cristiano Cesario" w:date="2014-06-21T15:43:00Z"/>
      <w:moveFrom w:id="531" w:author="Cristiano Cesario" w:date="2014-06-21T15:43:00Z">
        <w:r w:rsidR="0032111C" w:rsidDel="0086752E">
          <w:fldChar w:fldCharType="separate"/>
        </w:r>
        <w:r w:rsidR="009144C7" w:rsidDel="0086752E">
          <w:t xml:space="preserve">Table </w:t>
        </w:r>
        <w:r w:rsidR="009144C7" w:rsidDel="0086752E">
          <w:rPr>
            <w:noProof/>
          </w:rPr>
          <w:t>IV</w:t>
        </w:r>
        <w:r w:rsidR="0032111C" w:rsidDel="0086752E">
          <w:fldChar w:fldCharType="end"/>
        </w:r>
        <w:r w:rsidRPr="00DD5572" w:rsidDel="0086752E">
          <w:t>.</w:t>
        </w:r>
        <w:r w:rsidDel="0086752E">
          <w:t xml:space="preserve"> Notice that the perceptions are not symmetric. For instance, as Gambit does not pull updates from Nightcrawler, there is no sense in giving him information regarding Nightcrawler.</w:t>
        </w:r>
      </w:moveFrom>
    </w:p>
    <w:moveFromRangeEnd w:id="526"/>
    <w:p w14:paraId="1966F08F" w14:textId="697732AE" w:rsidR="005E775D" w:rsidDel="008855DE" w:rsidRDefault="005E775D" w:rsidP="00243E7C">
      <w:pPr>
        <w:pStyle w:val="Text"/>
        <w:rPr>
          <w:del w:id="532" w:author="Cristiano Cesario" w:date="2014-06-23T06:58:00Z"/>
        </w:rPr>
      </w:pPr>
    </w:p>
    <w:p w14:paraId="32FFD9E4" w14:textId="3DDC189C" w:rsidR="00243E7C" w:rsidRDefault="00243E7C" w:rsidP="00243E7C">
      <w:pPr>
        <w:pStyle w:val="TableTitle"/>
      </w:pPr>
      <w:bookmarkStart w:id="533" w:name="_Ref381297325"/>
      <w:r>
        <w:t xml:space="preserve">Table </w:t>
      </w:r>
      <w:r w:rsidR="00D256A4">
        <w:fldChar w:fldCharType="begin"/>
      </w:r>
      <w:r w:rsidR="00D256A4">
        <w:instrText xml:space="preserve"> SEQ Table \* ROMAN </w:instrText>
      </w:r>
      <w:r w:rsidR="00D256A4">
        <w:fldChar w:fldCharType="separate"/>
      </w:r>
      <w:ins w:id="534" w:author="Cristiano Cesario" w:date="2014-06-23T11:21:00Z">
        <w:r w:rsidR="00C56A5A">
          <w:rPr>
            <w:noProof/>
          </w:rPr>
          <w:t>IV</w:t>
        </w:r>
      </w:ins>
      <w:del w:id="535" w:author="Cristiano Cesario" w:date="2014-06-23T11:20:00Z">
        <w:r w:rsidR="00C56A5A" w:rsidDel="00C56A5A">
          <w:rPr>
            <w:noProof/>
          </w:rPr>
          <w:delText>IV</w:delText>
        </w:r>
      </w:del>
      <w:r w:rsidR="00D256A4">
        <w:rPr>
          <w:noProof/>
        </w:rPr>
        <w:fldChar w:fldCharType="end"/>
      </w:r>
      <w:bookmarkEnd w:id="533"/>
    </w:p>
    <w:p w14:paraId="55D320B3" w14:textId="1C56BEFF" w:rsidR="00243E7C" w:rsidRPr="00DD5572" w:rsidRDefault="00243E7C" w:rsidP="00243E7C">
      <w:pPr>
        <w:pStyle w:val="TableTitle"/>
      </w:pPr>
      <w:r w:rsidRPr="00DD5572">
        <w:t>Status of each repository based on known remote repositories</w:t>
      </w:r>
    </w:p>
    <w:tbl>
      <w:tblPr>
        <w:tblStyle w:val="IEEETable"/>
        <w:tblW w:w="0" w:type="auto"/>
        <w:tblInd w:w="108" w:type="dxa"/>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7875E5" w:rsidRPr="00DD5572" w14:paraId="0C9B39CF" w14:textId="77777777" w:rsidTr="007875E5">
        <w:trPr>
          <w:cnfStyle w:val="100000000000" w:firstRow="1" w:lastRow="0" w:firstColumn="0" w:lastColumn="0" w:oddVBand="0" w:evenVBand="0" w:oddHBand="0" w:evenHBand="0" w:firstRowFirstColumn="0" w:firstRowLastColumn="0" w:lastRowFirstColumn="0" w:lastRowLastColumn="0"/>
        </w:trPr>
        <w:tc>
          <w:tcPr>
            <w:tcW w:w="1026" w:type="dxa"/>
            <w:vAlign w:val="center"/>
          </w:tcPr>
          <w:p w14:paraId="1F9A44DA" w14:textId="77777777" w:rsidR="00243E7C" w:rsidRPr="00243E7C" w:rsidRDefault="00243E7C" w:rsidP="00C46406">
            <w:pPr>
              <w:jc w:val="center"/>
              <w:rPr>
                <w:sz w:val="16"/>
                <w:szCs w:val="16"/>
              </w:rPr>
            </w:pPr>
            <w:r w:rsidRPr="00243E7C">
              <w:rPr>
                <w:sz w:val="16"/>
                <w:szCs w:val="16"/>
              </w:rPr>
              <w:t>Repository</w:t>
            </w:r>
          </w:p>
        </w:tc>
        <w:tc>
          <w:tcPr>
            <w:tcW w:w="851" w:type="dxa"/>
            <w:vAlign w:val="center"/>
          </w:tcPr>
          <w:p w14:paraId="7C502028" w14:textId="77777777" w:rsidR="00243E7C" w:rsidRPr="00243E7C" w:rsidRDefault="00243E7C" w:rsidP="00C46406">
            <w:pPr>
              <w:jc w:val="center"/>
              <w:rPr>
                <w:sz w:val="16"/>
                <w:szCs w:val="16"/>
              </w:rPr>
            </w:pPr>
            <w:r w:rsidRPr="00243E7C">
              <w:rPr>
                <w:sz w:val="16"/>
                <w:szCs w:val="16"/>
              </w:rPr>
              <w:t>Wolverine</w:t>
            </w:r>
          </w:p>
        </w:tc>
        <w:tc>
          <w:tcPr>
            <w:tcW w:w="709" w:type="dxa"/>
            <w:vAlign w:val="center"/>
          </w:tcPr>
          <w:p w14:paraId="28EE8AE1" w14:textId="77777777" w:rsidR="00243E7C" w:rsidRPr="00243E7C" w:rsidRDefault="00243E7C" w:rsidP="00C46406">
            <w:pPr>
              <w:jc w:val="center"/>
              <w:rPr>
                <w:sz w:val="16"/>
                <w:szCs w:val="16"/>
              </w:rPr>
            </w:pPr>
            <w:r w:rsidRPr="00243E7C">
              <w:rPr>
                <w:sz w:val="16"/>
                <w:szCs w:val="16"/>
              </w:rPr>
              <w:t>Gambit</w:t>
            </w:r>
          </w:p>
        </w:tc>
        <w:tc>
          <w:tcPr>
            <w:tcW w:w="567" w:type="dxa"/>
            <w:vAlign w:val="center"/>
          </w:tcPr>
          <w:p w14:paraId="6252A663" w14:textId="77777777" w:rsidR="00243E7C" w:rsidRPr="00243E7C" w:rsidRDefault="00243E7C" w:rsidP="00C46406">
            <w:pPr>
              <w:jc w:val="center"/>
              <w:rPr>
                <w:sz w:val="16"/>
                <w:szCs w:val="16"/>
              </w:rPr>
            </w:pPr>
            <w:r w:rsidRPr="00243E7C">
              <w:rPr>
                <w:sz w:val="16"/>
                <w:szCs w:val="16"/>
              </w:rPr>
              <w:t>Rogue</w:t>
            </w:r>
          </w:p>
        </w:tc>
        <w:tc>
          <w:tcPr>
            <w:tcW w:w="1101" w:type="dxa"/>
            <w:vAlign w:val="center"/>
          </w:tcPr>
          <w:p w14:paraId="17C61D34" w14:textId="77777777" w:rsidR="00243E7C" w:rsidRPr="00243E7C" w:rsidRDefault="00243E7C" w:rsidP="00C46406">
            <w:pPr>
              <w:jc w:val="center"/>
              <w:rPr>
                <w:sz w:val="16"/>
                <w:szCs w:val="16"/>
              </w:rPr>
            </w:pPr>
            <w:r w:rsidRPr="00243E7C">
              <w:rPr>
                <w:sz w:val="16"/>
                <w:szCs w:val="16"/>
              </w:rPr>
              <w:t>Nightcrawler</w:t>
            </w:r>
          </w:p>
        </w:tc>
        <w:tc>
          <w:tcPr>
            <w:tcW w:w="511" w:type="dxa"/>
            <w:vAlign w:val="center"/>
          </w:tcPr>
          <w:p w14:paraId="265B0352" w14:textId="77777777" w:rsidR="00243E7C" w:rsidRPr="00243E7C" w:rsidRDefault="00243E7C" w:rsidP="00C46406">
            <w:pPr>
              <w:jc w:val="center"/>
              <w:rPr>
                <w:sz w:val="16"/>
                <w:szCs w:val="16"/>
              </w:rPr>
            </w:pPr>
            <w:r w:rsidRPr="00243E7C">
              <w:rPr>
                <w:sz w:val="16"/>
                <w:szCs w:val="16"/>
              </w:rPr>
              <w:t>Beast</w:t>
            </w:r>
          </w:p>
        </w:tc>
      </w:tr>
      <w:tr w:rsidR="007875E5" w:rsidRPr="00DD5572" w14:paraId="2CE38DAA" w14:textId="77777777" w:rsidTr="007875E5">
        <w:tc>
          <w:tcPr>
            <w:tcW w:w="1026" w:type="dxa"/>
            <w:vAlign w:val="center"/>
          </w:tcPr>
          <w:p w14:paraId="3A056595" w14:textId="77777777" w:rsidR="00243E7C" w:rsidRPr="00243E7C" w:rsidRDefault="00243E7C" w:rsidP="00C46406">
            <w:pPr>
              <w:jc w:val="center"/>
              <w:rPr>
                <w:sz w:val="16"/>
                <w:szCs w:val="16"/>
              </w:rPr>
            </w:pPr>
            <w:r w:rsidRPr="00243E7C">
              <w:rPr>
                <w:sz w:val="16"/>
                <w:szCs w:val="16"/>
              </w:rPr>
              <w:t>Wolverine</w:t>
            </w:r>
          </w:p>
        </w:tc>
        <w:tc>
          <w:tcPr>
            <w:tcW w:w="851" w:type="dxa"/>
            <w:vAlign w:val="center"/>
          </w:tcPr>
          <w:p w14:paraId="7C16E57C" w14:textId="77777777" w:rsidR="00243E7C" w:rsidRPr="00243E7C" w:rsidRDefault="00243E7C" w:rsidP="00C46406">
            <w:pPr>
              <w:jc w:val="center"/>
              <w:rPr>
                <w:sz w:val="16"/>
                <w:szCs w:val="16"/>
              </w:rPr>
            </w:pPr>
            <w:r w:rsidRPr="00243E7C">
              <w:rPr>
                <w:sz w:val="16"/>
                <w:szCs w:val="16"/>
              </w:rPr>
              <w:t>-</w:t>
            </w:r>
          </w:p>
        </w:tc>
        <w:tc>
          <w:tcPr>
            <w:tcW w:w="709" w:type="dxa"/>
            <w:vAlign w:val="center"/>
          </w:tcPr>
          <w:p w14:paraId="156EB684" w14:textId="50277BDD" w:rsidR="00243E7C" w:rsidRPr="00243E7C" w:rsidRDefault="00E030B4" w:rsidP="00C46406">
            <w:pPr>
              <w:jc w:val="center"/>
              <w:rPr>
                <w:sz w:val="16"/>
                <w:szCs w:val="16"/>
              </w:rPr>
            </w:pPr>
            <w:r>
              <w:rPr>
                <w:noProof/>
                <w:sz w:val="16"/>
                <w:szCs w:val="16"/>
                <w:lang w:val="pt-BR" w:eastAsia="pt-BR"/>
              </w:rPr>
              <w:t>-</w:t>
            </w:r>
          </w:p>
        </w:tc>
        <w:tc>
          <w:tcPr>
            <w:tcW w:w="567" w:type="dxa"/>
            <w:vAlign w:val="center"/>
          </w:tcPr>
          <w:p w14:paraId="535CB228" w14:textId="77777777" w:rsidR="00243E7C" w:rsidRPr="00243E7C" w:rsidRDefault="00243E7C" w:rsidP="00C46406">
            <w:pPr>
              <w:jc w:val="center"/>
              <w:rPr>
                <w:sz w:val="16"/>
                <w:szCs w:val="16"/>
              </w:rPr>
            </w:pPr>
            <w:r w:rsidRPr="00243E7C">
              <w:rPr>
                <w:sz w:val="16"/>
                <w:szCs w:val="16"/>
              </w:rPr>
              <w:t>-</w:t>
            </w:r>
          </w:p>
        </w:tc>
        <w:tc>
          <w:tcPr>
            <w:tcW w:w="1101" w:type="dxa"/>
            <w:vAlign w:val="center"/>
          </w:tcPr>
          <w:p w14:paraId="262B77F5"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6CA5BA28" w14:textId="77777777" w:rsidR="00243E7C" w:rsidRPr="00243E7C" w:rsidRDefault="00243E7C" w:rsidP="00C46406">
            <w:pPr>
              <w:jc w:val="center"/>
              <w:rPr>
                <w:sz w:val="16"/>
                <w:szCs w:val="16"/>
              </w:rPr>
            </w:pPr>
            <w:r w:rsidRPr="00243E7C">
              <w:rPr>
                <w:sz w:val="16"/>
                <w:szCs w:val="16"/>
              </w:rPr>
              <w:t>-</w:t>
            </w:r>
          </w:p>
        </w:tc>
      </w:tr>
      <w:tr w:rsidR="007875E5" w:rsidRPr="00DD5572" w14:paraId="2CEBDF4A" w14:textId="77777777" w:rsidTr="007875E5">
        <w:tc>
          <w:tcPr>
            <w:tcW w:w="1026" w:type="dxa"/>
            <w:vAlign w:val="center"/>
          </w:tcPr>
          <w:p w14:paraId="30BE736C" w14:textId="77777777" w:rsidR="00243E7C" w:rsidRPr="00243E7C" w:rsidRDefault="00243E7C" w:rsidP="00C46406">
            <w:pPr>
              <w:jc w:val="center"/>
              <w:rPr>
                <w:sz w:val="16"/>
                <w:szCs w:val="16"/>
              </w:rPr>
            </w:pPr>
            <w:r w:rsidRPr="00243E7C">
              <w:rPr>
                <w:sz w:val="16"/>
                <w:szCs w:val="16"/>
              </w:rPr>
              <w:t>Gambit</w:t>
            </w:r>
          </w:p>
        </w:tc>
        <w:tc>
          <w:tcPr>
            <w:tcW w:w="851" w:type="dxa"/>
            <w:vAlign w:val="center"/>
          </w:tcPr>
          <w:p w14:paraId="155EC6B6"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74DDECA" wp14:editId="3168E717">
                  <wp:extent cx="180000" cy="180000"/>
                  <wp:effectExtent l="0" t="0" r="0" b="0"/>
                  <wp:docPr id="16" name="Imagem 1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6FF9EABD" w14:textId="77777777" w:rsidR="00243E7C" w:rsidRPr="00243E7C" w:rsidRDefault="00243E7C" w:rsidP="00C46406">
            <w:pPr>
              <w:jc w:val="center"/>
              <w:rPr>
                <w:sz w:val="16"/>
                <w:szCs w:val="16"/>
              </w:rPr>
            </w:pPr>
            <w:r w:rsidRPr="00243E7C">
              <w:rPr>
                <w:sz w:val="16"/>
                <w:szCs w:val="16"/>
              </w:rPr>
              <w:t>-</w:t>
            </w:r>
          </w:p>
        </w:tc>
        <w:tc>
          <w:tcPr>
            <w:tcW w:w="567" w:type="dxa"/>
            <w:vAlign w:val="center"/>
          </w:tcPr>
          <w:p w14:paraId="61AF3E75" w14:textId="5E7F0864" w:rsidR="00243E7C" w:rsidRPr="00243E7C" w:rsidRDefault="00E030B4" w:rsidP="00C46406">
            <w:pPr>
              <w:jc w:val="center"/>
              <w:rPr>
                <w:sz w:val="16"/>
                <w:szCs w:val="16"/>
              </w:rPr>
            </w:pPr>
            <w:r>
              <w:rPr>
                <w:noProof/>
                <w:sz w:val="16"/>
                <w:szCs w:val="16"/>
                <w:lang w:val="pt-BR" w:eastAsia="pt-BR"/>
              </w:rPr>
              <w:t>-</w:t>
            </w:r>
          </w:p>
        </w:tc>
        <w:tc>
          <w:tcPr>
            <w:tcW w:w="1101" w:type="dxa"/>
            <w:vAlign w:val="center"/>
          </w:tcPr>
          <w:p w14:paraId="1AFBFAA1"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4FCAAA16" w14:textId="0DB24E95" w:rsidR="00243E7C" w:rsidRPr="00243E7C" w:rsidRDefault="00E030B4" w:rsidP="00C46406">
            <w:pPr>
              <w:jc w:val="center"/>
              <w:rPr>
                <w:sz w:val="16"/>
                <w:szCs w:val="16"/>
              </w:rPr>
            </w:pPr>
            <w:r>
              <w:rPr>
                <w:noProof/>
                <w:sz w:val="16"/>
                <w:szCs w:val="16"/>
                <w:lang w:val="pt-BR" w:eastAsia="pt-BR"/>
              </w:rPr>
              <w:t>-</w:t>
            </w:r>
          </w:p>
        </w:tc>
      </w:tr>
      <w:tr w:rsidR="007875E5" w:rsidRPr="00DD5572" w14:paraId="76FAC303" w14:textId="77777777" w:rsidTr="007875E5">
        <w:tc>
          <w:tcPr>
            <w:tcW w:w="1026" w:type="dxa"/>
            <w:vAlign w:val="center"/>
          </w:tcPr>
          <w:p w14:paraId="6FE1F6CB" w14:textId="77777777" w:rsidR="00243E7C" w:rsidRPr="00243E7C" w:rsidRDefault="00243E7C" w:rsidP="00C46406">
            <w:pPr>
              <w:jc w:val="center"/>
              <w:rPr>
                <w:sz w:val="16"/>
                <w:szCs w:val="16"/>
              </w:rPr>
            </w:pPr>
            <w:r w:rsidRPr="00243E7C">
              <w:rPr>
                <w:sz w:val="16"/>
                <w:szCs w:val="16"/>
              </w:rPr>
              <w:t>Rogue</w:t>
            </w:r>
          </w:p>
        </w:tc>
        <w:tc>
          <w:tcPr>
            <w:tcW w:w="851" w:type="dxa"/>
            <w:vAlign w:val="center"/>
          </w:tcPr>
          <w:p w14:paraId="4AC5AC94" w14:textId="77777777" w:rsidR="00243E7C" w:rsidRPr="00243E7C" w:rsidRDefault="00243E7C" w:rsidP="00C46406">
            <w:pPr>
              <w:jc w:val="center"/>
              <w:rPr>
                <w:sz w:val="16"/>
                <w:szCs w:val="16"/>
              </w:rPr>
            </w:pPr>
            <w:r w:rsidRPr="00243E7C">
              <w:rPr>
                <w:sz w:val="16"/>
                <w:szCs w:val="16"/>
              </w:rPr>
              <w:t>-</w:t>
            </w:r>
          </w:p>
        </w:tc>
        <w:tc>
          <w:tcPr>
            <w:tcW w:w="709" w:type="dxa"/>
            <w:vAlign w:val="center"/>
          </w:tcPr>
          <w:p w14:paraId="1C7A73B9"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67C887C" wp14:editId="528CE0C7">
                  <wp:extent cx="180000" cy="180000"/>
                  <wp:effectExtent l="0" t="0" r="0" b="0"/>
                  <wp:docPr id="19" name="Imagem 1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20B63E66" w14:textId="77777777" w:rsidR="00243E7C" w:rsidRPr="00243E7C" w:rsidRDefault="00243E7C" w:rsidP="00C46406">
            <w:pPr>
              <w:jc w:val="center"/>
              <w:rPr>
                <w:sz w:val="16"/>
                <w:szCs w:val="16"/>
              </w:rPr>
            </w:pPr>
            <w:r w:rsidRPr="00243E7C">
              <w:rPr>
                <w:sz w:val="16"/>
                <w:szCs w:val="16"/>
              </w:rPr>
              <w:t>-</w:t>
            </w:r>
          </w:p>
        </w:tc>
        <w:tc>
          <w:tcPr>
            <w:tcW w:w="1101" w:type="dxa"/>
            <w:vAlign w:val="center"/>
          </w:tcPr>
          <w:p w14:paraId="0A849FC2"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1CF17AA5" w14:textId="77777777" w:rsidR="00243E7C" w:rsidRPr="00243E7C" w:rsidRDefault="00243E7C" w:rsidP="00C46406">
            <w:pPr>
              <w:jc w:val="center"/>
              <w:rPr>
                <w:sz w:val="16"/>
                <w:szCs w:val="16"/>
              </w:rPr>
            </w:pPr>
            <w:r w:rsidRPr="00243E7C">
              <w:rPr>
                <w:sz w:val="16"/>
                <w:szCs w:val="16"/>
              </w:rPr>
              <w:t>-</w:t>
            </w:r>
          </w:p>
        </w:tc>
      </w:tr>
      <w:tr w:rsidR="007875E5" w:rsidRPr="00DD5572" w14:paraId="6EB2C278" w14:textId="77777777" w:rsidTr="007875E5">
        <w:tc>
          <w:tcPr>
            <w:tcW w:w="1026" w:type="dxa"/>
            <w:tcBorders>
              <w:bottom w:val="single" w:sz="4" w:space="0" w:color="auto"/>
            </w:tcBorders>
            <w:vAlign w:val="center"/>
          </w:tcPr>
          <w:p w14:paraId="0D183757" w14:textId="77777777" w:rsidR="00243E7C" w:rsidRPr="00243E7C" w:rsidRDefault="00243E7C" w:rsidP="00C46406">
            <w:pPr>
              <w:jc w:val="center"/>
              <w:rPr>
                <w:sz w:val="16"/>
                <w:szCs w:val="16"/>
              </w:rPr>
            </w:pPr>
            <w:commentRangeStart w:id="536"/>
            <w:r w:rsidRPr="00243E7C">
              <w:rPr>
                <w:sz w:val="16"/>
                <w:szCs w:val="16"/>
              </w:rPr>
              <w:t>Nightcrawler</w:t>
            </w:r>
            <w:commentRangeEnd w:id="536"/>
            <w:r w:rsidR="009B1D54">
              <w:rPr>
                <w:rStyle w:val="Refdecomentrio"/>
              </w:rPr>
              <w:commentReference w:id="536"/>
            </w:r>
          </w:p>
        </w:tc>
        <w:tc>
          <w:tcPr>
            <w:tcW w:w="851" w:type="dxa"/>
            <w:tcBorders>
              <w:bottom w:val="single" w:sz="4" w:space="0" w:color="auto"/>
            </w:tcBorders>
            <w:vAlign w:val="center"/>
          </w:tcPr>
          <w:p w14:paraId="750FB1C9" w14:textId="77777777" w:rsidR="00243E7C" w:rsidRPr="00243E7C" w:rsidRDefault="00243E7C" w:rsidP="00C46406">
            <w:pPr>
              <w:jc w:val="center"/>
              <w:rPr>
                <w:sz w:val="16"/>
                <w:szCs w:val="16"/>
              </w:rPr>
            </w:pPr>
            <w:r w:rsidRPr="00243E7C">
              <w:rPr>
                <w:sz w:val="16"/>
                <w:szCs w:val="16"/>
              </w:rPr>
              <w:t>-</w:t>
            </w:r>
          </w:p>
        </w:tc>
        <w:tc>
          <w:tcPr>
            <w:tcW w:w="709" w:type="dxa"/>
            <w:tcBorders>
              <w:bottom w:val="single" w:sz="4" w:space="0" w:color="auto"/>
            </w:tcBorders>
            <w:vAlign w:val="center"/>
          </w:tcPr>
          <w:p w14:paraId="76245A29" w14:textId="6F74B072" w:rsidR="00243E7C" w:rsidRPr="00243E7C" w:rsidRDefault="00243E7C" w:rsidP="00C46406">
            <w:pPr>
              <w:jc w:val="center"/>
              <w:rPr>
                <w:sz w:val="16"/>
                <w:szCs w:val="16"/>
              </w:rPr>
            </w:pPr>
            <w:del w:id="537" w:author="Cristiano Cesario" w:date="2014-06-20T17:16:00Z">
              <w:r w:rsidRPr="00243E7C" w:rsidDel="00AD36BF">
                <w:rPr>
                  <w:noProof/>
                  <w:sz w:val="16"/>
                  <w:szCs w:val="16"/>
                  <w:lang w:val="pt-BR" w:eastAsia="pt-BR"/>
                  <w:rPrChange w:id="538" w:author="Unknown">
                    <w:rPr>
                      <w:noProof/>
                      <w:lang w:val="pt-BR" w:eastAsia="pt-BR"/>
                    </w:rPr>
                  </w:rPrChange>
                </w:rPr>
                <w:drawing>
                  <wp:inline distT="0" distB="0" distL="0" distR="0" wp14:anchorId="01980312" wp14:editId="36B59728">
                    <wp:extent cx="180000" cy="180000"/>
                    <wp:effectExtent l="0" t="0" r="0" b="0"/>
                    <wp:docPr id="21" name="Imagem 2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del>
            <w:ins w:id="539" w:author="Cristiano Cesario" w:date="2014-06-20T17:16:00Z">
              <w:r w:rsidR="00AD36BF">
                <w:rPr>
                  <w:sz w:val="16"/>
                  <w:szCs w:val="16"/>
                </w:rPr>
                <w:t>-</w:t>
              </w:r>
            </w:ins>
          </w:p>
        </w:tc>
        <w:tc>
          <w:tcPr>
            <w:tcW w:w="567" w:type="dxa"/>
            <w:tcBorders>
              <w:bottom w:val="single" w:sz="4" w:space="0" w:color="auto"/>
            </w:tcBorders>
            <w:vAlign w:val="center"/>
          </w:tcPr>
          <w:p w14:paraId="6BA3D7B2" w14:textId="77777777" w:rsidR="00243E7C" w:rsidRPr="00243E7C" w:rsidRDefault="00243E7C" w:rsidP="00C46406">
            <w:pPr>
              <w:jc w:val="center"/>
              <w:rPr>
                <w:sz w:val="16"/>
                <w:szCs w:val="16"/>
              </w:rPr>
            </w:pPr>
            <w:r w:rsidRPr="00243E7C">
              <w:rPr>
                <w:sz w:val="16"/>
                <w:szCs w:val="16"/>
              </w:rPr>
              <w:t>-</w:t>
            </w:r>
          </w:p>
        </w:tc>
        <w:tc>
          <w:tcPr>
            <w:tcW w:w="1101" w:type="dxa"/>
            <w:tcBorders>
              <w:bottom w:val="single" w:sz="4" w:space="0" w:color="auto"/>
            </w:tcBorders>
            <w:vAlign w:val="center"/>
          </w:tcPr>
          <w:p w14:paraId="0796AACC" w14:textId="77777777" w:rsidR="00243E7C" w:rsidRPr="00243E7C" w:rsidRDefault="00243E7C" w:rsidP="00C46406">
            <w:pPr>
              <w:jc w:val="center"/>
              <w:rPr>
                <w:sz w:val="16"/>
                <w:szCs w:val="16"/>
              </w:rPr>
            </w:pPr>
            <w:r w:rsidRPr="00243E7C">
              <w:rPr>
                <w:sz w:val="16"/>
                <w:szCs w:val="16"/>
              </w:rPr>
              <w:t>-</w:t>
            </w:r>
          </w:p>
        </w:tc>
        <w:tc>
          <w:tcPr>
            <w:tcW w:w="511" w:type="dxa"/>
            <w:tcBorders>
              <w:bottom w:val="single" w:sz="4" w:space="0" w:color="auto"/>
            </w:tcBorders>
            <w:vAlign w:val="center"/>
          </w:tcPr>
          <w:p w14:paraId="3A231393" w14:textId="77777777" w:rsidR="00243E7C" w:rsidRPr="00243E7C" w:rsidRDefault="00243E7C" w:rsidP="00C46406">
            <w:pPr>
              <w:jc w:val="center"/>
              <w:rPr>
                <w:sz w:val="16"/>
                <w:szCs w:val="16"/>
              </w:rPr>
            </w:pPr>
            <w:r w:rsidRPr="00243E7C">
              <w:rPr>
                <w:sz w:val="16"/>
                <w:szCs w:val="16"/>
              </w:rPr>
              <w:t>-</w:t>
            </w:r>
          </w:p>
        </w:tc>
      </w:tr>
      <w:tr w:rsidR="007875E5" w:rsidRPr="00DD5572" w14:paraId="5C14FC51" w14:textId="77777777" w:rsidTr="007875E5">
        <w:tc>
          <w:tcPr>
            <w:tcW w:w="1026" w:type="dxa"/>
            <w:tcBorders>
              <w:top w:val="single" w:sz="4" w:space="0" w:color="auto"/>
              <w:bottom w:val="double" w:sz="4" w:space="0" w:color="auto"/>
            </w:tcBorders>
            <w:vAlign w:val="center"/>
          </w:tcPr>
          <w:p w14:paraId="5ADB6E27" w14:textId="77777777" w:rsidR="00243E7C" w:rsidRPr="00243E7C" w:rsidRDefault="00243E7C" w:rsidP="00C46406">
            <w:pPr>
              <w:jc w:val="center"/>
              <w:rPr>
                <w:sz w:val="16"/>
                <w:szCs w:val="16"/>
              </w:rPr>
            </w:pPr>
            <w:commentRangeStart w:id="540"/>
            <w:r w:rsidRPr="00243E7C">
              <w:rPr>
                <w:sz w:val="16"/>
                <w:szCs w:val="16"/>
              </w:rPr>
              <w:t>Beast</w:t>
            </w:r>
            <w:commentRangeEnd w:id="540"/>
            <w:r w:rsidR="009B1D54">
              <w:rPr>
                <w:rStyle w:val="Refdecomentrio"/>
              </w:rPr>
              <w:commentReference w:id="540"/>
            </w:r>
          </w:p>
        </w:tc>
        <w:tc>
          <w:tcPr>
            <w:tcW w:w="851" w:type="dxa"/>
            <w:tcBorders>
              <w:top w:val="single" w:sz="4" w:space="0" w:color="auto"/>
              <w:bottom w:val="double" w:sz="4" w:space="0" w:color="auto"/>
            </w:tcBorders>
            <w:vAlign w:val="center"/>
          </w:tcPr>
          <w:p w14:paraId="2F1DB20C" w14:textId="77777777" w:rsidR="00243E7C" w:rsidRPr="00243E7C" w:rsidRDefault="00243E7C" w:rsidP="00C46406">
            <w:pPr>
              <w:jc w:val="center"/>
              <w:rPr>
                <w:sz w:val="16"/>
                <w:szCs w:val="16"/>
              </w:rPr>
            </w:pPr>
            <w:r w:rsidRPr="00243E7C">
              <w:rPr>
                <w:sz w:val="16"/>
                <w:szCs w:val="16"/>
              </w:rPr>
              <w:t>-</w:t>
            </w:r>
          </w:p>
        </w:tc>
        <w:tc>
          <w:tcPr>
            <w:tcW w:w="709" w:type="dxa"/>
            <w:tcBorders>
              <w:top w:val="single" w:sz="4" w:space="0" w:color="auto"/>
              <w:bottom w:val="double" w:sz="4" w:space="0" w:color="auto"/>
            </w:tcBorders>
            <w:vAlign w:val="center"/>
          </w:tcPr>
          <w:p w14:paraId="21445512" w14:textId="7A109993" w:rsidR="00243E7C" w:rsidRPr="00243E7C" w:rsidRDefault="00E474F0" w:rsidP="00C46406">
            <w:pPr>
              <w:jc w:val="center"/>
              <w:rPr>
                <w:sz w:val="16"/>
                <w:szCs w:val="16"/>
              </w:rPr>
            </w:pPr>
            <w:ins w:id="541" w:author="Cristiano Cesario" w:date="2014-06-20T17:23:00Z">
              <w:r>
                <w:rPr>
                  <w:sz w:val="16"/>
                  <w:szCs w:val="16"/>
                </w:rPr>
                <w:t>-</w:t>
              </w:r>
            </w:ins>
            <w:del w:id="542" w:author="Cristiano Cesario" w:date="2014-06-20T17:23:00Z">
              <w:r w:rsidR="00E030B4" w:rsidRPr="00243E7C" w:rsidDel="00E474F0">
                <w:rPr>
                  <w:noProof/>
                  <w:sz w:val="16"/>
                  <w:szCs w:val="16"/>
                  <w:lang w:val="pt-BR" w:eastAsia="pt-BR"/>
                  <w:rPrChange w:id="543" w:author="Unknown">
                    <w:rPr>
                      <w:noProof/>
                      <w:lang w:val="pt-BR" w:eastAsia="pt-BR"/>
                    </w:rPr>
                  </w:rPrChange>
                </w:rPr>
                <w:drawing>
                  <wp:inline distT="0" distB="0" distL="0" distR="0" wp14:anchorId="2DB5295F" wp14:editId="1A00F1B0">
                    <wp:extent cx="180000" cy="180000"/>
                    <wp:effectExtent l="0" t="0" r="0" b="0"/>
                    <wp:docPr id="3" name="Imagem 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del>
          </w:p>
        </w:tc>
        <w:tc>
          <w:tcPr>
            <w:tcW w:w="567" w:type="dxa"/>
            <w:tcBorders>
              <w:top w:val="single" w:sz="4" w:space="0" w:color="auto"/>
              <w:bottom w:val="double" w:sz="4" w:space="0" w:color="auto"/>
            </w:tcBorders>
            <w:vAlign w:val="center"/>
          </w:tcPr>
          <w:p w14:paraId="55805DCB"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F4120CC" wp14:editId="30942B32">
                  <wp:extent cx="180000" cy="180000"/>
                  <wp:effectExtent l="0" t="0" r="0" b="0"/>
                  <wp:docPr id="24" name="Imagem 2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tcBorders>
              <w:top w:val="single" w:sz="4" w:space="0" w:color="auto"/>
              <w:bottom w:val="double" w:sz="4" w:space="0" w:color="auto"/>
            </w:tcBorders>
            <w:vAlign w:val="center"/>
          </w:tcPr>
          <w:p w14:paraId="389B0ED0"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3F49E505" wp14:editId="10E3D214">
                  <wp:extent cx="180000" cy="180000"/>
                  <wp:effectExtent l="0" t="0" r="0" b="0"/>
                  <wp:docPr id="25" name="Imagem 2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tcBorders>
              <w:top w:val="single" w:sz="4" w:space="0" w:color="auto"/>
              <w:bottom w:val="double" w:sz="4" w:space="0" w:color="auto"/>
            </w:tcBorders>
            <w:vAlign w:val="center"/>
          </w:tcPr>
          <w:p w14:paraId="2F9401C7" w14:textId="77777777" w:rsidR="00243E7C" w:rsidRPr="00243E7C" w:rsidRDefault="00243E7C" w:rsidP="00C46406">
            <w:pPr>
              <w:jc w:val="center"/>
              <w:rPr>
                <w:sz w:val="16"/>
                <w:szCs w:val="16"/>
              </w:rPr>
            </w:pPr>
            <w:r w:rsidRPr="00243E7C">
              <w:rPr>
                <w:sz w:val="16"/>
                <w:szCs w:val="16"/>
              </w:rPr>
              <w:t>-</w:t>
            </w:r>
          </w:p>
        </w:tc>
      </w:tr>
    </w:tbl>
    <w:p w14:paraId="6B6B8403" w14:textId="77777777" w:rsidR="0032111C" w:rsidRDefault="0032111C" w:rsidP="0032111C">
      <w:pPr>
        <w:pStyle w:val="Text"/>
      </w:pPr>
    </w:p>
    <w:p w14:paraId="0373DBDD" w14:textId="25944F60" w:rsidR="0070339C" w:rsidDel="002C07F0" w:rsidRDefault="00243E7C" w:rsidP="0070339C">
      <w:pPr>
        <w:pStyle w:val="Text"/>
        <w:rPr>
          <w:del w:id="544" w:author="Cristiano Cesario" w:date="2014-06-21T14:33:00Z"/>
        </w:rPr>
      </w:pPr>
      <w:del w:id="545" w:author="Cristiano Cesario" w:date="2014-06-21T14:33:00Z">
        <w:r w:rsidDel="002C07F0">
          <w:delText>The main window of DyeVC presents Level 1 information, as shown in</w:delText>
        </w:r>
        <w:r w:rsidR="0032111C" w:rsidDel="002C07F0">
          <w:delText xml:space="preserve"> </w:delText>
        </w:r>
        <w:r w:rsidR="0032111C" w:rsidDel="002C07F0">
          <w:fldChar w:fldCharType="begin"/>
        </w:r>
        <w:r w:rsidR="0032111C" w:rsidDel="002C07F0">
          <w:delInstrText xml:space="preserve"> REF _Ref381297478 \h </w:delInstrText>
        </w:r>
        <w:r w:rsidR="0032111C" w:rsidDel="002C07F0">
          <w:fldChar w:fldCharType="separate"/>
        </w:r>
      </w:del>
      <w:del w:id="546" w:author="Cristiano Cesario" w:date="2014-06-21T09:25:00Z">
        <w:r w:rsidR="00265954" w:rsidDel="009000A0">
          <w:delText xml:space="preserve">Fig. </w:delText>
        </w:r>
        <w:r w:rsidR="00265954" w:rsidDel="009000A0">
          <w:rPr>
            <w:noProof/>
          </w:rPr>
          <w:delText>4</w:delText>
        </w:r>
      </w:del>
      <w:del w:id="547" w:author="Cristiano Cesario" w:date="2014-06-21T14:33:00Z">
        <w:r w:rsidR="0032111C" w:rsidDel="002C07F0">
          <w:fldChar w:fldCharType="end"/>
        </w:r>
        <w:r w:rsidDel="002C07F0">
          <w:delText xml:space="preserve">. Upon a mouse over a repository, DyeVC informs the number of commits that </w:delText>
        </w:r>
        <w:r w:rsidR="0098551D" w:rsidDel="002C07F0">
          <w:delText xml:space="preserve">each branch that tracks a remote branch is </w:delText>
        </w:r>
        <w:r w:rsidDel="002C07F0">
          <w:delText>ahead or behind (Level 2 information).</w:delText>
        </w:r>
      </w:del>
    </w:p>
    <w:p w14:paraId="73E390A6" w14:textId="737AFF96" w:rsidR="0070339C" w:rsidDel="00565C1C" w:rsidRDefault="0070339C" w:rsidP="00787C81">
      <w:pPr>
        <w:pStyle w:val="PrimeiroPargrafo"/>
        <w:jc w:val="center"/>
        <w:rPr>
          <w:del w:id="548" w:author="Cristiano Cesario" w:date="2014-06-21T12:01:00Z"/>
        </w:rPr>
      </w:pPr>
      <w:del w:id="549" w:author="Cristiano Cesario" w:date="2014-06-21T12:01:00Z">
        <w:r w:rsidRPr="00883927" w:rsidDel="00565C1C">
          <w:rPr>
            <w:noProof/>
          </w:rPr>
          <mc:AlternateContent>
            <mc:Choice Requires="wps">
              <w:drawing>
                <wp:inline distT="0" distB="0" distL="0" distR="0" wp14:anchorId="18E1E141" wp14:editId="4979EADB">
                  <wp:extent cx="3174520" cy="2648310"/>
                  <wp:effectExtent l="0" t="0" r="26035" b="19050"/>
                  <wp:docPr id="20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2648310"/>
                          </a:xfrm>
                          <a:prstGeom prst="rect">
                            <a:avLst/>
                          </a:prstGeom>
                          <a:solidFill>
                            <a:srgbClr val="FFFFFF"/>
                          </a:solidFill>
                          <a:ln w="9525">
                            <a:solidFill>
                              <a:srgbClr val="000000"/>
                            </a:solidFill>
                            <a:miter lim="800000"/>
                            <a:headEnd/>
                            <a:tailEnd/>
                          </a:ln>
                        </wps:spPr>
                        <wps:txbx>
                          <w:txbxContent>
                            <w:p w14:paraId="52E83E1A" w14:textId="77777777" w:rsidR="0058575D" w:rsidRPr="00883927" w:rsidRDefault="0058575D" w:rsidP="00787C81">
                              <w:pPr>
                                <w:jc w:val="center"/>
                                <w:rPr>
                                  <w:lang w:val="pt-BR"/>
                                </w:rPr>
                              </w:pPr>
                              <w:r>
                                <w:rPr>
                                  <w:noProof/>
                                  <w:lang w:val="pt-BR" w:eastAsia="pt-BR"/>
                                </w:rPr>
                                <w:drawing>
                                  <wp:inline distT="0" distB="0" distL="0" distR="0" wp14:anchorId="32A34091" wp14:editId="3A2242ED">
                                    <wp:extent cx="2950234" cy="2528772"/>
                                    <wp:effectExtent l="0" t="0" r="2540" b="5080"/>
                                    <wp:docPr id="2132" name="Imagem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8E1E141" id="_x0000_s1033" type="#_x0000_t202" style="width:249.95pt;height:20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">
                  <v:textbox>
                    <w:txbxContent>
                      <w:p w14:paraId="52E83E1A" w14:textId="77777777" w:rsidR="0058575D" w:rsidRPr="00883927" w:rsidRDefault="0058575D" w:rsidP="00787C81">
                        <w:pPr>
                          <w:jc w:val="center"/>
                          <w:rPr>
                            <w:lang w:val="pt-BR"/>
                          </w:rPr>
                        </w:pPr>
                        <w:r>
                          <w:rPr>
                            <w:noProof/>
                            <w:lang w:val="pt-BR" w:eastAsia="pt-BR"/>
                          </w:rPr>
                          <w:drawing>
                            <wp:inline distT="0" distB="0" distL="0" distR="0" wp14:anchorId="32A34091" wp14:editId="3A2242ED">
                              <wp:extent cx="2950234" cy="2528772"/>
                              <wp:effectExtent l="0" t="0" r="2540" b="5080"/>
                              <wp:docPr id="2132" name="Imagem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v:textbox>
                  <w10:anchorlock/>
                </v:shape>
              </w:pict>
            </mc:Fallback>
          </mc:AlternateContent>
        </w:r>
      </w:del>
    </w:p>
    <w:p w14:paraId="331903D0" w14:textId="35FF1727" w:rsidR="004A0594" w:rsidRPr="004A0594" w:rsidDel="00565C1C" w:rsidRDefault="004A0594" w:rsidP="004A0594">
      <w:pPr>
        <w:rPr>
          <w:del w:id="550" w:author="Cristiano Cesario" w:date="2014-06-21T12:01:00Z"/>
          <w:lang w:val="pt-BR" w:eastAsia="pt-BR"/>
        </w:rPr>
      </w:pPr>
    </w:p>
    <w:p w14:paraId="7CC56696" w14:textId="59505A6B" w:rsidR="00243E7C" w:rsidRPr="00883927" w:rsidDel="00565C1C" w:rsidRDefault="0032111C" w:rsidP="00883927">
      <w:pPr>
        <w:pStyle w:val="Legenda"/>
        <w:rPr>
          <w:del w:id="551" w:author="Cristiano Cesario" w:date="2014-06-21T12:01:00Z"/>
        </w:rPr>
      </w:pPr>
      <w:bookmarkStart w:id="552" w:name="_Ref381297478"/>
      <w:del w:id="553" w:author="Cristiano Cesario" w:date="2014-06-21T12:01:00Z">
        <w:r w:rsidDel="00565C1C">
          <w:delText xml:space="preserve">Fig. </w:delText>
        </w:r>
        <w:r w:rsidR="00A232C4" w:rsidDel="00565C1C">
          <w:fldChar w:fldCharType="begin"/>
        </w:r>
        <w:r w:rsidR="00A232C4" w:rsidDel="00565C1C">
          <w:delInstrText xml:space="preserve"> SEQ Fig. \* ARABIC </w:delInstrText>
        </w:r>
        <w:r w:rsidR="00A232C4" w:rsidDel="00565C1C">
          <w:fldChar w:fldCharType="separate"/>
        </w:r>
      </w:del>
      <w:del w:id="554" w:author="Cristiano Cesario" w:date="2014-06-21T09:25:00Z">
        <w:r w:rsidR="00265954" w:rsidDel="009000A0">
          <w:rPr>
            <w:noProof/>
          </w:rPr>
          <w:delText>4</w:delText>
        </w:r>
      </w:del>
      <w:del w:id="555" w:author="Cristiano Cesario" w:date="2014-06-21T12:01:00Z">
        <w:r w:rsidR="00A232C4" w:rsidDel="00565C1C">
          <w:rPr>
            <w:noProof/>
          </w:rPr>
          <w:fldChar w:fldCharType="end"/>
        </w:r>
        <w:bookmarkEnd w:id="552"/>
        <w:r w:rsidDel="00565C1C">
          <w:delText>.</w:delText>
        </w:r>
        <w:r w:rsidR="00243E7C" w:rsidRPr="0037160C" w:rsidDel="00565C1C">
          <w:delText xml:space="preserve"> DyeVC Main Screen </w:delText>
        </w:r>
      </w:del>
    </w:p>
    <w:p w14:paraId="51C4B759" w14:textId="46155E57" w:rsidR="00845318" w:rsidRPr="001A3336" w:rsidRDefault="00845318">
      <w:pPr>
        <w:pStyle w:val="Ttulo3"/>
        <w:pPrChange w:id="556" w:author="Cristiano Cesario" w:date="2014-06-21T11:52:00Z">
          <w:pPr>
            <w:pStyle w:val="Text"/>
          </w:pPr>
        </w:pPrChange>
      </w:pPr>
      <w:ins w:id="557" w:author="Cristiano Cesario" w:date="2014-06-21T11:52:00Z">
        <w:r>
          <w:t>Level 4: Commits</w:t>
        </w:r>
      </w:ins>
    </w:p>
    <w:p w14:paraId="1007FA98" w14:textId="21EBD709" w:rsidR="00E474F0" w:rsidRDefault="00243E7C" w:rsidP="0032111C">
      <w:pPr>
        <w:pStyle w:val="Text"/>
        <w:rPr>
          <w:ins w:id="558" w:author="Cristiano Cesario" w:date="2014-06-20T17:25:00Z"/>
        </w:rPr>
      </w:pPr>
      <w:r w:rsidRPr="00317874">
        <w:t xml:space="preserve">Level </w:t>
      </w:r>
      <w:ins w:id="559" w:author="Cristiano Cesario" w:date="2014-06-21T14:35:00Z">
        <w:r w:rsidR="002C07F0">
          <w:t>4 complements information</w:t>
        </w:r>
        <w:r w:rsidR="00DB5192">
          <w:t xml:space="preserve"> of L</w:t>
        </w:r>
        <w:r w:rsidR="002C07F0">
          <w:t>evel 3 in order to provide an answer to Question Q3</w:t>
        </w:r>
        <w:r w:rsidR="00DB5192">
          <w:t>, by presenting</w:t>
        </w:r>
      </w:ins>
      <w:del w:id="560" w:author="Cristiano Cesario" w:date="2014-06-21T14:35:00Z">
        <w:r w:rsidRPr="00317874" w:rsidDel="002C07F0">
          <w:delText>3</w:delText>
        </w:r>
        <w:r w:rsidRPr="00317874" w:rsidDel="00DB5192">
          <w:delText xml:space="preserve"> information </w:delText>
        </w:r>
        <w:r w:rsidR="00D03A0E" w:rsidRPr="00317874" w:rsidDel="00DB5192">
          <w:delText>presents</w:delText>
        </w:r>
      </w:del>
      <w:r w:rsidRPr="00317874">
        <w:t xml:space="preserve"> a visual </w:t>
      </w:r>
      <w:r w:rsidR="00317874" w:rsidRPr="00317874">
        <w:t>history</w:t>
      </w:r>
      <w:r w:rsidRPr="00317874">
        <w:t xml:space="preserve"> of the repository (</w:t>
      </w:r>
      <w:r w:rsidR="00F50C49" w:rsidRPr="00317874">
        <w:fldChar w:fldCharType="begin"/>
      </w:r>
      <w:r w:rsidR="00F50C49" w:rsidRPr="00317874">
        <w:instrText xml:space="preserve"> REF _Ref384930630 \h </w:instrText>
      </w:r>
      <w:r w:rsidR="00F50C49" w:rsidRPr="00317874">
        <w:fldChar w:fldCharType="separate"/>
      </w:r>
      <w:ins w:id="561" w:author="Cristiano Cesario" w:date="2014-06-23T11:21:00Z">
        <w:r w:rsidR="00C56A5A" w:rsidRPr="0032111C">
          <w:t xml:space="preserve">Fig. </w:t>
        </w:r>
        <w:r w:rsidR="00C56A5A">
          <w:rPr>
            <w:noProof/>
          </w:rPr>
          <w:t>7</w:t>
        </w:r>
      </w:ins>
      <w:del w:id="562" w:author="Cristiano Cesario" w:date="2014-06-21T09:25:00Z">
        <w:r w:rsidR="00265954" w:rsidRPr="0032111C" w:rsidDel="009000A0">
          <w:delText xml:space="preserve">Fig. </w:delText>
        </w:r>
        <w:r w:rsidR="00265954" w:rsidDel="009000A0">
          <w:rPr>
            <w:noProof/>
          </w:rPr>
          <w:delText>5</w:delText>
        </w:r>
      </w:del>
      <w:r w:rsidR="00F50C49" w:rsidRPr="00317874">
        <w:fldChar w:fldCharType="end"/>
      </w:r>
      <w:r w:rsidRPr="00317874">
        <w:t>)</w:t>
      </w:r>
      <w:ins w:id="563" w:author="Cristiano Cesario" w:date="2014-06-21T15:26:00Z">
        <w:r w:rsidR="003D2876">
          <w:t xml:space="preserve"> as a graph</w:t>
        </w:r>
      </w:ins>
      <w:r w:rsidRPr="00317874">
        <w:t xml:space="preserve">. Each </w:t>
      </w:r>
      <w:r w:rsidR="00D03A0E" w:rsidRPr="00317874">
        <w:t>vertex</w:t>
      </w:r>
      <w:r w:rsidRPr="00317874">
        <w:t xml:space="preserve"> in the graph represents a </w:t>
      </w:r>
      <w:r w:rsidR="00D03A0E" w:rsidRPr="00317874">
        <w:t xml:space="preserve">known </w:t>
      </w:r>
      <w:r w:rsidRPr="00317874">
        <w:t>commit</w:t>
      </w:r>
      <w:r w:rsidR="00D03A0E" w:rsidRPr="00317874">
        <w:t xml:space="preserve"> for the same </w:t>
      </w:r>
      <w:r w:rsidR="004D685C">
        <w:t>project</w:t>
      </w:r>
      <w:r w:rsidR="00D03A0E" w:rsidRPr="00317874">
        <w:t xml:space="preserve">, which is named after its hash’s five initial characters. A </w:t>
      </w:r>
      <w:commentRangeStart w:id="564"/>
      <w:del w:id="565" w:author="Cristiano Cesario" w:date="2014-06-20T17:09:00Z">
        <w:r w:rsidR="00D03A0E" w:rsidRPr="00317874" w:rsidDel="005C3A93">
          <w:delText>h</w:delText>
        </w:r>
      </w:del>
      <w:ins w:id="566" w:author="Cristiano Cesario" w:date="2014-06-20T17:08:00Z">
        <w:r w:rsidR="005C3A93">
          <w:t>thicker</w:t>
        </w:r>
      </w:ins>
      <w:ins w:id="567" w:author="Cristiano Cesario" w:date="2014-06-20T17:09:00Z">
        <w:r w:rsidR="005C3A93">
          <w:t xml:space="preserve"> border</w:t>
        </w:r>
      </w:ins>
      <w:del w:id="568" w:author="Cristiano Cesario" w:date="2014-06-20T17:09:00Z">
        <w:r w:rsidR="00D03A0E" w:rsidRPr="00317874" w:rsidDel="005C3A93">
          <w:delText>e</w:delText>
        </w:r>
        <w:r w:rsidR="005711BD" w:rsidDel="005C3A93">
          <w:delText>a</w:delText>
        </w:r>
        <w:r w:rsidR="00D03A0E" w:rsidRPr="00317874" w:rsidDel="005C3A93">
          <w:delText>vier stroke</w:delText>
        </w:r>
      </w:del>
      <w:commentRangeEnd w:id="564"/>
      <w:r w:rsidR="00F76E56">
        <w:rPr>
          <w:rStyle w:val="Refdecomentrio"/>
        </w:rPr>
        <w:commentReference w:id="564"/>
      </w:r>
      <w:r w:rsidR="00D03A0E" w:rsidRPr="00317874">
        <w:t xml:space="preserve"> denotes that the commit is a branch’s head (</w:t>
      </w:r>
      <w:r w:rsidR="005711BD" w:rsidRPr="00317874">
        <w:t>e.g</w:t>
      </w:r>
      <w:r w:rsidR="00D03A0E" w:rsidRPr="00317874">
        <w:t>.</w:t>
      </w:r>
      <w:r w:rsidR="00F76E56">
        <w:t>,</w:t>
      </w:r>
      <w:r w:rsidR="00D03A0E" w:rsidRPr="00317874">
        <w:t xml:space="preserve"> commit f1a48).</w:t>
      </w:r>
    </w:p>
    <w:p w14:paraId="5F87BC53" w14:textId="5DD696F6" w:rsidR="0086752E" w:rsidRPr="00317874" w:rsidRDefault="0086752E">
      <w:pPr>
        <w:pStyle w:val="Text"/>
      </w:pPr>
      <w:moveToRangeStart w:id="569" w:author="Cristiano Cesario" w:date="2014-06-21T15:35:00Z" w:name="move391128279"/>
      <w:moveTo w:id="570" w:author="Cristiano Cesario" w:date="2014-06-21T15:35:00Z">
        <w:r w:rsidRPr="00317874">
          <w:t xml:space="preserve">Commits are drawn according to </w:t>
        </w:r>
        <w:r>
          <w:t>their</w:t>
        </w:r>
        <w:r w:rsidRPr="00317874">
          <w:t xml:space="preserve"> precedence order. Thus, if a commit N is created over a commit N – 1, then commit N will be located in the right hand side of commit N – 1. </w:t>
        </w:r>
      </w:moveTo>
      <w:ins w:id="571" w:author="Cristiano Cesario" w:date="2014-06-21T15:37:00Z">
        <w:r>
          <w:t xml:space="preserve">For each commit, </w:t>
        </w:r>
      </w:ins>
      <w:moveTo w:id="572" w:author="Cristiano Cesario" w:date="2014-06-21T15:35:00Z">
        <w:r w:rsidRPr="00317874">
          <w:t xml:space="preserve">DyeVC presents </w:t>
        </w:r>
        <w:del w:id="573" w:author="Cristiano Cesario" w:date="2014-06-21T15:37:00Z">
          <w:r w:rsidRPr="00317874" w:rsidDel="0086752E">
            <w:delText xml:space="preserve">a </w:delText>
          </w:r>
          <w:commentRangeStart w:id="574"/>
          <w:r w:rsidRPr="00317874" w:rsidDel="0086752E">
            <w:delText>t</w:delText>
          </w:r>
        </w:del>
      </w:moveTo>
      <w:ins w:id="575" w:author="Cristiano Cesario" w:date="2014-06-21T15:36:00Z">
        <w:r>
          <w:t>some</w:t>
        </w:r>
      </w:ins>
      <w:moveTo w:id="576" w:author="Cristiano Cesario" w:date="2014-06-21T15:35:00Z">
        <w:del w:id="577" w:author="Cristiano Cesario" w:date="2014-06-21T15:37:00Z">
          <w:r w:rsidRPr="00317874" w:rsidDel="0086752E">
            <w:delText>ooltip</w:delText>
          </w:r>
        </w:del>
      </w:moveTo>
      <w:ins w:id="578" w:author="Cristiano Cesario" w:date="2014-06-21T15:37:00Z">
        <w:r>
          <w:t xml:space="preserve"> </w:t>
        </w:r>
      </w:ins>
      <w:ins w:id="579" w:author="Cristiano Cesario" w:date="2014-06-21T15:42:00Z">
        <w:r>
          <w:t>information besides</w:t>
        </w:r>
      </w:ins>
      <w:ins w:id="580" w:author="Cristiano Cesario" w:date="2014-06-21T15:38:00Z">
        <w:r>
          <w:t xml:space="preserve"> that shown in </w:t>
        </w:r>
      </w:ins>
      <w:moveTo w:id="581" w:author="Cristiano Cesario" w:date="2014-06-21T15:35:00Z">
        <w:del w:id="582" w:author="Cristiano Cesario" w:date="2014-06-21T15:39:00Z">
          <w:r w:rsidRPr="00317874" w:rsidDel="0086752E">
            <w:delText xml:space="preserve"> </w:delText>
          </w:r>
        </w:del>
        <w:commentRangeEnd w:id="574"/>
        <w:r>
          <w:rPr>
            <w:rStyle w:val="Refdecomentrio"/>
          </w:rPr>
          <w:commentReference w:id="574"/>
        </w:r>
      </w:moveTo>
      <w:ins w:id="583" w:author="Cristiano Cesario" w:date="2014-06-21T15:39:00Z">
        <w:r>
          <w:fldChar w:fldCharType="begin"/>
        </w:r>
        <w:r>
          <w:instrText xml:space="preserve"> REF _Ref391103849 \h </w:instrText>
        </w:r>
      </w:ins>
      <w:r>
        <w:fldChar w:fldCharType="separate"/>
      </w:r>
      <w:ins w:id="584" w:author="Cristiano Cesario" w:date="2014-06-23T11:21:00Z">
        <w:r w:rsidR="00C56A5A">
          <w:t xml:space="preserve">Fig. </w:t>
        </w:r>
        <w:r w:rsidR="00C56A5A">
          <w:rPr>
            <w:noProof/>
          </w:rPr>
          <w:t>3</w:t>
        </w:r>
      </w:ins>
      <w:ins w:id="585" w:author="Cristiano Cesario" w:date="2014-06-21T15:39:00Z">
        <w:r>
          <w:fldChar w:fldCharType="end"/>
        </w:r>
      </w:ins>
      <w:moveTo w:id="586" w:author="Cristiano Cesario" w:date="2014-06-21T15:35:00Z">
        <w:del w:id="587" w:author="Cristiano Cesario" w:date="2014-06-21T15:37:00Z">
          <w:r w:rsidRPr="00317874" w:rsidDel="0086752E">
            <w:delText>with some information about each commit, upon a mouse over a node</w:delText>
          </w:r>
        </w:del>
      </w:moveTo>
      <w:ins w:id="588" w:author="Cristiano Cesario" w:date="2014-06-21T15:39:00Z">
        <w:r>
          <w:t>, such as branches that point to that commit and files</w:t>
        </w:r>
      </w:ins>
      <w:ins w:id="589" w:author="Cristiano Cesario" w:date="2014-06-21T15:40:00Z">
        <w:r>
          <w:t xml:space="preserve"> that were affected (modified, deleted, inserted)</w:t>
        </w:r>
      </w:ins>
      <w:ins w:id="590" w:author="Cristiano Cesario" w:date="2014-06-21T15:41:00Z">
        <w:r>
          <w:t>.</w:t>
        </w:r>
      </w:ins>
      <w:moveTo w:id="591" w:author="Cristiano Cesario" w:date="2014-06-21T15:35:00Z">
        <w:del w:id="592" w:author="Cristiano Cesario" w:date="2014-06-21T15:39:00Z">
          <w:r w:rsidRPr="00317874" w:rsidDel="0086752E">
            <w:delText>.</w:delText>
          </w:r>
        </w:del>
      </w:moveTo>
    </w:p>
    <w:moveToRangeEnd w:id="569"/>
    <w:p w14:paraId="5925EBDF" w14:textId="06AF43A2" w:rsidR="00D03A0E" w:rsidRPr="002B4E6B" w:rsidDel="00E474F0" w:rsidRDefault="009605BA">
      <w:pPr>
        <w:pStyle w:val="Text"/>
        <w:rPr>
          <w:del w:id="593" w:author="Cristiano Cesario" w:date="2014-06-20T17:26:00Z"/>
        </w:rPr>
      </w:pPr>
      <w:ins w:id="594" w:author="Cristiano Cesario" w:date="2014-06-24T11:55:00Z">
        <w:r w:rsidRPr="00317874">
          <w:t xml:space="preserve">Each commit is painted according to its existence in the local repository and </w:t>
        </w:r>
        <w:r>
          <w:t>in the</w:t>
        </w:r>
        <w:r w:rsidRPr="00317874">
          <w:t xml:space="preserve"> partners’</w:t>
        </w:r>
        <w:r>
          <w:t xml:space="preserve"> repositories</w:t>
        </w:r>
        <w:r w:rsidRPr="00317874">
          <w:t>.</w:t>
        </w:r>
        <w:r>
          <w:t xml:space="preserve"> Ordinary commits that exist locally and in all partners are paint in white. Green commits are ready to be pushed, as they exist locally but do not exist in any partner in the push list. Yellow commits need attention, because they exist in at least a partner in the pull list, but do not exist locally, meaning that they may need to be pulled. Red commits do not exist locally and are not available to be pulled, as they exist only in repositories that are not partners. Finally, gray commits exist locally, but belong to non-tracked branches, meaning that they can neither be pushed nor pulled.</w:t>
        </w:r>
      </w:ins>
      <w:del w:id="595" w:author="Cristiano Cesario" w:date="2014-06-20T17:25:00Z">
        <w:r w:rsidR="00D03A0E" w:rsidRPr="002B4E6B" w:rsidDel="00E474F0">
          <w:delText xml:space="preserve"> </w:delText>
        </w:r>
      </w:del>
      <w:del w:id="596" w:author="Cristiano Cesario" w:date="2014-06-23T15:55:00Z">
        <w:r w:rsidR="00D03A0E" w:rsidRPr="002B4E6B" w:rsidDel="000957E2">
          <w:delText xml:space="preserve">Each commit is painted according to its existence in the local repository and </w:delText>
        </w:r>
        <w:r w:rsidR="002238B9" w:rsidRPr="002B4E6B" w:rsidDel="000957E2">
          <w:delText>in the partners’ repositories</w:delText>
        </w:r>
      </w:del>
      <w:del w:id="597" w:author="Cristiano Cesario" w:date="2014-06-20T17:25:00Z">
        <w:r w:rsidR="00D03A0E" w:rsidRPr="002B4E6B" w:rsidDel="00E474F0">
          <w:delText>,</w:delText>
        </w:r>
      </w:del>
      <w:del w:id="598" w:author="Cristiano Cesario" w:date="2014-06-20T17:26:00Z">
        <w:r w:rsidR="00D03A0E" w:rsidRPr="002B4E6B" w:rsidDel="00E474F0">
          <w:delText xml:space="preserve"> as following:</w:delText>
        </w:r>
      </w:del>
    </w:p>
    <w:p w14:paraId="2F01C9B5" w14:textId="41CFE4DD" w:rsidR="00D03A0E" w:rsidRPr="008A02D4" w:rsidDel="00E474F0" w:rsidRDefault="00D03A0E">
      <w:pPr>
        <w:pStyle w:val="Text"/>
        <w:rPr>
          <w:del w:id="599" w:author="Cristiano Cesario" w:date="2014-06-20T17:26:00Z"/>
        </w:rPr>
        <w:pPrChange w:id="600" w:author="Cristiano Cesario" w:date="2014-06-24T11:55:00Z">
          <w:pPr>
            <w:pStyle w:val="bulletlist"/>
            <w:numPr>
              <w:numId w:val="41"/>
            </w:numPr>
            <w:tabs>
              <w:tab w:val="clear" w:pos="648"/>
              <w:tab w:val="num" w:pos="567"/>
            </w:tabs>
            <w:ind w:left="567" w:hanging="279"/>
          </w:pPr>
        </w:pPrChange>
      </w:pPr>
      <w:commentRangeStart w:id="601"/>
      <w:del w:id="602" w:author="Cristiano Cesario" w:date="2014-06-20T17:26:00Z">
        <w:r w:rsidRPr="002B4E6B" w:rsidDel="00E474F0">
          <w:rPr>
            <w:rFonts w:eastAsia="SimSun"/>
            <w:spacing w:val="-1"/>
            <w:lang w:eastAsia="zh-CN"/>
          </w:rPr>
          <w:delText>If commit exists locally and in all partners, it is painted in white;</w:delText>
        </w:r>
      </w:del>
    </w:p>
    <w:p w14:paraId="2C4548CE" w14:textId="397358AB" w:rsidR="00D03A0E" w:rsidRPr="008A02D4" w:rsidDel="00E474F0" w:rsidRDefault="00D03A0E">
      <w:pPr>
        <w:pStyle w:val="Text"/>
        <w:rPr>
          <w:del w:id="603" w:author="Cristiano Cesario" w:date="2014-06-20T17:26:00Z"/>
        </w:rPr>
        <w:pPrChange w:id="604" w:author="Cristiano Cesario" w:date="2014-06-24T11:55:00Z">
          <w:pPr>
            <w:pStyle w:val="bulletlist"/>
            <w:numPr>
              <w:numId w:val="41"/>
            </w:numPr>
            <w:tabs>
              <w:tab w:val="clear" w:pos="648"/>
              <w:tab w:val="num" w:pos="567"/>
            </w:tabs>
            <w:ind w:left="567" w:hanging="279"/>
          </w:pPr>
        </w:pPrChange>
      </w:pPr>
      <w:del w:id="605" w:author="Cristiano Cesario" w:date="2014-06-20T17:26:00Z">
        <w:r w:rsidRPr="002B4E6B" w:rsidDel="00E474F0">
          <w:rPr>
            <w:rFonts w:eastAsia="SimSun"/>
            <w:spacing w:val="-1"/>
            <w:lang w:eastAsia="zh-CN"/>
          </w:rPr>
          <w:delText>If commit exists locally but does not exist in any</w:delText>
        </w:r>
        <w:r w:rsidR="00317874" w:rsidRPr="002B4E6B" w:rsidDel="00E474F0">
          <w:rPr>
            <w:rFonts w:eastAsia="SimSun"/>
            <w:spacing w:val="-1"/>
            <w:lang w:eastAsia="zh-CN"/>
          </w:rPr>
          <w:delText xml:space="preserve"> partner it pushes to, it is painted in green;</w:delText>
        </w:r>
      </w:del>
    </w:p>
    <w:p w14:paraId="59AEB444" w14:textId="19593FAA" w:rsidR="00317874" w:rsidRPr="008A02D4" w:rsidDel="00E474F0" w:rsidRDefault="00317874">
      <w:pPr>
        <w:pStyle w:val="Text"/>
        <w:rPr>
          <w:del w:id="606" w:author="Cristiano Cesario" w:date="2014-06-20T17:26:00Z"/>
        </w:rPr>
        <w:pPrChange w:id="607" w:author="Cristiano Cesario" w:date="2014-06-24T11:55:00Z">
          <w:pPr>
            <w:pStyle w:val="bulletlist"/>
            <w:numPr>
              <w:numId w:val="41"/>
            </w:numPr>
            <w:tabs>
              <w:tab w:val="clear" w:pos="648"/>
              <w:tab w:val="num" w:pos="567"/>
            </w:tabs>
            <w:ind w:left="567" w:hanging="279"/>
          </w:pPr>
        </w:pPrChange>
      </w:pPr>
      <w:del w:id="608" w:author="Cristiano Cesario" w:date="2014-06-20T17:26:00Z">
        <w:r w:rsidRPr="002B4E6B" w:rsidDel="00E474F0">
          <w:rPr>
            <w:rFonts w:eastAsia="SimSun"/>
            <w:spacing w:val="-1"/>
            <w:lang w:eastAsia="zh-CN"/>
          </w:rPr>
          <w:delText>If commit doesn’t exist locally, but exists in any of the partners it pulls from, it is painted in yellow;</w:delText>
        </w:r>
      </w:del>
    </w:p>
    <w:p w14:paraId="2A91E5F2" w14:textId="7C27E25A" w:rsidR="00317874" w:rsidRPr="008A02D4" w:rsidDel="00E474F0" w:rsidRDefault="00317874">
      <w:pPr>
        <w:pStyle w:val="Text"/>
        <w:rPr>
          <w:del w:id="609" w:author="Cristiano Cesario" w:date="2014-06-20T17:26:00Z"/>
        </w:rPr>
        <w:pPrChange w:id="610" w:author="Cristiano Cesario" w:date="2014-06-24T11:55:00Z">
          <w:pPr>
            <w:pStyle w:val="bulletlist"/>
            <w:numPr>
              <w:numId w:val="41"/>
            </w:numPr>
            <w:tabs>
              <w:tab w:val="clear" w:pos="648"/>
              <w:tab w:val="num" w:pos="567"/>
            </w:tabs>
            <w:ind w:left="567" w:hanging="279"/>
          </w:pPr>
        </w:pPrChange>
      </w:pPr>
      <w:del w:id="611" w:author="Cristiano Cesario" w:date="2014-06-20T17:26:00Z">
        <w:r w:rsidRPr="002B4E6B" w:rsidDel="00E474F0">
          <w:rPr>
            <w:rFonts w:eastAsia="SimSun"/>
            <w:spacing w:val="-1"/>
            <w:lang w:eastAsia="zh-CN"/>
          </w:rPr>
          <w:delText>If commit exists in repositor</w:delText>
        </w:r>
        <w:r w:rsidR="002238B9" w:rsidRPr="002B4E6B" w:rsidDel="00E474F0">
          <w:rPr>
            <w:rFonts w:eastAsia="SimSun"/>
            <w:spacing w:val="-1"/>
            <w:lang w:eastAsia="zh-CN"/>
          </w:rPr>
          <w:delText>ies</w:delText>
        </w:r>
        <w:r w:rsidRPr="002B4E6B" w:rsidDel="00E474F0">
          <w:rPr>
            <w:rFonts w:eastAsia="SimSun"/>
            <w:spacing w:val="-1"/>
            <w:lang w:eastAsia="zh-CN"/>
          </w:rPr>
          <w:delText xml:space="preserve"> that </w:delText>
        </w:r>
        <w:r w:rsidR="002238B9" w:rsidRPr="002B4E6B" w:rsidDel="00E474F0">
          <w:rPr>
            <w:rFonts w:eastAsia="SimSun"/>
            <w:spacing w:val="-1"/>
            <w:lang w:eastAsia="zh-CN"/>
          </w:rPr>
          <w:delText>are</w:delText>
        </w:r>
        <w:r w:rsidRPr="002B4E6B" w:rsidDel="00E474F0">
          <w:rPr>
            <w:rFonts w:eastAsia="SimSun"/>
            <w:spacing w:val="-1"/>
            <w:lang w:eastAsia="zh-CN"/>
          </w:rPr>
          <w:delText xml:space="preserve"> not partner</w:delText>
        </w:r>
        <w:r w:rsidR="002238B9" w:rsidRPr="002B4E6B" w:rsidDel="00E474F0">
          <w:rPr>
            <w:rFonts w:eastAsia="SimSun"/>
            <w:spacing w:val="-1"/>
            <w:lang w:eastAsia="zh-CN"/>
          </w:rPr>
          <w:delText>s</w:delText>
        </w:r>
        <w:r w:rsidRPr="002B4E6B" w:rsidDel="00E474F0">
          <w:rPr>
            <w:rFonts w:eastAsia="SimSun"/>
            <w:spacing w:val="-1"/>
            <w:lang w:eastAsia="zh-CN"/>
          </w:rPr>
          <w:delText xml:space="preserve"> (th</w:delText>
        </w:r>
        <w:r w:rsidR="002238B9" w:rsidRPr="002B4E6B" w:rsidDel="00E474F0">
          <w:rPr>
            <w:rFonts w:eastAsia="SimSun"/>
            <w:spacing w:val="-1"/>
            <w:lang w:eastAsia="zh-CN"/>
          </w:rPr>
          <w:delText>at</w:delText>
        </w:r>
        <w:r w:rsidRPr="002B4E6B" w:rsidDel="00E474F0">
          <w:rPr>
            <w:rFonts w:eastAsia="SimSun"/>
            <w:spacing w:val="-1"/>
            <w:lang w:eastAsia="zh-CN"/>
          </w:rPr>
          <w:delText xml:space="preserve"> is, it can</w:delText>
        </w:r>
        <w:r w:rsidR="002238B9" w:rsidRPr="002B4E6B" w:rsidDel="00E474F0">
          <w:rPr>
            <w:rFonts w:eastAsia="SimSun"/>
            <w:spacing w:val="-1"/>
            <w:lang w:eastAsia="zh-CN"/>
          </w:rPr>
          <w:delText>not</w:delText>
        </w:r>
        <w:r w:rsidRPr="002B4E6B" w:rsidDel="00E474F0">
          <w:rPr>
            <w:rFonts w:eastAsia="SimSun"/>
            <w:spacing w:val="-1"/>
            <w:lang w:eastAsia="zh-CN"/>
          </w:rPr>
          <w:delText xml:space="preserve"> be pulled), it is painted in red;</w:delText>
        </w:r>
      </w:del>
    </w:p>
    <w:p w14:paraId="0A5A906E" w14:textId="2C8BBD3E" w:rsidR="00243E7C" w:rsidRPr="008A02D4" w:rsidDel="000957E2" w:rsidRDefault="00317874">
      <w:pPr>
        <w:pStyle w:val="Text"/>
        <w:rPr>
          <w:del w:id="612" w:author="Cristiano Cesario" w:date="2014-06-23T15:55:00Z"/>
        </w:rPr>
        <w:pPrChange w:id="613" w:author="Cristiano Cesario" w:date="2014-06-24T11:55:00Z">
          <w:pPr>
            <w:pStyle w:val="bulletlist"/>
            <w:numPr>
              <w:numId w:val="41"/>
            </w:numPr>
            <w:tabs>
              <w:tab w:val="clear" w:pos="648"/>
              <w:tab w:val="num" w:pos="567"/>
            </w:tabs>
            <w:ind w:left="567" w:hanging="279"/>
          </w:pPr>
        </w:pPrChange>
      </w:pPr>
      <w:del w:id="614" w:author="Cristiano Cesario" w:date="2014-06-20T17:26:00Z">
        <w:r w:rsidRPr="004979EA" w:rsidDel="00E474F0">
          <w:delText>If commit does not belong to a tracked branch, it is painted in gray</w:delText>
        </w:r>
      </w:del>
      <w:del w:id="615" w:author="Cristiano Cesario" w:date="2014-06-23T15:55:00Z">
        <w:r w:rsidRPr="00C87B25" w:rsidDel="000957E2">
          <w:delText>.</w:delText>
        </w:r>
      </w:del>
    </w:p>
    <w:commentRangeEnd w:id="601"/>
    <w:p w14:paraId="76D95504" w14:textId="77777777" w:rsidR="00787C81" w:rsidRDefault="000E43CC">
      <w:pPr>
        <w:pStyle w:val="Text"/>
        <w:sectPr w:rsidR="00787C81" w:rsidSect="00231342">
          <w:headerReference w:type="default" r:id="rId23"/>
          <w:footerReference w:type="default" r:id="rId24"/>
          <w:type w:val="continuous"/>
          <w:pgSz w:w="11907" w:h="16839" w:code="9"/>
          <w:pgMar w:top="1009" w:right="936" w:bottom="1009" w:left="936" w:header="431" w:footer="431" w:gutter="0"/>
          <w:cols w:num="2" w:space="288"/>
          <w:docGrid w:linePitch="272"/>
        </w:sectPr>
        <w:pPrChange w:id="616" w:author="Cristiano Cesario" w:date="2014-06-24T11:55:00Z">
          <w:pPr>
            <w:pStyle w:val="PrimeiroPargrafo"/>
          </w:pPr>
        </w:pPrChange>
      </w:pPr>
      <w:r>
        <w:rPr>
          <w:rStyle w:val="Refdecomentrio"/>
        </w:rPr>
        <w:commentReference w:id="601"/>
      </w:r>
    </w:p>
    <w:p w14:paraId="25A0E212" w14:textId="4D423DFA" w:rsidR="00883927" w:rsidRDefault="00883927" w:rsidP="00C027E5">
      <w:pPr>
        <w:pStyle w:val="PrimeiroPargrafo"/>
        <w:jc w:val="center"/>
        <w:rPr>
          <w:lang w:val="en-US"/>
        </w:rPr>
      </w:pPr>
      <w:r w:rsidRPr="00883927">
        <w:rPr>
          <w:noProof/>
        </w:rPr>
        <w:lastRenderedPageBreak/>
        <mc:AlternateContent>
          <mc:Choice Requires="wps">
            <w:drawing>
              <wp:inline distT="0" distB="0" distL="0" distR="0" wp14:anchorId="2A22FAE2" wp14:editId="7CCDE8B2">
                <wp:extent cx="6262777" cy="1890215"/>
                <wp:effectExtent l="0" t="0" r="24130" b="15240"/>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777" cy="1890215"/>
                        </a:xfrm>
                        <a:prstGeom prst="rect">
                          <a:avLst/>
                        </a:prstGeom>
                        <a:solidFill>
                          <a:srgbClr val="FFFFFF"/>
                        </a:solidFill>
                        <a:ln w="9525">
                          <a:solidFill>
                            <a:srgbClr val="000000"/>
                          </a:solidFill>
                          <a:miter lim="800000"/>
                          <a:headEnd/>
                          <a:tailEnd/>
                        </a:ln>
                      </wps:spPr>
                      <wps:txbx>
                        <w:txbxContent>
                          <w:p w14:paraId="5EEE9252" w14:textId="0FA847AA" w:rsidR="0058575D" w:rsidRPr="00883927" w:rsidRDefault="0058575D">
                            <w:pPr>
                              <w:rPr>
                                <w:lang w:val="pt-BR"/>
                              </w:rPr>
                            </w:pPr>
                            <w:r>
                              <w:rPr>
                                <w:noProof/>
                                <w:lang w:val="pt-BR" w:eastAsia="pt-BR"/>
                              </w:rPr>
                              <w:drawing>
                                <wp:inline distT="0" distB="0" distL="0" distR="0" wp14:anchorId="578E95EB" wp14:editId="4693F073">
                                  <wp:extent cx="5929952" cy="1882647"/>
                                  <wp:effectExtent l="0" t="0" r="0" b="3810"/>
                                  <wp:docPr id="2133" name="Imagem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 t="5959" r="1646" b="25510"/>
                                          <a:stretch/>
                                        </pic:blipFill>
                                        <pic:spPr bwMode="auto">
                                          <a:xfrm>
                                            <a:off x="0" y="0"/>
                                            <a:ext cx="5956177" cy="189097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A22FAE2" id="_x0000_s1034" type="#_x0000_t202" style="width:493.15pt;height:14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">
                <v:textbox>
                  <w:txbxContent>
                    <w:p w14:paraId="5EEE9252" w14:textId="0FA847AA" w:rsidR="0058575D" w:rsidRPr="00883927" w:rsidRDefault="0058575D">
                      <w:pPr>
                        <w:rPr>
                          <w:lang w:val="pt-BR"/>
                        </w:rPr>
                      </w:pPr>
                      <w:r>
                        <w:rPr>
                          <w:noProof/>
                          <w:lang w:val="pt-BR" w:eastAsia="pt-BR"/>
                        </w:rPr>
                        <w:drawing>
                          <wp:inline distT="0" distB="0" distL="0" distR="0" wp14:anchorId="578E95EB" wp14:editId="4693F073">
                            <wp:extent cx="5929952" cy="1882647"/>
                            <wp:effectExtent l="0" t="0" r="0" b="3810"/>
                            <wp:docPr id="2133" name="Imagem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 t="5959" r="1646" b="25510"/>
                                    <a:stretch/>
                                  </pic:blipFill>
                                  <pic:spPr bwMode="auto">
                                    <a:xfrm>
                                      <a:off x="0" y="0"/>
                                      <a:ext cx="5956177" cy="189097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597A316" w14:textId="7D7309B0" w:rsidR="003D2876" w:rsidRDefault="0032111C" w:rsidP="00883927">
      <w:pPr>
        <w:pStyle w:val="Legenda"/>
        <w:rPr>
          <w:ins w:id="617" w:author="Cristiano Cesario" w:date="2014-06-21T15:57:00Z"/>
        </w:rPr>
      </w:pPr>
      <w:bookmarkStart w:id="618" w:name="_Ref384930630"/>
      <w:r w:rsidRPr="0032111C">
        <w:t xml:space="preserve">Fig. </w:t>
      </w:r>
      <w:r>
        <w:fldChar w:fldCharType="begin"/>
      </w:r>
      <w:r w:rsidRPr="0032111C">
        <w:instrText xml:space="preserve"> SEQ Fig. \* ARABIC </w:instrText>
      </w:r>
      <w:r>
        <w:fldChar w:fldCharType="separate"/>
      </w:r>
      <w:ins w:id="619" w:author="Cristiano Cesario" w:date="2014-06-23T11:21:00Z">
        <w:r w:rsidR="00C56A5A">
          <w:rPr>
            <w:noProof/>
          </w:rPr>
          <w:t>7</w:t>
        </w:r>
      </w:ins>
      <w:del w:id="620" w:author="Cristiano Cesario" w:date="2014-06-21T09:25:00Z">
        <w:r w:rsidR="00265954" w:rsidDel="009000A0">
          <w:rPr>
            <w:noProof/>
          </w:rPr>
          <w:delText>5</w:delText>
        </w:r>
      </w:del>
      <w:r>
        <w:fldChar w:fldCharType="end"/>
      </w:r>
      <w:bookmarkEnd w:id="618"/>
      <w:r w:rsidRPr="0032111C">
        <w:t xml:space="preserve">. </w:t>
      </w:r>
      <w:del w:id="621" w:author="Cristiano Cesario" w:date="2014-06-21T15:25:00Z">
        <w:r w:rsidR="00243E7C" w:rsidRPr="00340D13" w:rsidDel="003D2876">
          <w:delText>Log Window (</w:delText>
        </w:r>
      </w:del>
      <w:ins w:id="622" w:author="Cristiano Cesario" w:date="2014-06-21T15:25:00Z">
        <w:r w:rsidR="003D2876">
          <w:t>C</w:t>
        </w:r>
      </w:ins>
      <w:del w:id="623" w:author="Cristiano Cesario" w:date="2014-06-21T15:25:00Z">
        <w:r w:rsidR="00243E7C" w:rsidRPr="00340D13" w:rsidDel="003D2876">
          <w:delText>c</w:delText>
        </w:r>
      </w:del>
      <w:r w:rsidR="00243E7C" w:rsidRPr="00340D13">
        <w:t>ommit history</w:t>
      </w:r>
      <w:ins w:id="624" w:author="Cristiano Cesario" w:date="2014-06-21T15:25:00Z">
        <w:r w:rsidR="003D2876">
          <w:t xml:space="preserve"> for a given project</w:t>
        </w:r>
      </w:ins>
    </w:p>
    <w:p w14:paraId="30BBF250" w14:textId="77777777" w:rsidR="00A764E9" w:rsidRPr="00A764E9" w:rsidRDefault="00A764E9">
      <w:pPr>
        <w:rPr>
          <w:ins w:id="625" w:author="Cristiano Cesario" w:date="2014-06-21T15:57:00Z"/>
        </w:rPr>
        <w:pPrChange w:id="626" w:author="Cristiano Cesario" w:date="2014-06-21T15:57:00Z">
          <w:pPr>
            <w:pStyle w:val="Legenda"/>
          </w:pPr>
        </w:pPrChange>
      </w:pPr>
    </w:p>
    <w:p w14:paraId="692CD260" w14:textId="0022C0ED" w:rsidR="00A764E9" w:rsidRPr="00A764E9" w:rsidRDefault="00A764E9">
      <w:pPr>
        <w:jc w:val="center"/>
        <w:rPr>
          <w:ins w:id="627" w:author="Cristiano Cesario" w:date="2014-06-21T15:33:00Z"/>
        </w:rPr>
        <w:pPrChange w:id="628" w:author="Cristiano Cesario" w:date="2014-06-21T15:58:00Z">
          <w:pPr>
            <w:pStyle w:val="Legenda"/>
          </w:pPr>
        </w:pPrChange>
      </w:pPr>
      <w:ins w:id="629" w:author="Cristiano Cesario" w:date="2014-06-21T15:57:00Z">
        <w:r w:rsidRPr="000D6266">
          <w:rPr>
            <w:noProof/>
            <w:lang w:val="pt-BR" w:eastAsia="pt-BR"/>
          </w:rPr>
          <mc:AlternateContent>
            <mc:Choice Requires="wps">
              <w:drawing>
                <wp:inline distT="0" distB="0" distL="0" distR="0" wp14:anchorId="504FEBE2" wp14:editId="3C77D8EB">
                  <wp:extent cx="4999512" cy="2165231"/>
                  <wp:effectExtent l="0" t="0" r="10795" b="2603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512" cy="2165231"/>
                          </a:xfrm>
                          <a:prstGeom prst="rect">
                            <a:avLst/>
                          </a:prstGeom>
                          <a:solidFill>
                            <a:srgbClr val="FFFFFF"/>
                          </a:solidFill>
                          <a:ln w="9525">
                            <a:solidFill>
                              <a:srgbClr val="000000"/>
                            </a:solidFill>
                            <a:miter lim="800000"/>
                            <a:headEnd/>
                            <a:tailEnd/>
                          </a:ln>
                        </wps:spPr>
                        <wps:txbx>
                          <w:txbxContent>
                            <w:p w14:paraId="1D63BD47" w14:textId="227DB793" w:rsidR="0058575D" w:rsidRPr="00883927" w:rsidRDefault="0058575D" w:rsidP="00A764E9">
                              <w:pPr>
                                <w:jc w:val="center"/>
                                <w:rPr>
                                  <w:lang w:val="pt-BR"/>
                                </w:rPr>
                              </w:pPr>
                              <w:del w:id="630" w:author="Cristiano Cesario" w:date="2014-06-21T15:50:00Z">
                                <w:r w:rsidDel="009E5575">
                                  <w:rPr>
                                    <w:noProof/>
                                    <w:lang w:val="pt-BR" w:eastAsia="pt-BR"/>
                                  </w:rPr>
                                  <w:drawing>
                                    <wp:inline distT="0" distB="0" distL="0" distR="0" wp14:anchorId="1661145A" wp14:editId="25568615">
                                      <wp:extent cx="2950234" cy="2528772"/>
                                      <wp:effectExtent l="0" t="0" r="2540" b="5080"/>
                                      <wp:docPr id="2134" name="Imagem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631" w:author="Cristiano Cesario" w:date="2014-06-26T12:10:00Z">
                                <w:r w:rsidR="00AC205B">
                                  <w:rPr>
                                    <w:noProof/>
                                    <w:lang w:val="pt-BR"/>
                                  </w:rPr>
                                  <w:drawing>
                                    <wp:inline distT="0" distB="0" distL="0" distR="0" wp14:anchorId="4BF84C5B" wp14:editId="117B7A3E">
                                      <wp:extent cx="4807585" cy="2144680"/>
                                      <wp:effectExtent l="0" t="0" r="0" b="8255"/>
                                      <wp:docPr id="2135" name="Imagem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 w14:anchorId="504FEBE2" id="_x0000_s1035" type="#_x0000_t202" style="width:393.65pt;height:1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">
                  <v:textbox>
                    <w:txbxContent>
                      <w:p w14:paraId="1D63BD47" w14:textId="227DB793" w:rsidR="0058575D" w:rsidRPr="00883927" w:rsidRDefault="0058575D" w:rsidP="00A764E9">
                        <w:pPr>
                          <w:jc w:val="center"/>
                          <w:rPr>
                            <w:lang w:val="pt-BR"/>
                          </w:rPr>
                        </w:pPr>
                        <w:del w:id="632" w:author="Cristiano Cesario" w:date="2014-06-21T15:50:00Z">
                          <w:r w:rsidDel="009E5575">
                            <w:rPr>
                              <w:noProof/>
                              <w:lang w:val="pt-BR" w:eastAsia="pt-BR"/>
                            </w:rPr>
                            <w:drawing>
                              <wp:inline distT="0" distB="0" distL="0" distR="0" wp14:anchorId="1661145A" wp14:editId="25568615">
                                <wp:extent cx="2950234" cy="2528772"/>
                                <wp:effectExtent l="0" t="0" r="2540" b="5080"/>
                                <wp:docPr id="2134" name="Imagem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633" w:author="Cristiano Cesario" w:date="2014-06-26T12:10:00Z">
                          <w:r w:rsidR="00AC205B">
                            <w:rPr>
                              <w:noProof/>
                              <w:lang w:val="pt-BR"/>
                            </w:rPr>
                            <w:drawing>
                              <wp:inline distT="0" distB="0" distL="0" distR="0" wp14:anchorId="4BF84C5B" wp14:editId="117B7A3E">
                                <wp:extent cx="4807585" cy="2144680"/>
                                <wp:effectExtent l="0" t="0" r="0" b="8255"/>
                                <wp:docPr id="2135" name="Imagem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ins>
                      </w:p>
                    </w:txbxContent>
                  </v:textbox>
                  <w10:anchorlock/>
                </v:shape>
              </w:pict>
            </mc:Fallback>
          </mc:AlternateContent>
        </w:r>
      </w:ins>
    </w:p>
    <w:p w14:paraId="126AD688" w14:textId="77777777" w:rsidR="000577C6" w:rsidRDefault="00A764E9" w:rsidP="00883927">
      <w:pPr>
        <w:pStyle w:val="Legenda"/>
        <w:rPr>
          <w:ins w:id="634" w:author="Cristiano Cesario" w:date="2014-06-23T10:46:00Z"/>
        </w:rPr>
      </w:pPr>
      <w:bookmarkStart w:id="635" w:name="_Ref391129463"/>
      <w:ins w:id="636" w:author="Cristiano Cesario" w:date="2014-06-21T15:58:00Z">
        <w:r>
          <w:t xml:space="preserve">Fig. </w:t>
        </w:r>
        <w:r>
          <w:fldChar w:fldCharType="begin"/>
        </w:r>
        <w:r>
          <w:instrText xml:space="preserve"> SEQ Fig. \* ARABIC </w:instrText>
        </w:r>
        <w:r>
          <w:fldChar w:fldCharType="separate"/>
        </w:r>
      </w:ins>
      <w:ins w:id="637" w:author="Cristiano Cesario" w:date="2014-06-23T11:21:00Z">
        <w:r w:rsidR="00C56A5A">
          <w:rPr>
            <w:noProof/>
          </w:rPr>
          <w:t>8</w:t>
        </w:r>
      </w:ins>
      <w:ins w:id="638" w:author="Cristiano Cesario" w:date="2014-06-21T15:58:00Z">
        <w:r>
          <w:fldChar w:fldCharType="end"/>
        </w:r>
        <w:bookmarkEnd w:id="635"/>
        <w:r>
          <w:t>. Collapsed commit history</w:t>
        </w:r>
      </w:ins>
    </w:p>
    <w:p w14:paraId="62947109" w14:textId="77777777" w:rsidR="000577C6" w:rsidRDefault="000577C6" w:rsidP="00883927">
      <w:pPr>
        <w:pStyle w:val="Legenda"/>
        <w:rPr>
          <w:ins w:id="639" w:author="Cristiano Cesario" w:date="2014-06-23T10:46:00Z"/>
        </w:rPr>
      </w:pPr>
    </w:p>
    <w:p w14:paraId="13A6A3E6" w14:textId="77777777" w:rsidR="000577C6" w:rsidRDefault="000577C6" w:rsidP="00883927">
      <w:pPr>
        <w:pStyle w:val="Legenda"/>
        <w:rPr>
          <w:ins w:id="640" w:author="Cristiano Cesario" w:date="2014-06-23T10:49:00Z"/>
        </w:rPr>
      </w:pPr>
      <w:ins w:id="641" w:author="Cristiano Cesario" w:date="2014-06-23T10:46:00Z">
        <w:r w:rsidRPr="00883927">
          <w:rPr>
            <w:noProof/>
            <w:lang w:val="pt-BR" w:eastAsia="pt-BR"/>
          </w:rPr>
          <mc:AlternateContent>
            <mc:Choice Requires="wps">
              <w:drawing>
                <wp:inline distT="0" distB="0" distL="0" distR="0" wp14:anchorId="04C08207" wp14:editId="4A7C0A5E">
                  <wp:extent cx="4822166" cy="2846717"/>
                  <wp:effectExtent l="0" t="0" r="17145" b="10795"/>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2166" cy="2846717"/>
                          </a:xfrm>
                          <a:prstGeom prst="rect">
                            <a:avLst/>
                          </a:prstGeom>
                          <a:solidFill>
                            <a:srgbClr val="FFFFFF"/>
                          </a:solidFill>
                          <a:ln w="9525">
                            <a:solidFill>
                              <a:srgbClr val="000000"/>
                            </a:solidFill>
                            <a:miter lim="800000"/>
                            <a:headEnd/>
                            <a:tailEnd/>
                          </a:ln>
                        </wps:spPr>
                        <wps:txbx>
                          <w:txbxContent>
                            <w:p w14:paraId="73C145E0" w14:textId="12D84C6B" w:rsidR="0058575D" w:rsidRPr="00883927" w:rsidRDefault="0058575D" w:rsidP="000577C6">
                              <w:pPr>
                                <w:jc w:val="center"/>
                                <w:rPr>
                                  <w:lang w:val="pt-BR"/>
                                </w:rPr>
                              </w:pPr>
                              <w:ins w:id="642" w:author="Cristiano Cesario" w:date="2014-06-23T11:57:00Z">
                                <w:r>
                                  <w:rPr>
                                    <w:noProof/>
                                    <w:lang w:val="pt-BR" w:eastAsia="pt-BR"/>
                                  </w:rPr>
                                  <w:drawing>
                                    <wp:inline distT="0" distB="0" distL="0" distR="0" wp14:anchorId="0EF852BB" wp14:editId="678A89B4">
                                      <wp:extent cx="4448175" cy="2746375"/>
                                      <wp:effectExtent l="0" t="0" r="9525" b="0"/>
                                      <wp:docPr id="2136" name="Imagem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2746375"/>
                                              </a:xfrm>
                                              <a:prstGeom prst="rect">
                                                <a:avLst/>
                                              </a:prstGeom>
                                            </pic:spPr>
                                          </pic:pic>
                                        </a:graphicData>
                                      </a:graphic>
                                    </wp:inline>
                                  </w:drawing>
                                </w:r>
                              </w:ins>
                              <w:del w:id="643" w:author="Cristiano Cesario" w:date="2014-06-23T10:45:00Z">
                                <w:r w:rsidDel="000577C6">
                                  <w:rPr>
                                    <w:noProof/>
                                    <w:lang w:val="pt-BR" w:eastAsia="pt-BR"/>
                                  </w:rPr>
                                  <w:drawing>
                                    <wp:inline distT="0" distB="0" distL="0" distR="0" wp14:anchorId="38145BA2" wp14:editId="00B61668">
                                      <wp:extent cx="2950234" cy="2528772"/>
                                      <wp:effectExtent l="0" t="0" r="2540" b="5080"/>
                                      <wp:docPr id="2137" name="Imagem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04C08207" id="_x0000_s1036" type="#_x0000_t202" style="width:379.7pt;height:2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">
                  <v:textbox>
                    <w:txbxContent>
                      <w:p w14:paraId="73C145E0" w14:textId="12D84C6B" w:rsidR="0058575D" w:rsidRPr="00883927" w:rsidRDefault="0058575D" w:rsidP="000577C6">
                        <w:pPr>
                          <w:jc w:val="center"/>
                          <w:rPr>
                            <w:lang w:val="pt-BR"/>
                          </w:rPr>
                        </w:pPr>
                        <w:ins w:id="644" w:author="Cristiano Cesario" w:date="2014-06-23T11:57:00Z">
                          <w:r>
                            <w:rPr>
                              <w:noProof/>
                              <w:lang w:val="pt-BR" w:eastAsia="pt-BR"/>
                            </w:rPr>
                            <w:drawing>
                              <wp:inline distT="0" distB="0" distL="0" distR="0" wp14:anchorId="0EF852BB" wp14:editId="678A89B4">
                                <wp:extent cx="4448175" cy="2746375"/>
                                <wp:effectExtent l="0" t="0" r="9525" b="0"/>
                                <wp:docPr id="2136" name="Imagem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2746375"/>
                                        </a:xfrm>
                                        <a:prstGeom prst="rect">
                                          <a:avLst/>
                                        </a:prstGeom>
                                      </pic:spPr>
                                    </pic:pic>
                                  </a:graphicData>
                                </a:graphic>
                              </wp:inline>
                            </w:drawing>
                          </w:r>
                        </w:ins>
                        <w:del w:id="645" w:author="Cristiano Cesario" w:date="2014-06-23T10:45:00Z">
                          <w:r w:rsidDel="000577C6">
                            <w:rPr>
                              <w:noProof/>
                              <w:lang w:val="pt-BR" w:eastAsia="pt-BR"/>
                            </w:rPr>
                            <w:drawing>
                              <wp:inline distT="0" distB="0" distL="0" distR="0" wp14:anchorId="38145BA2" wp14:editId="00B61668">
                                <wp:extent cx="2950234" cy="2528772"/>
                                <wp:effectExtent l="0" t="0" r="2540" b="5080"/>
                                <wp:docPr id="2137" name="Imagem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0DE4D164" w14:textId="160CE211" w:rsidR="000577C6" w:rsidRDefault="00646B3B">
      <w:pPr>
        <w:pStyle w:val="Legenda"/>
        <w:rPr>
          <w:ins w:id="646" w:author="Cristiano Cesario" w:date="2014-06-23T10:49:00Z"/>
        </w:rPr>
      </w:pPr>
      <w:bookmarkStart w:id="647" w:name="_Ref391287401"/>
      <w:ins w:id="648" w:author="Cristiano Cesario" w:date="2014-06-23T11:45:00Z">
        <w:r>
          <w:t xml:space="preserve">Fig. </w:t>
        </w:r>
        <w:r>
          <w:fldChar w:fldCharType="begin"/>
        </w:r>
        <w:r>
          <w:instrText xml:space="preserve"> SEQ Fig. \* ARABIC </w:instrText>
        </w:r>
      </w:ins>
      <w:r>
        <w:fldChar w:fldCharType="separate"/>
      </w:r>
      <w:ins w:id="649" w:author="Cristiano Cesario" w:date="2014-06-23T11:45:00Z">
        <w:r>
          <w:rPr>
            <w:noProof/>
          </w:rPr>
          <w:t>9</w:t>
        </w:r>
        <w:r>
          <w:fldChar w:fldCharType="end"/>
        </w:r>
        <w:bookmarkEnd w:id="647"/>
        <w:r>
          <w:t xml:space="preserve">. </w:t>
        </w:r>
      </w:ins>
      <w:ins w:id="650" w:author="Cristiano Cesario" w:date="2014-06-23T11:46:00Z">
        <w:r>
          <w:t xml:space="preserve"> Repository updates synchronization</w:t>
        </w:r>
      </w:ins>
    </w:p>
    <w:p w14:paraId="266DADEB" w14:textId="7AEA69AB" w:rsidR="0032111C" w:rsidRDefault="00243E7C" w:rsidP="00883927">
      <w:pPr>
        <w:pStyle w:val="Legenda"/>
      </w:pPr>
      <w:del w:id="651" w:author="Cristiano Cesario" w:date="2014-06-21T15:25:00Z">
        <w:r w:rsidRPr="00340D13" w:rsidDel="003D2876">
          <w:delText>)</w:delText>
        </w:r>
      </w:del>
    </w:p>
    <w:p w14:paraId="1C484EEB" w14:textId="77777777" w:rsidR="001D73A5" w:rsidRPr="001D73A5" w:rsidRDefault="001D73A5" w:rsidP="001D73A5"/>
    <w:p w14:paraId="23FD67AC" w14:textId="7FB23840" w:rsidR="00787C81" w:rsidRDefault="00787C81" w:rsidP="00446744">
      <w:pPr>
        <w:pStyle w:val="Ttulo2"/>
        <w:sectPr w:rsidR="00787C81" w:rsidSect="00231342">
          <w:pgSz w:w="11907" w:h="16839" w:code="9"/>
          <w:pgMar w:top="1009" w:right="936" w:bottom="1009" w:left="936" w:header="431" w:footer="431" w:gutter="0"/>
          <w:cols w:space="288"/>
        </w:sectPr>
      </w:pPr>
      <w:bookmarkStart w:id="652" w:name="_Ref381298196"/>
    </w:p>
    <w:p w14:paraId="28220226" w14:textId="447007A3" w:rsidR="00787C81" w:rsidRPr="00317874" w:rsidDel="00BD30EB" w:rsidRDefault="00787C81" w:rsidP="00787C81">
      <w:pPr>
        <w:pStyle w:val="Text"/>
        <w:rPr>
          <w:del w:id="653" w:author="Cristiano Cesario" w:date="2014-06-23T13:59:00Z"/>
        </w:rPr>
      </w:pPr>
      <w:moveFromRangeStart w:id="654" w:author="Cristiano Cesario" w:date="2014-06-21T15:35:00Z" w:name="move391128279"/>
      <w:moveFrom w:id="655" w:author="Cristiano Cesario" w:date="2014-06-21T15:35:00Z">
        <w:r w:rsidRPr="00317874" w:rsidDel="0086752E">
          <w:lastRenderedPageBreak/>
          <w:t xml:space="preserve">Commits are drawn according to </w:t>
        </w:r>
        <w:r w:rsidR="00F60FD7" w:rsidDel="0086752E">
          <w:t>their</w:t>
        </w:r>
        <w:r w:rsidR="00F60FD7" w:rsidRPr="00317874" w:rsidDel="0086752E">
          <w:t xml:space="preserve"> </w:t>
        </w:r>
        <w:r w:rsidRPr="00317874" w:rsidDel="0086752E">
          <w:t xml:space="preserve">precedence order. Thus, if a commit N is created over a commit N – 1, then commit N will be located in the right hand side of commit N – 1. DyeVC presents a </w:t>
        </w:r>
        <w:commentRangeStart w:id="656"/>
        <w:r w:rsidRPr="00317874" w:rsidDel="0086752E">
          <w:t xml:space="preserve">tooltip </w:t>
        </w:r>
        <w:commentRangeEnd w:id="656"/>
        <w:r w:rsidR="005B1268" w:rsidDel="0086752E">
          <w:rPr>
            <w:rStyle w:val="Refdecomentrio"/>
          </w:rPr>
          <w:commentReference w:id="656"/>
        </w:r>
        <w:r w:rsidRPr="00317874" w:rsidDel="0086752E">
          <w:t>with some information about each commit, upon a mouse over a node.</w:t>
        </w:r>
      </w:moveFrom>
    </w:p>
    <w:p w14:paraId="142757AD" w14:textId="77777777" w:rsidR="00937029" w:rsidRPr="008A02D4" w:rsidRDefault="00937029">
      <w:pPr>
        <w:pStyle w:val="Ttulo2"/>
        <w:rPr>
          <w:ins w:id="657" w:author="Cristiano Cesario" w:date="2014-06-23T06:59:00Z"/>
        </w:rPr>
        <w:pPrChange w:id="658" w:author="Cristiano Cesario" w:date="2014-06-23T14:00:00Z">
          <w:pPr>
            <w:pStyle w:val="Text"/>
          </w:pPr>
        </w:pPrChange>
      </w:pPr>
      <w:bookmarkStart w:id="659" w:name="_Ref391270243"/>
      <w:moveFromRangeEnd w:id="654"/>
      <w:ins w:id="660" w:author="Cristiano Cesario" w:date="2014-06-23T06:59:00Z">
        <w:r w:rsidRPr="00646B3B">
          <w:t>Behind the Scenes</w:t>
        </w:r>
        <w:bookmarkEnd w:id="659"/>
      </w:ins>
    </w:p>
    <w:p w14:paraId="76EF0DF2" w14:textId="3D7F198F" w:rsidR="000577C6" w:rsidRDefault="00646B3B">
      <w:pPr>
        <w:pStyle w:val="Text"/>
        <w:rPr>
          <w:ins w:id="661" w:author="Cristiano Cesario" w:date="2014-06-23T11:58:00Z"/>
        </w:rPr>
      </w:pPr>
      <w:ins w:id="662" w:author="Cristiano Cesario" w:date="2014-06-23T11:44:00Z">
        <w:r w:rsidRPr="00646B3B">
          <w:rPr>
            <w:rPrChange w:id="663" w:author="Cristiano Cesario" w:date="2014-06-23T11:48:00Z">
              <w:rPr>
                <w:color w:val="FF0000"/>
                <w:lang w:val="pt-BR"/>
              </w:rPr>
            </w:rPrChange>
          </w:rPr>
          <w:t>The synchronization</w:t>
        </w:r>
        <w:r w:rsidR="005028CC">
          <w:t xml:space="preserve"> that occurs behind the scenes i</w:t>
        </w:r>
        <w:r w:rsidRPr="00646B3B">
          <w:rPr>
            <w:rPrChange w:id="664" w:author="Cristiano Cesario" w:date="2014-06-23T11:48:00Z">
              <w:rPr>
                <w:color w:val="FF0000"/>
                <w:lang w:val="pt-BR"/>
              </w:rPr>
            </w:rPrChange>
          </w:rPr>
          <w:t xml:space="preserve">nvolve depicting what are the existing repositories </w:t>
        </w:r>
      </w:ins>
      <w:ins w:id="665" w:author="Cristiano Cesario" w:date="2014-06-23T11:45:00Z">
        <w:r w:rsidRPr="00646B3B">
          <w:rPr>
            <w:rPrChange w:id="666" w:author="Cristiano Cesario" w:date="2014-06-23T11:48:00Z">
              <w:rPr>
                <w:color w:val="FF0000"/>
              </w:rPr>
            </w:rPrChange>
          </w:rPr>
          <w:t xml:space="preserve">and commits </w:t>
        </w:r>
      </w:ins>
      <w:ins w:id="667" w:author="Cristiano Cesario" w:date="2014-06-23T11:44:00Z">
        <w:r w:rsidRPr="00646B3B">
          <w:rPr>
            <w:rPrChange w:id="668" w:author="Cristiano Cesario" w:date="2014-06-23T11:48:00Z">
              <w:rPr>
                <w:color w:val="FF0000"/>
              </w:rPr>
            </w:rPrChange>
          </w:rPr>
          <w:t xml:space="preserve">in the topology. </w:t>
        </w:r>
      </w:ins>
      <w:ins w:id="669" w:author="Cristiano Cesario" w:date="2014-06-23T11:45:00Z">
        <w:r w:rsidRPr="00646B3B">
          <w:rPr>
            <w:rPrChange w:id="670" w:author="Cristiano Cesario" w:date="2014-06-23T11:48:00Z">
              <w:rPr>
                <w:color w:val="FF0000"/>
              </w:rPr>
            </w:rPrChange>
          </w:rPr>
          <w:t>To</w:t>
        </w:r>
      </w:ins>
      <w:ins w:id="671" w:author="Cristiano Cesario" w:date="2014-06-23T11:47:00Z">
        <w:r w:rsidRPr="00646B3B">
          <w:rPr>
            <w:rPrChange w:id="672" w:author="Cristiano Cesario" w:date="2014-06-23T11:48:00Z">
              <w:rPr>
                <w:color w:val="FF0000"/>
              </w:rPr>
            </w:rPrChange>
          </w:rPr>
          <w:t xml:space="preserve"> synchroniz</w:t>
        </w:r>
      </w:ins>
      <w:ins w:id="673" w:author="Cristiano Cesario" w:date="2014-06-23T11:51:00Z">
        <w:r w:rsidR="005028CC">
          <w:t>e</w:t>
        </w:r>
      </w:ins>
      <w:ins w:id="674" w:author="Cristiano Cesario" w:date="2014-06-23T11:47:00Z">
        <w:r w:rsidRPr="00646B3B">
          <w:rPr>
            <w:rPrChange w:id="675" w:author="Cristiano Cesario" w:date="2014-06-23T11:48:00Z">
              <w:rPr>
                <w:color w:val="FF0000"/>
              </w:rPr>
            </w:rPrChange>
          </w:rPr>
          <w:t xml:space="preserve"> repository information, we follow the process represented by activity diagram in </w:t>
        </w:r>
        <w:r w:rsidRPr="00646B3B">
          <w:rPr>
            <w:rPrChange w:id="676" w:author="Cristiano Cesario" w:date="2014-06-23T11:48:00Z">
              <w:rPr>
                <w:color w:val="FF0000"/>
              </w:rPr>
            </w:rPrChange>
          </w:rPr>
          <w:fldChar w:fldCharType="begin"/>
        </w:r>
        <w:r w:rsidRPr="00646B3B">
          <w:rPr>
            <w:rPrChange w:id="677" w:author="Cristiano Cesario" w:date="2014-06-23T11:48:00Z">
              <w:rPr>
                <w:color w:val="FF0000"/>
              </w:rPr>
            </w:rPrChange>
          </w:rPr>
          <w:instrText xml:space="preserve"> REF _Ref391287401 \h </w:instrText>
        </w:r>
      </w:ins>
      <w:r>
        <w:instrText xml:space="preserve"> \* MERGEFORMAT </w:instrText>
      </w:r>
      <w:r w:rsidRPr="00646B3B">
        <w:rPr>
          <w:rPrChange w:id="678" w:author="Cristiano Cesario" w:date="2014-06-23T11:48:00Z">
            <w:rPr/>
          </w:rPrChange>
        </w:rPr>
      </w:r>
      <w:r w:rsidRPr="00646B3B">
        <w:rPr>
          <w:rPrChange w:id="679" w:author="Cristiano Cesario" w:date="2014-06-23T11:48:00Z">
            <w:rPr>
              <w:color w:val="FF0000"/>
            </w:rPr>
          </w:rPrChange>
        </w:rPr>
        <w:fldChar w:fldCharType="separate"/>
      </w:r>
      <w:ins w:id="680" w:author="Cristiano Cesario" w:date="2014-06-23T11:47:00Z">
        <w:r w:rsidRPr="00646B3B">
          <w:t xml:space="preserve">Fig. </w:t>
        </w:r>
        <w:r w:rsidRPr="00646B3B">
          <w:rPr>
            <w:noProof/>
          </w:rPr>
          <w:t>9</w:t>
        </w:r>
        <w:r w:rsidRPr="00646B3B">
          <w:rPr>
            <w:rPrChange w:id="681" w:author="Cristiano Cesario" w:date="2014-06-23T11:48:00Z">
              <w:rPr>
                <w:color w:val="FF0000"/>
              </w:rPr>
            </w:rPrChange>
          </w:rPr>
          <w:fldChar w:fldCharType="end"/>
        </w:r>
        <w:r>
          <w:t>.</w:t>
        </w:r>
      </w:ins>
      <w:ins w:id="682" w:author="Cristiano Cesario" w:date="2014-06-23T11:48:00Z">
        <w:r w:rsidR="005028CC">
          <w:t xml:space="preserve"> This</w:t>
        </w:r>
        <w:r>
          <w:t xml:space="preserve"> process always begin </w:t>
        </w:r>
      </w:ins>
      <w:ins w:id="683" w:author="Cristiano Cesario" w:date="2014-06-23T11:49:00Z">
        <w:r w:rsidR="005028CC">
          <w:t xml:space="preserve">with </w:t>
        </w:r>
      </w:ins>
      <w:ins w:id="684" w:author="Cristiano Cesario" w:date="2014-06-23T11:48:00Z">
        <w:r>
          <w:t xml:space="preserve">a list of repositories </w:t>
        </w:r>
      </w:ins>
      <w:ins w:id="685" w:author="Cristiano Cesario" w:date="2014-06-23T11:49:00Z">
        <w:r w:rsidR="005028CC">
          <w:t>being</w:t>
        </w:r>
      </w:ins>
      <w:ins w:id="686" w:author="Cristiano Cesario" w:date="2014-06-23T11:48:00Z">
        <w:r>
          <w:t xml:space="preserve"> monitored</w:t>
        </w:r>
      </w:ins>
      <w:ins w:id="687" w:author="Cristiano Cesario" w:date="2014-06-23T11:49:00Z">
        <w:r>
          <w:t xml:space="preserve">. </w:t>
        </w:r>
      </w:ins>
      <w:ins w:id="688" w:author="Cristiano Cesario" w:date="2014-06-23T11:52:00Z">
        <w:r w:rsidR="005028CC">
          <w:t xml:space="preserve">For each given repository </w:t>
        </w:r>
        <w:r w:rsidR="005028CC">
          <w:rPr>
            <w:i/>
          </w:rPr>
          <w:t>rep</w:t>
        </w:r>
      </w:ins>
      <w:ins w:id="689" w:author="Cristiano Cesario" w:date="2014-06-23T11:49:00Z">
        <w:r w:rsidR="005028CC">
          <w:t xml:space="preserve">, we find </w:t>
        </w:r>
      </w:ins>
      <w:ins w:id="690" w:author="Cristiano Cesario" w:date="2014-06-23T11:52:00Z">
        <w:r w:rsidR="005028CC">
          <w:t>which repositories rep pulls from and pushes to</w:t>
        </w:r>
      </w:ins>
      <w:ins w:id="691" w:author="Cristiano Cesario" w:date="2014-06-23T11:53:00Z">
        <w:r w:rsidR="005028CC">
          <w:t xml:space="preserve">. These repositories </w:t>
        </w:r>
        <w:r w:rsidR="005028CC">
          <w:lastRenderedPageBreak/>
          <w:t xml:space="preserve">are inserted or updated in the database, where we keep track of each hostname that references them (either by monitoring, pushing to or pulling from). </w:t>
        </w:r>
      </w:ins>
      <w:ins w:id="692" w:author="Cristiano Cesario" w:date="2014-06-23T11:57:00Z">
        <w:r w:rsidR="007D0742">
          <w:t xml:space="preserve"> Repositories that </w:t>
        </w:r>
      </w:ins>
      <w:ins w:id="693" w:author="Cristiano Cesario" w:date="2014-06-23T11:58:00Z">
        <w:r w:rsidR="007D0742">
          <w:t>are not referenced anymore are from the topology.</w:t>
        </w:r>
      </w:ins>
    </w:p>
    <w:p w14:paraId="5004687A" w14:textId="2237D273" w:rsidR="007D0742" w:rsidRPr="00646B3B" w:rsidRDefault="007D0742">
      <w:pPr>
        <w:pStyle w:val="Text"/>
        <w:rPr>
          <w:ins w:id="694" w:author="Cristiano Cesario" w:date="2014-06-23T10:58:00Z"/>
          <w:rPrChange w:id="695" w:author="Cristiano Cesario" w:date="2014-06-23T11:48:00Z">
            <w:rPr>
              <w:ins w:id="696" w:author="Cristiano Cesario" w:date="2014-06-23T10:58:00Z"/>
              <w:color w:val="FF0000"/>
              <w:lang w:val="pt-BR"/>
            </w:rPr>
          </w:rPrChange>
        </w:rPr>
      </w:pPr>
      <w:ins w:id="697" w:author="Cristiano Cesario" w:date="2014-06-23T11:58:00Z">
        <w:r>
          <w:fldChar w:fldCharType="begin"/>
        </w:r>
        <w:r>
          <w:instrText xml:space="preserve"> REF _Ref391288065 \h </w:instrText>
        </w:r>
      </w:ins>
      <w:r>
        <w:fldChar w:fldCharType="separate"/>
      </w:r>
      <w:ins w:id="698" w:author="Cristiano Cesario" w:date="2014-06-23T11:58:00Z">
        <w:r>
          <w:t xml:space="preserve">Table </w:t>
        </w:r>
        <w:r>
          <w:rPr>
            <w:noProof/>
          </w:rPr>
          <w:t>V</w:t>
        </w:r>
        <w:r>
          <w:fldChar w:fldCharType="end"/>
        </w:r>
      </w:ins>
      <w:ins w:id="699" w:author="Cristiano Cesario" w:date="2014-06-23T11:59:00Z">
        <w:r>
          <w:t xml:space="preserve"> shows the algorithm </w:t>
        </w:r>
      </w:ins>
      <w:ins w:id="700" w:author="Cristiano Cesario" w:date="2014-06-23T14:00:00Z">
        <w:r w:rsidR="00BD30EB">
          <w:t xml:space="preserve">used </w:t>
        </w:r>
      </w:ins>
      <w:ins w:id="701" w:author="Cristiano Cesario" w:date="2014-06-23T11:59:00Z">
        <w:r>
          <w:t>to synchronize commits</w:t>
        </w:r>
        <w:r w:rsidR="00BD30EB">
          <w:t>.</w:t>
        </w:r>
      </w:ins>
      <w:ins w:id="702" w:author="Cristiano Cesario" w:date="2014-06-23T14:00:00Z">
        <w:r w:rsidR="00BD30EB">
          <w:t xml:space="preserve"> This synchronization</w:t>
        </w:r>
      </w:ins>
      <w:ins w:id="703" w:author="Cristiano Cesario" w:date="2014-06-23T11:59:00Z">
        <w:r w:rsidR="00091E68">
          <w:t xml:space="preserve"> </w:t>
        </w:r>
      </w:ins>
      <w:ins w:id="704" w:author="Cristiano Cesario" w:date="2014-06-23T14:00:00Z">
        <w:r w:rsidR="00BD30EB">
          <w:t>finds out the existing commits and</w:t>
        </w:r>
      </w:ins>
      <w:ins w:id="705" w:author="Cristiano Cesario" w:date="2014-06-23T11:59:00Z">
        <w:r w:rsidR="00091E68">
          <w:t xml:space="preserve"> </w:t>
        </w:r>
      </w:ins>
      <w:ins w:id="706" w:author="Cristiano Cesario" w:date="2014-06-23T14:01:00Z">
        <w:r w:rsidR="00BD30EB">
          <w:t xml:space="preserve">verifies </w:t>
        </w:r>
      </w:ins>
      <w:ins w:id="707" w:author="Cristiano Cesario" w:date="2014-06-23T11:59:00Z">
        <w:r w:rsidR="00091E68">
          <w:t xml:space="preserve">where each </w:t>
        </w:r>
      </w:ins>
      <w:ins w:id="708" w:author="Cristiano Cesario" w:date="2014-06-23T14:00:00Z">
        <w:r w:rsidR="00BD30EB">
          <w:t>of them</w:t>
        </w:r>
      </w:ins>
      <w:ins w:id="709" w:author="Cristiano Cesario" w:date="2014-06-23T11:59:00Z">
        <w:r w:rsidR="00091E68">
          <w:t xml:space="preserve"> can be found. The whole process is </w:t>
        </w:r>
      </w:ins>
      <w:ins w:id="710" w:author="Cristiano Cesario" w:date="2014-06-23T13:47:00Z">
        <w:r w:rsidR="002B542F">
          <w:t>based on the Set Theory</w:t>
        </w:r>
      </w:ins>
      <w:ins w:id="711" w:author="Cristiano Cesario" w:date="2014-06-23T12:00:00Z">
        <w:r w:rsidR="00091E68">
          <w:t>, and the s</w:t>
        </w:r>
        <w:r w:rsidR="002B542F">
          <w:t xml:space="preserve">ets created </w:t>
        </w:r>
      </w:ins>
      <w:ins w:id="712" w:author="Cristiano Cesario" w:date="2014-06-23T13:47:00Z">
        <w:r w:rsidR="002B542F">
          <w:t>along</w:t>
        </w:r>
      </w:ins>
      <w:ins w:id="713" w:author="Cristiano Cesario" w:date="2014-06-23T12:00:00Z">
        <w:r w:rsidR="002B542F">
          <w:t xml:space="preserve"> the process</w:t>
        </w:r>
        <w:r w:rsidR="00091E68">
          <w:t xml:space="preserve"> are shown between </w:t>
        </w:r>
      </w:ins>
      <w:ins w:id="714" w:author="Cristiano Cesario" w:date="2014-06-23T12:01:00Z">
        <w:r w:rsidR="00091E68">
          <w:t>parentheses</w:t>
        </w:r>
      </w:ins>
      <w:ins w:id="715" w:author="Cristiano Cesario" w:date="2014-06-23T12:00:00Z">
        <w:r w:rsidR="00091E68">
          <w:t>.</w:t>
        </w:r>
      </w:ins>
      <w:ins w:id="716" w:author="Cristiano Cesario" w:date="2014-06-23T12:01:00Z">
        <w:r w:rsidR="00091E68">
          <w:t xml:space="preserve"> The </w:t>
        </w:r>
      </w:ins>
      <w:ins w:id="717" w:author="Cristiano Cesario" w:date="2014-06-23T12:02:00Z">
        <w:r w:rsidR="00091E68">
          <w:t>“</w:t>
        </w:r>
      </w:ins>
      <w:ins w:id="718" w:author="Cristiano Cesario" w:date="2014-06-23T12:01:00Z">
        <w:r w:rsidR="00091E68">
          <w:t>snapshot</w:t>
        </w:r>
      </w:ins>
      <w:ins w:id="719" w:author="Cristiano Cesario" w:date="2014-06-23T12:02:00Z">
        <w:r w:rsidR="00091E68">
          <w:t>”</w:t>
        </w:r>
      </w:ins>
      <w:ins w:id="720" w:author="Cristiano Cesario" w:date="2014-06-23T12:01:00Z">
        <w:r w:rsidR="00091E68">
          <w:t xml:space="preserve"> </w:t>
        </w:r>
        <w:r w:rsidR="00091E68">
          <w:lastRenderedPageBreak/>
          <w:t>mentioned is the set of existing commits at a loc</w:t>
        </w:r>
        <w:r w:rsidR="002B542F">
          <w:t>al repository in a given moment and is used to identify both deleted and inserted commits.</w:t>
        </w:r>
      </w:ins>
      <w:ins w:id="721" w:author="Cristiano Cesario" w:date="2014-06-23T13:54:00Z">
        <w:r w:rsidR="002B542F">
          <w:t xml:space="preserve"> Commits to inserted or updated must be verified to check where they exist. This verification is done using the algorithm shown in </w:t>
        </w:r>
      </w:ins>
      <w:ins w:id="722" w:author="Cristiano Cesario" w:date="2014-06-23T13:55:00Z">
        <w:r w:rsidR="002B542F">
          <w:fldChar w:fldCharType="begin"/>
        </w:r>
        <w:r w:rsidR="002B542F">
          <w:instrText xml:space="preserve"> REF _Ref391285893 \h </w:instrText>
        </w:r>
      </w:ins>
      <w:r w:rsidR="002B542F">
        <w:fldChar w:fldCharType="separate"/>
      </w:r>
      <w:ins w:id="723" w:author="Cristiano Cesario" w:date="2014-06-23T13:55:00Z">
        <w:r w:rsidR="002B542F">
          <w:t xml:space="preserve">Table </w:t>
        </w:r>
        <w:r w:rsidR="002B542F">
          <w:rPr>
            <w:noProof/>
          </w:rPr>
          <w:t>VI</w:t>
        </w:r>
        <w:r w:rsidR="002B542F">
          <w:fldChar w:fldCharType="end"/>
        </w:r>
        <w:r w:rsidR="002B542F">
          <w:t>. This algorithm finds out where each commit exists based on the ahead and behind lists, which are calculated periodically to show the number</w:t>
        </w:r>
        <w:r w:rsidR="00BD30EB">
          <w:t xml:space="preserve"> of commits ahead and behind (Level 3 information, see section </w:t>
        </w:r>
      </w:ins>
      <w:ins w:id="724" w:author="Cristiano Cesario" w:date="2014-06-23T13:57:00Z">
        <w:r w:rsidR="00BD30EB">
          <w:fldChar w:fldCharType="begin"/>
        </w:r>
        <w:r w:rsidR="00BD30EB">
          <w:instrText xml:space="preserve"> REF _Ref391295186 \w \h </w:instrText>
        </w:r>
      </w:ins>
      <w:r w:rsidR="00BD30EB">
        <w:fldChar w:fldCharType="separate"/>
      </w:r>
      <w:ins w:id="725" w:author="Cristiano Cesario" w:date="2014-06-23T13:57:00Z">
        <w:r w:rsidR="00BD30EB">
          <w:t>III.B.3)</w:t>
        </w:r>
        <w:r w:rsidR="00BD30EB">
          <w:fldChar w:fldCharType="end"/>
        </w:r>
      </w:ins>
      <w:ins w:id="726" w:author="Cristiano Cesario" w:date="2014-06-23T13:59:00Z">
        <w:r w:rsidR="00BD30EB">
          <w:t>.</w:t>
        </w:r>
      </w:ins>
    </w:p>
    <w:p w14:paraId="19E9816A" w14:textId="5CC9913A" w:rsidR="000D333E" w:rsidRDefault="000D333E">
      <w:pPr>
        <w:rPr>
          <w:ins w:id="727" w:author="Cristiano Cesario" w:date="2014-06-24T11:56:00Z"/>
          <w:sz w:val="16"/>
          <w:szCs w:val="16"/>
        </w:rPr>
      </w:pPr>
      <w:bookmarkStart w:id="728" w:name="_Ref391288065"/>
    </w:p>
    <w:p w14:paraId="23E03954" w14:textId="0157A1DE" w:rsidR="00C56A5A" w:rsidRPr="00811F2C" w:rsidRDefault="00C56A5A" w:rsidP="00811F2C">
      <w:pPr>
        <w:pStyle w:val="TableTitle"/>
        <w:rPr>
          <w:ins w:id="729" w:author="Cristiano Cesario" w:date="2014-06-23T11:21:00Z"/>
          <w:rPrChange w:id="730" w:author="Cristiano Cesario" w:date="2014-06-26T17:43:00Z">
            <w:rPr>
              <w:ins w:id="731" w:author="Cristiano Cesario" w:date="2014-06-23T11:21:00Z"/>
            </w:rPr>
          </w:rPrChange>
        </w:rPr>
        <w:pPrChange w:id="732" w:author="Cristiano Cesario" w:date="2014-06-26T17:43:00Z">
          <w:pPr>
            <w:pStyle w:val="Legenda"/>
          </w:pPr>
        </w:pPrChange>
      </w:pPr>
      <w:ins w:id="733" w:author="Cristiano Cesario" w:date="2014-06-23T11:21:00Z">
        <w:r w:rsidRPr="000D6266">
          <w:t xml:space="preserve">Table </w:t>
        </w:r>
        <w:r w:rsidRPr="000D6266">
          <w:fldChar w:fldCharType="begin"/>
        </w:r>
        <w:r w:rsidRPr="00811F2C">
          <w:rPr>
            <w:rPrChange w:id="734" w:author="Cristiano Cesario" w:date="2014-06-26T17:43:00Z">
              <w:rPr/>
            </w:rPrChange>
          </w:rPr>
          <w:instrText xml:space="preserve"> SEQ Table \* ROMAN </w:instrText>
        </w:r>
        <w:r w:rsidRPr="00811F2C">
          <w:rPr>
            <w:rPrChange w:id="735" w:author="Cristiano Cesario" w:date="2014-06-26T17:43:00Z">
              <w:rPr/>
            </w:rPrChange>
          </w:rPr>
          <w:fldChar w:fldCharType="separate"/>
        </w:r>
        <w:r w:rsidRPr="00811F2C">
          <w:rPr>
            <w:rPrChange w:id="736" w:author="Cristiano Cesario" w:date="2014-06-26T17:43:00Z">
              <w:rPr>
                <w:noProof/>
              </w:rPr>
            </w:rPrChange>
          </w:rPr>
          <w:t>V</w:t>
        </w:r>
        <w:r w:rsidRPr="00811F2C">
          <w:rPr>
            <w:rPrChange w:id="737" w:author="Cristiano Cesario" w:date="2014-06-26T17:43:00Z">
              <w:rPr/>
            </w:rPrChange>
          </w:rPr>
          <w:fldChar w:fldCharType="end"/>
        </w:r>
        <w:bookmarkEnd w:id="728"/>
      </w:ins>
    </w:p>
    <w:p w14:paraId="53343F2E" w14:textId="08727A01" w:rsidR="00852F25" w:rsidRDefault="00852F25">
      <w:pPr>
        <w:pStyle w:val="TableTitle"/>
        <w:rPr>
          <w:ins w:id="738" w:author="Cristiano Cesario" w:date="2014-06-23T11:14:00Z"/>
        </w:rPr>
        <w:pPrChange w:id="739" w:author="Cristiano Cesario" w:date="2014-06-23T11:15:00Z">
          <w:pPr>
            <w:pStyle w:val="Text"/>
          </w:pPr>
        </w:pPrChange>
      </w:pPr>
      <w:ins w:id="740" w:author="Cristiano Cesario" w:date="2014-06-23T11:15:00Z">
        <w:r>
          <w:t>Commit</w:t>
        </w:r>
      </w:ins>
      <w:ins w:id="741" w:author="Cristiano Cesario" w:date="2014-06-23T11:21:00Z">
        <w:r w:rsidR="00C56A5A">
          <w:t>s</w:t>
        </w:r>
      </w:ins>
      <w:ins w:id="742" w:author="Cristiano Cesario" w:date="2014-06-23T11:15:00Z">
        <w:r>
          <w:t xml:space="preserve"> synchronization algorithm</w:t>
        </w:r>
      </w:ins>
    </w:p>
    <w:p w14:paraId="4396663C" w14:textId="77777777" w:rsidR="00E14B34" w:rsidRPr="008A02D4" w:rsidRDefault="005D3144">
      <w:pPr>
        <w:pStyle w:val="PrimeiroPargrafo"/>
        <w:rPr>
          <w:ins w:id="743" w:author="Cristiano Cesario" w:date="2014-06-23T11:18:00Z"/>
        </w:rPr>
        <w:pPrChange w:id="744" w:author="Cristiano Cesario" w:date="2014-06-23T11:07:00Z">
          <w:pPr>
            <w:pStyle w:val="Text"/>
          </w:pPr>
        </w:pPrChange>
      </w:pPr>
      <w:ins w:id="745" w:author="Cristiano Cesario" w:date="2014-06-23T10:58:00Z">
        <w:r w:rsidRPr="000D6266">
          <w:rPr>
            <w:noProof/>
          </w:rPr>
          <mc:AlternateContent>
            <mc:Choice Requires="wps">
              <w:drawing>
                <wp:inline distT="0" distB="0" distL="0" distR="0" wp14:anchorId="3BE2CBFC" wp14:editId="05613116">
                  <wp:extent cx="3094355" cy="5201728"/>
                  <wp:effectExtent l="0" t="0" r="10795" b="18415"/>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355" cy="5201728"/>
                          </a:xfrm>
                          <a:prstGeom prst="rect">
                            <a:avLst/>
                          </a:prstGeom>
                          <a:solidFill>
                            <a:srgbClr val="FFFFFF"/>
                          </a:solidFill>
                          <a:ln w="9525">
                            <a:solidFill>
                              <a:srgbClr val="000000"/>
                            </a:solidFill>
                            <a:miter lim="800000"/>
                            <a:headEnd/>
                            <a:tailEnd/>
                          </a:ln>
                        </wps:spPr>
                        <wps:txbx>
                          <w:txbxContent>
                            <w:p w14:paraId="69730B29" w14:textId="18A93908" w:rsidR="0058575D" w:rsidRPr="005D3144" w:rsidRDefault="0058575D">
                              <w:pPr>
                                <w:pStyle w:val="ListaNumerada"/>
                                <w:numPr>
                                  <w:ilvl w:val="0"/>
                                  <w:numId w:val="44"/>
                                </w:numPr>
                                <w:spacing w:before="0" w:after="60"/>
                                <w:ind w:left="142" w:hanging="218"/>
                                <w:jc w:val="left"/>
                                <w:rPr>
                                  <w:ins w:id="746" w:author="Cristiano Cesario" w:date="2014-06-23T10:59:00Z"/>
                                  <w:sz w:val="16"/>
                                  <w:szCs w:val="16"/>
                                  <w:lang w:val="en-US"/>
                                  <w:rPrChange w:id="747" w:author="Cristiano Cesario" w:date="2014-06-23T10:59:00Z">
                                    <w:rPr>
                                      <w:ins w:id="748" w:author="Cristiano Cesario" w:date="2014-06-23T10:59:00Z"/>
                                      <w:lang w:val="en-US"/>
                                    </w:rPr>
                                  </w:rPrChange>
                                </w:rPr>
                                <w:pPrChange w:id="749" w:author="Cristiano Cesario" w:date="2014-06-23T11:12:00Z">
                                  <w:pPr>
                                    <w:pStyle w:val="ListaNumerada"/>
                                    <w:numPr>
                                      <w:numId w:val="44"/>
                                    </w:numPr>
                                    <w:ind w:left="360"/>
                                  </w:pPr>
                                </w:pPrChange>
                              </w:pPr>
                              <w:del w:id="750" w:author="Cristiano Cesario" w:date="2014-06-23T10:58:00Z">
                                <w:r w:rsidRPr="005D3144" w:rsidDel="005D3144">
                                  <w:rPr>
                                    <w:noProof/>
                                    <w:sz w:val="16"/>
                                    <w:szCs w:val="16"/>
                                    <w:rPrChange w:id="751" w:author="Cristiano Cesario" w:date="2014-06-23T10:59:00Z">
                                      <w:rPr>
                                        <w:noProof/>
                                      </w:rPr>
                                    </w:rPrChange>
                                  </w:rPr>
                                  <w:drawing>
                                    <wp:inline distT="0" distB="0" distL="0" distR="0" wp14:anchorId="755C6132" wp14:editId="4B249774">
                                      <wp:extent cx="2950234" cy="2528772"/>
                                      <wp:effectExtent l="0" t="0" r="2540" b="5080"/>
                                      <wp:docPr id="2138" name="Imagem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752" w:author="Cristiano Cesario" w:date="2014-06-23T10:59:00Z">
                                <w:r w:rsidRPr="005D3144">
                                  <w:rPr>
                                    <w:sz w:val="16"/>
                                    <w:szCs w:val="16"/>
                                    <w:lang w:val="en-US"/>
                                    <w:rPrChange w:id="753" w:author="Cristiano Cesario" w:date="2014-06-23T10:59:00Z">
                                      <w:rPr>
                                        <w:lang w:val="en-US"/>
                                      </w:rPr>
                                    </w:rPrChange>
                                  </w:rPr>
                                  <w:t>Retrieve previous local snapshot</w:t>
                                </w:r>
                              </w:ins>
                              <w:ins w:id="754" w:author="Cristiano Cesario" w:date="2014-06-23T13:48:00Z">
                                <w:r>
                                  <w:rPr>
                                    <w:sz w:val="16"/>
                                    <w:szCs w:val="16"/>
                                    <w:lang w:val="en-US"/>
                                  </w:rPr>
                                  <w:t xml:space="preserve"> from disk</w:t>
                                </w:r>
                              </w:ins>
                              <w:ins w:id="755" w:author="Cristiano Cesario" w:date="2014-06-23T10:59:00Z">
                                <w:r>
                                  <w:rPr>
                                    <w:sz w:val="16"/>
                                    <w:szCs w:val="16"/>
                                    <w:lang w:val="en-US"/>
                                  </w:rPr>
                                  <w:t xml:space="preserve"> </w:t>
                                </w:r>
                              </w:ins>
                              <w:ins w:id="756" w:author="Cristiano Cesario" w:date="2014-06-23T11:00:00Z">
                                <w:r>
                                  <w:rPr>
                                    <w:sz w:val="16"/>
                                    <w:szCs w:val="16"/>
                                    <w:lang w:val="en-US"/>
                                  </w:rPr>
                                  <w:t>(</w:t>
                                </w:r>
                              </w:ins>
                              <w:proofErr w:type="spellStart"/>
                              <w:ins w:id="757" w:author="Cristiano Cesario" w:date="2014-06-23T10:59:00Z">
                                <w:r w:rsidRPr="005D3144">
                                  <w:rPr>
                                    <w:sz w:val="16"/>
                                    <w:szCs w:val="16"/>
                                    <w:lang w:val="en-US"/>
                                    <w:rPrChange w:id="758" w:author="Cristiano Cesario" w:date="2014-06-23T10:59:00Z">
                                      <w:rPr>
                                        <w:lang w:val="en-US"/>
                                      </w:rPr>
                                    </w:rPrChange>
                                  </w:rPr>
                                  <w:t>previousSnapshot</w:t>
                                </w:r>
                              </w:ins>
                              <w:proofErr w:type="spellEnd"/>
                              <w:ins w:id="759" w:author="Cristiano Cesario" w:date="2014-06-23T11:00:00Z">
                                <w:r>
                                  <w:rPr>
                                    <w:sz w:val="16"/>
                                    <w:szCs w:val="16"/>
                                    <w:lang w:val="en-US"/>
                                  </w:rPr>
                                  <w:t>)</w:t>
                                </w:r>
                              </w:ins>
                            </w:p>
                            <w:p w14:paraId="7D8004C6" w14:textId="4CD801EB" w:rsidR="0058575D" w:rsidRPr="005D3144" w:rsidRDefault="0058575D">
                              <w:pPr>
                                <w:pStyle w:val="ListaNumerada"/>
                                <w:numPr>
                                  <w:ilvl w:val="0"/>
                                  <w:numId w:val="44"/>
                                </w:numPr>
                                <w:spacing w:before="0" w:after="60"/>
                                <w:ind w:left="142" w:hanging="218"/>
                                <w:jc w:val="left"/>
                                <w:rPr>
                                  <w:ins w:id="760" w:author="Cristiano Cesario" w:date="2014-06-23T10:59:00Z"/>
                                  <w:sz w:val="16"/>
                                  <w:szCs w:val="16"/>
                                  <w:lang w:val="en-US"/>
                                  <w:rPrChange w:id="761" w:author="Cristiano Cesario" w:date="2014-06-23T10:59:00Z">
                                    <w:rPr>
                                      <w:ins w:id="762" w:author="Cristiano Cesario" w:date="2014-06-23T10:59:00Z"/>
                                      <w:lang w:val="en-US"/>
                                    </w:rPr>
                                  </w:rPrChange>
                                </w:rPr>
                                <w:pPrChange w:id="763" w:author="Cristiano Cesario" w:date="2014-06-23T11:12:00Z">
                                  <w:pPr>
                                    <w:pStyle w:val="ListaNumerada"/>
                                    <w:numPr>
                                      <w:numId w:val="44"/>
                                    </w:numPr>
                                    <w:ind w:left="360"/>
                                  </w:pPr>
                                </w:pPrChange>
                              </w:pPr>
                              <w:ins w:id="764" w:author="Cristiano Cesario" w:date="2014-06-23T10:59:00Z">
                                <w:r w:rsidRPr="005D3144">
                                  <w:rPr>
                                    <w:sz w:val="16"/>
                                    <w:szCs w:val="16"/>
                                    <w:lang w:val="en-US"/>
                                    <w:rPrChange w:id="765" w:author="Cristiano Cesario" w:date="2014-06-23T10:59:00Z">
                                      <w:rPr>
                                        <w:lang w:val="en-US"/>
                                      </w:rPr>
                                    </w:rPrChange>
                                  </w:rPr>
                                  <w:t xml:space="preserve">Retrieve current snapshot from repository </w:t>
                                </w:r>
                              </w:ins>
                              <w:ins w:id="766" w:author="Cristiano Cesario" w:date="2014-06-23T11:00:00Z">
                                <w:r>
                                  <w:rPr>
                                    <w:sz w:val="16"/>
                                    <w:szCs w:val="16"/>
                                    <w:lang w:val="en-US"/>
                                  </w:rPr>
                                  <w:t>(</w:t>
                                </w:r>
                              </w:ins>
                              <w:proofErr w:type="spellStart"/>
                              <w:ins w:id="767" w:author="Cristiano Cesario" w:date="2014-06-23T10:59:00Z">
                                <w:r w:rsidRPr="005D3144">
                                  <w:rPr>
                                    <w:sz w:val="16"/>
                                    <w:szCs w:val="16"/>
                                    <w:lang w:val="en-US"/>
                                    <w:rPrChange w:id="768" w:author="Cristiano Cesario" w:date="2014-06-23T10:59:00Z">
                                      <w:rPr>
                                        <w:lang w:val="en-US"/>
                                      </w:rPr>
                                    </w:rPrChange>
                                  </w:rPr>
                                  <w:t>currentSnapshot</w:t>
                                </w:r>
                              </w:ins>
                              <w:proofErr w:type="spellEnd"/>
                              <w:ins w:id="769" w:author="Cristiano Cesario" w:date="2014-06-23T11:00:00Z">
                                <w:r>
                                  <w:rPr>
                                    <w:sz w:val="16"/>
                                    <w:szCs w:val="16"/>
                                    <w:lang w:val="en-US"/>
                                  </w:rPr>
                                  <w:t>)</w:t>
                                </w:r>
                              </w:ins>
                            </w:p>
                            <w:p w14:paraId="33441AD0" w14:textId="54D32202" w:rsidR="0058575D" w:rsidRPr="005D3144" w:rsidRDefault="0058575D">
                              <w:pPr>
                                <w:pStyle w:val="ListaNumerada"/>
                                <w:numPr>
                                  <w:ilvl w:val="0"/>
                                  <w:numId w:val="44"/>
                                </w:numPr>
                                <w:spacing w:before="0" w:after="60"/>
                                <w:ind w:left="142" w:hanging="218"/>
                                <w:jc w:val="left"/>
                                <w:rPr>
                                  <w:ins w:id="770" w:author="Cristiano Cesario" w:date="2014-06-23T10:59:00Z"/>
                                  <w:sz w:val="16"/>
                                  <w:szCs w:val="16"/>
                                  <w:lang w:val="en-US"/>
                                  <w:rPrChange w:id="771" w:author="Cristiano Cesario" w:date="2014-06-23T10:59:00Z">
                                    <w:rPr>
                                      <w:ins w:id="772" w:author="Cristiano Cesario" w:date="2014-06-23T10:59:00Z"/>
                                      <w:lang w:val="en-US"/>
                                    </w:rPr>
                                  </w:rPrChange>
                                </w:rPr>
                                <w:pPrChange w:id="773" w:author="Cristiano Cesario" w:date="2014-06-23T11:12:00Z">
                                  <w:pPr>
                                    <w:pStyle w:val="ListaNumerada"/>
                                    <w:numPr>
                                      <w:numId w:val="44"/>
                                    </w:numPr>
                                    <w:ind w:left="360"/>
                                  </w:pPr>
                                </w:pPrChange>
                              </w:pPr>
                              <w:ins w:id="774" w:author="Cristiano Cesario" w:date="2014-06-23T10:59:00Z">
                                <w:r w:rsidRPr="005D3144">
                                  <w:rPr>
                                    <w:sz w:val="16"/>
                                    <w:szCs w:val="16"/>
                                    <w:lang w:val="en-US"/>
                                    <w:rPrChange w:id="775" w:author="Cristiano Cesario" w:date="2014-06-23T10:59:00Z">
                                      <w:rPr>
                                        <w:lang w:val="en-US"/>
                                      </w:rPr>
                                    </w:rPrChange>
                                  </w:rPr>
                                  <w:t xml:space="preserve">Identify new local commits, comparing current and previous snapshots </w:t>
                                </w:r>
                              </w:ins>
                              <w:ins w:id="776" w:author="Cristiano Cesario" w:date="2014-06-23T11:01:00Z">
                                <w:r>
                                  <w:rPr>
                                    <w:sz w:val="16"/>
                                    <w:szCs w:val="16"/>
                                    <w:lang w:val="en-US"/>
                                  </w:rPr>
                                  <w:t>(</w:t>
                                </w:r>
                              </w:ins>
                              <w:proofErr w:type="spellStart"/>
                              <w:ins w:id="777" w:author="Cristiano Cesario" w:date="2014-06-23T10:59:00Z">
                                <w:r w:rsidRPr="005D3144">
                                  <w:rPr>
                                    <w:sz w:val="16"/>
                                    <w:szCs w:val="16"/>
                                    <w:lang w:val="en-US"/>
                                    <w:rPrChange w:id="778" w:author="Cristiano Cesario" w:date="2014-06-23T10:59:00Z">
                                      <w:rPr>
                                        <w:lang w:val="en-US"/>
                                      </w:rPr>
                                    </w:rPrChange>
                                  </w:rPr>
                                  <w:t>newCommits</w:t>
                                </w:r>
                                <w:proofErr w:type="spellEnd"/>
                                <w:r w:rsidRPr="005D3144">
                                  <w:rPr>
                                    <w:sz w:val="16"/>
                                    <w:szCs w:val="16"/>
                                    <w:lang w:val="en-US"/>
                                    <w:rPrChange w:id="779" w:author="Cristiano Cesario" w:date="2014-06-23T10:59:00Z">
                                      <w:rPr>
                                        <w:lang w:val="en-US"/>
                                      </w:rPr>
                                    </w:rPrChange>
                                  </w:rPr>
                                  <w:t xml:space="preserve"> = </w:t>
                                </w:r>
                                <w:proofErr w:type="spellStart"/>
                                <w:r w:rsidRPr="005D3144">
                                  <w:rPr>
                                    <w:sz w:val="16"/>
                                    <w:szCs w:val="16"/>
                                    <w:lang w:val="en-US"/>
                                    <w:rPrChange w:id="780" w:author="Cristiano Cesario" w:date="2014-06-23T10:59:00Z">
                                      <w:rPr>
                                        <w:lang w:val="en-US"/>
                                      </w:rPr>
                                    </w:rPrChange>
                                  </w:rPr>
                                  <w:t>currentSnapshot</w:t>
                                </w:r>
                                <w:proofErr w:type="spellEnd"/>
                                <w:r w:rsidRPr="005D3144">
                                  <w:rPr>
                                    <w:sz w:val="16"/>
                                    <w:szCs w:val="16"/>
                                    <w:lang w:val="en-US"/>
                                    <w:rPrChange w:id="781" w:author="Cristiano Cesario" w:date="2014-06-23T10:59:00Z">
                                      <w:rPr>
                                        <w:lang w:val="en-US"/>
                                      </w:rPr>
                                    </w:rPrChange>
                                  </w:rPr>
                                  <w:t xml:space="preserve"> \ </w:t>
                                </w:r>
                                <w:proofErr w:type="spellStart"/>
                                <w:r w:rsidRPr="005D3144">
                                  <w:rPr>
                                    <w:sz w:val="16"/>
                                    <w:szCs w:val="16"/>
                                    <w:lang w:val="en-US"/>
                                    <w:rPrChange w:id="782" w:author="Cristiano Cesario" w:date="2014-06-23T10:59:00Z">
                                      <w:rPr>
                                        <w:lang w:val="en-US"/>
                                      </w:rPr>
                                    </w:rPrChange>
                                  </w:rPr>
                                  <w:t>previousSnapshot</w:t>
                                </w:r>
                              </w:ins>
                              <w:proofErr w:type="spellEnd"/>
                              <w:ins w:id="783" w:author="Cristiano Cesario" w:date="2014-06-23T11:01:00Z">
                                <w:r>
                                  <w:rPr>
                                    <w:sz w:val="16"/>
                                    <w:szCs w:val="16"/>
                                    <w:lang w:val="en-US"/>
                                  </w:rPr>
                                  <w:t>)</w:t>
                                </w:r>
                              </w:ins>
                            </w:p>
                            <w:p w14:paraId="56C57334" w14:textId="77777777" w:rsidR="0058575D" w:rsidRPr="005D3144" w:rsidRDefault="0058575D">
                              <w:pPr>
                                <w:pStyle w:val="ListaNumerada"/>
                                <w:numPr>
                                  <w:ilvl w:val="1"/>
                                  <w:numId w:val="44"/>
                                </w:numPr>
                                <w:tabs>
                                  <w:tab w:val="clear" w:pos="993"/>
                                </w:tabs>
                                <w:spacing w:before="0" w:after="60"/>
                                <w:ind w:left="426" w:hanging="284"/>
                                <w:jc w:val="left"/>
                                <w:rPr>
                                  <w:ins w:id="784" w:author="Cristiano Cesario" w:date="2014-06-23T10:59:00Z"/>
                                  <w:sz w:val="16"/>
                                  <w:szCs w:val="16"/>
                                  <w:lang w:val="en-US"/>
                                  <w:rPrChange w:id="785" w:author="Cristiano Cesario" w:date="2014-06-23T10:59:00Z">
                                    <w:rPr>
                                      <w:ins w:id="786" w:author="Cristiano Cesario" w:date="2014-06-23T10:59:00Z"/>
                                      <w:lang w:val="en-US"/>
                                    </w:rPr>
                                  </w:rPrChange>
                                </w:rPr>
                                <w:pPrChange w:id="787" w:author="Cristiano Cesario" w:date="2014-06-23T11:12:00Z">
                                  <w:pPr>
                                    <w:pStyle w:val="ListaNumerada"/>
                                    <w:numPr>
                                      <w:ilvl w:val="1"/>
                                      <w:numId w:val="44"/>
                                    </w:numPr>
                                    <w:ind w:left="792" w:hanging="432"/>
                                  </w:pPr>
                                </w:pPrChange>
                              </w:pPr>
                              <w:ins w:id="788" w:author="Cristiano Cesario" w:date="2014-06-23T10:59:00Z">
                                <w:r w:rsidRPr="005D3144">
                                  <w:rPr>
                                    <w:sz w:val="16"/>
                                    <w:szCs w:val="16"/>
                                    <w:lang w:val="en-US"/>
                                    <w:rPrChange w:id="789" w:author="Cristiano Cesario" w:date="2014-06-23T10:59:00Z">
                                      <w:rPr>
                                        <w:lang w:val="en-US"/>
                                      </w:rPr>
                                    </w:rPrChange>
                                  </w:rPr>
                                  <w:t xml:space="preserve">If </w:t>
                                </w:r>
                                <w:proofErr w:type="spellStart"/>
                                <w:r w:rsidRPr="005D3144">
                                  <w:rPr>
                                    <w:sz w:val="16"/>
                                    <w:szCs w:val="16"/>
                                    <w:lang w:val="en-US"/>
                                    <w:rPrChange w:id="790" w:author="Cristiano Cesario" w:date="2014-06-23T10:59:00Z">
                                      <w:rPr>
                                        <w:lang w:val="en-US"/>
                                      </w:rPr>
                                    </w:rPrChange>
                                  </w:rPr>
                                  <w:t>previousSnapshot</w:t>
                                </w:r>
                                <w:proofErr w:type="spellEnd"/>
                                <w:r w:rsidRPr="005D3144">
                                  <w:rPr>
                                    <w:sz w:val="16"/>
                                    <w:szCs w:val="16"/>
                                    <w:lang w:val="en-US"/>
                                    <w:rPrChange w:id="791" w:author="Cristiano Cesario" w:date="2014-06-23T10:59:00Z">
                                      <w:rPr>
                                        <w:lang w:val="en-US"/>
                                      </w:rPr>
                                    </w:rPrChange>
                                  </w:rPr>
                                  <w:t xml:space="preserve"> doesn’t exist, then </w:t>
                                </w:r>
                                <w:proofErr w:type="spellStart"/>
                                <w:r w:rsidRPr="005D3144">
                                  <w:rPr>
                                    <w:sz w:val="16"/>
                                    <w:szCs w:val="16"/>
                                    <w:lang w:val="en-US"/>
                                    <w:rPrChange w:id="792" w:author="Cristiano Cesario" w:date="2014-06-23T10:59:00Z">
                                      <w:rPr>
                                        <w:lang w:val="en-US"/>
                                      </w:rPr>
                                    </w:rPrChange>
                                  </w:rPr>
                                  <w:t>newCommits</w:t>
                                </w:r>
                                <w:proofErr w:type="spellEnd"/>
                                <w:r w:rsidRPr="005D3144">
                                  <w:rPr>
                                    <w:sz w:val="16"/>
                                    <w:szCs w:val="16"/>
                                    <w:lang w:val="en-US"/>
                                    <w:rPrChange w:id="793" w:author="Cristiano Cesario" w:date="2014-06-23T10:59:00Z">
                                      <w:rPr>
                                        <w:lang w:val="en-US"/>
                                      </w:rPr>
                                    </w:rPrChange>
                                  </w:rPr>
                                  <w:t xml:space="preserve"> = </w:t>
                                </w:r>
                                <w:proofErr w:type="spellStart"/>
                                <w:r w:rsidRPr="005D3144">
                                  <w:rPr>
                                    <w:sz w:val="16"/>
                                    <w:szCs w:val="16"/>
                                    <w:lang w:val="en-US"/>
                                    <w:rPrChange w:id="794" w:author="Cristiano Cesario" w:date="2014-06-23T10:59:00Z">
                                      <w:rPr>
                                        <w:lang w:val="en-US"/>
                                      </w:rPr>
                                    </w:rPrChange>
                                  </w:rPr>
                                  <w:t>currentSnapshot</w:t>
                                </w:r>
                                <w:proofErr w:type="spellEnd"/>
                              </w:ins>
                            </w:p>
                            <w:p w14:paraId="6FE18354" w14:textId="29309C53" w:rsidR="0058575D" w:rsidRPr="005D3144" w:rsidRDefault="0058575D">
                              <w:pPr>
                                <w:pStyle w:val="ListaNumerada"/>
                                <w:numPr>
                                  <w:ilvl w:val="0"/>
                                  <w:numId w:val="44"/>
                                </w:numPr>
                                <w:spacing w:before="0" w:after="60"/>
                                <w:ind w:left="142" w:hanging="218"/>
                                <w:jc w:val="left"/>
                                <w:rPr>
                                  <w:ins w:id="795" w:author="Cristiano Cesario" w:date="2014-06-23T10:59:00Z"/>
                                  <w:sz w:val="16"/>
                                  <w:szCs w:val="16"/>
                                  <w:lang w:val="en-US"/>
                                  <w:rPrChange w:id="796" w:author="Cristiano Cesario" w:date="2014-06-23T10:59:00Z">
                                    <w:rPr>
                                      <w:ins w:id="797" w:author="Cristiano Cesario" w:date="2014-06-23T10:59:00Z"/>
                                      <w:lang w:val="en-US"/>
                                    </w:rPr>
                                  </w:rPrChange>
                                </w:rPr>
                                <w:pPrChange w:id="798" w:author="Cristiano Cesario" w:date="2014-06-23T11:12:00Z">
                                  <w:pPr>
                                    <w:pStyle w:val="ListaNumerada"/>
                                    <w:numPr>
                                      <w:numId w:val="44"/>
                                    </w:numPr>
                                    <w:ind w:left="360"/>
                                  </w:pPr>
                                </w:pPrChange>
                              </w:pPr>
                              <w:ins w:id="799" w:author="Cristiano Cesario" w:date="2014-06-23T10:59:00Z">
                                <w:r w:rsidRPr="005D3144">
                                  <w:rPr>
                                    <w:sz w:val="16"/>
                                    <w:szCs w:val="16"/>
                                    <w:lang w:val="en-US"/>
                                    <w:rPrChange w:id="800" w:author="Cristiano Cesario" w:date="2014-06-23T10:59:00Z">
                                      <w:rPr>
                                        <w:lang w:val="en-US"/>
                                      </w:rPr>
                                    </w:rPrChange>
                                  </w:rPr>
                                  <w:t xml:space="preserve">Retrieve </w:t>
                                </w:r>
                              </w:ins>
                              <w:ins w:id="801" w:author="Cristiano Cesario" w:date="2014-06-23T13:49:00Z">
                                <w:r>
                                  <w:rPr>
                                    <w:sz w:val="16"/>
                                    <w:szCs w:val="16"/>
                                    <w:lang w:val="en-US"/>
                                  </w:rPr>
                                  <w:t>number of existing commits</w:t>
                                </w:r>
                              </w:ins>
                              <w:ins w:id="802" w:author="Cristiano Cesario" w:date="2014-06-23T10:59:00Z">
                                <w:r w:rsidRPr="005D3144">
                                  <w:rPr>
                                    <w:sz w:val="16"/>
                                    <w:szCs w:val="16"/>
                                    <w:lang w:val="en-US"/>
                                    <w:rPrChange w:id="803" w:author="Cristiano Cesario" w:date="2014-06-23T10:59:00Z">
                                      <w:rPr>
                                        <w:lang w:val="en-US"/>
                                      </w:rPr>
                                    </w:rPrChange>
                                  </w:rPr>
                                  <w:t xml:space="preserve"> from database </w:t>
                                </w:r>
                              </w:ins>
                              <w:ins w:id="804" w:author="Cristiano Cesario" w:date="2014-06-23T11:02:00Z">
                                <w:r>
                                  <w:rPr>
                                    <w:sz w:val="16"/>
                                    <w:szCs w:val="16"/>
                                    <w:lang w:val="en-US"/>
                                  </w:rPr>
                                  <w:t>(</w:t>
                                </w:r>
                              </w:ins>
                              <w:ins w:id="805" w:author="Cristiano Cesario" w:date="2014-06-23T10:59:00Z">
                                <w:r w:rsidRPr="005D3144">
                                  <w:rPr>
                                    <w:sz w:val="16"/>
                                    <w:szCs w:val="16"/>
                                    <w:lang w:val="en-US"/>
                                    <w:rPrChange w:id="806" w:author="Cristiano Cesario" w:date="2014-06-23T10:59:00Z">
                                      <w:rPr>
                                        <w:lang w:val="en-US"/>
                                      </w:rPr>
                                    </w:rPrChange>
                                  </w:rPr>
                                  <w:t>C</w:t>
                                </w:r>
                              </w:ins>
                              <w:ins w:id="807" w:author="Cristiano Cesario" w:date="2014-06-23T11:02:00Z">
                                <w:r>
                                  <w:rPr>
                                    <w:sz w:val="16"/>
                                    <w:szCs w:val="16"/>
                                    <w:lang w:val="en-US"/>
                                  </w:rPr>
                                  <w:t>)</w:t>
                                </w:r>
                              </w:ins>
                            </w:p>
                            <w:p w14:paraId="39782DDE" w14:textId="6E25469F" w:rsidR="0058575D" w:rsidRPr="005D3144" w:rsidRDefault="0058575D">
                              <w:pPr>
                                <w:pStyle w:val="ListaNumerada"/>
                                <w:numPr>
                                  <w:ilvl w:val="0"/>
                                  <w:numId w:val="44"/>
                                </w:numPr>
                                <w:spacing w:before="0" w:after="60"/>
                                <w:ind w:left="142" w:hanging="218"/>
                                <w:jc w:val="left"/>
                                <w:rPr>
                                  <w:ins w:id="808" w:author="Cristiano Cesario" w:date="2014-06-23T10:59:00Z"/>
                                  <w:sz w:val="16"/>
                                  <w:szCs w:val="16"/>
                                  <w:lang w:val="en-US"/>
                                  <w:rPrChange w:id="809" w:author="Cristiano Cesario" w:date="2014-06-23T10:59:00Z">
                                    <w:rPr>
                                      <w:ins w:id="810" w:author="Cristiano Cesario" w:date="2014-06-23T10:59:00Z"/>
                                      <w:lang w:val="en-US"/>
                                    </w:rPr>
                                  </w:rPrChange>
                                </w:rPr>
                                <w:pPrChange w:id="811" w:author="Cristiano Cesario" w:date="2014-06-23T11:12:00Z">
                                  <w:pPr>
                                    <w:pStyle w:val="ListaNumerada"/>
                                    <w:numPr>
                                      <w:numId w:val="44"/>
                                    </w:numPr>
                                    <w:ind w:left="360"/>
                                  </w:pPr>
                                </w:pPrChange>
                              </w:pPr>
                              <w:ins w:id="812" w:author="Cristiano Cesario" w:date="2014-06-23T10:59:00Z">
                                <w:r w:rsidRPr="005D3144">
                                  <w:rPr>
                                    <w:sz w:val="16"/>
                                    <w:szCs w:val="16"/>
                                    <w:lang w:val="en-US"/>
                                    <w:rPrChange w:id="813" w:author="Cristiano Cesario" w:date="2014-06-23T10:59:00Z">
                                      <w:rPr>
                                        <w:lang w:val="en-US"/>
                                      </w:rPr>
                                    </w:rPrChange>
                                  </w:rPr>
                                  <w:t xml:space="preserve">If C is not 0, retrieve all commits from database that do not exist in at least one of the repositories related to </w:t>
                                </w:r>
                                <w:r>
                                  <w:rPr>
                                    <w:sz w:val="16"/>
                                    <w:szCs w:val="16"/>
                                    <w:lang w:val="en-US"/>
                                  </w:rPr>
                                  <w:t>rep</w:t>
                                </w:r>
                                <w:r w:rsidRPr="005D3144">
                                  <w:rPr>
                                    <w:sz w:val="16"/>
                                    <w:szCs w:val="16"/>
                                    <w:lang w:val="en-US"/>
                                    <w:rPrChange w:id="814" w:author="Cristiano Cesario" w:date="2014-06-23T10:59:00Z">
                                      <w:rPr>
                                        <w:lang w:val="en-US"/>
                                      </w:rPr>
                                    </w:rPrChange>
                                  </w:rPr>
                                  <w:t>, this is, commits th</w:t>
                                </w:r>
                                <w:r>
                                  <w:rPr>
                                    <w:sz w:val="16"/>
                                    <w:szCs w:val="16"/>
                                    <w:lang w:val="en-US"/>
                                  </w:rPr>
                                  <w:t>at were not found either in rep</w:t>
                                </w:r>
                                <w:r w:rsidRPr="005D3144">
                                  <w:rPr>
                                    <w:sz w:val="16"/>
                                    <w:szCs w:val="16"/>
                                    <w:lang w:val="en-US"/>
                                    <w:rPrChange w:id="815" w:author="Cristiano Cesario" w:date="2014-06-23T10:59:00Z">
                                      <w:rPr>
                                        <w:lang w:val="en-US"/>
                                      </w:rPr>
                                    </w:rPrChange>
                                  </w:rPr>
                                  <w:t xml:space="preserve"> or in at least one of its partners. All other commits in the database are considered to be already synchronized </w:t>
                                </w:r>
                                <w:r>
                                  <w:rPr>
                                    <w:sz w:val="16"/>
                                    <w:szCs w:val="16"/>
                                    <w:lang w:val="en-US"/>
                                  </w:rPr>
                                  <w:t>(</w:t>
                                </w:r>
                                <w:proofErr w:type="spellStart"/>
                                <w:r w:rsidRPr="005D3144">
                                  <w:rPr>
                                    <w:sz w:val="16"/>
                                    <w:szCs w:val="16"/>
                                    <w:lang w:val="en-US"/>
                                    <w:rPrChange w:id="816" w:author="Cristiano Cesario" w:date="2014-06-23T10:59:00Z">
                                      <w:rPr>
                                        <w:lang w:val="en-US"/>
                                      </w:rPr>
                                    </w:rPrChange>
                                  </w:rPr>
                                  <w:t>commitsNotFoundInSomeReps</w:t>
                                </w:r>
                              </w:ins>
                              <w:proofErr w:type="spellEnd"/>
                              <w:ins w:id="817" w:author="Cristiano Cesario" w:date="2014-06-23T11:02:00Z">
                                <w:r>
                                  <w:rPr>
                                    <w:sz w:val="16"/>
                                    <w:szCs w:val="16"/>
                                    <w:lang w:val="en-US"/>
                                  </w:rPr>
                                  <w:t>)</w:t>
                                </w:r>
                              </w:ins>
                            </w:p>
                            <w:p w14:paraId="52847D55" w14:textId="0B4BC504" w:rsidR="0058575D" w:rsidRPr="005D3144" w:rsidRDefault="0058575D">
                              <w:pPr>
                                <w:pStyle w:val="ListaNumerada"/>
                                <w:numPr>
                                  <w:ilvl w:val="0"/>
                                  <w:numId w:val="44"/>
                                </w:numPr>
                                <w:spacing w:before="0" w:after="60"/>
                                <w:ind w:left="142" w:hanging="218"/>
                                <w:jc w:val="left"/>
                                <w:rPr>
                                  <w:ins w:id="818" w:author="Cristiano Cesario" w:date="2014-06-23T10:59:00Z"/>
                                  <w:sz w:val="16"/>
                                  <w:szCs w:val="16"/>
                                  <w:lang w:val="en-US"/>
                                  <w:rPrChange w:id="819" w:author="Cristiano Cesario" w:date="2014-06-23T10:59:00Z">
                                    <w:rPr>
                                      <w:ins w:id="820" w:author="Cristiano Cesario" w:date="2014-06-23T10:59:00Z"/>
                                      <w:lang w:val="en-US"/>
                                    </w:rPr>
                                  </w:rPrChange>
                                </w:rPr>
                                <w:pPrChange w:id="821" w:author="Cristiano Cesario" w:date="2014-06-23T11:12:00Z">
                                  <w:pPr>
                                    <w:pStyle w:val="ListaNumerada"/>
                                    <w:numPr>
                                      <w:numId w:val="44"/>
                                    </w:numPr>
                                    <w:ind w:left="360"/>
                                  </w:pPr>
                                </w:pPrChange>
                              </w:pPr>
                              <w:ins w:id="822" w:author="Cristiano Cesario" w:date="2014-06-23T10:59:00Z">
                                <w:r w:rsidRPr="005D3144">
                                  <w:rPr>
                                    <w:sz w:val="16"/>
                                    <w:szCs w:val="16"/>
                                    <w:lang w:val="en-US"/>
                                    <w:rPrChange w:id="823" w:author="Cristiano Cesario" w:date="2014-06-23T10:59:00Z">
                                      <w:rPr>
                                        <w:lang w:val="en-US"/>
                                      </w:rPr>
                                    </w:rPrChange>
                                  </w:rPr>
                                  <w:t xml:space="preserve">If C is not 0, retrieve all commits from database that exist in </w:t>
                                </w:r>
                                <w:proofErr w:type="spellStart"/>
                                <w:r w:rsidRPr="005D3144">
                                  <w:rPr>
                                    <w:sz w:val="16"/>
                                    <w:szCs w:val="16"/>
                                    <w:lang w:val="en-US"/>
                                    <w:rPrChange w:id="824" w:author="Cristiano Cesario" w:date="2014-06-23T10:59:00Z">
                                      <w:rPr>
                                        <w:lang w:val="en-US"/>
                                      </w:rPr>
                                    </w:rPrChange>
                                  </w:rPr>
                                  <w:t>newCommits</w:t>
                                </w:r>
                                <w:proofErr w:type="spellEnd"/>
                                <w:r w:rsidRPr="005D3144">
                                  <w:rPr>
                                    <w:sz w:val="16"/>
                                    <w:szCs w:val="16"/>
                                    <w:lang w:val="en-US"/>
                                    <w:rPrChange w:id="825" w:author="Cristiano Cesario" w:date="2014-06-23T10:59:00Z">
                                      <w:rPr>
                                        <w:lang w:val="en-US"/>
                                      </w:rPr>
                                    </w:rPrChange>
                                  </w:rPr>
                                  <w:t xml:space="preserve"> </w:t>
                                </w:r>
                              </w:ins>
                              <w:ins w:id="826" w:author="Cristiano Cesario" w:date="2014-06-23T11:02:00Z">
                                <w:r>
                                  <w:rPr>
                                    <w:sz w:val="16"/>
                                    <w:szCs w:val="16"/>
                                    <w:lang w:val="en-US"/>
                                  </w:rPr>
                                  <w:t>(</w:t>
                                </w:r>
                                <w:proofErr w:type="spellStart"/>
                                <w:r>
                                  <w:rPr>
                                    <w:sz w:val="16"/>
                                    <w:szCs w:val="16"/>
                                    <w:lang w:val="en-US"/>
                                  </w:rPr>
                                  <w:t>n</w:t>
                                </w:r>
                              </w:ins>
                              <w:ins w:id="827" w:author="Cristiano Cesario" w:date="2014-06-23T10:59:00Z">
                                <w:r w:rsidRPr="005D3144">
                                  <w:rPr>
                                    <w:sz w:val="16"/>
                                    <w:szCs w:val="16"/>
                                    <w:lang w:val="en-US"/>
                                    <w:rPrChange w:id="828" w:author="Cristiano Cesario" w:date="2014-06-23T10:59:00Z">
                                      <w:rPr>
                                        <w:lang w:val="en-US"/>
                                      </w:rPr>
                                    </w:rPrChange>
                                  </w:rPr>
                                  <w:t>ewCommitsInDatabase</w:t>
                                </w:r>
                              </w:ins>
                              <w:proofErr w:type="spellEnd"/>
                              <w:ins w:id="829" w:author="Cristiano Cesario" w:date="2014-06-23T11:03:00Z">
                                <w:r>
                                  <w:rPr>
                                    <w:sz w:val="16"/>
                                    <w:szCs w:val="16"/>
                                    <w:lang w:val="en-US"/>
                                  </w:rPr>
                                  <w:t>)</w:t>
                                </w:r>
                              </w:ins>
                            </w:p>
                            <w:p w14:paraId="3FC8FDFF" w14:textId="60C47C6B" w:rsidR="0058575D" w:rsidRPr="005D3144" w:rsidRDefault="0058575D">
                              <w:pPr>
                                <w:pStyle w:val="ListaNumerada"/>
                                <w:numPr>
                                  <w:ilvl w:val="0"/>
                                  <w:numId w:val="44"/>
                                </w:numPr>
                                <w:spacing w:before="0" w:after="60"/>
                                <w:ind w:left="142" w:hanging="218"/>
                                <w:jc w:val="left"/>
                                <w:rPr>
                                  <w:ins w:id="830" w:author="Cristiano Cesario" w:date="2014-06-23T10:59:00Z"/>
                                  <w:sz w:val="16"/>
                                  <w:szCs w:val="16"/>
                                  <w:lang w:val="en-US"/>
                                  <w:rPrChange w:id="831" w:author="Cristiano Cesario" w:date="2014-06-23T10:59:00Z">
                                    <w:rPr>
                                      <w:ins w:id="832" w:author="Cristiano Cesario" w:date="2014-06-23T10:59:00Z"/>
                                      <w:lang w:val="en-US"/>
                                    </w:rPr>
                                  </w:rPrChange>
                                </w:rPr>
                                <w:pPrChange w:id="833" w:author="Cristiano Cesario" w:date="2014-06-23T11:12:00Z">
                                  <w:pPr>
                                    <w:pStyle w:val="ListaNumerada"/>
                                    <w:numPr>
                                      <w:numId w:val="44"/>
                                    </w:numPr>
                                    <w:ind w:left="360"/>
                                  </w:pPr>
                                </w:pPrChange>
                              </w:pPr>
                              <w:ins w:id="834" w:author="Cristiano Cesario" w:date="2014-06-23T10:59:00Z">
                                <w:r w:rsidRPr="005D3144">
                                  <w:rPr>
                                    <w:sz w:val="16"/>
                                    <w:szCs w:val="16"/>
                                    <w:lang w:val="en-US"/>
                                    <w:rPrChange w:id="835" w:author="Cristiano Cesario" w:date="2014-06-23T10:59:00Z">
                                      <w:rPr>
                                        <w:lang w:val="en-US"/>
                                      </w:rPr>
                                    </w:rPrChange>
                                  </w:rPr>
                                  <w:t xml:space="preserve">If C is not 0, identify which of </w:t>
                                </w:r>
                                <w:proofErr w:type="spellStart"/>
                                <w:r w:rsidRPr="005D3144">
                                  <w:rPr>
                                    <w:sz w:val="16"/>
                                    <w:szCs w:val="16"/>
                                    <w:lang w:val="en-US"/>
                                    <w:rPrChange w:id="836" w:author="Cristiano Cesario" w:date="2014-06-23T10:59:00Z">
                                      <w:rPr>
                                        <w:lang w:val="en-US"/>
                                      </w:rPr>
                                    </w:rPrChange>
                                  </w:rPr>
                                  <w:t>newCommits</w:t>
                                </w:r>
                                <w:proofErr w:type="spellEnd"/>
                                <w:r w:rsidRPr="005D3144">
                                  <w:rPr>
                                    <w:sz w:val="16"/>
                                    <w:szCs w:val="16"/>
                                    <w:lang w:val="en-US"/>
                                    <w:rPrChange w:id="837" w:author="Cristiano Cesario" w:date="2014-06-23T10:59:00Z">
                                      <w:rPr>
                                        <w:lang w:val="en-US"/>
                                      </w:rPr>
                                    </w:rPrChange>
                                  </w:rPr>
                                  <w:t xml:space="preserve"> commits do not exist in </w:t>
                                </w:r>
                                <w:proofErr w:type="spellStart"/>
                                <w:r w:rsidRPr="005D3144">
                                  <w:rPr>
                                    <w:sz w:val="16"/>
                                    <w:szCs w:val="16"/>
                                    <w:lang w:val="en-US"/>
                                    <w:rPrChange w:id="838" w:author="Cristiano Cesario" w:date="2014-06-23T10:59:00Z">
                                      <w:rPr>
                                        <w:lang w:val="en-US"/>
                                      </w:rPr>
                                    </w:rPrChange>
                                  </w:rPr>
                                  <w:t>newCommitsInDatabase</w:t>
                                </w:r>
                                <w:proofErr w:type="spellEnd"/>
                                <w:r w:rsidRPr="005D3144">
                                  <w:rPr>
                                    <w:sz w:val="16"/>
                                    <w:szCs w:val="16"/>
                                    <w:lang w:val="en-US"/>
                                    <w:rPrChange w:id="839" w:author="Cristiano Cesario" w:date="2014-06-23T10:59:00Z">
                                      <w:rPr>
                                        <w:lang w:val="en-US"/>
                                      </w:rPr>
                                    </w:rPrChange>
                                  </w:rPr>
                                  <w:t xml:space="preserve"> </w:t>
                                </w:r>
                              </w:ins>
                              <w:ins w:id="840" w:author="Cristiano Cesario" w:date="2014-06-23T11:03:00Z">
                                <w:r>
                                  <w:rPr>
                                    <w:sz w:val="16"/>
                                    <w:szCs w:val="16"/>
                                    <w:lang w:val="en-US"/>
                                  </w:rPr>
                                  <w:t>(</w:t>
                                </w:r>
                              </w:ins>
                              <w:proofErr w:type="spellStart"/>
                              <w:ins w:id="841" w:author="Cristiano Cesario" w:date="2014-06-23T10:59:00Z">
                                <w:r w:rsidRPr="005D3144">
                                  <w:rPr>
                                    <w:sz w:val="16"/>
                                    <w:szCs w:val="16"/>
                                    <w:lang w:val="en-US"/>
                                    <w:rPrChange w:id="842" w:author="Cristiano Cesario" w:date="2014-06-23T10:59:00Z">
                                      <w:rPr>
                                        <w:lang w:val="en-US"/>
                                      </w:rPr>
                                    </w:rPrChange>
                                  </w:rPr>
                                  <w:t>commitsToInsert</w:t>
                                </w:r>
                                <w:proofErr w:type="spellEnd"/>
                                <w:r w:rsidRPr="005D3144">
                                  <w:rPr>
                                    <w:sz w:val="16"/>
                                    <w:szCs w:val="16"/>
                                    <w:lang w:val="en-US"/>
                                    <w:rPrChange w:id="843" w:author="Cristiano Cesario" w:date="2014-06-23T10:59:00Z">
                                      <w:rPr>
                                        <w:lang w:val="en-US"/>
                                      </w:rPr>
                                    </w:rPrChange>
                                  </w:rPr>
                                  <w:t xml:space="preserve"> = </w:t>
                                </w:r>
                                <w:proofErr w:type="spellStart"/>
                                <w:r w:rsidRPr="005D3144">
                                  <w:rPr>
                                    <w:sz w:val="16"/>
                                    <w:szCs w:val="16"/>
                                    <w:lang w:val="en-US"/>
                                    <w:rPrChange w:id="844" w:author="Cristiano Cesario" w:date="2014-06-23T10:59:00Z">
                                      <w:rPr>
                                        <w:lang w:val="en-US"/>
                                      </w:rPr>
                                    </w:rPrChange>
                                  </w:rPr>
                                  <w:t>newCommits</w:t>
                                </w:r>
                                <w:proofErr w:type="spellEnd"/>
                                <w:r w:rsidRPr="005D3144">
                                  <w:rPr>
                                    <w:sz w:val="16"/>
                                    <w:szCs w:val="16"/>
                                    <w:lang w:val="en-US"/>
                                    <w:rPrChange w:id="845" w:author="Cristiano Cesario" w:date="2014-06-23T10:59:00Z">
                                      <w:rPr>
                                        <w:lang w:val="en-US"/>
                                      </w:rPr>
                                    </w:rPrChange>
                                  </w:rPr>
                                  <w:t xml:space="preserve"> \ </w:t>
                                </w:r>
                                <w:proofErr w:type="spellStart"/>
                                <w:r w:rsidRPr="005D3144">
                                  <w:rPr>
                                    <w:sz w:val="16"/>
                                    <w:szCs w:val="16"/>
                                    <w:lang w:val="en-US"/>
                                    <w:rPrChange w:id="846" w:author="Cristiano Cesario" w:date="2014-06-23T10:59:00Z">
                                      <w:rPr>
                                        <w:lang w:val="en-US"/>
                                      </w:rPr>
                                    </w:rPrChange>
                                  </w:rPr>
                                  <w:t>newCommitsInDatabase</w:t>
                                </w:r>
                              </w:ins>
                              <w:proofErr w:type="spellEnd"/>
                              <w:ins w:id="847" w:author="Cristiano Cesario" w:date="2014-06-23T11:03:00Z">
                                <w:r>
                                  <w:rPr>
                                    <w:sz w:val="16"/>
                                    <w:szCs w:val="16"/>
                                    <w:lang w:val="en-US"/>
                                  </w:rPr>
                                  <w:t>)</w:t>
                                </w:r>
                              </w:ins>
                            </w:p>
                            <w:p w14:paraId="1CC4EA7E" w14:textId="2A892FD0" w:rsidR="0058575D" w:rsidRPr="005D3144" w:rsidRDefault="0058575D">
                              <w:pPr>
                                <w:pStyle w:val="ListaNumerada"/>
                                <w:numPr>
                                  <w:ilvl w:val="1"/>
                                  <w:numId w:val="44"/>
                                </w:numPr>
                                <w:tabs>
                                  <w:tab w:val="clear" w:pos="993"/>
                                </w:tabs>
                                <w:spacing w:before="0" w:after="60"/>
                                <w:ind w:left="426" w:hanging="284"/>
                                <w:jc w:val="left"/>
                                <w:rPr>
                                  <w:ins w:id="848" w:author="Cristiano Cesario" w:date="2014-06-23T10:59:00Z"/>
                                  <w:sz w:val="16"/>
                                  <w:szCs w:val="16"/>
                                  <w:lang w:val="en-US"/>
                                  <w:rPrChange w:id="849" w:author="Cristiano Cesario" w:date="2014-06-23T10:59:00Z">
                                    <w:rPr>
                                      <w:ins w:id="850" w:author="Cristiano Cesario" w:date="2014-06-23T10:59:00Z"/>
                                      <w:lang w:val="en-US"/>
                                    </w:rPr>
                                  </w:rPrChange>
                                </w:rPr>
                                <w:pPrChange w:id="851" w:author="Cristiano Cesario" w:date="2014-06-23T11:12:00Z">
                                  <w:pPr>
                                    <w:pStyle w:val="ListaNumerada"/>
                                    <w:numPr>
                                      <w:ilvl w:val="1"/>
                                      <w:numId w:val="44"/>
                                    </w:numPr>
                                    <w:ind w:left="792" w:hanging="432"/>
                                  </w:pPr>
                                </w:pPrChange>
                              </w:pPr>
                              <w:ins w:id="852" w:author="Cristiano Cesario" w:date="2014-06-23T10:59:00Z">
                                <w:r w:rsidRPr="005D3144">
                                  <w:rPr>
                                    <w:sz w:val="16"/>
                                    <w:szCs w:val="16"/>
                                    <w:lang w:val="en-US"/>
                                    <w:rPrChange w:id="853" w:author="Cristiano Cesario" w:date="2014-06-23T10:59:00Z">
                                      <w:rPr>
                                        <w:lang w:val="en-US"/>
                                      </w:rPr>
                                    </w:rPrChange>
                                  </w:rPr>
                                  <w:t xml:space="preserve">If C is 0 all commits should be sent to database </w:t>
                                </w:r>
                                <w:r>
                                  <w:rPr>
                                    <w:sz w:val="16"/>
                                    <w:szCs w:val="16"/>
                                    <w:lang w:val="en-US"/>
                                  </w:rPr>
                                  <w:t>(</w:t>
                                </w:r>
                                <w:proofErr w:type="spellStart"/>
                                <w:r w:rsidRPr="005D3144">
                                  <w:rPr>
                                    <w:sz w:val="16"/>
                                    <w:szCs w:val="16"/>
                                    <w:lang w:val="en-US"/>
                                    <w:rPrChange w:id="854" w:author="Cristiano Cesario" w:date="2014-06-23T10:59:00Z">
                                      <w:rPr>
                                        <w:lang w:val="en-US"/>
                                      </w:rPr>
                                    </w:rPrChange>
                                  </w:rPr>
                                  <w:t>commitsToInsert</w:t>
                                </w:r>
                                <w:proofErr w:type="spellEnd"/>
                                <w:r w:rsidRPr="005D3144">
                                  <w:rPr>
                                    <w:sz w:val="16"/>
                                    <w:szCs w:val="16"/>
                                    <w:lang w:val="en-US"/>
                                    <w:rPrChange w:id="855" w:author="Cristiano Cesario" w:date="2014-06-23T10:59:00Z">
                                      <w:rPr>
                                        <w:lang w:val="en-US"/>
                                      </w:rPr>
                                    </w:rPrChange>
                                  </w:rPr>
                                  <w:t xml:space="preserve"> = </w:t>
                                </w:r>
                                <w:proofErr w:type="spellStart"/>
                                <w:r w:rsidRPr="005D3144">
                                  <w:rPr>
                                    <w:sz w:val="16"/>
                                    <w:szCs w:val="16"/>
                                    <w:lang w:val="en-US"/>
                                    <w:rPrChange w:id="856" w:author="Cristiano Cesario" w:date="2014-06-23T10:59:00Z">
                                      <w:rPr>
                                        <w:lang w:val="en-US"/>
                                      </w:rPr>
                                    </w:rPrChange>
                                  </w:rPr>
                                  <w:t>newCommits</w:t>
                                </w:r>
                              </w:ins>
                              <w:proofErr w:type="spellEnd"/>
                              <w:ins w:id="857" w:author="Cristiano Cesario" w:date="2014-06-23T11:03:00Z">
                                <w:r>
                                  <w:rPr>
                                    <w:sz w:val="16"/>
                                    <w:szCs w:val="16"/>
                                    <w:lang w:val="en-US"/>
                                  </w:rPr>
                                  <w:t>)</w:t>
                                </w:r>
                              </w:ins>
                            </w:p>
                            <w:p w14:paraId="4964A8DB" w14:textId="50755B21" w:rsidR="0058575D" w:rsidRPr="005D3144" w:rsidRDefault="0058575D">
                              <w:pPr>
                                <w:pStyle w:val="ListaNumerada"/>
                                <w:numPr>
                                  <w:ilvl w:val="0"/>
                                  <w:numId w:val="44"/>
                                </w:numPr>
                                <w:spacing w:before="0" w:after="60"/>
                                <w:ind w:left="142" w:hanging="218"/>
                                <w:jc w:val="left"/>
                                <w:rPr>
                                  <w:ins w:id="858" w:author="Cristiano Cesario" w:date="2014-06-23T10:59:00Z"/>
                                  <w:sz w:val="16"/>
                                  <w:szCs w:val="16"/>
                                  <w:lang w:val="en-US"/>
                                  <w:rPrChange w:id="859" w:author="Cristiano Cesario" w:date="2014-06-23T10:59:00Z">
                                    <w:rPr>
                                      <w:ins w:id="860" w:author="Cristiano Cesario" w:date="2014-06-23T10:59:00Z"/>
                                      <w:lang w:val="en-US"/>
                                    </w:rPr>
                                  </w:rPrChange>
                                </w:rPr>
                                <w:pPrChange w:id="861" w:author="Cristiano Cesario" w:date="2014-06-23T11:12:00Z">
                                  <w:pPr>
                                    <w:pStyle w:val="ListaNumerada"/>
                                    <w:numPr>
                                      <w:numId w:val="44"/>
                                    </w:numPr>
                                    <w:ind w:left="360"/>
                                  </w:pPr>
                                </w:pPrChange>
                              </w:pPr>
                              <w:ins w:id="862" w:author="Cristiano Cesario" w:date="2014-06-23T10:59:00Z">
                                <w:r w:rsidRPr="005D3144">
                                  <w:rPr>
                                    <w:sz w:val="16"/>
                                    <w:szCs w:val="16"/>
                                    <w:lang w:val="en-US"/>
                                    <w:rPrChange w:id="863" w:author="Cristiano Cesario" w:date="2014-06-23T10:59:00Z">
                                      <w:rPr>
                                        <w:lang w:val="en-US"/>
                                      </w:rPr>
                                    </w:rPrChange>
                                  </w:rPr>
                                  <w:t xml:space="preserve">For each </w:t>
                                </w:r>
                              </w:ins>
                              <w:ins w:id="864" w:author="Cristiano Cesario" w:date="2014-06-23T11:03:00Z">
                                <w:r>
                                  <w:rPr>
                                    <w:sz w:val="16"/>
                                    <w:szCs w:val="16"/>
                                    <w:lang w:val="en-US"/>
                                  </w:rPr>
                                  <w:t>commit in</w:t>
                                </w:r>
                              </w:ins>
                              <w:ins w:id="865" w:author="Cristiano Cesario" w:date="2014-06-23T10:59:00Z">
                                <w:r w:rsidRPr="005D3144">
                                  <w:rPr>
                                    <w:sz w:val="16"/>
                                    <w:szCs w:val="16"/>
                                    <w:lang w:val="en-US"/>
                                    <w:rPrChange w:id="866" w:author="Cristiano Cesario" w:date="2014-06-23T10:59:00Z">
                                      <w:rPr>
                                        <w:lang w:val="en-US"/>
                                      </w:rPr>
                                    </w:rPrChange>
                                  </w:rPr>
                                  <w:t xml:space="preserve"> </w:t>
                                </w:r>
                                <w:proofErr w:type="spellStart"/>
                                <w:r w:rsidRPr="005D3144">
                                  <w:rPr>
                                    <w:sz w:val="16"/>
                                    <w:szCs w:val="16"/>
                                    <w:lang w:val="en-US"/>
                                    <w:rPrChange w:id="867" w:author="Cristiano Cesario" w:date="2014-06-23T10:59:00Z">
                                      <w:rPr>
                                        <w:lang w:val="en-US"/>
                                      </w:rPr>
                                    </w:rPrChange>
                                  </w:rPr>
                                  <w:t>commitsToInsert</w:t>
                                </w:r>
                                <w:proofErr w:type="spellEnd"/>
                                <w:r w:rsidRPr="005D3144">
                                  <w:rPr>
                                    <w:sz w:val="16"/>
                                    <w:szCs w:val="16"/>
                                    <w:lang w:val="en-US"/>
                                    <w:rPrChange w:id="868" w:author="Cristiano Cesario" w:date="2014-06-23T10:59:00Z">
                                      <w:rPr>
                                        <w:lang w:val="en-US"/>
                                      </w:rPr>
                                    </w:rPrChange>
                                  </w:rPr>
                                  <w:t xml:space="preserve">, update the list of repositories where it is found, according to the </w:t>
                                </w:r>
                              </w:ins>
                              <w:ins w:id="869" w:author="Cristiano Cesario" w:date="2014-06-23T13:51:00Z">
                                <w:r>
                                  <w:rPr>
                                    <w:sz w:val="16"/>
                                    <w:szCs w:val="16"/>
                                    <w:lang w:val="en-US"/>
                                  </w:rPr>
                                  <w:t>algorithm</w:t>
                                </w:r>
                              </w:ins>
                              <w:ins w:id="870" w:author="Cristiano Cesario" w:date="2014-06-23T10:59:00Z">
                                <w:r w:rsidRPr="005D3144">
                                  <w:rPr>
                                    <w:sz w:val="16"/>
                                    <w:szCs w:val="16"/>
                                    <w:lang w:val="en-US"/>
                                    <w:rPrChange w:id="871" w:author="Cristiano Cesario" w:date="2014-06-23T10:59:00Z">
                                      <w:rPr>
                                        <w:lang w:val="en-US"/>
                                      </w:rPr>
                                    </w:rPrChange>
                                  </w:rPr>
                                  <w:t xml:space="preserve"> in </w:t>
                                </w:r>
                              </w:ins>
                              <w:ins w:id="872" w:author="Cristiano Cesario" w:date="2014-06-23T11:22:00Z">
                                <w:r>
                                  <w:rPr>
                                    <w:sz w:val="16"/>
                                    <w:szCs w:val="16"/>
                                    <w:lang w:val="en-US"/>
                                  </w:rPr>
                                  <w:fldChar w:fldCharType="begin"/>
                                </w:r>
                                <w:r>
                                  <w:rPr>
                                    <w:sz w:val="16"/>
                                    <w:szCs w:val="16"/>
                                    <w:lang w:val="en-US"/>
                                  </w:rPr>
                                  <w:instrText xml:space="preserve"> REF _Ref391285893 \h </w:instrText>
                                </w:r>
                              </w:ins>
                              <w:r>
                                <w:rPr>
                                  <w:sz w:val="16"/>
                                  <w:szCs w:val="16"/>
                                  <w:lang w:val="en-US"/>
                                </w:rPr>
                                <w:instrText xml:space="preserve"> \* MERGEFORMAT </w:instrText>
                              </w:r>
                              <w:r>
                                <w:rPr>
                                  <w:sz w:val="16"/>
                                  <w:szCs w:val="16"/>
                                  <w:lang w:val="en-US"/>
                                </w:rPr>
                              </w:r>
                              <w:r>
                                <w:rPr>
                                  <w:sz w:val="16"/>
                                  <w:szCs w:val="16"/>
                                  <w:lang w:val="en-US"/>
                                </w:rPr>
                                <w:fldChar w:fldCharType="separate"/>
                              </w:r>
                              <w:ins w:id="873" w:author="Cristiano Cesario" w:date="2014-06-23T11:22:00Z">
                                <w:r w:rsidRPr="00C56A5A">
                                  <w:rPr>
                                    <w:sz w:val="16"/>
                                    <w:szCs w:val="16"/>
                                    <w:lang w:val="en-US"/>
                                    <w:rPrChange w:id="874" w:author="Cristiano Cesario" w:date="2014-06-23T11:23:00Z">
                                      <w:rPr/>
                                    </w:rPrChange>
                                  </w:rPr>
                                  <w:t>Table VI</w:t>
                                </w:r>
                                <w:r>
                                  <w:rPr>
                                    <w:sz w:val="16"/>
                                    <w:szCs w:val="16"/>
                                    <w:lang w:val="en-US"/>
                                  </w:rPr>
                                  <w:fldChar w:fldCharType="end"/>
                                </w:r>
                              </w:ins>
                            </w:p>
                            <w:p w14:paraId="35AEC588" w14:textId="77777777" w:rsidR="0058575D" w:rsidRPr="005D3144" w:rsidRDefault="0058575D">
                              <w:pPr>
                                <w:pStyle w:val="ListaNumerada"/>
                                <w:numPr>
                                  <w:ilvl w:val="0"/>
                                  <w:numId w:val="44"/>
                                </w:numPr>
                                <w:spacing w:before="0" w:after="60"/>
                                <w:ind w:left="142" w:hanging="218"/>
                                <w:jc w:val="left"/>
                                <w:rPr>
                                  <w:ins w:id="875" w:author="Cristiano Cesario" w:date="2014-06-23T10:59:00Z"/>
                                  <w:sz w:val="16"/>
                                  <w:szCs w:val="16"/>
                                  <w:lang w:val="en-US"/>
                                  <w:rPrChange w:id="876" w:author="Cristiano Cesario" w:date="2014-06-23T10:59:00Z">
                                    <w:rPr>
                                      <w:ins w:id="877" w:author="Cristiano Cesario" w:date="2014-06-23T10:59:00Z"/>
                                      <w:lang w:val="en-US"/>
                                    </w:rPr>
                                  </w:rPrChange>
                                </w:rPr>
                                <w:pPrChange w:id="878" w:author="Cristiano Cesario" w:date="2014-06-23T11:12:00Z">
                                  <w:pPr>
                                    <w:pStyle w:val="ListaNumerada"/>
                                    <w:numPr>
                                      <w:numId w:val="44"/>
                                    </w:numPr>
                                    <w:ind w:left="360"/>
                                  </w:pPr>
                                </w:pPrChange>
                              </w:pPr>
                              <w:ins w:id="879" w:author="Cristiano Cesario" w:date="2014-06-23T10:59:00Z">
                                <w:r w:rsidRPr="005D3144">
                                  <w:rPr>
                                    <w:sz w:val="16"/>
                                    <w:szCs w:val="16"/>
                                    <w:lang w:val="en-US"/>
                                    <w:rPrChange w:id="880" w:author="Cristiano Cesario" w:date="2014-06-23T10:59:00Z">
                                      <w:rPr>
                                        <w:lang w:val="en-US"/>
                                      </w:rPr>
                                    </w:rPrChange>
                                  </w:rPr>
                                  <w:t xml:space="preserve">Insert commits from </w:t>
                                </w:r>
                                <w:proofErr w:type="spellStart"/>
                                <w:r w:rsidRPr="005D3144">
                                  <w:rPr>
                                    <w:sz w:val="16"/>
                                    <w:szCs w:val="16"/>
                                    <w:lang w:val="en-US"/>
                                    <w:rPrChange w:id="881" w:author="Cristiano Cesario" w:date="2014-06-23T10:59:00Z">
                                      <w:rPr>
                                        <w:lang w:val="en-US"/>
                                      </w:rPr>
                                    </w:rPrChange>
                                  </w:rPr>
                                  <w:t>commitsToInsert</w:t>
                                </w:r>
                                <w:proofErr w:type="spellEnd"/>
                                <w:r w:rsidRPr="005D3144">
                                  <w:rPr>
                                    <w:sz w:val="16"/>
                                    <w:szCs w:val="16"/>
                                    <w:lang w:val="en-US"/>
                                    <w:rPrChange w:id="882" w:author="Cristiano Cesario" w:date="2014-06-23T10:59:00Z">
                                      <w:rPr>
                                        <w:lang w:val="en-US"/>
                                      </w:rPr>
                                    </w:rPrChange>
                                  </w:rPr>
                                  <w:t xml:space="preserve"> in the database</w:t>
                                </w:r>
                              </w:ins>
                            </w:p>
                            <w:p w14:paraId="0CDCC26F" w14:textId="77777777" w:rsidR="0058575D" w:rsidRPr="005D3144" w:rsidRDefault="0058575D">
                              <w:pPr>
                                <w:pStyle w:val="ListaNumerada"/>
                                <w:numPr>
                                  <w:ilvl w:val="0"/>
                                  <w:numId w:val="44"/>
                                </w:numPr>
                                <w:spacing w:before="0" w:after="60"/>
                                <w:ind w:left="142" w:hanging="218"/>
                                <w:jc w:val="left"/>
                                <w:rPr>
                                  <w:ins w:id="883" w:author="Cristiano Cesario" w:date="2014-06-23T10:59:00Z"/>
                                  <w:sz w:val="16"/>
                                  <w:szCs w:val="16"/>
                                  <w:lang w:val="en-US"/>
                                  <w:rPrChange w:id="884" w:author="Cristiano Cesario" w:date="2014-06-23T10:59:00Z">
                                    <w:rPr>
                                      <w:ins w:id="885" w:author="Cristiano Cesario" w:date="2014-06-23T10:59:00Z"/>
                                      <w:lang w:val="en-US"/>
                                    </w:rPr>
                                  </w:rPrChange>
                                </w:rPr>
                                <w:pPrChange w:id="886" w:author="Cristiano Cesario" w:date="2014-06-23T11:12:00Z">
                                  <w:pPr>
                                    <w:pStyle w:val="ListaNumerada"/>
                                    <w:numPr>
                                      <w:numId w:val="44"/>
                                    </w:numPr>
                                    <w:ind w:left="360"/>
                                  </w:pPr>
                                </w:pPrChange>
                              </w:pPr>
                              <w:ins w:id="887" w:author="Cristiano Cesario" w:date="2014-06-23T10:59:00Z">
                                <w:r w:rsidRPr="005D3144">
                                  <w:rPr>
                                    <w:sz w:val="16"/>
                                    <w:szCs w:val="16"/>
                                    <w:lang w:val="en-US"/>
                                    <w:rPrChange w:id="888" w:author="Cristiano Cesario" w:date="2014-06-23T10:59:00Z">
                                      <w:rPr>
                                        <w:lang w:val="en-US"/>
                                      </w:rPr>
                                    </w:rPrChange>
                                  </w:rPr>
                                  <w:t xml:space="preserve">Identify commits that were deleted locally since previous run: </w:t>
                                </w:r>
                                <w:proofErr w:type="spellStart"/>
                                <w:r w:rsidRPr="005D3144">
                                  <w:rPr>
                                    <w:sz w:val="16"/>
                                    <w:szCs w:val="16"/>
                                    <w:lang w:val="en-US"/>
                                    <w:rPrChange w:id="889" w:author="Cristiano Cesario" w:date="2014-06-23T10:59:00Z">
                                      <w:rPr>
                                        <w:lang w:val="en-US"/>
                                      </w:rPr>
                                    </w:rPrChange>
                                  </w:rPr>
                                  <w:t>commitsToDelete</w:t>
                                </w:r>
                                <w:proofErr w:type="spellEnd"/>
                                <w:r w:rsidRPr="005D3144">
                                  <w:rPr>
                                    <w:sz w:val="16"/>
                                    <w:szCs w:val="16"/>
                                    <w:lang w:val="en-US"/>
                                    <w:rPrChange w:id="890" w:author="Cristiano Cesario" w:date="2014-06-23T10:59:00Z">
                                      <w:rPr>
                                        <w:lang w:val="en-US"/>
                                      </w:rPr>
                                    </w:rPrChange>
                                  </w:rPr>
                                  <w:t xml:space="preserve"> = </w:t>
                                </w:r>
                                <w:proofErr w:type="spellStart"/>
                                <w:r w:rsidRPr="005D3144">
                                  <w:rPr>
                                    <w:sz w:val="16"/>
                                    <w:szCs w:val="16"/>
                                    <w:lang w:val="en-US"/>
                                    <w:rPrChange w:id="891" w:author="Cristiano Cesario" w:date="2014-06-23T10:59:00Z">
                                      <w:rPr>
                                        <w:lang w:val="en-US"/>
                                      </w:rPr>
                                    </w:rPrChange>
                                  </w:rPr>
                                  <w:t>previousSnapshot</w:t>
                                </w:r>
                                <w:proofErr w:type="spellEnd"/>
                                <w:r w:rsidRPr="005D3144">
                                  <w:rPr>
                                    <w:sz w:val="16"/>
                                    <w:szCs w:val="16"/>
                                    <w:lang w:val="en-US"/>
                                    <w:rPrChange w:id="892" w:author="Cristiano Cesario" w:date="2014-06-23T10:59:00Z">
                                      <w:rPr>
                                        <w:lang w:val="en-US"/>
                                      </w:rPr>
                                    </w:rPrChange>
                                  </w:rPr>
                                  <w:t xml:space="preserve"> \ </w:t>
                                </w:r>
                                <w:proofErr w:type="spellStart"/>
                                <w:r w:rsidRPr="005D3144">
                                  <w:rPr>
                                    <w:sz w:val="16"/>
                                    <w:szCs w:val="16"/>
                                    <w:lang w:val="en-US"/>
                                    <w:rPrChange w:id="893" w:author="Cristiano Cesario" w:date="2014-06-23T10:59:00Z">
                                      <w:rPr>
                                        <w:lang w:val="en-US"/>
                                      </w:rPr>
                                    </w:rPrChange>
                                  </w:rPr>
                                  <w:t>currentSnapshot</w:t>
                                </w:r>
                                <w:proofErr w:type="spellEnd"/>
                              </w:ins>
                            </w:p>
                            <w:p w14:paraId="0C1BCF81" w14:textId="77777777" w:rsidR="0058575D" w:rsidRPr="005D3144" w:rsidRDefault="0058575D">
                              <w:pPr>
                                <w:pStyle w:val="ListaNumerada"/>
                                <w:numPr>
                                  <w:ilvl w:val="0"/>
                                  <w:numId w:val="44"/>
                                </w:numPr>
                                <w:spacing w:before="0" w:after="60"/>
                                <w:ind w:left="142" w:hanging="218"/>
                                <w:jc w:val="left"/>
                                <w:rPr>
                                  <w:ins w:id="894" w:author="Cristiano Cesario" w:date="2014-06-23T10:59:00Z"/>
                                  <w:sz w:val="16"/>
                                  <w:szCs w:val="16"/>
                                  <w:lang w:val="en-US"/>
                                  <w:rPrChange w:id="895" w:author="Cristiano Cesario" w:date="2014-06-23T10:59:00Z">
                                    <w:rPr>
                                      <w:ins w:id="896" w:author="Cristiano Cesario" w:date="2014-06-23T10:59:00Z"/>
                                      <w:lang w:val="en-US"/>
                                    </w:rPr>
                                  </w:rPrChange>
                                </w:rPr>
                                <w:pPrChange w:id="897" w:author="Cristiano Cesario" w:date="2014-06-23T11:12:00Z">
                                  <w:pPr>
                                    <w:pStyle w:val="ListaNumerada"/>
                                    <w:numPr>
                                      <w:numId w:val="44"/>
                                    </w:numPr>
                                    <w:ind w:left="360"/>
                                  </w:pPr>
                                </w:pPrChange>
                              </w:pPr>
                              <w:ins w:id="898" w:author="Cristiano Cesario" w:date="2014-06-23T10:59:00Z">
                                <w:r w:rsidRPr="005D3144">
                                  <w:rPr>
                                    <w:sz w:val="16"/>
                                    <w:szCs w:val="16"/>
                                    <w:lang w:val="en-US"/>
                                    <w:rPrChange w:id="899" w:author="Cristiano Cesario" w:date="2014-06-23T10:59:00Z">
                                      <w:rPr>
                                        <w:lang w:val="en-US"/>
                                      </w:rPr>
                                    </w:rPrChange>
                                  </w:rPr>
                                  <w:t xml:space="preserve">If </w:t>
                                </w:r>
                                <w:proofErr w:type="spellStart"/>
                                <w:r w:rsidRPr="005D3144">
                                  <w:rPr>
                                    <w:sz w:val="16"/>
                                    <w:szCs w:val="16"/>
                                    <w:lang w:val="en-US"/>
                                    <w:rPrChange w:id="900" w:author="Cristiano Cesario" w:date="2014-06-23T10:59:00Z">
                                      <w:rPr>
                                        <w:lang w:val="en-US"/>
                                      </w:rPr>
                                    </w:rPrChange>
                                  </w:rPr>
                                  <w:t>commitsToDelete</w:t>
                                </w:r>
                                <w:proofErr w:type="spellEnd"/>
                                <w:r w:rsidRPr="005D3144">
                                  <w:rPr>
                                    <w:sz w:val="16"/>
                                    <w:szCs w:val="16"/>
                                    <w:lang w:val="en-US"/>
                                    <w:rPrChange w:id="901" w:author="Cristiano Cesario" w:date="2014-06-23T10:59:00Z">
                                      <w:rPr>
                                        <w:lang w:val="en-US"/>
                                      </w:rPr>
                                    </w:rPrChange>
                                  </w:rPr>
                                  <w:t xml:space="preserve"> is not empty, delete commits from </w:t>
                                </w:r>
                                <w:proofErr w:type="spellStart"/>
                                <w:r w:rsidRPr="005D3144">
                                  <w:rPr>
                                    <w:sz w:val="16"/>
                                    <w:szCs w:val="16"/>
                                    <w:lang w:val="en-US"/>
                                    <w:rPrChange w:id="902" w:author="Cristiano Cesario" w:date="2014-06-23T10:59:00Z">
                                      <w:rPr>
                                        <w:lang w:val="en-US"/>
                                      </w:rPr>
                                    </w:rPrChange>
                                  </w:rPr>
                                  <w:t>commitsToDelete</w:t>
                                </w:r>
                                <w:proofErr w:type="spellEnd"/>
                                <w:r w:rsidRPr="005D3144">
                                  <w:rPr>
                                    <w:sz w:val="16"/>
                                    <w:szCs w:val="16"/>
                                    <w:lang w:val="en-US"/>
                                    <w:rPrChange w:id="903" w:author="Cristiano Cesario" w:date="2014-06-23T10:59:00Z">
                                      <w:rPr>
                                        <w:lang w:val="en-US"/>
                                      </w:rPr>
                                    </w:rPrChange>
                                  </w:rPr>
                                  <w:t xml:space="preserve"> in the database</w:t>
                                </w:r>
                              </w:ins>
                            </w:p>
                            <w:p w14:paraId="31EE6645" w14:textId="702AC2FB" w:rsidR="0058575D" w:rsidRPr="005D3144" w:rsidRDefault="0058575D">
                              <w:pPr>
                                <w:pStyle w:val="ListaNumerada"/>
                                <w:numPr>
                                  <w:ilvl w:val="0"/>
                                  <w:numId w:val="44"/>
                                </w:numPr>
                                <w:spacing w:before="0" w:after="60"/>
                                <w:ind w:left="142" w:hanging="218"/>
                                <w:jc w:val="left"/>
                                <w:rPr>
                                  <w:ins w:id="904" w:author="Cristiano Cesario" w:date="2014-06-23T10:59:00Z"/>
                                  <w:sz w:val="16"/>
                                  <w:szCs w:val="16"/>
                                  <w:lang w:val="en-US"/>
                                  <w:rPrChange w:id="905" w:author="Cristiano Cesario" w:date="2014-06-23T10:59:00Z">
                                    <w:rPr>
                                      <w:ins w:id="906" w:author="Cristiano Cesario" w:date="2014-06-23T10:59:00Z"/>
                                      <w:lang w:val="en-US"/>
                                    </w:rPr>
                                  </w:rPrChange>
                                </w:rPr>
                                <w:pPrChange w:id="907" w:author="Cristiano Cesario" w:date="2014-06-23T11:12:00Z">
                                  <w:pPr>
                                    <w:pStyle w:val="ListaNumerada"/>
                                    <w:numPr>
                                      <w:numId w:val="44"/>
                                    </w:numPr>
                                    <w:ind w:left="360"/>
                                  </w:pPr>
                                </w:pPrChange>
                              </w:pPr>
                              <w:ins w:id="908" w:author="Cristiano Cesario" w:date="2014-06-23T10:59:00Z">
                                <w:r w:rsidRPr="005D3144">
                                  <w:rPr>
                                    <w:sz w:val="16"/>
                                    <w:szCs w:val="16"/>
                                    <w:lang w:val="en-US"/>
                                    <w:rPrChange w:id="909" w:author="Cristiano Cesario" w:date="2014-06-23T10:59:00Z">
                                      <w:rPr>
                                        <w:lang w:val="en-US"/>
                                      </w:rPr>
                                    </w:rPrChange>
                                  </w:rPr>
                                  <w:t xml:space="preserve">Identify local commits that were in non-tracked branches, that now are in tracked branches </w:t>
                                </w:r>
                              </w:ins>
                              <w:ins w:id="910" w:author="Cristiano Cesario" w:date="2014-06-23T11:04:00Z">
                                <w:r>
                                  <w:rPr>
                                    <w:sz w:val="16"/>
                                    <w:szCs w:val="16"/>
                                    <w:lang w:val="en-US"/>
                                  </w:rPr>
                                  <w:t>(</w:t>
                                </w:r>
                              </w:ins>
                              <w:proofErr w:type="spellStart"/>
                              <w:ins w:id="911" w:author="Cristiano Cesario" w:date="2014-06-23T10:59:00Z">
                                <w:r w:rsidRPr="005D3144">
                                  <w:rPr>
                                    <w:sz w:val="16"/>
                                    <w:szCs w:val="16"/>
                                    <w:lang w:val="en-US"/>
                                    <w:rPrChange w:id="912" w:author="Cristiano Cesario" w:date="2014-06-23T10:59:00Z">
                                      <w:rPr>
                                        <w:lang w:val="en-US"/>
                                      </w:rPr>
                                    </w:rPrChange>
                                  </w:rPr>
                                  <w:t>nowTrackedCommits</w:t>
                                </w:r>
                              </w:ins>
                              <w:proofErr w:type="spellEnd"/>
                              <w:ins w:id="913" w:author="Cristiano Cesario" w:date="2014-06-23T11:04:00Z">
                                <w:r>
                                  <w:rPr>
                                    <w:sz w:val="16"/>
                                    <w:szCs w:val="16"/>
                                    <w:lang w:val="en-US"/>
                                  </w:rPr>
                                  <w:t>)</w:t>
                                </w:r>
                              </w:ins>
                            </w:p>
                            <w:p w14:paraId="21D631CC" w14:textId="77777777" w:rsidR="0058575D" w:rsidRPr="005D3144" w:rsidRDefault="0058575D">
                              <w:pPr>
                                <w:pStyle w:val="ListaNumerada"/>
                                <w:numPr>
                                  <w:ilvl w:val="0"/>
                                  <w:numId w:val="44"/>
                                </w:numPr>
                                <w:spacing w:before="0" w:after="60"/>
                                <w:ind w:left="142" w:hanging="218"/>
                                <w:jc w:val="left"/>
                                <w:rPr>
                                  <w:ins w:id="914" w:author="Cristiano Cesario" w:date="2014-06-23T10:59:00Z"/>
                                  <w:sz w:val="16"/>
                                  <w:szCs w:val="16"/>
                                  <w:lang w:val="en-US"/>
                                  <w:rPrChange w:id="915" w:author="Cristiano Cesario" w:date="2014-06-23T10:59:00Z">
                                    <w:rPr>
                                      <w:ins w:id="916" w:author="Cristiano Cesario" w:date="2014-06-23T10:59:00Z"/>
                                      <w:lang w:val="en-US"/>
                                    </w:rPr>
                                  </w:rPrChange>
                                </w:rPr>
                                <w:pPrChange w:id="917" w:author="Cristiano Cesario" w:date="2014-06-23T11:12:00Z">
                                  <w:pPr>
                                    <w:pStyle w:val="ListaNumerada"/>
                                    <w:numPr>
                                      <w:numId w:val="44"/>
                                    </w:numPr>
                                    <w:ind w:left="360"/>
                                  </w:pPr>
                                </w:pPrChange>
                              </w:pPr>
                              <w:ins w:id="918" w:author="Cristiano Cesario" w:date="2014-06-23T10:59:00Z">
                                <w:r w:rsidRPr="005D3144">
                                  <w:rPr>
                                    <w:sz w:val="16"/>
                                    <w:szCs w:val="16"/>
                                    <w:lang w:val="en-US"/>
                                    <w:rPrChange w:id="919" w:author="Cristiano Cesario" w:date="2014-06-23T10:59:00Z">
                                      <w:rPr>
                                        <w:lang w:val="en-US"/>
                                      </w:rPr>
                                    </w:rPrChange>
                                  </w:rPr>
                                  <w:t xml:space="preserve">Update commits from </w:t>
                                </w:r>
                                <w:proofErr w:type="spellStart"/>
                                <w:r w:rsidRPr="005D3144">
                                  <w:rPr>
                                    <w:sz w:val="16"/>
                                    <w:szCs w:val="16"/>
                                    <w:lang w:val="en-US"/>
                                    <w:rPrChange w:id="920" w:author="Cristiano Cesario" w:date="2014-06-23T10:59:00Z">
                                      <w:rPr>
                                        <w:lang w:val="en-US"/>
                                      </w:rPr>
                                    </w:rPrChange>
                                  </w:rPr>
                                  <w:t>nowTrackedCommits</w:t>
                                </w:r>
                                <w:proofErr w:type="spellEnd"/>
                                <w:r w:rsidRPr="005D3144">
                                  <w:rPr>
                                    <w:sz w:val="16"/>
                                    <w:szCs w:val="16"/>
                                    <w:lang w:val="en-US"/>
                                    <w:rPrChange w:id="921" w:author="Cristiano Cesario" w:date="2014-06-23T10:59:00Z">
                                      <w:rPr>
                                        <w:lang w:val="en-US"/>
                                      </w:rPr>
                                    </w:rPrChange>
                                  </w:rPr>
                                  <w:t>, changing tracked attribute to “true”</w:t>
                                </w:r>
                              </w:ins>
                            </w:p>
                            <w:p w14:paraId="31411296" w14:textId="4245608E" w:rsidR="0058575D" w:rsidRPr="005D3144" w:rsidRDefault="0058575D">
                              <w:pPr>
                                <w:pStyle w:val="ListaNumerada"/>
                                <w:numPr>
                                  <w:ilvl w:val="0"/>
                                  <w:numId w:val="44"/>
                                </w:numPr>
                                <w:spacing w:before="0" w:after="60"/>
                                <w:ind w:left="142" w:hanging="218"/>
                                <w:jc w:val="left"/>
                                <w:rPr>
                                  <w:ins w:id="922" w:author="Cristiano Cesario" w:date="2014-06-23T10:59:00Z"/>
                                  <w:sz w:val="16"/>
                                  <w:szCs w:val="16"/>
                                  <w:lang w:val="en-US"/>
                                  <w:rPrChange w:id="923" w:author="Cristiano Cesario" w:date="2014-06-23T10:59:00Z">
                                    <w:rPr>
                                      <w:ins w:id="924" w:author="Cristiano Cesario" w:date="2014-06-23T10:59:00Z"/>
                                      <w:lang w:val="en-US"/>
                                    </w:rPr>
                                  </w:rPrChange>
                                </w:rPr>
                                <w:pPrChange w:id="925" w:author="Cristiano Cesario" w:date="2014-06-23T11:12:00Z">
                                  <w:pPr>
                                    <w:pStyle w:val="ListaNumerada"/>
                                    <w:numPr>
                                      <w:numId w:val="44"/>
                                    </w:numPr>
                                    <w:ind w:left="360"/>
                                  </w:pPr>
                                </w:pPrChange>
                              </w:pPr>
                              <w:ins w:id="926" w:author="Cristiano Cesario" w:date="2014-06-23T10:59:00Z">
                                <w:r w:rsidRPr="005D3144">
                                  <w:rPr>
                                    <w:sz w:val="16"/>
                                    <w:szCs w:val="16"/>
                                    <w:lang w:val="en-US"/>
                                    <w:rPrChange w:id="927" w:author="Cristiano Cesario" w:date="2014-06-23T10:59:00Z">
                                      <w:rPr>
                                        <w:lang w:val="en-US"/>
                                      </w:rPr>
                                    </w:rPrChange>
                                  </w:rPr>
                                  <w:t xml:space="preserve">Remove deleted commits from </w:t>
                                </w:r>
                                <w:proofErr w:type="spellStart"/>
                                <w:r w:rsidRPr="005D3144">
                                  <w:rPr>
                                    <w:sz w:val="16"/>
                                    <w:szCs w:val="16"/>
                                    <w:lang w:val="en-US"/>
                                    <w:rPrChange w:id="928" w:author="Cristiano Cesario" w:date="2014-06-23T10:59:00Z">
                                      <w:rPr>
                                        <w:lang w:val="en-US"/>
                                      </w:rPr>
                                    </w:rPrChange>
                                  </w:rPr>
                                  <w:t>commitsNotFoundInSomeReps</w:t>
                                </w:r>
                                <w:proofErr w:type="spellEnd"/>
                                <w:r w:rsidRPr="005D3144">
                                  <w:rPr>
                                    <w:sz w:val="16"/>
                                    <w:szCs w:val="16"/>
                                    <w:lang w:val="en-US"/>
                                    <w:rPrChange w:id="929" w:author="Cristiano Cesario" w:date="2014-06-23T10:59:00Z">
                                      <w:rPr>
                                        <w:lang w:val="en-US"/>
                                      </w:rPr>
                                    </w:rPrChange>
                                  </w:rPr>
                                  <w:t xml:space="preserve">  </w:t>
                                </w:r>
                              </w:ins>
                              <w:ins w:id="930" w:author="Cristiano Cesario" w:date="2014-06-23T11:04:00Z">
                                <w:r>
                                  <w:rPr>
                                    <w:sz w:val="16"/>
                                    <w:szCs w:val="16"/>
                                    <w:lang w:val="en-US"/>
                                  </w:rPr>
                                  <w:t>(</w:t>
                                </w:r>
                              </w:ins>
                              <w:proofErr w:type="spellStart"/>
                              <w:ins w:id="931" w:author="Cristiano Cesario" w:date="2014-06-23T10:59:00Z">
                                <w:r w:rsidRPr="005D3144">
                                  <w:rPr>
                                    <w:sz w:val="16"/>
                                    <w:szCs w:val="16"/>
                                    <w:lang w:val="en-US"/>
                                    <w:rPrChange w:id="932" w:author="Cristiano Cesario" w:date="2014-06-23T10:59:00Z">
                                      <w:rPr>
                                        <w:lang w:val="en-US"/>
                                      </w:rPr>
                                    </w:rPrChange>
                                  </w:rPr>
                                  <w:t>commitsToUpdate</w:t>
                                </w:r>
                                <w:proofErr w:type="spellEnd"/>
                                <w:r w:rsidRPr="005D3144">
                                  <w:rPr>
                                    <w:sz w:val="16"/>
                                    <w:szCs w:val="16"/>
                                    <w:lang w:val="en-US"/>
                                    <w:rPrChange w:id="933" w:author="Cristiano Cesario" w:date="2014-06-23T10:59:00Z">
                                      <w:rPr>
                                        <w:lang w:val="en-US"/>
                                      </w:rPr>
                                    </w:rPrChange>
                                  </w:rPr>
                                  <w:t xml:space="preserve"> = </w:t>
                                </w:r>
                                <w:proofErr w:type="spellStart"/>
                                <w:r w:rsidRPr="005D3144">
                                  <w:rPr>
                                    <w:sz w:val="16"/>
                                    <w:szCs w:val="16"/>
                                    <w:lang w:val="en-US"/>
                                    <w:rPrChange w:id="934" w:author="Cristiano Cesario" w:date="2014-06-23T10:59:00Z">
                                      <w:rPr>
                                        <w:lang w:val="en-US"/>
                                      </w:rPr>
                                    </w:rPrChange>
                                  </w:rPr>
                                  <w:t>commitsNotFoundInSomeReps</w:t>
                                </w:r>
                                <w:proofErr w:type="spellEnd"/>
                                <w:r w:rsidRPr="005D3144">
                                  <w:rPr>
                                    <w:sz w:val="16"/>
                                    <w:szCs w:val="16"/>
                                    <w:lang w:val="en-US"/>
                                    <w:rPrChange w:id="935" w:author="Cristiano Cesario" w:date="2014-06-23T10:59:00Z">
                                      <w:rPr>
                                        <w:lang w:val="en-US"/>
                                      </w:rPr>
                                    </w:rPrChange>
                                  </w:rPr>
                                  <w:t xml:space="preserve"> \ </w:t>
                                </w:r>
                                <w:proofErr w:type="spellStart"/>
                                <w:r w:rsidRPr="005D3144">
                                  <w:rPr>
                                    <w:sz w:val="16"/>
                                    <w:szCs w:val="16"/>
                                    <w:lang w:val="en-US"/>
                                    <w:rPrChange w:id="936" w:author="Cristiano Cesario" w:date="2014-06-23T10:59:00Z">
                                      <w:rPr>
                                        <w:lang w:val="en-US"/>
                                      </w:rPr>
                                    </w:rPrChange>
                                  </w:rPr>
                                  <w:t>commitsToDelete</w:t>
                                </w:r>
                              </w:ins>
                              <w:proofErr w:type="spellEnd"/>
                              <w:ins w:id="937" w:author="Cristiano Cesario" w:date="2014-06-23T11:04:00Z">
                                <w:r>
                                  <w:rPr>
                                    <w:sz w:val="16"/>
                                    <w:szCs w:val="16"/>
                                    <w:lang w:val="en-US"/>
                                  </w:rPr>
                                  <w:t>)</w:t>
                                </w:r>
                              </w:ins>
                            </w:p>
                            <w:p w14:paraId="2872D62A" w14:textId="4A88E3A5" w:rsidR="0058575D" w:rsidRPr="005D3144" w:rsidRDefault="0058575D">
                              <w:pPr>
                                <w:pStyle w:val="ListaNumerada"/>
                                <w:numPr>
                                  <w:ilvl w:val="0"/>
                                  <w:numId w:val="44"/>
                                </w:numPr>
                                <w:spacing w:before="0" w:after="60"/>
                                <w:ind w:left="142" w:hanging="218"/>
                                <w:jc w:val="left"/>
                                <w:rPr>
                                  <w:ins w:id="938" w:author="Cristiano Cesario" w:date="2014-06-23T10:59:00Z"/>
                                  <w:sz w:val="16"/>
                                  <w:szCs w:val="16"/>
                                  <w:lang w:val="en-US"/>
                                  <w:rPrChange w:id="939" w:author="Cristiano Cesario" w:date="2014-06-23T10:59:00Z">
                                    <w:rPr>
                                      <w:ins w:id="940" w:author="Cristiano Cesario" w:date="2014-06-23T10:59:00Z"/>
                                      <w:lang w:val="en-US"/>
                                    </w:rPr>
                                  </w:rPrChange>
                                </w:rPr>
                                <w:pPrChange w:id="941" w:author="Cristiano Cesario" w:date="2014-06-23T11:12:00Z">
                                  <w:pPr>
                                    <w:pStyle w:val="ListaNumerada"/>
                                    <w:numPr>
                                      <w:numId w:val="44"/>
                                    </w:numPr>
                                    <w:ind w:left="360"/>
                                  </w:pPr>
                                </w:pPrChange>
                              </w:pPr>
                              <w:ins w:id="942" w:author="Cristiano Cesario" w:date="2014-06-23T10:59:00Z">
                                <w:r w:rsidRPr="005D3144">
                                  <w:rPr>
                                    <w:sz w:val="16"/>
                                    <w:szCs w:val="16"/>
                                    <w:lang w:val="en-US"/>
                                    <w:rPrChange w:id="943" w:author="Cristiano Cesario" w:date="2014-06-23T10:59:00Z">
                                      <w:rPr>
                                        <w:lang w:val="en-US"/>
                                      </w:rPr>
                                    </w:rPrChange>
                                  </w:rPr>
                                  <w:t xml:space="preserve">For each one of </w:t>
                                </w:r>
                                <w:proofErr w:type="spellStart"/>
                                <w:r w:rsidRPr="005D3144">
                                  <w:rPr>
                                    <w:sz w:val="16"/>
                                    <w:szCs w:val="16"/>
                                    <w:lang w:val="en-US"/>
                                    <w:rPrChange w:id="944" w:author="Cristiano Cesario" w:date="2014-06-23T10:59:00Z">
                                      <w:rPr>
                                        <w:lang w:val="en-US"/>
                                      </w:rPr>
                                    </w:rPrChange>
                                  </w:rPr>
                                  <w:t>commitsToUpdate</w:t>
                                </w:r>
                                <w:proofErr w:type="spellEnd"/>
                                <w:r w:rsidRPr="005D3144">
                                  <w:rPr>
                                    <w:sz w:val="16"/>
                                    <w:szCs w:val="16"/>
                                    <w:lang w:val="en-US"/>
                                    <w:rPrChange w:id="945" w:author="Cristiano Cesario" w:date="2014-06-23T10:59:00Z">
                                      <w:rPr>
                                        <w:lang w:val="en-US"/>
                                      </w:rPr>
                                    </w:rPrChange>
                                  </w:rPr>
                                  <w:t xml:space="preserve"> commits, update the list of repositories where it is found, according to the </w:t>
                                </w:r>
                              </w:ins>
                              <w:ins w:id="946" w:author="Cristiano Cesario" w:date="2014-06-23T13:51:00Z">
                                <w:r>
                                  <w:rPr>
                                    <w:sz w:val="16"/>
                                    <w:szCs w:val="16"/>
                                    <w:lang w:val="en-US"/>
                                  </w:rPr>
                                  <w:t>algorithm</w:t>
                                </w:r>
                              </w:ins>
                              <w:ins w:id="947" w:author="Cristiano Cesario" w:date="2014-06-23T10:59:00Z">
                                <w:r w:rsidRPr="005D3144">
                                  <w:rPr>
                                    <w:sz w:val="16"/>
                                    <w:szCs w:val="16"/>
                                    <w:lang w:val="en-US"/>
                                    <w:rPrChange w:id="948" w:author="Cristiano Cesario" w:date="2014-06-23T10:59:00Z">
                                      <w:rPr>
                                        <w:lang w:val="en-US"/>
                                      </w:rPr>
                                    </w:rPrChange>
                                  </w:rPr>
                                  <w:t xml:space="preserve"> in </w:t>
                                </w:r>
                              </w:ins>
                              <w:ins w:id="949" w:author="Cristiano Cesario" w:date="2014-06-23T11:22:00Z">
                                <w:r>
                                  <w:rPr>
                                    <w:sz w:val="16"/>
                                    <w:szCs w:val="16"/>
                                    <w:lang w:val="en-US"/>
                                  </w:rPr>
                                  <w:fldChar w:fldCharType="begin"/>
                                </w:r>
                                <w:r>
                                  <w:rPr>
                                    <w:sz w:val="16"/>
                                    <w:szCs w:val="16"/>
                                    <w:lang w:val="en-US"/>
                                  </w:rPr>
                                  <w:instrText xml:space="preserve"> REF _Ref391285893 \h </w:instrText>
                                </w:r>
                              </w:ins>
                              <w:r>
                                <w:rPr>
                                  <w:sz w:val="16"/>
                                  <w:szCs w:val="16"/>
                                  <w:lang w:val="en-US"/>
                                </w:rPr>
                                <w:instrText xml:space="preserve"> \* MERGEFORMAT </w:instrText>
                              </w:r>
                              <w:r>
                                <w:rPr>
                                  <w:sz w:val="16"/>
                                  <w:szCs w:val="16"/>
                                  <w:lang w:val="en-US"/>
                                </w:rPr>
                              </w:r>
                              <w:r>
                                <w:rPr>
                                  <w:sz w:val="16"/>
                                  <w:szCs w:val="16"/>
                                  <w:lang w:val="en-US"/>
                                </w:rPr>
                                <w:fldChar w:fldCharType="separate"/>
                              </w:r>
                              <w:ins w:id="950" w:author="Cristiano Cesario" w:date="2014-06-23T11:22:00Z">
                                <w:r w:rsidRPr="00C56A5A">
                                  <w:rPr>
                                    <w:sz w:val="16"/>
                                    <w:szCs w:val="16"/>
                                    <w:lang w:val="en-US"/>
                                    <w:rPrChange w:id="951" w:author="Cristiano Cesario" w:date="2014-06-23T11:23:00Z">
                                      <w:rPr/>
                                    </w:rPrChange>
                                  </w:rPr>
                                  <w:t>Table VI</w:t>
                                </w:r>
                                <w:r>
                                  <w:rPr>
                                    <w:sz w:val="16"/>
                                    <w:szCs w:val="16"/>
                                    <w:lang w:val="en-US"/>
                                  </w:rPr>
                                  <w:fldChar w:fldCharType="end"/>
                                </w:r>
                              </w:ins>
                            </w:p>
                            <w:p w14:paraId="08A87A60" w14:textId="77777777" w:rsidR="00134A5D" w:rsidRDefault="0058575D" w:rsidP="00134A5D">
                              <w:pPr>
                                <w:pStyle w:val="ListaNumerada"/>
                                <w:numPr>
                                  <w:ilvl w:val="0"/>
                                  <w:numId w:val="44"/>
                                </w:numPr>
                                <w:spacing w:before="0" w:after="60"/>
                                <w:ind w:left="142" w:hanging="218"/>
                                <w:jc w:val="left"/>
                                <w:rPr>
                                  <w:ins w:id="952" w:author="Cristiano Cesario" w:date="2014-06-25T19:42:00Z"/>
                                  <w:sz w:val="16"/>
                                  <w:szCs w:val="16"/>
                                  <w:lang w:val="en-US"/>
                                </w:rPr>
                              </w:pPr>
                              <w:ins w:id="953" w:author="Cristiano Cesario" w:date="2014-06-23T10:59:00Z">
                                <w:r w:rsidRPr="005D3144">
                                  <w:rPr>
                                    <w:sz w:val="16"/>
                                    <w:szCs w:val="16"/>
                                    <w:lang w:val="en-US"/>
                                    <w:rPrChange w:id="954" w:author="Cristiano Cesario" w:date="2014-06-23T10:59:00Z">
                                      <w:rPr>
                                        <w:lang w:val="en-US"/>
                                      </w:rPr>
                                    </w:rPrChange>
                                  </w:rPr>
                                  <w:t xml:space="preserve">Update commits from </w:t>
                                </w:r>
                                <w:proofErr w:type="spellStart"/>
                                <w:r w:rsidRPr="005D3144">
                                  <w:rPr>
                                    <w:sz w:val="16"/>
                                    <w:szCs w:val="16"/>
                                    <w:lang w:val="en-US"/>
                                    <w:rPrChange w:id="955" w:author="Cristiano Cesario" w:date="2014-06-23T10:59:00Z">
                                      <w:rPr>
                                        <w:lang w:val="en-US"/>
                                      </w:rPr>
                                    </w:rPrChange>
                                  </w:rPr>
                                  <w:t>commitsToUpdate</w:t>
                                </w:r>
                                <w:proofErr w:type="spellEnd"/>
                                <w:r w:rsidRPr="005D3144">
                                  <w:rPr>
                                    <w:sz w:val="16"/>
                                    <w:szCs w:val="16"/>
                                    <w:lang w:val="en-US"/>
                                    <w:rPrChange w:id="956" w:author="Cristiano Cesario" w:date="2014-06-23T10:59:00Z">
                                      <w:rPr>
                                        <w:lang w:val="en-US"/>
                                      </w:rPr>
                                    </w:rPrChange>
                                  </w:rPr>
                                  <w:t xml:space="preserve"> that had the “</w:t>
                                </w:r>
                                <w:proofErr w:type="spellStart"/>
                                <w:r w:rsidRPr="005D3144">
                                  <w:rPr>
                                    <w:sz w:val="16"/>
                                    <w:szCs w:val="16"/>
                                    <w:lang w:val="en-US"/>
                                    <w:rPrChange w:id="957" w:author="Cristiano Cesario" w:date="2014-06-23T10:59:00Z">
                                      <w:rPr>
                                        <w:lang w:val="en-US"/>
                                      </w:rPr>
                                    </w:rPrChange>
                                  </w:rPr>
                                  <w:t>foundI</w:t>
                                </w:r>
                                <w:r>
                                  <w:rPr>
                                    <w:sz w:val="16"/>
                                    <w:szCs w:val="16"/>
                                    <w:lang w:val="en-US"/>
                                  </w:rPr>
                                  <w:t>n</w:t>
                                </w:r>
                                <w:proofErr w:type="spellEnd"/>
                                <w:r>
                                  <w:rPr>
                                    <w:sz w:val="16"/>
                                    <w:szCs w:val="16"/>
                                    <w:lang w:val="en-US"/>
                                  </w:rPr>
                                  <w:t>” list changed in the database</w:t>
                                </w:r>
                              </w:ins>
                              <w:ins w:id="958" w:author="Cristiano Cesario" w:date="2014-06-25T19:42:00Z">
                                <w:r w:rsidR="00134A5D" w:rsidRPr="00134A5D">
                                  <w:rPr>
                                    <w:sz w:val="16"/>
                                    <w:szCs w:val="16"/>
                                    <w:lang w:val="en-US"/>
                                  </w:rPr>
                                  <w:t xml:space="preserve"> </w:t>
                                </w:r>
                              </w:ins>
                            </w:p>
                            <w:p w14:paraId="61ACF691" w14:textId="05686869" w:rsidR="00134A5D" w:rsidRPr="00C00B5C" w:rsidRDefault="00134A5D" w:rsidP="00134A5D">
                              <w:pPr>
                                <w:pStyle w:val="ListaNumerada"/>
                                <w:numPr>
                                  <w:ilvl w:val="0"/>
                                  <w:numId w:val="44"/>
                                </w:numPr>
                                <w:spacing w:before="0" w:after="60"/>
                                <w:ind w:left="142" w:hanging="218"/>
                                <w:jc w:val="left"/>
                                <w:rPr>
                                  <w:ins w:id="959" w:author="Cristiano Cesario" w:date="2014-06-25T19:42:00Z"/>
                                  <w:sz w:val="16"/>
                                  <w:szCs w:val="16"/>
                                  <w:lang w:val="en-US"/>
                                </w:rPr>
                              </w:pPr>
                              <w:ins w:id="960" w:author="Cristiano Cesario" w:date="2014-06-25T19:42:00Z">
                                <w:r>
                                  <w:rPr>
                                    <w:sz w:val="16"/>
                                    <w:szCs w:val="16"/>
                                    <w:lang w:val="en-US"/>
                                  </w:rPr>
                                  <w:t xml:space="preserve">Save </w:t>
                                </w:r>
                                <w:proofErr w:type="spellStart"/>
                                <w:r>
                                  <w:rPr>
                                    <w:sz w:val="16"/>
                                    <w:szCs w:val="16"/>
                                    <w:lang w:val="en-US"/>
                                  </w:rPr>
                                  <w:t>current</w:t>
                                </w:r>
                              </w:ins>
                              <w:ins w:id="961" w:author="Cristiano Cesario" w:date="2014-06-25T19:43:00Z">
                                <w:r>
                                  <w:rPr>
                                    <w:sz w:val="16"/>
                                    <w:szCs w:val="16"/>
                                    <w:lang w:val="en-US"/>
                                  </w:rPr>
                                  <w:t>S</w:t>
                                </w:r>
                              </w:ins>
                              <w:ins w:id="962" w:author="Cristiano Cesario" w:date="2014-06-25T19:42:00Z">
                                <w:r w:rsidRPr="00C00B5C">
                                  <w:rPr>
                                    <w:sz w:val="16"/>
                                    <w:szCs w:val="16"/>
                                    <w:lang w:val="en-US"/>
                                  </w:rPr>
                                  <w:t>napshot</w:t>
                                </w:r>
                                <w:proofErr w:type="spellEnd"/>
                                <w:r w:rsidRPr="00C00B5C">
                                  <w:rPr>
                                    <w:sz w:val="16"/>
                                    <w:szCs w:val="16"/>
                                    <w:lang w:val="en-US"/>
                                  </w:rPr>
                                  <w:t xml:space="preserve"> to disk</w:t>
                                </w:r>
                              </w:ins>
                            </w:p>
                            <w:p w14:paraId="588EE2A5" w14:textId="2F58112B" w:rsidR="0058575D" w:rsidRPr="005D3144" w:rsidRDefault="0058575D">
                              <w:pPr>
                                <w:pStyle w:val="ListaNumerada"/>
                                <w:numPr>
                                  <w:ilvl w:val="0"/>
                                  <w:numId w:val="44"/>
                                </w:numPr>
                                <w:spacing w:before="0" w:after="60"/>
                                <w:ind w:left="142" w:hanging="218"/>
                                <w:jc w:val="left"/>
                                <w:rPr>
                                  <w:ins w:id="963" w:author="Cristiano Cesario" w:date="2014-06-23T10:59:00Z"/>
                                  <w:sz w:val="16"/>
                                  <w:szCs w:val="16"/>
                                  <w:lang w:val="en-US"/>
                                  <w:rPrChange w:id="964" w:author="Cristiano Cesario" w:date="2014-06-23T10:59:00Z">
                                    <w:rPr>
                                      <w:ins w:id="965" w:author="Cristiano Cesario" w:date="2014-06-23T10:59:00Z"/>
                                      <w:lang w:val="en-US"/>
                                    </w:rPr>
                                  </w:rPrChange>
                                </w:rPr>
                                <w:pPrChange w:id="966" w:author="Cristiano Cesario" w:date="2014-06-23T11:12:00Z">
                                  <w:pPr>
                                    <w:pStyle w:val="ListaNumerada"/>
                                    <w:numPr>
                                      <w:numId w:val="44"/>
                                    </w:numPr>
                                    <w:ind w:left="360"/>
                                  </w:pPr>
                                </w:pPrChange>
                              </w:pPr>
                            </w:p>
                            <w:p w14:paraId="42799900" w14:textId="7CB51CF3" w:rsidR="0058575D" w:rsidRPr="005D3144" w:rsidRDefault="0058575D">
                              <w:pPr>
                                <w:ind w:left="142" w:hanging="218"/>
                                <w:rPr>
                                  <w:sz w:val="16"/>
                                  <w:szCs w:val="16"/>
                                  <w:rPrChange w:id="967" w:author="Cristiano Cesario" w:date="2014-06-23T10:59:00Z">
                                    <w:rPr>
                                      <w:lang w:val="pt-BR"/>
                                    </w:rPr>
                                  </w:rPrChange>
                                </w:rPr>
                                <w:pPrChange w:id="968" w:author="Cristiano Cesario" w:date="2014-06-23T10:59:00Z">
                                  <w:pPr>
                                    <w:jc w:val="center"/>
                                  </w:pPr>
                                </w:pPrChange>
                              </w:pPr>
                            </w:p>
                          </w:txbxContent>
                        </wps:txbx>
                        <wps:bodyPr rot="0" vert="horz" wrap="square" lIns="91440" tIns="45720" rIns="91440" bIns="45720" anchor="t" anchorCtr="0">
                          <a:noAutofit/>
                        </wps:bodyPr>
                      </wps:wsp>
                    </a:graphicData>
                  </a:graphic>
                </wp:inline>
              </w:drawing>
            </mc:Choice>
            <mc:Fallback>
              <w:pict>
                <v:shape w14:anchorId="3BE2CBFC" id="_x0000_s1037" type="#_x0000_t202" style="width:243.65pt;height:40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">
                  <v:textbox>
                    <w:txbxContent>
                      <w:p w14:paraId="69730B29" w14:textId="18A93908" w:rsidR="0058575D" w:rsidRPr="005D3144" w:rsidRDefault="0058575D">
                        <w:pPr>
                          <w:pStyle w:val="ListaNumerada"/>
                          <w:numPr>
                            <w:ilvl w:val="0"/>
                            <w:numId w:val="44"/>
                          </w:numPr>
                          <w:spacing w:before="0" w:after="60"/>
                          <w:ind w:left="142" w:hanging="218"/>
                          <w:jc w:val="left"/>
                          <w:rPr>
                            <w:ins w:id="969" w:author="Cristiano Cesario" w:date="2014-06-23T10:59:00Z"/>
                            <w:sz w:val="16"/>
                            <w:szCs w:val="16"/>
                            <w:lang w:val="en-US"/>
                            <w:rPrChange w:id="970" w:author="Cristiano Cesario" w:date="2014-06-23T10:59:00Z">
                              <w:rPr>
                                <w:ins w:id="971" w:author="Cristiano Cesario" w:date="2014-06-23T10:59:00Z"/>
                                <w:lang w:val="en-US"/>
                              </w:rPr>
                            </w:rPrChange>
                          </w:rPr>
                          <w:pPrChange w:id="972" w:author="Cristiano Cesario" w:date="2014-06-23T11:12:00Z">
                            <w:pPr>
                              <w:pStyle w:val="ListaNumerada"/>
                              <w:numPr>
                                <w:numId w:val="44"/>
                              </w:numPr>
                              <w:ind w:left="360"/>
                            </w:pPr>
                          </w:pPrChange>
                        </w:pPr>
                        <w:del w:id="973" w:author="Cristiano Cesario" w:date="2014-06-23T10:58:00Z">
                          <w:r w:rsidRPr="005D3144" w:rsidDel="005D3144">
                            <w:rPr>
                              <w:noProof/>
                              <w:sz w:val="16"/>
                              <w:szCs w:val="16"/>
                              <w:rPrChange w:id="974" w:author="Cristiano Cesario" w:date="2014-06-23T10:59:00Z">
                                <w:rPr>
                                  <w:noProof/>
                                </w:rPr>
                              </w:rPrChange>
                            </w:rPr>
                            <w:drawing>
                              <wp:inline distT="0" distB="0" distL="0" distR="0" wp14:anchorId="755C6132" wp14:editId="4B249774">
                                <wp:extent cx="2950234" cy="2528772"/>
                                <wp:effectExtent l="0" t="0" r="2540" b="5080"/>
                                <wp:docPr id="2138" name="Imagem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975" w:author="Cristiano Cesario" w:date="2014-06-23T10:59:00Z">
                          <w:r w:rsidRPr="005D3144">
                            <w:rPr>
                              <w:sz w:val="16"/>
                              <w:szCs w:val="16"/>
                              <w:lang w:val="en-US"/>
                              <w:rPrChange w:id="976" w:author="Cristiano Cesario" w:date="2014-06-23T10:59:00Z">
                                <w:rPr>
                                  <w:lang w:val="en-US"/>
                                </w:rPr>
                              </w:rPrChange>
                            </w:rPr>
                            <w:t>Retrieve previous local snapshot</w:t>
                          </w:r>
                        </w:ins>
                        <w:ins w:id="977" w:author="Cristiano Cesario" w:date="2014-06-23T13:48:00Z">
                          <w:r>
                            <w:rPr>
                              <w:sz w:val="16"/>
                              <w:szCs w:val="16"/>
                              <w:lang w:val="en-US"/>
                            </w:rPr>
                            <w:t xml:space="preserve"> from disk</w:t>
                          </w:r>
                        </w:ins>
                        <w:ins w:id="978" w:author="Cristiano Cesario" w:date="2014-06-23T10:59:00Z">
                          <w:r>
                            <w:rPr>
                              <w:sz w:val="16"/>
                              <w:szCs w:val="16"/>
                              <w:lang w:val="en-US"/>
                            </w:rPr>
                            <w:t xml:space="preserve"> </w:t>
                          </w:r>
                        </w:ins>
                        <w:ins w:id="979" w:author="Cristiano Cesario" w:date="2014-06-23T11:00:00Z">
                          <w:r>
                            <w:rPr>
                              <w:sz w:val="16"/>
                              <w:szCs w:val="16"/>
                              <w:lang w:val="en-US"/>
                            </w:rPr>
                            <w:t>(</w:t>
                          </w:r>
                        </w:ins>
                        <w:proofErr w:type="spellStart"/>
                        <w:ins w:id="980" w:author="Cristiano Cesario" w:date="2014-06-23T10:59:00Z">
                          <w:r w:rsidRPr="005D3144">
                            <w:rPr>
                              <w:sz w:val="16"/>
                              <w:szCs w:val="16"/>
                              <w:lang w:val="en-US"/>
                              <w:rPrChange w:id="981" w:author="Cristiano Cesario" w:date="2014-06-23T10:59:00Z">
                                <w:rPr>
                                  <w:lang w:val="en-US"/>
                                </w:rPr>
                              </w:rPrChange>
                            </w:rPr>
                            <w:t>previousSnapshot</w:t>
                          </w:r>
                        </w:ins>
                        <w:proofErr w:type="spellEnd"/>
                        <w:ins w:id="982" w:author="Cristiano Cesario" w:date="2014-06-23T11:00:00Z">
                          <w:r>
                            <w:rPr>
                              <w:sz w:val="16"/>
                              <w:szCs w:val="16"/>
                              <w:lang w:val="en-US"/>
                            </w:rPr>
                            <w:t>)</w:t>
                          </w:r>
                        </w:ins>
                      </w:p>
                      <w:p w14:paraId="7D8004C6" w14:textId="4CD801EB" w:rsidR="0058575D" w:rsidRPr="005D3144" w:rsidRDefault="0058575D">
                        <w:pPr>
                          <w:pStyle w:val="ListaNumerada"/>
                          <w:numPr>
                            <w:ilvl w:val="0"/>
                            <w:numId w:val="44"/>
                          </w:numPr>
                          <w:spacing w:before="0" w:after="60"/>
                          <w:ind w:left="142" w:hanging="218"/>
                          <w:jc w:val="left"/>
                          <w:rPr>
                            <w:ins w:id="983" w:author="Cristiano Cesario" w:date="2014-06-23T10:59:00Z"/>
                            <w:sz w:val="16"/>
                            <w:szCs w:val="16"/>
                            <w:lang w:val="en-US"/>
                            <w:rPrChange w:id="984" w:author="Cristiano Cesario" w:date="2014-06-23T10:59:00Z">
                              <w:rPr>
                                <w:ins w:id="985" w:author="Cristiano Cesario" w:date="2014-06-23T10:59:00Z"/>
                                <w:lang w:val="en-US"/>
                              </w:rPr>
                            </w:rPrChange>
                          </w:rPr>
                          <w:pPrChange w:id="986" w:author="Cristiano Cesario" w:date="2014-06-23T11:12:00Z">
                            <w:pPr>
                              <w:pStyle w:val="ListaNumerada"/>
                              <w:numPr>
                                <w:numId w:val="44"/>
                              </w:numPr>
                              <w:ind w:left="360"/>
                            </w:pPr>
                          </w:pPrChange>
                        </w:pPr>
                        <w:ins w:id="987" w:author="Cristiano Cesario" w:date="2014-06-23T10:59:00Z">
                          <w:r w:rsidRPr="005D3144">
                            <w:rPr>
                              <w:sz w:val="16"/>
                              <w:szCs w:val="16"/>
                              <w:lang w:val="en-US"/>
                              <w:rPrChange w:id="988" w:author="Cristiano Cesario" w:date="2014-06-23T10:59:00Z">
                                <w:rPr>
                                  <w:lang w:val="en-US"/>
                                </w:rPr>
                              </w:rPrChange>
                            </w:rPr>
                            <w:t xml:space="preserve">Retrieve current snapshot from repository </w:t>
                          </w:r>
                        </w:ins>
                        <w:ins w:id="989" w:author="Cristiano Cesario" w:date="2014-06-23T11:00:00Z">
                          <w:r>
                            <w:rPr>
                              <w:sz w:val="16"/>
                              <w:szCs w:val="16"/>
                              <w:lang w:val="en-US"/>
                            </w:rPr>
                            <w:t>(</w:t>
                          </w:r>
                        </w:ins>
                        <w:proofErr w:type="spellStart"/>
                        <w:ins w:id="990" w:author="Cristiano Cesario" w:date="2014-06-23T10:59:00Z">
                          <w:r w:rsidRPr="005D3144">
                            <w:rPr>
                              <w:sz w:val="16"/>
                              <w:szCs w:val="16"/>
                              <w:lang w:val="en-US"/>
                              <w:rPrChange w:id="991" w:author="Cristiano Cesario" w:date="2014-06-23T10:59:00Z">
                                <w:rPr>
                                  <w:lang w:val="en-US"/>
                                </w:rPr>
                              </w:rPrChange>
                            </w:rPr>
                            <w:t>currentSnapshot</w:t>
                          </w:r>
                        </w:ins>
                        <w:proofErr w:type="spellEnd"/>
                        <w:ins w:id="992" w:author="Cristiano Cesario" w:date="2014-06-23T11:00:00Z">
                          <w:r>
                            <w:rPr>
                              <w:sz w:val="16"/>
                              <w:szCs w:val="16"/>
                              <w:lang w:val="en-US"/>
                            </w:rPr>
                            <w:t>)</w:t>
                          </w:r>
                        </w:ins>
                      </w:p>
                      <w:p w14:paraId="33441AD0" w14:textId="54D32202" w:rsidR="0058575D" w:rsidRPr="005D3144" w:rsidRDefault="0058575D">
                        <w:pPr>
                          <w:pStyle w:val="ListaNumerada"/>
                          <w:numPr>
                            <w:ilvl w:val="0"/>
                            <w:numId w:val="44"/>
                          </w:numPr>
                          <w:spacing w:before="0" w:after="60"/>
                          <w:ind w:left="142" w:hanging="218"/>
                          <w:jc w:val="left"/>
                          <w:rPr>
                            <w:ins w:id="993" w:author="Cristiano Cesario" w:date="2014-06-23T10:59:00Z"/>
                            <w:sz w:val="16"/>
                            <w:szCs w:val="16"/>
                            <w:lang w:val="en-US"/>
                            <w:rPrChange w:id="994" w:author="Cristiano Cesario" w:date="2014-06-23T10:59:00Z">
                              <w:rPr>
                                <w:ins w:id="995" w:author="Cristiano Cesario" w:date="2014-06-23T10:59:00Z"/>
                                <w:lang w:val="en-US"/>
                              </w:rPr>
                            </w:rPrChange>
                          </w:rPr>
                          <w:pPrChange w:id="996" w:author="Cristiano Cesario" w:date="2014-06-23T11:12:00Z">
                            <w:pPr>
                              <w:pStyle w:val="ListaNumerada"/>
                              <w:numPr>
                                <w:numId w:val="44"/>
                              </w:numPr>
                              <w:ind w:left="360"/>
                            </w:pPr>
                          </w:pPrChange>
                        </w:pPr>
                        <w:ins w:id="997" w:author="Cristiano Cesario" w:date="2014-06-23T10:59:00Z">
                          <w:r w:rsidRPr="005D3144">
                            <w:rPr>
                              <w:sz w:val="16"/>
                              <w:szCs w:val="16"/>
                              <w:lang w:val="en-US"/>
                              <w:rPrChange w:id="998" w:author="Cristiano Cesario" w:date="2014-06-23T10:59:00Z">
                                <w:rPr>
                                  <w:lang w:val="en-US"/>
                                </w:rPr>
                              </w:rPrChange>
                            </w:rPr>
                            <w:t xml:space="preserve">Identify new local commits, comparing current and previous snapshots </w:t>
                          </w:r>
                        </w:ins>
                        <w:ins w:id="999" w:author="Cristiano Cesario" w:date="2014-06-23T11:01:00Z">
                          <w:r>
                            <w:rPr>
                              <w:sz w:val="16"/>
                              <w:szCs w:val="16"/>
                              <w:lang w:val="en-US"/>
                            </w:rPr>
                            <w:t>(</w:t>
                          </w:r>
                        </w:ins>
                        <w:proofErr w:type="spellStart"/>
                        <w:ins w:id="1000" w:author="Cristiano Cesario" w:date="2014-06-23T10:59:00Z">
                          <w:r w:rsidRPr="005D3144">
                            <w:rPr>
                              <w:sz w:val="16"/>
                              <w:szCs w:val="16"/>
                              <w:lang w:val="en-US"/>
                              <w:rPrChange w:id="1001" w:author="Cristiano Cesario" w:date="2014-06-23T10:59:00Z">
                                <w:rPr>
                                  <w:lang w:val="en-US"/>
                                </w:rPr>
                              </w:rPrChange>
                            </w:rPr>
                            <w:t>newCommits</w:t>
                          </w:r>
                          <w:proofErr w:type="spellEnd"/>
                          <w:r w:rsidRPr="005D3144">
                            <w:rPr>
                              <w:sz w:val="16"/>
                              <w:szCs w:val="16"/>
                              <w:lang w:val="en-US"/>
                              <w:rPrChange w:id="1002" w:author="Cristiano Cesario" w:date="2014-06-23T10:59:00Z">
                                <w:rPr>
                                  <w:lang w:val="en-US"/>
                                </w:rPr>
                              </w:rPrChange>
                            </w:rPr>
                            <w:t xml:space="preserve"> = </w:t>
                          </w:r>
                          <w:proofErr w:type="spellStart"/>
                          <w:r w:rsidRPr="005D3144">
                            <w:rPr>
                              <w:sz w:val="16"/>
                              <w:szCs w:val="16"/>
                              <w:lang w:val="en-US"/>
                              <w:rPrChange w:id="1003" w:author="Cristiano Cesario" w:date="2014-06-23T10:59:00Z">
                                <w:rPr>
                                  <w:lang w:val="en-US"/>
                                </w:rPr>
                              </w:rPrChange>
                            </w:rPr>
                            <w:t>currentSnapshot</w:t>
                          </w:r>
                          <w:proofErr w:type="spellEnd"/>
                          <w:r w:rsidRPr="005D3144">
                            <w:rPr>
                              <w:sz w:val="16"/>
                              <w:szCs w:val="16"/>
                              <w:lang w:val="en-US"/>
                              <w:rPrChange w:id="1004" w:author="Cristiano Cesario" w:date="2014-06-23T10:59:00Z">
                                <w:rPr>
                                  <w:lang w:val="en-US"/>
                                </w:rPr>
                              </w:rPrChange>
                            </w:rPr>
                            <w:t xml:space="preserve"> \ </w:t>
                          </w:r>
                          <w:proofErr w:type="spellStart"/>
                          <w:r w:rsidRPr="005D3144">
                            <w:rPr>
                              <w:sz w:val="16"/>
                              <w:szCs w:val="16"/>
                              <w:lang w:val="en-US"/>
                              <w:rPrChange w:id="1005" w:author="Cristiano Cesario" w:date="2014-06-23T10:59:00Z">
                                <w:rPr>
                                  <w:lang w:val="en-US"/>
                                </w:rPr>
                              </w:rPrChange>
                            </w:rPr>
                            <w:t>previousSnapshot</w:t>
                          </w:r>
                        </w:ins>
                        <w:proofErr w:type="spellEnd"/>
                        <w:ins w:id="1006" w:author="Cristiano Cesario" w:date="2014-06-23T11:01:00Z">
                          <w:r>
                            <w:rPr>
                              <w:sz w:val="16"/>
                              <w:szCs w:val="16"/>
                              <w:lang w:val="en-US"/>
                            </w:rPr>
                            <w:t>)</w:t>
                          </w:r>
                        </w:ins>
                      </w:p>
                      <w:p w14:paraId="56C57334" w14:textId="77777777" w:rsidR="0058575D" w:rsidRPr="005D3144" w:rsidRDefault="0058575D">
                        <w:pPr>
                          <w:pStyle w:val="ListaNumerada"/>
                          <w:numPr>
                            <w:ilvl w:val="1"/>
                            <w:numId w:val="44"/>
                          </w:numPr>
                          <w:tabs>
                            <w:tab w:val="clear" w:pos="993"/>
                          </w:tabs>
                          <w:spacing w:before="0" w:after="60"/>
                          <w:ind w:left="426" w:hanging="284"/>
                          <w:jc w:val="left"/>
                          <w:rPr>
                            <w:ins w:id="1007" w:author="Cristiano Cesario" w:date="2014-06-23T10:59:00Z"/>
                            <w:sz w:val="16"/>
                            <w:szCs w:val="16"/>
                            <w:lang w:val="en-US"/>
                            <w:rPrChange w:id="1008" w:author="Cristiano Cesario" w:date="2014-06-23T10:59:00Z">
                              <w:rPr>
                                <w:ins w:id="1009" w:author="Cristiano Cesario" w:date="2014-06-23T10:59:00Z"/>
                                <w:lang w:val="en-US"/>
                              </w:rPr>
                            </w:rPrChange>
                          </w:rPr>
                          <w:pPrChange w:id="1010" w:author="Cristiano Cesario" w:date="2014-06-23T11:12:00Z">
                            <w:pPr>
                              <w:pStyle w:val="ListaNumerada"/>
                              <w:numPr>
                                <w:ilvl w:val="1"/>
                                <w:numId w:val="44"/>
                              </w:numPr>
                              <w:ind w:left="792" w:hanging="432"/>
                            </w:pPr>
                          </w:pPrChange>
                        </w:pPr>
                        <w:ins w:id="1011" w:author="Cristiano Cesario" w:date="2014-06-23T10:59:00Z">
                          <w:r w:rsidRPr="005D3144">
                            <w:rPr>
                              <w:sz w:val="16"/>
                              <w:szCs w:val="16"/>
                              <w:lang w:val="en-US"/>
                              <w:rPrChange w:id="1012" w:author="Cristiano Cesario" w:date="2014-06-23T10:59:00Z">
                                <w:rPr>
                                  <w:lang w:val="en-US"/>
                                </w:rPr>
                              </w:rPrChange>
                            </w:rPr>
                            <w:t xml:space="preserve">If </w:t>
                          </w:r>
                          <w:proofErr w:type="spellStart"/>
                          <w:r w:rsidRPr="005D3144">
                            <w:rPr>
                              <w:sz w:val="16"/>
                              <w:szCs w:val="16"/>
                              <w:lang w:val="en-US"/>
                              <w:rPrChange w:id="1013" w:author="Cristiano Cesario" w:date="2014-06-23T10:59:00Z">
                                <w:rPr>
                                  <w:lang w:val="en-US"/>
                                </w:rPr>
                              </w:rPrChange>
                            </w:rPr>
                            <w:t>previousSnapshot</w:t>
                          </w:r>
                          <w:proofErr w:type="spellEnd"/>
                          <w:r w:rsidRPr="005D3144">
                            <w:rPr>
                              <w:sz w:val="16"/>
                              <w:szCs w:val="16"/>
                              <w:lang w:val="en-US"/>
                              <w:rPrChange w:id="1014" w:author="Cristiano Cesario" w:date="2014-06-23T10:59:00Z">
                                <w:rPr>
                                  <w:lang w:val="en-US"/>
                                </w:rPr>
                              </w:rPrChange>
                            </w:rPr>
                            <w:t xml:space="preserve"> doesn’t exist, then </w:t>
                          </w:r>
                          <w:proofErr w:type="spellStart"/>
                          <w:r w:rsidRPr="005D3144">
                            <w:rPr>
                              <w:sz w:val="16"/>
                              <w:szCs w:val="16"/>
                              <w:lang w:val="en-US"/>
                              <w:rPrChange w:id="1015" w:author="Cristiano Cesario" w:date="2014-06-23T10:59:00Z">
                                <w:rPr>
                                  <w:lang w:val="en-US"/>
                                </w:rPr>
                              </w:rPrChange>
                            </w:rPr>
                            <w:t>newCommits</w:t>
                          </w:r>
                          <w:proofErr w:type="spellEnd"/>
                          <w:r w:rsidRPr="005D3144">
                            <w:rPr>
                              <w:sz w:val="16"/>
                              <w:szCs w:val="16"/>
                              <w:lang w:val="en-US"/>
                              <w:rPrChange w:id="1016" w:author="Cristiano Cesario" w:date="2014-06-23T10:59:00Z">
                                <w:rPr>
                                  <w:lang w:val="en-US"/>
                                </w:rPr>
                              </w:rPrChange>
                            </w:rPr>
                            <w:t xml:space="preserve"> = </w:t>
                          </w:r>
                          <w:proofErr w:type="spellStart"/>
                          <w:r w:rsidRPr="005D3144">
                            <w:rPr>
                              <w:sz w:val="16"/>
                              <w:szCs w:val="16"/>
                              <w:lang w:val="en-US"/>
                              <w:rPrChange w:id="1017" w:author="Cristiano Cesario" w:date="2014-06-23T10:59:00Z">
                                <w:rPr>
                                  <w:lang w:val="en-US"/>
                                </w:rPr>
                              </w:rPrChange>
                            </w:rPr>
                            <w:t>currentSnapshot</w:t>
                          </w:r>
                          <w:proofErr w:type="spellEnd"/>
                        </w:ins>
                      </w:p>
                      <w:p w14:paraId="6FE18354" w14:textId="29309C53" w:rsidR="0058575D" w:rsidRPr="005D3144" w:rsidRDefault="0058575D">
                        <w:pPr>
                          <w:pStyle w:val="ListaNumerada"/>
                          <w:numPr>
                            <w:ilvl w:val="0"/>
                            <w:numId w:val="44"/>
                          </w:numPr>
                          <w:spacing w:before="0" w:after="60"/>
                          <w:ind w:left="142" w:hanging="218"/>
                          <w:jc w:val="left"/>
                          <w:rPr>
                            <w:ins w:id="1018" w:author="Cristiano Cesario" w:date="2014-06-23T10:59:00Z"/>
                            <w:sz w:val="16"/>
                            <w:szCs w:val="16"/>
                            <w:lang w:val="en-US"/>
                            <w:rPrChange w:id="1019" w:author="Cristiano Cesario" w:date="2014-06-23T10:59:00Z">
                              <w:rPr>
                                <w:ins w:id="1020" w:author="Cristiano Cesario" w:date="2014-06-23T10:59:00Z"/>
                                <w:lang w:val="en-US"/>
                              </w:rPr>
                            </w:rPrChange>
                          </w:rPr>
                          <w:pPrChange w:id="1021" w:author="Cristiano Cesario" w:date="2014-06-23T11:12:00Z">
                            <w:pPr>
                              <w:pStyle w:val="ListaNumerada"/>
                              <w:numPr>
                                <w:numId w:val="44"/>
                              </w:numPr>
                              <w:ind w:left="360"/>
                            </w:pPr>
                          </w:pPrChange>
                        </w:pPr>
                        <w:ins w:id="1022" w:author="Cristiano Cesario" w:date="2014-06-23T10:59:00Z">
                          <w:r w:rsidRPr="005D3144">
                            <w:rPr>
                              <w:sz w:val="16"/>
                              <w:szCs w:val="16"/>
                              <w:lang w:val="en-US"/>
                              <w:rPrChange w:id="1023" w:author="Cristiano Cesario" w:date="2014-06-23T10:59:00Z">
                                <w:rPr>
                                  <w:lang w:val="en-US"/>
                                </w:rPr>
                              </w:rPrChange>
                            </w:rPr>
                            <w:t xml:space="preserve">Retrieve </w:t>
                          </w:r>
                        </w:ins>
                        <w:ins w:id="1024" w:author="Cristiano Cesario" w:date="2014-06-23T13:49:00Z">
                          <w:r>
                            <w:rPr>
                              <w:sz w:val="16"/>
                              <w:szCs w:val="16"/>
                              <w:lang w:val="en-US"/>
                            </w:rPr>
                            <w:t>number of existing commits</w:t>
                          </w:r>
                        </w:ins>
                        <w:ins w:id="1025" w:author="Cristiano Cesario" w:date="2014-06-23T10:59:00Z">
                          <w:r w:rsidRPr="005D3144">
                            <w:rPr>
                              <w:sz w:val="16"/>
                              <w:szCs w:val="16"/>
                              <w:lang w:val="en-US"/>
                              <w:rPrChange w:id="1026" w:author="Cristiano Cesario" w:date="2014-06-23T10:59:00Z">
                                <w:rPr>
                                  <w:lang w:val="en-US"/>
                                </w:rPr>
                              </w:rPrChange>
                            </w:rPr>
                            <w:t xml:space="preserve"> from database </w:t>
                          </w:r>
                        </w:ins>
                        <w:ins w:id="1027" w:author="Cristiano Cesario" w:date="2014-06-23T11:02:00Z">
                          <w:r>
                            <w:rPr>
                              <w:sz w:val="16"/>
                              <w:szCs w:val="16"/>
                              <w:lang w:val="en-US"/>
                            </w:rPr>
                            <w:t>(</w:t>
                          </w:r>
                        </w:ins>
                        <w:ins w:id="1028" w:author="Cristiano Cesario" w:date="2014-06-23T10:59:00Z">
                          <w:r w:rsidRPr="005D3144">
                            <w:rPr>
                              <w:sz w:val="16"/>
                              <w:szCs w:val="16"/>
                              <w:lang w:val="en-US"/>
                              <w:rPrChange w:id="1029" w:author="Cristiano Cesario" w:date="2014-06-23T10:59:00Z">
                                <w:rPr>
                                  <w:lang w:val="en-US"/>
                                </w:rPr>
                              </w:rPrChange>
                            </w:rPr>
                            <w:t>C</w:t>
                          </w:r>
                        </w:ins>
                        <w:ins w:id="1030" w:author="Cristiano Cesario" w:date="2014-06-23T11:02:00Z">
                          <w:r>
                            <w:rPr>
                              <w:sz w:val="16"/>
                              <w:szCs w:val="16"/>
                              <w:lang w:val="en-US"/>
                            </w:rPr>
                            <w:t>)</w:t>
                          </w:r>
                        </w:ins>
                      </w:p>
                      <w:p w14:paraId="39782DDE" w14:textId="6E25469F" w:rsidR="0058575D" w:rsidRPr="005D3144" w:rsidRDefault="0058575D">
                        <w:pPr>
                          <w:pStyle w:val="ListaNumerada"/>
                          <w:numPr>
                            <w:ilvl w:val="0"/>
                            <w:numId w:val="44"/>
                          </w:numPr>
                          <w:spacing w:before="0" w:after="60"/>
                          <w:ind w:left="142" w:hanging="218"/>
                          <w:jc w:val="left"/>
                          <w:rPr>
                            <w:ins w:id="1031" w:author="Cristiano Cesario" w:date="2014-06-23T10:59:00Z"/>
                            <w:sz w:val="16"/>
                            <w:szCs w:val="16"/>
                            <w:lang w:val="en-US"/>
                            <w:rPrChange w:id="1032" w:author="Cristiano Cesario" w:date="2014-06-23T10:59:00Z">
                              <w:rPr>
                                <w:ins w:id="1033" w:author="Cristiano Cesario" w:date="2014-06-23T10:59:00Z"/>
                                <w:lang w:val="en-US"/>
                              </w:rPr>
                            </w:rPrChange>
                          </w:rPr>
                          <w:pPrChange w:id="1034" w:author="Cristiano Cesario" w:date="2014-06-23T11:12:00Z">
                            <w:pPr>
                              <w:pStyle w:val="ListaNumerada"/>
                              <w:numPr>
                                <w:numId w:val="44"/>
                              </w:numPr>
                              <w:ind w:left="360"/>
                            </w:pPr>
                          </w:pPrChange>
                        </w:pPr>
                        <w:ins w:id="1035" w:author="Cristiano Cesario" w:date="2014-06-23T10:59:00Z">
                          <w:r w:rsidRPr="005D3144">
                            <w:rPr>
                              <w:sz w:val="16"/>
                              <w:szCs w:val="16"/>
                              <w:lang w:val="en-US"/>
                              <w:rPrChange w:id="1036" w:author="Cristiano Cesario" w:date="2014-06-23T10:59:00Z">
                                <w:rPr>
                                  <w:lang w:val="en-US"/>
                                </w:rPr>
                              </w:rPrChange>
                            </w:rPr>
                            <w:t xml:space="preserve">If C is not 0, retrieve all commits from database that do not exist in at least one of the repositories related to </w:t>
                          </w:r>
                          <w:r>
                            <w:rPr>
                              <w:sz w:val="16"/>
                              <w:szCs w:val="16"/>
                              <w:lang w:val="en-US"/>
                            </w:rPr>
                            <w:t>rep</w:t>
                          </w:r>
                          <w:r w:rsidRPr="005D3144">
                            <w:rPr>
                              <w:sz w:val="16"/>
                              <w:szCs w:val="16"/>
                              <w:lang w:val="en-US"/>
                              <w:rPrChange w:id="1037" w:author="Cristiano Cesario" w:date="2014-06-23T10:59:00Z">
                                <w:rPr>
                                  <w:lang w:val="en-US"/>
                                </w:rPr>
                              </w:rPrChange>
                            </w:rPr>
                            <w:t>, this is, commits th</w:t>
                          </w:r>
                          <w:r>
                            <w:rPr>
                              <w:sz w:val="16"/>
                              <w:szCs w:val="16"/>
                              <w:lang w:val="en-US"/>
                            </w:rPr>
                            <w:t>at were not found either in rep</w:t>
                          </w:r>
                          <w:r w:rsidRPr="005D3144">
                            <w:rPr>
                              <w:sz w:val="16"/>
                              <w:szCs w:val="16"/>
                              <w:lang w:val="en-US"/>
                              <w:rPrChange w:id="1038" w:author="Cristiano Cesario" w:date="2014-06-23T10:59:00Z">
                                <w:rPr>
                                  <w:lang w:val="en-US"/>
                                </w:rPr>
                              </w:rPrChange>
                            </w:rPr>
                            <w:t xml:space="preserve"> or in at least one of its partners. All other commits in the database are considered to be already synchronized </w:t>
                          </w:r>
                          <w:r>
                            <w:rPr>
                              <w:sz w:val="16"/>
                              <w:szCs w:val="16"/>
                              <w:lang w:val="en-US"/>
                            </w:rPr>
                            <w:t>(</w:t>
                          </w:r>
                          <w:proofErr w:type="spellStart"/>
                          <w:r w:rsidRPr="005D3144">
                            <w:rPr>
                              <w:sz w:val="16"/>
                              <w:szCs w:val="16"/>
                              <w:lang w:val="en-US"/>
                              <w:rPrChange w:id="1039" w:author="Cristiano Cesario" w:date="2014-06-23T10:59:00Z">
                                <w:rPr>
                                  <w:lang w:val="en-US"/>
                                </w:rPr>
                              </w:rPrChange>
                            </w:rPr>
                            <w:t>commitsNotFoundInSomeReps</w:t>
                          </w:r>
                        </w:ins>
                        <w:proofErr w:type="spellEnd"/>
                        <w:ins w:id="1040" w:author="Cristiano Cesario" w:date="2014-06-23T11:02:00Z">
                          <w:r>
                            <w:rPr>
                              <w:sz w:val="16"/>
                              <w:szCs w:val="16"/>
                              <w:lang w:val="en-US"/>
                            </w:rPr>
                            <w:t>)</w:t>
                          </w:r>
                        </w:ins>
                      </w:p>
                      <w:p w14:paraId="52847D55" w14:textId="0B4BC504" w:rsidR="0058575D" w:rsidRPr="005D3144" w:rsidRDefault="0058575D">
                        <w:pPr>
                          <w:pStyle w:val="ListaNumerada"/>
                          <w:numPr>
                            <w:ilvl w:val="0"/>
                            <w:numId w:val="44"/>
                          </w:numPr>
                          <w:spacing w:before="0" w:after="60"/>
                          <w:ind w:left="142" w:hanging="218"/>
                          <w:jc w:val="left"/>
                          <w:rPr>
                            <w:ins w:id="1041" w:author="Cristiano Cesario" w:date="2014-06-23T10:59:00Z"/>
                            <w:sz w:val="16"/>
                            <w:szCs w:val="16"/>
                            <w:lang w:val="en-US"/>
                            <w:rPrChange w:id="1042" w:author="Cristiano Cesario" w:date="2014-06-23T10:59:00Z">
                              <w:rPr>
                                <w:ins w:id="1043" w:author="Cristiano Cesario" w:date="2014-06-23T10:59:00Z"/>
                                <w:lang w:val="en-US"/>
                              </w:rPr>
                            </w:rPrChange>
                          </w:rPr>
                          <w:pPrChange w:id="1044" w:author="Cristiano Cesario" w:date="2014-06-23T11:12:00Z">
                            <w:pPr>
                              <w:pStyle w:val="ListaNumerada"/>
                              <w:numPr>
                                <w:numId w:val="44"/>
                              </w:numPr>
                              <w:ind w:left="360"/>
                            </w:pPr>
                          </w:pPrChange>
                        </w:pPr>
                        <w:ins w:id="1045" w:author="Cristiano Cesario" w:date="2014-06-23T10:59:00Z">
                          <w:r w:rsidRPr="005D3144">
                            <w:rPr>
                              <w:sz w:val="16"/>
                              <w:szCs w:val="16"/>
                              <w:lang w:val="en-US"/>
                              <w:rPrChange w:id="1046" w:author="Cristiano Cesario" w:date="2014-06-23T10:59:00Z">
                                <w:rPr>
                                  <w:lang w:val="en-US"/>
                                </w:rPr>
                              </w:rPrChange>
                            </w:rPr>
                            <w:t xml:space="preserve">If C is not 0, retrieve all commits from database that exist in </w:t>
                          </w:r>
                          <w:proofErr w:type="spellStart"/>
                          <w:r w:rsidRPr="005D3144">
                            <w:rPr>
                              <w:sz w:val="16"/>
                              <w:szCs w:val="16"/>
                              <w:lang w:val="en-US"/>
                              <w:rPrChange w:id="1047" w:author="Cristiano Cesario" w:date="2014-06-23T10:59:00Z">
                                <w:rPr>
                                  <w:lang w:val="en-US"/>
                                </w:rPr>
                              </w:rPrChange>
                            </w:rPr>
                            <w:t>newCommits</w:t>
                          </w:r>
                          <w:proofErr w:type="spellEnd"/>
                          <w:r w:rsidRPr="005D3144">
                            <w:rPr>
                              <w:sz w:val="16"/>
                              <w:szCs w:val="16"/>
                              <w:lang w:val="en-US"/>
                              <w:rPrChange w:id="1048" w:author="Cristiano Cesario" w:date="2014-06-23T10:59:00Z">
                                <w:rPr>
                                  <w:lang w:val="en-US"/>
                                </w:rPr>
                              </w:rPrChange>
                            </w:rPr>
                            <w:t xml:space="preserve"> </w:t>
                          </w:r>
                        </w:ins>
                        <w:ins w:id="1049" w:author="Cristiano Cesario" w:date="2014-06-23T11:02:00Z">
                          <w:r>
                            <w:rPr>
                              <w:sz w:val="16"/>
                              <w:szCs w:val="16"/>
                              <w:lang w:val="en-US"/>
                            </w:rPr>
                            <w:t>(</w:t>
                          </w:r>
                          <w:proofErr w:type="spellStart"/>
                          <w:r>
                            <w:rPr>
                              <w:sz w:val="16"/>
                              <w:szCs w:val="16"/>
                              <w:lang w:val="en-US"/>
                            </w:rPr>
                            <w:t>n</w:t>
                          </w:r>
                        </w:ins>
                        <w:ins w:id="1050" w:author="Cristiano Cesario" w:date="2014-06-23T10:59:00Z">
                          <w:r w:rsidRPr="005D3144">
                            <w:rPr>
                              <w:sz w:val="16"/>
                              <w:szCs w:val="16"/>
                              <w:lang w:val="en-US"/>
                              <w:rPrChange w:id="1051" w:author="Cristiano Cesario" w:date="2014-06-23T10:59:00Z">
                                <w:rPr>
                                  <w:lang w:val="en-US"/>
                                </w:rPr>
                              </w:rPrChange>
                            </w:rPr>
                            <w:t>ewCommitsInDatabase</w:t>
                          </w:r>
                        </w:ins>
                        <w:proofErr w:type="spellEnd"/>
                        <w:ins w:id="1052" w:author="Cristiano Cesario" w:date="2014-06-23T11:03:00Z">
                          <w:r>
                            <w:rPr>
                              <w:sz w:val="16"/>
                              <w:szCs w:val="16"/>
                              <w:lang w:val="en-US"/>
                            </w:rPr>
                            <w:t>)</w:t>
                          </w:r>
                        </w:ins>
                      </w:p>
                      <w:p w14:paraId="3FC8FDFF" w14:textId="60C47C6B" w:rsidR="0058575D" w:rsidRPr="005D3144" w:rsidRDefault="0058575D">
                        <w:pPr>
                          <w:pStyle w:val="ListaNumerada"/>
                          <w:numPr>
                            <w:ilvl w:val="0"/>
                            <w:numId w:val="44"/>
                          </w:numPr>
                          <w:spacing w:before="0" w:after="60"/>
                          <w:ind w:left="142" w:hanging="218"/>
                          <w:jc w:val="left"/>
                          <w:rPr>
                            <w:ins w:id="1053" w:author="Cristiano Cesario" w:date="2014-06-23T10:59:00Z"/>
                            <w:sz w:val="16"/>
                            <w:szCs w:val="16"/>
                            <w:lang w:val="en-US"/>
                            <w:rPrChange w:id="1054" w:author="Cristiano Cesario" w:date="2014-06-23T10:59:00Z">
                              <w:rPr>
                                <w:ins w:id="1055" w:author="Cristiano Cesario" w:date="2014-06-23T10:59:00Z"/>
                                <w:lang w:val="en-US"/>
                              </w:rPr>
                            </w:rPrChange>
                          </w:rPr>
                          <w:pPrChange w:id="1056" w:author="Cristiano Cesario" w:date="2014-06-23T11:12:00Z">
                            <w:pPr>
                              <w:pStyle w:val="ListaNumerada"/>
                              <w:numPr>
                                <w:numId w:val="44"/>
                              </w:numPr>
                              <w:ind w:left="360"/>
                            </w:pPr>
                          </w:pPrChange>
                        </w:pPr>
                        <w:ins w:id="1057" w:author="Cristiano Cesario" w:date="2014-06-23T10:59:00Z">
                          <w:r w:rsidRPr="005D3144">
                            <w:rPr>
                              <w:sz w:val="16"/>
                              <w:szCs w:val="16"/>
                              <w:lang w:val="en-US"/>
                              <w:rPrChange w:id="1058" w:author="Cristiano Cesario" w:date="2014-06-23T10:59:00Z">
                                <w:rPr>
                                  <w:lang w:val="en-US"/>
                                </w:rPr>
                              </w:rPrChange>
                            </w:rPr>
                            <w:t xml:space="preserve">If C is not 0, identify which of </w:t>
                          </w:r>
                          <w:proofErr w:type="spellStart"/>
                          <w:r w:rsidRPr="005D3144">
                            <w:rPr>
                              <w:sz w:val="16"/>
                              <w:szCs w:val="16"/>
                              <w:lang w:val="en-US"/>
                              <w:rPrChange w:id="1059" w:author="Cristiano Cesario" w:date="2014-06-23T10:59:00Z">
                                <w:rPr>
                                  <w:lang w:val="en-US"/>
                                </w:rPr>
                              </w:rPrChange>
                            </w:rPr>
                            <w:t>newCommits</w:t>
                          </w:r>
                          <w:proofErr w:type="spellEnd"/>
                          <w:r w:rsidRPr="005D3144">
                            <w:rPr>
                              <w:sz w:val="16"/>
                              <w:szCs w:val="16"/>
                              <w:lang w:val="en-US"/>
                              <w:rPrChange w:id="1060" w:author="Cristiano Cesario" w:date="2014-06-23T10:59:00Z">
                                <w:rPr>
                                  <w:lang w:val="en-US"/>
                                </w:rPr>
                              </w:rPrChange>
                            </w:rPr>
                            <w:t xml:space="preserve"> commits do not exist in </w:t>
                          </w:r>
                          <w:proofErr w:type="spellStart"/>
                          <w:r w:rsidRPr="005D3144">
                            <w:rPr>
                              <w:sz w:val="16"/>
                              <w:szCs w:val="16"/>
                              <w:lang w:val="en-US"/>
                              <w:rPrChange w:id="1061" w:author="Cristiano Cesario" w:date="2014-06-23T10:59:00Z">
                                <w:rPr>
                                  <w:lang w:val="en-US"/>
                                </w:rPr>
                              </w:rPrChange>
                            </w:rPr>
                            <w:t>newCommitsInDatabase</w:t>
                          </w:r>
                          <w:proofErr w:type="spellEnd"/>
                          <w:r w:rsidRPr="005D3144">
                            <w:rPr>
                              <w:sz w:val="16"/>
                              <w:szCs w:val="16"/>
                              <w:lang w:val="en-US"/>
                              <w:rPrChange w:id="1062" w:author="Cristiano Cesario" w:date="2014-06-23T10:59:00Z">
                                <w:rPr>
                                  <w:lang w:val="en-US"/>
                                </w:rPr>
                              </w:rPrChange>
                            </w:rPr>
                            <w:t xml:space="preserve"> </w:t>
                          </w:r>
                        </w:ins>
                        <w:ins w:id="1063" w:author="Cristiano Cesario" w:date="2014-06-23T11:03:00Z">
                          <w:r>
                            <w:rPr>
                              <w:sz w:val="16"/>
                              <w:szCs w:val="16"/>
                              <w:lang w:val="en-US"/>
                            </w:rPr>
                            <w:t>(</w:t>
                          </w:r>
                        </w:ins>
                        <w:proofErr w:type="spellStart"/>
                        <w:ins w:id="1064" w:author="Cristiano Cesario" w:date="2014-06-23T10:59:00Z">
                          <w:r w:rsidRPr="005D3144">
                            <w:rPr>
                              <w:sz w:val="16"/>
                              <w:szCs w:val="16"/>
                              <w:lang w:val="en-US"/>
                              <w:rPrChange w:id="1065" w:author="Cristiano Cesario" w:date="2014-06-23T10:59:00Z">
                                <w:rPr>
                                  <w:lang w:val="en-US"/>
                                </w:rPr>
                              </w:rPrChange>
                            </w:rPr>
                            <w:t>commitsToInsert</w:t>
                          </w:r>
                          <w:proofErr w:type="spellEnd"/>
                          <w:r w:rsidRPr="005D3144">
                            <w:rPr>
                              <w:sz w:val="16"/>
                              <w:szCs w:val="16"/>
                              <w:lang w:val="en-US"/>
                              <w:rPrChange w:id="1066" w:author="Cristiano Cesario" w:date="2014-06-23T10:59:00Z">
                                <w:rPr>
                                  <w:lang w:val="en-US"/>
                                </w:rPr>
                              </w:rPrChange>
                            </w:rPr>
                            <w:t xml:space="preserve"> = </w:t>
                          </w:r>
                          <w:proofErr w:type="spellStart"/>
                          <w:r w:rsidRPr="005D3144">
                            <w:rPr>
                              <w:sz w:val="16"/>
                              <w:szCs w:val="16"/>
                              <w:lang w:val="en-US"/>
                              <w:rPrChange w:id="1067" w:author="Cristiano Cesario" w:date="2014-06-23T10:59:00Z">
                                <w:rPr>
                                  <w:lang w:val="en-US"/>
                                </w:rPr>
                              </w:rPrChange>
                            </w:rPr>
                            <w:t>newCommits</w:t>
                          </w:r>
                          <w:proofErr w:type="spellEnd"/>
                          <w:r w:rsidRPr="005D3144">
                            <w:rPr>
                              <w:sz w:val="16"/>
                              <w:szCs w:val="16"/>
                              <w:lang w:val="en-US"/>
                              <w:rPrChange w:id="1068" w:author="Cristiano Cesario" w:date="2014-06-23T10:59:00Z">
                                <w:rPr>
                                  <w:lang w:val="en-US"/>
                                </w:rPr>
                              </w:rPrChange>
                            </w:rPr>
                            <w:t xml:space="preserve"> \ </w:t>
                          </w:r>
                          <w:proofErr w:type="spellStart"/>
                          <w:r w:rsidRPr="005D3144">
                            <w:rPr>
                              <w:sz w:val="16"/>
                              <w:szCs w:val="16"/>
                              <w:lang w:val="en-US"/>
                              <w:rPrChange w:id="1069" w:author="Cristiano Cesario" w:date="2014-06-23T10:59:00Z">
                                <w:rPr>
                                  <w:lang w:val="en-US"/>
                                </w:rPr>
                              </w:rPrChange>
                            </w:rPr>
                            <w:t>newCommitsInDatabase</w:t>
                          </w:r>
                        </w:ins>
                        <w:proofErr w:type="spellEnd"/>
                        <w:ins w:id="1070" w:author="Cristiano Cesario" w:date="2014-06-23T11:03:00Z">
                          <w:r>
                            <w:rPr>
                              <w:sz w:val="16"/>
                              <w:szCs w:val="16"/>
                              <w:lang w:val="en-US"/>
                            </w:rPr>
                            <w:t>)</w:t>
                          </w:r>
                        </w:ins>
                      </w:p>
                      <w:p w14:paraId="1CC4EA7E" w14:textId="2A892FD0" w:rsidR="0058575D" w:rsidRPr="005D3144" w:rsidRDefault="0058575D">
                        <w:pPr>
                          <w:pStyle w:val="ListaNumerada"/>
                          <w:numPr>
                            <w:ilvl w:val="1"/>
                            <w:numId w:val="44"/>
                          </w:numPr>
                          <w:tabs>
                            <w:tab w:val="clear" w:pos="993"/>
                          </w:tabs>
                          <w:spacing w:before="0" w:after="60"/>
                          <w:ind w:left="426" w:hanging="284"/>
                          <w:jc w:val="left"/>
                          <w:rPr>
                            <w:ins w:id="1071" w:author="Cristiano Cesario" w:date="2014-06-23T10:59:00Z"/>
                            <w:sz w:val="16"/>
                            <w:szCs w:val="16"/>
                            <w:lang w:val="en-US"/>
                            <w:rPrChange w:id="1072" w:author="Cristiano Cesario" w:date="2014-06-23T10:59:00Z">
                              <w:rPr>
                                <w:ins w:id="1073" w:author="Cristiano Cesario" w:date="2014-06-23T10:59:00Z"/>
                                <w:lang w:val="en-US"/>
                              </w:rPr>
                            </w:rPrChange>
                          </w:rPr>
                          <w:pPrChange w:id="1074" w:author="Cristiano Cesario" w:date="2014-06-23T11:12:00Z">
                            <w:pPr>
                              <w:pStyle w:val="ListaNumerada"/>
                              <w:numPr>
                                <w:ilvl w:val="1"/>
                                <w:numId w:val="44"/>
                              </w:numPr>
                              <w:ind w:left="792" w:hanging="432"/>
                            </w:pPr>
                          </w:pPrChange>
                        </w:pPr>
                        <w:ins w:id="1075" w:author="Cristiano Cesario" w:date="2014-06-23T10:59:00Z">
                          <w:r w:rsidRPr="005D3144">
                            <w:rPr>
                              <w:sz w:val="16"/>
                              <w:szCs w:val="16"/>
                              <w:lang w:val="en-US"/>
                              <w:rPrChange w:id="1076" w:author="Cristiano Cesario" w:date="2014-06-23T10:59:00Z">
                                <w:rPr>
                                  <w:lang w:val="en-US"/>
                                </w:rPr>
                              </w:rPrChange>
                            </w:rPr>
                            <w:t xml:space="preserve">If C is 0 all commits should be sent to database </w:t>
                          </w:r>
                          <w:r>
                            <w:rPr>
                              <w:sz w:val="16"/>
                              <w:szCs w:val="16"/>
                              <w:lang w:val="en-US"/>
                            </w:rPr>
                            <w:t>(</w:t>
                          </w:r>
                          <w:proofErr w:type="spellStart"/>
                          <w:r w:rsidRPr="005D3144">
                            <w:rPr>
                              <w:sz w:val="16"/>
                              <w:szCs w:val="16"/>
                              <w:lang w:val="en-US"/>
                              <w:rPrChange w:id="1077" w:author="Cristiano Cesario" w:date="2014-06-23T10:59:00Z">
                                <w:rPr>
                                  <w:lang w:val="en-US"/>
                                </w:rPr>
                              </w:rPrChange>
                            </w:rPr>
                            <w:t>commitsToInsert</w:t>
                          </w:r>
                          <w:proofErr w:type="spellEnd"/>
                          <w:r w:rsidRPr="005D3144">
                            <w:rPr>
                              <w:sz w:val="16"/>
                              <w:szCs w:val="16"/>
                              <w:lang w:val="en-US"/>
                              <w:rPrChange w:id="1078" w:author="Cristiano Cesario" w:date="2014-06-23T10:59:00Z">
                                <w:rPr>
                                  <w:lang w:val="en-US"/>
                                </w:rPr>
                              </w:rPrChange>
                            </w:rPr>
                            <w:t xml:space="preserve"> = </w:t>
                          </w:r>
                          <w:proofErr w:type="spellStart"/>
                          <w:r w:rsidRPr="005D3144">
                            <w:rPr>
                              <w:sz w:val="16"/>
                              <w:szCs w:val="16"/>
                              <w:lang w:val="en-US"/>
                              <w:rPrChange w:id="1079" w:author="Cristiano Cesario" w:date="2014-06-23T10:59:00Z">
                                <w:rPr>
                                  <w:lang w:val="en-US"/>
                                </w:rPr>
                              </w:rPrChange>
                            </w:rPr>
                            <w:t>newCommits</w:t>
                          </w:r>
                        </w:ins>
                        <w:proofErr w:type="spellEnd"/>
                        <w:ins w:id="1080" w:author="Cristiano Cesario" w:date="2014-06-23T11:03:00Z">
                          <w:r>
                            <w:rPr>
                              <w:sz w:val="16"/>
                              <w:szCs w:val="16"/>
                              <w:lang w:val="en-US"/>
                            </w:rPr>
                            <w:t>)</w:t>
                          </w:r>
                        </w:ins>
                      </w:p>
                      <w:p w14:paraId="4964A8DB" w14:textId="50755B21" w:rsidR="0058575D" w:rsidRPr="005D3144" w:rsidRDefault="0058575D">
                        <w:pPr>
                          <w:pStyle w:val="ListaNumerada"/>
                          <w:numPr>
                            <w:ilvl w:val="0"/>
                            <w:numId w:val="44"/>
                          </w:numPr>
                          <w:spacing w:before="0" w:after="60"/>
                          <w:ind w:left="142" w:hanging="218"/>
                          <w:jc w:val="left"/>
                          <w:rPr>
                            <w:ins w:id="1081" w:author="Cristiano Cesario" w:date="2014-06-23T10:59:00Z"/>
                            <w:sz w:val="16"/>
                            <w:szCs w:val="16"/>
                            <w:lang w:val="en-US"/>
                            <w:rPrChange w:id="1082" w:author="Cristiano Cesario" w:date="2014-06-23T10:59:00Z">
                              <w:rPr>
                                <w:ins w:id="1083" w:author="Cristiano Cesario" w:date="2014-06-23T10:59:00Z"/>
                                <w:lang w:val="en-US"/>
                              </w:rPr>
                            </w:rPrChange>
                          </w:rPr>
                          <w:pPrChange w:id="1084" w:author="Cristiano Cesario" w:date="2014-06-23T11:12:00Z">
                            <w:pPr>
                              <w:pStyle w:val="ListaNumerada"/>
                              <w:numPr>
                                <w:numId w:val="44"/>
                              </w:numPr>
                              <w:ind w:left="360"/>
                            </w:pPr>
                          </w:pPrChange>
                        </w:pPr>
                        <w:ins w:id="1085" w:author="Cristiano Cesario" w:date="2014-06-23T10:59:00Z">
                          <w:r w:rsidRPr="005D3144">
                            <w:rPr>
                              <w:sz w:val="16"/>
                              <w:szCs w:val="16"/>
                              <w:lang w:val="en-US"/>
                              <w:rPrChange w:id="1086" w:author="Cristiano Cesario" w:date="2014-06-23T10:59:00Z">
                                <w:rPr>
                                  <w:lang w:val="en-US"/>
                                </w:rPr>
                              </w:rPrChange>
                            </w:rPr>
                            <w:t xml:space="preserve">For each </w:t>
                          </w:r>
                        </w:ins>
                        <w:ins w:id="1087" w:author="Cristiano Cesario" w:date="2014-06-23T11:03:00Z">
                          <w:r>
                            <w:rPr>
                              <w:sz w:val="16"/>
                              <w:szCs w:val="16"/>
                              <w:lang w:val="en-US"/>
                            </w:rPr>
                            <w:t>commit in</w:t>
                          </w:r>
                        </w:ins>
                        <w:ins w:id="1088" w:author="Cristiano Cesario" w:date="2014-06-23T10:59:00Z">
                          <w:r w:rsidRPr="005D3144">
                            <w:rPr>
                              <w:sz w:val="16"/>
                              <w:szCs w:val="16"/>
                              <w:lang w:val="en-US"/>
                              <w:rPrChange w:id="1089" w:author="Cristiano Cesario" w:date="2014-06-23T10:59:00Z">
                                <w:rPr>
                                  <w:lang w:val="en-US"/>
                                </w:rPr>
                              </w:rPrChange>
                            </w:rPr>
                            <w:t xml:space="preserve"> </w:t>
                          </w:r>
                          <w:proofErr w:type="spellStart"/>
                          <w:r w:rsidRPr="005D3144">
                            <w:rPr>
                              <w:sz w:val="16"/>
                              <w:szCs w:val="16"/>
                              <w:lang w:val="en-US"/>
                              <w:rPrChange w:id="1090" w:author="Cristiano Cesario" w:date="2014-06-23T10:59:00Z">
                                <w:rPr>
                                  <w:lang w:val="en-US"/>
                                </w:rPr>
                              </w:rPrChange>
                            </w:rPr>
                            <w:t>commitsToInsert</w:t>
                          </w:r>
                          <w:proofErr w:type="spellEnd"/>
                          <w:r w:rsidRPr="005D3144">
                            <w:rPr>
                              <w:sz w:val="16"/>
                              <w:szCs w:val="16"/>
                              <w:lang w:val="en-US"/>
                              <w:rPrChange w:id="1091" w:author="Cristiano Cesario" w:date="2014-06-23T10:59:00Z">
                                <w:rPr>
                                  <w:lang w:val="en-US"/>
                                </w:rPr>
                              </w:rPrChange>
                            </w:rPr>
                            <w:t xml:space="preserve">, update the list of repositories where it is found, according to the </w:t>
                          </w:r>
                        </w:ins>
                        <w:ins w:id="1092" w:author="Cristiano Cesario" w:date="2014-06-23T13:51:00Z">
                          <w:r>
                            <w:rPr>
                              <w:sz w:val="16"/>
                              <w:szCs w:val="16"/>
                              <w:lang w:val="en-US"/>
                            </w:rPr>
                            <w:t>algorithm</w:t>
                          </w:r>
                        </w:ins>
                        <w:ins w:id="1093" w:author="Cristiano Cesario" w:date="2014-06-23T10:59:00Z">
                          <w:r w:rsidRPr="005D3144">
                            <w:rPr>
                              <w:sz w:val="16"/>
                              <w:szCs w:val="16"/>
                              <w:lang w:val="en-US"/>
                              <w:rPrChange w:id="1094" w:author="Cristiano Cesario" w:date="2014-06-23T10:59:00Z">
                                <w:rPr>
                                  <w:lang w:val="en-US"/>
                                </w:rPr>
                              </w:rPrChange>
                            </w:rPr>
                            <w:t xml:space="preserve"> in </w:t>
                          </w:r>
                        </w:ins>
                        <w:ins w:id="1095" w:author="Cristiano Cesario" w:date="2014-06-23T11:22:00Z">
                          <w:r>
                            <w:rPr>
                              <w:sz w:val="16"/>
                              <w:szCs w:val="16"/>
                              <w:lang w:val="en-US"/>
                            </w:rPr>
                            <w:fldChar w:fldCharType="begin"/>
                          </w:r>
                          <w:r>
                            <w:rPr>
                              <w:sz w:val="16"/>
                              <w:szCs w:val="16"/>
                              <w:lang w:val="en-US"/>
                            </w:rPr>
                            <w:instrText xml:space="preserve"> REF _Ref391285893 \h </w:instrText>
                          </w:r>
                        </w:ins>
                        <w:r>
                          <w:rPr>
                            <w:sz w:val="16"/>
                            <w:szCs w:val="16"/>
                            <w:lang w:val="en-US"/>
                          </w:rPr>
                          <w:instrText xml:space="preserve"> \* MERGEFORMAT </w:instrText>
                        </w:r>
                        <w:r>
                          <w:rPr>
                            <w:sz w:val="16"/>
                            <w:szCs w:val="16"/>
                            <w:lang w:val="en-US"/>
                          </w:rPr>
                        </w:r>
                        <w:r>
                          <w:rPr>
                            <w:sz w:val="16"/>
                            <w:szCs w:val="16"/>
                            <w:lang w:val="en-US"/>
                          </w:rPr>
                          <w:fldChar w:fldCharType="separate"/>
                        </w:r>
                        <w:ins w:id="1096" w:author="Cristiano Cesario" w:date="2014-06-23T11:22:00Z">
                          <w:r w:rsidRPr="00C56A5A">
                            <w:rPr>
                              <w:sz w:val="16"/>
                              <w:szCs w:val="16"/>
                              <w:lang w:val="en-US"/>
                              <w:rPrChange w:id="1097" w:author="Cristiano Cesario" w:date="2014-06-23T11:23:00Z">
                                <w:rPr/>
                              </w:rPrChange>
                            </w:rPr>
                            <w:t>Table VI</w:t>
                          </w:r>
                          <w:r>
                            <w:rPr>
                              <w:sz w:val="16"/>
                              <w:szCs w:val="16"/>
                              <w:lang w:val="en-US"/>
                            </w:rPr>
                            <w:fldChar w:fldCharType="end"/>
                          </w:r>
                        </w:ins>
                      </w:p>
                      <w:p w14:paraId="35AEC588" w14:textId="77777777" w:rsidR="0058575D" w:rsidRPr="005D3144" w:rsidRDefault="0058575D">
                        <w:pPr>
                          <w:pStyle w:val="ListaNumerada"/>
                          <w:numPr>
                            <w:ilvl w:val="0"/>
                            <w:numId w:val="44"/>
                          </w:numPr>
                          <w:spacing w:before="0" w:after="60"/>
                          <w:ind w:left="142" w:hanging="218"/>
                          <w:jc w:val="left"/>
                          <w:rPr>
                            <w:ins w:id="1098" w:author="Cristiano Cesario" w:date="2014-06-23T10:59:00Z"/>
                            <w:sz w:val="16"/>
                            <w:szCs w:val="16"/>
                            <w:lang w:val="en-US"/>
                            <w:rPrChange w:id="1099" w:author="Cristiano Cesario" w:date="2014-06-23T10:59:00Z">
                              <w:rPr>
                                <w:ins w:id="1100" w:author="Cristiano Cesario" w:date="2014-06-23T10:59:00Z"/>
                                <w:lang w:val="en-US"/>
                              </w:rPr>
                            </w:rPrChange>
                          </w:rPr>
                          <w:pPrChange w:id="1101" w:author="Cristiano Cesario" w:date="2014-06-23T11:12:00Z">
                            <w:pPr>
                              <w:pStyle w:val="ListaNumerada"/>
                              <w:numPr>
                                <w:numId w:val="44"/>
                              </w:numPr>
                              <w:ind w:left="360"/>
                            </w:pPr>
                          </w:pPrChange>
                        </w:pPr>
                        <w:ins w:id="1102" w:author="Cristiano Cesario" w:date="2014-06-23T10:59:00Z">
                          <w:r w:rsidRPr="005D3144">
                            <w:rPr>
                              <w:sz w:val="16"/>
                              <w:szCs w:val="16"/>
                              <w:lang w:val="en-US"/>
                              <w:rPrChange w:id="1103" w:author="Cristiano Cesario" w:date="2014-06-23T10:59:00Z">
                                <w:rPr>
                                  <w:lang w:val="en-US"/>
                                </w:rPr>
                              </w:rPrChange>
                            </w:rPr>
                            <w:t xml:space="preserve">Insert commits from </w:t>
                          </w:r>
                          <w:proofErr w:type="spellStart"/>
                          <w:r w:rsidRPr="005D3144">
                            <w:rPr>
                              <w:sz w:val="16"/>
                              <w:szCs w:val="16"/>
                              <w:lang w:val="en-US"/>
                              <w:rPrChange w:id="1104" w:author="Cristiano Cesario" w:date="2014-06-23T10:59:00Z">
                                <w:rPr>
                                  <w:lang w:val="en-US"/>
                                </w:rPr>
                              </w:rPrChange>
                            </w:rPr>
                            <w:t>commitsToInsert</w:t>
                          </w:r>
                          <w:proofErr w:type="spellEnd"/>
                          <w:r w:rsidRPr="005D3144">
                            <w:rPr>
                              <w:sz w:val="16"/>
                              <w:szCs w:val="16"/>
                              <w:lang w:val="en-US"/>
                              <w:rPrChange w:id="1105" w:author="Cristiano Cesario" w:date="2014-06-23T10:59:00Z">
                                <w:rPr>
                                  <w:lang w:val="en-US"/>
                                </w:rPr>
                              </w:rPrChange>
                            </w:rPr>
                            <w:t xml:space="preserve"> in the database</w:t>
                          </w:r>
                        </w:ins>
                      </w:p>
                      <w:p w14:paraId="0CDCC26F" w14:textId="77777777" w:rsidR="0058575D" w:rsidRPr="005D3144" w:rsidRDefault="0058575D">
                        <w:pPr>
                          <w:pStyle w:val="ListaNumerada"/>
                          <w:numPr>
                            <w:ilvl w:val="0"/>
                            <w:numId w:val="44"/>
                          </w:numPr>
                          <w:spacing w:before="0" w:after="60"/>
                          <w:ind w:left="142" w:hanging="218"/>
                          <w:jc w:val="left"/>
                          <w:rPr>
                            <w:ins w:id="1106" w:author="Cristiano Cesario" w:date="2014-06-23T10:59:00Z"/>
                            <w:sz w:val="16"/>
                            <w:szCs w:val="16"/>
                            <w:lang w:val="en-US"/>
                            <w:rPrChange w:id="1107" w:author="Cristiano Cesario" w:date="2014-06-23T10:59:00Z">
                              <w:rPr>
                                <w:ins w:id="1108" w:author="Cristiano Cesario" w:date="2014-06-23T10:59:00Z"/>
                                <w:lang w:val="en-US"/>
                              </w:rPr>
                            </w:rPrChange>
                          </w:rPr>
                          <w:pPrChange w:id="1109" w:author="Cristiano Cesario" w:date="2014-06-23T11:12:00Z">
                            <w:pPr>
                              <w:pStyle w:val="ListaNumerada"/>
                              <w:numPr>
                                <w:numId w:val="44"/>
                              </w:numPr>
                              <w:ind w:left="360"/>
                            </w:pPr>
                          </w:pPrChange>
                        </w:pPr>
                        <w:ins w:id="1110" w:author="Cristiano Cesario" w:date="2014-06-23T10:59:00Z">
                          <w:r w:rsidRPr="005D3144">
                            <w:rPr>
                              <w:sz w:val="16"/>
                              <w:szCs w:val="16"/>
                              <w:lang w:val="en-US"/>
                              <w:rPrChange w:id="1111" w:author="Cristiano Cesario" w:date="2014-06-23T10:59:00Z">
                                <w:rPr>
                                  <w:lang w:val="en-US"/>
                                </w:rPr>
                              </w:rPrChange>
                            </w:rPr>
                            <w:t xml:space="preserve">Identify commits that were deleted locally since previous run: </w:t>
                          </w:r>
                          <w:proofErr w:type="spellStart"/>
                          <w:r w:rsidRPr="005D3144">
                            <w:rPr>
                              <w:sz w:val="16"/>
                              <w:szCs w:val="16"/>
                              <w:lang w:val="en-US"/>
                              <w:rPrChange w:id="1112" w:author="Cristiano Cesario" w:date="2014-06-23T10:59:00Z">
                                <w:rPr>
                                  <w:lang w:val="en-US"/>
                                </w:rPr>
                              </w:rPrChange>
                            </w:rPr>
                            <w:t>commitsToDelete</w:t>
                          </w:r>
                          <w:proofErr w:type="spellEnd"/>
                          <w:r w:rsidRPr="005D3144">
                            <w:rPr>
                              <w:sz w:val="16"/>
                              <w:szCs w:val="16"/>
                              <w:lang w:val="en-US"/>
                              <w:rPrChange w:id="1113" w:author="Cristiano Cesario" w:date="2014-06-23T10:59:00Z">
                                <w:rPr>
                                  <w:lang w:val="en-US"/>
                                </w:rPr>
                              </w:rPrChange>
                            </w:rPr>
                            <w:t xml:space="preserve"> = </w:t>
                          </w:r>
                          <w:proofErr w:type="spellStart"/>
                          <w:r w:rsidRPr="005D3144">
                            <w:rPr>
                              <w:sz w:val="16"/>
                              <w:szCs w:val="16"/>
                              <w:lang w:val="en-US"/>
                              <w:rPrChange w:id="1114" w:author="Cristiano Cesario" w:date="2014-06-23T10:59:00Z">
                                <w:rPr>
                                  <w:lang w:val="en-US"/>
                                </w:rPr>
                              </w:rPrChange>
                            </w:rPr>
                            <w:t>previousSnapshot</w:t>
                          </w:r>
                          <w:proofErr w:type="spellEnd"/>
                          <w:r w:rsidRPr="005D3144">
                            <w:rPr>
                              <w:sz w:val="16"/>
                              <w:szCs w:val="16"/>
                              <w:lang w:val="en-US"/>
                              <w:rPrChange w:id="1115" w:author="Cristiano Cesario" w:date="2014-06-23T10:59:00Z">
                                <w:rPr>
                                  <w:lang w:val="en-US"/>
                                </w:rPr>
                              </w:rPrChange>
                            </w:rPr>
                            <w:t xml:space="preserve"> \ </w:t>
                          </w:r>
                          <w:proofErr w:type="spellStart"/>
                          <w:r w:rsidRPr="005D3144">
                            <w:rPr>
                              <w:sz w:val="16"/>
                              <w:szCs w:val="16"/>
                              <w:lang w:val="en-US"/>
                              <w:rPrChange w:id="1116" w:author="Cristiano Cesario" w:date="2014-06-23T10:59:00Z">
                                <w:rPr>
                                  <w:lang w:val="en-US"/>
                                </w:rPr>
                              </w:rPrChange>
                            </w:rPr>
                            <w:t>currentSnapshot</w:t>
                          </w:r>
                          <w:proofErr w:type="spellEnd"/>
                        </w:ins>
                      </w:p>
                      <w:p w14:paraId="0C1BCF81" w14:textId="77777777" w:rsidR="0058575D" w:rsidRPr="005D3144" w:rsidRDefault="0058575D">
                        <w:pPr>
                          <w:pStyle w:val="ListaNumerada"/>
                          <w:numPr>
                            <w:ilvl w:val="0"/>
                            <w:numId w:val="44"/>
                          </w:numPr>
                          <w:spacing w:before="0" w:after="60"/>
                          <w:ind w:left="142" w:hanging="218"/>
                          <w:jc w:val="left"/>
                          <w:rPr>
                            <w:ins w:id="1117" w:author="Cristiano Cesario" w:date="2014-06-23T10:59:00Z"/>
                            <w:sz w:val="16"/>
                            <w:szCs w:val="16"/>
                            <w:lang w:val="en-US"/>
                            <w:rPrChange w:id="1118" w:author="Cristiano Cesario" w:date="2014-06-23T10:59:00Z">
                              <w:rPr>
                                <w:ins w:id="1119" w:author="Cristiano Cesario" w:date="2014-06-23T10:59:00Z"/>
                                <w:lang w:val="en-US"/>
                              </w:rPr>
                            </w:rPrChange>
                          </w:rPr>
                          <w:pPrChange w:id="1120" w:author="Cristiano Cesario" w:date="2014-06-23T11:12:00Z">
                            <w:pPr>
                              <w:pStyle w:val="ListaNumerada"/>
                              <w:numPr>
                                <w:numId w:val="44"/>
                              </w:numPr>
                              <w:ind w:left="360"/>
                            </w:pPr>
                          </w:pPrChange>
                        </w:pPr>
                        <w:ins w:id="1121" w:author="Cristiano Cesario" w:date="2014-06-23T10:59:00Z">
                          <w:r w:rsidRPr="005D3144">
                            <w:rPr>
                              <w:sz w:val="16"/>
                              <w:szCs w:val="16"/>
                              <w:lang w:val="en-US"/>
                              <w:rPrChange w:id="1122" w:author="Cristiano Cesario" w:date="2014-06-23T10:59:00Z">
                                <w:rPr>
                                  <w:lang w:val="en-US"/>
                                </w:rPr>
                              </w:rPrChange>
                            </w:rPr>
                            <w:t xml:space="preserve">If </w:t>
                          </w:r>
                          <w:proofErr w:type="spellStart"/>
                          <w:r w:rsidRPr="005D3144">
                            <w:rPr>
                              <w:sz w:val="16"/>
                              <w:szCs w:val="16"/>
                              <w:lang w:val="en-US"/>
                              <w:rPrChange w:id="1123" w:author="Cristiano Cesario" w:date="2014-06-23T10:59:00Z">
                                <w:rPr>
                                  <w:lang w:val="en-US"/>
                                </w:rPr>
                              </w:rPrChange>
                            </w:rPr>
                            <w:t>commitsToDelete</w:t>
                          </w:r>
                          <w:proofErr w:type="spellEnd"/>
                          <w:r w:rsidRPr="005D3144">
                            <w:rPr>
                              <w:sz w:val="16"/>
                              <w:szCs w:val="16"/>
                              <w:lang w:val="en-US"/>
                              <w:rPrChange w:id="1124" w:author="Cristiano Cesario" w:date="2014-06-23T10:59:00Z">
                                <w:rPr>
                                  <w:lang w:val="en-US"/>
                                </w:rPr>
                              </w:rPrChange>
                            </w:rPr>
                            <w:t xml:space="preserve"> is not empty, delete commits from </w:t>
                          </w:r>
                          <w:proofErr w:type="spellStart"/>
                          <w:r w:rsidRPr="005D3144">
                            <w:rPr>
                              <w:sz w:val="16"/>
                              <w:szCs w:val="16"/>
                              <w:lang w:val="en-US"/>
                              <w:rPrChange w:id="1125" w:author="Cristiano Cesario" w:date="2014-06-23T10:59:00Z">
                                <w:rPr>
                                  <w:lang w:val="en-US"/>
                                </w:rPr>
                              </w:rPrChange>
                            </w:rPr>
                            <w:t>commitsToDelete</w:t>
                          </w:r>
                          <w:proofErr w:type="spellEnd"/>
                          <w:r w:rsidRPr="005D3144">
                            <w:rPr>
                              <w:sz w:val="16"/>
                              <w:szCs w:val="16"/>
                              <w:lang w:val="en-US"/>
                              <w:rPrChange w:id="1126" w:author="Cristiano Cesario" w:date="2014-06-23T10:59:00Z">
                                <w:rPr>
                                  <w:lang w:val="en-US"/>
                                </w:rPr>
                              </w:rPrChange>
                            </w:rPr>
                            <w:t xml:space="preserve"> in the database</w:t>
                          </w:r>
                        </w:ins>
                      </w:p>
                      <w:p w14:paraId="31EE6645" w14:textId="702AC2FB" w:rsidR="0058575D" w:rsidRPr="005D3144" w:rsidRDefault="0058575D">
                        <w:pPr>
                          <w:pStyle w:val="ListaNumerada"/>
                          <w:numPr>
                            <w:ilvl w:val="0"/>
                            <w:numId w:val="44"/>
                          </w:numPr>
                          <w:spacing w:before="0" w:after="60"/>
                          <w:ind w:left="142" w:hanging="218"/>
                          <w:jc w:val="left"/>
                          <w:rPr>
                            <w:ins w:id="1127" w:author="Cristiano Cesario" w:date="2014-06-23T10:59:00Z"/>
                            <w:sz w:val="16"/>
                            <w:szCs w:val="16"/>
                            <w:lang w:val="en-US"/>
                            <w:rPrChange w:id="1128" w:author="Cristiano Cesario" w:date="2014-06-23T10:59:00Z">
                              <w:rPr>
                                <w:ins w:id="1129" w:author="Cristiano Cesario" w:date="2014-06-23T10:59:00Z"/>
                                <w:lang w:val="en-US"/>
                              </w:rPr>
                            </w:rPrChange>
                          </w:rPr>
                          <w:pPrChange w:id="1130" w:author="Cristiano Cesario" w:date="2014-06-23T11:12:00Z">
                            <w:pPr>
                              <w:pStyle w:val="ListaNumerada"/>
                              <w:numPr>
                                <w:numId w:val="44"/>
                              </w:numPr>
                              <w:ind w:left="360"/>
                            </w:pPr>
                          </w:pPrChange>
                        </w:pPr>
                        <w:ins w:id="1131" w:author="Cristiano Cesario" w:date="2014-06-23T10:59:00Z">
                          <w:r w:rsidRPr="005D3144">
                            <w:rPr>
                              <w:sz w:val="16"/>
                              <w:szCs w:val="16"/>
                              <w:lang w:val="en-US"/>
                              <w:rPrChange w:id="1132" w:author="Cristiano Cesario" w:date="2014-06-23T10:59:00Z">
                                <w:rPr>
                                  <w:lang w:val="en-US"/>
                                </w:rPr>
                              </w:rPrChange>
                            </w:rPr>
                            <w:t xml:space="preserve">Identify local commits that were in non-tracked branches, that now are in tracked branches </w:t>
                          </w:r>
                        </w:ins>
                        <w:ins w:id="1133" w:author="Cristiano Cesario" w:date="2014-06-23T11:04:00Z">
                          <w:r>
                            <w:rPr>
                              <w:sz w:val="16"/>
                              <w:szCs w:val="16"/>
                              <w:lang w:val="en-US"/>
                            </w:rPr>
                            <w:t>(</w:t>
                          </w:r>
                        </w:ins>
                        <w:proofErr w:type="spellStart"/>
                        <w:ins w:id="1134" w:author="Cristiano Cesario" w:date="2014-06-23T10:59:00Z">
                          <w:r w:rsidRPr="005D3144">
                            <w:rPr>
                              <w:sz w:val="16"/>
                              <w:szCs w:val="16"/>
                              <w:lang w:val="en-US"/>
                              <w:rPrChange w:id="1135" w:author="Cristiano Cesario" w:date="2014-06-23T10:59:00Z">
                                <w:rPr>
                                  <w:lang w:val="en-US"/>
                                </w:rPr>
                              </w:rPrChange>
                            </w:rPr>
                            <w:t>nowTrackedCommits</w:t>
                          </w:r>
                        </w:ins>
                        <w:proofErr w:type="spellEnd"/>
                        <w:ins w:id="1136" w:author="Cristiano Cesario" w:date="2014-06-23T11:04:00Z">
                          <w:r>
                            <w:rPr>
                              <w:sz w:val="16"/>
                              <w:szCs w:val="16"/>
                              <w:lang w:val="en-US"/>
                            </w:rPr>
                            <w:t>)</w:t>
                          </w:r>
                        </w:ins>
                      </w:p>
                      <w:p w14:paraId="21D631CC" w14:textId="77777777" w:rsidR="0058575D" w:rsidRPr="005D3144" w:rsidRDefault="0058575D">
                        <w:pPr>
                          <w:pStyle w:val="ListaNumerada"/>
                          <w:numPr>
                            <w:ilvl w:val="0"/>
                            <w:numId w:val="44"/>
                          </w:numPr>
                          <w:spacing w:before="0" w:after="60"/>
                          <w:ind w:left="142" w:hanging="218"/>
                          <w:jc w:val="left"/>
                          <w:rPr>
                            <w:ins w:id="1137" w:author="Cristiano Cesario" w:date="2014-06-23T10:59:00Z"/>
                            <w:sz w:val="16"/>
                            <w:szCs w:val="16"/>
                            <w:lang w:val="en-US"/>
                            <w:rPrChange w:id="1138" w:author="Cristiano Cesario" w:date="2014-06-23T10:59:00Z">
                              <w:rPr>
                                <w:ins w:id="1139" w:author="Cristiano Cesario" w:date="2014-06-23T10:59:00Z"/>
                                <w:lang w:val="en-US"/>
                              </w:rPr>
                            </w:rPrChange>
                          </w:rPr>
                          <w:pPrChange w:id="1140" w:author="Cristiano Cesario" w:date="2014-06-23T11:12:00Z">
                            <w:pPr>
                              <w:pStyle w:val="ListaNumerada"/>
                              <w:numPr>
                                <w:numId w:val="44"/>
                              </w:numPr>
                              <w:ind w:left="360"/>
                            </w:pPr>
                          </w:pPrChange>
                        </w:pPr>
                        <w:ins w:id="1141" w:author="Cristiano Cesario" w:date="2014-06-23T10:59:00Z">
                          <w:r w:rsidRPr="005D3144">
                            <w:rPr>
                              <w:sz w:val="16"/>
                              <w:szCs w:val="16"/>
                              <w:lang w:val="en-US"/>
                              <w:rPrChange w:id="1142" w:author="Cristiano Cesario" w:date="2014-06-23T10:59:00Z">
                                <w:rPr>
                                  <w:lang w:val="en-US"/>
                                </w:rPr>
                              </w:rPrChange>
                            </w:rPr>
                            <w:t xml:space="preserve">Update commits from </w:t>
                          </w:r>
                          <w:proofErr w:type="spellStart"/>
                          <w:r w:rsidRPr="005D3144">
                            <w:rPr>
                              <w:sz w:val="16"/>
                              <w:szCs w:val="16"/>
                              <w:lang w:val="en-US"/>
                              <w:rPrChange w:id="1143" w:author="Cristiano Cesario" w:date="2014-06-23T10:59:00Z">
                                <w:rPr>
                                  <w:lang w:val="en-US"/>
                                </w:rPr>
                              </w:rPrChange>
                            </w:rPr>
                            <w:t>nowTrackedCommits</w:t>
                          </w:r>
                          <w:proofErr w:type="spellEnd"/>
                          <w:r w:rsidRPr="005D3144">
                            <w:rPr>
                              <w:sz w:val="16"/>
                              <w:szCs w:val="16"/>
                              <w:lang w:val="en-US"/>
                              <w:rPrChange w:id="1144" w:author="Cristiano Cesario" w:date="2014-06-23T10:59:00Z">
                                <w:rPr>
                                  <w:lang w:val="en-US"/>
                                </w:rPr>
                              </w:rPrChange>
                            </w:rPr>
                            <w:t>, changing tracked attribute to “true”</w:t>
                          </w:r>
                        </w:ins>
                      </w:p>
                      <w:p w14:paraId="31411296" w14:textId="4245608E" w:rsidR="0058575D" w:rsidRPr="005D3144" w:rsidRDefault="0058575D">
                        <w:pPr>
                          <w:pStyle w:val="ListaNumerada"/>
                          <w:numPr>
                            <w:ilvl w:val="0"/>
                            <w:numId w:val="44"/>
                          </w:numPr>
                          <w:spacing w:before="0" w:after="60"/>
                          <w:ind w:left="142" w:hanging="218"/>
                          <w:jc w:val="left"/>
                          <w:rPr>
                            <w:ins w:id="1145" w:author="Cristiano Cesario" w:date="2014-06-23T10:59:00Z"/>
                            <w:sz w:val="16"/>
                            <w:szCs w:val="16"/>
                            <w:lang w:val="en-US"/>
                            <w:rPrChange w:id="1146" w:author="Cristiano Cesario" w:date="2014-06-23T10:59:00Z">
                              <w:rPr>
                                <w:ins w:id="1147" w:author="Cristiano Cesario" w:date="2014-06-23T10:59:00Z"/>
                                <w:lang w:val="en-US"/>
                              </w:rPr>
                            </w:rPrChange>
                          </w:rPr>
                          <w:pPrChange w:id="1148" w:author="Cristiano Cesario" w:date="2014-06-23T11:12:00Z">
                            <w:pPr>
                              <w:pStyle w:val="ListaNumerada"/>
                              <w:numPr>
                                <w:numId w:val="44"/>
                              </w:numPr>
                              <w:ind w:left="360"/>
                            </w:pPr>
                          </w:pPrChange>
                        </w:pPr>
                        <w:ins w:id="1149" w:author="Cristiano Cesario" w:date="2014-06-23T10:59:00Z">
                          <w:r w:rsidRPr="005D3144">
                            <w:rPr>
                              <w:sz w:val="16"/>
                              <w:szCs w:val="16"/>
                              <w:lang w:val="en-US"/>
                              <w:rPrChange w:id="1150" w:author="Cristiano Cesario" w:date="2014-06-23T10:59:00Z">
                                <w:rPr>
                                  <w:lang w:val="en-US"/>
                                </w:rPr>
                              </w:rPrChange>
                            </w:rPr>
                            <w:t xml:space="preserve">Remove deleted commits from </w:t>
                          </w:r>
                          <w:proofErr w:type="spellStart"/>
                          <w:r w:rsidRPr="005D3144">
                            <w:rPr>
                              <w:sz w:val="16"/>
                              <w:szCs w:val="16"/>
                              <w:lang w:val="en-US"/>
                              <w:rPrChange w:id="1151" w:author="Cristiano Cesario" w:date="2014-06-23T10:59:00Z">
                                <w:rPr>
                                  <w:lang w:val="en-US"/>
                                </w:rPr>
                              </w:rPrChange>
                            </w:rPr>
                            <w:t>commitsNotFoundInSomeReps</w:t>
                          </w:r>
                          <w:proofErr w:type="spellEnd"/>
                          <w:r w:rsidRPr="005D3144">
                            <w:rPr>
                              <w:sz w:val="16"/>
                              <w:szCs w:val="16"/>
                              <w:lang w:val="en-US"/>
                              <w:rPrChange w:id="1152" w:author="Cristiano Cesario" w:date="2014-06-23T10:59:00Z">
                                <w:rPr>
                                  <w:lang w:val="en-US"/>
                                </w:rPr>
                              </w:rPrChange>
                            </w:rPr>
                            <w:t xml:space="preserve">  </w:t>
                          </w:r>
                        </w:ins>
                        <w:ins w:id="1153" w:author="Cristiano Cesario" w:date="2014-06-23T11:04:00Z">
                          <w:r>
                            <w:rPr>
                              <w:sz w:val="16"/>
                              <w:szCs w:val="16"/>
                              <w:lang w:val="en-US"/>
                            </w:rPr>
                            <w:t>(</w:t>
                          </w:r>
                        </w:ins>
                        <w:proofErr w:type="spellStart"/>
                        <w:ins w:id="1154" w:author="Cristiano Cesario" w:date="2014-06-23T10:59:00Z">
                          <w:r w:rsidRPr="005D3144">
                            <w:rPr>
                              <w:sz w:val="16"/>
                              <w:szCs w:val="16"/>
                              <w:lang w:val="en-US"/>
                              <w:rPrChange w:id="1155" w:author="Cristiano Cesario" w:date="2014-06-23T10:59:00Z">
                                <w:rPr>
                                  <w:lang w:val="en-US"/>
                                </w:rPr>
                              </w:rPrChange>
                            </w:rPr>
                            <w:t>commitsToUpdate</w:t>
                          </w:r>
                          <w:proofErr w:type="spellEnd"/>
                          <w:r w:rsidRPr="005D3144">
                            <w:rPr>
                              <w:sz w:val="16"/>
                              <w:szCs w:val="16"/>
                              <w:lang w:val="en-US"/>
                              <w:rPrChange w:id="1156" w:author="Cristiano Cesario" w:date="2014-06-23T10:59:00Z">
                                <w:rPr>
                                  <w:lang w:val="en-US"/>
                                </w:rPr>
                              </w:rPrChange>
                            </w:rPr>
                            <w:t xml:space="preserve"> = </w:t>
                          </w:r>
                          <w:proofErr w:type="spellStart"/>
                          <w:r w:rsidRPr="005D3144">
                            <w:rPr>
                              <w:sz w:val="16"/>
                              <w:szCs w:val="16"/>
                              <w:lang w:val="en-US"/>
                              <w:rPrChange w:id="1157" w:author="Cristiano Cesario" w:date="2014-06-23T10:59:00Z">
                                <w:rPr>
                                  <w:lang w:val="en-US"/>
                                </w:rPr>
                              </w:rPrChange>
                            </w:rPr>
                            <w:t>commitsNotFoundInSomeReps</w:t>
                          </w:r>
                          <w:proofErr w:type="spellEnd"/>
                          <w:r w:rsidRPr="005D3144">
                            <w:rPr>
                              <w:sz w:val="16"/>
                              <w:szCs w:val="16"/>
                              <w:lang w:val="en-US"/>
                              <w:rPrChange w:id="1158" w:author="Cristiano Cesario" w:date="2014-06-23T10:59:00Z">
                                <w:rPr>
                                  <w:lang w:val="en-US"/>
                                </w:rPr>
                              </w:rPrChange>
                            </w:rPr>
                            <w:t xml:space="preserve"> \ </w:t>
                          </w:r>
                          <w:proofErr w:type="spellStart"/>
                          <w:r w:rsidRPr="005D3144">
                            <w:rPr>
                              <w:sz w:val="16"/>
                              <w:szCs w:val="16"/>
                              <w:lang w:val="en-US"/>
                              <w:rPrChange w:id="1159" w:author="Cristiano Cesario" w:date="2014-06-23T10:59:00Z">
                                <w:rPr>
                                  <w:lang w:val="en-US"/>
                                </w:rPr>
                              </w:rPrChange>
                            </w:rPr>
                            <w:t>commitsToDelete</w:t>
                          </w:r>
                        </w:ins>
                        <w:proofErr w:type="spellEnd"/>
                        <w:ins w:id="1160" w:author="Cristiano Cesario" w:date="2014-06-23T11:04:00Z">
                          <w:r>
                            <w:rPr>
                              <w:sz w:val="16"/>
                              <w:szCs w:val="16"/>
                              <w:lang w:val="en-US"/>
                            </w:rPr>
                            <w:t>)</w:t>
                          </w:r>
                        </w:ins>
                      </w:p>
                      <w:p w14:paraId="2872D62A" w14:textId="4A88E3A5" w:rsidR="0058575D" w:rsidRPr="005D3144" w:rsidRDefault="0058575D">
                        <w:pPr>
                          <w:pStyle w:val="ListaNumerada"/>
                          <w:numPr>
                            <w:ilvl w:val="0"/>
                            <w:numId w:val="44"/>
                          </w:numPr>
                          <w:spacing w:before="0" w:after="60"/>
                          <w:ind w:left="142" w:hanging="218"/>
                          <w:jc w:val="left"/>
                          <w:rPr>
                            <w:ins w:id="1161" w:author="Cristiano Cesario" w:date="2014-06-23T10:59:00Z"/>
                            <w:sz w:val="16"/>
                            <w:szCs w:val="16"/>
                            <w:lang w:val="en-US"/>
                            <w:rPrChange w:id="1162" w:author="Cristiano Cesario" w:date="2014-06-23T10:59:00Z">
                              <w:rPr>
                                <w:ins w:id="1163" w:author="Cristiano Cesario" w:date="2014-06-23T10:59:00Z"/>
                                <w:lang w:val="en-US"/>
                              </w:rPr>
                            </w:rPrChange>
                          </w:rPr>
                          <w:pPrChange w:id="1164" w:author="Cristiano Cesario" w:date="2014-06-23T11:12:00Z">
                            <w:pPr>
                              <w:pStyle w:val="ListaNumerada"/>
                              <w:numPr>
                                <w:numId w:val="44"/>
                              </w:numPr>
                              <w:ind w:left="360"/>
                            </w:pPr>
                          </w:pPrChange>
                        </w:pPr>
                        <w:ins w:id="1165" w:author="Cristiano Cesario" w:date="2014-06-23T10:59:00Z">
                          <w:r w:rsidRPr="005D3144">
                            <w:rPr>
                              <w:sz w:val="16"/>
                              <w:szCs w:val="16"/>
                              <w:lang w:val="en-US"/>
                              <w:rPrChange w:id="1166" w:author="Cristiano Cesario" w:date="2014-06-23T10:59:00Z">
                                <w:rPr>
                                  <w:lang w:val="en-US"/>
                                </w:rPr>
                              </w:rPrChange>
                            </w:rPr>
                            <w:t xml:space="preserve">For each one of </w:t>
                          </w:r>
                          <w:proofErr w:type="spellStart"/>
                          <w:r w:rsidRPr="005D3144">
                            <w:rPr>
                              <w:sz w:val="16"/>
                              <w:szCs w:val="16"/>
                              <w:lang w:val="en-US"/>
                              <w:rPrChange w:id="1167" w:author="Cristiano Cesario" w:date="2014-06-23T10:59:00Z">
                                <w:rPr>
                                  <w:lang w:val="en-US"/>
                                </w:rPr>
                              </w:rPrChange>
                            </w:rPr>
                            <w:t>commitsToUpdate</w:t>
                          </w:r>
                          <w:proofErr w:type="spellEnd"/>
                          <w:r w:rsidRPr="005D3144">
                            <w:rPr>
                              <w:sz w:val="16"/>
                              <w:szCs w:val="16"/>
                              <w:lang w:val="en-US"/>
                              <w:rPrChange w:id="1168" w:author="Cristiano Cesario" w:date="2014-06-23T10:59:00Z">
                                <w:rPr>
                                  <w:lang w:val="en-US"/>
                                </w:rPr>
                              </w:rPrChange>
                            </w:rPr>
                            <w:t xml:space="preserve"> commits, update the list of repositories where it is found, according to the </w:t>
                          </w:r>
                        </w:ins>
                        <w:ins w:id="1169" w:author="Cristiano Cesario" w:date="2014-06-23T13:51:00Z">
                          <w:r>
                            <w:rPr>
                              <w:sz w:val="16"/>
                              <w:szCs w:val="16"/>
                              <w:lang w:val="en-US"/>
                            </w:rPr>
                            <w:t>algorithm</w:t>
                          </w:r>
                        </w:ins>
                        <w:ins w:id="1170" w:author="Cristiano Cesario" w:date="2014-06-23T10:59:00Z">
                          <w:r w:rsidRPr="005D3144">
                            <w:rPr>
                              <w:sz w:val="16"/>
                              <w:szCs w:val="16"/>
                              <w:lang w:val="en-US"/>
                              <w:rPrChange w:id="1171" w:author="Cristiano Cesario" w:date="2014-06-23T10:59:00Z">
                                <w:rPr>
                                  <w:lang w:val="en-US"/>
                                </w:rPr>
                              </w:rPrChange>
                            </w:rPr>
                            <w:t xml:space="preserve"> in </w:t>
                          </w:r>
                        </w:ins>
                        <w:ins w:id="1172" w:author="Cristiano Cesario" w:date="2014-06-23T11:22:00Z">
                          <w:r>
                            <w:rPr>
                              <w:sz w:val="16"/>
                              <w:szCs w:val="16"/>
                              <w:lang w:val="en-US"/>
                            </w:rPr>
                            <w:fldChar w:fldCharType="begin"/>
                          </w:r>
                          <w:r>
                            <w:rPr>
                              <w:sz w:val="16"/>
                              <w:szCs w:val="16"/>
                              <w:lang w:val="en-US"/>
                            </w:rPr>
                            <w:instrText xml:space="preserve"> REF _Ref391285893 \h </w:instrText>
                          </w:r>
                        </w:ins>
                        <w:r>
                          <w:rPr>
                            <w:sz w:val="16"/>
                            <w:szCs w:val="16"/>
                            <w:lang w:val="en-US"/>
                          </w:rPr>
                          <w:instrText xml:space="preserve"> \* MERGEFORMAT </w:instrText>
                        </w:r>
                        <w:r>
                          <w:rPr>
                            <w:sz w:val="16"/>
                            <w:szCs w:val="16"/>
                            <w:lang w:val="en-US"/>
                          </w:rPr>
                        </w:r>
                        <w:r>
                          <w:rPr>
                            <w:sz w:val="16"/>
                            <w:szCs w:val="16"/>
                            <w:lang w:val="en-US"/>
                          </w:rPr>
                          <w:fldChar w:fldCharType="separate"/>
                        </w:r>
                        <w:ins w:id="1173" w:author="Cristiano Cesario" w:date="2014-06-23T11:22:00Z">
                          <w:r w:rsidRPr="00C56A5A">
                            <w:rPr>
                              <w:sz w:val="16"/>
                              <w:szCs w:val="16"/>
                              <w:lang w:val="en-US"/>
                              <w:rPrChange w:id="1174" w:author="Cristiano Cesario" w:date="2014-06-23T11:23:00Z">
                                <w:rPr/>
                              </w:rPrChange>
                            </w:rPr>
                            <w:t>Table VI</w:t>
                          </w:r>
                          <w:r>
                            <w:rPr>
                              <w:sz w:val="16"/>
                              <w:szCs w:val="16"/>
                              <w:lang w:val="en-US"/>
                            </w:rPr>
                            <w:fldChar w:fldCharType="end"/>
                          </w:r>
                        </w:ins>
                      </w:p>
                      <w:p w14:paraId="08A87A60" w14:textId="77777777" w:rsidR="00134A5D" w:rsidRDefault="0058575D" w:rsidP="00134A5D">
                        <w:pPr>
                          <w:pStyle w:val="ListaNumerada"/>
                          <w:numPr>
                            <w:ilvl w:val="0"/>
                            <w:numId w:val="44"/>
                          </w:numPr>
                          <w:spacing w:before="0" w:after="60"/>
                          <w:ind w:left="142" w:hanging="218"/>
                          <w:jc w:val="left"/>
                          <w:rPr>
                            <w:ins w:id="1175" w:author="Cristiano Cesario" w:date="2014-06-25T19:42:00Z"/>
                            <w:sz w:val="16"/>
                            <w:szCs w:val="16"/>
                            <w:lang w:val="en-US"/>
                          </w:rPr>
                        </w:pPr>
                        <w:ins w:id="1176" w:author="Cristiano Cesario" w:date="2014-06-23T10:59:00Z">
                          <w:r w:rsidRPr="005D3144">
                            <w:rPr>
                              <w:sz w:val="16"/>
                              <w:szCs w:val="16"/>
                              <w:lang w:val="en-US"/>
                              <w:rPrChange w:id="1177" w:author="Cristiano Cesario" w:date="2014-06-23T10:59:00Z">
                                <w:rPr>
                                  <w:lang w:val="en-US"/>
                                </w:rPr>
                              </w:rPrChange>
                            </w:rPr>
                            <w:t xml:space="preserve">Update commits from </w:t>
                          </w:r>
                          <w:proofErr w:type="spellStart"/>
                          <w:r w:rsidRPr="005D3144">
                            <w:rPr>
                              <w:sz w:val="16"/>
                              <w:szCs w:val="16"/>
                              <w:lang w:val="en-US"/>
                              <w:rPrChange w:id="1178" w:author="Cristiano Cesario" w:date="2014-06-23T10:59:00Z">
                                <w:rPr>
                                  <w:lang w:val="en-US"/>
                                </w:rPr>
                              </w:rPrChange>
                            </w:rPr>
                            <w:t>commitsToUpdate</w:t>
                          </w:r>
                          <w:proofErr w:type="spellEnd"/>
                          <w:r w:rsidRPr="005D3144">
                            <w:rPr>
                              <w:sz w:val="16"/>
                              <w:szCs w:val="16"/>
                              <w:lang w:val="en-US"/>
                              <w:rPrChange w:id="1179" w:author="Cristiano Cesario" w:date="2014-06-23T10:59:00Z">
                                <w:rPr>
                                  <w:lang w:val="en-US"/>
                                </w:rPr>
                              </w:rPrChange>
                            </w:rPr>
                            <w:t xml:space="preserve"> that had the “</w:t>
                          </w:r>
                          <w:proofErr w:type="spellStart"/>
                          <w:r w:rsidRPr="005D3144">
                            <w:rPr>
                              <w:sz w:val="16"/>
                              <w:szCs w:val="16"/>
                              <w:lang w:val="en-US"/>
                              <w:rPrChange w:id="1180" w:author="Cristiano Cesario" w:date="2014-06-23T10:59:00Z">
                                <w:rPr>
                                  <w:lang w:val="en-US"/>
                                </w:rPr>
                              </w:rPrChange>
                            </w:rPr>
                            <w:t>foundI</w:t>
                          </w:r>
                          <w:r>
                            <w:rPr>
                              <w:sz w:val="16"/>
                              <w:szCs w:val="16"/>
                              <w:lang w:val="en-US"/>
                            </w:rPr>
                            <w:t>n</w:t>
                          </w:r>
                          <w:proofErr w:type="spellEnd"/>
                          <w:r>
                            <w:rPr>
                              <w:sz w:val="16"/>
                              <w:szCs w:val="16"/>
                              <w:lang w:val="en-US"/>
                            </w:rPr>
                            <w:t>” list changed in the database</w:t>
                          </w:r>
                        </w:ins>
                        <w:ins w:id="1181" w:author="Cristiano Cesario" w:date="2014-06-25T19:42:00Z">
                          <w:r w:rsidR="00134A5D" w:rsidRPr="00134A5D">
                            <w:rPr>
                              <w:sz w:val="16"/>
                              <w:szCs w:val="16"/>
                              <w:lang w:val="en-US"/>
                            </w:rPr>
                            <w:t xml:space="preserve"> </w:t>
                          </w:r>
                        </w:ins>
                      </w:p>
                      <w:p w14:paraId="61ACF691" w14:textId="05686869" w:rsidR="00134A5D" w:rsidRPr="00C00B5C" w:rsidRDefault="00134A5D" w:rsidP="00134A5D">
                        <w:pPr>
                          <w:pStyle w:val="ListaNumerada"/>
                          <w:numPr>
                            <w:ilvl w:val="0"/>
                            <w:numId w:val="44"/>
                          </w:numPr>
                          <w:spacing w:before="0" w:after="60"/>
                          <w:ind w:left="142" w:hanging="218"/>
                          <w:jc w:val="left"/>
                          <w:rPr>
                            <w:ins w:id="1182" w:author="Cristiano Cesario" w:date="2014-06-25T19:42:00Z"/>
                            <w:sz w:val="16"/>
                            <w:szCs w:val="16"/>
                            <w:lang w:val="en-US"/>
                          </w:rPr>
                        </w:pPr>
                        <w:ins w:id="1183" w:author="Cristiano Cesario" w:date="2014-06-25T19:42:00Z">
                          <w:r>
                            <w:rPr>
                              <w:sz w:val="16"/>
                              <w:szCs w:val="16"/>
                              <w:lang w:val="en-US"/>
                            </w:rPr>
                            <w:t xml:space="preserve">Save </w:t>
                          </w:r>
                          <w:proofErr w:type="spellStart"/>
                          <w:r>
                            <w:rPr>
                              <w:sz w:val="16"/>
                              <w:szCs w:val="16"/>
                              <w:lang w:val="en-US"/>
                            </w:rPr>
                            <w:t>current</w:t>
                          </w:r>
                        </w:ins>
                        <w:ins w:id="1184" w:author="Cristiano Cesario" w:date="2014-06-25T19:43:00Z">
                          <w:r>
                            <w:rPr>
                              <w:sz w:val="16"/>
                              <w:szCs w:val="16"/>
                              <w:lang w:val="en-US"/>
                            </w:rPr>
                            <w:t>S</w:t>
                          </w:r>
                        </w:ins>
                        <w:ins w:id="1185" w:author="Cristiano Cesario" w:date="2014-06-25T19:42:00Z">
                          <w:r w:rsidRPr="00C00B5C">
                            <w:rPr>
                              <w:sz w:val="16"/>
                              <w:szCs w:val="16"/>
                              <w:lang w:val="en-US"/>
                            </w:rPr>
                            <w:t>napshot</w:t>
                          </w:r>
                          <w:proofErr w:type="spellEnd"/>
                          <w:r w:rsidRPr="00C00B5C">
                            <w:rPr>
                              <w:sz w:val="16"/>
                              <w:szCs w:val="16"/>
                              <w:lang w:val="en-US"/>
                            </w:rPr>
                            <w:t xml:space="preserve"> to disk</w:t>
                          </w:r>
                        </w:ins>
                      </w:p>
                      <w:p w14:paraId="588EE2A5" w14:textId="2F58112B" w:rsidR="0058575D" w:rsidRPr="005D3144" w:rsidRDefault="0058575D">
                        <w:pPr>
                          <w:pStyle w:val="ListaNumerada"/>
                          <w:numPr>
                            <w:ilvl w:val="0"/>
                            <w:numId w:val="44"/>
                          </w:numPr>
                          <w:spacing w:before="0" w:after="60"/>
                          <w:ind w:left="142" w:hanging="218"/>
                          <w:jc w:val="left"/>
                          <w:rPr>
                            <w:ins w:id="1186" w:author="Cristiano Cesario" w:date="2014-06-23T10:59:00Z"/>
                            <w:sz w:val="16"/>
                            <w:szCs w:val="16"/>
                            <w:lang w:val="en-US"/>
                            <w:rPrChange w:id="1187" w:author="Cristiano Cesario" w:date="2014-06-23T10:59:00Z">
                              <w:rPr>
                                <w:ins w:id="1188" w:author="Cristiano Cesario" w:date="2014-06-23T10:59:00Z"/>
                                <w:lang w:val="en-US"/>
                              </w:rPr>
                            </w:rPrChange>
                          </w:rPr>
                          <w:pPrChange w:id="1189" w:author="Cristiano Cesario" w:date="2014-06-23T11:12:00Z">
                            <w:pPr>
                              <w:pStyle w:val="ListaNumerada"/>
                              <w:numPr>
                                <w:numId w:val="44"/>
                              </w:numPr>
                              <w:ind w:left="360"/>
                            </w:pPr>
                          </w:pPrChange>
                        </w:pPr>
                      </w:p>
                      <w:p w14:paraId="42799900" w14:textId="7CB51CF3" w:rsidR="0058575D" w:rsidRPr="005D3144" w:rsidRDefault="0058575D">
                        <w:pPr>
                          <w:ind w:left="142" w:hanging="218"/>
                          <w:rPr>
                            <w:sz w:val="16"/>
                            <w:szCs w:val="16"/>
                            <w:rPrChange w:id="1190" w:author="Cristiano Cesario" w:date="2014-06-23T10:59:00Z">
                              <w:rPr>
                                <w:lang w:val="pt-BR"/>
                              </w:rPr>
                            </w:rPrChange>
                          </w:rPr>
                          <w:pPrChange w:id="1191" w:author="Cristiano Cesario" w:date="2014-06-23T10:59:00Z">
                            <w:pPr>
                              <w:jc w:val="center"/>
                            </w:pPr>
                          </w:pPrChange>
                        </w:pPr>
                      </w:p>
                    </w:txbxContent>
                  </v:textbox>
                  <w10:anchorlock/>
                </v:shape>
              </w:pict>
            </mc:Fallback>
          </mc:AlternateContent>
        </w:r>
      </w:ins>
    </w:p>
    <w:p w14:paraId="4F3F6A6E" w14:textId="77777777" w:rsidR="000D333E" w:rsidRDefault="000D333E" w:rsidP="000D333E">
      <w:pPr>
        <w:pStyle w:val="Ttulo1"/>
        <w:rPr>
          <w:ins w:id="1192" w:author="Cristiano Cesario" w:date="2014-06-24T11:58:00Z"/>
        </w:rPr>
      </w:pPr>
      <w:bookmarkStart w:id="1193" w:name="_Ref391285893"/>
      <w:ins w:id="1194" w:author="Cristiano Cesario" w:date="2014-06-24T11:58:00Z">
        <w:r>
          <w:t>Implementation</w:t>
        </w:r>
      </w:ins>
    </w:p>
    <w:p w14:paraId="4EE2DD7E" w14:textId="77777777" w:rsidR="000D333E" w:rsidRDefault="000D333E" w:rsidP="000D333E">
      <w:pPr>
        <w:pStyle w:val="Text"/>
        <w:rPr>
          <w:ins w:id="1195" w:author="Cristiano Cesario" w:date="2014-06-24T11:58:00Z"/>
        </w:rPr>
      </w:pPr>
      <w:commentRangeStart w:id="1196"/>
      <w:ins w:id="1197" w:author="Cristiano Cesario" w:date="2014-06-24T11:58:00Z">
        <w:r>
          <w:t>Our approach uses a client application launched by</w:t>
        </w:r>
        <w:r w:rsidRPr="00DD5572">
          <w:t xml:space="preserve"> Java Web Start</w:t>
        </w:r>
        <w:r>
          <w:rPr>
            <w:rStyle w:val="Refdenotaderodap"/>
          </w:rPr>
          <w:footnoteReference w:id="11"/>
        </w:r>
        <w:r w:rsidRPr="00DD5572">
          <w:t xml:space="preserve"> Technology, and </w:t>
        </w:r>
        <w:r>
          <w:t>focus on monitoring</w:t>
        </w:r>
        <w:r w:rsidRPr="00DD5572">
          <w:t xml:space="preserve"> Git</w:t>
        </w:r>
        <w:r>
          <w:t xml:space="preserve"> repositories, once that this is the most used DVCS nowadays </w:t>
        </w:r>
        <w:r>
          <w:fldChar w:fldCharType="begin"/>
        </w:r>
        <w:r>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fldChar w:fldCharType="separate"/>
        </w:r>
        <w:r w:rsidRPr="006958C4">
          <w:t>[8]</w:t>
        </w:r>
        <w:r>
          <w:fldChar w:fldCharType="end"/>
        </w:r>
        <w:r w:rsidRPr="00DD5572">
          <w:t xml:space="preserve">. </w:t>
        </w:r>
        <w:r>
          <w:t>The client application gathers</w:t>
        </w:r>
        <w:r w:rsidRPr="00DD5572">
          <w:t xml:space="preserve"> information from repositories using JGit</w:t>
        </w:r>
        <w:r w:rsidRPr="00DD5572">
          <w:rPr>
            <w:rStyle w:val="Refdenotaderodap"/>
          </w:rPr>
          <w:footnoteReference w:id="12"/>
        </w:r>
        <w:r w:rsidRPr="00DD5572">
          <w:t xml:space="preserve"> library</w:t>
        </w:r>
        <w:r>
          <w:t>, which allows the user to use our approach without having a Git client installed</w:t>
        </w:r>
        <w:r w:rsidRPr="00DD5572">
          <w:t>.</w:t>
        </w:r>
        <w:r>
          <w:t xml:space="preserve"> Information gathered is stored in a central document database </w:t>
        </w:r>
        <w:commentRangeStart w:id="1202"/>
        <w:r>
          <w:t>running MongoDB</w:t>
        </w:r>
        <w:commentRangeEnd w:id="1202"/>
        <w:r>
          <w:rPr>
            <w:rStyle w:val="Refdecomentrio"/>
          </w:rPr>
          <w:commentReference w:id="1202"/>
        </w:r>
        <w:r>
          <w:rPr>
            <w:rStyle w:val="Refdenotaderodap"/>
          </w:rPr>
          <w:footnoteReference w:id="13"/>
        </w:r>
        <w:r>
          <w:t xml:space="preserve">. We present the information gathered as </w:t>
        </w:r>
        <w:r>
          <w:lastRenderedPageBreak/>
          <w:t xml:space="preserve">a series of graphs by using </w:t>
        </w:r>
        <w:r w:rsidRPr="00091394">
          <w:t>JUNG</w:t>
        </w:r>
        <w:r w:rsidRPr="00091394">
          <w:rPr>
            <w:rStyle w:val="Refdenotaderodap"/>
          </w:rPr>
          <w:footnoteReference w:id="14"/>
        </w:r>
        <w:r w:rsidRPr="00091394">
          <w:t xml:space="preserve"> library</w:t>
        </w:r>
        <w:r>
          <w:t>, from which it inherits the ability to extend existing layouts and filters to create new ones, which can be dynamically attached to the graphs that it presents.</w:t>
        </w:r>
        <w:commentRangeEnd w:id="1196"/>
        <w:r>
          <w:rPr>
            <w:rStyle w:val="Refdecomentrio"/>
          </w:rPr>
          <w:commentReference w:id="1196"/>
        </w:r>
        <w:r>
          <w:t xml:space="preserve"> </w:t>
        </w:r>
      </w:ins>
    </w:p>
    <w:p w14:paraId="70581B50" w14:textId="77777777" w:rsidR="000D333E" w:rsidRDefault="000D333E" w:rsidP="000D333E">
      <w:pPr>
        <w:pStyle w:val="Text"/>
        <w:rPr>
          <w:ins w:id="1207" w:author="Cristiano Cesario" w:date="2014-06-24T11:58:00Z"/>
        </w:rPr>
      </w:pPr>
      <w:ins w:id="1208" w:author="Cristiano Cesario" w:date="2014-06-24T11:58:00Z">
        <w:r>
          <w:t>All graphs present similar behavior,</w:t>
        </w:r>
        <w:commentRangeStart w:id="1209"/>
        <w:r w:rsidRPr="00317874">
          <w:t xml:space="preserve"> </w:t>
        </w:r>
        <w:r>
          <w:t xml:space="preserve">allowing the </w:t>
        </w:r>
        <w:r w:rsidRPr="00317874">
          <w:t xml:space="preserve">window </w:t>
        </w:r>
        <w:r>
          <w:t>to</w:t>
        </w:r>
        <w:r w:rsidRPr="00317874">
          <w:t xml:space="preserve"> be zoomed in or out, whether the user wants to see details of a particular area or an overview of the entire </w:t>
        </w:r>
        <w:r>
          <w:t>graph</w:t>
        </w:r>
        <w:r w:rsidRPr="00317874">
          <w:t xml:space="preserve">. By changing the window mode from </w:t>
        </w:r>
        <w:r w:rsidRPr="00317874">
          <w:rPr>
            <w:i/>
          </w:rPr>
          <w:t>transforming</w:t>
        </w:r>
        <w:r w:rsidRPr="00317874">
          <w:t xml:space="preserve"> to </w:t>
        </w:r>
        <w:r w:rsidRPr="00317874">
          <w:rPr>
            <w:i/>
          </w:rPr>
          <w:t>picking</w:t>
        </w:r>
        <w:r w:rsidRPr="00317874">
          <w:t>, it is possible to select a group of nodes and collapse them into one node that represents them, or simply drag them into new positions to have a better understanding of an area where there are too many crossing lines</w:t>
        </w:r>
        <w:r>
          <w:t>. There is also the possibility to collapse nodes to provide a better understanding of huge amounts of data</w:t>
        </w:r>
        <w:r w:rsidRPr="00317874">
          <w:t>.</w:t>
        </w:r>
        <w:commentRangeEnd w:id="1209"/>
        <w:r>
          <w:t xml:space="preserve"> </w:t>
        </w:r>
        <w:r>
          <w:rPr>
            <w:rStyle w:val="Refdecomentrio"/>
          </w:rPr>
          <w:commentReference w:id="1209"/>
        </w:r>
        <w:r>
          <w:t xml:space="preserve">As shown in </w:t>
        </w:r>
        <w:r>
          <w:fldChar w:fldCharType="begin"/>
        </w:r>
        <w:r>
          <w:instrText xml:space="preserve"> REF _Ref391129463 \h </w:instrText>
        </w:r>
      </w:ins>
      <w:ins w:id="1210" w:author="Cristiano Cesario" w:date="2014-06-24T11:58:00Z">
        <w:r>
          <w:fldChar w:fldCharType="separate"/>
        </w:r>
        <w:r>
          <w:t xml:space="preserve">Fig. </w:t>
        </w:r>
        <w:r>
          <w:rPr>
            <w:noProof/>
          </w:rPr>
          <w:t>8</w:t>
        </w:r>
        <w:r>
          <w:fldChar w:fldCharType="end"/>
        </w:r>
        <w:r>
          <w:t>, the label of collapsed nodes show the number of contained nodes (there is a white node containing 118 nodes and a green node containing 24 nodes).</w:t>
        </w:r>
      </w:ins>
    </w:p>
    <w:p w14:paraId="4BB6A3DA" w14:textId="77777777" w:rsidR="000D333E" w:rsidRPr="008A02D4" w:rsidRDefault="000D333E">
      <w:pPr>
        <w:rPr>
          <w:ins w:id="1211" w:author="Cristiano Cesario" w:date="2014-06-24T11:56:00Z"/>
        </w:rPr>
        <w:pPrChange w:id="1212" w:author="Cristiano Cesario" w:date="2014-06-24T11:58:00Z">
          <w:pPr>
            <w:pStyle w:val="Legenda"/>
          </w:pPr>
        </w:pPrChange>
      </w:pPr>
    </w:p>
    <w:p w14:paraId="1ABED1B9" w14:textId="77777777" w:rsidR="000D333E" w:rsidRDefault="000D333E">
      <w:pPr>
        <w:pStyle w:val="TableTitle"/>
        <w:rPr>
          <w:ins w:id="1213" w:author="Cristiano Cesario" w:date="2014-06-24T11:56:00Z"/>
        </w:rPr>
        <w:pPrChange w:id="1214" w:author="Cristiano Cesario" w:date="2014-06-24T11:57:00Z">
          <w:pPr>
            <w:pStyle w:val="Legenda"/>
          </w:pPr>
        </w:pPrChange>
      </w:pPr>
      <w:ins w:id="1215" w:author="Cristiano Cesario" w:date="2014-06-24T11:56:00Z">
        <w:r>
          <w:t xml:space="preserve">Table </w:t>
        </w:r>
        <w:r>
          <w:fldChar w:fldCharType="begin"/>
        </w:r>
        <w:r>
          <w:instrText xml:space="preserve"> SEQ Table \* ROMAN </w:instrText>
        </w:r>
        <w:r>
          <w:fldChar w:fldCharType="separate"/>
        </w:r>
        <w:r>
          <w:rPr>
            <w:noProof/>
          </w:rPr>
          <w:t>VI</w:t>
        </w:r>
        <w:r>
          <w:fldChar w:fldCharType="end"/>
        </w:r>
      </w:ins>
    </w:p>
    <w:p w14:paraId="25805C88" w14:textId="77777777" w:rsidR="000D333E" w:rsidRPr="00402347" w:rsidRDefault="000D333E">
      <w:pPr>
        <w:pStyle w:val="TableTitle"/>
        <w:rPr>
          <w:ins w:id="1216" w:author="Cristiano Cesario" w:date="2014-06-24T11:56:00Z"/>
        </w:rPr>
      </w:pPr>
      <w:ins w:id="1217" w:author="Cristiano Cesario" w:date="2014-06-24T11:56:00Z">
        <w:r w:rsidRPr="00402347">
          <w:tab/>
        </w:r>
        <w:r>
          <w:t>C</w:t>
        </w:r>
        <w:r w:rsidRPr="00402347">
          <w:t>ommit existence based on behind and ahead lists</w:t>
        </w:r>
        <w:r>
          <w:t xml:space="preserve"> algorithm</w:t>
        </w:r>
      </w:ins>
    </w:p>
    <w:p w14:paraId="486A9B55" w14:textId="77777777" w:rsidR="000D333E" w:rsidRDefault="000D333E" w:rsidP="000D333E">
      <w:pPr>
        <w:pStyle w:val="PrimeiroPargrafo"/>
        <w:rPr>
          <w:ins w:id="1218" w:author="Cristiano Cesario" w:date="2014-06-24T11:56:00Z"/>
        </w:rPr>
      </w:pPr>
      <w:ins w:id="1219" w:author="Cristiano Cesario" w:date="2014-06-24T11:56:00Z">
        <w:r w:rsidRPr="00402347">
          <w:rPr>
            <w:noProof/>
          </w:rPr>
          <mc:AlternateContent>
            <mc:Choice Requires="wps">
              <w:drawing>
                <wp:inline distT="0" distB="0" distL="0" distR="0" wp14:anchorId="3CD5E21F" wp14:editId="74509BB8">
                  <wp:extent cx="3094355" cy="2191109"/>
                  <wp:effectExtent l="0" t="0" r="10795" b="19050"/>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355" cy="2191109"/>
                          </a:xfrm>
                          <a:prstGeom prst="rect">
                            <a:avLst/>
                          </a:prstGeom>
                          <a:solidFill>
                            <a:srgbClr val="FFFFFF"/>
                          </a:solidFill>
                          <a:ln w="9525">
                            <a:solidFill>
                              <a:srgbClr val="000000"/>
                            </a:solidFill>
                            <a:miter lim="800000"/>
                            <a:headEnd/>
                            <a:tailEnd/>
                          </a:ln>
                        </wps:spPr>
                        <wps:txbx>
                          <w:txbxContent>
                            <w:p w14:paraId="45C2BD31" w14:textId="77777777" w:rsidR="0058575D" w:rsidRPr="00402347" w:rsidRDefault="0058575D" w:rsidP="000D333E">
                              <w:pPr>
                                <w:pStyle w:val="ListaNumerada"/>
                                <w:numPr>
                                  <w:ilvl w:val="0"/>
                                  <w:numId w:val="48"/>
                                </w:numPr>
                                <w:spacing w:before="0" w:after="60"/>
                                <w:ind w:left="142" w:hanging="142"/>
                                <w:jc w:val="left"/>
                                <w:rPr>
                                  <w:sz w:val="16"/>
                                  <w:szCs w:val="16"/>
                                  <w:lang w:val="en-US"/>
                                </w:rPr>
                              </w:pPr>
                              <w:r w:rsidRPr="00402347">
                                <w:rPr>
                                  <w:sz w:val="16"/>
                                  <w:szCs w:val="16"/>
                                  <w:lang w:val="en-US"/>
                                </w:rPr>
                                <w:t xml:space="preserve">If commit </w:t>
                              </w:r>
                              <w:r>
                                <w:rPr>
                                  <w:sz w:val="16"/>
                                  <w:szCs w:val="16"/>
                                  <w:lang w:val="en-US"/>
                                </w:rPr>
                                <w:t>does not exist</w:t>
                              </w:r>
                              <w:r w:rsidRPr="00402347">
                                <w:rPr>
                                  <w:sz w:val="16"/>
                                  <w:szCs w:val="16"/>
                                  <w:lang w:val="en-US"/>
                                </w:rPr>
                                <w:t xml:space="preserve"> in any </w:t>
                              </w:r>
                              <w:r>
                                <w:rPr>
                                  <w:sz w:val="16"/>
                                  <w:szCs w:val="16"/>
                                  <w:lang w:val="en-US"/>
                                </w:rPr>
                                <w:t xml:space="preserve">of the </w:t>
                              </w:r>
                              <w:r w:rsidRPr="00402347">
                                <w:rPr>
                                  <w:sz w:val="16"/>
                                  <w:szCs w:val="16"/>
                                  <w:lang w:val="en-US"/>
                                </w:rPr>
                                <w:t>list</w:t>
                              </w:r>
                              <w:r>
                                <w:rPr>
                                  <w:sz w:val="16"/>
                                  <w:szCs w:val="16"/>
                                  <w:lang w:val="en-US"/>
                                </w:rPr>
                                <w:t>s</w:t>
                              </w:r>
                              <w:r w:rsidRPr="00402347">
                                <w:rPr>
                                  <w:sz w:val="16"/>
                                  <w:szCs w:val="16"/>
                                  <w:lang w:val="en-US"/>
                                </w:rPr>
                                <w:t xml:space="preserve"> then it either:</w:t>
                              </w:r>
                            </w:p>
                            <w:p w14:paraId="5AE0CAC1" w14:textId="77777777" w:rsidR="0058575D" w:rsidRPr="00402347" w:rsidRDefault="0058575D" w:rsidP="000D333E">
                              <w:pPr>
                                <w:pStyle w:val="ListaNumerada"/>
                                <w:numPr>
                                  <w:ilvl w:val="1"/>
                                  <w:numId w:val="48"/>
                                </w:numPr>
                                <w:tabs>
                                  <w:tab w:val="clear" w:pos="993"/>
                                </w:tabs>
                                <w:spacing w:before="0" w:after="60"/>
                                <w:ind w:left="426" w:hanging="284"/>
                                <w:jc w:val="left"/>
                                <w:rPr>
                                  <w:sz w:val="16"/>
                                  <w:szCs w:val="16"/>
                                  <w:lang w:val="en-US"/>
                                </w:rPr>
                              </w:pPr>
                              <w:r>
                                <w:rPr>
                                  <w:sz w:val="16"/>
                                  <w:szCs w:val="16"/>
                                  <w:lang w:val="en-US"/>
                                </w:rPr>
                                <w:t>d</w:t>
                              </w:r>
                              <w:r w:rsidRPr="00402347">
                                <w:rPr>
                                  <w:sz w:val="16"/>
                                  <w:szCs w:val="16"/>
                                  <w:lang w:val="en-US"/>
                                </w:rPr>
                                <w:t>oes not exist locally: then it does not exist in any of the repositories in the push / pull lists either;</w:t>
                              </w:r>
                              <w:r>
                                <w:rPr>
                                  <w:sz w:val="16"/>
                                  <w:szCs w:val="16"/>
                                  <w:lang w:val="en-US"/>
                                </w:rPr>
                                <w:t xml:space="preserve"> or</w:t>
                              </w:r>
                            </w:p>
                            <w:p w14:paraId="7CCF32AA" w14:textId="77777777" w:rsidR="0058575D" w:rsidRPr="00402347" w:rsidRDefault="0058575D" w:rsidP="000D333E">
                              <w:pPr>
                                <w:pStyle w:val="ListaNumerada"/>
                                <w:numPr>
                                  <w:ilvl w:val="1"/>
                                  <w:numId w:val="48"/>
                                </w:numPr>
                                <w:tabs>
                                  <w:tab w:val="clear" w:pos="993"/>
                                </w:tabs>
                                <w:spacing w:before="0" w:after="60"/>
                                <w:ind w:left="426" w:hanging="284"/>
                                <w:jc w:val="left"/>
                                <w:rPr>
                                  <w:sz w:val="16"/>
                                  <w:szCs w:val="16"/>
                                  <w:lang w:val="en-US"/>
                                </w:rPr>
                              </w:pPr>
                              <w:r>
                                <w:rPr>
                                  <w:sz w:val="16"/>
                                  <w:szCs w:val="16"/>
                                  <w:lang w:val="en-US"/>
                                </w:rPr>
                                <w:t>e</w:t>
                              </w:r>
                              <w:r w:rsidRPr="00402347">
                                <w:rPr>
                                  <w:sz w:val="16"/>
                                  <w:szCs w:val="16"/>
                                  <w:lang w:val="en-US"/>
                                </w:rPr>
                                <w:t>xists locally: then its existence in other repositories will be based on whether it belongs to a tracked or to a non-tracked branch:</w:t>
                              </w:r>
                            </w:p>
                            <w:p w14:paraId="33D79AD2" w14:textId="77777777" w:rsidR="0058575D" w:rsidRPr="00402347" w:rsidRDefault="0058575D" w:rsidP="000D333E">
                              <w:pPr>
                                <w:pStyle w:val="ListaNumerada"/>
                                <w:numPr>
                                  <w:ilvl w:val="2"/>
                                  <w:numId w:val="48"/>
                                </w:numPr>
                                <w:tabs>
                                  <w:tab w:val="clear" w:pos="993"/>
                                </w:tabs>
                                <w:spacing w:before="0" w:after="60"/>
                                <w:ind w:left="851" w:hanging="425"/>
                                <w:jc w:val="left"/>
                                <w:rPr>
                                  <w:sz w:val="16"/>
                                  <w:szCs w:val="16"/>
                                  <w:lang w:val="en-US"/>
                                </w:rPr>
                              </w:pPr>
                              <w:r>
                                <w:rPr>
                                  <w:sz w:val="16"/>
                                  <w:szCs w:val="16"/>
                                  <w:lang w:val="en-US"/>
                                </w:rPr>
                                <w:t>i</w:t>
                              </w:r>
                              <w:r w:rsidRPr="00402347">
                                <w:rPr>
                                  <w:sz w:val="16"/>
                                  <w:szCs w:val="16"/>
                                  <w:lang w:val="en-US"/>
                                </w:rPr>
                                <w:t>f it belongs to a tracked branch, it means that it also exists in all repositories in the push / pull lists;</w:t>
                              </w:r>
                            </w:p>
                            <w:p w14:paraId="715B35E4" w14:textId="77777777" w:rsidR="0058575D" w:rsidRPr="00402347" w:rsidRDefault="0058575D" w:rsidP="000D333E">
                              <w:pPr>
                                <w:pStyle w:val="ListaNumerada"/>
                                <w:numPr>
                                  <w:ilvl w:val="2"/>
                                  <w:numId w:val="48"/>
                                </w:numPr>
                                <w:tabs>
                                  <w:tab w:val="clear" w:pos="993"/>
                                </w:tabs>
                                <w:spacing w:before="0" w:after="60"/>
                                <w:ind w:left="851" w:hanging="425"/>
                                <w:jc w:val="left"/>
                                <w:rPr>
                                  <w:sz w:val="16"/>
                                  <w:szCs w:val="16"/>
                                  <w:lang w:val="en-US"/>
                                </w:rPr>
                              </w:pPr>
                              <w:r>
                                <w:rPr>
                                  <w:sz w:val="16"/>
                                  <w:szCs w:val="16"/>
                                  <w:lang w:val="en-US"/>
                                </w:rPr>
                                <w:t>i</w:t>
                              </w:r>
                              <w:r w:rsidRPr="00402347">
                                <w:rPr>
                                  <w:sz w:val="16"/>
                                  <w:szCs w:val="16"/>
                                  <w:lang w:val="en-US"/>
                                </w:rPr>
                                <w:t>f it belongs to a non-tracked branch, it means that it exists only locally;</w:t>
                              </w:r>
                            </w:p>
                            <w:p w14:paraId="532F503B" w14:textId="77777777" w:rsidR="0058575D" w:rsidRPr="00402347" w:rsidRDefault="0058575D" w:rsidP="000D333E">
                              <w:pPr>
                                <w:pStyle w:val="ListaNumerada"/>
                                <w:numPr>
                                  <w:ilvl w:val="0"/>
                                  <w:numId w:val="48"/>
                                </w:numPr>
                                <w:spacing w:before="0" w:after="60"/>
                                <w:ind w:left="142" w:hanging="142"/>
                                <w:jc w:val="left"/>
                                <w:rPr>
                                  <w:sz w:val="16"/>
                                  <w:szCs w:val="16"/>
                                  <w:lang w:val="en-US"/>
                                </w:rPr>
                              </w:pPr>
                              <w:r w:rsidRPr="00402347">
                                <w:rPr>
                                  <w:sz w:val="16"/>
                                  <w:szCs w:val="16"/>
                                  <w:lang w:val="en-US"/>
                                </w:rPr>
                                <w:t>If commit is in at least one behind list, then it does not exist locally and exists in all repositories that have at least one behind list containing it;</w:t>
                              </w:r>
                            </w:p>
                            <w:p w14:paraId="5925D08F" w14:textId="77777777" w:rsidR="0058575D" w:rsidRPr="00402347" w:rsidRDefault="0058575D" w:rsidP="000D333E">
                              <w:pPr>
                                <w:pStyle w:val="ListaNumerada"/>
                                <w:numPr>
                                  <w:ilvl w:val="0"/>
                                  <w:numId w:val="48"/>
                                </w:numPr>
                                <w:spacing w:before="0" w:after="60"/>
                                <w:ind w:left="142" w:hanging="142"/>
                                <w:jc w:val="left"/>
                                <w:rPr>
                                  <w:sz w:val="16"/>
                                  <w:szCs w:val="16"/>
                                  <w:lang w:val="en-US"/>
                                </w:rPr>
                              </w:pPr>
                              <w:r w:rsidRPr="00402347">
                                <w:rPr>
                                  <w:sz w:val="16"/>
                                  <w:szCs w:val="16"/>
                                  <w:lang w:val="en-US"/>
                                </w:rPr>
                                <w:t>If commit is in at least one ahead list, then it exists locally and in all repositories in the push list that DO NOT have an ahead list containing it.</w:t>
                              </w:r>
                            </w:p>
                          </w:txbxContent>
                        </wps:txbx>
                        <wps:bodyPr rot="0" vert="horz" wrap="square" lIns="91440" tIns="45720" rIns="91440" bIns="45720" anchor="t" anchorCtr="0">
                          <a:noAutofit/>
                        </wps:bodyPr>
                      </wps:wsp>
                    </a:graphicData>
                  </a:graphic>
                </wp:inline>
              </w:drawing>
            </mc:Choice>
            <mc:Fallback>
              <w:pict>
                <v:shape w14:anchorId="3CD5E21F" id="_x0000_s1038" type="#_x0000_t202" style="width:243.65pt;height:17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">
                  <v:textbox>
                    <w:txbxContent>
                      <w:p w14:paraId="45C2BD31" w14:textId="77777777" w:rsidR="0058575D" w:rsidRPr="00402347" w:rsidRDefault="0058575D" w:rsidP="000D333E">
                        <w:pPr>
                          <w:pStyle w:val="ListaNumerada"/>
                          <w:numPr>
                            <w:ilvl w:val="0"/>
                            <w:numId w:val="48"/>
                          </w:numPr>
                          <w:spacing w:before="0" w:after="60"/>
                          <w:ind w:left="142" w:hanging="142"/>
                          <w:jc w:val="left"/>
                          <w:rPr>
                            <w:sz w:val="16"/>
                            <w:szCs w:val="16"/>
                            <w:lang w:val="en-US"/>
                          </w:rPr>
                        </w:pPr>
                        <w:r w:rsidRPr="00402347">
                          <w:rPr>
                            <w:sz w:val="16"/>
                            <w:szCs w:val="16"/>
                            <w:lang w:val="en-US"/>
                          </w:rPr>
                          <w:t xml:space="preserve">If commit </w:t>
                        </w:r>
                        <w:r>
                          <w:rPr>
                            <w:sz w:val="16"/>
                            <w:szCs w:val="16"/>
                            <w:lang w:val="en-US"/>
                          </w:rPr>
                          <w:t>does not exist</w:t>
                        </w:r>
                        <w:r w:rsidRPr="00402347">
                          <w:rPr>
                            <w:sz w:val="16"/>
                            <w:szCs w:val="16"/>
                            <w:lang w:val="en-US"/>
                          </w:rPr>
                          <w:t xml:space="preserve"> in any </w:t>
                        </w:r>
                        <w:r>
                          <w:rPr>
                            <w:sz w:val="16"/>
                            <w:szCs w:val="16"/>
                            <w:lang w:val="en-US"/>
                          </w:rPr>
                          <w:t xml:space="preserve">of the </w:t>
                        </w:r>
                        <w:r w:rsidRPr="00402347">
                          <w:rPr>
                            <w:sz w:val="16"/>
                            <w:szCs w:val="16"/>
                            <w:lang w:val="en-US"/>
                          </w:rPr>
                          <w:t>list</w:t>
                        </w:r>
                        <w:r>
                          <w:rPr>
                            <w:sz w:val="16"/>
                            <w:szCs w:val="16"/>
                            <w:lang w:val="en-US"/>
                          </w:rPr>
                          <w:t>s</w:t>
                        </w:r>
                        <w:r w:rsidRPr="00402347">
                          <w:rPr>
                            <w:sz w:val="16"/>
                            <w:szCs w:val="16"/>
                            <w:lang w:val="en-US"/>
                          </w:rPr>
                          <w:t xml:space="preserve"> then it either:</w:t>
                        </w:r>
                      </w:p>
                      <w:p w14:paraId="5AE0CAC1" w14:textId="77777777" w:rsidR="0058575D" w:rsidRPr="00402347" w:rsidRDefault="0058575D" w:rsidP="000D333E">
                        <w:pPr>
                          <w:pStyle w:val="ListaNumerada"/>
                          <w:numPr>
                            <w:ilvl w:val="1"/>
                            <w:numId w:val="48"/>
                          </w:numPr>
                          <w:tabs>
                            <w:tab w:val="clear" w:pos="993"/>
                          </w:tabs>
                          <w:spacing w:before="0" w:after="60"/>
                          <w:ind w:left="426" w:hanging="284"/>
                          <w:jc w:val="left"/>
                          <w:rPr>
                            <w:sz w:val="16"/>
                            <w:szCs w:val="16"/>
                            <w:lang w:val="en-US"/>
                          </w:rPr>
                        </w:pPr>
                        <w:r>
                          <w:rPr>
                            <w:sz w:val="16"/>
                            <w:szCs w:val="16"/>
                            <w:lang w:val="en-US"/>
                          </w:rPr>
                          <w:t>d</w:t>
                        </w:r>
                        <w:r w:rsidRPr="00402347">
                          <w:rPr>
                            <w:sz w:val="16"/>
                            <w:szCs w:val="16"/>
                            <w:lang w:val="en-US"/>
                          </w:rPr>
                          <w:t>oes not exist locally: then it does not exist in any of the repositories in the push / pull lists either;</w:t>
                        </w:r>
                        <w:r>
                          <w:rPr>
                            <w:sz w:val="16"/>
                            <w:szCs w:val="16"/>
                            <w:lang w:val="en-US"/>
                          </w:rPr>
                          <w:t xml:space="preserve"> or</w:t>
                        </w:r>
                      </w:p>
                      <w:p w14:paraId="7CCF32AA" w14:textId="77777777" w:rsidR="0058575D" w:rsidRPr="00402347" w:rsidRDefault="0058575D" w:rsidP="000D333E">
                        <w:pPr>
                          <w:pStyle w:val="ListaNumerada"/>
                          <w:numPr>
                            <w:ilvl w:val="1"/>
                            <w:numId w:val="48"/>
                          </w:numPr>
                          <w:tabs>
                            <w:tab w:val="clear" w:pos="993"/>
                          </w:tabs>
                          <w:spacing w:before="0" w:after="60"/>
                          <w:ind w:left="426" w:hanging="284"/>
                          <w:jc w:val="left"/>
                          <w:rPr>
                            <w:sz w:val="16"/>
                            <w:szCs w:val="16"/>
                            <w:lang w:val="en-US"/>
                          </w:rPr>
                        </w:pPr>
                        <w:r>
                          <w:rPr>
                            <w:sz w:val="16"/>
                            <w:szCs w:val="16"/>
                            <w:lang w:val="en-US"/>
                          </w:rPr>
                          <w:t>e</w:t>
                        </w:r>
                        <w:r w:rsidRPr="00402347">
                          <w:rPr>
                            <w:sz w:val="16"/>
                            <w:szCs w:val="16"/>
                            <w:lang w:val="en-US"/>
                          </w:rPr>
                          <w:t>xists locally: then its existence in other repositories will be based on whether it belongs to a tracked or to a non-tracked branch:</w:t>
                        </w:r>
                      </w:p>
                      <w:p w14:paraId="33D79AD2" w14:textId="77777777" w:rsidR="0058575D" w:rsidRPr="00402347" w:rsidRDefault="0058575D" w:rsidP="000D333E">
                        <w:pPr>
                          <w:pStyle w:val="ListaNumerada"/>
                          <w:numPr>
                            <w:ilvl w:val="2"/>
                            <w:numId w:val="48"/>
                          </w:numPr>
                          <w:tabs>
                            <w:tab w:val="clear" w:pos="993"/>
                          </w:tabs>
                          <w:spacing w:before="0" w:after="60"/>
                          <w:ind w:left="851" w:hanging="425"/>
                          <w:jc w:val="left"/>
                          <w:rPr>
                            <w:sz w:val="16"/>
                            <w:szCs w:val="16"/>
                            <w:lang w:val="en-US"/>
                          </w:rPr>
                        </w:pPr>
                        <w:r>
                          <w:rPr>
                            <w:sz w:val="16"/>
                            <w:szCs w:val="16"/>
                            <w:lang w:val="en-US"/>
                          </w:rPr>
                          <w:t>i</w:t>
                        </w:r>
                        <w:r w:rsidRPr="00402347">
                          <w:rPr>
                            <w:sz w:val="16"/>
                            <w:szCs w:val="16"/>
                            <w:lang w:val="en-US"/>
                          </w:rPr>
                          <w:t>f it belongs to a tracked branch, it means that it also exists in all repositories in the push / pull lists;</w:t>
                        </w:r>
                      </w:p>
                      <w:p w14:paraId="715B35E4" w14:textId="77777777" w:rsidR="0058575D" w:rsidRPr="00402347" w:rsidRDefault="0058575D" w:rsidP="000D333E">
                        <w:pPr>
                          <w:pStyle w:val="ListaNumerada"/>
                          <w:numPr>
                            <w:ilvl w:val="2"/>
                            <w:numId w:val="48"/>
                          </w:numPr>
                          <w:tabs>
                            <w:tab w:val="clear" w:pos="993"/>
                          </w:tabs>
                          <w:spacing w:before="0" w:after="60"/>
                          <w:ind w:left="851" w:hanging="425"/>
                          <w:jc w:val="left"/>
                          <w:rPr>
                            <w:sz w:val="16"/>
                            <w:szCs w:val="16"/>
                            <w:lang w:val="en-US"/>
                          </w:rPr>
                        </w:pPr>
                        <w:r>
                          <w:rPr>
                            <w:sz w:val="16"/>
                            <w:szCs w:val="16"/>
                            <w:lang w:val="en-US"/>
                          </w:rPr>
                          <w:t>i</w:t>
                        </w:r>
                        <w:r w:rsidRPr="00402347">
                          <w:rPr>
                            <w:sz w:val="16"/>
                            <w:szCs w:val="16"/>
                            <w:lang w:val="en-US"/>
                          </w:rPr>
                          <w:t>f it belongs to a non-tracked branch, it means that it exists only locally;</w:t>
                        </w:r>
                      </w:p>
                      <w:p w14:paraId="532F503B" w14:textId="77777777" w:rsidR="0058575D" w:rsidRPr="00402347" w:rsidRDefault="0058575D" w:rsidP="000D333E">
                        <w:pPr>
                          <w:pStyle w:val="ListaNumerada"/>
                          <w:numPr>
                            <w:ilvl w:val="0"/>
                            <w:numId w:val="48"/>
                          </w:numPr>
                          <w:spacing w:before="0" w:after="60"/>
                          <w:ind w:left="142" w:hanging="142"/>
                          <w:jc w:val="left"/>
                          <w:rPr>
                            <w:sz w:val="16"/>
                            <w:szCs w:val="16"/>
                            <w:lang w:val="en-US"/>
                          </w:rPr>
                        </w:pPr>
                        <w:r w:rsidRPr="00402347">
                          <w:rPr>
                            <w:sz w:val="16"/>
                            <w:szCs w:val="16"/>
                            <w:lang w:val="en-US"/>
                          </w:rPr>
                          <w:t>If commit is in at least one behind list, then it does not exist locally and exists in all repositories that have at least one behind list containing it;</w:t>
                        </w:r>
                      </w:p>
                      <w:p w14:paraId="5925D08F" w14:textId="77777777" w:rsidR="0058575D" w:rsidRPr="00402347" w:rsidRDefault="0058575D" w:rsidP="000D333E">
                        <w:pPr>
                          <w:pStyle w:val="ListaNumerada"/>
                          <w:numPr>
                            <w:ilvl w:val="0"/>
                            <w:numId w:val="48"/>
                          </w:numPr>
                          <w:spacing w:before="0" w:after="60"/>
                          <w:ind w:left="142" w:hanging="142"/>
                          <w:jc w:val="left"/>
                          <w:rPr>
                            <w:sz w:val="16"/>
                            <w:szCs w:val="16"/>
                            <w:lang w:val="en-US"/>
                          </w:rPr>
                        </w:pPr>
                        <w:r w:rsidRPr="00402347">
                          <w:rPr>
                            <w:sz w:val="16"/>
                            <w:szCs w:val="16"/>
                            <w:lang w:val="en-US"/>
                          </w:rPr>
                          <w:t>If commit is in at least one ahead list, then it exists locally and in all repositories in the push list that DO NOT have an ahead list containing it.</w:t>
                        </w:r>
                      </w:p>
                    </w:txbxContent>
                  </v:textbox>
                  <w10:anchorlock/>
                </v:shape>
              </w:pict>
            </mc:Fallback>
          </mc:AlternateContent>
        </w:r>
      </w:ins>
    </w:p>
    <w:bookmarkEnd w:id="1193"/>
    <w:p w14:paraId="23D7C80B" w14:textId="4A0F6606" w:rsidR="00787C81" w:rsidRPr="004979EA" w:rsidDel="00C56A5A" w:rsidRDefault="00787C81">
      <w:pPr>
        <w:pStyle w:val="Legenda"/>
        <w:rPr>
          <w:del w:id="1220" w:author="Cristiano Cesario" w:date="2014-06-23T11:21:00Z"/>
          <w:smallCaps/>
        </w:rPr>
        <w:pPrChange w:id="1221" w:author="Cristiano Cesario" w:date="2014-06-23T11:20:00Z">
          <w:pPr>
            <w:pStyle w:val="Text"/>
          </w:pPr>
        </w:pPrChange>
      </w:pPr>
      <w:moveFromRangeStart w:id="1222" w:author="Cristiano Cesario" w:date="2014-06-21T15:44:00Z" w:name="move391128796"/>
      <w:commentRangeStart w:id="1223"/>
      <w:moveFrom w:id="1224" w:author="Cristiano Cesario" w:date="2014-06-21T15:44:00Z">
        <w:del w:id="1225" w:author="Cristiano Cesario" w:date="2014-06-23T11:21:00Z">
          <w:r w:rsidRPr="004979EA" w:rsidDel="00C56A5A">
            <w:rPr>
              <w:smallCaps/>
            </w:rPr>
            <w:delText xml:space="preserve">The history window can also be zoomed in or out, whether the user wants to see details of a particular area of the history or an overview of the entire history. The line style can be one of cubic curves, straight or quad curves. By changing the window mode from </w:delText>
          </w:r>
          <w:r w:rsidRPr="004979EA" w:rsidDel="00C56A5A">
            <w:rPr>
              <w:i/>
              <w:smallCaps/>
            </w:rPr>
            <w:delText>transforming</w:delText>
          </w:r>
          <w:r w:rsidRPr="00C87B25" w:rsidDel="00C56A5A">
            <w:rPr>
              <w:smallCaps/>
            </w:rPr>
            <w:delText xml:space="preserve"> to </w:delText>
          </w:r>
          <w:r w:rsidRPr="00C87B25" w:rsidDel="00C56A5A">
            <w:rPr>
              <w:i/>
              <w:smallCaps/>
            </w:rPr>
            <w:delText>picking</w:delText>
          </w:r>
          <w:r w:rsidRPr="00C87B25" w:rsidDel="00C56A5A">
            <w:rPr>
              <w:smallCaps/>
            </w:rPr>
            <w:delText>, it is possible to select a group of nodes and collapse them into one node that represents them, or simply drag them into new positions to have a better understanding of an area where there are too many crossing lines.</w:delText>
          </w:r>
          <w:commentRangeEnd w:id="1223"/>
          <w:r w:rsidR="002E29F5" w:rsidRPr="00C56A5A" w:rsidDel="00C56A5A">
            <w:rPr>
              <w:rStyle w:val="Refdecomentrio"/>
            </w:rPr>
            <w:commentReference w:id="1223"/>
          </w:r>
        </w:del>
      </w:moveFrom>
    </w:p>
    <w:moveFromRangeEnd w:id="1222"/>
    <w:p w14:paraId="0E088A00" w14:textId="6B12E746" w:rsidR="009E5575" w:rsidDel="00A764E9" w:rsidRDefault="0086752E">
      <w:pPr>
        <w:pStyle w:val="PrimeiroPargrafo"/>
        <w:rPr>
          <w:del w:id="1226" w:author="Cristiano Cesario" w:date="2014-06-21T15:58:00Z"/>
        </w:rPr>
        <w:pPrChange w:id="1227" w:author="Cristiano Cesario" w:date="2014-06-21T15:50:00Z">
          <w:pPr>
            <w:pStyle w:val="Text"/>
          </w:pPr>
        </w:pPrChange>
      </w:pPr>
      <w:moveToRangeStart w:id="1228" w:author="Cristiano Cesario" w:date="2014-06-21T15:44:00Z" w:name="move391128796"/>
      <w:commentRangeStart w:id="1229"/>
      <w:moveTo w:id="1230" w:author="Cristiano Cesario" w:date="2014-06-21T15:44:00Z">
        <w:del w:id="1231" w:author="Cristiano Cesario" w:date="2014-06-21T15:47:00Z">
          <w:r w:rsidRPr="00317874" w:rsidDel="009E5575">
            <w:delText>The</w:delText>
          </w:r>
        </w:del>
        <w:del w:id="1232" w:author="Cristiano Cesario" w:date="2014-06-24T11:58:00Z">
          <w:r w:rsidRPr="00317874" w:rsidDel="000D333E">
            <w:delText xml:space="preserve"> </w:delText>
          </w:r>
        </w:del>
        <w:del w:id="1233" w:author="Cristiano Cesario" w:date="2014-06-21T15:48:00Z">
          <w:r w:rsidRPr="00317874" w:rsidDel="009E5575">
            <w:delText xml:space="preserve">history </w:delText>
          </w:r>
        </w:del>
        <w:del w:id="1234" w:author="Cristiano Cesario" w:date="2014-06-24T11:58:00Z">
          <w:r w:rsidRPr="00317874" w:rsidDel="000D333E">
            <w:delText xml:space="preserve">window </w:delText>
          </w:r>
        </w:del>
        <w:del w:id="1235" w:author="Cristiano Cesario" w:date="2014-06-21T15:48:00Z">
          <w:r w:rsidRPr="00317874" w:rsidDel="009E5575">
            <w:delText>can also</w:delText>
          </w:r>
        </w:del>
        <w:del w:id="1236" w:author="Cristiano Cesario" w:date="2014-06-24T11:58:00Z">
          <w:r w:rsidRPr="00317874" w:rsidDel="000D333E">
            <w:delText xml:space="preserve"> be zoomed in or out, whether the user wants to see details of a particular area </w:delText>
          </w:r>
        </w:del>
        <w:del w:id="1237" w:author="Cristiano Cesario" w:date="2014-06-21T15:48:00Z">
          <w:r w:rsidRPr="00317874" w:rsidDel="009E5575">
            <w:delText xml:space="preserve">of the history </w:delText>
          </w:r>
        </w:del>
        <w:del w:id="1238" w:author="Cristiano Cesario" w:date="2014-06-24T11:58:00Z">
          <w:r w:rsidRPr="00317874" w:rsidDel="000D333E">
            <w:delText xml:space="preserve">or an overview of the entire </w:delText>
          </w:r>
        </w:del>
        <w:del w:id="1239" w:author="Cristiano Cesario" w:date="2014-06-21T15:48:00Z">
          <w:r w:rsidRPr="00317874" w:rsidDel="009E5575">
            <w:delText>history</w:delText>
          </w:r>
        </w:del>
        <w:del w:id="1240" w:author="Cristiano Cesario" w:date="2014-06-24T11:58:00Z">
          <w:r w:rsidRPr="00317874" w:rsidDel="000D333E">
            <w:delText xml:space="preserve">. </w:delText>
          </w:r>
        </w:del>
        <w:del w:id="1241" w:author="Cristiano Cesario" w:date="2014-06-21T15:49:00Z">
          <w:r w:rsidRPr="00317874" w:rsidDel="009E5575">
            <w:delText xml:space="preserve">The line style can be one of cubic curves, straight or quad curves. </w:delText>
          </w:r>
        </w:del>
        <w:del w:id="1242" w:author="Cristiano Cesario" w:date="2014-06-24T11:58:00Z">
          <w:r w:rsidRPr="00317874" w:rsidDel="000D333E">
            <w:delText xml:space="preserve">By changing the window mode from </w:delText>
          </w:r>
          <w:r w:rsidRPr="00317874" w:rsidDel="000D333E">
            <w:rPr>
              <w:i/>
            </w:rPr>
            <w:delText>transforming</w:delText>
          </w:r>
          <w:r w:rsidRPr="00317874" w:rsidDel="000D333E">
            <w:delText xml:space="preserve"> to </w:delText>
          </w:r>
          <w:r w:rsidRPr="00317874" w:rsidDel="000D333E">
            <w:rPr>
              <w:i/>
            </w:rPr>
            <w:delText>picking</w:delText>
          </w:r>
          <w:r w:rsidRPr="00317874" w:rsidDel="000D333E">
            <w:delText>, it is possible to select a group of nodes and collapse them into one node that represents them, or simply drag them into new positions to have a better understanding of an area where there are too many crossing lines.</w:delText>
          </w:r>
          <w:commentRangeEnd w:id="1229"/>
          <w:r w:rsidDel="000D333E">
            <w:rPr>
              <w:rStyle w:val="Refdecomentrio"/>
            </w:rPr>
            <w:commentReference w:id="1229"/>
          </w:r>
        </w:del>
      </w:moveTo>
    </w:p>
    <w:moveToRangeEnd w:id="1228"/>
    <w:p w14:paraId="1A34B66C" w14:textId="2BD20430" w:rsidR="00446744" w:rsidDel="00A122FD" w:rsidRDefault="00446744" w:rsidP="00446744">
      <w:pPr>
        <w:pStyle w:val="Ttulo2"/>
        <w:rPr>
          <w:del w:id="1243" w:author="Cristiano Cesario" w:date="2014-06-21T09:53:00Z"/>
        </w:rPr>
      </w:pPr>
      <w:commentRangeStart w:id="1244"/>
      <w:del w:id="1245" w:author="Cristiano Cesario" w:date="2014-06-21T09:53:00Z">
        <w:r w:rsidDel="00A122FD">
          <w:delText>Topology View</w:delText>
        </w:r>
        <w:commentRangeEnd w:id="1244"/>
        <w:r w:rsidR="0064458B" w:rsidDel="00A122FD">
          <w:rPr>
            <w:rStyle w:val="Refdecomentrio"/>
            <w:i w:val="0"/>
            <w:iCs w:val="0"/>
          </w:rPr>
          <w:commentReference w:id="1244"/>
        </w:r>
      </w:del>
    </w:p>
    <w:p w14:paraId="26E41BD3" w14:textId="01AE8ECF" w:rsidR="00446744" w:rsidDel="009D551C" w:rsidRDefault="005711BD" w:rsidP="00446744">
      <w:pPr>
        <w:pStyle w:val="Text"/>
        <w:rPr>
          <w:del w:id="1246" w:author="Cristiano Cesario" w:date="2014-06-20T17:41:00Z"/>
        </w:rPr>
      </w:pPr>
      <w:del w:id="1247" w:author="Cristiano Cesario" w:date="2014-06-21T09:53:00Z">
        <w:r w:rsidDel="00A122FD">
          <w:delText>DyeVC</w:delText>
        </w:r>
        <w:r w:rsidR="00446744" w:rsidDel="00A122FD">
          <w:delText xml:space="preserve"> </w:delText>
        </w:r>
        <w:r w:rsidR="00446744" w:rsidRPr="00DD5572" w:rsidDel="00A122FD">
          <w:delText xml:space="preserve">presents </w:delText>
        </w:r>
        <w:r w:rsidDel="00A122FD">
          <w:delText>a</w:delText>
        </w:r>
        <w:r w:rsidR="00446744" w:rsidDel="00A122FD">
          <w:delText xml:space="preserve"> </w:delText>
        </w:r>
        <w:commentRangeStart w:id="1248"/>
        <w:r w:rsidR="00446744" w:rsidDel="00A122FD">
          <w:delText xml:space="preserve">topology view </w:delText>
        </w:r>
        <w:commentRangeEnd w:id="1248"/>
        <w:r w:rsidR="00B811FB" w:rsidDel="00A122FD">
          <w:rPr>
            <w:rStyle w:val="Refdecomentrio"/>
          </w:rPr>
          <w:commentReference w:id="1248"/>
        </w:r>
        <w:r w:rsidR="00446744" w:rsidDel="00A122FD">
          <w:delText xml:space="preserve">showing all repositories </w:delText>
        </w:r>
        <w:r w:rsidDel="00A122FD">
          <w:delText>for</w:delText>
        </w:r>
        <w:r w:rsidR="00446744" w:rsidDel="00A122FD">
          <w:delText xml:space="preserve"> a given system, as depicted in </w:delText>
        </w:r>
        <w:r w:rsidR="00446744" w:rsidDel="00A122FD">
          <w:fldChar w:fldCharType="begin"/>
        </w:r>
        <w:r w:rsidR="00446744" w:rsidDel="00A122FD">
          <w:delInstrText xml:space="preserve"> REF _Ref384929169 \h </w:delInstrText>
        </w:r>
        <w:r w:rsidR="00446744" w:rsidDel="00A122FD">
          <w:fldChar w:fldCharType="separate"/>
        </w:r>
      </w:del>
      <w:del w:id="1249" w:author="Cristiano Cesario" w:date="2014-06-21T09:25:00Z">
        <w:r w:rsidR="00265954" w:rsidDel="009000A0">
          <w:delText xml:space="preserve">Fig. </w:delText>
        </w:r>
        <w:r w:rsidR="00265954" w:rsidDel="009000A0">
          <w:rPr>
            <w:noProof/>
          </w:rPr>
          <w:delText>6</w:delText>
        </w:r>
      </w:del>
      <w:del w:id="1250" w:author="Cristiano Cesario" w:date="2014-06-21T09:53:00Z">
        <w:r w:rsidR="00446744" w:rsidDel="00A122FD">
          <w:fldChar w:fldCharType="end"/>
        </w:r>
        <w:r w:rsidR="00446744" w:rsidDel="00A122FD">
          <w:delText xml:space="preserve">, where each </w:delText>
        </w:r>
        <w:r w:rsidR="00D03A0E" w:rsidDel="00A122FD">
          <w:delText>node</w:delText>
        </w:r>
        <w:r w:rsidR="00446744" w:rsidDel="00A122FD">
          <w:delText xml:space="preserve"> represents a known clone of the system.</w:delText>
        </w:r>
      </w:del>
      <w:del w:id="1251" w:author="Cristiano Cesario" w:date="2014-06-20T17:40:00Z">
        <w:r w:rsidR="00446744" w:rsidDel="009D551C">
          <w:delText xml:space="preserve"> Each </w:delText>
        </w:r>
        <w:r w:rsidR="00D03A0E" w:rsidDel="009D551C">
          <w:delText>node</w:delText>
        </w:r>
        <w:r w:rsidR="00446744" w:rsidDel="009D551C">
          <w:delText xml:space="preserve"> icon has a different meaning</w:delText>
        </w:r>
      </w:del>
      <w:del w:id="1252" w:author="Cristiano Cesario" w:date="2014-06-20T17:41:00Z">
        <w:r w:rsidR="00446744" w:rsidDel="009D551C">
          <w:delText>:</w:delText>
        </w:r>
      </w:del>
    </w:p>
    <w:p w14:paraId="180C446C" w14:textId="786E093C" w:rsidR="00446744" w:rsidDel="009D551C" w:rsidRDefault="00446744">
      <w:pPr>
        <w:pStyle w:val="Text"/>
        <w:rPr>
          <w:del w:id="1253" w:author="Cristiano Cesario" w:date="2014-06-20T17:44:00Z"/>
        </w:rPr>
        <w:pPrChange w:id="1254" w:author="Cristiano Cesario" w:date="2014-06-20T17:41:00Z">
          <w:pPr>
            <w:pStyle w:val="bulletlist"/>
            <w:numPr>
              <w:numId w:val="41"/>
            </w:numPr>
            <w:tabs>
              <w:tab w:val="clear" w:pos="648"/>
              <w:tab w:val="num" w:pos="567"/>
            </w:tabs>
            <w:ind w:left="567" w:hanging="279"/>
          </w:pPr>
        </w:pPrChange>
      </w:pPr>
      <w:commentRangeStart w:id="1255"/>
      <w:del w:id="1256" w:author="Cristiano Cesario" w:date="2014-06-20T17:41:00Z">
        <w:r w:rsidDel="009D551C">
          <w:delText xml:space="preserve">A blue computer represents </w:delText>
        </w:r>
      </w:del>
      <w:commentRangeStart w:id="1257"/>
      <w:del w:id="1258" w:author="Cristiano Cesario" w:date="2014-06-20T17:39:00Z">
        <w:r w:rsidDel="009D551C">
          <w:delText xml:space="preserve">your </w:delText>
        </w:r>
      </w:del>
      <w:commentRangeEnd w:id="1257"/>
      <w:del w:id="1259" w:author="Cristiano Cesario" w:date="2014-06-21T09:53:00Z">
        <w:r w:rsidR="00EC3D96" w:rsidDel="00A122FD">
          <w:rPr>
            <w:rStyle w:val="Refdecomentrio"/>
          </w:rPr>
          <w:commentReference w:id="1257"/>
        </w:r>
      </w:del>
      <w:del w:id="1260" w:author="Cristiano Cesario" w:date="2014-06-20T17:39:00Z">
        <w:r w:rsidDel="009D551C">
          <w:delText>clone</w:delText>
        </w:r>
      </w:del>
      <w:del w:id="1261" w:author="Cristiano Cesario" w:date="2014-06-20T17:41:00Z">
        <w:r w:rsidDel="009D551C">
          <w:delText>;</w:delText>
        </w:r>
      </w:del>
    </w:p>
    <w:p w14:paraId="29A9A3C0" w14:textId="0D7627C6" w:rsidR="00446744" w:rsidDel="009D551C" w:rsidRDefault="00446744">
      <w:pPr>
        <w:pStyle w:val="bulletlist"/>
        <w:tabs>
          <w:tab w:val="clear" w:pos="648"/>
        </w:tabs>
        <w:ind w:left="0"/>
        <w:rPr>
          <w:del w:id="1262" w:author="Cristiano Cesario" w:date="2014-06-20T17:44:00Z"/>
        </w:rPr>
        <w:pPrChange w:id="1263" w:author="Cristiano Cesario" w:date="2014-06-20T17:44:00Z">
          <w:pPr>
            <w:pStyle w:val="bulletlist"/>
            <w:numPr>
              <w:numId w:val="41"/>
            </w:numPr>
            <w:tabs>
              <w:tab w:val="clear" w:pos="648"/>
              <w:tab w:val="num" w:pos="567"/>
            </w:tabs>
            <w:ind w:left="567" w:hanging="279"/>
          </w:pPr>
        </w:pPrChange>
      </w:pPr>
      <w:del w:id="1264" w:author="Cristiano Cesario" w:date="2014-06-20T17:44:00Z">
        <w:r w:rsidDel="009D551C">
          <w:delText>Black computers represent ordinary clones;</w:delText>
        </w:r>
      </w:del>
    </w:p>
    <w:p w14:paraId="6BFBBF49" w14:textId="55FCBB65" w:rsidR="00446744" w:rsidDel="0063204F" w:rsidRDefault="00446744">
      <w:pPr>
        <w:pStyle w:val="Text"/>
        <w:rPr>
          <w:del w:id="1265" w:author="Cristiano Cesario" w:date="2014-06-20T17:50:00Z"/>
        </w:rPr>
        <w:pPrChange w:id="1266" w:author="Cristiano Cesario" w:date="2014-06-20T17:44:00Z">
          <w:pPr>
            <w:pStyle w:val="bulletlist"/>
            <w:numPr>
              <w:numId w:val="41"/>
            </w:numPr>
            <w:tabs>
              <w:tab w:val="clear" w:pos="648"/>
              <w:tab w:val="num" w:pos="567"/>
            </w:tabs>
            <w:ind w:left="567" w:hanging="279"/>
          </w:pPr>
        </w:pPrChange>
      </w:pPr>
      <w:commentRangeStart w:id="1267"/>
      <w:del w:id="1268" w:author="Cristiano Cesario" w:date="2014-06-21T09:53:00Z">
        <w:r w:rsidDel="00A122FD">
          <w:delText>Servers represent central repositories that do not pull from nor push to any other clone</w:delText>
        </w:r>
        <w:commentRangeEnd w:id="1267"/>
        <w:r w:rsidR="0076131B" w:rsidDel="00A122FD">
          <w:rPr>
            <w:rStyle w:val="Refdecomentrio"/>
          </w:rPr>
          <w:commentReference w:id="1267"/>
        </w:r>
      </w:del>
      <w:del w:id="1269" w:author="Cristiano Cesario" w:date="2014-06-20T17:45:00Z">
        <w:r w:rsidDel="009D551C">
          <w:delText>,</w:delText>
        </w:r>
      </w:del>
      <w:del w:id="1270" w:author="Cristiano Cesario" w:date="2014-06-21T09:53:00Z">
        <w:r w:rsidDel="00A122FD">
          <w:delText xml:space="preserve"> </w:delText>
        </w:r>
      </w:del>
      <w:del w:id="1271" w:author="Cristiano Cesario" w:date="2014-06-20T17:46:00Z">
        <w:r w:rsidDel="009D551C">
          <w:delText xml:space="preserve">or </w:delText>
        </w:r>
      </w:del>
      <w:del w:id="1272" w:author="Cristiano Cesario" w:date="2014-06-21T09:53:00Z">
        <w:r w:rsidDel="00A122FD">
          <w:delText>clones where DyeVC is not running</w:delText>
        </w:r>
      </w:del>
      <w:del w:id="1273" w:author="Cristiano Cesario" w:date="2014-06-20T17:46:00Z">
        <w:r w:rsidDel="009D551C">
          <w:delText>;</w:delText>
        </w:r>
      </w:del>
    </w:p>
    <w:p w14:paraId="33E638C0" w14:textId="6DF672C4" w:rsidR="00446744" w:rsidDel="00A122FD" w:rsidRDefault="00D03A0E">
      <w:pPr>
        <w:pStyle w:val="Text"/>
        <w:rPr>
          <w:del w:id="1274" w:author="Cristiano Cesario" w:date="2014-06-21T09:53:00Z"/>
        </w:rPr>
        <w:pPrChange w:id="1275" w:author="Cristiano Cesario" w:date="2014-06-20T17:50:00Z">
          <w:pPr>
            <w:pStyle w:val="bulletlist"/>
            <w:numPr>
              <w:numId w:val="41"/>
            </w:numPr>
            <w:tabs>
              <w:tab w:val="clear" w:pos="648"/>
              <w:tab w:val="num" w:pos="567"/>
            </w:tabs>
            <w:ind w:left="567" w:hanging="279"/>
          </w:pPr>
        </w:pPrChange>
      </w:pPr>
      <w:commentRangeStart w:id="1276"/>
      <w:del w:id="1277" w:author="Cristiano Cesario" w:date="2014-06-20T17:50:00Z">
        <w:r w:rsidDel="0063204F">
          <w:delText>G</w:delText>
        </w:r>
      </w:del>
      <w:del w:id="1278" w:author="Cristiano Cesario" w:date="2014-06-21T09:53:00Z">
        <w:r w:rsidR="00446744" w:rsidDel="00A122FD">
          <w:delText>reen checkmark</w:delText>
        </w:r>
        <w:r w:rsidDel="00A122FD">
          <w:delText xml:space="preserve">s represent </w:delText>
        </w:r>
      </w:del>
      <w:del w:id="1279" w:author="Cristiano Cesario" w:date="2014-06-20T17:50:00Z">
        <w:r w:rsidDel="0063204F">
          <w:delText xml:space="preserve">selected </w:delText>
        </w:r>
      </w:del>
      <w:del w:id="1280" w:author="Cristiano Cesario" w:date="2014-06-21T09:53:00Z">
        <w:r w:rsidDel="00A122FD">
          <w:delText>nodes</w:delText>
        </w:r>
        <w:commentRangeEnd w:id="1276"/>
        <w:r w:rsidR="0076131B" w:rsidDel="00A122FD">
          <w:rPr>
            <w:rStyle w:val="Refdecomentrio"/>
          </w:rPr>
          <w:commentReference w:id="1276"/>
        </w:r>
        <w:r w:rsidR="00446744" w:rsidDel="00A122FD">
          <w:delText>.</w:delText>
        </w:r>
      </w:del>
    </w:p>
    <w:commentRangeEnd w:id="1255"/>
    <w:p w14:paraId="52338A6E" w14:textId="62ECE4AC" w:rsidR="002C3EFC" w:rsidRPr="007270A3" w:rsidDel="00A122FD" w:rsidRDefault="0065694A" w:rsidP="002C3EFC">
      <w:pPr>
        <w:pStyle w:val="Text"/>
        <w:rPr>
          <w:del w:id="1281" w:author="Cristiano Cesario" w:date="2014-06-21T09:53:00Z"/>
          <w:lang w:eastAsia="pt-BR"/>
        </w:rPr>
      </w:pPr>
      <w:del w:id="1282" w:author="Cristiano Cesario" w:date="2014-06-21T09:53:00Z">
        <w:r w:rsidDel="00A122FD">
          <w:rPr>
            <w:rStyle w:val="Refdecomentrio"/>
          </w:rPr>
          <w:commentReference w:id="1255"/>
        </w:r>
        <w:r w:rsidR="002C3EFC" w:rsidDel="00A122FD">
          <w:rPr>
            <w:lang w:eastAsia="pt-BR"/>
          </w:rPr>
          <w:delText xml:space="preserve">Each edge in the graph represents a relationship between two repositories. Edges </w:delText>
        </w:r>
        <w:r w:rsidR="002C3EFC" w:rsidRPr="002C3EFC" w:rsidDel="00A122FD">
          <w:delText>with</w:delText>
        </w:r>
        <w:r w:rsidR="002C3EFC" w:rsidDel="00A122FD">
          <w:rPr>
            <w:lang w:eastAsia="pt-BR"/>
          </w:rPr>
          <w:delText xml:space="preserve"> a continuous stroke mean that the source clone pushes to the destination clone. Edges with a dotted stroke mean that the destination clone pulls from the source clone. The edge labels show how many commits from the source clone are missing in the destination clone. If both clones are synchronized, than the edge connecting them is green, otherwise it is red.</w:delText>
        </w:r>
      </w:del>
    </w:p>
    <w:p w14:paraId="747CA1B7" w14:textId="350D7479" w:rsidR="002C3EFC" w:rsidDel="00A122FD" w:rsidRDefault="002C3EFC" w:rsidP="002C3EFC">
      <w:pPr>
        <w:pStyle w:val="Text"/>
        <w:rPr>
          <w:del w:id="1283" w:author="Cristiano Cesario" w:date="2014-06-21T09:53:00Z"/>
        </w:rPr>
      </w:pPr>
    </w:p>
    <w:p w14:paraId="221BE083" w14:textId="31BFFCD3" w:rsidR="00446744" w:rsidDel="00A122FD" w:rsidRDefault="00446744" w:rsidP="00446744">
      <w:pPr>
        <w:pStyle w:val="Text"/>
        <w:rPr>
          <w:del w:id="1284" w:author="Cristiano Cesario" w:date="2014-06-21T09:53:00Z"/>
        </w:rPr>
      </w:pPr>
      <w:del w:id="1285" w:author="Cristiano Cesario" w:date="2014-06-21T09:53:00Z">
        <w:r w:rsidDel="00A122FD">
          <w:rPr>
            <w:noProof/>
            <w:lang w:val="pt-BR" w:eastAsia="pt-BR"/>
          </w:rPr>
          <mc:AlternateContent>
            <mc:Choice Requires="wps">
              <w:drawing>
                <wp:inline distT="0" distB="0" distL="0" distR="0" wp14:anchorId="26A41454" wp14:editId="7FAC909C">
                  <wp:extent cx="3054350" cy="2533650"/>
                  <wp:effectExtent l="0" t="0" r="12700" b="19050"/>
                  <wp:docPr id="20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533650"/>
                          </a:xfrm>
                          <a:prstGeom prst="rect">
                            <a:avLst/>
                          </a:prstGeom>
                          <a:solidFill>
                            <a:srgbClr val="FFFFFF"/>
                          </a:solidFill>
                          <a:ln w="9525">
                            <a:solidFill>
                              <a:srgbClr val="000000"/>
                            </a:solidFill>
                            <a:miter lim="800000"/>
                            <a:headEnd/>
                            <a:tailEnd/>
                          </a:ln>
                        </wps:spPr>
                        <wps:txbx>
                          <w:txbxContent>
                            <w:p w14:paraId="605313A5" w14:textId="77777777" w:rsidR="0058575D" w:rsidRPr="001A05CD" w:rsidRDefault="0058575D" w:rsidP="00446744">
                              <w:pPr>
                                <w:rPr>
                                  <w:lang w:val="pt-BR"/>
                                </w:rPr>
                              </w:pPr>
                              <w:r>
                                <w:rPr>
                                  <w:noProof/>
                                  <w:lang w:val="pt-BR" w:eastAsia="pt-BR"/>
                                </w:rPr>
                                <w:drawing>
                                  <wp:inline distT="0" distB="0" distL="0" distR="0" wp14:anchorId="6E259381" wp14:editId="3298B1A7">
                                    <wp:extent cx="2856295" cy="2419350"/>
                                    <wp:effectExtent l="0" t="0" r="1270" b="0"/>
                                    <wp:docPr id="2139" name="Imagem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957" cy="2427534"/>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6A41454" id="_x0000_s1039" type="#_x0000_t202" style="width:240.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">
                  <v:textbox>
                    <w:txbxContent>
                      <w:p w14:paraId="605313A5" w14:textId="77777777" w:rsidR="0058575D" w:rsidRPr="001A05CD" w:rsidRDefault="0058575D" w:rsidP="00446744">
                        <w:pPr>
                          <w:rPr>
                            <w:lang w:val="pt-BR"/>
                          </w:rPr>
                        </w:pPr>
                        <w:r>
                          <w:rPr>
                            <w:noProof/>
                            <w:lang w:val="pt-BR" w:eastAsia="pt-BR"/>
                          </w:rPr>
                          <w:drawing>
                            <wp:inline distT="0" distB="0" distL="0" distR="0" wp14:anchorId="6E259381" wp14:editId="3298B1A7">
                              <wp:extent cx="2856295" cy="2419350"/>
                              <wp:effectExtent l="0" t="0" r="1270" b="0"/>
                              <wp:docPr id="2139" name="Imagem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957" cy="2427534"/>
                                      </a:xfrm>
                                      <a:prstGeom prst="rect">
                                        <a:avLst/>
                                      </a:prstGeom>
                                    </pic:spPr>
                                  </pic:pic>
                                </a:graphicData>
                              </a:graphic>
                            </wp:inline>
                          </w:drawing>
                        </w:r>
                      </w:p>
                    </w:txbxContent>
                  </v:textbox>
                  <w10:anchorlock/>
                </v:shape>
              </w:pict>
            </mc:Fallback>
          </mc:AlternateContent>
        </w:r>
      </w:del>
    </w:p>
    <w:p w14:paraId="6DB1B1E7" w14:textId="2FE48FCF" w:rsidR="006F0A02" w:rsidRPr="00873575" w:rsidDel="007B0F59" w:rsidRDefault="00446744">
      <w:pPr>
        <w:pStyle w:val="Text"/>
        <w:rPr>
          <w:del w:id="1286" w:author="Cristiano Cesario" w:date="2014-06-21T08:32:00Z"/>
        </w:rPr>
        <w:pPrChange w:id="1287" w:author="Cristiano Cesario" w:date="2014-06-20T16:49:00Z">
          <w:pPr>
            <w:pStyle w:val="Legenda"/>
          </w:pPr>
        </w:pPrChange>
      </w:pPr>
      <w:bookmarkStart w:id="1288" w:name="_Ref384929169"/>
      <w:del w:id="1289" w:author="Cristiano Cesario" w:date="2014-06-21T09:53:00Z">
        <w:r w:rsidDel="00A122FD">
          <w:delText xml:space="preserve">Fig. </w:delText>
        </w:r>
        <w:r w:rsidR="00A232C4" w:rsidDel="00A122FD">
          <w:fldChar w:fldCharType="begin"/>
        </w:r>
        <w:r w:rsidR="00A232C4" w:rsidDel="00A122FD">
          <w:delInstrText xml:space="preserve"> SEQ Fig. \* ARABIC </w:delInstrText>
        </w:r>
        <w:r w:rsidR="00A232C4" w:rsidDel="00A122FD">
          <w:fldChar w:fldCharType="separate"/>
        </w:r>
      </w:del>
      <w:del w:id="1290" w:author="Cristiano Cesario" w:date="2014-06-21T09:25:00Z">
        <w:r w:rsidR="00265954" w:rsidDel="009000A0">
          <w:rPr>
            <w:noProof/>
          </w:rPr>
          <w:delText>6</w:delText>
        </w:r>
      </w:del>
      <w:del w:id="1291" w:author="Cristiano Cesario" w:date="2014-06-21T09:53:00Z">
        <w:r w:rsidR="00A232C4" w:rsidDel="00A122FD">
          <w:rPr>
            <w:noProof/>
          </w:rPr>
          <w:fldChar w:fldCharType="end"/>
        </w:r>
        <w:bookmarkEnd w:id="1288"/>
        <w:r w:rsidDel="00A122FD">
          <w:delText>. Topology view for a given system</w:delText>
        </w:r>
      </w:del>
      <w:moveToRangeStart w:id="1292" w:author="Cristiano Cesario" w:date="2014-06-20T16:49:00Z" w:name="move391046323"/>
      <w:commentRangeStart w:id="1293"/>
      <w:moveTo w:id="1294" w:author="Cristiano Cesario" w:date="2014-06-20T16:49:00Z">
        <w:del w:id="1295" w:author="Cristiano Cesario" w:date="2014-06-20T16:50:00Z">
          <w:r w:rsidR="006F0A02" w:rsidDel="006F0A02">
            <w:delText>The implementation</w:delText>
          </w:r>
        </w:del>
        <w:del w:id="1296" w:author="Cristiano Cesario" w:date="2014-06-20T16:59:00Z">
          <w:r w:rsidR="006F0A02" w:rsidDel="00873575">
            <w:delText xml:space="preserve"> </w:delText>
          </w:r>
        </w:del>
        <w:del w:id="1297" w:author="Cristiano Cesario" w:date="2014-06-20T16:50:00Z">
          <w:r w:rsidR="006F0A02" w:rsidDel="006F0A02">
            <w:delText>use</w:delText>
          </w:r>
        </w:del>
        <w:del w:id="1298" w:author="Cristiano Cesario" w:date="2014-06-20T16:51:00Z">
          <w:r w:rsidR="006F0A02" w:rsidDel="006F0A02">
            <w:delText>s</w:delText>
          </w:r>
        </w:del>
        <w:del w:id="1299" w:author="Cristiano Cesario" w:date="2014-06-21T08:32:00Z">
          <w:r w:rsidR="006F0A02" w:rsidRPr="00DD5572" w:rsidDel="007B0F59">
            <w:delText xml:space="preserve"> Java Web Start</w:delText>
          </w:r>
          <w:r w:rsidR="006F0A02" w:rsidDel="007B0F59">
            <w:rPr>
              <w:rStyle w:val="Refdenotaderodap"/>
            </w:rPr>
            <w:footnoteReference w:id="15"/>
          </w:r>
          <w:r w:rsidR="006F0A02" w:rsidRPr="00DD5572" w:rsidDel="007B0F59">
            <w:delText xml:space="preserve"> Technology, and </w:delText>
          </w:r>
          <w:r w:rsidR="006F0A02" w:rsidDel="007B0F59">
            <w:delText>focus on monitoring</w:delText>
          </w:r>
          <w:r w:rsidR="006F0A02" w:rsidRPr="00DD5572" w:rsidDel="007B0F59">
            <w:delText xml:space="preserve"> Git</w:delText>
          </w:r>
          <w:r w:rsidR="006F0A02" w:rsidDel="007B0F59">
            <w:delText xml:space="preserve"> repositories, once that this is the most used DVCS nowadays </w:delText>
          </w:r>
          <w:r w:rsidR="006F0A02" w:rsidDel="007B0F59">
            <w:fldChar w:fldCharType="begin"/>
          </w:r>
          <w:r w:rsidR="006F0A02" w:rsidDel="007B0F59">
            <w:del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delInstrText>
          </w:r>
          <w:r w:rsidR="006F0A02" w:rsidDel="007B0F59">
            <w:fldChar w:fldCharType="separate"/>
          </w:r>
          <w:r w:rsidR="006F0A02" w:rsidRPr="006958C4" w:rsidDel="007B0F59">
            <w:delText>[8]</w:delText>
          </w:r>
          <w:r w:rsidR="006F0A02" w:rsidDel="007B0F59">
            <w:fldChar w:fldCharType="end"/>
          </w:r>
          <w:r w:rsidR="006F0A02" w:rsidRPr="00DD5572" w:rsidDel="007B0F59">
            <w:delText xml:space="preserve">. </w:delText>
          </w:r>
        </w:del>
        <w:del w:id="1304" w:author="Cristiano Cesario" w:date="2014-06-20T17:00:00Z">
          <w:r w:rsidR="006F0A02" w:rsidRPr="00DD5572" w:rsidDel="00873575">
            <w:delText>The gathering of</w:delText>
          </w:r>
        </w:del>
        <w:del w:id="1305" w:author="Cristiano Cesario" w:date="2014-06-21T08:32:00Z">
          <w:r w:rsidR="006F0A02" w:rsidRPr="00DD5572" w:rsidDel="007B0F59">
            <w:delText xml:space="preserve"> information from repositories </w:delText>
          </w:r>
        </w:del>
        <w:del w:id="1306" w:author="Cristiano Cesario" w:date="2014-06-20T17:00:00Z">
          <w:r w:rsidR="006F0A02" w:rsidRPr="00DD5572" w:rsidDel="00873575">
            <w:delText xml:space="preserve">is accomplished </w:delText>
          </w:r>
        </w:del>
        <w:del w:id="1307" w:author="Cristiano Cesario" w:date="2014-06-21T08:32:00Z">
          <w:r w:rsidR="006F0A02" w:rsidRPr="00DD5572" w:rsidDel="007B0F59">
            <w:delText>using JGit</w:delText>
          </w:r>
          <w:r w:rsidR="006F0A02" w:rsidRPr="00DD5572" w:rsidDel="007B0F59">
            <w:rPr>
              <w:rStyle w:val="Refdenotaderodap"/>
            </w:rPr>
            <w:footnoteReference w:id="16"/>
          </w:r>
          <w:r w:rsidR="006F0A02" w:rsidRPr="00DD5572" w:rsidDel="007B0F59">
            <w:delText xml:space="preserve"> library</w:delText>
          </w:r>
          <w:r w:rsidR="006F0A02" w:rsidDel="007B0F59">
            <w:delText xml:space="preserve">, which allows the user to use </w:delText>
          </w:r>
        </w:del>
        <w:del w:id="1312" w:author="Cristiano Cesario" w:date="2014-06-20T16:56:00Z">
          <w:r w:rsidR="006F0A02" w:rsidDel="00873575">
            <w:delText>DyeVC</w:delText>
          </w:r>
        </w:del>
        <w:del w:id="1313" w:author="Cristiano Cesario" w:date="2014-06-21T08:32:00Z">
          <w:r w:rsidR="006F0A02" w:rsidDel="007B0F59">
            <w:delText xml:space="preserve"> without having a Git client installed</w:delText>
          </w:r>
          <w:r w:rsidR="006F0A02" w:rsidRPr="00DD5572" w:rsidDel="007B0F59">
            <w:delText>.</w:delText>
          </w:r>
        </w:del>
        <w:del w:id="1314" w:author="Cristiano Cesario" w:date="2014-06-20T16:55:00Z">
          <w:r w:rsidR="006F0A02" w:rsidRPr="00DD5572" w:rsidDel="006F0A02">
            <w:delText xml:space="preserve"> </w:delText>
          </w:r>
        </w:del>
        <w:del w:id="1315" w:author="Cristiano Cesario" w:date="2014-06-20T16:56:00Z">
          <w:r w:rsidR="006F0A02" w:rsidDel="00873575">
            <w:delText>DyeVC presents</w:delText>
          </w:r>
        </w:del>
        <w:del w:id="1316" w:author="Cristiano Cesario" w:date="2014-06-21T08:32:00Z">
          <w:r w:rsidR="006F0A02" w:rsidDel="007B0F59">
            <w:delText xml:space="preserve"> the information gathered as a series of graphs by using </w:delText>
          </w:r>
          <w:r w:rsidR="006F0A02" w:rsidRPr="00091394" w:rsidDel="007B0F59">
            <w:delText>JUNG</w:delText>
          </w:r>
          <w:r w:rsidR="006F0A02" w:rsidRPr="00091394" w:rsidDel="007B0F59">
            <w:rPr>
              <w:rStyle w:val="Refdenotaderodap"/>
            </w:rPr>
            <w:footnoteReference w:id="17"/>
          </w:r>
          <w:r w:rsidR="006F0A02" w:rsidRPr="00091394" w:rsidDel="007B0F59">
            <w:delText xml:space="preserve"> library</w:delText>
          </w:r>
          <w:r w:rsidR="006F0A02" w:rsidDel="007B0F59">
            <w:delText>, from which it inherits the ability to extend existing layouts and filters to create new ones, which can be dynamically attached to the graphs that it presents.</w:delText>
          </w:r>
          <w:commentRangeEnd w:id="1293"/>
          <w:r w:rsidR="006F0A02" w:rsidDel="007B0F59">
            <w:rPr>
              <w:rStyle w:val="Refdecomentrio"/>
            </w:rPr>
            <w:commentReference w:id="1293"/>
          </w:r>
        </w:del>
      </w:moveTo>
      <w:moveToRangeEnd w:id="1292"/>
    </w:p>
    <w:p w14:paraId="79028EE4" w14:textId="52E027DC" w:rsidR="00FA7B0A" w:rsidRDefault="00FA7B0A" w:rsidP="0032111C">
      <w:pPr>
        <w:pStyle w:val="Ttulo1"/>
      </w:pPr>
      <w:bookmarkStart w:id="1321" w:name="_Ref384931976"/>
      <w:r>
        <w:t>Evaluation</w:t>
      </w:r>
      <w:bookmarkEnd w:id="1321"/>
    </w:p>
    <w:p w14:paraId="7230BD6E" w14:textId="31F3898B" w:rsidR="00FA7B0A" w:rsidRDefault="00C6091C" w:rsidP="00FA7B0A">
      <w:pPr>
        <w:pStyle w:val="Text"/>
      </w:pPr>
      <w:del w:id="1322" w:author="Cristiano Cesario" w:date="2014-06-22T15:26:00Z">
        <w:r w:rsidDel="004F1423">
          <w:delText>We performed</w:delText>
        </w:r>
      </w:del>
      <w:ins w:id="1323" w:author="Cristiano Cesario" w:date="2014-06-22T15:26:00Z">
        <w:r w:rsidR="004F1423">
          <w:t>In order to evaluate our approach</w:t>
        </w:r>
      </w:ins>
      <w:ins w:id="1324" w:author="Cristiano Cesario" w:date="2014-06-22T15:28:00Z">
        <w:r w:rsidR="004F1423">
          <w:t xml:space="preserve"> we performed two experiments.</w:t>
        </w:r>
      </w:ins>
      <w:r>
        <w:t xml:space="preserve"> </w:t>
      </w:r>
      <w:ins w:id="1325" w:author="Cristiano Cesario" w:date="2014-06-22T15:28:00Z">
        <w:r w:rsidR="004F1423">
          <w:t xml:space="preserve">First, </w:t>
        </w:r>
      </w:ins>
      <w:del w:id="1326" w:author="Cristiano Cesario" w:date="2014-06-21T16:03:00Z">
        <w:r w:rsidDel="00204E3C">
          <w:delText xml:space="preserve">both </w:delText>
        </w:r>
        <w:commentRangeStart w:id="1327"/>
        <w:r w:rsidDel="00204E3C">
          <w:delText>q</w:delText>
        </w:r>
      </w:del>
      <w:ins w:id="1328" w:author="Cristiano Cesario" w:date="2014-06-21T16:03:00Z">
        <w:r w:rsidR="00204E3C">
          <w:t>w</w:t>
        </w:r>
      </w:ins>
      <w:ins w:id="1329" w:author="Cristiano Cesario" w:date="2014-06-22T15:26:00Z">
        <w:r w:rsidR="004F1423">
          <w:t>e conducte</w:t>
        </w:r>
      </w:ins>
      <w:ins w:id="1330" w:author="Cristiano Cesario" w:date="2014-06-22T15:27:00Z">
        <w:r w:rsidR="004F1423">
          <w:t xml:space="preserve">d a </w:t>
        </w:r>
        <w:r w:rsidR="004F1423">
          <w:rPr>
            <w:i/>
          </w:rPr>
          <w:t xml:space="preserve">post-hoc </w:t>
        </w:r>
        <w:r w:rsidR="004F1423" w:rsidRPr="007C6EFC">
          <w:rPr>
            <w:rPrChange w:id="1331" w:author="Cristiano Cesario" w:date="2014-06-25T20:06:00Z">
              <w:rPr>
                <w:i/>
              </w:rPr>
            </w:rPrChange>
          </w:rPr>
          <w:t>analysis</w:t>
        </w:r>
        <w:r w:rsidR="004F1423">
          <w:t xml:space="preserve"> in a real project, to check if DyeVC can help answering questions</w:t>
        </w:r>
      </w:ins>
      <w:ins w:id="1332" w:author="Cristiano Cesario" w:date="2014-06-25T11:15:00Z">
        <w:r w:rsidR="0058575D">
          <w:t xml:space="preserve"> Q1-Q3,</w:t>
        </w:r>
      </w:ins>
      <w:ins w:id="1333" w:author="Cristiano Cesario" w:date="2014-06-22T15:27:00Z">
        <w:r w:rsidR="004F1423">
          <w:t xml:space="preserve"> posed in Section </w:t>
        </w:r>
        <w:r w:rsidR="004F1423">
          <w:fldChar w:fldCharType="begin"/>
        </w:r>
        <w:r w:rsidR="004F1423">
          <w:instrText xml:space="preserve"> REF _Ref391111912 \r \h </w:instrText>
        </w:r>
      </w:ins>
      <w:ins w:id="1334" w:author="Cristiano Cesario" w:date="2014-06-22T15:27:00Z">
        <w:r w:rsidR="004F1423">
          <w:fldChar w:fldCharType="separate"/>
        </w:r>
      </w:ins>
      <w:ins w:id="1335" w:author="Cristiano Cesario" w:date="2014-06-23T11:21:00Z">
        <w:r w:rsidR="00C56A5A">
          <w:t>I</w:t>
        </w:r>
      </w:ins>
      <w:ins w:id="1336" w:author="Cristiano Cesario" w:date="2014-06-22T15:27:00Z">
        <w:r w:rsidR="004F1423">
          <w:fldChar w:fldCharType="end"/>
        </w:r>
        <w:r w:rsidR="004F1423">
          <w:t>. Next, we took some real projects of different sizes and from different sources, to evaluate the feasibility of processing huge amounts of information using our approach</w:t>
        </w:r>
      </w:ins>
      <w:ins w:id="1337" w:author="Cristiano Cesario" w:date="2014-06-25T11:15:00Z">
        <w:r w:rsidR="0058575D">
          <w:t>, in order to answer question Q4</w:t>
        </w:r>
      </w:ins>
      <w:ins w:id="1338" w:author="Cristiano Cesario" w:date="2014-06-22T15:27:00Z">
        <w:r w:rsidR="004F1423">
          <w:t xml:space="preserve">. </w:t>
        </w:r>
      </w:ins>
      <w:del w:id="1339" w:author="Cristiano Cesario" w:date="2014-06-21T16:04:00Z">
        <w:r w:rsidDel="00204E3C">
          <w:delText>uantitative and qualitative evaluations</w:delText>
        </w:r>
      </w:del>
      <w:del w:id="1340" w:author="Cristiano Cesario" w:date="2014-06-22T15:26:00Z">
        <w:r w:rsidDel="004F1423">
          <w:delText xml:space="preserve"> </w:delText>
        </w:r>
      </w:del>
      <w:commentRangeEnd w:id="1327"/>
      <w:r w:rsidR="00BD4A18">
        <w:rPr>
          <w:rStyle w:val="Refdecomentrio"/>
        </w:rPr>
        <w:commentReference w:id="1327"/>
      </w:r>
      <w:del w:id="1341" w:author="Cristiano Cesario" w:date="2014-06-21T16:04:00Z">
        <w:r w:rsidDel="00204E3C">
          <w:delText>of DyeVC,</w:delText>
        </w:r>
      </w:del>
      <w:ins w:id="1342" w:author="Cristiano Cesario" w:date="2014-06-22T15:27:00Z">
        <w:r w:rsidR="004F1423">
          <w:t>Th</w:t>
        </w:r>
      </w:ins>
      <w:ins w:id="1343" w:author="Cristiano Cesario" w:date="2014-06-21T16:07:00Z">
        <w:r w:rsidR="00D356D4">
          <w:t>e next sub-sections detail each of the experiments.</w:t>
        </w:r>
      </w:ins>
      <w:del w:id="1344" w:author="Cristiano Cesario" w:date="2014-06-21T16:08:00Z">
        <w:r w:rsidDel="00D356D4">
          <w:delText xml:space="preserve"> as detailed in the next sub-sections.</w:delText>
        </w:r>
      </w:del>
    </w:p>
    <w:p w14:paraId="3CBD51B2" w14:textId="0D4D084E" w:rsidR="00061435" w:rsidRDefault="00061435" w:rsidP="00C6091C">
      <w:pPr>
        <w:pStyle w:val="Ttulo2"/>
        <w:rPr>
          <w:ins w:id="1345" w:author="Cristiano Cesario" w:date="2014-06-24T06:54:00Z"/>
        </w:rPr>
      </w:pPr>
      <w:ins w:id="1346" w:author="Cristiano Cesario" w:date="2014-06-22T08:32:00Z">
        <w:r>
          <w:t>Analyzing</w:t>
        </w:r>
      </w:ins>
      <w:ins w:id="1347" w:author="Cristiano Cesario" w:date="2014-06-22T08:31:00Z">
        <w:r>
          <w:t xml:space="preserve"> a real project with DyeVC</w:t>
        </w:r>
      </w:ins>
    </w:p>
    <w:p w14:paraId="79A18A7F" w14:textId="3671C126" w:rsidR="00214588" w:rsidRDefault="007C6EFC">
      <w:pPr>
        <w:pStyle w:val="Text"/>
        <w:rPr>
          <w:ins w:id="1348" w:author="Cristiano Cesario" w:date="2014-06-25T20:30:00Z"/>
        </w:rPr>
        <w:pPrChange w:id="1349" w:author="Cristiano Cesario" w:date="2014-06-24T06:54:00Z">
          <w:pPr>
            <w:pStyle w:val="Ttulo2"/>
          </w:pPr>
        </w:pPrChange>
      </w:pPr>
      <w:ins w:id="1350" w:author="Cristiano Cesario" w:date="2014-06-25T20:08:00Z">
        <w:r>
          <w:t xml:space="preserve">To demonstrate that our approach can help answering questions Q1-Q3, we conducted a </w:t>
        </w:r>
        <w:r>
          <w:rPr>
            <w:i/>
          </w:rPr>
          <w:t>post-hoc</w:t>
        </w:r>
        <w:r>
          <w:t xml:space="preserve"> analysis using a real open source project. </w:t>
        </w:r>
      </w:ins>
      <w:ins w:id="1351" w:author="Cristiano Cesario" w:date="2014-06-25T20:09:00Z">
        <w:r>
          <w:t>We used the JQuery project</w:t>
        </w:r>
        <w:r>
          <w:rPr>
            <w:rStyle w:val="Refdenotaderodap"/>
          </w:rPr>
          <w:footnoteReference w:id="18"/>
        </w:r>
      </w:ins>
      <w:ins w:id="1354" w:author="Cristiano Cesario" w:date="2014-06-25T20:11:00Z">
        <w:r>
          <w:t>, a project that began in 2006 and had</w:t>
        </w:r>
      </w:ins>
      <w:ins w:id="1355" w:author="Cristiano Cesario" w:date="2014-06-25T20:12:00Z">
        <w:r>
          <w:t xml:space="preserve"> 6,222 commits by the time of the evaluation. </w:t>
        </w:r>
      </w:ins>
      <w:ins w:id="1356" w:author="Cristiano Cesario" w:date="2014-06-25T20:14:00Z">
        <w:r w:rsidR="00CF22D0">
          <w:t>We used the repository history and reconstructed it, simulating the actions that occurred in the past</w:t>
        </w:r>
      </w:ins>
      <w:ins w:id="1357" w:author="Cristiano Cesario" w:date="2014-06-25T20:19:00Z">
        <w:r w:rsidR="00CF22D0">
          <w:t xml:space="preserve">. </w:t>
        </w:r>
      </w:ins>
      <w:ins w:id="1358" w:author="Cristiano Cesario" w:date="2014-06-26T17:23:00Z">
        <w:r w:rsidR="00D448CB">
          <w:t>We do not replicate the repository history here, due to its size, but it is public available at the server</w:t>
        </w:r>
      </w:ins>
      <w:ins w:id="1359" w:author="Cristiano Cesario" w:date="2014-06-26T17:24:00Z">
        <w:r w:rsidR="00D448CB">
          <w:t xml:space="preserve"> that hosts JQuery project</w:t>
        </w:r>
      </w:ins>
      <w:ins w:id="1360" w:author="Cristiano Cesario" w:date="2014-06-26T17:23:00Z">
        <w:r w:rsidR="00D448CB">
          <w:t xml:space="preserve">. </w:t>
        </w:r>
      </w:ins>
      <w:ins w:id="1361" w:author="Cristiano Cesario" w:date="2014-06-25T20:20:00Z">
        <w:r w:rsidR="00CF22D0">
          <w:t xml:space="preserve">Comments generated automatically helped us to depict </w:t>
        </w:r>
      </w:ins>
      <w:ins w:id="1362" w:author="Cristiano Cesario" w:date="2014-06-25T20:21:00Z">
        <w:r w:rsidR="00CF22D0">
          <w:t>specific flows. For example, the comment “</w:t>
        </w:r>
        <w:r w:rsidR="00CF22D0" w:rsidRPr="00CF22D0">
          <w:rPr>
            <w:rFonts w:ascii="Courier New" w:hAnsi="Courier New" w:cs="Courier New"/>
            <w:b/>
            <w:bCs/>
            <w:sz w:val="17"/>
            <w:szCs w:val="17"/>
            <w:rPrChange w:id="1363" w:author="Cristiano Cesario" w:date="2014-06-25T20:21:00Z">
              <w:rPr>
                <w:rFonts w:ascii="Courier New" w:hAnsi="Courier New" w:cs="Courier New"/>
                <w:b/>
                <w:bCs/>
                <w:sz w:val="17"/>
                <w:szCs w:val="17"/>
                <w:lang w:val="pt-BR"/>
              </w:rPr>
            </w:rPrChange>
          </w:rPr>
          <w:t xml:space="preserve">Merge </w:t>
        </w:r>
        <w:r w:rsidR="00CF22D0" w:rsidRPr="00CF22D0">
          <w:rPr>
            <w:rFonts w:ascii="Courier New" w:hAnsi="Courier New" w:cs="Courier New"/>
            <w:b/>
            <w:bCs/>
            <w:sz w:val="17"/>
            <w:szCs w:val="17"/>
            <w:rPrChange w:id="1364" w:author="Cristiano Cesario" w:date="2014-06-25T20:21:00Z">
              <w:rPr>
                <w:rFonts w:ascii="Courier New" w:hAnsi="Courier New" w:cs="Courier New"/>
                <w:b/>
                <w:bCs/>
                <w:sz w:val="17"/>
                <w:szCs w:val="17"/>
                <w:lang w:val="pt-BR"/>
              </w:rPr>
            </w:rPrChange>
          </w:rPr>
          <w:lastRenderedPageBreak/>
          <w:t xml:space="preserve">branch 'master' of https://github.com/scottjehl/jquery into </w:t>
        </w:r>
        <w:proofErr w:type="spellStart"/>
        <w:r w:rsidR="00CF22D0" w:rsidRPr="00CF22D0">
          <w:rPr>
            <w:rFonts w:ascii="Courier New" w:hAnsi="Courier New" w:cs="Courier New"/>
            <w:b/>
            <w:bCs/>
            <w:sz w:val="17"/>
            <w:szCs w:val="17"/>
            <w:rPrChange w:id="1365" w:author="Cristiano Cesario" w:date="2014-06-25T20:21:00Z">
              <w:rPr>
                <w:rFonts w:ascii="Courier New" w:hAnsi="Courier New" w:cs="Courier New"/>
                <w:b/>
                <w:bCs/>
                <w:sz w:val="17"/>
                <w:szCs w:val="17"/>
                <w:lang w:val="pt-BR"/>
              </w:rPr>
            </w:rPrChange>
          </w:rPr>
          <w:t>scottjehl</w:t>
        </w:r>
        <w:proofErr w:type="spellEnd"/>
        <w:r w:rsidR="00CF22D0" w:rsidRPr="00CF22D0">
          <w:rPr>
            <w:rFonts w:ascii="Courier New" w:hAnsi="Courier New" w:cs="Courier New"/>
            <w:b/>
            <w:bCs/>
            <w:sz w:val="17"/>
            <w:szCs w:val="17"/>
            <w:rPrChange w:id="1366" w:author="Cristiano Cesario" w:date="2014-06-25T20:21:00Z">
              <w:rPr>
                <w:rFonts w:ascii="Courier New" w:hAnsi="Courier New" w:cs="Courier New"/>
                <w:b/>
                <w:bCs/>
                <w:sz w:val="17"/>
                <w:szCs w:val="17"/>
                <w:lang w:val="pt-BR"/>
              </w:rPr>
            </w:rPrChange>
          </w:rPr>
          <w:t>-master</w:t>
        </w:r>
        <w:r w:rsidR="00CF22D0">
          <w:t xml:space="preserve">” </w:t>
        </w:r>
      </w:ins>
      <w:ins w:id="1367" w:author="Cristiano Cesario" w:date="2014-06-25T20:22:00Z">
        <w:r w:rsidR="00CF22D0">
          <w:t>tells us that there was a user named “</w:t>
        </w:r>
        <w:proofErr w:type="spellStart"/>
        <w:r w:rsidR="00CF22D0">
          <w:t>scottjehl</w:t>
        </w:r>
        <w:proofErr w:type="spellEnd"/>
        <w:r w:rsidR="00CF22D0">
          <w:t xml:space="preserve">” and that the merge operation was done at a branch called </w:t>
        </w:r>
      </w:ins>
      <w:ins w:id="1368" w:author="Cristiano Cesario" w:date="2014-06-25T20:23:00Z">
        <w:r w:rsidR="00CF22D0">
          <w:t>“</w:t>
        </w:r>
        <w:proofErr w:type="spellStart"/>
        <w:r w:rsidR="00CF22D0">
          <w:t>scottjehl</w:t>
        </w:r>
        <w:proofErr w:type="spellEnd"/>
        <w:r w:rsidR="00CF22D0">
          <w:t>-master”.</w:t>
        </w:r>
        <w:r w:rsidR="00214588">
          <w:t xml:space="preserve"> </w:t>
        </w:r>
      </w:ins>
    </w:p>
    <w:p w14:paraId="4A6AA50F" w14:textId="4DB963E6" w:rsidR="00AC0321" w:rsidRDefault="00214588">
      <w:pPr>
        <w:pStyle w:val="Text"/>
        <w:rPr>
          <w:ins w:id="1369" w:author="Cristiano Cesario" w:date="2014-06-25T20:30:00Z"/>
        </w:rPr>
        <w:pPrChange w:id="1370" w:author="Cristiano Cesario" w:date="2014-06-24T06:54:00Z">
          <w:pPr>
            <w:pStyle w:val="Ttulo2"/>
          </w:pPr>
        </w:pPrChange>
      </w:pPr>
      <w:ins w:id="1371" w:author="Cristiano Cesario" w:date="2014-06-25T20:26:00Z">
        <w:r>
          <w:t xml:space="preserve">Due to the operating mode of Git, </w:t>
        </w:r>
      </w:ins>
      <w:ins w:id="1372" w:author="Cristiano Cesario" w:date="2014-06-25T20:24:00Z">
        <w:r>
          <w:t>some details</w:t>
        </w:r>
      </w:ins>
      <w:ins w:id="1373" w:author="Cristiano Cesario" w:date="2014-06-26T09:56:00Z">
        <w:r w:rsidR="00D75D6A">
          <w:t xml:space="preserve"> were missing</w:t>
        </w:r>
      </w:ins>
      <w:ins w:id="1374" w:author="Cristiano Cesario" w:date="2014-06-25T20:27:00Z">
        <w:r>
          <w:t>, but these do</w:t>
        </w:r>
      </w:ins>
      <w:ins w:id="1375" w:author="Cristiano Cesario" w:date="2014-06-25T20:24:00Z">
        <w:r>
          <w:t xml:space="preserve"> not compromise </w:t>
        </w:r>
      </w:ins>
      <w:ins w:id="1376" w:author="Cristiano Cesario" w:date="2014-06-25T20:25:00Z">
        <w:r>
          <w:t xml:space="preserve">our </w:t>
        </w:r>
      </w:ins>
      <w:ins w:id="1377" w:author="Cristiano Cesario" w:date="2014-06-25T20:34:00Z">
        <w:r w:rsidR="00C06CD7">
          <w:t>analysis</w:t>
        </w:r>
      </w:ins>
      <w:ins w:id="1378" w:author="Cristiano Cesario" w:date="2014-06-25T20:25:00Z">
        <w:r>
          <w:t>. The first one is the</w:t>
        </w:r>
      </w:ins>
      <w:ins w:id="1379" w:author="Cristiano Cesario" w:date="2014-06-25T20:23:00Z">
        <w:r>
          <w:t xml:space="preserve"> </w:t>
        </w:r>
      </w:ins>
      <w:ins w:id="1380" w:author="Cristiano Cesario" w:date="2014-06-25T20:27:00Z">
        <w:r>
          <w:t>moment where a</w:t>
        </w:r>
      </w:ins>
      <w:ins w:id="1381" w:author="Cristiano Cesario" w:date="2014-06-26T09:59:00Z">
        <w:r w:rsidR="00D75D6A">
          <w:t xml:space="preserve"> </w:t>
        </w:r>
      </w:ins>
      <w:ins w:id="1382" w:author="Cristiano Cesario" w:date="2014-06-26T12:27:00Z">
        <w:r w:rsidR="00583768">
          <w:t>named branch</w:t>
        </w:r>
      </w:ins>
      <w:ins w:id="1383" w:author="Cristiano Cesario" w:date="2014-06-25T20:27:00Z">
        <w:r>
          <w:t xml:space="preserve"> is </w:t>
        </w:r>
      </w:ins>
      <w:ins w:id="1384" w:author="Cristiano Cesario" w:date="2014-06-26T09:58:00Z">
        <w:r w:rsidR="00D75D6A">
          <w:t>removed</w:t>
        </w:r>
      </w:ins>
      <w:ins w:id="1385" w:author="Cristiano Cesario" w:date="2014-06-25T20:27:00Z">
        <w:r>
          <w:t xml:space="preserve">. </w:t>
        </w:r>
      </w:ins>
      <w:ins w:id="1386" w:author="Cristiano Cesario" w:date="2014-06-26T09:59:00Z">
        <w:r w:rsidR="00D75D6A">
          <w:t>Named branches</w:t>
        </w:r>
      </w:ins>
      <w:ins w:id="1387" w:author="Cristiano Cesario" w:date="2014-06-25T20:28:00Z">
        <w:r>
          <w:t xml:space="preserve"> in Git are just pointers to a commit and they are not persistent. </w:t>
        </w:r>
      </w:ins>
      <w:ins w:id="1388" w:author="Cristiano Cesario" w:date="2014-06-25T20:29:00Z">
        <w:r>
          <w:t>When a merge is performed between two branches, one of them disappears and we continue to have the pointer to just one of them.</w:t>
        </w:r>
      </w:ins>
      <w:ins w:id="1389" w:author="Cristiano Cesario" w:date="2014-06-26T09:58:00Z">
        <w:r w:rsidR="00D75D6A">
          <w:t xml:space="preserve"> This does not affect our study, because we just </w:t>
        </w:r>
      </w:ins>
      <w:ins w:id="1390" w:author="Cristiano Cesario" w:date="2014-06-26T12:27:00Z">
        <w:r w:rsidR="00583768">
          <w:t>do not</w:t>
        </w:r>
      </w:ins>
      <w:ins w:id="1391" w:author="Cristiano Cesario" w:date="2014-06-26T10:00:00Z">
        <w:r w:rsidR="00D75D6A">
          <w:t xml:space="preserve"> </w:t>
        </w:r>
      </w:ins>
      <w:ins w:id="1392" w:author="Cristiano Cesario" w:date="2014-06-26T09:58:00Z">
        <w:r w:rsidR="00D75D6A">
          <w:t xml:space="preserve">need to know the existence of a </w:t>
        </w:r>
      </w:ins>
      <w:ins w:id="1393" w:author="Cristiano Cesario" w:date="2014-06-26T10:00:00Z">
        <w:r w:rsidR="00D75D6A">
          <w:t xml:space="preserve">named </w:t>
        </w:r>
      </w:ins>
      <w:ins w:id="1394" w:author="Cristiano Cesario" w:date="2014-06-26T09:58:00Z">
        <w:r w:rsidR="00D75D6A">
          <w:t>branch. T</w:t>
        </w:r>
      </w:ins>
      <w:ins w:id="1395" w:author="Cristiano Cesario" w:date="2014-06-26T10:00:00Z">
        <w:r w:rsidR="00D75D6A">
          <w:t xml:space="preserve">he visual information in </w:t>
        </w:r>
      </w:ins>
      <w:proofErr w:type="spellStart"/>
      <w:ins w:id="1396" w:author="Cristiano Cesario" w:date="2014-06-26T17:25:00Z">
        <w:r w:rsidR="00D448CB">
          <w:t>DyeVC’s</w:t>
        </w:r>
      </w:ins>
      <w:proofErr w:type="spellEnd"/>
      <w:ins w:id="1397" w:author="Cristiano Cesario" w:date="2014-06-26T10:00:00Z">
        <w:r w:rsidR="00D75D6A">
          <w:t xml:space="preserve"> commit history is sufficient to let us know that a branch existed.</w:t>
        </w:r>
      </w:ins>
    </w:p>
    <w:p w14:paraId="70509597" w14:textId="32F099E7" w:rsidR="00214588" w:rsidRDefault="00214588">
      <w:pPr>
        <w:pStyle w:val="Text"/>
        <w:rPr>
          <w:ins w:id="1398" w:author="Cristiano Cesario" w:date="2014-06-25T20:33:00Z"/>
        </w:rPr>
        <w:pPrChange w:id="1399" w:author="Cristiano Cesario" w:date="2014-06-24T06:54:00Z">
          <w:pPr>
            <w:pStyle w:val="Ttulo2"/>
          </w:pPr>
        </w:pPrChange>
      </w:pPr>
      <w:ins w:id="1400" w:author="Cristiano Cesario" w:date="2014-06-25T20:30:00Z">
        <w:r>
          <w:t xml:space="preserve">The second </w:t>
        </w:r>
      </w:ins>
      <w:ins w:id="1401" w:author="Cristiano Cesario" w:date="2014-06-26T09:56:00Z">
        <w:r w:rsidR="00D75D6A">
          <w:t>missing detail</w:t>
        </w:r>
      </w:ins>
      <w:ins w:id="1402" w:author="Cristiano Cesario" w:date="2014-06-26T09:57:00Z">
        <w:r w:rsidR="00D75D6A">
          <w:t xml:space="preserve"> was the mom</w:t>
        </w:r>
      </w:ins>
      <w:ins w:id="1403" w:author="Cristiano Cesario" w:date="2014-06-25T20:30:00Z">
        <w:r>
          <w:t>ent when a clone arises or deceases, because this information does not exist anywhere. W</w:t>
        </w:r>
      </w:ins>
      <w:ins w:id="1404" w:author="Cristiano Cesario" w:date="2014-06-25T20:31:00Z">
        <w:r>
          <w:t>e inferred the creation of clones looking at t</w:t>
        </w:r>
      </w:ins>
      <w:ins w:id="1405" w:author="Cristiano Cesario" w:date="2014-06-25T20:32:00Z">
        <w:r>
          <w:t xml:space="preserve">he commit messages </w:t>
        </w:r>
      </w:ins>
      <w:ins w:id="1406" w:author="Cristiano Cesario" w:date="2014-06-26T17:25:00Z">
        <w:r w:rsidR="00EB16A7">
          <w:t xml:space="preserve">in the repository history </w:t>
        </w:r>
      </w:ins>
      <w:ins w:id="1407" w:author="Cristiano Cesario" w:date="2014-06-25T20:32:00Z">
        <w:r>
          <w:t>(a commit by developer X led to the creation of a clone named X)</w:t>
        </w:r>
      </w:ins>
      <w:ins w:id="1408" w:author="Cristiano Cesario" w:date="2014-06-25T20:33:00Z">
        <w:r w:rsidR="00C06CD7">
          <w:t xml:space="preserve">. Clones created at a given time stayed alive for the rest of the </w:t>
        </w:r>
      </w:ins>
      <w:ins w:id="1409" w:author="Cristiano Cesario" w:date="2014-06-25T20:34:00Z">
        <w:r w:rsidR="00C06CD7">
          <w:t>analysis</w:t>
        </w:r>
      </w:ins>
      <w:ins w:id="1410" w:author="Cristiano Cesario" w:date="2014-06-25T20:33:00Z">
        <w:r w:rsidR="00C06CD7">
          <w:t>.</w:t>
        </w:r>
      </w:ins>
    </w:p>
    <w:p w14:paraId="2BBD8CEA" w14:textId="192C516D" w:rsidR="00214588" w:rsidRDefault="00164534" w:rsidP="00412ADF">
      <w:pPr>
        <w:pStyle w:val="Text"/>
        <w:rPr>
          <w:ins w:id="1411" w:author="Cristiano Cesario" w:date="2014-06-26T10:03:00Z"/>
        </w:rPr>
        <w:pPrChange w:id="1412" w:author="Cristiano Cesario" w:date="2014-06-26T10:03:00Z">
          <w:pPr>
            <w:pStyle w:val="Ttulo2"/>
          </w:pPr>
        </w:pPrChange>
      </w:pPr>
      <w:ins w:id="1413" w:author="Cristiano Cesario" w:date="2014-06-26T09:38:00Z">
        <w:r>
          <w:t xml:space="preserve">The final </w:t>
        </w:r>
      </w:ins>
      <w:ins w:id="1414" w:author="Cristiano Cesario" w:date="2014-06-26T09:57:00Z">
        <w:r w:rsidR="00D75D6A">
          <w:t xml:space="preserve">missing </w:t>
        </w:r>
      </w:ins>
      <w:ins w:id="1415" w:author="Cristiano Cesario" w:date="2014-06-26T09:38:00Z">
        <w:r>
          <w:t xml:space="preserve">detail </w:t>
        </w:r>
      </w:ins>
      <w:ins w:id="1416" w:author="Cristiano Cesario" w:date="2014-06-26T09:57:00Z">
        <w:r w:rsidR="00D75D6A">
          <w:t>was</w:t>
        </w:r>
      </w:ins>
      <w:ins w:id="1417" w:author="Cristiano Cesario" w:date="2014-06-26T09:38:00Z">
        <w:r>
          <w:t xml:space="preserve"> </w:t>
        </w:r>
      </w:ins>
      <w:ins w:id="1418" w:author="Cristiano Cesario" w:date="2014-06-26T09:39:00Z">
        <w:r>
          <w:t xml:space="preserve">that </w:t>
        </w:r>
      </w:ins>
      <w:ins w:id="1419" w:author="Cristiano Cesario" w:date="2014-06-26T09:57:00Z">
        <w:r w:rsidR="00D75D6A">
          <w:t xml:space="preserve">although </w:t>
        </w:r>
      </w:ins>
      <w:ins w:id="1420" w:author="Cristiano Cesario" w:date="2014-06-26T09:39:00Z">
        <w:r>
          <w:t>we had</w:t>
        </w:r>
      </w:ins>
      <w:ins w:id="1421" w:author="Cristiano Cesario" w:date="2014-06-25T20:34:00Z">
        <w:r w:rsidR="00C06CD7">
          <w:t xml:space="preserve"> the commit dates and times in the </w:t>
        </w:r>
      </w:ins>
      <w:ins w:id="1422" w:author="Cristiano Cesario" w:date="2014-06-26T17:25:00Z">
        <w:r w:rsidR="00EB16A7">
          <w:t xml:space="preserve">repository </w:t>
        </w:r>
      </w:ins>
      <w:ins w:id="1423" w:author="Cristiano Cesario" w:date="2014-06-25T20:34:00Z">
        <w:r w:rsidR="00C06CD7">
          <w:t xml:space="preserve">history, these dates and times </w:t>
        </w:r>
      </w:ins>
      <w:ins w:id="1424" w:author="Cristiano Cesario" w:date="2014-06-26T09:58:00Z">
        <w:r w:rsidR="00D75D6A">
          <w:t>were not guaranteed to be correct</w:t>
        </w:r>
      </w:ins>
      <w:ins w:id="1425" w:author="Cristiano Cesario" w:date="2014-06-25T20:36:00Z">
        <w:r w:rsidR="00C06CD7">
          <w:t xml:space="preserve">. </w:t>
        </w:r>
      </w:ins>
      <w:ins w:id="1426" w:author="Cristiano Cesario" w:date="2014-06-25T20:37:00Z">
        <w:r w:rsidR="00C06CD7">
          <w:t>This is because in DVCS</w:t>
        </w:r>
      </w:ins>
      <w:ins w:id="1427" w:author="Cristiano Cesario" w:date="2014-06-26T17:25:00Z">
        <w:r w:rsidR="00EB16A7">
          <w:t>’s</w:t>
        </w:r>
      </w:ins>
      <w:ins w:id="1428" w:author="Cristiano Cesario" w:date="2014-06-25T20:37:00Z">
        <w:r w:rsidR="00C06CD7">
          <w:t xml:space="preserve"> we do not have a central clock. Each commit is registered with the local time at the machine where the clone is located, which could lead us to have a commit </w:t>
        </w:r>
      </w:ins>
      <w:ins w:id="1429" w:author="Cristiano Cesario" w:date="2014-06-25T20:39:00Z">
        <w:r w:rsidR="00C06CD7">
          <w:t>in the history with a predecessor in the future, depending on when and where each one of them were performed.</w:t>
        </w:r>
      </w:ins>
      <w:ins w:id="1430" w:author="Cristiano Cesario" w:date="2014-06-26T10:01:00Z">
        <w:r w:rsidR="00D75D6A">
          <w:t xml:space="preserve"> This missing detail is not relevant, because the precedence between two commits is not depicted from their commit times, but from the pointers that </w:t>
        </w:r>
      </w:ins>
      <w:ins w:id="1431" w:author="Cristiano Cesario" w:date="2014-06-26T10:02:00Z">
        <w:r w:rsidR="00D75D6A">
          <w:t>G</w:t>
        </w:r>
      </w:ins>
      <w:ins w:id="1432" w:author="Cristiano Cesario" w:date="2014-06-26T10:01:00Z">
        <w:r w:rsidR="00D75D6A">
          <w:t>it maintains from a commit to its ancestors.</w:t>
        </w:r>
      </w:ins>
      <w:ins w:id="1433" w:author="Cristiano Cesario" w:date="2014-06-26T10:36:00Z">
        <w:r w:rsidR="00BD0BDF">
          <w:t xml:space="preserve"> We </w:t>
        </w:r>
      </w:ins>
      <w:ins w:id="1434" w:author="Cristiano Cesario" w:date="2014-06-26T17:26:00Z">
        <w:r w:rsidR="00EB16A7">
          <w:t>can use these dates</w:t>
        </w:r>
      </w:ins>
      <w:ins w:id="1435" w:author="Cristiano Cesario" w:date="2014-06-26T10:36:00Z">
        <w:r w:rsidR="00BD0BDF">
          <w:t>, but not as an authoritative information.</w:t>
        </w:r>
      </w:ins>
    </w:p>
    <w:p w14:paraId="467F1BC3" w14:textId="721C1CBA" w:rsidR="00BD0BDF" w:rsidRDefault="00A3125C" w:rsidP="00A3125C">
      <w:pPr>
        <w:pStyle w:val="PrimeiroPargrafo"/>
        <w:jc w:val="center"/>
        <w:rPr>
          <w:ins w:id="1436" w:author="Cristiano Cesario" w:date="2014-06-26T10:45:00Z"/>
          <w:lang w:val="en-US"/>
        </w:rPr>
        <w:pPrChange w:id="1437" w:author="Cristiano Cesario" w:date="2014-06-26T10:45:00Z">
          <w:pPr>
            <w:pStyle w:val="Ttulo2"/>
          </w:pPr>
        </w:pPrChange>
      </w:pPr>
      <w:ins w:id="1438" w:author="Cristiano Cesario" w:date="2014-06-26T10:44:00Z">
        <w:r w:rsidRPr="00883927">
          <w:rPr>
            <w:noProof/>
          </w:rPr>
          <mc:AlternateContent>
            <mc:Choice Requires="wps">
              <w:drawing>
                <wp:inline distT="0" distB="0" distL="0" distR="0" wp14:anchorId="3B86ED34" wp14:editId="4B80DA4A">
                  <wp:extent cx="2605177" cy="1932317"/>
                  <wp:effectExtent l="0" t="0" r="24130" b="10795"/>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177" cy="1932317"/>
                          </a:xfrm>
                          <a:prstGeom prst="rect">
                            <a:avLst/>
                          </a:prstGeom>
                          <a:solidFill>
                            <a:srgbClr val="FFFFFF"/>
                          </a:solidFill>
                          <a:ln w="9525">
                            <a:solidFill>
                              <a:srgbClr val="000000"/>
                            </a:solidFill>
                            <a:miter lim="800000"/>
                            <a:headEnd/>
                            <a:tailEnd/>
                          </a:ln>
                        </wps:spPr>
                        <wps:txbx>
                          <w:txbxContent>
                            <w:p w14:paraId="61158402" w14:textId="5348B90C" w:rsidR="00A3125C" w:rsidRPr="00883927" w:rsidRDefault="00A3125C" w:rsidP="00A3125C">
                              <w:pPr>
                                <w:jc w:val="center"/>
                                <w:rPr>
                                  <w:lang w:val="pt-BR"/>
                                </w:rPr>
                              </w:pPr>
                              <w:ins w:id="1439" w:author="Cristiano Cesario" w:date="2014-06-26T10:45:00Z">
                                <w:r>
                                  <w:rPr>
                                    <w:noProof/>
                                    <w:lang w:val="pt-BR" w:eastAsia="pt-BR"/>
                                  </w:rPr>
                                  <w:drawing>
                                    <wp:inline distT="0" distB="0" distL="0" distR="0" wp14:anchorId="41B811AB" wp14:editId="622CECCE">
                                      <wp:extent cx="2449902" cy="1852051"/>
                                      <wp:effectExtent l="0" t="0" r="7620" b="0"/>
                                      <wp:docPr id="2140" name="Imagem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ins>
                              <w:del w:id="1440" w:author="Cristiano Cesario" w:date="2014-06-26T10:45:00Z">
                                <w:r w:rsidDel="00A3125C">
                                  <w:rPr>
                                    <w:noProof/>
                                    <w:lang w:val="pt-BR" w:eastAsia="pt-BR"/>
                                  </w:rPr>
                                  <w:drawing>
                                    <wp:inline distT="0" distB="0" distL="0" distR="0" wp14:anchorId="7CE88732" wp14:editId="5BC2460C">
                                      <wp:extent cx="2950234" cy="2528772"/>
                                      <wp:effectExtent l="0" t="0" r="2540" b="5080"/>
                                      <wp:docPr id="2141" name="Imagem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3B86ED34" id="_x0000_s1040" type="#_x0000_t202" style="width:205.15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">
                  <v:textbox>
                    <w:txbxContent>
                      <w:p w14:paraId="61158402" w14:textId="5348B90C" w:rsidR="00A3125C" w:rsidRPr="00883927" w:rsidRDefault="00A3125C" w:rsidP="00A3125C">
                        <w:pPr>
                          <w:jc w:val="center"/>
                          <w:rPr>
                            <w:lang w:val="pt-BR"/>
                          </w:rPr>
                        </w:pPr>
                        <w:ins w:id="1441" w:author="Cristiano Cesario" w:date="2014-06-26T10:45:00Z">
                          <w:r>
                            <w:rPr>
                              <w:noProof/>
                              <w:lang w:val="pt-BR" w:eastAsia="pt-BR"/>
                            </w:rPr>
                            <w:drawing>
                              <wp:inline distT="0" distB="0" distL="0" distR="0" wp14:anchorId="41B811AB" wp14:editId="622CECCE">
                                <wp:extent cx="2449902" cy="1852051"/>
                                <wp:effectExtent l="0" t="0" r="7620" b="0"/>
                                <wp:docPr id="2140" name="Imagem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ins>
                        <w:del w:id="1442" w:author="Cristiano Cesario" w:date="2014-06-26T10:45:00Z">
                          <w:r w:rsidDel="00A3125C">
                            <w:rPr>
                              <w:noProof/>
                              <w:lang w:val="pt-BR" w:eastAsia="pt-BR"/>
                            </w:rPr>
                            <w:drawing>
                              <wp:inline distT="0" distB="0" distL="0" distR="0" wp14:anchorId="7CE88732" wp14:editId="5BC2460C">
                                <wp:extent cx="2950234" cy="2528772"/>
                                <wp:effectExtent l="0" t="0" r="2540" b="5080"/>
                                <wp:docPr id="2141" name="Imagem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294333E2" w14:textId="469EC5D7" w:rsidR="00A3125C" w:rsidRDefault="00AC205B" w:rsidP="00AC205B">
      <w:pPr>
        <w:pStyle w:val="Legenda"/>
        <w:rPr>
          <w:ins w:id="1443" w:author="Cristiano Cesario" w:date="2014-06-26T12:13:00Z"/>
        </w:rPr>
        <w:pPrChange w:id="1444" w:author="Cristiano Cesario" w:date="2014-06-26T12:11:00Z">
          <w:pPr>
            <w:pStyle w:val="Ttulo2"/>
          </w:pPr>
        </w:pPrChange>
      </w:pPr>
      <w:bookmarkStart w:id="1445" w:name="_Ref391548072"/>
      <w:ins w:id="1446" w:author="Cristiano Cesario" w:date="2014-06-26T12:11:00Z">
        <w:r>
          <w:t xml:space="preserve">Fig. </w:t>
        </w:r>
        <w:r>
          <w:fldChar w:fldCharType="begin"/>
        </w:r>
        <w:r>
          <w:instrText xml:space="preserve"> SEQ Fig. \* ARABIC </w:instrText>
        </w:r>
      </w:ins>
      <w:r>
        <w:fldChar w:fldCharType="separate"/>
      </w:r>
      <w:ins w:id="1447" w:author="Cristiano Cesario" w:date="2014-06-26T12:11:00Z">
        <w:r>
          <w:rPr>
            <w:noProof/>
          </w:rPr>
          <w:t>10</w:t>
        </w:r>
        <w:r>
          <w:fldChar w:fldCharType="end"/>
        </w:r>
        <w:bookmarkEnd w:id="1445"/>
        <w:r>
          <w:t>. Topology view showing first monitored repository</w:t>
        </w:r>
      </w:ins>
    </w:p>
    <w:p w14:paraId="1D3BBCEC" w14:textId="52E52552" w:rsidR="00AC205B" w:rsidRDefault="00AC205B" w:rsidP="00AC205B">
      <w:pPr>
        <w:pStyle w:val="PrimeiroPargrafo"/>
        <w:rPr>
          <w:ins w:id="1448" w:author="Cristiano Cesario" w:date="2014-06-26T12:17:00Z"/>
        </w:rPr>
        <w:pPrChange w:id="1449" w:author="Cristiano Cesario" w:date="2014-06-26T12:16:00Z">
          <w:pPr>
            <w:pStyle w:val="Ttulo2"/>
          </w:pPr>
        </w:pPrChange>
      </w:pPr>
      <w:ins w:id="1450" w:author="Cristiano Cesario" w:date="2014-06-26T12:14:00Z">
        <w:r w:rsidRPr="00883927">
          <w:rPr>
            <w:noProof/>
          </w:rPr>
          <mc:AlternateContent>
            <mc:Choice Requires="wps">
              <w:drawing>
                <wp:inline distT="0" distB="0" distL="0" distR="0" wp14:anchorId="3BD5A62A" wp14:editId="0C8FEE2C">
                  <wp:extent cx="2976113" cy="586596"/>
                  <wp:effectExtent l="0" t="0" r="15240" b="23495"/>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113" cy="586596"/>
                          </a:xfrm>
                          <a:prstGeom prst="rect">
                            <a:avLst/>
                          </a:prstGeom>
                          <a:solidFill>
                            <a:srgbClr val="FFFFFF"/>
                          </a:solidFill>
                          <a:ln w="9525">
                            <a:solidFill>
                              <a:srgbClr val="000000"/>
                            </a:solidFill>
                            <a:miter lim="800000"/>
                            <a:headEnd/>
                            <a:tailEnd/>
                          </a:ln>
                        </wps:spPr>
                        <wps:txbx>
                          <w:txbxContent>
                            <w:p w14:paraId="17CB6E39" w14:textId="3E9DFA33" w:rsidR="00AC205B" w:rsidRPr="00883927" w:rsidRDefault="00AC205B" w:rsidP="00AC205B">
                              <w:pPr>
                                <w:jc w:val="center"/>
                                <w:rPr>
                                  <w:lang w:val="pt-BR"/>
                                </w:rPr>
                              </w:pPr>
                              <w:ins w:id="1451" w:author="Cristiano Cesario" w:date="2014-06-26T12:15:00Z">
                                <w:r>
                                  <w:rPr>
                                    <w:noProof/>
                                    <w:lang w:val="pt-BR"/>
                                  </w:rPr>
                                  <w:drawing>
                                    <wp:inline distT="0" distB="0" distL="0" distR="0" wp14:anchorId="4D944367" wp14:editId="4E45ECDE">
                                      <wp:extent cx="2898479" cy="569344"/>
                                      <wp:effectExtent l="0" t="0" r="0" b="2540"/>
                                      <wp:docPr id="2142" name="Imagem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ins>
                              <w:del w:id="1452" w:author="Cristiano Cesario" w:date="2014-06-26T10:45:00Z">
                                <w:r w:rsidDel="00A3125C">
                                  <w:rPr>
                                    <w:noProof/>
                                    <w:lang w:val="pt-BR" w:eastAsia="pt-BR"/>
                                  </w:rPr>
                                  <w:drawing>
                                    <wp:inline distT="0" distB="0" distL="0" distR="0" wp14:anchorId="123B1A8D" wp14:editId="4D33284D">
                                      <wp:extent cx="2950234" cy="2528772"/>
                                      <wp:effectExtent l="0" t="0" r="2540" b="5080"/>
                                      <wp:docPr id="2143" name="Imagem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3BD5A62A" id="_x0000_s1041" type="#_x0000_t202" style="width:234.35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">
                  <v:textbox>
                    <w:txbxContent>
                      <w:p w14:paraId="17CB6E39" w14:textId="3E9DFA33" w:rsidR="00AC205B" w:rsidRPr="00883927" w:rsidRDefault="00AC205B" w:rsidP="00AC205B">
                        <w:pPr>
                          <w:jc w:val="center"/>
                          <w:rPr>
                            <w:lang w:val="pt-BR"/>
                          </w:rPr>
                        </w:pPr>
                        <w:ins w:id="1453" w:author="Cristiano Cesario" w:date="2014-06-26T12:15:00Z">
                          <w:r>
                            <w:rPr>
                              <w:noProof/>
                              <w:lang w:val="pt-BR"/>
                            </w:rPr>
                            <w:drawing>
                              <wp:inline distT="0" distB="0" distL="0" distR="0" wp14:anchorId="4D944367" wp14:editId="4E45ECDE">
                                <wp:extent cx="2898479" cy="569344"/>
                                <wp:effectExtent l="0" t="0" r="0" b="2540"/>
                                <wp:docPr id="2142" name="Imagem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ins>
                        <w:del w:id="1454" w:author="Cristiano Cesario" w:date="2014-06-26T10:45:00Z">
                          <w:r w:rsidDel="00A3125C">
                            <w:rPr>
                              <w:noProof/>
                              <w:lang w:val="pt-BR" w:eastAsia="pt-BR"/>
                            </w:rPr>
                            <w:drawing>
                              <wp:inline distT="0" distB="0" distL="0" distR="0" wp14:anchorId="123B1A8D" wp14:editId="4D33284D">
                                <wp:extent cx="2950234" cy="2528772"/>
                                <wp:effectExtent l="0" t="0" r="2540" b="5080"/>
                                <wp:docPr id="2143" name="Imagem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38833491" w14:textId="2080B185" w:rsidR="00AC205B" w:rsidRDefault="00AC205B" w:rsidP="00AC205B">
      <w:pPr>
        <w:pStyle w:val="Legenda"/>
        <w:rPr>
          <w:ins w:id="1455" w:author="Cristiano Cesario" w:date="2014-06-26T12:17:00Z"/>
        </w:rPr>
        <w:pPrChange w:id="1456" w:author="Cristiano Cesario" w:date="2014-06-26T12:17:00Z">
          <w:pPr>
            <w:pStyle w:val="Ttulo2"/>
          </w:pPr>
        </w:pPrChange>
      </w:pPr>
      <w:bookmarkStart w:id="1457" w:name="_Ref391548397"/>
      <w:ins w:id="1458" w:author="Cristiano Cesario" w:date="2014-06-26T12:17:00Z">
        <w:r>
          <w:t xml:space="preserve">Fig. </w:t>
        </w:r>
        <w:r>
          <w:fldChar w:fldCharType="begin"/>
        </w:r>
        <w:r>
          <w:instrText xml:space="preserve"> SEQ Fig. \* ARABIC </w:instrText>
        </w:r>
      </w:ins>
      <w:r>
        <w:fldChar w:fldCharType="separate"/>
      </w:r>
      <w:ins w:id="1459" w:author="Cristiano Cesario" w:date="2014-06-26T12:17:00Z">
        <w:r>
          <w:rPr>
            <w:noProof/>
          </w:rPr>
          <w:t>11</w:t>
        </w:r>
        <w:r>
          <w:fldChar w:fldCharType="end"/>
        </w:r>
        <w:bookmarkEnd w:id="1457"/>
        <w:r w:rsidR="00A610BB">
          <w:t>.</w:t>
        </w:r>
        <w:r>
          <w:t xml:space="preserve"> </w:t>
        </w:r>
        <w:proofErr w:type="spellStart"/>
        <w:proofErr w:type="gramStart"/>
        <w:r>
          <w:t>aakoch’s</w:t>
        </w:r>
        <w:proofErr w:type="spellEnd"/>
        <w:proofErr w:type="gramEnd"/>
        <w:r>
          <w:t xml:space="preserve"> commit history showing commits pending to be pushed</w:t>
        </w:r>
      </w:ins>
    </w:p>
    <w:p w14:paraId="1A88B22E" w14:textId="77777777" w:rsidR="00AC205B" w:rsidRPr="000D6266" w:rsidRDefault="00AC205B" w:rsidP="00AC205B">
      <w:pPr>
        <w:rPr>
          <w:ins w:id="1460" w:author="Cristiano Cesario" w:date="2014-06-26T12:16:00Z"/>
        </w:rPr>
        <w:pPrChange w:id="1461" w:author="Cristiano Cesario" w:date="2014-06-26T12:17:00Z">
          <w:pPr>
            <w:pStyle w:val="Ttulo2"/>
          </w:pPr>
        </w:pPrChange>
      </w:pPr>
    </w:p>
    <w:p w14:paraId="3148F742" w14:textId="77777777" w:rsidR="00AC205B" w:rsidRPr="00102095" w:rsidRDefault="00AC205B" w:rsidP="00AC205B">
      <w:pPr>
        <w:pStyle w:val="Text"/>
        <w:rPr>
          <w:ins w:id="1462" w:author="Cristiano Cesario" w:date="2014-06-26T12:19:00Z"/>
        </w:rPr>
      </w:pPr>
      <w:ins w:id="1463" w:author="Cristiano Cesario" w:date="2014-06-26T12:19:00Z">
        <w:r>
          <w:t xml:space="preserve">We chose a moment in time when three developers were involved, performing commits and merging changes in the repository. We created three clones for these developers, named after their author names and commit messages: </w:t>
        </w:r>
        <w:proofErr w:type="spellStart"/>
        <w:r w:rsidRPr="00102095">
          <w:rPr>
            <w:i/>
          </w:rPr>
          <w:t>jeresig</w:t>
        </w:r>
        <w:proofErr w:type="spellEnd"/>
        <w:r>
          <w:t xml:space="preserve">, </w:t>
        </w:r>
        <w:proofErr w:type="spellStart"/>
        <w:proofErr w:type="gramStart"/>
        <w:r w:rsidRPr="00102095">
          <w:rPr>
            <w:i/>
          </w:rPr>
          <w:t>adam</w:t>
        </w:r>
        <w:proofErr w:type="spellEnd"/>
        <w:proofErr w:type="gramEnd"/>
        <w:r>
          <w:t xml:space="preserve"> and </w:t>
        </w:r>
        <w:proofErr w:type="spellStart"/>
        <w:r w:rsidRPr="00102095">
          <w:rPr>
            <w:i/>
          </w:rPr>
          <w:t>aakosh</w:t>
        </w:r>
        <w:proofErr w:type="spellEnd"/>
        <w:r>
          <w:t xml:space="preserve">. </w:t>
        </w:r>
        <w:r>
          <w:fldChar w:fldCharType="begin"/>
        </w:r>
        <w:r>
          <w:instrText xml:space="preserve"> REF _Ref391548072 \h </w:instrText>
        </w:r>
        <w:r>
          <w:fldChar w:fldCharType="separate"/>
        </w:r>
        <w:r>
          <w:t xml:space="preserve">Fig. </w:t>
        </w:r>
        <w:r>
          <w:rPr>
            <w:noProof/>
          </w:rPr>
          <w:t>10</w:t>
        </w:r>
        <w:r>
          <w:fldChar w:fldCharType="end"/>
        </w:r>
        <w:r>
          <w:t xml:space="preserve"> shows the topology view when </w:t>
        </w:r>
        <w:proofErr w:type="spellStart"/>
        <w:r>
          <w:rPr>
            <w:i/>
          </w:rPr>
          <w:t>aakosh</w:t>
        </w:r>
        <w:proofErr w:type="spellEnd"/>
        <w:r>
          <w:t xml:space="preserve"> had 121 commits pending to be pushed to the central repository (hereafter represented as </w:t>
        </w:r>
        <w:r>
          <w:rPr>
            <w:i/>
          </w:rPr>
          <w:t>central-repo</w:t>
        </w:r>
        <w:r>
          <w:t xml:space="preserve">).  </w:t>
        </w:r>
        <w:r>
          <w:fldChar w:fldCharType="begin"/>
        </w:r>
        <w:r>
          <w:instrText xml:space="preserve"> REF _Ref391548397 \h </w:instrText>
        </w:r>
        <w:r>
          <w:fldChar w:fldCharType="separate"/>
        </w:r>
        <w:r>
          <w:t xml:space="preserve">Fig. </w:t>
        </w:r>
        <w:r>
          <w:rPr>
            <w:noProof/>
          </w:rPr>
          <w:t>11</w:t>
        </w:r>
        <w:r>
          <w:fldChar w:fldCharType="end"/>
        </w:r>
        <w:r>
          <w:t xml:space="preserve"> shows part of </w:t>
        </w:r>
        <w:proofErr w:type="spellStart"/>
        <w:r>
          <w:t>aakosh’s</w:t>
        </w:r>
        <w:proofErr w:type="spellEnd"/>
        <w:r>
          <w:t xml:space="preserve"> commit history and how </w:t>
        </w:r>
        <w:r>
          <w:lastRenderedPageBreak/>
          <w:t>DyeVC represents commits pending to be pushed as green nodes in the graph.</w:t>
        </w:r>
      </w:ins>
    </w:p>
    <w:p w14:paraId="393411E6" w14:textId="16A71820" w:rsidR="0028756B" w:rsidRDefault="00AC205B" w:rsidP="00AC205B">
      <w:pPr>
        <w:pStyle w:val="Text"/>
        <w:rPr>
          <w:ins w:id="1464" w:author="Cristiano Cesario" w:date="2014-06-26T16:55:00Z"/>
        </w:rPr>
        <w:pPrChange w:id="1465" w:author="Cristiano Cesario" w:date="2014-06-26T12:13:00Z">
          <w:pPr>
            <w:pStyle w:val="Ttulo2"/>
          </w:pPr>
        </w:pPrChange>
      </w:pPr>
      <w:ins w:id="1466" w:author="Cristiano Cesario" w:date="2014-06-26T12:13:00Z">
        <w:r>
          <w:t xml:space="preserve">Later on, </w:t>
        </w:r>
      </w:ins>
      <w:proofErr w:type="spellStart"/>
      <w:ins w:id="1467" w:author="Cristiano Cesario" w:date="2014-06-26T12:19:00Z">
        <w:r w:rsidR="00A610BB">
          <w:t>aakoch</w:t>
        </w:r>
        <w:proofErr w:type="spellEnd"/>
        <w:r w:rsidR="00A610BB">
          <w:t xml:space="preserve"> pushe</w:t>
        </w:r>
      </w:ins>
      <w:ins w:id="1468" w:author="Cristiano Cesario" w:date="2014-06-26T17:27:00Z">
        <w:r w:rsidR="00EB16A7">
          <w:t>d</w:t>
        </w:r>
      </w:ins>
      <w:ins w:id="1469" w:author="Cristiano Cesario" w:date="2014-06-26T12:19:00Z">
        <w:r w:rsidR="00A610BB">
          <w:t xml:space="preserve"> his commits to </w:t>
        </w:r>
      </w:ins>
      <w:ins w:id="1470" w:author="Cristiano Cesario" w:date="2014-06-26T12:20:00Z">
        <w:r w:rsidR="00A610BB">
          <w:rPr>
            <w:i/>
          </w:rPr>
          <w:t>central-repo</w:t>
        </w:r>
        <w:r w:rsidR="00A610BB">
          <w:t xml:space="preserve"> and </w:t>
        </w:r>
      </w:ins>
      <w:ins w:id="1471" w:author="Cristiano Cesario" w:date="2014-06-26T12:24:00Z">
        <w:r w:rsidR="00A610BB">
          <w:t xml:space="preserve">both </w:t>
        </w:r>
        <w:proofErr w:type="spellStart"/>
        <w:proofErr w:type="gramStart"/>
        <w:r w:rsidR="00A610BB">
          <w:rPr>
            <w:i/>
          </w:rPr>
          <w:t>adam</w:t>
        </w:r>
        <w:proofErr w:type="spellEnd"/>
        <w:proofErr w:type="gramEnd"/>
        <w:r w:rsidR="00A610BB">
          <w:t xml:space="preserve"> and </w:t>
        </w:r>
        <w:proofErr w:type="spellStart"/>
        <w:r w:rsidR="00A610BB">
          <w:rPr>
            <w:i/>
          </w:rPr>
          <w:t>jeresig</w:t>
        </w:r>
        <w:proofErr w:type="spellEnd"/>
        <w:r w:rsidR="00A610BB">
          <w:t xml:space="preserve"> </w:t>
        </w:r>
        <w:proofErr w:type="spellStart"/>
        <w:r w:rsidR="00A610BB">
          <w:t>commit</w:t>
        </w:r>
      </w:ins>
      <w:ins w:id="1472" w:author="Cristiano Cesario" w:date="2014-06-26T17:27:00Z">
        <w:r w:rsidR="00EB16A7">
          <w:t>ed</w:t>
        </w:r>
      </w:ins>
      <w:proofErr w:type="spellEnd"/>
      <w:ins w:id="1473" w:author="Cristiano Cesario" w:date="2014-06-26T12:24:00Z">
        <w:r w:rsidR="00A610BB">
          <w:t xml:space="preserve"> some changes. </w:t>
        </w:r>
      </w:ins>
      <w:ins w:id="1474" w:author="Cristiano Cesario" w:date="2014-06-26T12:27:00Z">
        <w:r w:rsidR="00583768">
          <w:fldChar w:fldCharType="begin"/>
        </w:r>
        <w:r w:rsidR="00583768">
          <w:instrText xml:space="preserve"> REF _Ref391548958 \h </w:instrText>
        </w:r>
      </w:ins>
      <w:r w:rsidR="00583768">
        <w:fldChar w:fldCharType="separate"/>
      </w:r>
      <w:ins w:id="1475" w:author="Cristiano Cesario" w:date="2014-06-26T12:27:00Z">
        <w:r w:rsidR="00583768">
          <w:t xml:space="preserve">Fig. </w:t>
        </w:r>
        <w:r w:rsidR="00583768">
          <w:rPr>
            <w:noProof/>
          </w:rPr>
          <w:t>12</w:t>
        </w:r>
        <w:r w:rsidR="00583768">
          <w:fldChar w:fldCharType="end"/>
        </w:r>
        <w:r w:rsidR="00583768">
          <w:t xml:space="preserve"> shows the topology view</w:t>
        </w:r>
      </w:ins>
      <w:ins w:id="1476" w:author="Cristiano Cesario" w:date="2014-06-26T12:28:00Z">
        <w:r w:rsidR="00583768">
          <w:t xml:space="preserve"> after registering </w:t>
        </w:r>
        <w:proofErr w:type="spellStart"/>
        <w:proofErr w:type="gramStart"/>
        <w:r w:rsidR="00583768">
          <w:rPr>
            <w:i/>
          </w:rPr>
          <w:t>adam</w:t>
        </w:r>
        <w:proofErr w:type="spellEnd"/>
        <w:proofErr w:type="gramEnd"/>
        <w:r w:rsidR="00583768">
          <w:rPr>
            <w:i/>
          </w:rPr>
          <w:t xml:space="preserve"> </w:t>
        </w:r>
        <w:r w:rsidR="00583768">
          <w:t xml:space="preserve">and </w:t>
        </w:r>
        <w:proofErr w:type="spellStart"/>
        <w:r w:rsidR="00583768">
          <w:rPr>
            <w:i/>
          </w:rPr>
          <w:t>jeresig</w:t>
        </w:r>
        <w:proofErr w:type="spellEnd"/>
        <w:r w:rsidR="00583768">
          <w:t xml:space="preserve"> to be monitored</w:t>
        </w:r>
      </w:ins>
      <w:ins w:id="1477" w:author="Cristiano Cesario" w:date="2014-06-26T17:27:00Z">
        <w:r w:rsidR="00EB16A7">
          <w:t xml:space="preserve"> by DyeVC</w:t>
        </w:r>
      </w:ins>
      <w:ins w:id="1478" w:author="Cristiano Cesario" w:date="2014-06-26T12:28:00Z">
        <w:r w:rsidR="00583768">
          <w:t xml:space="preserve">. Here, we can see that </w:t>
        </w:r>
        <w:proofErr w:type="spellStart"/>
        <w:r w:rsidR="00583768">
          <w:rPr>
            <w:i/>
          </w:rPr>
          <w:t>aakoch</w:t>
        </w:r>
        <w:proofErr w:type="spellEnd"/>
        <w:r w:rsidR="00583768">
          <w:t xml:space="preserve"> </w:t>
        </w:r>
      </w:ins>
      <w:ins w:id="1479" w:author="Cristiano Cesario" w:date="2014-06-26T17:27:00Z">
        <w:r w:rsidR="00EB16A7">
          <w:t>was</w:t>
        </w:r>
      </w:ins>
      <w:ins w:id="1480" w:author="Cristiano Cesario" w:date="2014-06-26T12:28:00Z">
        <w:r w:rsidR="00583768">
          <w:t xml:space="preserve"> synchronized with </w:t>
        </w:r>
        <w:r w:rsidR="00583768">
          <w:rPr>
            <w:i/>
          </w:rPr>
          <w:t>central-repo</w:t>
        </w:r>
        <w:r w:rsidR="00583768">
          <w:t xml:space="preserve">, whereas </w:t>
        </w:r>
      </w:ins>
      <w:proofErr w:type="spellStart"/>
      <w:proofErr w:type="gramStart"/>
      <w:ins w:id="1481" w:author="Cristiano Cesario" w:date="2014-06-26T12:29:00Z">
        <w:r w:rsidR="00583768">
          <w:rPr>
            <w:i/>
          </w:rPr>
          <w:t>adam</w:t>
        </w:r>
        <w:proofErr w:type="spellEnd"/>
        <w:proofErr w:type="gramEnd"/>
        <w:r w:rsidR="00583768">
          <w:rPr>
            <w:i/>
          </w:rPr>
          <w:t xml:space="preserve"> </w:t>
        </w:r>
        <w:r w:rsidR="00583768">
          <w:t xml:space="preserve">and </w:t>
        </w:r>
        <w:proofErr w:type="spellStart"/>
        <w:r w:rsidR="00583768">
          <w:rPr>
            <w:i/>
          </w:rPr>
          <w:t>jeresig</w:t>
        </w:r>
        <w:proofErr w:type="spellEnd"/>
        <w:r w:rsidR="00583768">
          <w:t xml:space="preserve"> </w:t>
        </w:r>
      </w:ins>
      <w:ins w:id="1482" w:author="Cristiano Cesario" w:date="2014-06-26T17:27:00Z">
        <w:r w:rsidR="00EB16A7">
          <w:t>had</w:t>
        </w:r>
      </w:ins>
      <w:ins w:id="1483" w:author="Cristiano Cesario" w:date="2014-06-26T12:29:00Z">
        <w:r w:rsidR="00583768">
          <w:t xml:space="preserve"> some pending actions.</w:t>
        </w:r>
      </w:ins>
      <w:ins w:id="1484" w:author="Cristiano Cesario" w:date="2014-06-26T17:02:00Z">
        <w:r w:rsidR="0028756B">
          <w:t xml:space="preserve"> If one asked Q1</w:t>
        </w:r>
      </w:ins>
      <w:ins w:id="1485" w:author="Cristiano Cesario" w:date="2014-06-26T17:04:00Z">
        <w:r w:rsidR="0028756B">
          <w:t xml:space="preserve"> or Q2</w:t>
        </w:r>
      </w:ins>
      <w:ins w:id="1486" w:author="Cristiano Cesario" w:date="2014-06-26T17:02:00Z">
        <w:r w:rsidR="0028756B">
          <w:t xml:space="preserve"> at that time and participants used DyeVC, the answer would be </w:t>
        </w:r>
      </w:ins>
      <w:ins w:id="1487" w:author="Cristiano Cesario" w:date="2014-06-26T17:03:00Z">
        <w:r w:rsidR="0028756B">
          <w:t>the graph shown in</w:t>
        </w:r>
      </w:ins>
      <w:ins w:id="1488" w:author="Cristiano Cesario" w:date="2014-06-26T17:02:00Z">
        <w:r w:rsidR="0028756B">
          <w:t xml:space="preserve"> </w:t>
        </w:r>
      </w:ins>
      <w:ins w:id="1489" w:author="Cristiano Cesario" w:date="2014-06-26T17:03:00Z">
        <w:r w:rsidR="0028756B">
          <w:fldChar w:fldCharType="begin"/>
        </w:r>
        <w:r w:rsidR="0028756B">
          <w:instrText xml:space="preserve"> REF _Ref391548958 \h </w:instrText>
        </w:r>
      </w:ins>
      <w:r w:rsidR="0028756B">
        <w:fldChar w:fldCharType="separate"/>
      </w:r>
      <w:ins w:id="1490" w:author="Cristiano Cesario" w:date="2014-06-26T17:03:00Z">
        <w:r w:rsidR="0028756B">
          <w:t xml:space="preserve">Fig. </w:t>
        </w:r>
        <w:r w:rsidR="0028756B">
          <w:rPr>
            <w:noProof/>
          </w:rPr>
          <w:t>12</w:t>
        </w:r>
        <w:r w:rsidR="0028756B">
          <w:fldChar w:fldCharType="end"/>
        </w:r>
        <w:r w:rsidR="0028756B">
          <w:t>.</w:t>
        </w:r>
      </w:ins>
    </w:p>
    <w:p w14:paraId="68D4BA39" w14:textId="43F907DB" w:rsidR="00EB16A7" w:rsidRDefault="0028756B" w:rsidP="00EB16A7">
      <w:pPr>
        <w:pStyle w:val="Text"/>
        <w:rPr>
          <w:ins w:id="1491" w:author="Cristiano Cesario" w:date="2014-06-26T17:33:00Z"/>
        </w:rPr>
        <w:pPrChange w:id="1492" w:author="Cristiano Cesario" w:date="2014-06-26T17:33:00Z">
          <w:pPr>
            <w:pStyle w:val="Ttulo2"/>
          </w:pPr>
        </w:pPrChange>
      </w:pPr>
      <w:ins w:id="1493" w:author="Cristiano Cesario" w:date="2014-06-26T16:55:00Z">
        <w:r>
          <w:t>Adam ha</w:t>
        </w:r>
      </w:ins>
      <w:ins w:id="1494" w:author="Cristiano Cesario" w:date="2014-06-26T17:27:00Z">
        <w:r w:rsidR="00EB16A7">
          <w:t>d</w:t>
        </w:r>
      </w:ins>
      <w:ins w:id="1495" w:author="Cristiano Cesario" w:date="2014-06-26T16:55:00Z">
        <w:r>
          <w:t xml:space="preserve"> 121 commits to push from </w:t>
        </w:r>
        <w:r>
          <w:rPr>
            <w:i/>
          </w:rPr>
          <w:t>central-repo</w:t>
        </w:r>
        <w:r>
          <w:t xml:space="preserve">, what is corroborated by </w:t>
        </w:r>
      </w:ins>
      <w:ins w:id="1496" w:author="Cristiano Cesario" w:date="2014-06-26T16:56:00Z">
        <w:r>
          <w:t>the details of his tracked branches (</w:t>
        </w:r>
        <w:r>
          <w:fldChar w:fldCharType="begin"/>
        </w:r>
        <w:r>
          <w:instrText xml:space="preserve"> REF _Ref391565122 \h </w:instrText>
        </w:r>
      </w:ins>
      <w:r>
        <w:fldChar w:fldCharType="separate"/>
      </w:r>
      <w:ins w:id="1497" w:author="Cristiano Cesario" w:date="2014-06-26T16:56:00Z">
        <w:r>
          <w:t xml:space="preserve">Fig. </w:t>
        </w:r>
        <w:r>
          <w:rPr>
            <w:noProof/>
          </w:rPr>
          <w:t>13</w:t>
        </w:r>
        <w:r>
          <w:fldChar w:fldCharType="end"/>
        </w:r>
        <w:r>
          <w:t>)</w:t>
        </w:r>
      </w:ins>
      <w:ins w:id="1498" w:author="Cristiano Cesario" w:date="2014-06-26T16:57:00Z">
        <w:r>
          <w:t>. He also ha</w:t>
        </w:r>
      </w:ins>
      <w:ins w:id="1499" w:author="Cristiano Cesario" w:date="2014-06-26T17:27:00Z">
        <w:r w:rsidR="00EB16A7">
          <w:t>d</w:t>
        </w:r>
      </w:ins>
      <w:ins w:id="1500" w:author="Cristiano Cesario" w:date="2014-06-26T16:57:00Z">
        <w:r>
          <w:t xml:space="preserve"> a non-tracked commit pending to be pushed. Non-tracked commits are not shown in the tracked branches view, but we can see them in commit history views, painted in gray. </w:t>
        </w:r>
      </w:ins>
      <w:ins w:id="1501" w:author="Cristiano Cesario" w:date="2014-06-26T16:58:00Z">
        <w:r>
          <w:fldChar w:fldCharType="begin"/>
        </w:r>
        <w:r>
          <w:instrText xml:space="preserve"> REF _Ref391129463 \h </w:instrText>
        </w:r>
      </w:ins>
      <w:r>
        <w:fldChar w:fldCharType="separate"/>
      </w:r>
      <w:ins w:id="1502" w:author="Cristiano Cesario" w:date="2014-06-26T16:58:00Z">
        <w:r>
          <w:t xml:space="preserve">Fig. </w:t>
        </w:r>
        <w:r>
          <w:rPr>
            <w:noProof/>
          </w:rPr>
          <w:t>8</w:t>
        </w:r>
        <w:r>
          <w:fldChar w:fldCharType="end"/>
        </w:r>
        <w:r>
          <w:t xml:space="preserve"> shows the collapsed commit history for </w:t>
        </w:r>
        <w:proofErr w:type="spellStart"/>
        <w:r>
          <w:t>jeresig</w:t>
        </w:r>
        <w:proofErr w:type="spellEnd"/>
        <w:r>
          <w:t xml:space="preserve">, where we can see </w:t>
        </w:r>
        <w:proofErr w:type="spellStart"/>
        <w:proofErr w:type="gramStart"/>
        <w:r w:rsidR="00EB16A7" w:rsidRPr="000D6266">
          <w:rPr>
            <w:i/>
          </w:rPr>
          <w:t>adam</w:t>
        </w:r>
      </w:ins>
      <w:ins w:id="1503" w:author="Cristiano Cesario" w:date="2014-06-26T16:59:00Z">
        <w:r w:rsidRPr="00EB16A7">
          <w:rPr>
            <w:i/>
            <w:rPrChange w:id="1504" w:author="Cristiano Cesario" w:date="2014-06-26T17:28:00Z">
              <w:rPr/>
            </w:rPrChange>
          </w:rPr>
          <w:t>’s</w:t>
        </w:r>
        <w:proofErr w:type="spellEnd"/>
        <w:proofErr w:type="gramEnd"/>
        <w:r>
          <w:t xml:space="preserve"> non tracked commit with hash </w:t>
        </w:r>
        <w:r w:rsidRPr="007E0912">
          <w:rPr>
            <w:rFonts w:ascii="Courier New" w:hAnsi="Courier New" w:cs="Courier New"/>
            <w:sz w:val="16"/>
            <w:szCs w:val="16"/>
            <w:rPrChange w:id="1505" w:author="Cristiano Cesario" w:date="2014-06-26T17:08:00Z">
              <w:rPr/>
            </w:rPrChange>
          </w:rPr>
          <w:t>a2bd8</w:t>
        </w:r>
        <w:r>
          <w:t xml:space="preserve"> (</w:t>
        </w:r>
      </w:ins>
      <w:ins w:id="1506" w:author="Cristiano Cesario" w:date="2014-06-26T17:05:00Z">
        <w:r w:rsidR="00582885">
          <w:t xml:space="preserve">we know </w:t>
        </w:r>
      </w:ins>
      <w:ins w:id="1507" w:author="Cristiano Cesario" w:date="2014-06-26T17:28:00Z">
        <w:r w:rsidR="00EB16A7">
          <w:t xml:space="preserve">this is an </w:t>
        </w:r>
        <w:proofErr w:type="spellStart"/>
        <w:r w:rsidR="00EB16A7">
          <w:rPr>
            <w:i/>
          </w:rPr>
          <w:t>adam’s</w:t>
        </w:r>
        <w:proofErr w:type="spellEnd"/>
        <w:r w:rsidR="00EB16A7">
          <w:t xml:space="preserve"> commit</w:t>
        </w:r>
      </w:ins>
      <w:ins w:id="1508" w:author="Cristiano Cesario" w:date="2014-06-26T17:05:00Z">
        <w:r w:rsidR="00582885">
          <w:t xml:space="preserve"> by comparing</w:t>
        </w:r>
      </w:ins>
      <w:ins w:id="1509" w:author="Cristiano Cesario" w:date="2014-06-26T16:59:00Z">
        <w:r>
          <w:t xml:space="preserve"> the</w:t>
        </w:r>
      </w:ins>
      <w:ins w:id="1510" w:author="Cristiano Cesario" w:date="2014-06-26T17:00:00Z">
        <w:r>
          <w:t xml:space="preserve"> id of the repository in the message details with </w:t>
        </w:r>
        <w:proofErr w:type="spellStart"/>
        <w:r w:rsidRPr="00EB16A7">
          <w:rPr>
            <w:i/>
            <w:rPrChange w:id="1511" w:author="Cristiano Cesario" w:date="2014-06-26T17:28:00Z">
              <w:rPr/>
            </w:rPrChange>
          </w:rPr>
          <w:t>adam’s</w:t>
        </w:r>
        <w:proofErr w:type="spellEnd"/>
        <w:r>
          <w:t xml:space="preserve"> repository id in </w:t>
        </w:r>
        <w:r>
          <w:fldChar w:fldCharType="begin"/>
        </w:r>
        <w:r>
          <w:instrText xml:space="preserve"> REF _Ref391548958 \h </w:instrText>
        </w:r>
      </w:ins>
      <w:r>
        <w:fldChar w:fldCharType="separate"/>
      </w:r>
      <w:ins w:id="1512" w:author="Cristiano Cesario" w:date="2014-06-26T17:00:00Z">
        <w:r>
          <w:t xml:space="preserve">Fig. </w:t>
        </w:r>
        <w:r>
          <w:rPr>
            <w:noProof/>
          </w:rPr>
          <w:t>12</w:t>
        </w:r>
        <w:r>
          <w:fldChar w:fldCharType="end"/>
        </w:r>
        <w:r>
          <w:t>).</w:t>
        </w:r>
      </w:ins>
    </w:p>
    <w:p w14:paraId="43AF2CA8" w14:textId="77777777" w:rsidR="00EB16A7" w:rsidRDefault="00EB16A7" w:rsidP="00EB16A7">
      <w:pPr>
        <w:pStyle w:val="Text"/>
        <w:rPr>
          <w:ins w:id="1513" w:author="Cristiano Cesario" w:date="2014-06-26T17:05:00Z"/>
        </w:rPr>
        <w:pPrChange w:id="1514" w:author="Cristiano Cesario" w:date="2014-06-26T17:33:00Z">
          <w:pPr>
            <w:pStyle w:val="Ttulo2"/>
          </w:pPr>
        </w:pPrChange>
      </w:pPr>
    </w:p>
    <w:p w14:paraId="463B4CC9" w14:textId="5C9BF4A5" w:rsidR="00A3125C" w:rsidRDefault="00A3125C" w:rsidP="00A3125C">
      <w:pPr>
        <w:rPr>
          <w:ins w:id="1515" w:author="Cristiano Cesario" w:date="2014-06-26T10:49:00Z"/>
          <w:lang w:eastAsia="pt-BR"/>
        </w:rPr>
        <w:pPrChange w:id="1516" w:author="Cristiano Cesario" w:date="2014-06-26T10:45:00Z">
          <w:pPr>
            <w:pStyle w:val="Ttulo2"/>
          </w:pPr>
        </w:pPrChange>
      </w:pPr>
      <w:ins w:id="1517" w:author="Cristiano Cesario" w:date="2014-06-26T10:48:00Z">
        <w:r w:rsidRPr="00883927">
          <w:rPr>
            <w:noProof/>
          </w:rPr>
          <mc:AlternateContent>
            <mc:Choice Requires="wps">
              <w:drawing>
                <wp:inline distT="0" distB="0" distL="0" distR="0" wp14:anchorId="66053408" wp14:editId="1ED22A78">
                  <wp:extent cx="3019245" cy="1828800"/>
                  <wp:effectExtent l="0" t="0" r="10160" b="1905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245" cy="1828800"/>
                          </a:xfrm>
                          <a:prstGeom prst="rect">
                            <a:avLst/>
                          </a:prstGeom>
                          <a:solidFill>
                            <a:srgbClr val="FFFFFF"/>
                          </a:solidFill>
                          <a:ln w="9525">
                            <a:solidFill>
                              <a:srgbClr val="000000"/>
                            </a:solidFill>
                            <a:miter lim="800000"/>
                            <a:headEnd/>
                            <a:tailEnd/>
                          </a:ln>
                        </wps:spPr>
                        <wps:txbx>
                          <w:txbxContent>
                            <w:p w14:paraId="5BF74415" w14:textId="5CF893F7" w:rsidR="00A3125C" w:rsidRPr="00883927" w:rsidRDefault="00A3125C" w:rsidP="00A3125C">
                              <w:pPr>
                                <w:jc w:val="center"/>
                                <w:rPr>
                                  <w:lang w:val="pt-BR"/>
                                </w:rPr>
                              </w:pPr>
                              <w:ins w:id="1518" w:author="Cristiano Cesario" w:date="2014-06-26T10:48:00Z">
                                <w:r>
                                  <w:rPr>
                                    <w:noProof/>
                                    <w:lang w:val="pt-BR"/>
                                  </w:rPr>
                                  <w:drawing>
                                    <wp:inline distT="0" distB="0" distL="0" distR="0" wp14:anchorId="47514A6A" wp14:editId="2CA10FB2">
                                      <wp:extent cx="2877353" cy="1751163"/>
                                      <wp:effectExtent l="0" t="0" r="0" b="1905"/>
                                      <wp:docPr id="2144" name="Imagem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409" cy="1755457"/>
                                              </a:xfrm>
                                              <a:prstGeom prst="rect">
                                                <a:avLst/>
                                              </a:prstGeom>
                                              <a:noFill/>
                                              <a:ln>
                                                <a:noFill/>
                                              </a:ln>
                                            </pic:spPr>
                                          </pic:pic>
                                        </a:graphicData>
                                      </a:graphic>
                                    </wp:inline>
                                  </w:drawing>
                                </w:r>
                              </w:ins>
                              <w:del w:id="1519" w:author="Cristiano Cesario" w:date="2014-06-26T10:45:00Z">
                                <w:r w:rsidDel="00A3125C">
                                  <w:rPr>
                                    <w:noProof/>
                                    <w:lang w:val="pt-BR" w:eastAsia="pt-BR"/>
                                  </w:rPr>
                                  <w:drawing>
                                    <wp:inline distT="0" distB="0" distL="0" distR="0" wp14:anchorId="35C0AD9C" wp14:editId="1CCBE872">
                                      <wp:extent cx="2950234" cy="2528772"/>
                                      <wp:effectExtent l="0" t="0" r="2540" b="5080"/>
                                      <wp:docPr id="2145" name="Imagem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66053408" id="_x0000_s1042" type="#_x0000_t202" style="width:237.7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">
                  <v:textbox>
                    <w:txbxContent>
                      <w:p w14:paraId="5BF74415" w14:textId="5CF893F7" w:rsidR="00A3125C" w:rsidRPr="00883927" w:rsidRDefault="00A3125C" w:rsidP="00A3125C">
                        <w:pPr>
                          <w:jc w:val="center"/>
                          <w:rPr>
                            <w:lang w:val="pt-BR"/>
                          </w:rPr>
                        </w:pPr>
                        <w:ins w:id="1520" w:author="Cristiano Cesario" w:date="2014-06-26T10:48:00Z">
                          <w:r>
                            <w:rPr>
                              <w:noProof/>
                              <w:lang w:val="pt-BR"/>
                            </w:rPr>
                            <w:drawing>
                              <wp:inline distT="0" distB="0" distL="0" distR="0" wp14:anchorId="47514A6A" wp14:editId="2CA10FB2">
                                <wp:extent cx="2877353" cy="1751163"/>
                                <wp:effectExtent l="0" t="0" r="0" b="1905"/>
                                <wp:docPr id="2144" name="Imagem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409" cy="1755457"/>
                                        </a:xfrm>
                                        <a:prstGeom prst="rect">
                                          <a:avLst/>
                                        </a:prstGeom>
                                        <a:noFill/>
                                        <a:ln>
                                          <a:noFill/>
                                        </a:ln>
                                      </pic:spPr>
                                    </pic:pic>
                                  </a:graphicData>
                                </a:graphic>
                              </wp:inline>
                            </w:drawing>
                          </w:r>
                        </w:ins>
                        <w:del w:id="1521" w:author="Cristiano Cesario" w:date="2014-06-26T10:45:00Z">
                          <w:r w:rsidDel="00A3125C">
                            <w:rPr>
                              <w:noProof/>
                              <w:lang w:val="pt-BR" w:eastAsia="pt-BR"/>
                            </w:rPr>
                            <w:drawing>
                              <wp:inline distT="0" distB="0" distL="0" distR="0" wp14:anchorId="35C0AD9C" wp14:editId="1CCBE872">
                                <wp:extent cx="2950234" cy="2528772"/>
                                <wp:effectExtent l="0" t="0" r="2540" b="5080"/>
                                <wp:docPr id="2145" name="Imagem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394953F1" w14:textId="52ED8F68" w:rsidR="00A3125C" w:rsidRDefault="00A610BB" w:rsidP="00A610BB">
      <w:pPr>
        <w:pStyle w:val="Legenda"/>
        <w:rPr>
          <w:ins w:id="1522" w:author="Cristiano Cesario" w:date="2014-06-26T12:25:00Z"/>
        </w:rPr>
        <w:pPrChange w:id="1523" w:author="Cristiano Cesario" w:date="2014-06-26T12:25:00Z">
          <w:pPr>
            <w:pStyle w:val="Ttulo2"/>
          </w:pPr>
        </w:pPrChange>
      </w:pPr>
      <w:bookmarkStart w:id="1524" w:name="_Ref391548958"/>
      <w:ins w:id="1525" w:author="Cristiano Cesario" w:date="2014-06-26T12:25:00Z">
        <w:r>
          <w:t xml:space="preserve">Fig. </w:t>
        </w:r>
        <w:r>
          <w:fldChar w:fldCharType="begin"/>
        </w:r>
        <w:r>
          <w:instrText xml:space="preserve"> SEQ Fig. \* ARABIC </w:instrText>
        </w:r>
      </w:ins>
      <w:r>
        <w:fldChar w:fldCharType="separate"/>
      </w:r>
      <w:ins w:id="1526" w:author="Cristiano Cesario" w:date="2014-06-26T12:25:00Z">
        <w:r>
          <w:rPr>
            <w:noProof/>
          </w:rPr>
          <w:t>12</w:t>
        </w:r>
        <w:r>
          <w:fldChar w:fldCharType="end"/>
        </w:r>
      </w:ins>
      <w:bookmarkEnd w:id="1524"/>
      <w:ins w:id="1527" w:author="Cristiano Cesario" w:date="2014-06-26T12:26:00Z">
        <w:r w:rsidR="00583768">
          <w:t>. Topology view showing the three monitored repositories</w:t>
        </w:r>
      </w:ins>
    </w:p>
    <w:p w14:paraId="58B7E7FB" w14:textId="77777777" w:rsidR="00A610BB" w:rsidRPr="00A610BB" w:rsidRDefault="00A610BB" w:rsidP="00A610BB">
      <w:pPr>
        <w:rPr>
          <w:ins w:id="1528" w:author="Cristiano Cesario" w:date="2014-06-26T10:49:00Z"/>
          <w:rPrChange w:id="1529" w:author="Cristiano Cesario" w:date="2014-06-26T12:25:00Z">
            <w:rPr>
              <w:ins w:id="1530" w:author="Cristiano Cesario" w:date="2014-06-26T10:49:00Z"/>
              <w:lang w:eastAsia="pt-BR"/>
            </w:rPr>
          </w:rPrChange>
        </w:rPr>
        <w:pPrChange w:id="1531" w:author="Cristiano Cesario" w:date="2014-06-26T12:25:00Z">
          <w:pPr>
            <w:pStyle w:val="Ttulo2"/>
          </w:pPr>
        </w:pPrChange>
      </w:pPr>
    </w:p>
    <w:p w14:paraId="600E41AA" w14:textId="792B53D6" w:rsidR="00A3125C" w:rsidRDefault="00A3125C" w:rsidP="00A3125C">
      <w:pPr>
        <w:rPr>
          <w:ins w:id="1532" w:author="Cristiano Cesario" w:date="2014-06-26T10:50:00Z"/>
          <w:lang w:eastAsia="pt-BR"/>
        </w:rPr>
        <w:pPrChange w:id="1533" w:author="Cristiano Cesario" w:date="2014-06-26T10:45:00Z">
          <w:pPr>
            <w:pStyle w:val="Ttulo2"/>
          </w:pPr>
        </w:pPrChange>
      </w:pPr>
      <w:ins w:id="1534" w:author="Cristiano Cesario" w:date="2014-06-26T10:49:00Z">
        <w:r w:rsidRPr="00883927">
          <w:rPr>
            <w:noProof/>
          </w:rPr>
          <mc:AlternateContent>
            <mc:Choice Requires="wps">
              <w:drawing>
                <wp:inline distT="0" distB="0" distL="0" distR="0" wp14:anchorId="0E3C3C78" wp14:editId="43554614">
                  <wp:extent cx="3045125" cy="1880188"/>
                  <wp:effectExtent l="0" t="0" r="22225" b="25400"/>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880188"/>
                          </a:xfrm>
                          <a:prstGeom prst="rect">
                            <a:avLst/>
                          </a:prstGeom>
                          <a:solidFill>
                            <a:srgbClr val="FFFFFF"/>
                          </a:solidFill>
                          <a:ln w="9525">
                            <a:solidFill>
                              <a:srgbClr val="000000"/>
                            </a:solidFill>
                            <a:miter lim="800000"/>
                            <a:headEnd/>
                            <a:tailEnd/>
                          </a:ln>
                        </wps:spPr>
                        <wps:txbx>
                          <w:txbxContent>
                            <w:p w14:paraId="605767A5" w14:textId="15D0F5ED" w:rsidR="00A3125C" w:rsidRPr="00883927" w:rsidRDefault="00A3125C" w:rsidP="00A3125C">
                              <w:pPr>
                                <w:jc w:val="center"/>
                                <w:rPr>
                                  <w:lang w:val="pt-BR"/>
                                </w:rPr>
                              </w:pPr>
                              <w:ins w:id="1535" w:author="Cristiano Cesario" w:date="2014-06-26T10:49:00Z">
                                <w:r>
                                  <w:rPr>
                                    <w:noProof/>
                                    <w:lang w:val="pt-BR"/>
                                  </w:rPr>
                                  <w:drawing>
                                    <wp:inline distT="0" distB="0" distL="0" distR="0" wp14:anchorId="0C773847" wp14:editId="7E4738DD">
                                      <wp:extent cx="2881312" cy="1837426"/>
                                      <wp:effectExtent l="0" t="0" r="0" b="0"/>
                                      <wp:docPr id="2146" name="Imagem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14="http://schemas.microsoft.com/office/drawing/2010/main"/>
                                                </a:ext>
                                              </a:extLst>
                                            </pic:spPr>
                                          </pic:pic>
                                        </a:graphicData>
                                      </a:graphic>
                                    </wp:inline>
                                  </w:drawing>
                                </w:r>
                              </w:ins>
                              <w:del w:id="1536" w:author="Cristiano Cesario" w:date="2014-06-26T10:45:00Z">
                                <w:r w:rsidDel="00A3125C">
                                  <w:rPr>
                                    <w:noProof/>
                                    <w:lang w:val="pt-BR" w:eastAsia="pt-BR"/>
                                  </w:rPr>
                                  <w:drawing>
                                    <wp:inline distT="0" distB="0" distL="0" distR="0" wp14:anchorId="28135E0B" wp14:editId="68DCF5A3">
                                      <wp:extent cx="2950234" cy="2528772"/>
                                      <wp:effectExtent l="0" t="0" r="2540" b="5080"/>
                                      <wp:docPr id="2147" name="Imagem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0E3C3C78" id="_x0000_s1043" type="#_x0000_t202" style="width:239.75pt;height:1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">
                  <v:textbox>
                    <w:txbxContent>
                      <w:p w14:paraId="605767A5" w14:textId="15D0F5ED" w:rsidR="00A3125C" w:rsidRPr="00883927" w:rsidRDefault="00A3125C" w:rsidP="00A3125C">
                        <w:pPr>
                          <w:jc w:val="center"/>
                          <w:rPr>
                            <w:lang w:val="pt-BR"/>
                          </w:rPr>
                        </w:pPr>
                        <w:ins w:id="1537" w:author="Cristiano Cesario" w:date="2014-06-26T10:49:00Z">
                          <w:r>
                            <w:rPr>
                              <w:noProof/>
                              <w:lang w:val="pt-BR"/>
                            </w:rPr>
                            <w:drawing>
                              <wp:inline distT="0" distB="0" distL="0" distR="0" wp14:anchorId="0C773847" wp14:editId="7E4738DD">
                                <wp:extent cx="2881312" cy="1837426"/>
                                <wp:effectExtent l="0" t="0" r="0" b="0"/>
                                <wp:docPr id="2146" name="Imagem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14="http://schemas.microsoft.com/office/drawing/2010/main"/>
                                          </a:ext>
                                        </a:extLst>
                                      </pic:spPr>
                                    </pic:pic>
                                  </a:graphicData>
                                </a:graphic>
                              </wp:inline>
                            </w:drawing>
                          </w:r>
                        </w:ins>
                        <w:del w:id="1538" w:author="Cristiano Cesario" w:date="2014-06-26T10:45:00Z">
                          <w:r w:rsidDel="00A3125C">
                            <w:rPr>
                              <w:noProof/>
                              <w:lang w:val="pt-BR" w:eastAsia="pt-BR"/>
                            </w:rPr>
                            <w:drawing>
                              <wp:inline distT="0" distB="0" distL="0" distR="0" wp14:anchorId="28135E0B" wp14:editId="68DCF5A3">
                                <wp:extent cx="2950234" cy="2528772"/>
                                <wp:effectExtent l="0" t="0" r="2540" b="5080"/>
                                <wp:docPr id="2147" name="Imagem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3251098A" w14:textId="4DEA3FAC" w:rsidR="00EB16A7" w:rsidRDefault="00A610BB" w:rsidP="00EB16A7">
      <w:pPr>
        <w:pStyle w:val="Legenda"/>
        <w:rPr>
          <w:ins w:id="1539" w:author="Cristiano Cesario" w:date="2014-06-26T16:56:00Z"/>
        </w:rPr>
        <w:pPrChange w:id="1540" w:author="Cristiano Cesario" w:date="2014-06-26T17:33:00Z">
          <w:pPr>
            <w:pStyle w:val="Ttulo2"/>
          </w:pPr>
        </w:pPrChange>
      </w:pPr>
      <w:bookmarkStart w:id="1541" w:name="_Ref391565122"/>
      <w:ins w:id="1542" w:author="Cristiano Cesario" w:date="2014-06-26T12:26:00Z">
        <w:r>
          <w:t xml:space="preserve">Fig. </w:t>
        </w:r>
        <w:r>
          <w:fldChar w:fldCharType="begin"/>
        </w:r>
        <w:r>
          <w:instrText xml:space="preserve"> SEQ Fig. \* ARABIC </w:instrText>
        </w:r>
      </w:ins>
      <w:r>
        <w:fldChar w:fldCharType="separate"/>
      </w:r>
      <w:ins w:id="1543" w:author="Cristiano Cesario" w:date="2014-06-26T12:26:00Z">
        <w:r>
          <w:rPr>
            <w:noProof/>
          </w:rPr>
          <w:t>13</w:t>
        </w:r>
        <w:r>
          <w:fldChar w:fldCharType="end"/>
        </w:r>
        <w:bookmarkEnd w:id="1541"/>
        <w:r>
          <w:t xml:space="preserve">. </w:t>
        </w:r>
      </w:ins>
      <w:proofErr w:type="gramStart"/>
      <w:ins w:id="1544" w:author="Cristiano Cesario" w:date="2014-06-26T16:56:00Z">
        <w:r w:rsidR="0028756B">
          <w:t>Adam’s</w:t>
        </w:r>
        <w:proofErr w:type="gramEnd"/>
        <w:r w:rsidR="0028756B">
          <w:t xml:space="preserve"> tracked bra</w:t>
        </w:r>
        <w:r w:rsidR="00EB16A7">
          <w:t>nches</w:t>
        </w:r>
      </w:ins>
    </w:p>
    <w:p w14:paraId="13556401" w14:textId="77777777" w:rsidR="00EB16A7" w:rsidRPr="000D6266" w:rsidRDefault="00EB16A7" w:rsidP="00EB16A7">
      <w:pPr>
        <w:rPr>
          <w:ins w:id="1545" w:author="Cristiano Cesario" w:date="2014-06-26T12:26:00Z"/>
        </w:rPr>
        <w:pPrChange w:id="1546" w:author="Cristiano Cesario" w:date="2014-06-26T17:33:00Z">
          <w:pPr>
            <w:pStyle w:val="Ttulo2"/>
          </w:pPr>
        </w:pPrChange>
      </w:pPr>
    </w:p>
    <w:p w14:paraId="2CD4552F" w14:textId="77777777" w:rsidR="00EB16A7" w:rsidRPr="00093BB1" w:rsidRDefault="00EB16A7" w:rsidP="00EB16A7">
      <w:pPr>
        <w:pStyle w:val="Text"/>
        <w:rPr>
          <w:ins w:id="1547" w:author="Cristiano Cesario" w:date="2014-06-26T17:33:00Z"/>
          <w:i/>
        </w:rPr>
      </w:pPr>
      <w:ins w:id="1548" w:author="Cristiano Cesario" w:date="2014-06-26T17:33:00Z">
        <w:r>
          <w:t xml:space="preserve">The repository history leads us to think that </w:t>
        </w:r>
        <w:proofErr w:type="spellStart"/>
        <w:r>
          <w:rPr>
            <w:i/>
          </w:rPr>
          <w:t>jeresig</w:t>
        </w:r>
        <w:proofErr w:type="spellEnd"/>
        <w:r>
          <w:t xml:space="preserve"> is a primary developer in the project, because he performed most of the merges to master branch. Looking at </w:t>
        </w:r>
        <w:r>
          <w:fldChar w:fldCharType="begin"/>
        </w:r>
        <w:r>
          <w:instrText xml:space="preserve"> REF _Ref391548958 \h </w:instrText>
        </w:r>
        <w:r>
          <w:fldChar w:fldCharType="separate"/>
        </w:r>
        <w:r>
          <w:t xml:space="preserve">Fig. </w:t>
        </w:r>
        <w:r>
          <w:rPr>
            <w:noProof/>
          </w:rPr>
          <w:t>12</w:t>
        </w:r>
        <w:r>
          <w:fldChar w:fldCharType="end"/>
        </w:r>
        <w:r>
          <w:t xml:space="preserve">, we see that at that time he had 26 commits pending to be pushed to </w:t>
        </w:r>
        <w:r>
          <w:rPr>
            <w:i/>
          </w:rPr>
          <w:t>central-repo</w:t>
        </w:r>
        <w:r>
          <w:t xml:space="preserve">. These 26 commits can be seen at </w:t>
        </w:r>
        <w:proofErr w:type="spellStart"/>
        <w:r>
          <w:rPr>
            <w:i/>
          </w:rPr>
          <w:t>aakoch’s</w:t>
        </w:r>
        <w:proofErr w:type="spellEnd"/>
        <w:r>
          <w:t xml:space="preserve"> commit history (</w:t>
        </w:r>
        <w:r>
          <w:fldChar w:fldCharType="begin"/>
        </w:r>
        <w:r>
          <w:instrText xml:space="preserve"> REF _Ref391566001 \h </w:instrText>
        </w:r>
        <w:r>
          <w:fldChar w:fldCharType="separate"/>
        </w:r>
        <w:r>
          <w:t xml:space="preserve">Fig. </w:t>
        </w:r>
        <w:r>
          <w:rPr>
            <w:noProof/>
          </w:rPr>
          <w:t>15</w:t>
        </w:r>
        <w:r>
          <w:fldChar w:fldCharType="end"/>
        </w:r>
        <w:r>
          <w:t xml:space="preserve">), as red commits, once that they could not be pulled by </w:t>
        </w:r>
        <w:proofErr w:type="spellStart"/>
        <w:r>
          <w:rPr>
            <w:i/>
          </w:rPr>
          <w:t>aakoch</w:t>
        </w:r>
        <w:proofErr w:type="spellEnd"/>
        <w:r>
          <w:t xml:space="preserve"> until </w:t>
        </w:r>
        <w:proofErr w:type="spellStart"/>
        <w:r>
          <w:rPr>
            <w:i/>
          </w:rPr>
          <w:t>jeresig</w:t>
        </w:r>
        <w:proofErr w:type="spellEnd"/>
        <w:r>
          <w:t xml:space="preserve"> pushed them to </w:t>
        </w:r>
        <w:r>
          <w:rPr>
            <w:i/>
          </w:rPr>
          <w:t>central-repo</w:t>
        </w:r>
        <w:r>
          <w:t>.</w:t>
        </w:r>
        <w:r>
          <w:rPr>
            <w:i/>
          </w:rPr>
          <w:t xml:space="preserve"> </w:t>
        </w:r>
        <w:r>
          <w:t xml:space="preserve">There was also a commit in </w:t>
        </w:r>
        <w:r>
          <w:rPr>
            <w:i/>
          </w:rPr>
          <w:t>central-repo</w:t>
        </w:r>
        <w:r>
          <w:t xml:space="preserve"> pending to be pulled by </w:t>
        </w:r>
        <w:proofErr w:type="spellStart"/>
        <w:r>
          <w:rPr>
            <w:i/>
          </w:rPr>
          <w:t>jeresig</w:t>
        </w:r>
        <w:proofErr w:type="spellEnd"/>
        <w:r>
          <w:t xml:space="preserve">. This could not be commit </w:t>
        </w:r>
        <w:r w:rsidRPr="00093BB1">
          <w:rPr>
            <w:rFonts w:ascii="Courier New" w:hAnsi="Courier New" w:cs="Courier New"/>
            <w:sz w:val="16"/>
            <w:szCs w:val="16"/>
          </w:rPr>
          <w:t>a2bd8</w:t>
        </w:r>
        <w:r>
          <w:t xml:space="preserve">, because that commit was on a non-tracked branch at </w:t>
        </w:r>
        <w:proofErr w:type="spellStart"/>
        <w:proofErr w:type="gramStart"/>
        <w:r>
          <w:rPr>
            <w:i/>
          </w:rPr>
          <w:t>adam’s</w:t>
        </w:r>
        <w:proofErr w:type="spellEnd"/>
        <w:proofErr w:type="gramEnd"/>
        <w:r>
          <w:t xml:space="preserve"> repository. If we look back at </w:t>
        </w:r>
        <w:r>
          <w:fldChar w:fldCharType="begin"/>
        </w:r>
        <w:r>
          <w:instrText xml:space="preserve"> REF _Ref391129463 \h </w:instrText>
        </w:r>
        <w:r>
          <w:fldChar w:fldCharType="separate"/>
        </w:r>
        <w:r>
          <w:t xml:space="preserve">Fig. </w:t>
        </w:r>
        <w:r>
          <w:rPr>
            <w:noProof/>
          </w:rPr>
          <w:t>8,</w:t>
        </w:r>
        <w:r>
          <w:fldChar w:fldCharType="end"/>
        </w:r>
        <w:r>
          <w:t xml:space="preserve"> we see that the only </w:t>
        </w:r>
        <w:r>
          <w:lastRenderedPageBreak/>
          <w:t xml:space="preserve">yellow commit is </w:t>
        </w:r>
        <w:r w:rsidRPr="00093BB1">
          <w:rPr>
            <w:rFonts w:ascii="Courier New" w:hAnsi="Courier New" w:cs="Courier New"/>
            <w:sz w:val="16"/>
            <w:szCs w:val="16"/>
          </w:rPr>
          <w:t>a0887</w:t>
        </w:r>
        <w:r>
          <w:t xml:space="preserve">. </w:t>
        </w:r>
        <w:r>
          <w:fldChar w:fldCharType="begin"/>
        </w:r>
        <w:r>
          <w:instrText xml:space="preserve"> REF _Ref391129463 \h </w:instrText>
        </w:r>
        <w:r>
          <w:fldChar w:fldCharType="separate"/>
        </w:r>
        <w:r>
          <w:t xml:space="preserve">Fig. </w:t>
        </w:r>
        <w:r>
          <w:rPr>
            <w:noProof/>
          </w:rPr>
          <w:t>8</w:t>
        </w:r>
        <w:r>
          <w:fldChar w:fldCharType="end"/>
        </w:r>
        <w:r>
          <w:t xml:space="preserve"> does not show it, but this commit was made by </w:t>
        </w:r>
        <w:proofErr w:type="spellStart"/>
        <w:r>
          <w:rPr>
            <w:i/>
          </w:rPr>
          <w:t>aakoch</w:t>
        </w:r>
        <w:proofErr w:type="spellEnd"/>
        <w:r>
          <w:t xml:space="preserve">. This tells us that </w:t>
        </w:r>
        <w:proofErr w:type="spellStart"/>
        <w:r>
          <w:rPr>
            <w:i/>
          </w:rPr>
          <w:t>jeresig</w:t>
        </w:r>
        <w:proofErr w:type="spellEnd"/>
        <w:r>
          <w:t xml:space="preserve"> pulled changes from </w:t>
        </w:r>
        <w:r>
          <w:rPr>
            <w:i/>
          </w:rPr>
          <w:t>central-repo</w:t>
        </w:r>
        <w:r>
          <w:t xml:space="preserve"> at a moment before </w:t>
        </w:r>
        <w:proofErr w:type="spellStart"/>
        <w:r>
          <w:rPr>
            <w:i/>
          </w:rPr>
          <w:t>aakoch</w:t>
        </w:r>
        <w:proofErr w:type="spellEnd"/>
        <w:r>
          <w:t xml:space="preserve"> pushed commit </w:t>
        </w:r>
        <w:r w:rsidRPr="00093BB1">
          <w:rPr>
            <w:rFonts w:ascii="Courier New" w:hAnsi="Courier New" w:cs="Courier New"/>
            <w:sz w:val="16"/>
            <w:szCs w:val="16"/>
          </w:rPr>
          <w:t>a0887</w:t>
        </w:r>
        <w:r>
          <w:t xml:space="preserve">. If we look at </w:t>
        </w:r>
        <w:r>
          <w:fldChar w:fldCharType="begin"/>
        </w:r>
        <w:r>
          <w:instrText xml:space="preserve"> REF _Ref391566489 \h </w:instrText>
        </w:r>
        <w:r>
          <w:fldChar w:fldCharType="separate"/>
        </w:r>
        <w:r>
          <w:t xml:space="preserve">Fig. </w:t>
        </w:r>
        <w:r>
          <w:rPr>
            <w:noProof/>
          </w:rPr>
          <w:t>14</w:t>
        </w:r>
        <w:r>
          <w:fldChar w:fldCharType="end"/>
        </w:r>
        <w:r>
          <w:t xml:space="preserve">, we see that all the pending commits (those that were pending to be pushed and those that were pending to be pulled) related to the same branch </w:t>
        </w:r>
        <w:r>
          <w:rPr>
            <w:i/>
          </w:rPr>
          <w:t>master</w:t>
        </w:r>
        <w:r>
          <w:t xml:space="preserve">. This tells us that, if </w:t>
        </w:r>
        <w:proofErr w:type="spellStart"/>
        <w:r>
          <w:rPr>
            <w:i/>
          </w:rPr>
          <w:t>jeresig</w:t>
        </w:r>
        <w:proofErr w:type="spellEnd"/>
        <w:r>
          <w:t xml:space="preserve"> wanted to push these commits to </w:t>
        </w:r>
        <w:r>
          <w:rPr>
            <w:i/>
          </w:rPr>
          <w:t>central-repo</w:t>
        </w:r>
        <w:r>
          <w:t>, he would have to perform both push and pull operations. This analysis helps us answer Q3.</w:t>
        </w:r>
      </w:ins>
    </w:p>
    <w:p w14:paraId="2A6EE16A" w14:textId="77777777" w:rsidR="00A610BB" w:rsidRPr="00A610BB" w:rsidRDefault="00A610BB" w:rsidP="00A610BB">
      <w:pPr>
        <w:rPr>
          <w:ins w:id="1549" w:author="Cristiano Cesario" w:date="2014-06-26T10:50:00Z"/>
          <w:rPrChange w:id="1550" w:author="Cristiano Cesario" w:date="2014-06-26T12:26:00Z">
            <w:rPr>
              <w:ins w:id="1551" w:author="Cristiano Cesario" w:date="2014-06-26T10:50:00Z"/>
              <w:lang w:eastAsia="pt-BR"/>
            </w:rPr>
          </w:rPrChange>
        </w:rPr>
        <w:pPrChange w:id="1552" w:author="Cristiano Cesario" w:date="2014-06-26T12:26:00Z">
          <w:pPr>
            <w:pStyle w:val="Ttulo2"/>
          </w:pPr>
        </w:pPrChange>
      </w:pPr>
    </w:p>
    <w:p w14:paraId="50B23F5F" w14:textId="588473EE" w:rsidR="00A3125C" w:rsidRDefault="00A3125C" w:rsidP="00A3125C">
      <w:pPr>
        <w:rPr>
          <w:ins w:id="1553" w:author="Cristiano Cesario" w:date="2014-06-26T10:51:00Z"/>
          <w:lang w:eastAsia="pt-BR"/>
        </w:rPr>
        <w:pPrChange w:id="1554" w:author="Cristiano Cesario" w:date="2014-06-26T10:45:00Z">
          <w:pPr>
            <w:pStyle w:val="Ttulo2"/>
          </w:pPr>
        </w:pPrChange>
      </w:pPr>
      <w:ins w:id="1555" w:author="Cristiano Cesario" w:date="2014-06-26T10:50:00Z">
        <w:r w:rsidRPr="00883927">
          <w:rPr>
            <w:noProof/>
          </w:rPr>
          <mc:AlternateContent>
            <mc:Choice Requires="wps">
              <w:drawing>
                <wp:inline distT="0" distB="0" distL="0" distR="0" wp14:anchorId="6C604E12" wp14:editId="7FDCD191">
                  <wp:extent cx="3045125" cy="1664898"/>
                  <wp:effectExtent l="0" t="0" r="22225" b="12065"/>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664898"/>
                          </a:xfrm>
                          <a:prstGeom prst="rect">
                            <a:avLst/>
                          </a:prstGeom>
                          <a:solidFill>
                            <a:srgbClr val="FFFFFF"/>
                          </a:solidFill>
                          <a:ln w="9525">
                            <a:solidFill>
                              <a:srgbClr val="000000"/>
                            </a:solidFill>
                            <a:miter lim="800000"/>
                            <a:headEnd/>
                            <a:tailEnd/>
                          </a:ln>
                        </wps:spPr>
                        <wps:txbx>
                          <w:txbxContent>
                            <w:p w14:paraId="45ECE6D3" w14:textId="74EA9DDD" w:rsidR="00A3125C" w:rsidRPr="00883927" w:rsidRDefault="00A3125C" w:rsidP="00A3125C">
                              <w:pPr>
                                <w:jc w:val="center"/>
                                <w:rPr>
                                  <w:lang w:val="pt-BR"/>
                                </w:rPr>
                              </w:pPr>
                              <w:ins w:id="1556" w:author="Cristiano Cesario" w:date="2014-06-26T10:51:00Z">
                                <w:r>
                                  <w:rPr>
                                    <w:noProof/>
                                    <w:lang w:val="pt-BR"/>
                                  </w:rPr>
                                  <w:drawing>
                                    <wp:inline distT="0" distB="0" distL="0" distR="0" wp14:anchorId="67B71D12" wp14:editId="27E231AC">
                                      <wp:extent cx="2875037" cy="1587261"/>
                                      <wp:effectExtent l="0" t="0" r="1905" b="0"/>
                                      <wp:docPr id="2148" name="Imagem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14="http://schemas.microsoft.com/office/drawing/2010/main"/>
                                                </a:ext>
                                              </a:extLst>
                                            </pic:spPr>
                                          </pic:pic>
                                        </a:graphicData>
                                      </a:graphic>
                                    </wp:inline>
                                  </w:drawing>
                                </w:r>
                              </w:ins>
                              <w:del w:id="1557" w:author="Cristiano Cesario" w:date="2014-06-26T10:45:00Z">
                                <w:r w:rsidDel="00A3125C">
                                  <w:rPr>
                                    <w:noProof/>
                                    <w:lang w:val="pt-BR" w:eastAsia="pt-BR"/>
                                  </w:rPr>
                                  <w:drawing>
                                    <wp:inline distT="0" distB="0" distL="0" distR="0" wp14:anchorId="123B364C" wp14:editId="5564537A">
                                      <wp:extent cx="2950234" cy="2528772"/>
                                      <wp:effectExtent l="0" t="0" r="2540" b="5080"/>
                                      <wp:docPr id="2149" name="Imagem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6C604E12" id="_x0000_s1044" type="#_x0000_t202" style="width:239.75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">
                  <v:textbox>
                    <w:txbxContent>
                      <w:p w14:paraId="45ECE6D3" w14:textId="74EA9DDD" w:rsidR="00A3125C" w:rsidRPr="00883927" w:rsidRDefault="00A3125C" w:rsidP="00A3125C">
                        <w:pPr>
                          <w:jc w:val="center"/>
                          <w:rPr>
                            <w:lang w:val="pt-BR"/>
                          </w:rPr>
                        </w:pPr>
                        <w:ins w:id="1558" w:author="Cristiano Cesario" w:date="2014-06-26T10:51:00Z">
                          <w:r>
                            <w:rPr>
                              <w:noProof/>
                              <w:lang w:val="pt-BR"/>
                            </w:rPr>
                            <w:drawing>
                              <wp:inline distT="0" distB="0" distL="0" distR="0" wp14:anchorId="67B71D12" wp14:editId="27E231AC">
                                <wp:extent cx="2875037" cy="1587261"/>
                                <wp:effectExtent l="0" t="0" r="1905" b="0"/>
                                <wp:docPr id="2148" name="Imagem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14="http://schemas.microsoft.com/office/drawing/2010/main"/>
                                          </a:ext>
                                        </a:extLst>
                                      </pic:spPr>
                                    </pic:pic>
                                  </a:graphicData>
                                </a:graphic>
                              </wp:inline>
                            </w:drawing>
                          </w:r>
                        </w:ins>
                        <w:del w:id="1559" w:author="Cristiano Cesario" w:date="2014-06-26T10:45:00Z">
                          <w:r w:rsidDel="00A3125C">
                            <w:rPr>
                              <w:noProof/>
                              <w:lang w:val="pt-BR" w:eastAsia="pt-BR"/>
                            </w:rPr>
                            <w:drawing>
                              <wp:inline distT="0" distB="0" distL="0" distR="0" wp14:anchorId="123B364C" wp14:editId="5564537A">
                                <wp:extent cx="2950234" cy="2528772"/>
                                <wp:effectExtent l="0" t="0" r="2540" b="5080"/>
                                <wp:docPr id="2149" name="Imagem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5560949F" w14:textId="1EC58159" w:rsidR="00A3125C" w:rsidRDefault="00A610BB" w:rsidP="00A610BB">
      <w:pPr>
        <w:pStyle w:val="Legenda"/>
        <w:rPr>
          <w:ins w:id="1560" w:author="Cristiano Cesario" w:date="2014-06-26T12:26:00Z"/>
        </w:rPr>
        <w:pPrChange w:id="1561" w:author="Cristiano Cesario" w:date="2014-06-26T12:26:00Z">
          <w:pPr>
            <w:pStyle w:val="Ttulo2"/>
          </w:pPr>
        </w:pPrChange>
      </w:pPr>
      <w:bookmarkStart w:id="1562" w:name="_Ref391566489"/>
      <w:ins w:id="1563" w:author="Cristiano Cesario" w:date="2014-06-26T12:26:00Z">
        <w:r>
          <w:t xml:space="preserve">Fig. </w:t>
        </w:r>
        <w:r>
          <w:fldChar w:fldCharType="begin"/>
        </w:r>
        <w:r>
          <w:instrText xml:space="preserve"> SEQ Fig. \* ARABIC </w:instrText>
        </w:r>
      </w:ins>
      <w:r>
        <w:fldChar w:fldCharType="separate"/>
      </w:r>
      <w:ins w:id="1564" w:author="Cristiano Cesario" w:date="2014-06-26T12:26:00Z">
        <w:r>
          <w:rPr>
            <w:noProof/>
          </w:rPr>
          <w:t>14</w:t>
        </w:r>
        <w:r>
          <w:fldChar w:fldCharType="end"/>
        </w:r>
        <w:bookmarkEnd w:id="1562"/>
        <w:r>
          <w:t xml:space="preserve">. </w:t>
        </w:r>
      </w:ins>
      <w:proofErr w:type="spellStart"/>
      <w:ins w:id="1565" w:author="Cristiano Cesario" w:date="2014-06-26T16:56:00Z">
        <w:r w:rsidR="0028756B">
          <w:t>Jeresig’s</w:t>
        </w:r>
        <w:proofErr w:type="spellEnd"/>
        <w:r w:rsidR="0028756B">
          <w:t xml:space="preserve"> tracked branches</w:t>
        </w:r>
      </w:ins>
    </w:p>
    <w:p w14:paraId="4F2ED8C8" w14:textId="77777777" w:rsidR="00A610BB" w:rsidRPr="00A610BB" w:rsidRDefault="00A610BB" w:rsidP="00A610BB">
      <w:pPr>
        <w:rPr>
          <w:ins w:id="1566" w:author="Cristiano Cesario" w:date="2014-06-26T10:51:00Z"/>
          <w:rPrChange w:id="1567" w:author="Cristiano Cesario" w:date="2014-06-26T12:26:00Z">
            <w:rPr>
              <w:ins w:id="1568" w:author="Cristiano Cesario" w:date="2014-06-26T10:51:00Z"/>
              <w:lang w:eastAsia="pt-BR"/>
            </w:rPr>
          </w:rPrChange>
        </w:rPr>
        <w:pPrChange w:id="1569" w:author="Cristiano Cesario" w:date="2014-06-26T12:26:00Z">
          <w:pPr>
            <w:pStyle w:val="Ttulo2"/>
          </w:pPr>
        </w:pPrChange>
      </w:pPr>
    </w:p>
    <w:p w14:paraId="5A33F405" w14:textId="1BA06EC3" w:rsidR="00A3125C" w:rsidRDefault="00A3125C" w:rsidP="00A3125C">
      <w:pPr>
        <w:rPr>
          <w:ins w:id="1570" w:author="Cristiano Cesario" w:date="2014-06-26T10:53:00Z"/>
          <w:lang w:eastAsia="pt-BR"/>
        </w:rPr>
        <w:pPrChange w:id="1571" w:author="Cristiano Cesario" w:date="2014-06-26T10:45:00Z">
          <w:pPr>
            <w:pStyle w:val="Ttulo2"/>
          </w:pPr>
        </w:pPrChange>
      </w:pPr>
      <w:ins w:id="1572" w:author="Cristiano Cesario" w:date="2014-06-26T10:52:00Z">
        <w:r w:rsidRPr="00883927">
          <w:rPr>
            <w:noProof/>
          </w:rPr>
          <mc:AlternateContent>
            <mc:Choice Requires="wps">
              <w:drawing>
                <wp:inline distT="0" distB="0" distL="0" distR="0" wp14:anchorId="74C601B5" wp14:editId="5D3C52C1">
                  <wp:extent cx="3045125" cy="1293962"/>
                  <wp:effectExtent l="0" t="0" r="22225" b="20955"/>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293962"/>
                          </a:xfrm>
                          <a:prstGeom prst="rect">
                            <a:avLst/>
                          </a:prstGeom>
                          <a:solidFill>
                            <a:srgbClr val="FFFFFF"/>
                          </a:solidFill>
                          <a:ln w="9525">
                            <a:solidFill>
                              <a:srgbClr val="000000"/>
                            </a:solidFill>
                            <a:miter lim="800000"/>
                            <a:headEnd/>
                            <a:tailEnd/>
                          </a:ln>
                        </wps:spPr>
                        <wps:txbx>
                          <w:txbxContent>
                            <w:p w14:paraId="7298673F" w14:textId="6FFD177A" w:rsidR="00A3125C" w:rsidRPr="00883927" w:rsidRDefault="00A3125C" w:rsidP="00A3125C">
                              <w:pPr>
                                <w:jc w:val="center"/>
                                <w:rPr>
                                  <w:lang w:val="pt-BR"/>
                                </w:rPr>
                              </w:pPr>
                              <w:ins w:id="1573" w:author="Cristiano Cesario" w:date="2014-06-26T10:52:00Z">
                                <w:r>
                                  <w:rPr>
                                    <w:noProof/>
                                    <w:lang w:val="pt-BR"/>
                                  </w:rPr>
                                  <w:drawing>
                                    <wp:inline distT="0" distB="0" distL="0" distR="0" wp14:anchorId="5B7A9403" wp14:editId="3E5FA66D">
                                      <wp:extent cx="2853055" cy="1180157"/>
                                      <wp:effectExtent l="0" t="0" r="4445" b="1270"/>
                                      <wp:docPr id="2150" name="Imagem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055" cy="1180157"/>
                                              </a:xfrm>
                                              <a:prstGeom prst="rect">
                                                <a:avLst/>
                                              </a:prstGeom>
                                              <a:noFill/>
                                              <a:ln>
                                                <a:noFill/>
                                              </a:ln>
                                            </pic:spPr>
                                          </pic:pic>
                                        </a:graphicData>
                                      </a:graphic>
                                    </wp:inline>
                                  </w:drawing>
                                </w:r>
                              </w:ins>
                              <w:del w:id="1574" w:author="Cristiano Cesario" w:date="2014-06-26T10:45:00Z">
                                <w:r w:rsidDel="00A3125C">
                                  <w:rPr>
                                    <w:noProof/>
                                    <w:lang w:val="pt-BR" w:eastAsia="pt-BR"/>
                                  </w:rPr>
                                  <w:drawing>
                                    <wp:inline distT="0" distB="0" distL="0" distR="0" wp14:anchorId="3FC54AEE" wp14:editId="71871416">
                                      <wp:extent cx="2950234" cy="2528772"/>
                                      <wp:effectExtent l="0" t="0" r="2540" b="5080"/>
                                      <wp:docPr id="2151" name="Imagem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74C601B5" id="_x0000_s1045" type="#_x0000_t202" style="width:239.75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">
                  <v:textbox>
                    <w:txbxContent>
                      <w:p w14:paraId="7298673F" w14:textId="6FFD177A" w:rsidR="00A3125C" w:rsidRPr="00883927" w:rsidRDefault="00A3125C" w:rsidP="00A3125C">
                        <w:pPr>
                          <w:jc w:val="center"/>
                          <w:rPr>
                            <w:lang w:val="pt-BR"/>
                          </w:rPr>
                        </w:pPr>
                        <w:ins w:id="1575" w:author="Cristiano Cesario" w:date="2014-06-26T10:52:00Z">
                          <w:r>
                            <w:rPr>
                              <w:noProof/>
                              <w:lang w:val="pt-BR"/>
                            </w:rPr>
                            <w:drawing>
                              <wp:inline distT="0" distB="0" distL="0" distR="0" wp14:anchorId="5B7A9403" wp14:editId="3E5FA66D">
                                <wp:extent cx="2853055" cy="1180157"/>
                                <wp:effectExtent l="0" t="0" r="4445" b="1270"/>
                                <wp:docPr id="2150" name="Imagem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055" cy="1180157"/>
                                        </a:xfrm>
                                        <a:prstGeom prst="rect">
                                          <a:avLst/>
                                        </a:prstGeom>
                                        <a:noFill/>
                                        <a:ln>
                                          <a:noFill/>
                                        </a:ln>
                                      </pic:spPr>
                                    </pic:pic>
                                  </a:graphicData>
                                </a:graphic>
                              </wp:inline>
                            </w:drawing>
                          </w:r>
                        </w:ins>
                        <w:del w:id="1576" w:author="Cristiano Cesario" w:date="2014-06-26T10:45:00Z">
                          <w:r w:rsidDel="00A3125C">
                            <w:rPr>
                              <w:noProof/>
                              <w:lang w:val="pt-BR" w:eastAsia="pt-BR"/>
                            </w:rPr>
                            <w:drawing>
                              <wp:inline distT="0" distB="0" distL="0" distR="0" wp14:anchorId="3FC54AEE" wp14:editId="71871416">
                                <wp:extent cx="2950234" cy="2528772"/>
                                <wp:effectExtent l="0" t="0" r="2540" b="5080"/>
                                <wp:docPr id="2151" name="Imagem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6E3F8B15" w14:textId="21C693AC" w:rsidR="00A3125C" w:rsidRDefault="00A610BB" w:rsidP="00A610BB">
      <w:pPr>
        <w:pStyle w:val="Legenda"/>
        <w:rPr>
          <w:ins w:id="1577" w:author="Cristiano Cesario" w:date="2014-06-26T12:26:00Z"/>
        </w:rPr>
        <w:pPrChange w:id="1578" w:author="Cristiano Cesario" w:date="2014-06-26T12:26:00Z">
          <w:pPr>
            <w:pStyle w:val="Ttulo2"/>
          </w:pPr>
        </w:pPrChange>
      </w:pPr>
      <w:bookmarkStart w:id="1579" w:name="_Ref391566001"/>
      <w:ins w:id="1580" w:author="Cristiano Cesario" w:date="2014-06-26T12:26:00Z">
        <w:r>
          <w:t xml:space="preserve">Fig. </w:t>
        </w:r>
        <w:r>
          <w:fldChar w:fldCharType="begin"/>
        </w:r>
        <w:r>
          <w:instrText xml:space="preserve"> SEQ Fig. \* ARABIC </w:instrText>
        </w:r>
      </w:ins>
      <w:r>
        <w:fldChar w:fldCharType="separate"/>
      </w:r>
      <w:ins w:id="1581" w:author="Cristiano Cesario" w:date="2014-06-26T12:26:00Z">
        <w:r>
          <w:rPr>
            <w:noProof/>
          </w:rPr>
          <w:t>15</w:t>
        </w:r>
        <w:r>
          <w:fldChar w:fldCharType="end"/>
        </w:r>
        <w:bookmarkEnd w:id="1579"/>
        <w:r>
          <w:t xml:space="preserve">. </w:t>
        </w:r>
      </w:ins>
      <w:proofErr w:type="spellStart"/>
      <w:ins w:id="1582" w:author="Cristiano Cesario" w:date="2014-06-26T16:56:00Z">
        <w:r w:rsidR="0028756B">
          <w:t>Aakoch</w:t>
        </w:r>
      </w:ins>
      <w:ins w:id="1583" w:author="Cristiano Cesario" w:date="2014-06-26T16:57:00Z">
        <w:r w:rsidR="0028756B">
          <w:t>’s</w:t>
        </w:r>
        <w:proofErr w:type="spellEnd"/>
        <w:r w:rsidR="0028756B">
          <w:t xml:space="preserve"> commit history</w:t>
        </w:r>
      </w:ins>
    </w:p>
    <w:p w14:paraId="67989C42" w14:textId="1AA34AD1" w:rsidR="00C6091C" w:rsidRDefault="00061435" w:rsidP="00C6091C">
      <w:pPr>
        <w:pStyle w:val="Ttulo2"/>
      </w:pPr>
      <w:ins w:id="1584" w:author="Cristiano Cesario" w:date="2014-06-22T08:32:00Z">
        <w:r>
          <w:t>Applying DyeVC in projects with different characteristics</w:t>
        </w:r>
      </w:ins>
      <w:del w:id="1585" w:author="Cristiano Cesario" w:date="2014-06-22T08:31:00Z">
        <w:r w:rsidR="00EA6CD0" w:rsidDel="00061435">
          <w:delText>Quantitative Evaluation</w:delText>
        </w:r>
      </w:del>
    </w:p>
    <w:p w14:paraId="6FB689BE" w14:textId="4AF0329E" w:rsidR="00265954" w:rsidDel="006F0A02" w:rsidRDefault="002C3EFC">
      <w:pPr>
        <w:pStyle w:val="Text"/>
        <w:rPr>
          <w:del w:id="1586" w:author="Cristiano Cesario" w:date="2014-06-20T16:54:00Z"/>
        </w:rPr>
        <w:pPrChange w:id="1587" w:author="Cristiano Cesario" w:date="2014-06-21T15:58:00Z">
          <w:pPr>
            <w:pStyle w:val="TableTitle"/>
          </w:pPr>
        </w:pPrChange>
      </w:pPr>
      <w:r>
        <w:t xml:space="preserve">In order to </w:t>
      </w:r>
      <w:ins w:id="1588" w:author="Cristiano Cesario" w:date="2014-06-24T06:52:00Z">
        <w:r w:rsidR="00DD5F67">
          <w:t>answer question Q4, we</w:t>
        </w:r>
      </w:ins>
      <w:ins w:id="1589" w:author="Cristiano Cesario" w:date="2014-06-24T06:53:00Z">
        <w:r w:rsidR="00DD5F67">
          <w:t xml:space="preserve"> </w:t>
        </w:r>
      </w:ins>
      <w:r>
        <w:t>evaluate</w:t>
      </w:r>
      <w:ins w:id="1590" w:author="Cristiano Cesario" w:date="2014-06-24T06:52:00Z">
        <w:r w:rsidR="00DD5F67">
          <w:t>d</w:t>
        </w:r>
      </w:ins>
      <w:r>
        <w:t xml:space="preserve"> the </w:t>
      </w:r>
      <w:commentRangeStart w:id="1591"/>
      <w:r w:rsidR="00AC55BD">
        <w:t>time spent to perform the most common DyeVC operations</w:t>
      </w:r>
      <w:commentRangeEnd w:id="1591"/>
      <w:r w:rsidR="00F82139">
        <w:rPr>
          <w:rStyle w:val="Refdecomentrio"/>
        </w:rPr>
        <w:commentReference w:id="1591"/>
      </w:r>
      <w:r w:rsidR="00AC55BD">
        <w:t xml:space="preserve">, </w:t>
      </w:r>
      <w:del w:id="1592" w:author="Cristiano Cesario" w:date="2014-06-24T06:52:00Z">
        <w:r w:rsidR="00AC55BD" w:rsidDel="00DD5F67">
          <w:delText>we analyzed</w:delText>
        </w:r>
      </w:del>
      <w:ins w:id="1593" w:author="Cristiano Cesario" w:date="2014-06-24T06:53:00Z">
        <w:r w:rsidR="00DD5F67">
          <w:t>by analyzing</w:t>
        </w:r>
      </w:ins>
      <w:r w:rsidR="00AC55BD">
        <w:t xml:space="preserve"> repositories of different sizes and hosted in different </w:t>
      </w:r>
      <w:r w:rsidR="00FF1548">
        <w:t>G</w:t>
      </w:r>
      <w:r w:rsidR="00AC55BD">
        <w:t xml:space="preserve">it servers. The results are </w:t>
      </w:r>
      <w:r w:rsidR="00FF1548">
        <w:t>show</w:t>
      </w:r>
      <w:r w:rsidR="00487761">
        <w:t>n</w:t>
      </w:r>
      <w:r w:rsidR="00FF1548">
        <w:t xml:space="preserve"> </w:t>
      </w:r>
      <w:r w:rsidR="00AC55BD">
        <w:t>in</w:t>
      </w:r>
      <w:del w:id="1594" w:author="Cristiano Cesario" w:date="2014-06-21T15:58:00Z">
        <w:r w:rsidR="00AC55BD" w:rsidDel="00A764E9">
          <w:delText xml:space="preserve"> </w:delText>
        </w:r>
        <w:r w:rsidR="00AC55BD" w:rsidDel="00A764E9">
          <w:fldChar w:fldCharType="begin"/>
        </w:r>
        <w:r w:rsidR="00AC55BD" w:rsidDel="00A764E9">
          <w:delInstrText xml:space="preserve"> REF _Ref386820417 \h </w:delInstrText>
        </w:r>
        <w:r w:rsidR="006F0A02" w:rsidDel="00A764E9">
          <w:delInstrText xml:space="preserve"> \* MERGEFORMAT </w:delInstrText>
        </w:r>
        <w:r w:rsidR="00AC55BD" w:rsidDel="00A764E9">
          <w:fldChar w:fldCharType="separate"/>
        </w:r>
      </w:del>
    </w:p>
    <w:p w14:paraId="70CF431B" w14:textId="55178A87" w:rsidR="00C46406" w:rsidRDefault="00265954" w:rsidP="00A764E9">
      <w:pPr>
        <w:pStyle w:val="Text"/>
        <w:rPr>
          <w:ins w:id="1595" w:author="Cristiano Cesario" w:date="2014-06-21T16:01:00Z"/>
        </w:rPr>
      </w:pPr>
      <w:del w:id="1596" w:author="Cristiano Cesario" w:date="2014-06-21T09:25:00Z">
        <w:r w:rsidDel="009000A0">
          <w:delText xml:space="preserve">Table </w:delText>
        </w:r>
        <w:r w:rsidDel="009000A0">
          <w:rPr>
            <w:noProof/>
          </w:rPr>
          <w:delText>V</w:delText>
        </w:r>
      </w:del>
      <w:del w:id="1597" w:author="Cristiano Cesario" w:date="2014-06-21T15:58:00Z">
        <w:r w:rsidR="00AC55BD" w:rsidDel="00A764E9">
          <w:fldChar w:fldCharType="end"/>
        </w:r>
      </w:del>
      <w:ins w:id="1598" w:author="Cristiano Cesario" w:date="2014-06-21T15:58:00Z">
        <w:r w:rsidR="00A764E9">
          <w:t xml:space="preserve"> </w:t>
        </w:r>
        <w:r w:rsidR="00A764E9">
          <w:fldChar w:fldCharType="begin"/>
        </w:r>
        <w:r w:rsidR="00A764E9">
          <w:instrText xml:space="preserve"> REF _Ref386820651 \h </w:instrText>
        </w:r>
      </w:ins>
      <w:r w:rsidR="00A764E9">
        <w:fldChar w:fldCharType="separate"/>
      </w:r>
      <w:ins w:id="1599" w:author="Cristiano Cesario" w:date="2014-06-23T11:21:00Z">
        <w:r w:rsidR="00C56A5A">
          <w:t xml:space="preserve">Table </w:t>
        </w:r>
        <w:r w:rsidR="00C56A5A">
          <w:rPr>
            <w:noProof/>
          </w:rPr>
          <w:t>VIII</w:t>
        </w:r>
      </w:ins>
      <w:ins w:id="1600" w:author="Cristiano Cesario" w:date="2014-06-21T15:58:00Z">
        <w:r w:rsidR="00A764E9">
          <w:fldChar w:fldCharType="end"/>
        </w:r>
      </w:ins>
      <w:r w:rsidR="00AC55BD">
        <w:t xml:space="preserve">. </w:t>
      </w:r>
    </w:p>
    <w:moveToRangeStart w:id="1601" w:author="Cristiano Cesario" w:date="2014-06-21T16:01:00Z" w:name="move391129807"/>
    <w:p w14:paraId="7CB98C0A" w14:textId="0A400DF1" w:rsidR="00F63703" w:rsidRDefault="00204E3C" w:rsidP="00204E3C">
      <w:pPr>
        <w:pStyle w:val="Text"/>
        <w:rPr>
          <w:ins w:id="1602" w:author="Cristiano Cesario" w:date="2014-06-22T08:33:00Z"/>
        </w:rPr>
      </w:pPr>
      <w:moveTo w:id="1603" w:author="Cristiano Cesario" w:date="2014-06-21T16:01:00Z">
        <w:r>
          <w:fldChar w:fldCharType="begin"/>
        </w:r>
        <w:r>
          <w:instrText xml:space="preserve"> REF _Ref386820651 \h </w:instrText>
        </w:r>
      </w:moveTo>
      <w:moveTo w:id="1604" w:author="Cristiano Cesario" w:date="2014-06-21T16:01:00Z">
        <w:r>
          <w:fldChar w:fldCharType="separate"/>
        </w:r>
      </w:moveTo>
      <w:ins w:id="1605" w:author="Cristiano Cesario" w:date="2014-06-23T11:21:00Z">
        <w:r w:rsidR="00C56A5A">
          <w:t xml:space="preserve">Table </w:t>
        </w:r>
        <w:r w:rsidR="00C56A5A">
          <w:rPr>
            <w:noProof/>
          </w:rPr>
          <w:t>VIII</w:t>
        </w:r>
      </w:ins>
      <w:moveTo w:id="1606" w:author="Cristiano Cesario" w:date="2014-06-21T16:01:00Z">
        <w:del w:id="1607" w:author="Cristiano Cesario" w:date="2014-06-22T15:53:00Z">
          <w:r w:rsidDel="007875E5">
            <w:delText xml:space="preserve">Table </w:delText>
          </w:r>
          <w:r w:rsidDel="007875E5">
            <w:rPr>
              <w:noProof/>
            </w:rPr>
            <w:delText>V</w:delText>
          </w:r>
        </w:del>
        <w:r>
          <w:fldChar w:fldCharType="end"/>
        </w:r>
        <w:r>
          <w:t xml:space="preserve"> shows the monitored projects (name and hosting service), the repository </w:t>
        </w:r>
        <w:del w:id="1608" w:author="Cristiano Cesario" w:date="2014-06-22T15:54:00Z">
          <w:r w:rsidDel="007875E5">
            <w:delText>size</w:delText>
          </w:r>
        </w:del>
      </w:moveTo>
      <w:ins w:id="1609" w:author="Cristiano Cesario" w:date="2014-06-22T15:54:00Z">
        <w:r w:rsidR="007875E5">
          <w:t>metrics</w:t>
        </w:r>
      </w:ins>
      <w:moveTo w:id="1610" w:author="Cristiano Cesario" w:date="2014-06-21T16:01:00Z">
        <w:r>
          <w:t xml:space="preserve"> – in terms of number of commits, disk usage, number of files and number of nodes in the measured topology –, and the time spent by DyeVC to run some background and foreground operations. All measurements were done in the same period of the day and from the same machine, a Core Duo CPU running at 2.53 GHz, with 4GB RAM running Windows 8.1 Professional 64 bits, connected to the internet at 35 Mbit/s. </w:t>
        </w:r>
      </w:moveTo>
    </w:p>
    <w:p w14:paraId="5A27B1EB" w14:textId="7A0EAD2E" w:rsidR="00204E3C" w:rsidDel="00F63703" w:rsidRDefault="00204E3C">
      <w:pPr>
        <w:pStyle w:val="Text"/>
        <w:rPr>
          <w:del w:id="1611" w:author="Cristiano Cesario" w:date="2014-06-22T08:33:00Z"/>
        </w:rPr>
      </w:pPr>
      <w:moveTo w:id="1612" w:author="Cristiano Cesario" w:date="2014-06-21T16:01:00Z">
        <w:r>
          <w:t xml:space="preserve">We measured the </w:t>
        </w:r>
      </w:moveTo>
      <w:ins w:id="1613" w:author="Cristiano Cesario" w:date="2014-06-22T08:35:00Z">
        <w:r w:rsidR="00F63703">
          <w:t>main</w:t>
        </w:r>
      </w:ins>
      <w:ins w:id="1614" w:author="Cristiano Cesario" w:date="2014-06-22T08:33:00Z">
        <w:r w:rsidR="00F63703">
          <w:t xml:space="preserve"> </w:t>
        </w:r>
      </w:ins>
      <w:moveTo w:id="1615" w:author="Cristiano Cesario" w:date="2014-06-21T16:01:00Z">
        <w:del w:id="1616" w:author="Cristiano Cesario" w:date="2014-06-22T08:33:00Z">
          <w:r w:rsidDel="00F63703">
            <w:delText xml:space="preserve">following </w:delText>
          </w:r>
        </w:del>
        <w:r>
          <w:t>operations</w:t>
        </w:r>
      </w:moveTo>
      <w:ins w:id="1617" w:author="Cristiano Cesario" w:date="2014-06-22T08:33:00Z">
        <w:r w:rsidR="00F63703">
          <w:t xml:space="preserve"> of our approach</w:t>
        </w:r>
      </w:ins>
      <w:ins w:id="1618" w:author="Cristiano Cesario" w:date="2014-06-22T08:35:00Z">
        <w:r w:rsidR="00595619">
          <w:t>:</w:t>
        </w:r>
      </w:ins>
      <w:moveTo w:id="1619" w:author="Cristiano Cesario" w:date="2014-06-21T16:01:00Z">
        <w:del w:id="1620" w:author="Cristiano Cesario" w:date="2014-06-22T08:35:00Z">
          <w:r w:rsidDel="00F63703">
            <w:delText>:</w:delText>
          </w:r>
        </w:del>
      </w:moveTo>
      <w:ins w:id="1621" w:author="Cristiano Cesario" w:date="2014-06-22T08:34:00Z">
        <w:r w:rsidR="00F63703">
          <w:t xml:space="preserve"> </w:t>
        </w:r>
      </w:ins>
      <w:ins w:id="1622" w:author="Cristiano Cesario" w:date="2014-06-22T08:35:00Z">
        <w:r w:rsidR="00F63703">
          <w:t>“</w:t>
        </w:r>
      </w:ins>
    </w:p>
    <w:p w14:paraId="3FE1779D" w14:textId="05CF60F9" w:rsidR="00204E3C" w:rsidDel="00F63703" w:rsidRDefault="00204E3C">
      <w:pPr>
        <w:pStyle w:val="Text"/>
        <w:ind w:firstLine="0"/>
        <w:rPr>
          <w:del w:id="1623" w:author="Cristiano Cesario" w:date="2014-06-22T08:34:00Z"/>
        </w:rPr>
        <w:pPrChange w:id="1624" w:author="Cristiano Cesario" w:date="2014-06-22T16:34:00Z">
          <w:pPr>
            <w:pStyle w:val="bulletlist"/>
            <w:numPr>
              <w:numId w:val="41"/>
            </w:numPr>
            <w:tabs>
              <w:tab w:val="clear" w:pos="648"/>
              <w:tab w:val="num" w:pos="567"/>
            </w:tabs>
            <w:ind w:left="567" w:hanging="279"/>
          </w:pPr>
        </w:pPrChange>
      </w:pPr>
      <w:commentRangeStart w:id="1625"/>
      <w:moveTo w:id="1626" w:author="Cristiano Cesario" w:date="2014-06-21T16:01:00Z">
        <w:r>
          <w:t>Insert 1</w:t>
        </w:r>
        <w:r w:rsidRPr="00D81735">
          <w:rPr>
            <w:vertAlign w:val="superscript"/>
          </w:rPr>
          <w:t>st</w:t>
        </w:r>
      </w:moveTo>
      <w:ins w:id="1627" w:author="Cristiano Cesario" w:date="2014-06-22T08:35:00Z">
        <w:r w:rsidR="00F63703">
          <w:t>”,</w:t>
        </w:r>
      </w:ins>
      <w:moveTo w:id="1628" w:author="Cristiano Cesario" w:date="2014-06-21T16:01:00Z">
        <w:del w:id="1629" w:author="Cristiano Cesario" w:date="2014-06-22T08:34:00Z">
          <w:r w:rsidDel="00F63703">
            <w:delText>:</w:delText>
          </w:r>
        </w:del>
        <w:r>
          <w:t xml:space="preserve"> </w:t>
        </w:r>
      </w:moveTo>
      <w:ins w:id="1630" w:author="Cristiano Cesario" w:date="2014-06-22T08:36:00Z">
        <w:r w:rsidR="00F63703">
          <w:t xml:space="preserve">invoked </w:t>
        </w:r>
      </w:ins>
      <w:ins w:id="1631" w:author="Cristiano Cesario" w:date="2014-06-22T08:34:00Z">
        <w:r w:rsidR="00F63703">
          <w:t>w</w:t>
        </w:r>
      </w:ins>
      <w:moveTo w:id="1632" w:author="Cristiano Cesario" w:date="2014-06-21T16:01:00Z">
        <w:del w:id="1633" w:author="Cristiano Cesario" w:date="2014-06-22T08:34:00Z">
          <w:r w:rsidDel="00F63703">
            <w:delText>W</w:delText>
          </w:r>
        </w:del>
        <w:r>
          <w:t>hen the user includes the first repository of a given system to be monitored</w:t>
        </w:r>
      </w:moveTo>
      <w:ins w:id="1634" w:author="Cristiano Cesario" w:date="2014-06-22T08:35:00Z">
        <w:r w:rsidR="00F63703">
          <w:t>.</w:t>
        </w:r>
      </w:ins>
      <w:moveTo w:id="1635" w:author="Cristiano Cesario" w:date="2014-06-21T16:01:00Z">
        <w:del w:id="1636" w:author="Cristiano Cesario" w:date="2014-06-22T08:35:00Z">
          <w:r w:rsidDel="00F63703">
            <w:delText>;</w:delText>
          </w:r>
        </w:del>
      </w:moveTo>
    </w:p>
    <w:p w14:paraId="47B691D5" w14:textId="7D911DFD" w:rsidR="00204E3C" w:rsidDel="00F63703" w:rsidRDefault="00204E3C">
      <w:pPr>
        <w:pStyle w:val="Text"/>
        <w:ind w:firstLine="0"/>
        <w:rPr>
          <w:del w:id="1637" w:author="Cristiano Cesario" w:date="2014-06-22T08:34:00Z"/>
        </w:rPr>
        <w:pPrChange w:id="1638" w:author="Cristiano Cesario" w:date="2014-06-22T16:34:00Z">
          <w:pPr>
            <w:pStyle w:val="bulletlist"/>
            <w:numPr>
              <w:numId w:val="41"/>
            </w:numPr>
            <w:tabs>
              <w:tab w:val="clear" w:pos="648"/>
              <w:tab w:val="num" w:pos="567"/>
            </w:tabs>
            <w:ind w:left="567" w:hanging="279"/>
          </w:pPr>
        </w:pPrChange>
      </w:pPr>
      <w:moveTo w:id="1639" w:author="Cristiano Cesario" w:date="2014-06-21T16:01:00Z">
        <w:del w:id="1640" w:author="Cristiano Cesario" w:date="2014-06-22T08:34:00Z">
          <w:r w:rsidDel="00F63703">
            <w:delText>I</w:delText>
          </w:r>
        </w:del>
      </w:moveTo>
      <w:ins w:id="1641" w:author="Cristiano Cesario" w:date="2014-06-22T08:34:00Z">
        <w:r w:rsidR="00F63703">
          <w:t xml:space="preserve"> </w:t>
        </w:r>
      </w:ins>
      <w:ins w:id="1642" w:author="Cristiano Cesario" w:date="2014-06-22T08:35:00Z">
        <w:r w:rsidR="00F63703">
          <w:t>“</w:t>
        </w:r>
      </w:ins>
      <w:ins w:id="1643" w:author="Cristiano Cesario" w:date="2014-06-22T08:34:00Z">
        <w:r w:rsidR="00F63703">
          <w:t>I</w:t>
        </w:r>
      </w:ins>
      <w:moveTo w:id="1644" w:author="Cristiano Cesario" w:date="2014-06-21T16:01:00Z">
        <w:r>
          <w:t>nsert 2</w:t>
        </w:r>
        <w:r w:rsidRPr="00AB0025">
          <w:rPr>
            <w:vertAlign w:val="superscript"/>
          </w:rPr>
          <w:t>nd</w:t>
        </w:r>
      </w:moveTo>
      <w:ins w:id="1645" w:author="Cristiano Cesario" w:date="2014-06-22T08:35:00Z">
        <w:r w:rsidR="00F63703">
          <w:t>”,</w:t>
        </w:r>
      </w:ins>
      <w:moveTo w:id="1646" w:author="Cristiano Cesario" w:date="2014-06-21T16:01:00Z">
        <w:del w:id="1647" w:author="Cristiano Cesario" w:date="2014-06-22T08:35:00Z">
          <w:r w:rsidDel="00F63703">
            <w:delText>:</w:delText>
          </w:r>
        </w:del>
        <w:r>
          <w:t xml:space="preserve"> </w:t>
        </w:r>
      </w:moveTo>
      <w:ins w:id="1648" w:author="Cristiano Cesario" w:date="2014-06-22T08:36:00Z">
        <w:r w:rsidR="00F63703">
          <w:t xml:space="preserve">invoked </w:t>
        </w:r>
      </w:ins>
      <w:ins w:id="1649" w:author="Cristiano Cesario" w:date="2014-06-22T08:35:00Z">
        <w:r w:rsidR="00F63703">
          <w:t>w</w:t>
        </w:r>
      </w:ins>
      <w:moveTo w:id="1650" w:author="Cristiano Cesario" w:date="2014-06-21T16:01:00Z">
        <w:del w:id="1651" w:author="Cristiano Cesario" w:date="2014-06-22T08:35:00Z">
          <w:r w:rsidDel="00F63703">
            <w:delText>W</w:delText>
          </w:r>
        </w:del>
        <w:r>
          <w:t>hen the user includes a repository to be monitored in a system that already have registered repositories</w:t>
        </w:r>
      </w:moveTo>
      <w:ins w:id="1652" w:author="Cristiano Cesario" w:date="2014-06-22T08:35:00Z">
        <w:r w:rsidR="00F63703">
          <w:t>.</w:t>
        </w:r>
      </w:ins>
      <w:moveTo w:id="1653" w:author="Cristiano Cesario" w:date="2014-06-21T16:01:00Z">
        <w:del w:id="1654" w:author="Cristiano Cesario" w:date="2014-06-22T08:35:00Z">
          <w:r w:rsidDel="00F63703">
            <w:delText>;</w:delText>
          </w:r>
        </w:del>
      </w:moveTo>
    </w:p>
    <w:p w14:paraId="42058360" w14:textId="61F11397" w:rsidR="00204E3C" w:rsidDel="00F63703" w:rsidRDefault="00F63703">
      <w:pPr>
        <w:pStyle w:val="Text"/>
        <w:ind w:firstLine="0"/>
        <w:rPr>
          <w:del w:id="1655" w:author="Cristiano Cesario" w:date="2014-06-22T08:34:00Z"/>
        </w:rPr>
        <w:pPrChange w:id="1656" w:author="Cristiano Cesario" w:date="2014-06-22T16:34:00Z">
          <w:pPr>
            <w:pStyle w:val="bulletlist"/>
            <w:numPr>
              <w:numId w:val="41"/>
            </w:numPr>
            <w:tabs>
              <w:tab w:val="clear" w:pos="648"/>
              <w:tab w:val="num" w:pos="567"/>
            </w:tabs>
            <w:ind w:left="567" w:hanging="279"/>
          </w:pPr>
        </w:pPrChange>
      </w:pPr>
      <w:ins w:id="1657" w:author="Cristiano Cesario" w:date="2014-06-22T08:34:00Z">
        <w:r>
          <w:t xml:space="preserve"> </w:t>
        </w:r>
      </w:ins>
      <w:ins w:id="1658" w:author="Cristiano Cesario" w:date="2014-06-22T08:35:00Z">
        <w:r>
          <w:t>“</w:t>
        </w:r>
      </w:ins>
      <w:moveTo w:id="1659" w:author="Cristiano Cesario" w:date="2014-06-21T16:01:00Z">
        <w:r w:rsidR="00204E3C">
          <w:t>Commit History</w:t>
        </w:r>
      </w:moveTo>
      <w:ins w:id="1660" w:author="Cristiano Cesario" w:date="2014-06-22T08:35:00Z">
        <w:r>
          <w:t>”</w:t>
        </w:r>
      </w:ins>
      <w:moveTo w:id="1661" w:author="Cristiano Cesario" w:date="2014-06-21T16:01:00Z">
        <w:del w:id="1662" w:author="Cristiano Cesario" w:date="2014-06-22T08:35:00Z">
          <w:r w:rsidR="00204E3C" w:rsidDel="00F63703">
            <w:delText>:</w:delText>
          </w:r>
        </w:del>
      </w:moveTo>
      <w:ins w:id="1663" w:author="Cristiano Cesario" w:date="2014-06-22T08:35:00Z">
        <w:r>
          <w:t xml:space="preserve">, </w:t>
        </w:r>
      </w:ins>
      <w:ins w:id="1664" w:author="Cristiano Cesario" w:date="2014-06-22T08:37:00Z">
        <w:r>
          <w:t xml:space="preserve">invoked </w:t>
        </w:r>
      </w:ins>
      <w:moveTo w:id="1665" w:author="Cristiano Cesario" w:date="2014-06-21T16:01:00Z">
        <w:del w:id="1666" w:author="Cristiano Cesario" w:date="2014-06-22T08:35:00Z">
          <w:r w:rsidR="00204E3C" w:rsidDel="00F63703">
            <w:delText xml:space="preserve"> W</w:delText>
          </w:r>
        </w:del>
      </w:moveTo>
      <w:ins w:id="1667" w:author="Cristiano Cesario" w:date="2014-06-22T08:35:00Z">
        <w:r>
          <w:t>w</w:t>
        </w:r>
      </w:ins>
      <w:moveTo w:id="1668" w:author="Cristiano Cesario" w:date="2014-06-21T16:01:00Z">
        <w:r w:rsidR="00204E3C">
          <w:t xml:space="preserve">hen the user </w:t>
        </w:r>
        <w:del w:id="1669" w:author="Cristiano Cesario" w:date="2014-06-22T08:37:00Z">
          <w:r w:rsidR="00204E3C" w:rsidDel="00F63703">
            <w:delText>selects the command to show</w:delText>
          </w:r>
        </w:del>
      </w:moveTo>
      <w:ins w:id="1670" w:author="Cristiano Cesario" w:date="2014-06-22T08:37:00Z">
        <w:r>
          <w:t>requests to see</w:t>
        </w:r>
      </w:ins>
      <w:moveTo w:id="1671" w:author="Cristiano Cesario" w:date="2014-06-21T16:01:00Z">
        <w:r w:rsidR="00204E3C">
          <w:t xml:space="preserve"> the commit history of a given repository</w:t>
        </w:r>
      </w:moveTo>
      <w:ins w:id="1672" w:author="Cristiano Cesario" w:date="2014-06-22T08:35:00Z">
        <w:r>
          <w:t>.</w:t>
        </w:r>
      </w:ins>
      <w:moveTo w:id="1673" w:author="Cristiano Cesario" w:date="2014-06-21T16:01:00Z">
        <w:del w:id="1674" w:author="Cristiano Cesario" w:date="2014-06-22T08:35:00Z">
          <w:r w:rsidR="00204E3C" w:rsidDel="00F63703">
            <w:delText>;</w:delText>
          </w:r>
        </w:del>
      </w:moveTo>
    </w:p>
    <w:p w14:paraId="688DE266" w14:textId="08238E5B" w:rsidR="00204E3C" w:rsidDel="00F63703" w:rsidRDefault="00F63703">
      <w:pPr>
        <w:pStyle w:val="Text"/>
        <w:ind w:firstLine="0"/>
        <w:rPr>
          <w:del w:id="1675" w:author="Cristiano Cesario" w:date="2014-06-22T08:34:00Z"/>
        </w:rPr>
        <w:pPrChange w:id="1676" w:author="Cristiano Cesario" w:date="2014-06-22T16:34:00Z">
          <w:pPr>
            <w:pStyle w:val="bulletlist"/>
            <w:numPr>
              <w:numId w:val="41"/>
            </w:numPr>
            <w:tabs>
              <w:tab w:val="clear" w:pos="648"/>
              <w:tab w:val="num" w:pos="567"/>
            </w:tabs>
            <w:ind w:left="567" w:hanging="279"/>
          </w:pPr>
        </w:pPrChange>
      </w:pPr>
      <w:ins w:id="1677" w:author="Cristiano Cesario" w:date="2014-06-22T08:34:00Z">
        <w:r>
          <w:t xml:space="preserve"> </w:t>
        </w:r>
      </w:ins>
      <w:ins w:id="1678" w:author="Cristiano Cesario" w:date="2014-06-22T08:35:00Z">
        <w:r>
          <w:t>“</w:t>
        </w:r>
      </w:ins>
      <w:moveTo w:id="1679" w:author="Cristiano Cesario" w:date="2014-06-21T16:01:00Z">
        <w:r w:rsidR="00204E3C">
          <w:t>Topology</w:t>
        </w:r>
      </w:moveTo>
      <w:ins w:id="1680" w:author="Cristiano Cesario" w:date="2014-06-22T08:35:00Z">
        <w:r>
          <w:t>”</w:t>
        </w:r>
      </w:ins>
      <w:ins w:id="1681" w:author="Cristiano Cesario" w:date="2014-06-22T08:37:00Z">
        <w:r>
          <w:t>, invoked</w:t>
        </w:r>
      </w:ins>
      <w:moveTo w:id="1682" w:author="Cristiano Cesario" w:date="2014-06-21T16:01:00Z">
        <w:del w:id="1683" w:author="Cristiano Cesario" w:date="2014-06-22T08:35:00Z">
          <w:r w:rsidR="00204E3C" w:rsidDel="00F63703">
            <w:delText>:</w:delText>
          </w:r>
        </w:del>
        <w:r w:rsidR="00204E3C">
          <w:t xml:space="preserve"> </w:t>
        </w:r>
      </w:moveTo>
      <w:ins w:id="1684" w:author="Cristiano Cesario" w:date="2014-06-22T08:36:00Z">
        <w:r>
          <w:t>w</w:t>
        </w:r>
      </w:ins>
      <w:moveTo w:id="1685" w:author="Cristiano Cesario" w:date="2014-06-21T16:01:00Z">
        <w:del w:id="1686" w:author="Cristiano Cesario" w:date="2014-06-22T08:36:00Z">
          <w:r w:rsidR="00204E3C" w:rsidDel="00F63703">
            <w:delText>W</w:delText>
          </w:r>
        </w:del>
        <w:r w:rsidR="00204E3C">
          <w:t xml:space="preserve">hen the user </w:t>
        </w:r>
        <w:del w:id="1687" w:author="Cristiano Cesario" w:date="2014-06-22T08:37:00Z">
          <w:r w:rsidR="00204E3C" w:rsidDel="00F63703">
            <w:delText>selects the command to</w:delText>
          </w:r>
        </w:del>
      </w:moveTo>
      <w:ins w:id="1688" w:author="Cristiano Cesario" w:date="2014-06-22T08:37:00Z">
        <w:r>
          <w:t>wants to see</w:t>
        </w:r>
      </w:ins>
      <w:moveTo w:id="1689" w:author="Cristiano Cesario" w:date="2014-06-21T16:01:00Z">
        <w:del w:id="1690" w:author="Cristiano Cesario" w:date="2014-06-22T08:37:00Z">
          <w:r w:rsidR="00204E3C" w:rsidDel="00F63703">
            <w:delText xml:space="preserve"> show</w:delText>
          </w:r>
        </w:del>
        <w:r w:rsidR="00204E3C">
          <w:t xml:space="preserve"> the topology of repositories of a given system</w:t>
        </w:r>
      </w:moveTo>
      <w:ins w:id="1691" w:author="Cristiano Cesario" w:date="2014-06-22T08:36:00Z">
        <w:r>
          <w:t>.</w:t>
        </w:r>
      </w:ins>
      <w:moveTo w:id="1692" w:author="Cristiano Cesario" w:date="2014-06-21T16:01:00Z">
        <w:del w:id="1693" w:author="Cristiano Cesario" w:date="2014-06-22T08:36:00Z">
          <w:r w:rsidR="00204E3C" w:rsidDel="00F63703">
            <w:delText>;</w:delText>
          </w:r>
        </w:del>
      </w:moveTo>
    </w:p>
    <w:p w14:paraId="26334BCE" w14:textId="0E2E31EF" w:rsidR="00204E3C" w:rsidDel="00F63703" w:rsidRDefault="00F63703">
      <w:pPr>
        <w:pStyle w:val="Text"/>
        <w:ind w:firstLine="0"/>
        <w:rPr>
          <w:del w:id="1694" w:author="Cristiano Cesario" w:date="2014-06-22T08:34:00Z"/>
        </w:rPr>
        <w:pPrChange w:id="1695" w:author="Cristiano Cesario" w:date="2014-06-22T16:34:00Z">
          <w:pPr>
            <w:pStyle w:val="bulletlist"/>
            <w:numPr>
              <w:numId w:val="41"/>
            </w:numPr>
            <w:tabs>
              <w:tab w:val="clear" w:pos="648"/>
              <w:tab w:val="num" w:pos="567"/>
            </w:tabs>
            <w:ind w:left="567" w:hanging="279"/>
          </w:pPr>
        </w:pPrChange>
      </w:pPr>
      <w:ins w:id="1696" w:author="Cristiano Cesario" w:date="2014-06-22T08:34:00Z">
        <w:r>
          <w:t xml:space="preserve"> </w:t>
        </w:r>
      </w:ins>
      <w:ins w:id="1697" w:author="Cristiano Cesario" w:date="2014-06-22T08:36:00Z">
        <w:r>
          <w:t>“</w:t>
        </w:r>
      </w:ins>
      <w:moveTo w:id="1698" w:author="Cristiano Cesario" w:date="2014-06-21T16:01:00Z">
        <w:r w:rsidR="00204E3C">
          <w:t>Check Branches</w:t>
        </w:r>
      </w:moveTo>
      <w:ins w:id="1699" w:author="Cristiano Cesario" w:date="2014-06-22T08:36:00Z">
        <w:r>
          <w:t>”,</w:t>
        </w:r>
      </w:ins>
      <w:moveTo w:id="1700" w:author="Cristiano Cesario" w:date="2014-06-21T16:01:00Z">
        <w:del w:id="1701" w:author="Cristiano Cesario" w:date="2014-06-22T08:36:00Z">
          <w:r w:rsidR="00204E3C" w:rsidDel="00F63703">
            <w:delText>:</w:delText>
          </w:r>
        </w:del>
        <w:r w:rsidR="00204E3C">
          <w:t xml:space="preserve"> </w:t>
        </w:r>
      </w:moveTo>
      <w:ins w:id="1702" w:author="Cristiano Cesario" w:date="2014-06-22T08:38:00Z">
        <w:r>
          <w:t>invoked</w:t>
        </w:r>
      </w:ins>
      <w:moveTo w:id="1703" w:author="Cristiano Cesario" w:date="2014-06-21T16:01:00Z">
        <w:del w:id="1704" w:author="Cristiano Cesario" w:date="2014-06-22T08:36:00Z">
          <w:r w:rsidR="00204E3C" w:rsidDel="00F63703">
            <w:delText>T</w:delText>
          </w:r>
        </w:del>
        <w:del w:id="1705" w:author="Cristiano Cesario" w:date="2014-06-22T08:38:00Z">
          <w:r w:rsidR="00204E3C" w:rsidDel="00F63703">
            <w:delText xml:space="preserve">he </w:delText>
          </w:r>
          <w:commentRangeStart w:id="1706"/>
          <w:r w:rsidR="00204E3C" w:rsidDel="00F63703">
            <w:delText xml:space="preserve">monitor </w:delText>
          </w:r>
          <w:commentRangeEnd w:id="1706"/>
          <w:r w:rsidR="00204E3C" w:rsidDel="00F63703">
            <w:rPr>
              <w:rStyle w:val="Refdecomentrio"/>
            </w:rPr>
            <w:commentReference w:id="1706"/>
          </w:r>
          <w:r w:rsidR="00204E3C" w:rsidDel="00F63703">
            <w:delText>runs this process</w:delText>
          </w:r>
        </w:del>
        <w:r w:rsidR="00204E3C">
          <w:t xml:space="preserve"> periodically to check all the monitored repositories, searching for ahead or behind commits</w:t>
        </w:r>
      </w:moveTo>
      <w:ins w:id="1707" w:author="Cristiano Cesario" w:date="2014-06-22T08:36:00Z">
        <w:r>
          <w:t>.</w:t>
        </w:r>
      </w:ins>
      <w:moveTo w:id="1708" w:author="Cristiano Cesario" w:date="2014-06-21T16:01:00Z">
        <w:del w:id="1709" w:author="Cristiano Cesario" w:date="2014-06-22T08:36:00Z">
          <w:r w:rsidR="00204E3C" w:rsidDel="00F63703">
            <w:delText>;</w:delText>
          </w:r>
        </w:del>
      </w:moveTo>
    </w:p>
    <w:p w14:paraId="18EFF521" w14:textId="3BDC8CCC" w:rsidR="00204E3C" w:rsidRDefault="00F63703">
      <w:pPr>
        <w:pStyle w:val="Text"/>
        <w:ind w:firstLine="0"/>
        <w:pPrChange w:id="1710" w:author="Cristiano Cesario" w:date="2014-06-22T16:34:00Z">
          <w:pPr>
            <w:pStyle w:val="bulletlist"/>
            <w:numPr>
              <w:numId w:val="41"/>
            </w:numPr>
            <w:tabs>
              <w:tab w:val="clear" w:pos="648"/>
              <w:tab w:val="num" w:pos="567"/>
            </w:tabs>
            <w:ind w:left="567" w:hanging="279"/>
          </w:pPr>
        </w:pPrChange>
      </w:pPr>
      <w:ins w:id="1711" w:author="Cristiano Cesario" w:date="2014-06-22T08:34:00Z">
        <w:r>
          <w:t xml:space="preserve"> </w:t>
        </w:r>
      </w:ins>
      <w:ins w:id="1712" w:author="Cristiano Cesario" w:date="2014-06-22T08:36:00Z">
        <w:r>
          <w:t>“</w:t>
        </w:r>
      </w:ins>
      <w:moveTo w:id="1713" w:author="Cristiano Cesario" w:date="2014-06-21T16:01:00Z">
        <w:r w:rsidR="00204E3C">
          <w:t>Update Topology</w:t>
        </w:r>
      </w:moveTo>
      <w:ins w:id="1714" w:author="Cristiano Cesario" w:date="2014-06-22T08:36:00Z">
        <w:r>
          <w:t>”</w:t>
        </w:r>
      </w:ins>
      <w:moveTo w:id="1715" w:author="Cristiano Cesario" w:date="2014-06-21T16:01:00Z">
        <w:del w:id="1716" w:author="Cristiano Cesario" w:date="2014-06-22T08:36:00Z">
          <w:r w:rsidR="00204E3C" w:rsidDel="00F63703">
            <w:delText>:</w:delText>
          </w:r>
        </w:del>
      </w:moveTo>
      <w:ins w:id="1717" w:author="Cristiano Cesario" w:date="2014-06-22T08:36:00Z">
        <w:r>
          <w:t>,</w:t>
        </w:r>
      </w:ins>
      <w:moveTo w:id="1718" w:author="Cristiano Cesario" w:date="2014-06-21T16:01:00Z">
        <w:r w:rsidR="00204E3C">
          <w:t xml:space="preserve"> </w:t>
        </w:r>
      </w:moveTo>
      <w:ins w:id="1719" w:author="Cristiano Cesario" w:date="2014-06-22T08:38:00Z">
        <w:r>
          <w:t>invoked periodically</w:t>
        </w:r>
      </w:ins>
      <w:moveTo w:id="1720" w:author="Cristiano Cesario" w:date="2014-06-21T16:01:00Z">
        <w:del w:id="1721" w:author="Cristiano Cesario" w:date="2014-06-22T08:36:00Z">
          <w:r w:rsidR="00204E3C" w:rsidDel="00F63703">
            <w:delText>T</w:delText>
          </w:r>
        </w:del>
        <w:del w:id="1722" w:author="Cristiano Cesario" w:date="2014-06-22T08:38:00Z">
          <w:r w:rsidR="00204E3C" w:rsidDel="00F63703">
            <w:delText>he monitor runs this process periodically</w:delText>
          </w:r>
        </w:del>
        <w:r w:rsidR="00204E3C">
          <w:t xml:space="preserve"> to update the topology information in </w:t>
        </w:r>
        <w:commentRangeStart w:id="1723"/>
        <w:del w:id="1724" w:author="Cristiano Cesario" w:date="2014-06-22T08:40:00Z">
          <w:r w:rsidR="00204E3C" w:rsidDel="00F63703">
            <w:delText>M</w:delText>
          </w:r>
        </w:del>
      </w:moveTo>
      <w:ins w:id="1725" w:author="Cristiano Cesario" w:date="2014-06-22T08:40:00Z">
        <w:r>
          <w:t>the central database</w:t>
        </w:r>
      </w:ins>
      <w:moveTo w:id="1726" w:author="Cristiano Cesario" w:date="2014-06-21T16:01:00Z">
        <w:del w:id="1727" w:author="Cristiano Cesario" w:date="2014-06-22T08:40:00Z">
          <w:r w:rsidR="00204E3C" w:rsidDel="00F63703">
            <w:delText>ongoDB</w:delText>
          </w:r>
        </w:del>
        <w:commentRangeEnd w:id="1723"/>
        <w:r w:rsidR="00204E3C">
          <w:rPr>
            <w:rStyle w:val="Refdecomentrio"/>
          </w:rPr>
          <w:commentReference w:id="1723"/>
        </w:r>
        <w:r w:rsidR="00204E3C">
          <w:t xml:space="preserve">. </w:t>
        </w:r>
      </w:moveTo>
      <w:ins w:id="1728" w:author="Cristiano Cesario" w:date="2014-06-22T08:38:00Z">
        <w:r>
          <w:t xml:space="preserve">This last </w:t>
        </w:r>
      </w:ins>
      <w:ins w:id="1729" w:author="Cristiano Cesario" w:date="2014-06-22T08:39:00Z">
        <w:r>
          <w:t>operation</w:t>
        </w:r>
      </w:ins>
      <w:moveTo w:id="1730" w:author="Cristiano Cesario" w:date="2014-06-21T16:01:00Z">
        <w:del w:id="1731" w:author="Cristiano Cesario" w:date="2014-06-22T08:39:00Z">
          <w:r w:rsidR="00204E3C" w:rsidDel="00F63703">
            <w:delText>It</w:delText>
          </w:r>
        </w:del>
        <w:r w:rsidR="00204E3C">
          <w:t xml:space="preserve"> updates the existing repositories, their partners, and the </w:t>
        </w:r>
        <w:r w:rsidR="00204E3C">
          <w:lastRenderedPageBreak/>
          <w:t>existing commits, marking in which repositories each commit is found.</w:t>
        </w:r>
      </w:moveTo>
    </w:p>
    <w:commentRangeEnd w:id="1625"/>
    <w:p w14:paraId="2EB8146E" w14:textId="3F1F4B01" w:rsidR="00554329" w:rsidRDefault="00204E3C" w:rsidP="00554329">
      <w:pPr>
        <w:pStyle w:val="Text"/>
        <w:rPr>
          <w:ins w:id="1732" w:author="Cristiano Cesario" w:date="2014-06-22T16:11:00Z"/>
        </w:rPr>
      </w:pPr>
      <w:moveTo w:id="1733" w:author="Cristiano Cesario" w:date="2014-06-21T16:01:00Z">
        <w:r>
          <w:rPr>
            <w:rStyle w:val="Refdecomentrio"/>
          </w:rPr>
          <w:commentReference w:id="1625"/>
        </w:r>
      </w:moveTo>
      <w:ins w:id="1734" w:author="Cristiano Cesario" w:date="2014-06-22T15:54:00Z">
        <w:r w:rsidR="007875E5">
          <w:fldChar w:fldCharType="begin"/>
        </w:r>
        <w:r w:rsidR="007875E5">
          <w:instrText xml:space="preserve"> REF _Ref391215776 \h </w:instrText>
        </w:r>
      </w:ins>
      <w:r w:rsidR="007875E5">
        <w:fldChar w:fldCharType="separate"/>
      </w:r>
      <w:ins w:id="1735" w:author="Cristiano Cesario" w:date="2014-06-23T11:21:00Z">
        <w:r w:rsidR="00C56A5A">
          <w:t xml:space="preserve">Table </w:t>
        </w:r>
        <w:r w:rsidR="00C56A5A">
          <w:rPr>
            <w:noProof/>
          </w:rPr>
          <w:t>VII</w:t>
        </w:r>
      </w:ins>
      <w:ins w:id="1736" w:author="Cristiano Cesario" w:date="2014-06-22T15:54:00Z">
        <w:r w:rsidR="007875E5">
          <w:fldChar w:fldCharType="end"/>
        </w:r>
        <w:r w:rsidR="007875E5" w:rsidDel="007875E5">
          <w:t xml:space="preserve"> </w:t>
        </w:r>
      </w:ins>
      <w:moveTo w:id="1737" w:author="Cristiano Cesario" w:date="2014-06-21T16:01:00Z">
        <w:del w:id="1738" w:author="Cristiano Cesario" w:date="2014-06-22T15:53:00Z">
          <w:r w:rsidDel="007875E5">
            <w:fldChar w:fldCharType="begin"/>
          </w:r>
          <w:r w:rsidDel="007875E5">
            <w:delInstrText xml:space="preserve"> REF _Ref386820651 \h </w:delInstrText>
          </w:r>
        </w:del>
      </w:moveTo>
      <w:del w:id="1739" w:author="Cristiano Cesario" w:date="2014-06-22T15:53:00Z"/>
      <w:moveTo w:id="1740" w:author="Cristiano Cesario" w:date="2014-06-21T16:01:00Z">
        <w:del w:id="1741" w:author="Cristiano Cesario" w:date="2014-06-22T15:53:00Z">
          <w:r w:rsidDel="007875E5">
            <w:fldChar w:fldCharType="separate"/>
          </w:r>
          <w:r w:rsidDel="007875E5">
            <w:delText xml:space="preserve">Table </w:delText>
          </w:r>
          <w:r w:rsidDel="007875E5">
            <w:rPr>
              <w:noProof/>
            </w:rPr>
            <w:delText>V</w:delText>
          </w:r>
          <w:r w:rsidDel="007875E5">
            <w:fldChar w:fldCharType="end"/>
          </w:r>
        </w:del>
        <w:del w:id="1742" w:author="Cristiano Cesario" w:date="2014-06-22T16:26:00Z">
          <w:r w:rsidDel="00281AAE">
            <w:delText xml:space="preserve"> </w:delText>
          </w:r>
        </w:del>
        <w:r>
          <w:t>shows th</w:t>
        </w:r>
      </w:moveTo>
      <w:ins w:id="1743" w:author="Cristiano Cesario" w:date="2014-06-22T15:54:00Z">
        <w:r w:rsidR="007875E5">
          <w:t>e correlation between each repository metric and the measured</w:t>
        </w:r>
      </w:ins>
      <w:ins w:id="1744" w:author="Cristiano Cesario" w:date="2014-06-22T16:27:00Z">
        <w:r w:rsidR="00917245" w:rsidRPr="00917245">
          <w:t xml:space="preserve"> </w:t>
        </w:r>
        <w:r w:rsidR="00917245">
          <w:t>operations</w:t>
        </w:r>
      </w:ins>
      <w:ins w:id="1745" w:author="Cristiano Cesario" w:date="2014-06-22T15:54:00Z">
        <w:r w:rsidR="007875E5">
          <w:t xml:space="preserve">, </w:t>
        </w:r>
      </w:ins>
      <w:ins w:id="1746" w:author="Cristiano Cesario" w:date="2014-06-22T15:55:00Z">
        <w:r w:rsidR="007875E5">
          <w:t xml:space="preserve">according to the </w:t>
        </w:r>
      </w:ins>
      <w:ins w:id="1747" w:author="Cristiano Cesario" w:date="2014-06-22T15:56:00Z">
        <w:r w:rsidR="007875E5" w:rsidRPr="007071FA">
          <w:rPr>
            <w:i/>
            <w:rPrChange w:id="1748" w:author="Cristiano Cesario" w:date="2014-06-22T16:03:00Z">
              <w:rPr/>
            </w:rPrChange>
          </w:rPr>
          <w:t>Pearson product-moment correlation coefficient</w:t>
        </w:r>
      </w:ins>
      <w:moveTo w:id="1749" w:author="Cristiano Cesario" w:date="2014-06-21T16:01:00Z">
        <w:del w:id="1750" w:author="Cristiano Cesario" w:date="2014-06-22T15:57:00Z">
          <w:r w:rsidDel="007071FA">
            <w:delText>at</w:delText>
          </w:r>
        </w:del>
      </w:moveTo>
      <w:ins w:id="1751" w:author="Cristiano Cesario" w:date="2014-06-22T15:57:00Z">
        <w:r w:rsidR="007071FA">
          <w:t xml:space="preserve"> (PPMCC)</w:t>
        </w:r>
      </w:ins>
      <w:ins w:id="1752" w:author="Cristiano Cesario" w:date="2014-06-22T15:58:00Z">
        <w:r w:rsidR="007071FA">
          <w:tab/>
        </w:r>
      </w:ins>
      <w:ins w:id="1753" w:author="Cristiano Cesario" w:date="2014-06-22T16:02:00Z">
        <w:r w:rsidR="007071FA">
          <w:fldChar w:fldCharType="begin"/>
        </w:r>
        <w:r w:rsidR="007071FA">
          <w:instrText xml:space="preserve"> ADDIN ZOTERO_ITEM CSL_CITATION {"citationID":"1iqvg4fpg1","properties":{"formattedCitation":"[25]","plainCitation":"[25]"},"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Lond.","language":"en","author":[{"family":"Pearson","given":"Karl"}],"issued":{"date-parts":[["1895",1,1]]},"accessed":{"date-parts":[["2014",6,22]]}}}],"schema":"https://github.com/citation-style-language/schema/raw/master/csl-citation.json"} </w:instrText>
        </w:r>
      </w:ins>
      <w:r w:rsidR="007071FA">
        <w:fldChar w:fldCharType="separate"/>
      </w:r>
      <w:ins w:id="1754" w:author="Cristiano Cesario" w:date="2014-06-22T16:02:00Z">
        <w:r w:rsidR="007071FA" w:rsidRPr="007071FA">
          <w:t>[25]</w:t>
        </w:r>
        <w:r w:rsidR="007071FA">
          <w:fldChar w:fldCharType="end"/>
        </w:r>
      </w:ins>
      <w:ins w:id="1755" w:author="Cristiano Cesario" w:date="2014-06-22T16:04:00Z">
        <w:r w:rsidR="007071FA">
          <w:t xml:space="preserve">. </w:t>
        </w:r>
      </w:ins>
      <w:moveTo w:id="1756" w:author="Cristiano Cesario" w:date="2014-06-21T16:01:00Z">
        <w:del w:id="1757" w:author="Cristiano Cesario" w:date="2014-06-22T16:04:00Z">
          <w:r w:rsidDel="007071FA">
            <w:delText xml:space="preserve">, </w:delText>
          </w:r>
        </w:del>
      </w:moveTo>
      <w:ins w:id="1758" w:author="Cristiano Cesario" w:date="2014-06-22T16:04:00Z">
        <w:r w:rsidR="007071FA">
          <w:t xml:space="preserve">This correlation coefficient </w:t>
        </w:r>
      </w:ins>
      <w:ins w:id="1759" w:author="Cristiano Cesario" w:date="2014-06-22T16:06:00Z">
        <w:r w:rsidR="007071FA">
          <w:t xml:space="preserve">measures the linear correlation between two variables </w:t>
        </w:r>
      </w:ins>
      <w:ins w:id="1760" w:author="Cristiano Cesario" w:date="2014-06-22T16:07:00Z">
        <w:r w:rsidR="00554329">
          <w:t xml:space="preserve">X and Y </w:t>
        </w:r>
      </w:ins>
      <w:ins w:id="1761" w:author="Cristiano Cesario" w:date="2014-06-22T16:06:00Z">
        <w:r w:rsidR="007071FA">
          <w:t xml:space="preserve">and </w:t>
        </w:r>
      </w:ins>
      <w:ins w:id="1762" w:author="Cristiano Cesario" w:date="2014-06-22T16:04:00Z">
        <w:r w:rsidR="007071FA">
          <w:t xml:space="preserve">ranges from −1 to </w:t>
        </w:r>
        <w:proofErr w:type="gramStart"/>
        <w:r w:rsidR="007071FA">
          <w:t>1</w:t>
        </w:r>
        <w:proofErr w:type="gramEnd"/>
        <w:r w:rsidR="007071FA">
          <w:t xml:space="preserve">. </w:t>
        </w:r>
      </w:ins>
      <w:ins w:id="1763" w:author="Cristiano Cesario" w:date="2014-06-22T16:06:00Z">
        <w:r w:rsidR="007071FA">
          <w:t>V</w:t>
        </w:r>
      </w:ins>
      <w:ins w:id="1764" w:author="Cristiano Cesario" w:date="2014-06-22T16:04:00Z">
        <w:r w:rsidR="00554329">
          <w:t>alue</w:t>
        </w:r>
      </w:ins>
      <w:ins w:id="1765" w:author="Cristiano Cesario" w:date="2014-06-22T16:09:00Z">
        <w:r w:rsidR="00554329">
          <w:t>s</w:t>
        </w:r>
      </w:ins>
      <w:ins w:id="1766" w:author="Cristiano Cesario" w:date="2014-06-22T16:04:00Z">
        <w:r w:rsidR="007071FA">
          <w:t xml:space="preserve"> </w:t>
        </w:r>
      </w:ins>
      <w:ins w:id="1767" w:author="Cristiano Cesario" w:date="2014-06-22T16:08:00Z">
        <w:r w:rsidR="00554329">
          <w:t>of</w:t>
        </w:r>
      </w:ins>
      <w:ins w:id="1768" w:author="Cristiano Cesario" w:date="2014-06-22T16:04:00Z">
        <w:r w:rsidR="007071FA">
          <w:t xml:space="preserve"> </w:t>
        </w:r>
        <w:proofErr w:type="gramStart"/>
        <w:r w:rsidR="007071FA">
          <w:t>1</w:t>
        </w:r>
      </w:ins>
      <w:proofErr w:type="gramEnd"/>
      <w:ins w:id="1769" w:author="Cristiano Cesario" w:date="2014-06-22T16:08:00Z">
        <w:r w:rsidR="00554329">
          <w:t xml:space="preserve"> or -1</w:t>
        </w:r>
      </w:ins>
      <w:ins w:id="1770" w:author="Cristiano Cesario" w:date="2014-06-22T16:04:00Z">
        <w:r w:rsidR="007071FA">
          <w:t xml:space="preserve"> mean</w:t>
        </w:r>
      </w:ins>
      <w:ins w:id="1771" w:author="Cristiano Cesario" w:date="2014-06-22T16:05:00Z">
        <w:r w:rsidR="007071FA">
          <w:t xml:space="preserve"> that a linear equation can describe the correlation between </w:t>
        </w:r>
      </w:ins>
      <w:ins w:id="1772" w:author="Cristiano Cesario" w:date="2014-06-22T16:04:00Z">
        <w:r w:rsidR="007071FA">
          <w:t>X and Y perfectly</w:t>
        </w:r>
      </w:ins>
      <w:ins w:id="1773" w:author="Cristiano Cesario" w:date="2014-06-22T16:09:00Z">
        <w:r w:rsidR="00554329">
          <w:t xml:space="preserve"> (either </w:t>
        </w:r>
        <w:r w:rsidR="00554329">
          <w:tab/>
          <w:t>positive or negative, respectively)</w:t>
        </w:r>
      </w:ins>
      <w:ins w:id="1774" w:author="Cristiano Cesario" w:date="2014-06-22T16:04:00Z">
        <w:r w:rsidR="007071FA">
          <w:t xml:space="preserve">. </w:t>
        </w:r>
      </w:ins>
      <w:ins w:id="1775" w:author="Cristiano Cesario" w:date="2014-06-22T16:10:00Z">
        <w:r w:rsidR="00554329">
          <w:t>A v</w:t>
        </w:r>
      </w:ins>
      <w:ins w:id="1776" w:author="Cristiano Cesario" w:date="2014-06-22T16:08:00Z">
        <w:r w:rsidR="00554329">
          <w:t>alue</w:t>
        </w:r>
      </w:ins>
      <w:ins w:id="1777" w:author="Cristiano Cesario" w:date="2014-06-22T16:04:00Z">
        <w:r w:rsidR="007071FA">
          <w:t xml:space="preserve"> </w:t>
        </w:r>
      </w:ins>
      <w:ins w:id="1778" w:author="Cristiano Cesario" w:date="2014-06-22T16:26:00Z">
        <w:r w:rsidR="00281AAE">
          <w:t xml:space="preserve">of </w:t>
        </w:r>
      </w:ins>
      <w:proofErr w:type="gramStart"/>
      <w:ins w:id="1779" w:author="Cristiano Cesario" w:date="2014-06-22T16:04:00Z">
        <w:r w:rsidR="007071FA">
          <w:t>0</w:t>
        </w:r>
        <w:proofErr w:type="gramEnd"/>
        <w:r w:rsidR="007071FA">
          <w:t xml:space="preserve"> </w:t>
        </w:r>
      </w:ins>
      <w:ins w:id="1780" w:author="Cristiano Cesario" w:date="2014-06-22T16:10:00Z">
        <w:r w:rsidR="00554329">
          <w:t>mean</w:t>
        </w:r>
      </w:ins>
      <w:ins w:id="1781" w:author="Cristiano Cesario" w:date="2014-06-22T16:26:00Z">
        <w:r w:rsidR="00281AAE">
          <w:t>s</w:t>
        </w:r>
      </w:ins>
      <w:ins w:id="1782" w:author="Cristiano Cesario" w:date="2014-06-22T16:04:00Z">
        <w:r w:rsidR="007071FA">
          <w:t xml:space="preserve"> that there is no </w:t>
        </w:r>
      </w:ins>
      <w:ins w:id="1783" w:author="Cristiano Cesario" w:date="2014-06-22T16:10:00Z">
        <w:r w:rsidR="00554329">
          <w:t>correlation between X and Y</w:t>
        </w:r>
      </w:ins>
      <w:ins w:id="1784" w:author="Cristiano Cesario" w:date="2014-06-22T16:04:00Z">
        <w:r w:rsidR="00554329">
          <w:t>.</w:t>
        </w:r>
      </w:ins>
      <w:ins w:id="1785" w:author="Cristiano Cesario" w:date="2014-06-22T16:03:00Z">
        <w:r w:rsidR="007071FA">
          <w:t xml:space="preserve"> </w:t>
        </w:r>
      </w:ins>
    </w:p>
    <w:p w14:paraId="489BBDEB" w14:textId="72FBA921" w:rsidR="00204E3C" w:rsidRDefault="00554329" w:rsidP="00554329">
      <w:pPr>
        <w:pStyle w:val="Text"/>
        <w:rPr>
          <w:ins w:id="1786" w:author="Cristiano Cesario" w:date="2014-06-22T16:26:00Z"/>
        </w:rPr>
      </w:pPr>
      <w:ins w:id="1787" w:author="Cristiano Cesario" w:date="2014-06-22T16:11:00Z">
        <w:r>
          <w:t xml:space="preserve">Looking at </w:t>
        </w:r>
      </w:ins>
      <w:ins w:id="1788" w:author="Cristiano Cesario" w:date="2014-06-22T16:12:00Z">
        <w:r>
          <w:fldChar w:fldCharType="begin"/>
        </w:r>
        <w:r>
          <w:instrText xml:space="preserve"> REF _Ref391215776 \h </w:instrText>
        </w:r>
      </w:ins>
      <w:r>
        <w:fldChar w:fldCharType="separate"/>
      </w:r>
      <w:ins w:id="1789" w:author="Cristiano Cesario" w:date="2014-06-23T11:21:00Z">
        <w:r w:rsidR="00C56A5A">
          <w:t xml:space="preserve">Table </w:t>
        </w:r>
        <w:r w:rsidR="00C56A5A">
          <w:rPr>
            <w:noProof/>
          </w:rPr>
          <w:t>VII</w:t>
        </w:r>
      </w:ins>
      <w:ins w:id="1790" w:author="Cristiano Cesario" w:date="2014-06-22T16:12:00Z">
        <w:r>
          <w:fldChar w:fldCharType="end"/>
        </w:r>
        <w:r>
          <w:t xml:space="preserve">, we can see that </w:t>
        </w:r>
      </w:ins>
      <w:commentRangeStart w:id="1791"/>
      <w:moveTo w:id="1792" w:author="Cristiano Cesario" w:date="2014-06-21T16:01:00Z">
        <w:del w:id="1793" w:author="Cristiano Cesario" w:date="2014-06-22T16:03:00Z">
          <w:r w:rsidR="00204E3C" w:rsidDel="007071FA">
            <w:delText>d</w:delText>
          </w:r>
        </w:del>
        <w:del w:id="1794" w:author="Cristiano Cesario" w:date="2014-06-22T16:12:00Z">
          <w:r w:rsidR="00204E3C" w:rsidDel="00554329">
            <w:delText xml:space="preserve">espite of the other size metrics, </w:delText>
          </w:r>
        </w:del>
        <w:r w:rsidR="00204E3C">
          <w:t xml:space="preserve">the number of commits in the repositories </w:t>
        </w:r>
        <w:del w:id="1795" w:author="Cristiano Cesario" w:date="2014-06-22T16:12:00Z">
          <w:r w:rsidR="00204E3C" w:rsidDel="00554329">
            <w:delText>made the difference in the measurements</w:delText>
          </w:r>
          <w:commentRangeEnd w:id="1791"/>
          <w:r w:rsidR="00204E3C" w:rsidDel="00554329">
            <w:rPr>
              <w:rStyle w:val="Refdecomentrio"/>
            </w:rPr>
            <w:commentReference w:id="1791"/>
          </w:r>
        </w:del>
      </w:moveTo>
      <w:ins w:id="1796" w:author="Cristiano Cesario" w:date="2014-06-22T16:12:00Z">
        <w:r>
          <w:t xml:space="preserve">is the metric with PPMCC nearest to </w:t>
        </w:r>
        <w:proofErr w:type="gramStart"/>
        <w:r>
          <w:t>1</w:t>
        </w:r>
      </w:ins>
      <w:proofErr w:type="gramEnd"/>
      <w:moveTo w:id="1797" w:author="Cristiano Cesario" w:date="2014-06-21T16:01:00Z">
        <w:r w:rsidR="00204E3C">
          <w:t xml:space="preserve">. </w:t>
        </w:r>
        <w:del w:id="1798" w:author="Cristiano Cesario" w:date="2014-06-22T16:13:00Z">
          <w:r w:rsidR="00204E3C" w:rsidDel="00554329">
            <w:delText>We</w:delText>
          </w:r>
        </w:del>
      </w:moveTo>
      <w:ins w:id="1799" w:author="Cristiano Cesario" w:date="2014-06-22T16:13:00Z">
        <w:r>
          <w:t xml:space="preserve">Generally, </w:t>
        </w:r>
      </w:ins>
      <w:moveTo w:id="1800" w:author="Cristiano Cesario" w:date="2014-06-21T16:01:00Z">
        <w:del w:id="1801" w:author="Cristiano Cesario" w:date="2014-06-22T16:14:00Z">
          <w:r w:rsidR="00204E3C" w:rsidDel="00554329">
            <w:delText xml:space="preserve"> </w:delText>
          </w:r>
        </w:del>
        <w:del w:id="1802" w:author="Cristiano Cesario" w:date="2014-06-22T16:13:00Z">
          <w:r w:rsidR="00204E3C" w:rsidDel="00554329">
            <w:delText xml:space="preserve">had longer </w:delText>
          </w:r>
        </w:del>
        <w:r w:rsidR="00204E3C">
          <w:t xml:space="preserve">operations </w:t>
        </w:r>
      </w:moveTo>
      <w:ins w:id="1803" w:author="Cristiano Cesario" w:date="2014-06-22T16:13:00Z">
        <w:r>
          <w:t xml:space="preserve">took longer </w:t>
        </w:r>
      </w:ins>
      <w:moveTo w:id="1804" w:author="Cristiano Cesario" w:date="2014-06-21T16:01:00Z">
        <w:r w:rsidR="00204E3C">
          <w:t xml:space="preserve">in repositories that had more commits. </w:t>
        </w:r>
      </w:moveTo>
      <w:ins w:id="1805" w:author="Cristiano Cesario" w:date="2014-06-22T16:14:00Z">
        <w:r>
          <w:t xml:space="preserve">According to </w:t>
        </w:r>
        <w:r>
          <w:fldChar w:fldCharType="begin"/>
        </w:r>
        <w:r>
          <w:instrText xml:space="preserve"> REF _Ref386820651 \h </w:instrText>
        </w:r>
      </w:ins>
      <w:r>
        <w:fldChar w:fldCharType="separate"/>
      </w:r>
      <w:ins w:id="1806" w:author="Cristiano Cesario" w:date="2014-06-23T11:21:00Z">
        <w:r w:rsidR="00C56A5A">
          <w:t xml:space="preserve">Table </w:t>
        </w:r>
        <w:r w:rsidR="00C56A5A">
          <w:rPr>
            <w:noProof/>
          </w:rPr>
          <w:t>VIII</w:t>
        </w:r>
      </w:ins>
      <w:ins w:id="1807" w:author="Cristiano Cesario" w:date="2014-06-22T16:14:00Z">
        <w:r>
          <w:fldChar w:fldCharType="end"/>
        </w:r>
        <w:r>
          <w:t>, t</w:t>
        </w:r>
      </w:ins>
      <w:moveTo w:id="1808" w:author="Cristiano Cesario" w:date="2014-06-21T16:01:00Z">
        <w:del w:id="1809" w:author="Cristiano Cesario" w:date="2014-06-22T16:14:00Z">
          <w:r w:rsidR="00204E3C" w:rsidDel="00554329">
            <w:delText>T</w:delText>
          </w:r>
        </w:del>
        <w:r w:rsidR="00204E3C">
          <w:t xml:space="preserve">he slowest operations were </w:t>
        </w:r>
      </w:moveTo>
      <w:ins w:id="1810" w:author="Cristiano Cesario" w:date="2014-06-21T16:10:00Z">
        <w:r w:rsidR="00D438B5">
          <w:t>“</w:t>
        </w:r>
      </w:ins>
      <w:moveTo w:id="1811" w:author="Cristiano Cesario" w:date="2014-06-21T16:01:00Z">
        <w:r w:rsidR="00204E3C">
          <w:t>Insert 1</w:t>
        </w:r>
        <w:r w:rsidR="00204E3C" w:rsidRPr="00327C1F">
          <w:rPr>
            <w:vertAlign w:val="superscript"/>
          </w:rPr>
          <w:t>st</w:t>
        </w:r>
        <w:del w:id="1812" w:author="Cristiano Cesario" w:date="2014-06-21T16:10:00Z">
          <w:r w:rsidR="00204E3C" w:rsidDel="00D438B5">
            <w:delText xml:space="preserve"> </w:delText>
          </w:r>
        </w:del>
      </w:moveTo>
      <w:ins w:id="1813" w:author="Cristiano Cesario" w:date="2014-06-21T16:10:00Z">
        <w:r w:rsidR="00D438B5">
          <w:t xml:space="preserve">” </w:t>
        </w:r>
      </w:ins>
      <w:moveTo w:id="1814" w:author="Cristiano Cesario" w:date="2014-06-21T16:01:00Z">
        <w:r w:rsidR="00204E3C">
          <w:t xml:space="preserve">and </w:t>
        </w:r>
      </w:moveTo>
      <w:ins w:id="1815" w:author="Cristiano Cesario" w:date="2014-06-21T16:10:00Z">
        <w:r w:rsidR="00D438B5">
          <w:t>“</w:t>
        </w:r>
      </w:ins>
      <w:moveTo w:id="1816" w:author="Cristiano Cesario" w:date="2014-06-21T16:01:00Z">
        <w:r w:rsidR="00204E3C">
          <w:t>Insert 2</w:t>
        </w:r>
        <w:r w:rsidR="00204E3C" w:rsidRPr="00327C1F">
          <w:rPr>
            <w:vertAlign w:val="superscript"/>
          </w:rPr>
          <w:t>nd</w:t>
        </w:r>
      </w:moveTo>
      <w:ins w:id="1817" w:author="Cristiano Cesario" w:date="2014-06-21T16:10:00Z">
        <w:r w:rsidR="00D438B5">
          <w:t>”,</w:t>
        </w:r>
      </w:ins>
      <w:moveTo w:id="1818" w:author="Cristiano Cesario" w:date="2014-06-21T16:01:00Z">
        <w:del w:id="1819" w:author="Cristiano Cesario" w:date="2014-06-21T16:10:00Z">
          <w:r w:rsidR="00204E3C" w:rsidDel="00D438B5">
            <w:delText>,</w:delText>
          </w:r>
        </w:del>
        <w:r w:rsidR="00204E3C">
          <w:t xml:space="preserve"> due to the amount of data sent over the internet to update the database. </w:t>
        </w:r>
        <w:commentRangeStart w:id="1820"/>
        <w:r w:rsidR="00204E3C">
          <w:t xml:space="preserve">Amongst the foreground operations, the </w:t>
        </w:r>
        <w:commentRangeStart w:id="1821"/>
        <w:r w:rsidR="00204E3C">
          <w:t xml:space="preserve">“Topology” </w:t>
        </w:r>
        <w:commentRangeEnd w:id="1821"/>
        <w:r w:rsidR="00204E3C">
          <w:rPr>
            <w:rStyle w:val="Refdecomentrio"/>
          </w:rPr>
          <w:commentReference w:id="1821"/>
        </w:r>
        <w:r w:rsidR="00204E3C">
          <w:t>operation</w:t>
        </w:r>
        <w:del w:id="1822" w:author="Cristiano Cesario" w:date="2014-06-22T16:15:00Z">
          <w:r w:rsidR="00204E3C" w:rsidDel="00554329">
            <w:delText>,</w:delText>
          </w:r>
        </w:del>
        <w:r w:rsidR="00204E3C">
          <w:t xml:space="preserve"> </w:t>
        </w:r>
        <w:del w:id="1823" w:author="Cristiano Cesario" w:date="2014-06-22T16:15:00Z">
          <w:r w:rsidR="00204E3C" w:rsidDel="00554329">
            <w:delText xml:space="preserve">which shows coarse grain information, </w:delText>
          </w:r>
        </w:del>
        <w:r w:rsidR="00204E3C">
          <w:t>had a significant increase in its response time, but with lower values than the “Commit History” operation</w:t>
        </w:r>
        <w:del w:id="1824" w:author="Cristiano Cesario" w:date="2014-06-22T16:15:00Z">
          <w:r w:rsidR="00204E3C" w:rsidDel="00554329">
            <w:delText>,</w:delText>
          </w:r>
        </w:del>
        <w:del w:id="1825" w:author="Cristiano Cesario" w:date="2014-06-22T16:21:00Z">
          <w:r w:rsidR="00204E3C" w:rsidDel="00591503">
            <w:delText xml:space="preserve"> which</w:delText>
          </w:r>
        </w:del>
        <w:del w:id="1826" w:author="Cristiano Cesario" w:date="2014-06-22T16:22:00Z">
          <w:r w:rsidR="00204E3C" w:rsidDel="00591503">
            <w:delText xml:space="preserve"> d</w:delText>
          </w:r>
        </w:del>
        <w:del w:id="1827" w:author="Cristiano Cesario" w:date="2014-06-22T16:23:00Z">
          <w:r w:rsidR="00204E3C" w:rsidDel="00281AAE">
            <w:delText>eals with much finer grain data</w:delText>
          </w:r>
        </w:del>
        <w:del w:id="1828" w:author="Cristiano Cesario" w:date="2014-06-22T16:22:00Z">
          <w:r w:rsidR="00204E3C" w:rsidDel="00591503">
            <w:delText>, showing information about each one of the commits in the topology</w:delText>
          </w:r>
        </w:del>
        <w:r w:rsidR="00204E3C">
          <w:t>.</w:t>
        </w:r>
        <w:del w:id="1829" w:author="Cristiano Cesario" w:date="2014-06-22T16:23:00Z">
          <w:r w:rsidR="00204E3C" w:rsidDel="00281AAE">
            <w:delText xml:space="preserve"> </w:delText>
          </w:r>
        </w:del>
        <w:commentRangeEnd w:id="1820"/>
        <w:r w:rsidR="00204E3C">
          <w:rPr>
            <w:rStyle w:val="Refdecomentrio"/>
          </w:rPr>
          <w:commentReference w:id="1820"/>
        </w:r>
      </w:moveTo>
      <w:ins w:id="1830" w:author="Cristiano Cesario" w:date="2014-06-22T16:23:00Z">
        <w:r w:rsidR="00281AAE">
          <w:t xml:space="preserve"> This is because the latter </w:t>
        </w:r>
      </w:ins>
      <w:ins w:id="1831" w:author="Cristiano Cesario" w:date="2014-06-22T16:24:00Z">
        <w:r w:rsidR="00281AAE">
          <w:t>d</w:t>
        </w:r>
      </w:ins>
      <w:ins w:id="1832" w:author="Cristiano Cesario" w:date="2014-06-22T16:23:00Z">
        <w:r w:rsidR="00281AAE">
          <w:t>eals with much finer grain data than the former</w:t>
        </w:r>
      </w:ins>
      <w:ins w:id="1833" w:author="Cristiano Cesario" w:date="2014-06-22T16:24:00Z">
        <w:r w:rsidR="00281AAE">
          <w:t>.</w:t>
        </w:r>
      </w:ins>
      <w:ins w:id="1834" w:author="Cristiano Cesario" w:date="2014-06-22T16:23:00Z">
        <w:r w:rsidR="00281AAE">
          <w:t xml:space="preserve"> </w:t>
        </w:r>
      </w:ins>
      <w:moveTo w:id="1835" w:author="Cristiano Cesario" w:date="2014-06-21T16:01:00Z">
        <w:r w:rsidR="00204E3C">
          <w:t xml:space="preserve">In fact, the application was not able to show the commit history for repositories with more than 6.4K commits, </w:t>
        </w:r>
        <w:commentRangeStart w:id="1836"/>
        <w:r w:rsidR="00204E3C">
          <w:t>giving memory errors</w:t>
        </w:r>
        <w:commentRangeEnd w:id="1836"/>
        <w:r w:rsidR="00204E3C">
          <w:rPr>
            <w:rStyle w:val="Refdecomentrio"/>
          </w:rPr>
          <w:commentReference w:id="1836"/>
        </w:r>
        <w:r w:rsidR="00204E3C">
          <w:t>. As the commit graph has to be entirely in memory to be plotted, this is a scalability limitation of our approach.</w:t>
        </w:r>
      </w:moveTo>
      <w:ins w:id="1837" w:author="Cristiano Cesario" w:date="2014-06-22T16:28:00Z">
        <w:r w:rsidR="00917245">
          <w:t xml:space="preserve"> The only operation </w:t>
        </w:r>
      </w:ins>
      <w:ins w:id="1838" w:author="Cristiano Cesario" w:date="2014-06-22T16:30:00Z">
        <w:r w:rsidR="00917245">
          <w:t>with</w:t>
        </w:r>
      </w:ins>
      <w:ins w:id="1839" w:author="Cristiano Cesario" w:date="2014-06-22T16:28:00Z">
        <w:r w:rsidR="00917245">
          <w:t xml:space="preserve"> </w:t>
        </w:r>
      </w:ins>
      <w:ins w:id="1840" w:author="Cristiano Cesario" w:date="2014-06-22T16:29:00Z">
        <w:r w:rsidR="00917245">
          <w:t>no significant variation in response times was “Check Branches”.</w:t>
        </w:r>
      </w:ins>
    </w:p>
    <w:p w14:paraId="16773AB4" w14:textId="77777777" w:rsidR="00281AAE" w:rsidRDefault="00281AAE" w:rsidP="00554329">
      <w:pPr>
        <w:pStyle w:val="Text"/>
        <w:rPr>
          <w:ins w:id="1841" w:author="Cristiano Cesario" w:date="2014-06-22T15:46:00Z"/>
        </w:rPr>
      </w:pPr>
    </w:p>
    <w:p w14:paraId="4A2193D2" w14:textId="0B641D47" w:rsidR="007875E5" w:rsidRDefault="007875E5">
      <w:pPr>
        <w:pStyle w:val="TableTitle"/>
        <w:rPr>
          <w:ins w:id="1842" w:author="Cristiano Cesario" w:date="2014-06-22T15:48:00Z"/>
        </w:rPr>
        <w:pPrChange w:id="1843" w:author="Cristiano Cesario" w:date="2014-06-22T15:48:00Z">
          <w:pPr>
            <w:pStyle w:val="Text"/>
          </w:pPr>
        </w:pPrChange>
      </w:pPr>
      <w:bookmarkStart w:id="1844" w:name="_Ref391215776"/>
      <w:ins w:id="1845" w:author="Cristiano Cesario" w:date="2014-06-22T15:48:00Z">
        <w:r>
          <w:t xml:space="preserve">Table </w:t>
        </w:r>
        <w:r>
          <w:fldChar w:fldCharType="begin"/>
        </w:r>
        <w:r>
          <w:instrText xml:space="preserve"> SEQ Table \* ROMAN </w:instrText>
        </w:r>
      </w:ins>
      <w:r>
        <w:fldChar w:fldCharType="separate"/>
      </w:r>
      <w:ins w:id="1846" w:author="Cristiano Cesario" w:date="2014-06-23T11:21:00Z">
        <w:r w:rsidR="00C56A5A">
          <w:rPr>
            <w:noProof/>
          </w:rPr>
          <w:t>VII</w:t>
        </w:r>
      </w:ins>
      <w:ins w:id="1847" w:author="Cristiano Cesario" w:date="2014-06-22T15:48:00Z">
        <w:r>
          <w:fldChar w:fldCharType="end"/>
        </w:r>
        <w:bookmarkEnd w:id="1844"/>
      </w:ins>
    </w:p>
    <w:p w14:paraId="6418669B" w14:textId="2A3AA51F" w:rsidR="007875E5" w:rsidRDefault="007875E5">
      <w:pPr>
        <w:pStyle w:val="TableTitle"/>
        <w:rPr>
          <w:ins w:id="1848" w:author="Cristiano Cesario" w:date="2014-06-22T15:46:00Z"/>
        </w:rPr>
        <w:pPrChange w:id="1849" w:author="Cristiano Cesario" w:date="2014-06-22T15:48:00Z">
          <w:pPr>
            <w:pStyle w:val="Text"/>
          </w:pPr>
        </w:pPrChange>
      </w:pPr>
      <w:ins w:id="1850" w:author="Cristiano Cesario" w:date="2014-06-22T15:56:00Z">
        <w:r>
          <w:t>PPMCC</w:t>
        </w:r>
      </w:ins>
      <w:ins w:id="1851" w:author="Cristiano Cesario" w:date="2014-06-22T15:48:00Z">
        <w:r>
          <w:t xml:space="preserve"> </w:t>
        </w:r>
      </w:ins>
      <w:ins w:id="1852" w:author="Cristiano Cesario" w:date="2014-06-22T15:49:00Z">
        <w:r>
          <w:t>between measured operations and repository metrics</w:t>
        </w:r>
      </w:ins>
    </w:p>
    <w:tbl>
      <w:tblPr>
        <w:tblStyle w:val="IEEETable"/>
        <w:tblW w:w="0" w:type="auto"/>
        <w:tblLook w:val="04A0" w:firstRow="1" w:lastRow="0" w:firstColumn="1" w:lastColumn="0" w:noHBand="0" w:noVBand="1"/>
        <w:tblPrChange w:id="1853" w:author="Cristiano Cesario" w:date="2014-06-22T15:50:00Z">
          <w:tblPr>
            <w:tblW w:w="5340" w:type="dxa"/>
            <w:tblCellMar>
              <w:left w:w="70" w:type="dxa"/>
              <w:right w:w="70" w:type="dxa"/>
            </w:tblCellMar>
            <w:tblLook w:val="04A0" w:firstRow="1" w:lastRow="0" w:firstColumn="1" w:lastColumn="0" w:noHBand="0" w:noVBand="1"/>
          </w:tblPr>
        </w:tblPrChange>
      </w:tblPr>
      <w:tblGrid>
        <w:gridCol w:w="1341"/>
        <w:gridCol w:w="888"/>
        <w:gridCol w:w="816"/>
        <w:gridCol w:w="816"/>
        <w:gridCol w:w="790"/>
        <w:tblGridChange w:id="1854">
          <w:tblGrid>
            <w:gridCol w:w="1500"/>
            <w:gridCol w:w="976"/>
            <w:gridCol w:w="976"/>
            <w:gridCol w:w="976"/>
            <w:gridCol w:w="960"/>
          </w:tblGrid>
        </w:tblGridChange>
      </w:tblGrid>
      <w:tr w:rsidR="007875E5" w:rsidRPr="007875E5" w14:paraId="76CD7ECC" w14:textId="77777777" w:rsidTr="007875E5">
        <w:trPr>
          <w:cnfStyle w:val="100000000000" w:firstRow="1" w:lastRow="0" w:firstColumn="0" w:lastColumn="0" w:oddVBand="0" w:evenVBand="0" w:oddHBand="0" w:evenHBand="0" w:firstRowFirstColumn="0" w:firstRowLastColumn="0" w:lastRowFirstColumn="0" w:lastRowLastColumn="0"/>
          <w:trHeight w:val="510"/>
          <w:ins w:id="1855" w:author="Cristiano Cesario" w:date="2014-06-22T15:46:00Z"/>
          <w:trPrChange w:id="1856" w:author="Cristiano Cesario" w:date="2014-06-22T15:50:00Z">
            <w:trPr>
              <w:trHeight w:val="510"/>
            </w:trPr>
          </w:trPrChange>
        </w:trPr>
        <w:tc>
          <w:tcPr>
            <w:tcW w:w="0" w:type="auto"/>
            <w:hideMark/>
            <w:tcPrChange w:id="1857" w:author="Cristiano Cesario" w:date="2014-06-22T15:50:00Z">
              <w:tcPr>
                <w:tcW w:w="1500" w:type="dxa"/>
                <w:tcBorders>
                  <w:top w:val="nil"/>
                  <w:left w:val="single" w:sz="4" w:space="0" w:color="auto"/>
                  <w:bottom w:val="nil"/>
                  <w:right w:val="nil"/>
                </w:tcBorders>
                <w:shd w:val="clear" w:color="000000" w:fill="92D050"/>
                <w:vAlign w:val="center"/>
                <w:hideMark/>
              </w:tcPr>
            </w:tcPrChange>
          </w:tcPr>
          <w:p w14:paraId="3F52487B"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858" w:author="Cristiano Cesario" w:date="2014-06-22T15:46:00Z"/>
                <w:sz w:val="16"/>
                <w:szCs w:val="16"/>
                <w:rPrChange w:id="1859" w:author="Cristiano Cesario" w:date="2014-06-22T15:48:00Z">
                  <w:rPr>
                    <w:ins w:id="1860" w:author="Cristiano Cesario" w:date="2014-06-22T15:46:00Z"/>
                    <w:rFonts w:ascii="Calibri" w:hAnsi="Calibri"/>
                    <w:b/>
                    <w:bCs/>
                    <w:color w:val="000000"/>
                    <w:lang w:val="pt-BR" w:eastAsia="pt-BR"/>
                  </w:rPr>
                </w:rPrChange>
              </w:rPr>
            </w:pPr>
            <w:ins w:id="1861" w:author="Cristiano Cesario" w:date="2014-06-22T15:46:00Z">
              <w:r w:rsidRPr="007875E5">
                <w:rPr>
                  <w:sz w:val="16"/>
                  <w:szCs w:val="16"/>
                  <w:rPrChange w:id="1862" w:author="Cristiano Cesario" w:date="2014-06-22T15:48:00Z">
                    <w:rPr>
                      <w:rFonts w:ascii="Calibri" w:hAnsi="Calibri"/>
                      <w:b/>
                      <w:bCs/>
                      <w:color w:val="000000"/>
                      <w:lang w:val="pt-BR" w:eastAsia="pt-BR"/>
                    </w:rPr>
                  </w:rPrChange>
                </w:rPr>
                <w:t>Operation</w:t>
              </w:r>
            </w:ins>
          </w:p>
        </w:tc>
        <w:tc>
          <w:tcPr>
            <w:tcW w:w="0" w:type="auto"/>
            <w:hideMark/>
            <w:tcPrChange w:id="1863" w:author="Cristiano Cesario" w:date="2014-06-22T15:50:00Z">
              <w:tcPr>
                <w:tcW w:w="960" w:type="dxa"/>
                <w:tcBorders>
                  <w:top w:val="nil"/>
                  <w:left w:val="single" w:sz="4" w:space="0" w:color="auto"/>
                  <w:bottom w:val="nil"/>
                  <w:right w:val="nil"/>
                </w:tcBorders>
                <w:shd w:val="clear" w:color="000000" w:fill="92D050"/>
                <w:vAlign w:val="center"/>
                <w:hideMark/>
              </w:tcPr>
            </w:tcPrChange>
          </w:tcPr>
          <w:p w14:paraId="52B35E64"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864" w:author="Cristiano Cesario" w:date="2014-06-22T15:46:00Z"/>
                <w:sz w:val="16"/>
                <w:szCs w:val="16"/>
                <w:rPrChange w:id="1865" w:author="Cristiano Cesario" w:date="2014-06-22T15:48:00Z">
                  <w:rPr>
                    <w:ins w:id="1866" w:author="Cristiano Cesario" w:date="2014-06-22T15:46:00Z"/>
                    <w:rFonts w:ascii="Calibri" w:hAnsi="Calibri"/>
                    <w:b/>
                    <w:bCs/>
                    <w:color w:val="000000"/>
                    <w:lang w:val="pt-BR" w:eastAsia="pt-BR"/>
                  </w:rPr>
                </w:rPrChange>
              </w:rPr>
            </w:pPr>
            <w:ins w:id="1867" w:author="Cristiano Cesario" w:date="2014-06-22T15:46:00Z">
              <w:r w:rsidRPr="007875E5">
                <w:rPr>
                  <w:sz w:val="16"/>
                  <w:szCs w:val="16"/>
                  <w:rPrChange w:id="1868" w:author="Cristiano Cesario" w:date="2014-06-22T15:48:00Z">
                    <w:rPr>
                      <w:rFonts w:ascii="Calibri" w:hAnsi="Calibri"/>
                      <w:b/>
                      <w:bCs/>
                      <w:color w:val="000000"/>
                      <w:lang w:val="pt-BR" w:eastAsia="pt-BR"/>
                    </w:rPr>
                  </w:rPrChange>
                </w:rPr>
                <w:t># commits</w:t>
              </w:r>
            </w:ins>
          </w:p>
        </w:tc>
        <w:tc>
          <w:tcPr>
            <w:tcW w:w="0" w:type="auto"/>
            <w:hideMark/>
            <w:tcPrChange w:id="1869" w:author="Cristiano Cesario" w:date="2014-06-22T15:50:00Z">
              <w:tcPr>
                <w:tcW w:w="960" w:type="dxa"/>
                <w:tcBorders>
                  <w:top w:val="nil"/>
                  <w:left w:val="single" w:sz="4" w:space="0" w:color="auto"/>
                  <w:bottom w:val="nil"/>
                  <w:right w:val="nil"/>
                </w:tcBorders>
                <w:shd w:val="clear" w:color="000000" w:fill="92D050"/>
                <w:vAlign w:val="center"/>
                <w:hideMark/>
              </w:tcPr>
            </w:tcPrChange>
          </w:tcPr>
          <w:p w14:paraId="4638F5A6"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870" w:author="Cristiano Cesario" w:date="2014-06-22T15:46:00Z"/>
                <w:sz w:val="16"/>
                <w:szCs w:val="16"/>
                <w:rPrChange w:id="1871" w:author="Cristiano Cesario" w:date="2014-06-22T15:48:00Z">
                  <w:rPr>
                    <w:ins w:id="1872" w:author="Cristiano Cesario" w:date="2014-06-22T15:46:00Z"/>
                    <w:rFonts w:ascii="Calibri" w:hAnsi="Calibri"/>
                    <w:b/>
                    <w:bCs/>
                    <w:color w:val="000000"/>
                    <w:lang w:val="pt-BR" w:eastAsia="pt-BR"/>
                  </w:rPr>
                </w:rPrChange>
              </w:rPr>
            </w:pPr>
            <w:ins w:id="1873" w:author="Cristiano Cesario" w:date="2014-06-22T15:46:00Z">
              <w:r w:rsidRPr="007875E5">
                <w:rPr>
                  <w:sz w:val="16"/>
                  <w:szCs w:val="16"/>
                  <w:rPrChange w:id="1874" w:author="Cristiano Cesario" w:date="2014-06-22T15:48:00Z">
                    <w:rPr>
                      <w:rFonts w:ascii="Calibri" w:hAnsi="Calibri"/>
                      <w:b/>
                      <w:bCs/>
                      <w:color w:val="000000"/>
                      <w:lang w:val="pt-BR" w:eastAsia="pt-BR"/>
                    </w:rPr>
                  </w:rPrChange>
                </w:rPr>
                <w:t>Size</w:t>
              </w:r>
            </w:ins>
          </w:p>
        </w:tc>
        <w:tc>
          <w:tcPr>
            <w:tcW w:w="0" w:type="auto"/>
            <w:hideMark/>
            <w:tcPrChange w:id="1875" w:author="Cristiano Cesario" w:date="2014-06-22T15:50:00Z">
              <w:tcPr>
                <w:tcW w:w="960" w:type="dxa"/>
                <w:tcBorders>
                  <w:top w:val="nil"/>
                  <w:left w:val="single" w:sz="4" w:space="0" w:color="auto"/>
                  <w:bottom w:val="nil"/>
                  <w:right w:val="nil"/>
                </w:tcBorders>
                <w:shd w:val="clear" w:color="000000" w:fill="92D050"/>
                <w:vAlign w:val="center"/>
                <w:hideMark/>
              </w:tcPr>
            </w:tcPrChange>
          </w:tcPr>
          <w:p w14:paraId="1234BA8C"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876" w:author="Cristiano Cesario" w:date="2014-06-22T15:46:00Z"/>
                <w:sz w:val="16"/>
                <w:szCs w:val="16"/>
                <w:rPrChange w:id="1877" w:author="Cristiano Cesario" w:date="2014-06-22T15:48:00Z">
                  <w:rPr>
                    <w:ins w:id="1878" w:author="Cristiano Cesario" w:date="2014-06-22T15:46:00Z"/>
                    <w:rFonts w:ascii="Calibri" w:hAnsi="Calibri"/>
                    <w:b/>
                    <w:bCs/>
                    <w:color w:val="000000"/>
                    <w:lang w:val="pt-BR" w:eastAsia="pt-BR"/>
                  </w:rPr>
                </w:rPrChange>
              </w:rPr>
            </w:pPr>
            <w:ins w:id="1879" w:author="Cristiano Cesario" w:date="2014-06-22T15:46:00Z">
              <w:r w:rsidRPr="007875E5">
                <w:rPr>
                  <w:sz w:val="16"/>
                  <w:szCs w:val="16"/>
                  <w:rPrChange w:id="1880" w:author="Cristiano Cesario" w:date="2014-06-22T15:48:00Z">
                    <w:rPr>
                      <w:rFonts w:ascii="Calibri" w:hAnsi="Calibri"/>
                      <w:b/>
                      <w:bCs/>
                      <w:color w:val="000000"/>
                      <w:lang w:val="pt-BR" w:eastAsia="pt-BR"/>
                    </w:rPr>
                  </w:rPrChange>
                </w:rPr>
                <w:t># files</w:t>
              </w:r>
            </w:ins>
          </w:p>
        </w:tc>
        <w:tc>
          <w:tcPr>
            <w:tcW w:w="0" w:type="auto"/>
            <w:hideMark/>
            <w:tcPrChange w:id="1881" w:author="Cristiano Cesario" w:date="2014-06-22T15:50:00Z">
              <w:tcPr>
                <w:tcW w:w="960" w:type="dxa"/>
                <w:tcBorders>
                  <w:top w:val="nil"/>
                  <w:left w:val="single" w:sz="4" w:space="0" w:color="auto"/>
                  <w:bottom w:val="nil"/>
                  <w:right w:val="nil"/>
                </w:tcBorders>
                <w:shd w:val="clear" w:color="000000" w:fill="92D050"/>
                <w:vAlign w:val="center"/>
                <w:hideMark/>
              </w:tcPr>
            </w:tcPrChange>
          </w:tcPr>
          <w:p w14:paraId="0BE54D27"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882" w:author="Cristiano Cesario" w:date="2014-06-22T15:46:00Z"/>
                <w:sz w:val="16"/>
                <w:szCs w:val="16"/>
                <w:rPrChange w:id="1883" w:author="Cristiano Cesario" w:date="2014-06-22T15:48:00Z">
                  <w:rPr>
                    <w:ins w:id="1884" w:author="Cristiano Cesario" w:date="2014-06-22T15:46:00Z"/>
                    <w:rFonts w:ascii="Calibri" w:hAnsi="Calibri"/>
                    <w:b/>
                    <w:bCs/>
                    <w:color w:val="000000"/>
                    <w:lang w:val="pt-BR" w:eastAsia="pt-BR"/>
                  </w:rPr>
                </w:rPrChange>
              </w:rPr>
            </w:pPr>
            <w:ins w:id="1885" w:author="Cristiano Cesario" w:date="2014-06-22T15:46:00Z">
              <w:r w:rsidRPr="007875E5">
                <w:rPr>
                  <w:sz w:val="16"/>
                  <w:szCs w:val="16"/>
                  <w:rPrChange w:id="1886" w:author="Cristiano Cesario" w:date="2014-06-22T15:48:00Z">
                    <w:rPr>
                      <w:rFonts w:ascii="Calibri" w:hAnsi="Calibri"/>
                      <w:b/>
                      <w:bCs/>
                      <w:color w:val="000000"/>
                      <w:lang w:val="pt-BR" w:eastAsia="pt-BR"/>
                    </w:rPr>
                  </w:rPrChange>
                </w:rPr>
                <w:t># nodes</w:t>
              </w:r>
            </w:ins>
          </w:p>
        </w:tc>
      </w:tr>
      <w:tr w:rsidR="007875E5" w:rsidRPr="007875E5" w14:paraId="039E5419" w14:textId="77777777" w:rsidTr="007875E5">
        <w:trPr>
          <w:trHeight w:val="300"/>
          <w:ins w:id="1887" w:author="Cristiano Cesario" w:date="2014-06-22T15:46:00Z"/>
          <w:trPrChange w:id="1888" w:author="Cristiano Cesario" w:date="2014-06-22T15:50:00Z">
            <w:trPr>
              <w:trHeight w:val="300"/>
            </w:trPr>
          </w:trPrChange>
        </w:trPr>
        <w:tc>
          <w:tcPr>
            <w:tcW w:w="0" w:type="auto"/>
            <w:noWrap/>
            <w:hideMark/>
            <w:tcPrChange w:id="1889" w:author="Cristiano Cesario" w:date="2014-06-22T15:50:00Z">
              <w:tcPr>
                <w:tcW w:w="15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tcPrChange>
          </w:tcPr>
          <w:p w14:paraId="448649B3" w14:textId="77777777" w:rsidR="007875E5" w:rsidRPr="007875E5" w:rsidRDefault="007875E5">
            <w:pPr>
              <w:jc w:val="center"/>
              <w:rPr>
                <w:ins w:id="1890" w:author="Cristiano Cesario" w:date="2014-06-22T15:46:00Z"/>
                <w:sz w:val="16"/>
                <w:szCs w:val="16"/>
                <w:rPrChange w:id="1891" w:author="Cristiano Cesario" w:date="2014-06-22T15:48:00Z">
                  <w:rPr>
                    <w:ins w:id="1892" w:author="Cristiano Cesario" w:date="2014-06-22T15:46:00Z"/>
                    <w:rFonts w:ascii="Calibri" w:hAnsi="Calibri"/>
                    <w:b/>
                    <w:bCs/>
                    <w:color w:val="000000"/>
                    <w:lang w:val="pt-BR" w:eastAsia="pt-BR"/>
                  </w:rPr>
                </w:rPrChange>
              </w:rPr>
              <w:pPrChange w:id="1893" w:author="Cristiano Cesario" w:date="2014-06-22T15:48:00Z">
                <w:pPr/>
              </w:pPrChange>
            </w:pPr>
            <w:ins w:id="1894" w:author="Cristiano Cesario" w:date="2014-06-22T15:46:00Z">
              <w:r w:rsidRPr="007875E5">
                <w:rPr>
                  <w:sz w:val="16"/>
                  <w:szCs w:val="16"/>
                  <w:rPrChange w:id="1895" w:author="Cristiano Cesario" w:date="2014-06-22T15:48:00Z">
                    <w:rPr>
                      <w:rFonts w:ascii="Calibri" w:hAnsi="Calibri"/>
                      <w:b/>
                      <w:bCs/>
                      <w:color w:val="000000"/>
                      <w:lang w:val="pt-BR" w:eastAsia="pt-BR"/>
                    </w:rPr>
                  </w:rPrChange>
                </w:rPr>
                <w:t>Insert 1st</w:t>
              </w:r>
            </w:ins>
          </w:p>
        </w:tc>
        <w:tc>
          <w:tcPr>
            <w:tcW w:w="0" w:type="auto"/>
            <w:noWrap/>
            <w:hideMark/>
            <w:tcPrChange w:id="1896" w:author="Cristiano Cesario" w:date="2014-06-22T15:50:00Z">
              <w:tcPr>
                <w:tcW w:w="960" w:type="dxa"/>
                <w:tcBorders>
                  <w:top w:val="nil"/>
                  <w:left w:val="nil"/>
                  <w:bottom w:val="nil"/>
                  <w:right w:val="nil"/>
                </w:tcBorders>
                <w:shd w:val="clear" w:color="auto" w:fill="auto"/>
                <w:noWrap/>
                <w:vAlign w:val="bottom"/>
                <w:hideMark/>
              </w:tcPr>
            </w:tcPrChange>
          </w:tcPr>
          <w:p w14:paraId="6EC63FF3" w14:textId="77777777" w:rsidR="007875E5" w:rsidRPr="007875E5" w:rsidRDefault="007875E5">
            <w:pPr>
              <w:jc w:val="center"/>
              <w:rPr>
                <w:ins w:id="1897" w:author="Cristiano Cesario" w:date="2014-06-22T15:46:00Z"/>
                <w:sz w:val="16"/>
                <w:szCs w:val="16"/>
                <w:rPrChange w:id="1898" w:author="Cristiano Cesario" w:date="2014-06-22T15:48:00Z">
                  <w:rPr>
                    <w:ins w:id="1899" w:author="Cristiano Cesario" w:date="2014-06-22T15:46:00Z"/>
                    <w:rFonts w:ascii="Calibri" w:hAnsi="Calibri"/>
                    <w:color w:val="000000"/>
                    <w:sz w:val="22"/>
                    <w:szCs w:val="22"/>
                    <w:lang w:val="pt-BR" w:eastAsia="pt-BR"/>
                  </w:rPr>
                </w:rPrChange>
              </w:rPr>
              <w:pPrChange w:id="1900" w:author="Cristiano Cesario" w:date="2014-06-22T15:48:00Z">
                <w:pPr>
                  <w:jc w:val="right"/>
                </w:pPr>
              </w:pPrChange>
            </w:pPr>
            <w:ins w:id="1901" w:author="Cristiano Cesario" w:date="2014-06-22T15:46:00Z">
              <w:r w:rsidRPr="007875E5">
                <w:rPr>
                  <w:sz w:val="16"/>
                  <w:szCs w:val="16"/>
                  <w:rPrChange w:id="1902" w:author="Cristiano Cesario" w:date="2014-06-22T15:48:00Z">
                    <w:rPr>
                      <w:rFonts w:ascii="Calibri" w:hAnsi="Calibri"/>
                      <w:color w:val="000000"/>
                      <w:sz w:val="22"/>
                      <w:szCs w:val="22"/>
                      <w:lang w:val="pt-BR" w:eastAsia="pt-BR"/>
                    </w:rPr>
                  </w:rPrChange>
                </w:rPr>
                <w:t>0,794961</w:t>
              </w:r>
            </w:ins>
          </w:p>
        </w:tc>
        <w:tc>
          <w:tcPr>
            <w:tcW w:w="0" w:type="auto"/>
            <w:noWrap/>
            <w:hideMark/>
            <w:tcPrChange w:id="1903" w:author="Cristiano Cesario" w:date="2014-06-22T15:50:00Z">
              <w:tcPr>
                <w:tcW w:w="960" w:type="dxa"/>
                <w:tcBorders>
                  <w:top w:val="nil"/>
                  <w:left w:val="nil"/>
                  <w:bottom w:val="nil"/>
                  <w:right w:val="nil"/>
                </w:tcBorders>
                <w:shd w:val="clear" w:color="auto" w:fill="auto"/>
                <w:noWrap/>
                <w:vAlign w:val="bottom"/>
                <w:hideMark/>
              </w:tcPr>
            </w:tcPrChange>
          </w:tcPr>
          <w:p w14:paraId="46904B02" w14:textId="77777777" w:rsidR="007875E5" w:rsidRPr="007875E5" w:rsidRDefault="007875E5">
            <w:pPr>
              <w:jc w:val="center"/>
              <w:rPr>
                <w:ins w:id="1904" w:author="Cristiano Cesario" w:date="2014-06-22T15:46:00Z"/>
                <w:sz w:val="16"/>
                <w:szCs w:val="16"/>
                <w:rPrChange w:id="1905" w:author="Cristiano Cesario" w:date="2014-06-22T15:48:00Z">
                  <w:rPr>
                    <w:ins w:id="1906" w:author="Cristiano Cesario" w:date="2014-06-22T15:46:00Z"/>
                    <w:rFonts w:ascii="Calibri" w:hAnsi="Calibri"/>
                    <w:color w:val="000000"/>
                    <w:sz w:val="22"/>
                    <w:szCs w:val="22"/>
                    <w:lang w:val="pt-BR" w:eastAsia="pt-BR"/>
                  </w:rPr>
                </w:rPrChange>
              </w:rPr>
              <w:pPrChange w:id="1907" w:author="Cristiano Cesario" w:date="2014-06-22T15:48:00Z">
                <w:pPr>
                  <w:jc w:val="right"/>
                </w:pPr>
              </w:pPrChange>
            </w:pPr>
            <w:ins w:id="1908" w:author="Cristiano Cesario" w:date="2014-06-22T15:46:00Z">
              <w:r w:rsidRPr="007875E5">
                <w:rPr>
                  <w:sz w:val="16"/>
                  <w:szCs w:val="16"/>
                  <w:rPrChange w:id="1909" w:author="Cristiano Cesario" w:date="2014-06-22T15:48:00Z">
                    <w:rPr>
                      <w:rFonts w:ascii="Calibri" w:hAnsi="Calibri"/>
                      <w:color w:val="000000"/>
                      <w:sz w:val="22"/>
                      <w:szCs w:val="22"/>
                      <w:lang w:val="pt-BR" w:eastAsia="pt-BR"/>
                    </w:rPr>
                  </w:rPrChange>
                </w:rPr>
                <w:t>0,652618</w:t>
              </w:r>
            </w:ins>
          </w:p>
        </w:tc>
        <w:tc>
          <w:tcPr>
            <w:tcW w:w="0" w:type="auto"/>
            <w:noWrap/>
            <w:hideMark/>
            <w:tcPrChange w:id="1910" w:author="Cristiano Cesario" w:date="2014-06-22T15:50:00Z">
              <w:tcPr>
                <w:tcW w:w="960" w:type="dxa"/>
                <w:tcBorders>
                  <w:top w:val="nil"/>
                  <w:left w:val="nil"/>
                  <w:bottom w:val="nil"/>
                  <w:right w:val="nil"/>
                </w:tcBorders>
                <w:shd w:val="clear" w:color="auto" w:fill="auto"/>
                <w:noWrap/>
                <w:vAlign w:val="bottom"/>
                <w:hideMark/>
              </w:tcPr>
            </w:tcPrChange>
          </w:tcPr>
          <w:p w14:paraId="289A5DC6" w14:textId="77777777" w:rsidR="007875E5" w:rsidRPr="007875E5" w:rsidRDefault="007875E5">
            <w:pPr>
              <w:jc w:val="center"/>
              <w:rPr>
                <w:ins w:id="1911" w:author="Cristiano Cesario" w:date="2014-06-22T15:46:00Z"/>
                <w:sz w:val="16"/>
                <w:szCs w:val="16"/>
                <w:rPrChange w:id="1912" w:author="Cristiano Cesario" w:date="2014-06-22T15:48:00Z">
                  <w:rPr>
                    <w:ins w:id="1913" w:author="Cristiano Cesario" w:date="2014-06-22T15:46:00Z"/>
                    <w:rFonts w:ascii="Calibri" w:hAnsi="Calibri"/>
                    <w:color w:val="000000"/>
                    <w:sz w:val="22"/>
                    <w:szCs w:val="22"/>
                    <w:lang w:val="pt-BR" w:eastAsia="pt-BR"/>
                  </w:rPr>
                </w:rPrChange>
              </w:rPr>
              <w:pPrChange w:id="1914" w:author="Cristiano Cesario" w:date="2014-06-22T15:48:00Z">
                <w:pPr>
                  <w:jc w:val="right"/>
                </w:pPr>
              </w:pPrChange>
            </w:pPr>
            <w:ins w:id="1915" w:author="Cristiano Cesario" w:date="2014-06-22T15:46:00Z">
              <w:r w:rsidRPr="007875E5">
                <w:rPr>
                  <w:sz w:val="16"/>
                  <w:szCs w:val="16"/>
                  <w:rPrChange w:id="1916" w:author="Cristiano Cesario" w:date="2014-06-22T15:48:00Z">
                    <w:rPr>
                      <w:rFonts w:ascii="Calibri" w:hAnsi="Calibri"/>
                      <w:color w:val="000000"/>
                      <w:sz w:val="22"/>
                      <w:szCs w:val="22"/>
                      <w:lang w:val="pt-BR" w:eastAsia="pt-BR"/>
                    </w:rPr>
                  </w:rPrChange>
                </w:rPr>
                <w:t>0,300709</w:t>
              </w:r>
            </w:ins>
          </w:p>
        </w:tc>
        <w:tc>
          <w:tcPr>
            <w:tcW w:w="0" w:type="auto"/>
            <w:noWrap/>
            <w:hideMark/>
            <w:tcPrChange w:id="1917" w:author="Cristiano Cesario" w:date="2014-06-22T15:50:00Z">
              <w:tcPr>
                <w:tcW w:w="960" w:type="dxa"/>
                <w:tcBorders>
                  <w:top w:val="nil"/>
                  <w:left w:val="nil"/>
                  <w:bottom w:val="nil"/>
                  <w:right w:val="nil"/>
                </w:tcBorders>
                <w:shd w:val="clear" w:color="auto" w:fill="auto"/>
                <w:noWrap/>
                <w:vAlign w:val="bottom"/>
                <w:hideMark/>
              </w:tcPr>
            </w:tcPrChange>
          </w:tcPr>
          <w:p w14:paraId="450C4ACC" w14:textId="77777777" w:rsidR="007875E5" w:rsidRPr="007875E5" w:rsidRDefault="007875E5">
            <w:pPr>
              <w:jc w:val="center"/>
              <w:rPr>
                <w:ins w:id="1918" w:author="Cristiano Cesario" w:date="2014-06-22T15:46:00Z"/>
                <w:sz w:val="16"/>
                <w:szCs w:val="16"/>
                <w:rPrChange w:id="1919" w:author="Cristiano Cesario" w:date="2014-06-22T15:48:00Z">
                  <w:rPr>
                    <w:ins w:id="1920" w:author="Cristiano Cesario" w:date="2014-06-22T15:46:00Z"/>
                    <w:rFonts w:ascii="Calibri" w:hAnsi="Calibri"/>
                    <w:color w:val="000000"/>
                    <w:sz w:val="22"/>
                    <w:szCs w:val="22"/>
                    <w:lang w:val="pt-BR" w:eastAsia="pt-BR"/>
                  </w:rPr>
                </w:rPrChange>
              </w:rPr>
              <w:pPrChange w:id="1921" w:author="Cristiano Cesario" w:date="2014-06-22T15:48:00Z">
                <w:pPr>
                  <w:jc w:val="right"/>
                </w:pPr>
              </w:pPrChange>
            </w:pPr>
            <w:ins w:id="1922" w:author="Cristiano Cesario" w:date="2014-06-22T15:46:00Z">
              <w:r w:rsidRPr="007875E5">
                <w:rPr>
                  <w:sz w:val="16"/>
                  <w:szCs w:val="16"/>
                  <w:rPrChange w:id="1923" w:author="Cristiano Cesario" w:date="2014-06-22T15:48:00Z">
                    <w:rPr>
                      <w:rFonts w:ascii="Calibri" w:hAnsi="Calibri"/>
                      <w:color w:val="000000"/>
                      <w:sz w:val="22"/>
                      <w:szCs w:val="22"/>
                      <w:lang w:val="pt-BR" w:eastAsia="pt-BR"/>
                    </w:rPr>
                  </w:rPrChange>
                </w:rPr>
                <w:t>-0,44445</w:t>
              </w:r>
            </w:ins>
          </w:p>
        </w:tc>
      </w:tr>
      <w:tr w:rsidR="007875E5" w:rsidRPr="007875E5" w14:paraId="38CEF1D8" w14:textId="77777777" w:rsidTr="007875E5">
        <w:trPr>
          <w:trHeight w:val="300"/>
          <w:ins w:id="1924" w:author="Cristiano Cesario" w:date="2014-06-22T15:46:00Z"/>
          <w:trPrChange w:id="1925" w:author="Cristiano Cesario" w:date="2014-06-22T15:50:00Z">
            <w:trPr>
              <w:trHeight w:val="300"/>
            </w:trPr>
          </w:trPrChange>
        </w:trPr>
        <w:tc>
          <w:tcPr>
            <w:tcW w:w="0" w:type="auto"/>
            <w:noWrap/>
            <w:hideMark/>
            <w:tcPrChange w:id="1926" w:author="Cristiano Cesario" w:date="2014-06-22T15:50: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6C0CEA58" w14:textId="77777777" w:rsidR="007875E5" w:rsidRPr="007875E5" w:rsidRDefault="007875E5">
            <w:pPr>
              <w:jc w:val="center"/>
              <w:rPr>
                <w:ins w:id="1927" w:author="Cristiano Cesario" w:date="2014-06-22T15:46:00Z"/>
                <w:sz w:val="16"/>
                <w:szCs w:val="16"/>
                <w:rPrChange w:id="1928" w:author="Cristiano Cesario" w:date="2014-06-22T15:48:00Z">
                  <w:rPr>
                    <w:ins w:id="1929" w:author="Cristiano Cesario" w:date="2014-06-22T15:46:00Z"/>
                    <w:rFonts w:ascii="Calibri" w:hAnsi="Calibri"/>
                    <w:b/>
                    <w:bCs/>
                    <w:color w:val="000000"/>
                    <w:lang w:val="pt-BR" w:eastAsia="pt-BR"/>
                  </w:rPr>
                </w:rPrChange>
              </w:rPr>
              <w:pPrChange w:id="1930" w:author="Cristiano Cesario" w:date="2014-06-22T15:48:00Z">
                <w:pPr/>
              </w:pPrChange>
            </w:pPr>
            <w:ins w:id="1931" w:author="Cristiano Cesario" w:date="2014-06-22T15:46:00Z">
              <w:r w:rsidRPr="007875E5">
                <w:rPr>
                  <w:sz w:val="16"/>
                  <w:szCs w:val="16"/>
                  <w:rPrChange w:id="1932" w:author="Cristiano Cesario" w:date="2014-06-22T15:48:00Z">
                    <w:rPr>
                      <w:rFonts w:ascii="Calibri" w:hAnsi="Calibri"/>
                      <w:b/>
                      <w:bCs/>
                      <w:color w:val="000000"/>
                      <w:lang w:val="pt-BR" w:eastAsia="pt-BR"/>
                    </w:rPr>
                  </w:rPrChange>
                </w:rPr>
                <w:t>Insert 2nd</w:t>
              </w:r>
            </w:ins>
          </w:p>
        </w:tc>
        <w:tc>
          <w:tcPr>
            <w:tcW w:w="0" w:type="auto"/>
            <w:noWrap/>
            <w:hideMark/>
            <w:tcPrChange w:id="1933" w:author="Cristiano Cesario" w:date="2014-06-22T15:50:00Z">
              <w:tcPr>
                <w:tcW w:w="960" w:type="dxa"/>
                <w:tcBorders>
                  <w:top w:val="nil"/>
                  <w:left w:val="nil"/>
                  <w:bottom w:val="nil"/>
                  <w:right w:val="nil"/>
                </w:tcBorders>
                <w:shd w:val="clear" w:color="auto" w:fill="auto"/>
                <w:noWrap/>
                <w:vAlign w:val="bottom"/>
                <w:hideMark/>
              </w:tcPr>
            </w:tcPrChange>
          </w:tcPr>
          <w:p w14:paraId="468712B3" w14:textId="77777777" w:rsidR="007875E5" w:rsidRPr="007875E5" w:rsidRDefault="007875E5">
            <w:pPr>
              <w:jc w:val="center"/>
              <w:rPr>
                <w:ins w:id="1934" w:author="Cristiano Cesario" w:date="2014-06-22T15:46:00Z"/>
                <w:sz w:val="16"/>
                <w:szCs w:val="16"/>
                <w:rPrChange w:id="1935" w:author="Cristiano Cesario" w:date="2014-06-22T15:48:00Z">
                  <w:rPr>
                    <w:ins w:id="1936" w:author="Cristiano Cesario" w:date="2014-06-22T15:46:00Z"/>
                    <w:rFonts w:ascii="Calibri" w:hAnsi="Calibri"/>
                    <w:color w:val="000000"/>
                    <w:sz w:val="22"/>
                    <w:szCs w:val="22"/>
                    <w:lang w:val="pt-BR" w:eastAsia="pt-BR"/>
                  </w:rPr>
                </w:rPrChange>
              </w:rPr>
              <w:pPrChange w:id="1937" w:author="Cristiano Cesario" w:date="2014-06-22T15:48:00Z">
                <w:pPr>
                  <w:jc w:val="right"/>
                </w:pPr>
              </w:pPrChange>
            </w:pPr>
            <w:ins w:id="1938" w:author="Cristiano Cesario" w:date="2014-06-22T15:46:00Z">
              <w:r w:rsidRPr="007875E5">
                <w:rPr>
                  <w:sz w:val="16"/>
                  <w:szCs w:val="16"/>
                  <w:rPrChange w:id="1939" w:author="Cristiano Cesario" w:date="2014-06-22T15:48:00Z">
                    <w:rPr>
                      <w:rFonts w:ascii="Calibri" w:hAnsi="Calibri"/>
                      <w:color w:val="000000"/>
                      <w:sz w:val="22"/>
                      <w:szCs w:val="22"/>
                      <w:lang w:val="pt-BR" w:eastAsia="pt-BR"/>
                    </w:rPr>
                  </w:rPrChange>
                </w:rPr>
                <w:t>0,815497</w:t>
              </w:r>
            </w:ins>
          </w:p>
        </w:tc>
        <w:tc>
          <w:tcPr>
            <w:tcW w:w="0" w:type="auto"/>
            <w:noWrap/>
            <w:hideMark/>
            <w:tcPrChange w:id="1940" w:author="Cristiano Cesario" w:date="2014-06-22T15:50:00Z">
              <w:tcPr>
                <w:tcW w:w="960" w:type="dxa"/>
                <w:tcBorders>
                  <w:top w:val="nil"/>
                  <w:left w:val="nil"/>
                  <w:bottom w:val="nil"/>
                  <w:right w:val="nil"/>
                </w:tcBorders>
                <w:shd w:val="clear" w:color="auto" w:fill="auto"/>
                <w:noWrap/>
                <w:vAlign w:val="bottom"/>
                <w:hideMark/>
              </w:tcPr>
            </w:tcPrChange>
          </w:tcPr>
          <w:p w14:paraId="46E54A0C" w14:textId="77777777" w:rsidR="007875E5" w:rsidRPr="007875E5" w:rsidRDefault="007875E5">
            <w:pPr>
              <w:jc w:val="center"/>
              <w:rPr>
                <w:ins w:id="1941" w:author="Cristiano Cesario" w:date="2014-06-22T15:46:00Z"/>
                <w:sz w:val="16"/>
                <w:szCs w:val="16"/>
                <w:rPrChange w:id="1942" w:author="Cristiano Cesario" w:date="2014-06-22T15:48:00Z">
                  <w:rPr>
                    <w:ins w:id="1943" w:author="Cristiano Cesario" w:date="2014-06-22T15:46:00Z"/>
                    <w:rFonts w:ascii="Calibri" w:hAnsi="Calibri"/>
                    <w:color w:val="000000"/>
                    <w:sz w:val="22"/>
                    <w:szCs w:val="22"/>
                    <w:lang w:val="pt-BR" w:eastAsia="pt-BR"/>
                  </w:rPr>
                </w:rPrChange>
              </w:rPr>
              <w:pPrChange w:id="1944" w:author="Cristiano Cesario" w:date="2014-06-22T15:48:00Z">
                <w:pPr>
                  <w:jc w:val="right"/>
                </w:pPr>
              </w:pPrChange>
            </w:pPr>
            <w:ins w:id="1945" w:author="Cristiano Cesario" w:date="2014-06-22T15:46:00Z">
              <w:r w:rsidRPr="007875E5">
                <w:rPr>
                  <w:sz w:val="16"/>
                  <w:szCs w:val="16"/>
                  <w:rPrChange w:id="1946" w:author="Cristiano Cesario" w:date="2014-06-22T15:48:00Z">
                    <w:rPr>
                      <w:rFonts w:ascii="Calibri" w:hAnsi="Calibri"/>
                      <w:color w:val="000000"/>
                      <w:sz w:val="22"/>
                      <w:szCs w:val="22"/>
                      <w:lang w:val="pt-BR" w:eastAsia="pt-BR"/>
                    </w:rPr>
                  </w:rPrChange>
                </w:rPr>
                <w:t>0,645296</w:t>
              </w:r>
            </w:ins>
          </w:p>
        </w:tc>
        <w:tc>
          <w:tcPr>
            <w:tcW w:w="0" w:type="auto"/>
            <w:noWrap/>
            <w:hideMark/>
            <w:tcPrChange w:id="1947" w:author="Cristiano Cesario" w:date="2014-06-22T15:50:00Z">
              <w:tcPr>
                <w:tcW w:w="960" w:type="dxa"/>
                <w:tcBorders>
                  <w:top w:val="nil"/>
                  <w:left w:val="nil"/>
                  <w:bottom w:val="nil"/>
                  <w:right w:val="nil"/>
                </w:tcBorders>
                <w:shd w:val="clear" w:color="auto" w:fill="auto"/>
                <w:noWrap/>
                <w:vAlign w:val="bottom"/>
                <w:hideMark/>
              </w:tcPr>
            </w:tcPrChange>
          </w:tcPr>
          <w:p w14:paraId="65569336" w14:textId="77777777" w:rsidR="007875E5" w:rsidRPr="007875E5" w:rsidRDefault="007875E5">
            <w:pPr>
              <w:jc w:val="center"/>
              <w:rPr>
                <w:ins w:id="1948" w:author="Cristiano Cesario" w:date="2014-06-22T15:46:00Z"/>
                <w:sz w:val="16"/>
                <w:szCs w:val="16"/>
                <w:rPrChange w:id="1949" w:author="Cristiano Cesario" w:date="2014-06-22T15:48:00Z">
                  <w:rPr>
                    <w:ins w:id="1950" w:author="Cristiano Cesario" w:date="2014-06-22T15:46:00Z"/>
                    <w:rFonts w:ascii="Calibri" w:hAnsi="Calibri"/>
                    <w:color w:val="000000"/>
                    <w:sz w:val="22"/>
                    <w:szCs w:val="22"/>
                    <w:lang w:val="pt-BR" w:eastAsia="pt-BR"/>
                  </w:rPr>
                </w:rPrChange>
              </w:rPr>
              <w:pPrChange w:id="1951" w:author="Cristiano Cesario" w:date="2014-06-22T15:48:00Z">
                <w:pPr>
                  <w:jc w:val="right"/>
                </w:pPr>
              </w:pPrChange>
            </w:pPr>
            <w:ins w:id="1952" w:author="Cristiano Cesario" w:date="2014-06-22T15:46:00Z">
              <w:r w:rsidRPr="007875E5">
                <w:rPr>
                  <w:sz w:val="16"/>
                  <w:szCs w:val="16"/>
                  <w:rPrChange w:id="1953" w:author="Cristiano Cesario" w:date="2014-06-22T15:48:00Z">
                    <w:rPr>
                      <w:rFonts w:ascii="Calibri" w:hAnsi="Calibri"/>
                      <w:color w:val="000000"/>
                      <w:sz w:val="22"/>
                      <w:szCs w:val="22"/>
                      <w:lang w:val="pt-BR" w:eastAsia="pt-BR"/>
                    </w:rPr>
                  </w:rPrChange>
                </w:rPr>
                <w:t>0,36267</w:t>
              </w:r>
            </w:ins>
          </w:p>
        </w:tc>
        <w:tc>
          <w:tcPr>
            <w:tcW w:w="0" w:type="auto"/>
            <w:noWrap/>
            <w:hideMark/>
            <w:tcPrChange w:id="1954" w:author="Cristiano Cesario" w:date="2014-06-22T15:50:00Z">
              <w:tcPr>
                <w:tcW w:w="960" w:type="dxa"/>
                <w:tcBorders>
                  <w:top w:val="nil"/>
                  <w:left w:val="nil"/>
                  <w:bottom w:val="nil"/>
                  <w:right w:val="nil"/>
                </w:tcBorders>
                <w:shd w:val="clear" w:color="auto" w:fill="auto"/>
                <w:noWrap/>
                <w:vAlign w:val="bottom"/>
                <w:hideMark/>
              </w:tcPr>
            </w:tcPrChange>
          </w:tcPr>
          <w:p w14:paraId="455A6B30" w14:textId="77777777" w:rsidR="007875E5" w:rsidRPr="007875E5" w:rsidRDefault="007875E5">
            <w:pPr>
              <w:jc w:val="center"/>
              <w:rPr>
                <w:ins w:id="1955" w:author="Cristiano Cesario" w:date="2014-06-22T15:46:00Z"/>
                <w:sz w:val="16"/>
                <w:szCs w:val="16"/>
                <w:rPrChange w:id="1956" w:author="Cristiano Cesario" w:date="2014-06-22T15:48:00Z">
                  <w:rPr>
                    <w:ins w:id="1957" w:author="Cristiano Cesario" w:date="2014-06-22T15:46:00Z"/>
                    <w:rFonts w:ascii="Calibri" w:hAnsi="Calibri"/>
                    <w:color w:val="000000"/>
                    <w:sz w:val="22"/>
                    <w:szCs w:val="22"/>
                    <w:lang w:val="pt-BR" w:eastAsia="pt-BR"/>
                  </w:rPr>
                </w:rPrChange>
              </w:rPr>
              <w:pPrChange w:id="1958" w:author="Cristiano Cesario" w:date="2014-06-22T15:48:00Z">
                <w:pPr>
                  <w:jc w:val="right"/>
                </w:pPr>
              </w:pPrChange>
            </w:pPr>
            <w:ins w:id="1959" w:author="Cristiano Cesario" w:date="2014-06-22T15:46:00Z">
              <w:r w:rsidRPr="007875E5">
                <w:rPr>
                  <w:sz w:val="16"/>
                  <w:szCs w:val="16"/>
                  <w:rPrChange w:id="1960" w:author="Cristiano Cesario" w:date="2014-06-22T15:48:00Z">
                    <w:rPr>
                      <w:rFonts w:ascii="Calibri" w:hAnsi="Calibri"/>
                      <w:color w:val="000000"/>
                      <w:sz w:val="22"/>
                      <w:szCs w:val="22"/>
                      <w:lang w:val="pt-BR" w:eastAsia="pt-BR"/>
                    </w:rPr>
                  </w:rPrChange>
                </w:rPr>
                <w:t>-0,46282</w:t>
              </w:r>
            </w:ins>
          </w:p>
        </w:tc>
      </w:tr>
      <w:tr w:rsidR="007875E5" w:rsidRPr="007875E5" w14:paraId="370D0943" w14:textId="77777777" w:rsidTr="007875E5">
        <w:trPr>
          <w:trHeight w:val="300"/>
          <w:ins w:id="1961" w:author="Cristiano Cesario" w:date="2014-06-22T15:46:00Z"/>
          <w:trPrChange w:id="1962" w:author="Cristiano Cesario" w:date="2014-06-22T15:50:00Z">
            <w:trPr>
              <w:trHeight w:val="300"/>
            </w:trPr>
          </w:trPrChange>
        </w:trPr>
        <w:tc>
          <w:tcPr>
            <w:tcW w:w="0" w:type="auto"/>
            <w:noWrap/>
            <w:hideMark/>
            <w:tcPrChange w:id="1963" w:author="Cristiano Cesario" w:date="2014-06-22T15:50: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7620CA66" w14:textId="77777777" w:rsidR="007875E5" w:rsidRPr="007875E5" w:rsidRDefault="007875E5">
            <w:pPr>
              <w:jc w:val="center"/>
              <w:rPr>
                <w:ins w:id="1964" w:author="Cristiano Cesario" w:date="2014-06-22T15:46:00Z"/>
                <w:sz w:val="16"/>
                <w:szCs w:val="16"/>
                <w:rPrChange w:id="1965" w:author="Cristiano Cesario" w:date="2014-06-22T15:48:00Z">
                  <w:rPr>
                    <w:ins w:id="1966" w:author="Cristiano Cesario" w:date="2014-06-22T15:46:00Z"/>
                    <w:rFonts w:ascii="Calibri" w:hAnsi="Calibri"/>
                    <w:b/>
                    <w:bCs/>
                    <w:color w:val="000000"/>
                    <w:lang w:val="pt-BR" w:eastAsia="pt-BR"/>
                  </w:rPr>
                </w:rPrChange>
              </w:rPr>
              <w:pPrChange w:id="1967" w:author="Cristiano Cesario" w:date="2014-06-22T15:48:00Z">
                <w:pPr/>
              </w:pPrChange>
            </w:pPr>
            <w:ins w:id="1968" w:author="Cristiano Cesario" w:date="2014-06-22T15:46:00Z">
              <w:r w:rsidRPr="007875E5">
                <w:rPr>
                  <w:sz w:val="16"/>
                  <w:szCs w:val="16"/>
                  <w:rPrChange w:id="1969" w:author="Cristiano Cesario" w:date="2014-06-22T15:48:00Z">
                    <w:rPr>
                      <w:rFonts w:ascii="Calibri" w:hAnsi="Calibri"/>
                      <w:b/>
                      <w:bCs/>
                      <w:color w:val="000000"/>
                      <w:lang w:val="pt-BR" w:eastAsia="pt-BR"/>
                    </w:rPr>
                  </w:rPrChange>
                </w:rPr>
                <w:t>Check Branches</w:t>
              </w:r>
            </w:ins>
          </w:p>
        </w:tc>
        <w:tc>
          <w:tcPr>
            <w:tcW w:w="0" w:type="auto"/>
            <w:noWrap/>
            <w:hideMark/>
            <w:tcPrChange w:id="1970" w:author="Cristiano Cesario" w:date="2014-06-22T15:50:00Z">
              <w:tcPr>
                <w:tcW w:w="960" w:type="dxa"/>
                <w:tcBorders>
                  <w:top w:val="nil"/>
                  <w:left w:val="nil"/>
                  <w:bottom w:val="nil"/>
                  <w:right w:val="nil"/>
                </w:tcBorders>
                <w:shd w:val="clear" w:color="auto" w:fill="auto"/>
                <w:noWrap/>
                <w:vAlign w:val="bottom"/>
                <w:hideMark/>
              </w:tcPr>
            </w:tcPrChange>
          </w:tcPr>
          <w:p w14:paraId="6301B093" w14:textId="77777777" w:rsidR="007875E5" w:rsidRPr="007875E5" w:rsidRDefault="007875E5">
            <w:pPr>
              <w:jc w:val="center"/>
              <w:rPr>
                <w:ins w:id="1971" w:author="Cristiano Cesario" w:date="2014-06-22T15:46:00Z"/>
                <w:sz w:val="16"/>
                <w:szCs w:val="16"/>
                <w:rPrChange w:id="1972" w:author="Cristiano Cesario" w:date="2014-06-22T15:48:00Z">
                  <w:rPr>
                    <w:ins w:id="1973" w:author="Cristiano Cesario" w:date="2014-06-22T15:46:00Z"/>
                    <w:rFonts w:ascii="Calibri" w:hAnsi="Calibri"/>
                    <w:color w:val="000000"/>
                    <w:sz w:val="22"/>
                    <w:szCs w:val="22"/>
                    <w:lang w:val="pt-BR" w:eastAsia="pt-BR"/>
                  </w:rPr>
                </w:rPrChange>
              </w:rPr>
              <w:pPrChange w:id="1974" w:author="Cristiano Cesario" w:date="2014-06-22T15:48:00Z">
                <w:pPr>
                  <w:jc w:val="right"/>
                </w:pPr>
              </w:pPrChange>
            </w:pPr>
            <w:ins w:id="1975" w:author="Cristiano Cesario" w:date="2014-06-22T15:46:00Z">
              <w:r w:rsidRPr="007875E5">
                <w:rPr>
                  <w:sz w:val="16"/>
                  <w:szCs w:val="16"/>
                  <w:rPrChange w:id="1976" w:author="Cristiano Cesario" w:date="2014-06-22T15:48:00Z">
                    <w:rPr>
                      <w:rFonts w:ascii="Calibri" w:hAnsi="Calibri"/>
                      <w:color w:val="000000"/>
                      <w:sz w:val="22"/>
                      <w:szCs w:val="22"/>
                      <w:lang w:val="pt-BR" w:eastAsia="pt-BR"/>
                    </w:rPr>
                  </w:rPrChange>
                </w:rPr>
                <w:t>0,001227</w:t>
              </w:r>
            </w:ins>
          </w:p>
        </w:tc>
        <w:tc>
          <w:tcPr>
            <w:tcW w:w="0" w:type="auto"/>
            <w:noWrap/>
            <w:hideMark/>
            <w:tcPrChange w:id="1977" w:author="Cristiano Cesario" w:date="2014-06-22T15:50:00Z">
              <w:tcPr>
                <w:tcW w:w="960" w:type="dxa"/>
                <w:tcBorders>
                  <w:top w:val="nil"/>
                  <w:left w:val="nil"/>
                  <w:bottom w:val="nil"/>
                  <w:right w:val="nil"/>
                </w:tcBorders>
                <w:shd w:val="clear" w:color="auto" w:fill="auto"/>
                <w:noWrap/>
                <w:vAlign w:val="bottom"/>
                <w:hideMark/>
              </w:tcPr>
            </w:tcPrChange>
          </w:tcPr>
          <w:p w14:paraId="52DFEB9E" w14:textId="77777777" w:rsidR="007875E5" w:rsidRPr="007875E5" w:rsidRDefault="007875E5">
            <w:pPr>
              <w:jc w:val="center"/>
              <w:rPr>
                <w:ins w:id="1978" w:author="Cristiano Cesario" w:date="2014-06-22T15:46:00Z"/>
                <w:sz w:val="16"/>
                <w:szCs w:val="16"/>
                <w:rPrChange w:id="1979" w:author="Cristiano Cesario" w:date="2014-06-22T15:48:00Z">
                  <w:rPr>
                    <w:ins w:id="1980" w:author="Cristiano Cesario" w:date="2014-06-22T15:46:00Z"/>
                    <w:rFonts w:ascii="Calibri" w:hAnsi="Calibri"/>
                    <w:color w:val="000000"/>
                    <w:sz w:val="22"/>
                    <w:szCs w:val="22"/>
                    <w:lang w:val="pt-BR" w:eastAsia="pt-BR"/>
                  </w:rPr>
                </w:rPrChange>
              </w:rPr>
              <w:pPrChange w:id="1981" w:author="Cristiano Cesario" w:date="2014-06-22T15:48:00Z">
                <w:pPr>
                  <w:jc w:val="right"/>
                </w:pPr>
              </w:pPrChange>
            </w:pPr>
            <w:ins w:id="1982" w:author="Cristiano Cesario" w:date="2014-06-22T15:46:00Z">
              <w:r w:rsidRPr="007875E5">
                <w:rPr>
                  <w:sz w:val="16"/>
                  <w:szCs w:val="16"/>
                  <w:rPrChange w:id="1983" w:author="Cristiano Cesario" w:date="2014-06-22T15:48:00Z">
                    <w:rPr>
                      <w:rFonts w:ascii="Calibri" w:hAnsi="Calibri"/>
                      <w:color w:val="000000"/>
                      <w:sz w:val="22"/>
                      <w:szCs w:val="22"/>
                      <w:lang w:val="pt-BR" w:eastAsia="pt-BR"/>
                    </w:rPr>
                  </w:rPrChange>
                </w:rPr>
                <w:t>-0,28303</w:t>
              </w:r>
            </w:ins>
          </w:p>
        </w:tc>
        <w:tc>
          <w:tcPr>
            <w:tcW w:w="0" w:type="auto"/>
            <w:noWrap/>
            <w:hideMark/>
            <w:tcPrChange w:id="1984" w:author="Cristiano Cesario" w:date="2014-06-22T15:50:00Z">
              <w:tcPr>
                <w:tcW w:w="960" w:type="dxa"/>
                <w:tcBorders>
                  <w:top w:val="nil"/>
                  <w:left w:val="nil"/>
                  <w:bottom w:val="nil"/>
                  <w:right w:val="nil"/>
                </w:tcBorders>
                <w:shd w:val="clear" w:color="auto" w:fill="auto"/>
                <w:noWrap/>
                <w:vAlign w:val="bottom"/>
                <w:hideMark/>
              </w:tcPr>
            </w:tcPrChange>
          </w:tcPr>
          <w:p w14:paraId="735EDBAB" w14:textId="77777777" w:rsidR="007875E5" w:rsidRPr="007875E5" w:rsidRDefault="007875E5">
            <w:pPr>
              <w:jc w:val="center"/>
              <w:rPr>
                <w:ins w:id="1985" w:author="Cristiano Cesario" w:date="2014-06-22T15:46:00Z"/>
                <w:sz w:val="16"/>
                <w:szCs w:val="16"/>
                <w:rPrChange w:id="1986" w:author="Cristiano Cesario" w:date="2014-06-22T15:48:00Z">
                  <w:rPr>
                    <w:ins w:id="1987" w:author="Cristiano Cesario" w:date="2014-06-22T15:46:00Z"/>
                    <w:rFonts w:ascii="Calibri" w:hAnsi="Calibri"/>
                    <w:color w:val="000000"/>
                    <w:sz w:val="22"/>
                    <w:szCs w:val="22"/>
                    <w:lang w:val="pt-BR" w:eastAsia="pt-BR"/>
                  </w:rPr>
                </w:rPrChange>
              </w:rPr>
              <w:pPrChange w:id="1988" w:author="Cristiano Cesario" w:date="2014-06-22T15:48:00Z">
                <w:pPr>
                  <w:jc w:val="right"/>
                </w:pPr>
              </w:pPrChange>
            </w:pPr>
            <w:ins w:id="1989" w:author="Cristiano Cesario" w:date="2014-06-22T15:46:00Z">
              <w:r w:rsidRPr="007875E5">
                <w:rPr>
                  <w:sz w:val="16"/>
                  <w:szCs w:val="16"/>
                  <w:rPrChange w:id="1990" w:author="Cristiano Cesario" w:date="2014-06-22T15:48:00Z">
                    <w:rPr>
                      <w:rFonts w:ascii="Calibri" w:hAnsi="Calibri"/>
                      <w:color w:val="000000"/>
                      <w:sz w:val="22"/>
                      <w:szCs w:val="22"/>
                      <w:lang w:val="pt-BR" w:eastAsia="pt-BR"/>
                    </w:rPr>
                  </w:rPrChange>
                </w:rPr>
                <w:t>-0,13048</w:t>
              </w:r>
            </w:ins>
          </w:p>
        </w:tc>
        <w:tc>
          <w:tcPr>
            <w:tcW w:w="0" w:type="auto"/>
            <w:noWrap/>
            <w:hideMark/>
            <w:tcPrChange w:id="1991" w:author="Cristiano Cesario" w:date="2014-06-22T15:50:00Z">
              <w:tcPr>
                <w:tcW w:w="960" w:type="dxa"/>
                <w:tcBorders>
                  <w:top w:val="nil"/>
                  <w:left w:val="nil"/>
                  <w:bottom w:val="nil"/>
                  <w:right w:val="nil"/>
                </w:tcBorders>
                <w:shd w:val="clear" w:color="auto" w:fill="auto"/>
                <w:noWrap/>
                <w:vAlign w:val="bottom"/>
                <w:hideMark/>
              </w:tcPr>
            </w:tcPrChange>
          </w:tcPr>
          <w:p w14:paraId="191E3612" w14:textId="77777777" w:rsidR="007875E5" w:rsidRPr="007875E5" w:rsidRDefault="007875E5">
            <w:pPr>
              <w:jc w:val="center"/>
              <w:rPr>
                <w:ins w:id="1992" w:author="Cristiano Cesario" w:date="2014-06-22T15:46:00Z"/>
                <w:sz w:val="16"/>
                <w:szCs w:val="16"/>
                <w:rPrChange w:id="1993" w:author="Cristiano Cesario" w:date="2014-06-22T15:48:00Z">
                  <w:rPr>
                    <w:ins w:id="1994" w:author="Cristiano Cesario" w:date="2014-06-22T15:46:00Z"/>
                    <w:rFonts w:ascii="Calibri" w:hAnsi="Calibri"/>
                    <w:color w:val="000000"/>
                    <w:sz w:val="22"/>
                    <w:szCs w:val="22"/>
                    <w:lang w:val="pt-BR" w:eastAsia="pt-BR"/>
                  </w:rPr>
                </w:rPrChange>
              </w:rPr>
              <w:pPrChange w:id="1995" w:author="Cristiano Cesario" w:date="2014-06-22T15:48:00Z">
                <w:pPr>
                  <w:jc w:val="right"/>
                </w:pPr>
              </w:pPrChange>
            </w:pPr>
            <w:ins w:id="1996" w:author="Cristiano Cesario" w:date="2014-06-22T15:46:00Z">
              <w:r w:rsidRPr="007875E5">
                <w:rPr>
                  <w:sz w:val="16"/>
                  <w:szCs w:val="16"/>
                  <w:rPrChange w:id="1997" w:author="Cristiano Cesario" w:date="2014-06-22T15:48:00Z">
                    <w:rPr>
                      <w:rFonts w:ascii="Calibri" w:hAnsi="Calibri"/>
                      <w:color w:val="000000"/>
                      <w:sz w:val="22"/>
                      <w:szCs w:val="22"/>
                      <w:lang w:val="pt-BR" w:eastAsia="pt-BR"/>
                    </w:rPr>
                  </w:rPrChange>
                </w:rPr>
                <w:t>-0,25396</w:t>
              </w:r>
            </w:ins>
          </w:p>
        </w:tc>
      </w:tr>
      <w:tr w:rsidR="007875E5" w:rsidRPr="007875E5" w14:paraId="0D1F1753" w14:textId="77777777" w:rsidTr="007875E5">
        <w:trPr>
          <w:trHeight w:val="300"/>
          <w:ins w:id="1998" w:author="Cristiano Cesario" w:date="2014-06-22T15:46:00Z"/>
          <w:trPrChange w:id="1999" w:author="Cristiano Cesario" w:date="2014-06-22T15:50:00Z">
            <w:trPr>
              <w:trHeight w:val="300"/>
            </w:trPr>
          </w:trPrChange>
        </w:trPr>
        <w:tc>
          <w:tcPr>
            <w:tcW w:w="0" w:type="auto"/>
            <w:noWrap/>
            <w:hideMark/>
            <w:tcPrChange w:id="2000" w:author="Cristiano Cesario" w:date="2014-06-22T15:50: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0A291613" w14:textId="77777777" w:rsidR="007875E5" w:rsidRPr="007875E5" w:rsidRDefault="007875E5">
            <w:pPr>
              <w:jc w:val="center"/>
              <w:rPr>
                <w:ins w:id="2001" w:author="Cristiano Cesario" w:date="2014-06-22T15:46:00Z"/>
                <w:sz w:val="16"/>
                <w:szCs w:val="16"/>
                <w:rPrChange w:id="2002" w:author="Cristiano Cesario" w:date="2014-06-22T15:48:00Z">
                  <w:rPr>
                    <w:ins w:id="2003" w:author="Cristiano Cesario" w:date="2014-06-22T15:46:00Z"/>
                    <w:rFonts w:ascii="Calibri" w:hAnsi="Calibri"/>
                    <w:b/>
                    <w:bCs/>
                    <w:color w:val="000000"/>
                    <w:lang w:val="pt-BR" w:eastAsia="pt-BR"/>
                  </w:rPr>
                </w:rPrChange>
              </w:rPr>
              <w:pPrChange w:id="2004" w:author="Cristiano Cesario" w:date="2014-06-22T15:48:00Z">
                <w:pPr/>
              </w:pPrChange>
            </w:pPr>
            <w:ins w:id="2005" w:author="Cristiano Cesario" w:date="2014-06-22T15:46:00Z">
              <w:r w:rsidRPr="007875E5">
                <w:rPr>
                  <w:sz w:val="16"/>
                  <w:szCs w:val="16"/>
                  <w:rPrChange w:id="2006" w:author="Cristiano Cesario" w:date="2014-06-22T15:48:00Z">
                    <w:rPr>
                      <w:rFonts w:ascii="Calibri" w:hAnsi="Calibri"/>
                      <w:b/>
                      <w:bCs/>
                      <w:color w:val="000000"/>
                      <w:lang w:val="pt-BR" w:eastAsia="pt-BR"/>
                    </w:rPr>
                  </w:rPrChange>
                </w:rPr>
                <w:t>Update Topology</w:t>
              </w:r>
            </w:ins>
          </w:p>
        </w:tc>
        <w:tc>
          <w:tcPr>
            <w:tcW w:w="0" w:type="auto"/>
            <w:noWrap/>
            <w:hideMark/>
            <w:tcPrChange w:id="2007" w:author="Cristiano Cesario" w:date="2014-06-22T15:50:00Z">
              <w:tcPr>
                <w:tcW w:w="960" w:type="dxa"/>
                <w:tcBorders>
                  <w:top w:val="nil"/>
                  <w:left w:val="nil"/>
                  <w:bottom w:val="nil"/>
                  <w:right w:val="nil"/>
                </w:tcBorders>
                <w:shd w:val="clear" w:color="auto" w:fill="auto"/>
                <w:noWrap/>
                <w:vAlign w:val="bottom"/>
                <w:hideMark/>
              </w:tcPr>
            </w:tcPrChange>
          </w:tcPr>
          <w:p w14:paraId="65409C5C" w14:textId="77777777" w:rsidR="007875E5" w:rsidRPr="007875E5" w:rsidRDefault="007875E5">
            <w:pPr>
              <w:jc w:val="center"/>
              <w:rPr>
                <w:ins w:id="2008" w:author="Cristiano Cesario" w:date="2014-06-22T15:46:00Z"/>
                <w:sz w:val="16"/>
                <w:szCs w:val="16"/>
                <w:rPrChange w:id="2009" w:author="Cristiano Cesario" w:date="2014-06-22T15:48:00Z">
                  <w:rPr>
                    <w:ins w:id="2010" w:author="Cristiano Cesario" w:date="2014-06-22T15:46:00Z"/>
                    <w:rFonts w:ascii="Calibri" w:hAnsi="Calibri"/>
                    <w:color w:val="000000"/>
                    <w:sz w:val="22"/>
                    <w:szCs w:val="22"/>
                    <w:lang w:val="pt-BR" w:eastAsia="pt-BR"/>
                  </w:rPr>
                </w:rPrChange>
              </w:rPr>
              <w:pPrChange w:id="2011" w:author="Cristiano Cesario" w:date="2014-06-22T15:48:00Z">
                <w:pPr>
                  <w:jc w:val="right"/>
                </w:pPr>
              </w:pPrChange>
            </w:pPr>
            <w:ins w:id="2012" w:author="Cristiano Cesario" w:date="2014-06-22T15:46:00Z">
              <w:r w:rsidRPr="007875E5">
                <w:rPr>
                  <w:sz w:val="16"/>
                  <w:szCs w:val="16"/>
                  <w:rPrChange w:id="2013" w:author="Cristiano Cesario" w:date="2014-06-22T15:48:00Z">
                    <w:rPr>
                      <w:rFonts w:ascii="Calibri" w:hAnsi="Calibri"/>
                      <w:color w:val="000000"/>
                      <w:sz w:val="22"/>
                      <w:szCs w:val="22"/>
                      <w:lang w:val="pt-BR" w:eastAsia="pt-BR"/>
                    </w:rPr>
                  </w:rPrChange>
                </w:rPr>
                <w:t>0,940141</w:t>
              </w:r>
            </w:ins>
          </w:p>
        </w:tc>
        <w:tc>
          <w:tcPr>
            <w:tcW w:w="0" w:type="auto"/>
            <w:noWrap/>
            <w:hideMark/>
            <w:tcPrChange w:id="2014" w:author="Cristiano Cesario" w:date="2014-06-22T15:50:00Z">
              <w:tcPr>
                <w:tcW w:w="960" w:type="dxa"/>
                <w:tcBorders>
                  <w:top w:val="nil"/>
                  <w:left w:val="nil"/>
                  <w:bottom w:val="nil"/>
                  <w:right w:val="nil"/>
                </w:tcBorders>
                <w:shd w:val="clear" w:color="auto" w:fill="auto"/>
                <w:noWrap/>
                <w:vAlign w:val="bottom"/>
                <w:hideMark/>
              </w:tcPr>
            </w:tcPrChange>
          </w:tcPr>
          <w:p w14:paraId="7ABB5DDE" w14:textId="77777777" w:rsidR="007875E5" w:rsidRPr="007875E5" w:rsidRDefault="007875E5">
            <w:pPr>
              <w:jc w:val="center"/>
              <w:rPr>
                <w:ins w:id="2015" w:author="Cristiano Cesario" w:date="2014-06-22T15:46:00Z"/>
                <w:sz w:val="16"/>
                <w:szCs w:val="16"/>
                <w:rPrChange w:id="2016" w:author="Cristiano Cesario" w:date="2014-06-22T15:48:00Z">
                  <w:rPr>
                    <w:ins w:id="2017" w:author="Cristiano Cesario" w:date="2014-06-22T15:46:00Z"/>
                    <w:rFonts w:ascii="Calibri" w:hAnsi="Calibri"/>
                    <w:color w:val="000000"/>
                    <w:sz w:val="22"/>
                    <w:szCs w:val="22"/>
                    <w:lang w:val="pt-BR" w:eastAsia="pt-BR"/>
                  </w:rPr>
                </w:rPrChange>
              </w:rPr>
              <w:pPrChange w:id="2018" w:author="Cristiano Cesario" w:date="2014-06-22T15:48:00Z">
                <w:pPr>
                  <w:jc w:val="right"/>
                </w:pPr>
              </w:pPrChange>
            </w:pPr>
            <w:ins w:id="2019" w:author="Cristiano Cesario" w:date="2014-06-22T15:46:00Z">
              <w:r w:rsidRPr="007875E5">
                <w:rPr>
                  <w:sz w:val="16"/>
                  <w:szCs w:val="16"/>
                  <w:rPrChange w:id="2020" w:author="Cristiano Cesario" w:date="2014-06-22T15:48:00Z">
                    <w:rPr>
                      <w:rFonts w:ascii="Calibri" w:hAnsi="Calibri"/>
                      <w:color w:val="000000"/>
                      <w:sz w:val="22"/>
                      <w:szCs w:val="22"/>
                      <w:lang w:val="pt-BR" w:eastAsia="pt-BR"/>
                    </w:rPr>
                  </w:rPrChange>
                </w:rPr>
                <w:t>0,169802</w:t>
              </w:r>
            </w:ins>
          </w:p>
        </w:tc>
        <w:tc>
          <w:tcPr>
            <w:tcW w:w="0" w:type="auto"/>
            <w:noWrap/>
            <w:hideMark/>
            <w:tcPrChange w:id="2021" w:author="Cristiano Cesario" w:date="2014-06-22T15:50:00Z">
              <w:tcPr>
                <w:tcW w:w="960" w:type="dxa"/>
                <w:tcBorders>
                  <w:top w:val="nil"/>
                  <w:left w:val="nil"/>
                  <w:bottom w:val="nil"/>
                  <w:right w:val="nil"/>
                </w:tcBorders>
                <w:shd w:val="clear" w:color="auto" w:fill="auto"/>
                <w:noWrap/>
                <w:vAlign w:val="bottom"/>
                <w:hideMark/>
              </w:tcPr>
            </w:tcPrChange>
          </w:tcPr>
          <w:p w14:paraId="010D15CC" w14:textId="77777777" w:rsidR="007875E5" w:rsidRPr="007875E5" w:rsidRDefault="007875E5">
            <w:pPr>
              <w:jc w:val="center"/>
              <w:rPr>
                <w:ins w:id="2022" w:author="Cristiano Cesario" w:date="2014-06-22T15:46:00Z"/>
                <w:sz w:val="16"/>
                <w:szCs w:val="16"/>
                <w:rPrChange w:id="2023" w:author="Cristiano Cesario" w:date="2014-06-22T15:48:00Z">
                  <w:rPr>
                    <w:ins w:id="2024" w:author="Cristiano Cesario" w:date="2014-06-22T15:46:00Z"/>
                    <w:rFonts w:ascii="Calibri" w:hAnsi="Calibri"/>
                    <w:color w:val="000000"/>
                    <w:sz w:val="22"/>
                    <w:szCs w:val="22"/>
                    <w:lang w:val="pt-BR" w:eastAsia="pt-BR"/>
                  </w:rPr>
                </w:rPrChange>
              </w:rPr>
              <w:pPrChange w:id="2025" w:author="Cristiano Cesario" w:date="2014-06-22T15:48:00Z">
                <w:pPr>
                  <w:jc w:val="right"/>
                </w:pPr>
              </w:pPrChange>
            </w:pPr>
            <w:ins w:id="2026" w:author="Cristiano Cesario" w:date="2014-06-22T15:46:00Z">
              <w:r w:rsidRPr="007875E5">
                <w:rPr>
                  <w:sz w:val="16"/>
                  <w:szCs w:val="16"/>
                  <w:rPrChange w:id="2027" w:author="Cristiano Cesario" w:date="2014-06-22T15:48:00Z">
                    <w:rPr>
                      <w:rFonts w:ascii="Calibri" w:hAnsi="Calibri"/>
                      <w:color w:val="000000"/>
                      <w:sz w:val="22"/>
                      <w:szCs w:val="22"/>
                      <w:lang w:val="pt-BR" w:eastAsia="pt-BR"/>
                    </w:rPr>
                  </w:rPrChange>
                </w:rPr>
                <w:t>0,33009</w:t>
              </w:r>
            </w:ins>
          </w:p>
        </w:tc>
        <w:tc>
          <w:tcPr>
            <w:tcW w:w="0" w:type="auto"/>
            <w:noWrap/>
            <w:hideMark/>
            <w:tcPrChange w:id="2028" w:author="Cristiano Cesario" w:date="2014-06-22T15:50:00Z">
              <w:tcPr>
                <w:tcW w:w="960" w:type="dxa"/>
                <w:tcBorders>
                  <w:top w:val="nil"/>
                  <w:left w:val="nil"/>
                  <w:bottom w:val="nil"/>
                  <w:right w:val="nil"/>
                </w:tcBorders>
                <w:shd w:val="clear" w:color="auto" w:fill="auto"/>
                <w:noWrap/>
                <w:vAlign w:val="bottom"/>
                <w:hideMark/>
              </w:tcPr>
            </w:tcPrChange>
          </w:tcPr>
          <w:p w14:paraId="6E09E83B" w14:textId="77777777" w:rsidR="007875E5" w:rsidRPr="007875E5" w:rsidRDefault="007875E5">
            <w:pPr>
              <w:jc w:val="center"/>
              <w:rPr>
                <w:ins w:id="2029" w:author="Cristiano Cesario" w:date="2014-06-22T15:46:00Z"/>
                <w:sz w:val="16"/>
                <w:szCs w:val="16"/>
                <w:rPrChange w:id="2030" w:author="Cristiano Cesario" w:date="2014-06-22T15:48:00Z">
                  <w:rPr>
                    <w:ins w:id="2031" w:author="Cristiano Cesario" w:date="2014-06-22T15:46:00Z"/>
                    <w:rFonts w:ascii="Calibri" w:hAnsi="Calibri"/>
                    <w:color w:val="000000"/>
                    <w:sz w:val="22"/>
                    <w:szCs w:val="22"/>
                    <w:lang w:val="pt-BR" w:eastAsia="pt-BR"/>
                  </w:rPr>
                </w:rPrChange>
              </w:rPr>
              <w:pPrChange w:id="2032" w:author="Cristiano Cesario" w:date="2014-06-22T15:48:00Z">
                <w:pPr>
                  <w:jc w:val="right"/>
                </w:pPr>
              </w:pPrChange>
            </w:pPr>
            <w:ins w:id="2033" w:author="Cristiano Cesario" w:date="2014-06-22T15:46:00Z">
              <w:r w:rsidRPr="007875E5">
                <w:rPr>
                  <w:sz w:val="16"/>
                  <w:szCs w:val="16"/>
                  <w:rPrChange w:id="2034" w:author="Cristiano Cesario" w:date="2014-06-22T15:48:00Z">
                    <w:rPr>
                      <w:rFonts w:ascii="Calibri" w:hAnsi="Calibri"/>
                      <w:color w:val="000000"/>
                      <w:sz w:val="22"/>
                      <w:szCs w:val="22"/>
                      <w:lang w:val="pt-BR" w:eastAsia="pt-BR"/>
                    </w:rPr>
                  </w:rPrChange>
                </w:rPr>
                <w:t>-0,35485</w:t>
              </w:r>
            </w:ins>
          </w:p>
        </w:tc>
      </w:tr>
      <w:tr w:rsidR="007875E5" w:rsidRPr="007875E5" w14:paraId="40C57D9C" w14:textId="77777777" w:rsidTr="007875E5">
        <w:trPr>
          <w:trHeight w:val="300"/>
          <w:ins w:id="2035" w:author="Cristiano Cesario" w:date="2014-06-22T15:46:00Z"/>
          <w:trPrChange w:id="2036" w:author="Cristiano Cesario" w:date="2014-06-22T15:52:00Z">
            <w:trPr>
              <w:trHeight w:val="300"/>
            </w:trPr>
          </w:trPrChange>
        </w:trPr>
        <w:tc>
          <w:tcPr>
            <w:tcW w:w="0" w:type="auto"/>
            <w:tcBorders>
              <w:bottom w:val="single" w:sz="4" w:space="0" w:color="auto"/>
            </w:tcBorders>
            <w:noWrap/>
            <w:hideMark/>
            <w:tcPrChange w:id="2037" w:author="Cristiano Cesario" w:date="2014-06-22T15:52: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7CCE7BC7" w14:textId="77777777" w:rsidR="007875E5" w:rsidRPr="007875E5" w:rsidRDefault="007875E5">
            <w:pPr>
              <w:jc w:val="center"/>
              <w:rPr>
                <w:ins w:id="2038" w:author="Cristiano Cesario" w:date="2014-06-22T15:46:00Z"/>
                <w:sz w:val="16"/>
                <w:szCs w:val="16"/>
                <w:rPrChange w:id="2039" w:author="Cristiano Cesario" w:date="2014-06-22T15:48:00Z">
                  <w:rPr>
                    <w:ins w:id="2040" w:author="Cristiano Cesario" w:date="2014-06-22T15:46:00Z"/>
                    <w:rFonts w:ascii="Calibri" w:hAnsi="Calibri"/>
                    <w:b/>
                    <w:bCs/>
                    <w:color w:val="000000"/>
                    <w:lang w:val="pt-BR" w:eastAsia="pt-BR"/>
                  </w:rPr>
                </w:rPrChange>
              </w:rPr>
              <w:pPrChange w:id="2041" w:author="Cristiano Cesario" w:date="2014-06-22T15:48:00Z">
                <w:pPr/>
              </w:pPrChange>
            </w:pPr>
            <w:ins w:id="2042" w:author="Cristiano Cesario" w:date="2014-06-22T15:46:00Z">
              <w:r w:rsidRPr="007875E5">
                <w:rPr>
                  <w:sz w:val="16"/>
                  <w:szCs w:val="16"/>
                  <w:rPrChange w:id="2043" w:author="Cristiano Cesario" w:date="2014-06-22T15:48:00Z">
                    <w:rPr>
                      <w:rFonts w:ascii="Calibri" w:hAnsi="Calibri"/>
                      <w:b/>
                      <w:bCs/>
                      <w:color w:val="000000"/>
                      <w:lang w:val="pt-BR" w:eastAsia="pt-BR"/>
                    </w:rPr>
                  </w:rPrChange>
                </w:rPr>
                <w:t>Commit History</w:t>
              </w:r>
            </w:ins>
          </w:p>
        </w:tc>
        <w:tc>
          <w:tcPr>
            <w:tcW w:w="0" w:type="auto"/>
            <w:tcBorders>
              <w:bottom w:val="single" w:sz="4" w:space="0" w:color="auto"/>
            </w:tcBorders>
            <w:noWrap/>
            <w:hideMark/>
            <w:tcPrChange w:id="2044" w:author="Cristiano Cesario" w:date="2014-06-22T15:52:00Z">
              <w:tcPr>
                <w:tcW w:w="960" w:type="dxa"/>
                <w:tcBorders>
                  <w:top w:val="nil"/>
                  <w:left w:val="nil"/>
                  <w:bottom w:val="nil"/>
                  <w:right w:val="nil"/>
                </w:tcBorders>
                <w:shd w:val="clear" w:color="auto" w:fill="auto"/>
                <w:noWrap/>
                <w:vAlign w:val="bottom"/>
                <w:hideMark/>
              </w:tcPr>
            </w:tcPrChange>
          </w:tcPr>
          <w:p w14:paraId="186F7D14" w14:textId="77777777" w:rsidR="007875E5" w:rsidRPr="007875E5" w:rsidRDefault="007875E5">
            <w:pPr>
              <w:jc w:val="center"/>
              <w:rPr>
                <w:ins w:id="2045" w:author="Cristiano Cesario" w:date="2014-06-22T15:46:00Z"/>
                <w:sz w:val="16"/>
                <w:szCs w:val="16"/>
                <w:rPrChange w:id="2046" w:author="Cristiano Cesario" w:date="2014-06-22T15:48:00Z">
                  <w:rPr>
                    <w:ins w:id="2047" w:author="Cristiano Cesario" w:date="2014-06-22T15:46:00Z"/>
                    <w:rFonts w:ascii="Calibri" w:hAnsi="Calibri"/>
                    <w:color w:val="000000"/>
                    <w:sz w:val="22"/>
                    <w:szCs w:val="22"/>
                    <w:lang w:val="pt-BR" w:eastAsia="pt-BR"/>
                  </w:rPr>
                </w:rPrChange>
              </w:rPr>
              <w:pPrChange w:id="2048" w:author="Cristiano Cesario" w:date="2014-06-22T15:48:00Z">
                <w:pPr>
                  <w:jc w:val="right"/>
                </w:pPr>
              </w:pPrChange>
            </w:pPr>
            <w:ins w:id="2049" w:author="Cristiano Cesario" w:date="2014-06-22T15:46:00Z">
              <w:r w:rsidRPr="007875E5">
                <w:rPr>
                  <w:sz w:val="16"/>
                  <w:szCs w:val="16"/>
                  <w:rPrChange w:id="2050" w:author="Cristiano Cesario" w:date="2014-06-22T15:48:00Z">
                    <w:rPr>
                      <w:rFonts w:ascii="Calibri" w:hAnsi="Calibri"/>
                      <w:color w:val="000000"/>
                      <w:sz w:val="22"/>
                      <w:szCs w:val="22"/>
                      <w:lang w:val="pt-BR" w:eastAsia="pt-BR"/>
                    </w:rPr>
                  </w:rPrChange>
                </w:rPr>
                <w:t>0,94051</w:t>
              </w:r>
            </w:ins>
          </w:p>
        </w:tc>
        <w:tc>
          <w:tcPr>
            <w:tcW w:w="0" w:type="auto"/>
            <w:tcBorders>
              <w:bottom w:val="single" w:sz="4" w:space="0" w:color="auto"/>
            </w:tcBorders>
            <w:noWrap/>
            <w:hideMark/>
            <w:tcPrChange w:id="2051" w:author="Cristiano Cesario" w:date="2014-06-22T15:52:00Z">
              <w:tcPr>
                <w:tcW w:w="960" w:type="dxa"/>
                <w:tcBorders>
                  <w:top w:val="nil"/>
                  <w:left w:val="nil"/>
                  <w:bottom w:val="nil"/>
                  <w:right w:val="nil"/>
                </w:tcBorders>
                <w:shd w:val="clear" w:color="auto" w:fill="auto"/>
                <w:noWrap/>
                <w:vAlign w:val="bottom"/>
                <w:hideMark/>
              </w:tcPr>
            </w:tcPrChange>
          </w:tcPr>
          <w:p w14:paraId="081E1E71" w14:textId="77777777" w:rsidR="007875E5" w:rsidRPr="007875E5" w:rsidRDefault="007875E5">
            <w:pPr>
              <w:jc w:val="center"/>
              <w:rPr>
                <w:ins w:id="2052" w:author="Cristiano Cesario" w:date="2014-06-22T15:46:00Z"/>
                <w:sz w:val="16"/>
                <w:szCs w:val="16"/>
                <w:rPrChange w:id="2053" w:author="Cristiano Cesario" w:date="2014-06-22T15:48:00Z">
                  <w:rPr>
                    <w:ins w:id="2054" w:author="Cristiano Cesario" w:date="2014-06-22T15:46:00Z"/>
                    <w:rFonts w:ascii="Calibri" w:hAnsi="Calibri"/>
                    <w:color w:val="000000"/>
                    <w:sz w:val="22"/>
                    <w:szCs w:val="22"/>
                    <w:lang w:val="pt-BR" w:eastAsia="pt-BR"/>
                  </w:rPr>
                </w:rPrChange>
              </w:rPr>
              <w:pPrChange w:id="2055" w:author="Cristiano Cesario" w:date="2014-06-22T15:48:00Z">
                <w:pPr>
                  <w:jc w:val="right"/>
                </w:pPr>
              </w:pPrChange>
            </w:pPr>
            <w:ins w:id="2056" w:author="Cristiano Cesario" w:date="2014-06-22T15:46:00Z">
              <w:r w:rsidRPr="007875E5">
                <w:rPr>
                  <w:sz w:val="16"/>
                  <w:szCs w:val="16"/>
                  <w:rPrChange w:id="2057" w:author="Cristiano Cesario" w:date="2014-06-22T15:48:00Z">
                    <w:rPr>
                      <w:rFonts w:ascii="Calibri" w:hAnsi="Calibri"/>
                      <w:color w:val="000000"/>
                      <w:sz w:val="22"/>
                      <w:szCs w:val="22"/>
                      <w:lang w:val="pt-BR" w:eastAsia="pt-BR"/>
                    </w:rPr>
                  </w:rPrChange>
                </w:rPr>
                <w:t>0,748865</w:t>
              </w:r>
            </w:ins>
          </w:p>
        </w:tc>
        <w:tc>
          <w:tcPr>
            <w:tcW w:w="0" w:type="auto"/>
            <w:tcBorders>
              <w:bottom w:val="single" w:sz="4" w:space="0" w:color="auto"/>
            </w:tcBorders>
            <w:noWrap/>
            <w:hideMark/>
            <w:tcPrChange w:id="2058" w:author="Cristiano Cesario" w:date="2014-06-22T15:52:00Z">
              <w:tcPr>
                <w:tcW w:w="960" w:type="dxa"/>
                <w:tcBorders>
                  <w:top w:val="nil"/>
                  <w:left w:val="nil"/>
                  <w:bottom w:val="nil"/>
                  <w:right w:val="nil"/>
                </w:tcBorders>
                <w:shd w:val="clear" w:color="auto" w:fill="auto"/>
                <w:noWrap/>
                <w:vAlign w:val="bottom"/>
                <w:hideMark/>
              </w:tcPr>
            </w:tcPrChange>
          </w:tcPr>
          <w:p w14:paraId="0682950B" w14:textId="77777777" w:rsidR="007875E5" w:rsidRPr="007875E5" w:rsidRDefault="007875E5">
            <w:pPr>
              <w:jc w:val="center"/>
              <w:rPr>
                <w:ins w:id="2059" w:author="Cristiano Cesario" w:date="2014-06-22T15:46:00Z"/>
                <w:sz w:val="16"/>
                <w:szCs w:val="16"/>
                <w:rPrChange w:id="2060" w:author="Cristiano Cesario" w:date="2014-06-22T15:48:00Z">
                  <w:rPr>
                    <w:ins w:id="2061" w:author="Cristiano Cesario" w:date="2014-06-22T15:46:00Z"/>
                    <w:rFonts w:ascii="Calibri" w:hAnsi="Calibri"/>
                    <w:color w:val="000000"/>
                    <w:sz w:val="22"/>
                    <w:szCs w:val="22"/>
                    <w:lang w:val="pt-BR" w:eastAsia="pt-BR"/>
                  </w:rPr>
                </w:rPrChange>
              </w:rPr>
              <w:pPrChange w:id="2062" w:author="Cristiano Cesario" w:date="2014-06-22T15:48:00Z">
                <w:pPr>
                  <w:jc w:val="right"/>
                </w:pPr>
              </w:pPrChange>
            </w:pPr>
            <w:ins w:id="2063" w:author="Cristiano Cesario" w:date="2014-06-22T15:46:00Z">
              <w:r w:rsidRPr="007875E5">
                <w:rPr>
                  <w:sz w:val="16"/>
                  <w:szCs w:val="16"/>
                  <w:rPrChange w:id="2064" w:author="Cristiano Cesario" w:date="2014-06-22T15:48:00Z">
                    <w:rPr>
                      <w:rFonts w:ascii="Calibri" w:hAnsi="Calibri"/>
                      <w:color w:val="000000"/>
                      <w:sz w:val="22"/>
                      <w:szCs w:val="22"/>
                      <w:lang w:val="pt-BR" w:eastAsia="pt-BR"/>
                    </w:rPr>
                  </w:rPrChange>
                </w:rPr>
                <w:t>0,425305</w:t>
              </w:r>
            </w:ins>
          </w:p>
        </w:tc>
        <w:tc>
          <w:tcPr>
            <w:tcW w:w="0" w:type="auto"/>
            <w:tcBorders>
              <w:bottom w:val="single" w:sz="4" w:space="0" w:color="auto"/>
            </w:tcBorders>
            <w:noWrap/>
            <w:hideMark/>
            <w:tcPrChange w:id="2065" w:author="Cristiano Cesario" w:date="2014-06-22T15:52:00Z">
              <w:tcPr>
                <w:tcW w:w="960" w:type="dxa"/>
                <w:tcBorders>
                  <w:top w:val="nil"/>
                  <w:left w:val="nil"/>
                  <w:bottom w:val="nil"/>
                  <w:right w:val="nil"/>
                </w:tcBorders>
                <w:shd w:val="clear" w:color="auto" w:fill="auto"/>
                <w:noWrap/>
                <w:vAlign w:val="bottom"/>
                <w:hideMark/>
              </w:tcPr>
            </w:tcPrChange>
          </w:tcPr>
          <w:p w14:paraId="5A9C7F1E" w14:textId="77777777" w:rsidR="007875E5" w:rsidRPr="007875E5" w:rsidRDefault="007875E5">
            <w:pPr>
              <w:jc w:val="center"/>
              <w:rPr>
                <w:ins w:id="2066" w:author="Cristiano Cesario" w:date="2014-06-22T15:46:00Z"/>
                <w:sz w:val="16"/>
                <w:szCs w:val="16"/>
                <w:rPrChange w:id="2067" w:author="Cristiano Cesario" w:date="2014-06-22T15:48:00Z">
                  <w:rPr>
                    <w:ins w:id="2068" w:author="Cristiano Cesario" w:date="2014-06-22T15:46:00Z"/>
                    <w:rFonts w:ascii="Calibri" w:hAnsi="Calibri"/>
                    <w:color w:val="000000"/>
                    <w:sz w:val="22"/>
                    <w:szCs w:val="22"/>
                    <w:lang w:val="pt-BR" w:eastAsia="pt-BR"/>
                  </w:rPr>
                </w:rPrChange>
              </w:rPr>
              <w:pPrChange w:id="2069" w:author="Cristiano Cesario" w:date="2014-06-22T15:48:00Z">
                <w:pPr>
                  <w:jc w:val="right"/>
                </w:pPr>
              </w:pPrChange>
            </w:pPr>
            <w:ins w:id="2070" w:author="Cristiano Cesario" w:date="2014-06-22T15:46:00Z">
              <w:r w:rsidRPr="007875E5">
                <w:rPr>
                  <w:sz w:val="16"/>
                  <w:szCs w:val="16"/>
                  <w:rPrChange w:id="2071" w:author="Cristiano Cesario" w:date="2014-06-22T15:48:00Z">
                    <w:rPr>
                      <w:rFonts w:ascii="Calibri" w:hAnsi="Calibri"/>
                      <w:color w:val="000000"/>
                      <w:sz w:val="22"/>
                      <w:szCs w:val="22"/>
                      <w:lang w:val="pt-BR" w:eastAsia="pt-BR"/>
                    </w:rPr>
                  </w:rPrChange>
                </w:rPr>
                <w:t>-0,59183</w:t>
              </w:r>
            </w:ins>
          </w:p>
        </w:tc>
      </w:tr>
      <w:tr w:rsidR="007875E5" w:rsidRPr="007875E5" w14:paraId="647611F8" w14:textId="77777777" w:rsidTr="007875E5">
        <w:trPr>
          <w:trHeight w:val="300"/>
          <w:ins w:id="2072" w:author="Cristiano Cesario" w:date="2014-06-22T15:46:00Z"/>
          <w:trPrChange w:id="2073" w:author="Cristiano Cesario" w:date="2014-06-22T15:52:00Z">
            <w:trPr>
              <w:trHeight w:val="300"/>
            </w:trPr>
          </w:trPrChange>
        </w:trPr>
        <w:tc>
          <w:tcPr>
            <w:tcW w:w="0" w:type="auto"/>
            <w:tcBorders>
              <w:top w:val="single" w:sz="4" w:space="0" w:color="auto"/>
              <w:bottom w:val="double" w:sz="4" w:space="0" w:color="auto"/>
            </w:tcBorders>
            <w:noWrap/>
            <w:hideMark/>
            <w:tcPrChange w:id="2074" w:author="Cristiano Cesario" w:date="2014-06-22T15:52: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7370B019" w14:textId="77777777" w:rsidR="007875E5" w:rsidRPr="007875E5" w:rsidRDefault="007875E5">
            <w:pPr>
              <w:jc w:val="center"/>
              <w:rPr>
                <w:ins w:id="2075" w:author="Cristiano Cesario" w:date="2014-06-22T15:46:00Z"/>
                <w:sz w:val="16"/>
                <w:szCs w:val="16"/>
                <w:rPrChange w:id="2076" w:author="Cristiano Cesario" w:date="2014-06-22T15:48:00Z">
                  <w:rPr>
                    <w:ins w:id="2077" w:author="Cristiano Cesario" w:date="2014-06-22T15:46:00Z"/>
                    <w:rFonts w:ascii="Calibri" w:hAnsi="Calibri"/>
                    <w:b/>
                    <w:bCs/>
                    <w:color w:val="000000"/>
                    <w:lang w:val="pt-BR" w:eastAsia="pt-BR"/>
                  </w:rPr>
                </w:rPrChange>
              </w:rPr>
              <w:pPrChange w:id="2078" w:author="Cristiano Cesario" w:date="2014-06-22T15:48:00Z">
                <w:pPr/>
              </w:pPrChange>
            </w:pPr>
            <w:ins w:id="2079" w:author="Cristiano Cesario" w:date="2014-06-22T15:46:00Z">
              <w:r w:rsidRPr="007875E5">
                <w:rPr>
                  <w:sz w:val="16"/>
                  <w:szCs w:val="16"/>
                  <w:rPrChange w:id="2080" w:author="Cristiano Cesario" w:date="2014-06-22T15:48:00Z">
                    <w:rPr>
                      <w:rFonts w:ascii="Calibri" w:hAnsi="Calibri"/>
                      <w:b/>
                      <w:bCs/>
                      <w:color w:val="000000"/>
                      <w:lang w:val="pt-BR" w:eastAsia="pt-BR"/>
                    </w:rPr>
                  </w:rPrChange>
                </w:rPr>
                <w:t>Topology</w:t>
              </w:r>
            </w:ins>
          </w:p>
        </w:tc>
        <w:tc>
          <w:tcPr>
            <w:tcW w:w="0" w:type="auto"/>
            <w:tcBorders>
              <w:top w:val="single" w:sz="4" w:space="0" w:color="auto"/>
              <w:bottom w:val="double" w:sz="4" w:space="0" w:color="auto"/>
            </w:tcBorders>
            <w:noWrap/>
            <w:hideMark/>
            <w:tcPrChange w:id="2081" w:author="Cristiano Cesario" w:date="2014-06-22T15:52:00Z">
              <w:tcPr>
                <w:tcW w:w="960" w:type="dxa"/>
                <w:tcBorders>
                  <w:top w:val="nil"/>
                  <w:left w:val="nil"/>
                  <w:bottom w:val="nil"/>
                  <w:right w:val="nil"/>
                </w:tcBorders>
                <w:shd w:val="clear" w:color="auto" w:fill="auto"/>
                <w:noWrap/>
                <w:vAlign w:val="bottom"/>
                <w:hideMark/>
              </w:tcPr>
            </w:tcPrChange>
          </w:tcPr>
          <w:p w14:paraId="45209489" w14:textId="77777777" w:rsidR="007875E5" w:rsidRPr="007875E5" w:rsidRDefault="007875E5">
            <w:pPr>
              <w:jc w:val="center"/>
              <w:rPr>
                <w:ins w:id="2082" w:author="Cristiano Cesario" w:date="2014-06-22T15:46:00Z"/>
                <w:sz w:val="16"/>
                <w:szCs w:val="16"/>
                <w:rPrChange w:id="2083" w:author="Cristiano Cesario" w:date="2014-06-22T15:48:00Z">
                  <w:rPr>
                    <w:ins w:id="2084" w:author="Cristiano Cesario" w:date="2014-06-22T15:46:00Z"/>
                    <w:rFonts w:ascii="Calibri" w:hAnsi="Calibri"/>
                    <w:color w:val="000000"/>
                    <w:sz w:val="22"/>
                    <w:szCs w:val="22"/>
                    <w:lang w:val="pt-BR" w:eastAsia="pt-BR"/>
                  </w:rPr>
                </w:rPrChange>
              </w:rPr>
              <w:pPrChange w:id="2085" w:author="Cristiano Cesario" w:date="2014-06-22T15:48:00Z">
                <w:pPr>
                  <w:jc w:val="right"/>
                </w:pPr>
              </w:pPrChange>
            </w:pPr>
            <w:ins w:id="2086" w:author="Cristiano Cesario" w:date="2014-06-22T15:46:00Z">
              <w:r w:rsidRPr="007875E5">
                <w:rPr>
                  <w:sz w:val="16"/>
                  <w:szCs w:val="16"/>
                  <w:rPrChange w:id="2087" w:author="Cristiano Cesario" w:date="2014-06-22T15:48:00Z">
                    <w:rPr>
                      <w:rFonts w:ascii="Calibri" w:hAnsi="Calibri"/>
                      <w:color w:val="000000"/>
                      <w:sz w:val="22"/>
                      <w:szCs w:val="22"/>
                      <w:lang w:val="pt-BR" w:eastAsia="pt-BR"/>
                    </w:rPr>
                  </w:rPrChange>
                </w:rPr>
                <w:t>0,861135</w:t>
              </w:r>
            </w:ins>
          </w:p>
        </w:tc>
        <w:tc>
          <w:tcPr>
            <w:tcW w:w="0" w:type="auto"/>
            <w:tcBorders>
              <w:top w:val="single" w:sz="4" w:space="0" w:color="auto"/>
              <w:bottom w:val="double" w:sz="4" w:space="0" w:color="auto"/>
            </w:tcBorders>
            <w:noWrap/>
            <w:hideMark/>
            <w:tcPrChange w:id="2088" w:author="Cristiano Cesario" w:date="2014-06-22T15:52:00Z">
              <w:tcPr>
                <w:tcW w:w="960" w:type="dxa"/>
                <w:tcBorders>
                  <w:top w:val="nil"/>
                  <w:left w:val="nil"/>
                  <w:bottom w:val="nil"/>
                  <w:right w:val="nil"/>
                </w:tcBorders>
                <w:shd w:val="clear" w:color="auto" w:fill="auto"/>
                <w:noWrap/>
                <w:vAlign w:val="bottom"/>
                <w:hideMark/>
              </w:tcPr>
            </w:tcPrChange>
          </w:tcPr>
          <w:p w14:paraId="0DEF2384" w14:textId="77777777" w:rsidR="007875E5" w:rsidRPr="007875E5" w:rsidRDefault="007875E5">
            <w:pPr>
              <w:jc w:val="center"/>
              <w:rPr>
                <w:ins w:id="2089" w:author="Cristiano Cesario" w:date="2014-06-22T15:46:00Z"/>
                <w:sz w:val="16"/>
                <w:szCs w:val="16"/>
                <w:rPrChange w:id="2090" w:author="Cristiano Cesario" w:date="2014-06-22T15:48:00Z">
                  <w:rPr>
                    <w:ins w:id="2091" w:author="Cristiano Cesario" w:date="2014-06-22T15:46:00Z"/>
                    <w:rFonts w:ascii="Calibri" w:hAnsi="Calibri"/>
                    <w:color w:val="000000"/>
                    <w:sz w:val="22"/>
                    <w:szCs w:val="22"/>
                    <w:lang w:val="pt-BR" w:eastAsia="pt-BR"/>
                  </w:rPr>
                </w:rPrChange>
              </w:rPr>
              <w:pPrChange w:id="2092" w:author="Cristiano Cesario" w:date="2014-06-22T15:48:00Z">
                <w:pPr>
                  <w:jc w:val="right"/>
                </w:pPr>
              </w:pPrChange>
            </w:pPr>
            <w:ins w:id="2093" w:author="Cristiano Cesario" w:date="2014-06-22T15:46:00Z">
              <w:r w:rsidRPr="007875E5">
                <w:rPr>
                  <w:sz w:val="16"/>
                  <w:szCs w:val="16"/>
                  <w:rPrChange w:id="2094" w:author="Cristiano Cesario" w:date="2014-06-22T15:48:00Z">
                    <w:rPr>
                      <w:rFonts w:ascii="Calibri" w:hAnsi="Calibri"/>
                      <w:color w:val="000000"/>
                      <w:sz w:val="22"/>
                      <w:szCs w:val="22"/>
                      <w:lang w:val="pt-BR" w:eastAsia="pt-BR"/>
                    </w:rPr>
                  </w:rPrChange>
                </w:rPr>
                <w:t>0,608855</w:t>
              </w:r>
            </w:ins>
          </w:p>
        </w:tc>
        <w:tc>
          <w:tcPr>
            <w:tcW w:w="0" w:type="auto"/>
            <w:tcBorders>
              <w:top w:val="single" w:sz="4" w:space="0" w:color="auto"/>
              <w:bottom w:val="double" w:sz="4" w:space="0" w:color="auto"/>
            </w:tcBorders>
            <w:noWrap/>
            <w:hideMark/>
            <w:tcPrChange w:id="2095" w:author="Cristiano Cesario" w:date="2014-06-22T15:52:00Z">
              <w:tcPr>
                <w:tcW w:w="960" w:type="dxa"/>
                <w:tcBorders>
                  <w:top w:val="nil"/>
                  <w:left w:val="nil"/>
                  <w:bottom w:val="nil"/>
                  <w:right w:val="nil"/>
                </w:tcBorders>
                <w:shd w:val="clear" w:color="auto" w:fill="auto"/>
                <w:noWrap/>
                <w:vAlign w:val="bottom"/>
                <w:hideMark/>
              </w:tcPr>
            </w:tcPrChange>
          </w:tcPr>
          <w:p w14:paraId="2A3226F7" w14:textId="77777777" w:rsidR="007875E5" w:rsidRPr="007875E5" w:rsidRDefault="007875E5">
            <w:pPr>
              <w:jc w:val="center"/>
              <w:rPr>
                <w:ins w:id="2096" w:author="Cristiano Cesario" w:date="2014-06-22T15:46:00Z"/>
                <w:sz w:val="16"/>
                <w:szCs w:val="16"/>
                <w:rPrChange w:id="2097" w:author="Cristiano Cesario" w:date="2014-06-22T15:48:00Z">
                  <w:rPr>
                    <w:ins w:id="2098" w:author="Cristiano Cesario" w:date="2014-06-22T15:46:00Z"/>
                    <w:rFonts w:ascii="Calibri" w:hAnsi="Calibri"/>
                    <w:color w:val="000000"/>
                    <w:sz w:val="22"/>
                    <w:szCs w:val="22"/>
                    <w:lang w:val="pt-BR" w:eastAsia="pt-BR"/>
                  </w:rPr>
                </w:rPrChange>
              </w:rPr>
              <w:pPrChange w:id="2099" w:author="Cristiano Cesario" w:date="2014-06-22T15:48:00Z">
                <w:pPr>
                  <w:jc w:val="right"/>
                </w:pPr>
              </w:pPrChange>
            </w:pPr>
            <w:ins w:id="2100" w:author="Cristiano Cesario" w:date="2014-06-22T15:46:00Z">
              <w:r w:rsidRPr="007875E5">
                <w:rPr>
                  <w:sz w:val="16"/>
                  <w:szCs w:val="16"/>
                  <w:rPrChange w:id="2101" w:author="Cristiano Cesario" w:date="2014-06-22T15:48:00Z">
                    <w:rPr>
                      <w:rFonts w:ascii="Calibri" w:hAnsi="Calibri"/>
                      <w:color w:val="000000"/>
                      <w:sz w:val="22"/>
                      <w:szCs w:val="22"/>
                      <w:lang w:val="pt-BR" w:eastAsia="pt-BR"/>
                    </w:rPr>
                  </w:rPrChange>
                </w:rPr>
                <w:t>0,592397</w:t>
              </w:r>
            </w:ins>
          </w:p>
        </w:tc>
        <w:tc>
          <w:tcPr>
            <w:tcW w:w="0" w:type="auto"/>
            <w:tcBorders>
              <w:top w:val="single" w:sz="4" w:space="0" w:color="auto"/>
              <w:bottom w:val="double" w:sz="4" w:space="0" w:color="auto"/>
            </w:tcBorders>
            <w:noWrap/>
            <w:hideMark/>
            <w:tcPrChange w:id="2102" w:author="Cristiano Cesario" w:date="2014-06-22T15:52:00Z">
              <w:tcPr>
                <w:tcW w:w="960" w:type="dxa"/>
                <w:tcBorders>
                  <w:top w:val="nil"/>
                  <w:left w:val="nil"/>
                  <w:bottom w:val="nil"/>
                  <w:right w:val="nil"/>
                </w:tcBorders>
                <w:shd w:val="clear" w:color="auto" w:fill="auto"/>
                <w:noWrap/>
                <w:vAlign w:val="bottom"/>
                <w:hideMark/>
              </w:tcPr>
            </w:tcPrChange>
          </w:tcPr>
          <w:p w14:paraId="610DAB6B" w14:textId="77777777" w:rsidR="007875E5" w:rsidRPr="007875E5" w:rsidRDefault="007875E5">
            <w:pPr>
              <w:jc w:val="center"/>
              <w:rPr>
                <w:ins w:id="2103" w:author="Cristiano Cesario" w:date="2014-06-22T15:46:00Z"/>
                <w:sz w:val="16"/>
                <w:szCs w:val="16"/>
                <w:rPrChange w:id="2104" w:author="Cristiano Cesario" w:date="2014-06-22T15:48:00Z">
                  <w:rPr>
                    <w:ins w:id="2105" w:author="Cristiano Cesario" w:date="2014-06-22T15:46:00Z"/>
                    <w:rFonts w:ascii="Calibri" w:hAnsi="Calibri"/>
                    <w:color w:val="000000"/>
                    <w:sz w:val="22"/>
                    <w:szCs w:val="22"/>
                    <w:lang w:val="pt-BR" w:eastAsia="pt-BR"/>
                  </w:rPr>
                </w:rPrChange>
              </w:rPr>
              <w:pPrChange w:id="2106" w:author="Cristiano Cesario" w:date="2014-06-22T15:48:00Z">
                <w:pPr>
                  <w:jc w:val="right"/>
                </w:pPr>
              </w:pPrChange>
            </w:pPr>
            <w:ins w:id="2107" w:author="Cristiano Cesario" w:date="2014-06-22T15:46:00Z">
              <w:r w:rsidRPr="007875E5">
                <w:rPr>
                  <w:sz w:val="16"/>
                  <w:szCs w:val="16"/>
                  <w:rPrChange w:id="2108" w:author="Cristiano Cesario" w:date="2014-06-22T15:48:00Z">
                    <w:rPr>
                      <w:rFonts w:ascii="Calibri" w:hAnsi="Calibri"/>
                      <w:color w:val="000000"/>
                      <w:sz w:val="22"/>
                      <w:szCs w:val="22"/>
                      <w:lang w:val="pt-BR" w:eastAsia="pt-BR"/>
                    </w:rPr>
                  </w:rPrChange>
                </w:rPr>
                <w:t>-0,39253</w:t>
              </w:r>
            </w:ins>
          </w:p>
        </w:tc>
      </w:tr>
    </w:tbl>
    <w:p w14:paraId="1E55F763" w14:textId="77777777" w:rsidR="00811F2C" w:rsidRDefault="00811F2C" w:rsidP="00811F2C">
      <w:pPr>
        <w:pStyle w:val="Ttulo1"/>
        <w:rPr>
          <w:ins w:id="2109" w:author="Cristiano Cesario" w:date="2014-06-26T17:36:00Z"/>
        </w:rPr>
      </w:pPr>
      <w:ins w:id="2110" w:author="Cristiano Cesario" w:date="2014-06-26T17:36:00Z">
        <w:r>
          <w:t>Related Work</w:t>
        </w:r>
      </w:ins>
    </w:p>
    <w:p w14:paraId="630051C7" w14:textId="77777777" w:rsidR="00811F2C" w:rsidRDefault="00811F2C" w:rsidP="00811F2C">
      <w:pPr>
        <w:pStyle w:val="Text"/>
        <w:rPr>
          <w:ins w:id="2111" w:author="Cristiano Cesario" w:date="2014-06-26T17:36:00Z"/>
        </w:rPr>
      </w:pPr>
      <w:ins w:id="2112" w:author="Cristiano Cesario" w:date="2014-06-26T17:36:00Z">
        <w:r>
          <w:t xml:space="preserve">According to </w:t>
        </w:r>
        <w:r>
          <w:fldChar w:fldCharType="begin"/>
        </w:r>
        <w:r>
          <w:instrText xml:space="preserve"> ADDIN ZOTERO_ITEM CSL_CITATION {"citationID":"8vmtt49u7","properties":{"formattedCitation":"[26]","plainCitation":"[26]"},"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fldChar w:fldCharType="separate"/>
        </w:r>
        <w:r w:rsidRPr="007071FA">
          <w:t>[26]</w:t>
        </w:r>
        <w:r>
          <w:fldChar w:fldCharType="end"/>
        </w:r>
        <w:r>
          <w:t xml:space="preserve"> software visualization can be separated into three aspects: structure, behavior, and evolution. DyeVC relates primarily with the evolution aspect, more specifically with </w:t>
        </w:r>
        <w:r w:rsidRPr="00F45860">
          <w:t xml:space="preserve">studies that aim </w:t>
        </w:r>
        <w:r>
          <w:t>at improving</w:t>
        </w:r>
        <w:r w:rsidRPr="00F45860">
          <w:t xml:space="preserve"> the </w:t>
        </w:r>
        <w:r>
          <w:t>awareness</w:t>
        </w:r>
        <w:r w:rsidRPr="00F45860">
          <w:t xml:space="preserve"> of developers that work with distributed software development.</w:t>
        </w:r>
        <w:r>
          <w:t xml:space="preserve">  Awareness is defined by </w:t>
        </w:r>
        <w:r>
          <w:fldChar w:fldCharType="begin"/>
        </w:r>
        <w:r>
          <w:instrText xml:space="preserve"> ADDIN ZOTERO_ITEM CSL_CITATION {"citationID":"otsur43e6","properties":{"formattedCitation":"[27]","plainCitation":"[27]"},"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URL":"http://doi.acm.org.ez24.periodicos.capes.gov.br/10.1145/143457.143468","DOI":"10.1145/143457.143468","ISBN":"0-89791-542-9","author":[{"family":"Dourish","given":"Paul"},{"family":"Bellotti","given":"Victoria"}],"issued":{"date-parts":[["1992"]]},"accessed":{"date-parts":[["2014",3,5]]}}}],"schema":"https://github.com/citation-style-language/schema/raw/master/csl-citation.json"} </w:instrText>
        </w:r>
        <w:r>
          <w:fldChar w:fldCharType="separate"/>
        </w:r>
        <w:r w:rsidRPr="007071FA">
          <w:t>[27]</w:t>
        </w:r>
        <w:r>
          <w:fldChar w:fldCharType="end"/>
        </w:r>
        <w:r>
          <w:t xml:space="preserve"> as “an understanding of the activities of others to provide a context for one’s own activities”. A</w:t>
        </w:r>
        <w:r w:rsidRPr="00F45860">
          <w:t xml:space="preserve"> recent work by </w:t>
        </w:r>
        <w:r w:rsidRPr="00F45860">
          <w:fldChar w:fldCharType="begin"/>
        </w:r>
        <w:r>
          <w:instrText xml:space="preserve"> ADDIN ZOTERO_ITEM CSL_CITATION {"citationID":"1gkoj4akbv","properties":{"formattedCitation":"[28]","plainCitation":"[28]"},"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r w:rsidRPr="00F45860">
          <w:fldChar w:fldCharType="separate"/>
        </w:r>
        <w:r w:rsidRPr="007071FA">
          <w:t>[28]</w:t>
        </w:r>
        <w:r w:rsidRPr="00F45860">
          <w:fldChar w:fldCharType="end"/>
        </w:r>
        <w:r w:rsidRPr="00F45860">
          <w:t xml:space="preserve"> presents a systematic review of </w:t>
        </w:r>
        <w:r>
          <w:t>such studies and classify them according to the Awareness Framework</w:t>
        </w:r>
        <w:r w:rsidRPr="00EB3099">
          <w:t xml:space="preserve"> </w:t>
        </w:r>
        <w:r>
          <w:fldChar w:fldCharType="begin"/>
        </w:r>
        <w:r>
          <w:instrText xml:space="preserve"> ADDIN ZOTERO_ITEM CSL_CITATION {"citationID":"51re871oj","properties":{"formattedCitation":"[29]","plainCitation":"[29]"},"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applications.","URL":"http://link-springer-com.ez24.periodicos.capes.gov.br/chapter/10.1007/978-1-4471-3588-3_18","ISBN":"978-3-540-76069-6,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fldChar w:fldCharType="separate"/>
        </w:r>
        <w:r w:rsidRPr="007071FA">
          <w:t>[29]</w:t>
        </w:r>
        <w:r>
          <w:fldChar w:fldCharType="end"/>
        </w:r>
        <w:r>
          <w:t xml:space="preserve"> and according to the 3C Collaboration Model </w:t>
        </w:r>
        <w:r>
          <w:fldChar w:fldCharType="begin"/>
        </w:r>
        <w:r>
          <w:instrText xml:space="preserve"> ADDIN ZOTERO_ITEM CSL_CITATION {"citationID":"83flkgcqf","properties":{"formattedCitation":"[30]","plainCitation":"[30]"},"citationItems":[{"id":2551,"uris":["http://zotero.org/users/892576/items/2J8CK7WD"],"uri":["http://zotero.org/users/892576/items/2J8CK7WD"],"itemData":{"id":2551,"type":"chapter","title":"The 3c collaboration model","container-title":"The Encyclopedia of E-Collaboration","publisher":"Information Science Reference","page":"637–644","ISBN":"978-1599040004","author":[{"family":"Fuks","given":"Hugo"},{"family":"Raposo","given":"Alberto"},{"family":"Gerosa","given":"Marco A"},{"family":"Pimentel","given":"Mariano"},{"family":"Lucena","given":"Carlos JP"}],"editor":[{"family":"Kock","given":"Ned"}],"issued":{"date-parts":[["2007"]]}}}],"schema":"https://github.com/citation-style-language/schema/raw/master/csl-citation.json"} </w:instrText>
        </w:r>
        <w:r>
          <w:fldChar w:fldCharType="separate"/>
        </w:r>
        <w:r w:rsidRPr="00C87B25">
          <w:t>[30]</w:t>
        </w:r>
        <w:r>
          <w:fldChar w:fldCharType="end"/>
        </w:r>
        <w:r>
          <w:t xml:space="preserve">. The classification is not exclusive, i.e., a given tool can present </w:t>
        </w:r>
        <w:commentRangeStart w:id="2113"/>
        <w:r>
          <w:t xml:space="preserve">elements </w:t>
        </w:r>
        <w:commentRangeEnd w:id="2113"/>
        <w:r>
          <w:rPr>
            <w:rStyle w:val="Refdecomentrio"/>
          </w:rPr>
          <w:commentReference w:id="2113"/>
        </w:r>
        <w:r>
          <w:t xml:space="preserve">of different awareness types. Following </w:t>
        </w:r>
        <w:r>
          <w:fldChar w:fldCharType="begin"/>
        </w:r>
        <w:r>
          <w:instrText xml:space="preserve"> ADDIN ZOTERO_ITEM CSL_CITATION {"citationID":"2eh0h9v2ov","properties":{"formattedCitation":"[29]","plainCitation":"[29]"},"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applications.","URL":"http://link-springer-com.ez24.periodicos.capes.gov.br/chapter/10.1007/978-1-4471-3588-3_18","ISBN":"978-3-540-76069-6,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fldChar w:fldCharType="separate"/>
        </w:r>
        <w:r w:rsidRPr="00C87B25">
          <w:t>[29]</w:t>
        </w:r>
        <w:r>
          <w:fldChar w:fldCharType="end"/>
        </w:r>
        <w:r>
          <w:t>, DyeVC can be classified as a “Workspace Awareness” approach and according to</w:t>
        </w:r>
        <w:r w:rsidRPr="00C87B25">
          <w:t xml:space="preserve"> </w:t>
        </w:r>
        <w:r>
          <w:fldChar w:fldCharType="begin"/>
        </w:r>
        <w:r>
          <w:instrText xml:space="preserve"> ADDIN ZOTERO_ITEM CSL_CITATION {"citationID":"CqVyFKTQ","properties":{"formattedCitation":"[30]","plainCitation":"[30]"},"citationItems":[{"id":2551,"uris":["http://zotero.org/users/892576/items/2J8CK7WD"],"uri":["http://zotero.org/users/892576/items/2J8CK7WD"],"itemData":{"id":2551,"type":"chapter","title":"The 3c collaboration model","container-title":"The Encyclopedia of E-Collaboration","publisher":"Information Science Reference","page":"637–644","ISBN":"978-1599040004","author":[{"family":"Fuks","given":"Hugo"},{"family":"Raposo","given":"Alberto"},{"family":"Gerosa","given":"Marco A"},{"family":"Pimentel","given":"Mariano"},{"family":"Lucena","given":"Carlos JP"}],"editor":[{"family":"Kock","given":"Ned"}],"issued":{"date-parts":[["2007"]]}}}],"schema":"https://github.com/citation-style-language/schema/raw/master/csl-citation.json"} </w:instrText>
        </w:r>
        <w:r>
          <w:fldChar w:fldCharType="separate"/>
        </w:r>
        <w:r w:rsidRPr="00C87B25">
          <w:t>[30]</w:t>
        </w:r>
        <w:r>
          <w:fldChar w:fldCharType="end"/>
        </w:r>
        <w:r>
          <w:t xml:space="preserve">, DyeVC fits into the “Coordination” and “Cooperation” categories. </w:t>
        </w:r>
      </w:ins>
    </w:p>
    <w:p w14:paraId="075FD462" w14:textId="65C98C80" w:rsidR="007875E5" w:rsidRDefault="007875E5" w:rsidP="00204E3C">
      <w:pPr>
        <w:pStyle w:val="Text"/>
      </w:pPr>
    </w:p>
    <w:moveToRangeEnd w:id="1601"/>
    <w:p w14:paraId="6A20CC53" w14:textId="73875212" w:rsidR="00204E3C" w:rsidRDefault="00204E3C" w:rsidP="00A764E9">
      <w:pPr>
        <w:pStyle w:val="Text"/>
      </w:pPr>
    </w:p>
    <w:p w14:paraId="461BE544" w14:textId="77777777" w:rsidR="00C46406" w:rsidRDefault="00C46406" w:rsidP="00C46406">
      <w:pPr>
        <w:pStyle w:val="Text"/>
      </w:pPr>
    </w:p>
    <w:p w14:paraId="58AC6045" w14:textId="77777777" w:rsidR="00C46406" w:rsidRDefault="00C46406" w:rsidP="00C46406">
      <w:pPr>
        <w:pStyle w:val="Text"/>
        <w:ind w:firstLine="0"/>
        <w:sectPr w:rsidR="00C46406" w:rsidSect="00231342">
          <w:type w:val="continuous"/>
          <w:pgSz w:w="11907" w:h="16839" w:code="9"/>
          <w:pgMar w:top="1009" w:right="936" w:bottom="1009" w:left="936" w:header="431" w:footer="431" w:gutter="0"/>
          <w:cols w:num="2" w:space="288"/>
        </w:sectPr>
      </w:pPr>
    </w:p>
    <w:p w14:paraId="2E6A52A2" w14:textId="098B65A3" w:rsidR="00AC55BD" w:rsidDel="00811F2C" w:rsidRDefault="00AC55BD" w:rsidP="00C46406">
      <w:pPr>
        <w:pStyle w:val="TableTitle"/>
        <w:rPr>
          <w:del w:id="2114" w:author="Cristiano Cesario" w:date="2014-06-26T17:36:00Z"/>
        </w:rPr>
      </w:pPr>
      <w:bookmarkStart w:id="2115" w:name="_Ref386820417"/>
    </w:p>
    <w:p w14:paraId="72DFE9F7" w14:textId="2D973CCC" w:rsidR="00C46406" w:rsidRDefault="00C46406" w:rsidP="00C46406">
      <w:pPr>
        <w:pStyle w:val="TableTitle"/>
      </w:pPr>
      <w:bookmarkStart w:id="2116" w:name="_Ref386820651"/>
      <w:commentRangeStart w:id="2117"/>
      <w:r>
        <w:t xml:space="preserve">Table </w:t>
      </w:r>
      <w:commentRangeEnd w:id="2117"/>
      <w:r w:rsidR="00575D29">
        <w:rPr>
          <w:rStyle w:val="Refdecomentrio"/>
          <w:smallCaps w:val="0"/>
        </w:rPr>
        <w:commentReference w:id="2117"/>
      </w:r>
      <w:r w:rsidR="00D256A4">
        <w:fldChar w:fldCharType="begin"/>
      </w:r>
      <w:r w:rsidR="00D256A4">
        <w:instrText xml:space="preserve"> SEQ Table \* ROMAN </w:instrText>
      </w:r>
      <w:r w:rsidR="00D256A4">
        <w:fldChar w:fldCharType="separate"/>
      </w:r>
      <w:ins w:id="2118" w:author="Cristiano Cesario" w:date="2014-06-23T11:21:00Z">
        <w:r w:rsidR="00C56A5A">
          <w:rPr>
            <w:noProof/>
          </w:rPr>
          <w:t>VIII</w:t>
        </w:r>
      </w:ins>
      <w:del w:id="2119" w:author="Cristiano Cesario" w:date="2014-06-22T15:48:00Z">
        <w:r w:rsidR="009144C7" w:rsidDel="007875E5">
          <w:rPr>
            <w:noProof/>
          </w:rPr>
          <w:delText>V</w:delText>
        </w:r>
      </w:del>
      <w:r w:rsidR="00D256A4">
        <w:rPr>
          <w:noProof/>
        </w:rPr>
        <w:fldChar w:fldCharType="end"/>
      </w:r>
      <w:bookmarkEnd w:id="2115"/>
      <w:bookmarkEnd w:id="2116"/>
    </w:p>
    <w:p w14:paraId="131F8DA9" w14:textId="54B207A2" w:rsidR="00C46406" w:rsidRPr="00DD5572" w:rsidRDefault="00F57E8C" w:rsidP="00C46406">
      <w:pPr>
        <w:pStyle w:val="TableTitle"/>
      </w:pPr>
      <w:r>
        <w:t>Time (in seconds) spent by DyeVC in several operations for repositories with different histories and sizes</w:t>
      </w:r>
    </w:p>
    <w:tbl>
      <w:tblPr>
        <w:tblStyle w:val="IEEETable"/>
        <w:tblW w:w="0" w:type="auto"/>
        <w:jc w:val="center"/>
        <w:tblLayout w:type="fixed"/>
        <w:tblCellMar>
          <w:left w:w="57" w:type="dxa"/>
          <w:right w:w="57" w:type="dxa"/>
        </w:tblCellMar>
        <w:tblLook w:val="04A0" w:firstRow="1" w:lastRow="0" w:firstColumn="1" w:lastColumn="0" w:noHBand="0" w:noVBand="1"/>
        <w:tblPrChange w:id="2120" w:author="Cristiano Cesario" w:date="2014-06-21T16:18:00Z">
          <w:tblPr>
            <w:tblStyle w:val="IEEETable"/>
            <w:tblW w:w="0" w:type="auto"/>
            <w:jc w:val="center"/>
            <w:tblLook w:val="04A0" w:firstRow="1" w:lastRow="0" w:firstColumn="1" w:lastColumn="0" w:noHBand="0" w:noVBand="1"/>
          </w:tblPr>
        </w:tblPrChange>
      </w:tblPr>
      <w:tblGrid>
        <w:gridCol w:w="1134"/>
        <w:gridCol w:w="1276"/>
        <w:gridCol w:w="709"/>
        <w:gridCol w:w="906"/>
        <w:gridCol w:w="568"/>
        <w:gridCol w:w="616"/>
        <w:gridCol w:w="1105"/>
        <w:gridCol w:w="1141"/>
        <w:gridCol w:w="537"/>
        <w:gridCol w:w="537"/>
        <w:gridCol w:w="741"/>
        <w:gridCol w:w="765"/>
        <w:tblGridChange w:id="2121">
          <w:tblGrid>
            <w:gridCol w:w="108"/>
            <w:gridCol w:w="890"/>
            <w:gridCol w:w="244"/>
            <w:gridCol w:w="944"/>
            <w:gridCol w:w="332"/>
            <w:gridCol w:w="709"/>
            <w:gridCol w:w="906"/>
            <w:gridCol w:w="568"/>
            <w:gridCol w:w="475"/>
            <w:gridCol w:w="141"/>
            <w:gridCol w:w="1105"/>
            <w:gridCol w:w="1017"/>
            <w:gridCol w:w="124"/>
            <w:gridCol w:w="537"/>
            <w:gridCol w:w="537"/>
            <w:gridCol w:w="741"/>
            <w:gridCol w:w="657"/>
            <w:gridCol w:w="108"/>
          </w:tblGrid>
        </w:tblGridChange>
      </w:tblGrid>
      <w:tr w:rsidR="00327C1F" w:rsidRPr="00C46406" w14:paraId="3B2E9C46" w14:textId="77777777" w:rsidTr="00C63594">
        <w:trPr>
          <w:cnfStyle w:val="100000000000" w:firstRow="1" w:lastRow="0" w:firstColumn="0" w:lastColumn="0" w:oddVBand="0" w:evenVBand="0" w:oddHBand="0" w:evenHBand="0" w:firstRowFirstColumn="0" w:firstRowLastColumn="0" w:lastRowFirstColumn="0" w:lastRowLastColumn="0"/>
          <w:trHeight w:val="510"/>
          <w:jc w:val="center"/>
          <w:trPrChange w:id="2122" w:author="Cristiano Cesario" w:date="2014-06-21T16:18:00Z">
            <w:trPr>
              <w:gridAfter w:val="0"/>
              <w:trHeight w:val="510"/>
              <w:jc w:val="center"/>
            </w:trPr>
          </w:trPrChange>
        </w:trPr>
        <w:tc>
          <w:tcPr>
            <w:tcW w:w="1134" w:type="dxa"/>
            <w:vMerge w:val="restart"/>
            <w:tcBorders>
              <w:right w:val="single" w:sz="4" w:space="0" w:color="auto"/>
            </w:tcBorders>
            <w:noWrap/>
            <w:vAlign w:val="center"/>
            <w:tcPrChange w:id="2123" w:author="Cristiano Cesario" w:date="2014-06-21T16:18:00Z">
              <w:tcPr>
                <w:tcW w:w="1092" w:type="dxa"/>
                <w:gridSpan w:val="2"/>
                <w:vMerge w:val="restart"/>
                <w:tcBorders>
                  <w:right w:val="single" w:sz="4" w:space="0" w:color="auto"/>
                </w:tcBorders>
                <w:noWrap/>
                <w:vAlign w:val="center"/>
              </w:tcPr>
            </w:tcPrChange>
          </w:tcPr>
          <w:p w14:paraId="4B508506" w14:textId="4CB5257C" w:rsidR="00327C1F" w:rsidRPr="00C46406" w:rsidRDefault="00327C1F" w:rsidP="00327C1F">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Repository</w:t>
            </w:r>
          </w:p>
        </w:tc>
        <w:tc>
          <w:tcPr>
            <w:tcW w:w="1276" w:type="dxa"/>
            <w:vMerge w:val="restart"/>
            <w:tcBorders>
              <w:left w:val="single" w:sz="4" w:space="0" w:color="auto"/>
              <w:bottom w:val="single" w:sz="4" w:space="0" w:color="auto"/>
              <w:right w:val="single" w:sz="4" w:space="0" w:color="auto"/>
            </w:tcBorders>
            <w:vAlign w:val="center"/>
            <w:tcPrChange w:id="2124" w:author="Cristiano Cesario" w:date="2014-06-21T16:18:00Z">
              <w:tcPr>
                <w:tcW w:w="1283" w:type="dxa"/>
                <w:gridSpan w:val="2"/>
                <w:vMerge w:val="restart"/>
                <w:tcBorders>
                  <w:left w:val="single" w:sz="4" w:space="0" w:color="auto"/>
                  <w:bottom w:val="single" w:sz="4" w:space="0" w:color="auto"/>
                  <w:right w:val="single" w:sz="4" w:space="0" w:color="auto"/>
                </w:tcBorders>
                <w:vAlign w:val="center"/>
              </w:tcPr>
            </w:tcPrChange>
          </w:tcPr>
          <w:p w14:paraId="6B0C1596" w14:textId="1B0C427C" w:rsidR="00327C1F" w:rsidRPr="00C46406" w:rsidRDefault="00327C1F" w:rsidP="00327C1F">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Hosting</w:t>
            </w:r>
          </w:p>
        </w:tc>
        <w:tc>
          <w:tcPr>
            <w:tcW w:w="2799" w:type="dxa"/>
            <w:gridSpan w:val="4"/>
            <w:tcBorders>
              <w:left w:val="single" w:sz="4" w:space="0" w:color="auto"/>
              <w:bottom w:val="single" w:sz="4" w:space="0" w:color="auto"/>
              <w:right w:val="single" w:sz="4" w:space="0" w:color="auto"/>
            </w:tcBorders>
            <w:noWrap/>
            <w:vAlign w:val="center"/>
            <w:tcPrChange w:id="2125" w:author="Cristiano Cesario" w:date="2014-06-21T16:18:00Z">
              <w:tcPr>
                <w:tcW w:w="3213" w:type="dxa"/>
                <w:gridSpan w:val="5"/>
                <w:tcBorders>
                  <w:left w:val="single" w:sz="4" w:space="0" w:color="auto"/>
                  <w:bottom w:val="single" w:sz="4" w:space="0" w:color="auto"/>
                  <w:right w:val="single" w:sz="4" w:space="0" w:color="auto"/>
                </w:tcBorders>
                <w:noWrap/>
                <w:vAlign w:val="center"/>
              </w:tcPr>
            </w:tcPrChange>
          </w:tcPr>
          <w:p w14:paraId="7DC0F22D" w14:textId="617B59BE" w:rsidR="00327C1F" w:rsidRPr="00C46406" w:rsidRDefault="00327C1F" w:rsidP="007875E5">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 xml:space="preserve">Repository </w:t>
            </w:r>
            <w:del w:id="2126" w:author="Cristiano Cesario" w:date="2014-06-22T15:49:00Z">
              <w:r w:rsidDel="007875E5">
                <w:rPr>
                  <w:bCs/>
                  <w:sz w:val="16"/>
                  <w:szCs w:val="16"/>
                </w:rPr>
                <w:delText>size</w:delText>
              </w:r>
            </w:del>
            <w:ins w:id="2127" w:author="Cristiano Cesario" w:date="2014-06-22T15:49:00Z">
              <w:r w:rsidR="007875E5">
                <w:rPr>
                  <w:bCs/>
                  <w:sz w:val="16"/>
                  <w:szCs w:val="16"/>
                </w:rPr>
                <w:t>metrics</w:t>
              </w:r>
            </w:ins>
          </w:p>
        </w:tc>
        <w:tc>
          <w:tcPr>
            <w:tcW w:w="2246" w:type="dxa"/>
            <w:gridSpan w:val="2"/>
            <w:tcBorders>
              <w:bottom w:val="single" w:sz="4" w:space="0" w:color="auto"/>
              <w:right w:val="single" w:sz="4" w:space="0" w:color="auto"/>
            </w:tcBorders>
            <w:vAlign w:val="center"/>
            <w:tcPrChange w:id="2128" w:author="Cristiano Cesario" w:date="2014-06-21T16:18:00Z">
              <w:tcPr>
                <w:tcW w:w="2014" w:type="dxa"/>
                <w:gridSpan w:val="3"/>
                <w:tcBorders>
                  <w:bottom w:val="single" w:sz="4" w:space="0" w:color="auto"/>
                  <w:right w:val="single" w:sz="4" w:space="0" w:color="auto"/>
                </w:tcBorders>
                <w:vAlign w:val="center"/>
              </w:tcPr>
            </w:tcPrChange>
          </w:tcPr>
          <w:p w14:paraId="1C006287" w14:textId="57B91C8D" w:rsidR="00327C1F" w:rsidRPr="00C46406" w:rsidRDefault="00327C1F" w:rsidP="00327C1F">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Foreground operations</w:t>
            </w:r>
          </w:p>
        </w:tc>
        <w:tc>
          <w:tcPr>
            <w:tcW w:w="2580" w:type="dxa"/>
            <w:gridSpan w:val="4"/>
            <w:tcBorders>
              <w:left w:val="single" w:sz="4" w:space="0" w:color="auto"/>
              <w:bottom w:val="single" w:sz="4" w:space="0" w:color="auto"/>
            </w:tcBorders>
            <w:vAlign w:val="center"/>
            <w:tcPrChange w:id="2129" w:author="Cristiano Cesario" w:date="2014-06-21T16:18:00Z">
              <w:tcPr>
                <w:tcW w:w="2766" w:type="dxa"/>
                <w:gridSpan w:val="5"/>
                <w:tcBorders>
                  <w:left w:val="single" w:sz="4" w:space="0" w:color="auto"/>
                  <w:bottom w:val="single" w:sz="4" w:space="0" w:color="auto"/>
                </w:tcBorders>
                <w:vAlign w:val="center"/>
              </w:tcPr>
            </w:tcPrChange>
          </w:tcPr>
          <w:p w14:paraId="599B7043" w14:textId="71C1062E" w:rsidR="00327C1F" w:rsidRPr="00C46406" w:rsidRDefault="00327C1F" w:rsidP="00327C1F">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Background operations</w:t>
            </w:r>
          </w:p>
        </w:tc>
      </w:tr>
      <w:tr w:rsidR="00A75464" w:rsidRPr="00C46406" w14:paraId="1F698D44" w14:textId="3B00ED66" w:rsidTr="00C63594">
        <w:trPr>
          <w:trHeight w:val="510"/>
          <w:jc w:val="center"/>
        </w:trPr>
        <w:tc>
          <w:tcPr>
            <w:tcW w:w="1134" w:type="dxa"/>
            <w:vMerge/>
            <w:tcBorders>
              <w:right w:val="single" w:sz="4" w:space="0" w:color="auto"/>
            </w:tcBorders>
            <w:noWrap/>
            <w:vAlign w:val="center"/>
            <w:hideMark/>
          </w:tcPr>
          <w:p w14:paraId="25F87490" w14:textId="166F4599" w:rsidR="00327C1F" w:rsidRPr="00C46406" w:rsidRDefault="00327C1F" w:rsidP="00327C1F">
            <w:pPr>
              <w:jc w:val="center"/>
              <w:rPr>
                <w:bCs/>
                <w:sz w:val="16"/>
                <w:szCs w:val="16"/>
              </w:rPr>
            </w:pPr>
          </w:p>
        </w:tc>
        <w:tc>
          <w:tcPr>
            <w:tcW w:w="1276" w:type="dxa"/>
            <w:vMerge/>
            <w:tcBorders>
              <w:top w:val="single" w:sz="4" w:space="0" w:color="auto"/>
              <w:left w:val="single" w:sz="4" w:space="0" w:color="auto"/>
              <w:bottom w:val="single" w:sz="4" w:space="0" w:color="auto"/>
              <w:right w:val="single" w:sz="4" w:space="0" w:color="auto"/>
            </w:tcBorders>
            <w:vAlign w:val="center"/>
          </w:tcPr>
          <w:p w14:paraId="11D557C7" w14:textId="21CE2254" w:rsidR="00327C1F" w:rsidRPr="00C46406" w:rsidRDefault="00327C1F" w:rsidP="00327C1F">
            <w:pPr>
              <w:jc w:val="center"/>
              <w:rPr>
                <w:bCs/>
                <w:sz w:val="16"/>
                <w:szCs w:val="16"/>
              </w:rPr>
            </w:pPr>
          </w:p>
        </w:tc>
        <w:tc>
          <w:tcPr>
            <w:tcW w:w="709" w:type="dxa"/>
            <w:tcBorders>
              <w:top w:val="single" w:sz="4" w:space="0" w:color="auto"/>
              <w:left w:val="single" w:sz="4" w:space="0" w:color="auto"/>
              <w:bottom w:val="single" w:sz="4" w:space="0" w:color="auto"/>
            </w:tcBorders>
            <w:noWrap/>
            <w:vAlign w:val="center"/>
            <w:hideMark/>
          </w:tcPr>
          <w:p w14:paraId="479C814B" w14:textId="1B5089F9" w:rsidR="00327C1F" w:rsidRPr="00C46406" w:rsidRDefault="00327C1F" w:rsidP="00327C1F">
            <w:pPr>
              <w:jc w:val="center"/>
              <w:rPr>
                <w:bCs/>
                <w:sz w:val="16"/>
                <w:szCs w:val="16"/>
              </w:rPr>
            </w:pPr>
            <w:r w:rsidRPr="00C46406">
              <w:rPr>
                <w:bCs/>
                <w:sz w:val="16"/>
                <w:szCs w:val="16"/>
              </w:rPr>
              <w:t># commits</w:t>
            </w:r>
          </w:p>
        </w:tc>
        <w:tc>
          <w:tcPr>
            <w:tcW w:w="906" w:type="dxa"/>
            <w:noWrap/>
            <w:vAlign w:val="center"/>
            <w:hideMark/>
          </w:tcPr>
          <w:p w14:paraId="5A18F0F0" w14:textId="7F382F31" w:rsidR="00327C1F" w:rsidRPr="00C46406" w:rsidRDefault="00327C1F" w:rsidP="00327C1F">
            <w:pPr>
              <w:jc w:val="center"/>
              <w:rPr>
                <w:bCs/>
                <w:sz w:val="16"/>
                <w:szCs w:val="16"/>
              </w:rPr>
            </w:pPr>
            <w:r w:rsidRPr="00C46406">
              <w:rPr>
                <w:bCs/>
                <w:sz w:val="16"/>
                <w:szCs w:val="16"/>
              </w:rPr>
              <w:t>MB</w:t>
            </w:r>
          </w:p>
        </w:tc>
        <w:tc>
          <w:tcPr>
            <w:tcW w:w="568" w:type="dxa"/>
            <w:noWrap/>
            <w:vAlign w:val="center"/>
            <w:hideMark/>
          </w:tcPr>
          <w:p w14:paraId="09E00719" w14:textId="0650F475" w:rsidR="00327C1F" w:rsidRPr="00C46406" w:rsidRDefault="00327C1F" w:rsidP="00327C1F">
            <w:pPr>
              <w:jc w:val="center"/>
              <w:rPr>
                <w:bCs/>
                <w:sz w:val="16"/>
                <w:szCs w:val="16"/>
              </w:rPr>
            </w:pPr>
            <w:r w:rsidRPr="00C46406">
              <w:rPr>
                <w:bCs/>
                <w:sz w:val="16"/>
                <w:szCs w:val="16"/>
              </w:rPr>
              <w:t># files</w:t>
            </w:r>
          </w:p>
        </w:tc>
        <w:tc>
          <w:tcPr>
            <w:tcW w:w="616" w:type="dxa"/>
            <w:tcBorders>
              <w:top w:val="single" w:sz="4" w:space="0" w:color="auto"/>
              <w:right w:val="single" w:sz="4" w:space="0" w:color="auto"/>
            </w:tcBorders>
            <w:noWrap/>
            <w:vAlign w:val="center"/>
            <w:hideMark/>
          </w:tcPr>
          <w:p w14:paraId="727D10BD" w14:textId="6ABEEA05" w:rsidR="00327C1F" w:rsidRPr="00C46406" w:rsidRDefault="00327C1F" w:rsidP="00327C1F">
            <w:pPr>
              <w:jc w:val="center"/>
              <w:rPr>
                <w:bCs/>
                <w:sz w:val="16"/>
                <w:szCs w:val="16"/>
              </w:rPr>
            </w:pPr>
            <w:r w:rsidRPr="00C46406">
              <w:rPr>
                <w:bCs/>
                <w:sz w:val="16"/>
                <w:szCs w:val="16"/>
              </w:rPr>
              <w:t>#nodes</w:t>
            </w:r>
          </w:p>
        </w:tc>
        <w:tc>
          <w:tcPr>
            <w:tcW w:w="1105" w:type="dxa"/>
            <w:tcBorders>
              <w:top w:val="single" w:sz="4" w:space="0" w:color="auto"/>
            </w:tcBorders>
            <w:vAlign w:val="center"/>
          </w:tcPr>
          <w:p w14:paraId="4FC5DE7C" w14:textId="55A75D8F" w:rsidR="00327C1F" w:rsidRPr="00C46406" w:rsidRDefault="00327C1F" w:rsidP="00327C1F">
            <w:pPr>
              <w:jc w:val="center"/>
              <w:rPr>
                <w:bCs/>
                <w:sz w:val="16"/>
                <w:szCs w:val="16"/>
              </w:rPr>
            </w:pPr>
            <w:r w:rsidRPr="00C46406">
              <w:rPr>
                <w:bCs/>
                <w:sz w:val="16"/>
                <w:szCs w:val="16"/>
              </w:rPr>
              <w:t>Commit History</w:t>
            </w:r>
          </w:p>
        </w:tc>
        <w:tc>
          <w:tcPr>
            <w:tcW w:w="1141" w:type="dxa"/>
            <w:tcBorders>
              <w:top w:val="single" w:sz="4" w:space="0" w:color="auto"/>
              <w:right w:val="single" w:sz="4" w:space="0" w:color="auto"/>
            </w:tcBorders>
            <w:vAlign w:val="center"/>
          </w:tcPr>
          <w:p w14:paraId="3AAE2D26" w14:textId="10BD1FED" w:rsidR="00327C1F" w:rsidRPr="00C46406" w:rsidRDefault="00327C1F" w:rsidP="00327C1F">
            <w:pPr>
              <w:jc w:val="center"/>
              <w:rPr>
                <w:bCs/>
                <w:sz w:val="16"/>
                <w:szCs w:val="16"/>
              </w:rPr>
            </w:pPr>
            <w:r w:rsidRPr="00C46406">
              <w:rPr>
                <w:bCs/>
                <w:sz w:val="16"/>
                <w:szCs w:val="16"/>
              </w:rPr>
              <w:t>Topology</w:t>
            </w:r>
          </w:p>
        </w:tc>
        <w:tc>
          <w:tcPr>
            <w:tcW w:w="537" w:type="dxa"/>
            <w:tcBorders>
              <w:top w:val="single" w:sz="4" w:space="0" w:color="auto"/>
              <w:left w:val="single" w:sz="4" w:space="0" w:color="auto"/>
              <w:bottom w:val="single" w:sz="4" w:space="0" w:color="auto"/>
            </w:tcBorders>
            <w:vAlign w:val="center"/>
          </w:tcPr>
          <w:p w14:paraId="133B1E47" w14:textId="3B7D493C" w:rsidR="00327C1F" w:rsidRPr="00C46406" w:rsidRDefault="00327C1F" w:rsidP="00327C1F">
            <w:pPr>
              <w:jc w:val="center"/>
              <w:rPr>
                <w:bCs/>
                <w:sz w:val="16"/>
                <w:szCs w:val="16"/>
              </w:rPr>
            </w:pPr>
            <w:r>
              <w:rPr>
                <w:bCs/>
                <w:sz w:val="16"/>
                <w:szCs w:val="16"/>
              </w:rPr>
              <w:t>Insert 1</w:t>
            </w:r>
            <w:r w:rsidRPr="00D81735">
              <w:rPr>
                <w:bCs/>
                <w:sz w:val="16"/>
                <w:szCs w:val="16"/>
                <w:vertAlign w:val="superscript"/>
              </w:rPr>
              <w:t>st</w:t>
            </w:r>
          </w:p>
        </w:tc>
        <w:tc>
          <w:tcPr>
            <w:tcW w:w="537" w:type="dxa"/>
            <w:tcBorders>
              <w:top w:val="single" w:sz="4" w:space="0" w:color="auto"/>
              <w:right w:val="nil"/>
            </w:tcBorders>
            <w:vAlign w:val="center"/>
          </w:tcPr>
          <w:p w14:paraId="6273AF31" w14:textId="34391A35" w:rsidR="00327C1F" w:rsidRPr="00C46406" w:rsidRDefault="00327C1F" w:rsidP="00327C1F">
            <w:pPr>
              <w:jc w:val="center"/>
              <w:rPr>
                <w:bCs/>
                <w:sz w:val="16"/>
                <w:szCs w:val="16"/>
              </w:rPr>
            </w:pPr>
            <w:r>
              <w:rPr>
                <w:bCs/>
                <w:sz w:val="16"/>
                <w:szCs w:val="16"/>
              </w:rPr>
              <w:t>Insert 2</w:t>
            </w:r>
            <w:r w:rsidRPr="00D81735">
              <w:rPr>
                <w:bCs/>
                <w:sz w:val="16"/>
                <w:szCs w:val="16"/>
                <w:vertAlign w:val="superscript"/>
              </w:rPr>
              <w:t>nd</w:t>
            </w:r>
          </w:p>
        </w:tc>
        <w:tc>
          <w:tcPr>
            <w:tcW w:w="741" w:type="dxa"/>
            <w:tcBorders>
              <w:top w:val="single" w:sz="4" w:space="0" w:color="auto"/>
              <w:left w:val="nil"/>
              <w:bottom w:val="single" w:sz="4" w:space="0" w:color="auto"/>
            </w:tcBorders>
            <w:vAlign w:val="center"/>
          </w:tcPr>
          <w:p w14:paraId="0B3A870E" w14:textId="610A47DC" w:rsidR="00327C1F" w:rsidRPr="00C46406" w:rsidRDefault="00327C1F" w:rsidP="00327C1F">
            <w:pPr>
              <w:jc w:val="center"/>
              <w:rPr>
                <w:bCs/>
                <w:sz w:val="16"/>
                <w:szCs w:val="16"/>
              </w:rPr>
            </w:pPr>
            <w:r w:rsidRPr="00C46406">
              <w:rPr>
                <w:bCs/>
                <w:sz w:val="16"/>
                <w:szCs w:val="16"/>
              </w:rPr>
              <w:t>Check Branches</w:t>
            </w:r>
          </w:p>
        </w:tc>
        <w:tc>
          <w:tcPr>
            <w:tcW w:w="765" w:type="dxa"/>
            <w:vAlign w:val="center"/>
          </w:tcPr>
          <w:p w14:paraId="2DA03CDF" w14:textId="7700169D" w:rsidR="00327C1F" w:rsidRPr="00C46406" w:rsidRDefault="00327C1F" w:rsidP="00327C1F">
            <w:pPr>
              <w:jc w:val="center"/>
              <w:rPr>
                <w:bCs/>
                <w:sz w:val="16"/>
                <w:szCs w:val="16"/>
              </w:rPr>
            </w:pPr>
            <w:r w:rsidRPr="00C46406">
              <w:rPr>
                <w:bCs/>
                <w:sz w:val="16"/>
                <w:szCs w:val="16"/>
              </w:rPr>
              <w:t>Update Topology</w:t>
            </w:r>
          </w:p>
        </w:tc>
      </w:tr>
      <w:tr w:rsidR="00A75464" w:rsidRPr="00C46406" w14:paraId="3C048EAD" w14:textId="774BF02E" w:rsidTr="00C63594">
        <w:trPr>
          <w:trHeight w:val="300"/>
          <w:jc w:val="center"/>
        </w:trPr>
        <w:tc>
          <w:tcPr>
            <w:tcW w:w="1134" w:type="dxa"/>
            <w:tcBorders>
              <w:right w:val="single" w:sz="4" w:space="0" w:color="auto"/>
            </w:tcBorders>
            <w:noWrap/>
            <w:vAlign w:val="center"/>
            <w:hideMark/>
          </w:tcPr>
          <w:p w14:paraId="2F5D2FEA" w14:textId="77777777" w:rsidR="00327C1F" w:rsidRPr="00C46406" w:rsidRDefault="00327C1F" w:rsidP="00327C1F">
            <w:pPr>
              <w:rPr>
                <w:bCs/>
                <w:sz w:val="16"/>
                <w:szCs w:val="16"/>
              </w:rPr>
            </w:pPr>
            <w:r w:rsidRPr="00C46406">
              <w:rPr>
                <w:bCs/>
                <w:sz w:val="16"/>
                <w:szCs w:val="16"/>
              </w:rPr>
              <w:t>DyeVC</w:t>
            </w:r>
          </w:p>
        </w:tc>
        <w:tc>
          <w:tcPr>
            <w:tcW w:w="1276" w:type="dxa"/>
            <w:tcBorders>
              <w:top w:val="single" w:sz="4" w:space="0" w:color="auto"/>
              <w:left w:val="single" w:sz="4" w:space="0" w:color="auto"/>
              <w:bottom w:val="single" w:sz="4" w:space="0" w:color="auto"/>
              <w:right w:val="single" w:sz="4" w:space="0" w:color="auto"/>
            </w:tcBorders>
            <w:vAlign w:val="center"/>
          </w:tcPr>
          <w:p w14:paraId="34F72D27" w14:textId="689A9101"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503DF0E" w14:textId="4095269D" w:rsidR="00327C1F" w:rsidRPr="00C46406" w:rsidRDefault="00327C1F" w:rsidP="00327C1F">
            <w:pPr>
              <w:jc w:val="center"/>
              <w:rPr>
                <w:sz w:val="16"/>
                <w:szCs w:val="16"/>
              </w:rPr>
            </w:pPr>
            <w:r w:rsidRPr="00C46406">
              <w:rPr>
                <w:sz w:val="16"/>
                <w:szCs w:val="16"/>
              </w:rPr>
              <w:t>187</w:t>
            </w:r>
          </w:p>
        </w:tc>
        <w:tc>
          <w:tcPr>
            <w:tcW w:w="906" w:type="dxa"/>
            <w:noWrap/>
            <w:vAlign w:val="center"/>
            <w:hideMark/>
          </w:tcPr>
          <w:p w14:paraId="2090D4A9" w14:textId="4B8B5D8A" w:rsidR="00327C1F" w:rsidRPr="00C46406" w:rsidRDefault="00327C1F" w:rsidP="00327C1F">
            <w:pPr>
              <w:jc w:val="center"/>
              <w:rPr>
                <w:sz w:val="16"/>
                <w:szCs w:val="16"/>
              </w:rPr>
            </w:pPr>
            <w:r w:rsidRPr="00C46406">
              <w:rPr>
                <w:sz w:val="16"/>
                <w:szCs w:val="16"/>
              </w:rPr>
              <w:t>1</w:t>
            </w:r>
            <w:r w:rsidR="007F1B45">
              <w:rPr>
                <w:sz w:val="16"/>
                <w:szCs w:val="16"/>
              </w:rPr>
              <w:t>.0</w:t>
            </w:r>
          </w:p>
        </w:tc>
        <w:tc>
          <w:tcPr>
            <w:tcW w:w="568" w:type="dxa"/>
            <w:noWrap/>
            <w:vAlign w:val="center"/>
            <w:hideMark/>
          </w:tcPr>
          <w:p w14:paraId="6F3B1030" w14:textId="77777777" w:rsidR="00327C1F" w:rsidRPr="00C46406" w:rsidRDefault="00327C1F" w:rsidP="00327C1F">
            <w:pPr>
              <w:jc w:val="center"/>
              <w:rPr>
                <w:sz w:val="16"/>
                <w:szCs w:val="16"/>
              </w:rPr>
            </w:pPr>
            <w:r w:rsidRPr="00C46406">
              <w:rPr>
                <w:sz w:val="16"/>
                <w:szCs w:val="16"/>
              </w:rPr>
              <w:t>539</w:t>
            </w:r>
          </w:p>
        </w:tc>
        <w:tc>
          <w:tcPr>
            <w:tcW w:w="616" w:type="dxa"/>
            <w:tcBorders>
              <w:right w:val="single" w:sz="4" w:space="0" w:color="auto"/>
            </w:tcBorders>
            <w:noWrap/>
            <w:vAlign w:val="center"/>
            <w:hideMark/>
          </w:tcPr>
          <w:p w14:paraId="47E8F580" w14:textId="77777777" w:rsidR="00327C1F" w:rsidRPr="00C46406" w:rsidRDefault="00327C1F" w:rsidP="00327C1F">
            <w:pPr>
              <w:jc w:val="center"/>
              <w:rPr>
                <w:sz w:val="16"/>
                <w:szCs w:val="16"/>
              </w:rPr>
            </w:pPr>
            <w:r w:rsidRPr="00C46406">
              <w:rPr>
                <w:sz w:val="16"/>
                <w:szCs w:val="16"/>
              </w:rPr>
              <w:t>6</w:t>
            </w:r>
          </w:p>
        </w:tc>
        <w:tc>
          <w:tcPr>
            <w:tcW w:w="1105" w:type="dxa"/>
            <w:vAlign w:val="center"/>
          </w:tcPr>
          <w:p w14:paraId="7937B9BF" w14:textId="6770EF12" w:rsidR="00327C1F" w:rsidRPr="00C46406" w:rsidRDefault="00327C1F" w:rsidP="00327C1F">
            <w:pPr>
              <w:jc w:val="center"/>
              <w:rPr>
                <w:sz w:val="16"/>
                <w:szCs w:val="16"/>
              </w:rPr>
            </w:pPr>
            <w:r w:rsidRPr="00C46406">
              <w:rPr>
                <w:sz w:val="16"/>
                <w:szCs w:val="16"/>
              </w:rPr>
              <w:t>3</w:t>
            </w:r>
            <w:r w:rsidR="007F1B45">
              <w:rPr>
                <w:sz w:val="16"/>
                <w:szCs w:val="16"/>
              </w:rPr>
              <w:t>.</w:t>
            </w:r>
            <w:r w:rsidRPr="00C46406">
              <w:rPr>
                <w:sz w:val="16"/>
                <w:szCs w:val="16"/>
              </w:rPr>
              <w:t>5</w:t>
            </w:r>
          </w:p>
        </w:tc>
        <w:tc>
          <w:tcPr>
            <w:tcW w:w="1141" w:type="dxa"/>
            <w:tcBorders>
              <w:right w:val="single" w:sz="4" w:space="0" w:color="auto"/>
            </w:tcBorders>
            <w:vAlign w:val="center"/>
          </w:tcPr>
          <w:p w14:paraId="6E16E444" w14:textId="729075C7" w:rsidR="00327C1F" w:rsidRPr="00C46406" w:rsidRDefault="00327C1F" w:rsidP="00327C1F">
            <w:pPr>
              <w:jc w:val="center"/>
              <w:rPr>
                <w:sz w:val="16"/>
                <w:szCs w:val="16"/>
              </w:rPr>
            </w:pPr>
            <w:r w:rsidRPr="00C46406">
              <w:rPr>
                <w:sz w:val="16"/>
                <w:szCs w:val="16"/>
              </w:rPr>
              <w:t>2</w:t>
            </w:r>
            <w:r w:rsidR="00FC0F3E">
              <w:rPr>
                <w:sz w:val="16"/>
                <w:szCs w:val="16"/>
              </w:rPr>
              <w:t>.</w:t>
            </w:r>
            <w:r w:rsidRPr="00C46406">
              <w:rPr>
                <w:sz w:val="16"/>
                <w:szCs w:val="16"/>
              </w:rPr>
              <w:t>7</w:t>
            </w:r>
          </w:p>
        </w:tc>
        <w:tc>
          <w:tcPr>
            <w:tcW w:w="537" w:type="dxa"/>
            <w:tcBorders>
              <w:top w:val="single" w:sz="4" w:space="0" w:color="auto"/>
              <w:left w:val="single" w:sz="4" w:space="0" w:color="auto"/>
              <w:bottom w:val="single" w:sz="4" w:space="0" w:color="auto"/>
            </w:tcBorders>
            <w:vAlign w:val="center"/>
          </w:tcPr>
          <w:p w14:paraId="0AB8C9FB" w14:textId="2B03573E" w:rsidR="00327C1F" w:rsidRPr="00C46406" w:rsidRDefault="00327C1F" w:rsidP="00327C1F">
            <w:pPr>
              <w:jc w:val="center"/>
              <w:rPr>
                <w:sz w:val="16"/>
                <w:szCs w:val="16"/>
              </w:rPr>
            </w:pPr>
            <w:r w:rsidRPr="00C46406">
              <w:rPr>
                <w:sz w:val="16"/>
                <w:szCs w:val="16"/>
              </w:rPr>
              <w:t>12</w:t>
            </w:r>
            <w:r w:rsidR="00FC0F3E">
              <w:rPr>
                <w:sz w:val="16"/>
                <w:szCs w:val="16"/>
              </w:rPr>
              <w:t>.</w:t>
            </w:r>
            <w:r w:rsidRPr="00C46406">
              <w:rPr>
                <w:sz w:val="16"/>
                <w:szCs w:val="16"/>
              </w:rPr>
              <w:t>4</w:t>
            </w:r>
          </w:p>
        </w:tc>
        <w:tc>
          <w:tcPr>
            <w:tcW w:w="537" w:type="dxa"/>
            <w:tcBorders>
              <w:right w:val="nil"/>
            </w:tcBorders>
            <w:vAlign w:val="center"/>
          </w:tcPr>
          <w:p w14:paraId="397D5A15" w14:textId="3A36BA6B" w:rsidR="00327C1F" w:rsidRPr="00C46406" w:rsidRDefault="00327C1F" w:rsidP="00327C1F">
            <w:pPr>
              <w:jc w:val="center"/>
              <w:rPr>
                <w:sz w:val="16"/>
                <w:szCs w:val="16"/>
              </w:rPr>
            </w:pPr>
            <w:r w:rsidRPr="00C46406">
              <w:rPr>
                <w:sz w:val="16"/>
                <w:szCs w:val="16"/>
              </w:rPr>
              <w:t>16</w:t>
            </w:r>
            <w:r w:rsidR="00FC0F3E">
              <w:rPr>
                <w:sz w:val="16"/>
                <w:szCs w:val="16"/>
              </w:rPr>
              <w:t>.</w:t>
            </w:r>
            <w:r w:rsidRPr="00C46406">
              <w:rPr>
                <w:sz w:val="16"/>
                <w:szCs w:val="16"/>
              </w:rPr>
              <w:t>1</w:t>
            </w:r>
          </w:p>
        </w:tc>
        <w:tc>
          <w:tcPr>
            <w:tcW w:w="741" w:type="dxa"/>
            <w:tcBorders>
              <w:top w:val="single" w:sz="4" w:space="0" w:color="auto"/>
              <w:left w:val="nil"/>
              <w:bottom w:val="single" w:sz="4" w:space="0" w:color="auto"/>
            </w:tcBorders>
            <w:vAlign w:val="center"/>
          </w:tcPr>
          <w:p w14:paraId="6357EABD" w14:textId="609A6CFE"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7</w:t>
            </w:r>
          </w:p>
        </w:tc>
        <w:tc>
          <w:tcPr>
            <w:tcW w:w="765" w:type="dxa"/>
            <w:vAlign w:val="center"/>
          </w:tcPr>
          <w:p w14:paraId="374A0541" w14:textId="1F54291D" w:rsidR="00327C1F" w:rsidRPr="00C46406" w:rsidRDefault="00327C1F" w:rsidP="00327C1F">
            <w:pPr>
              <w:jc w:val="center"/>
              <w:rPr>
                <w:sz w:val="16"/>
                <w:szCs w:val="16"/>
              </w:rPr>
            </w:pPr>
            <w:r w:rsidRPr="00C46406">
              <w:rPr>
                <w:sz w:val="16"/>
                <w:szCs w:val="16"/>
              </w:rPr>
              <w:t>4</w:t>
            </w:r>
            <w:r w:rsidR="00FC0F3E">
              <w:rPr>
                <w:sz w:val="16"/>
                <w:szCs w:val="16"/>
              </w:rPr>
              <w:t>.</w:t>
            </w:r>
            <w:r w:rsidRPr="00C46406">
              <w:rPr>
                <w:sz w:val="16"/>
                <w:szCs w:val="16"/>
              </w:rPr>
              <w:t>4</w:t>
            </w:r>
          </w:p>
        </w:tc>
      </w:tr>
      <w:tr w:rsidR="00A75464" w:rsidRPr="00C46406" w14:paraId="2EB64A71" w14:textId="2DB861DC" w:rsidTr="00C63594">
        <w:trPr>
          <w:trHeight w:val="300"/>
          <w:jc w:val="center"/>
        </w:trPr>
        <w:tc>
          <w:tcPr>
            <w:tcW w:w="1134" w:type="dxa"/>
            <w:tcBorders>
              <w:right w:val="single" w:sz="4" w:space="0" w:color="auto"/>
            </w:tcBorders>
            <w:noWrap/>
            <w:vAlign w:val="center"/>
            <w:hideMark/>
          </w:tcPr>
          <w:p w14:paraId="15E2459D" w14:textId="77777777" w:rsidR="00327C1F" w:rsidRPr="00C46406" w:rsidRDefault="00327C1F" w:rsidP="00327C1F">
            <w:pPr>
              <w:rPr>
                <w:bCs/>
                <w:sz w:val="16"/>
                <w:szCs w:val="16"/>
              </w:rPr>
            </w:pPr>
            <w:proofErr w:type="spellStart"/>
            <w:r w:rsidRPr="00C46406">
              <w:rPr>
                <w:bCs/>
                <w:sz w:val="16"/>
                <w:szCs w:val="16"/>
              </w:rPr>
              <w:t>Sapos</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5A503743" w14:textId="09B6A41A"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4954572" w14:textId="098BFC06" w:rsidR="00327C1F" w:rsidRPr="00C46406" w:rsidRDefault="00327C1F" w:rsidP="00327C1F">
            <w:pPr>
              <w:jc w:val="center"/>
              <w:rPr>
                <w:sz w:val="16"/>
                <w:szCs w:val="16"/>
              </w:rPr>
            </w:pPr>
            <w:r w:rsidRPr="00C46406">
              <w:rPr>
                <w:sz w:val="16"/>
                <w:szCs w:val="16"/>
              </w:rPr>
              <w:t>702</w:t>
            </w:r>
          </w:p>
        </w:tc>
        <w:tc>
          <w:tcPr>
            <w:tcW w:w="906" w:type="dxa"/>
            <w:noWrap/>
            <w:vAlign w:val="center"/>
            <w:hideMark/>
          </w:tcPr>
          <w:p w14:paraId="0D95DCBE" w14:textId="19662A53" w:rsidR="00327C1F" w:rsidRPr="00C46406" w:rsidRDefault="00327C1F" w:rsidP="00327C1F">
            <w:pPr>
              <w:jc w:val="center"/>
              <w:rPr>
                <w:sz w:val="16"/>
                <w:szCs w:val="16"/>
              </w:rPr>
            </w:pPr>
            <w:r w:rsidRPr="00C46406">
              <w:rPr>
                <w:sz w:val="16"/>
                <w:szCs w:val="16"/>
              </w:rPr>
              <w:t>7</w:t>
            </w:r>
            <w:r w:rsidR="007F1B45">
              <w:rPr>
                <w:sz w:val="16"/>
                <w:szCs w:val="16"/>
              </w:rPr>
              <w:t>.0</w:t>
            </w:r>
          </w:p>
        </w:tc>
        <w:tc>
          <w:tcPr>
            <w:tcW w:w="568" w:type="dxa"/>
            <w:noWrap/>
            <w:vAlign w:val="center"/>
            <w:hideMark/>
          </w:tcPr>
          <w:p w14:paraId="49420C96" w14:textId="77777777" w:rsidR="00327C1F" w:rsidRPr="00C46406" w:rsidRDefault="00327C1F" w:rsidP="00327C1F">
            <w:pPr>
              <w:jc w:val="center"/>
              <w:rPr>
                <w:sz w:val="16"/>
                <w:szCs w:val="16"/>
              </w:rPr>
            </w:pPr>
            <w:r w:rsidRPr="00C46406">
              <w:rPr>
                <w:sz w:val="16"/>
                <w:szCs w:val="16"/>
              </w:rPr>
              <w:t>685</w:t>
            </w:r>
          </w:p>
        </w:tc>
        <w:tc>
          <w:tcPr>
            <w:tcW w:w="616" w:type="dxa"/>
            <w:tcBorders>
              <w:right w:val="single" w:sz="4" w:space="0" w:color="auto"/>
            </w:tcBorders>
            <w:noWrap/>
            <w:vAlign w:val="center"/>
            <w:hideMark/>
          </w:tcPr>
          <w:p w14:paraId="05E9ACBD" w14:textId="77777777" w:rsidR="00327C1F" w:rsidRPr="00C46406" w:rsidRDefault="00327C1F" w:rsidP="00327C1F">
            <w:pPr>
              <w:jc w:val="center"/>
              <w:rPr>
                <w:sz w:val="16"/>
                <w:szCs w:val="16"/>
              </w:rPr>
            </w:pPr>
            <w:r w:rsidRPr="00C46406">
              <w:rPr>
                <w:sz w:val="16"/>
                <w:szCs w:val="16"/>
              </w:rPr>
              <w:t>11</w:t>
            </w:r>
          </w:p>
        </w:tc>
        <w:tc>
          <w:tcPr>
            <w:tcW w:w="1105" w:type="dxa"/>
            <w:vAlign w:val="center"/>
          </w:tcPr>
          <w:p w14:paraId="7C48CC96" w14:textId="7AB9F308" w:rsidR="00327C1F" w:rsidRPr="00C46406" w:rsidRDefault="00327C1F" w:rsidP="00327C1F">
            <w:pPr>
              <w:jc w:val="center"/>
              <w:rPr>
                <w:sz w:val="16"/>
                <w:szCs w:val="16"/>
              </w:rPr>
            </w:pPr>
            <w:r w:rsidRPr="00C46406">
              <w:rPr>
                <w:sz w:val="16"/>
                <w:szCs w:val="16"/>
              </w:rPr>
              <w:t>5</w:t>
            </w:r>
            <w:r w:rsidR="00FC0F3E">
              <w:rPr>
                <w:sz w:val="16"/>
                <w:szCs w:val="16"/>
              </w:rPr>
              <w:t>.</w:t>
            </w:r>
            <w:r w:rsidRPr="00C46406">
              <w:rPr>
                <w:sz w:val="16"/>
                <w:szCs w:val="16"/>
              </w:rPr>
              <w:t>6</w:t>
            </w:r>
          </w:p>
        </w:tc>
        <w:tc>
          <w:tcPr>
            <w:tcW w:w="1141" w:type="dxa"/>
            <w:tcBorders>
              <w:right w:val="single" w:sz="4" w:space="0" w:color="auto"/>
            </w:tcBorders>
            <w:vAlign w:val="center"/>
          </w:tcPr>
          <w:p w14:paraId="55345399" w14:textId="4AAD6E45" w:rsidR="00327C1F" w:rsidRPr="00C46406" w:rsidRDefault="00327C1F" w:rsidP="00327C1F">
            <w:pPr>
              <w:jc w:val="center"/>
              <w:rPr>
                <w:sz w:val="16"/>
                <w:szCs w:val="16"/>
              </w:rPr>
            </w:pPr>
            <w:r w:rsidRPr="00C46406">
              <w:rPr>
                <w:sz w:val="16"/>
                <w:szCs w:val="16"/>
              </w:rPr>
              <w:t>3</w:t>
            </w:r>
            <w:r w:rsidR="00FC0F3E">
              <w:rPr>
                <w:sz w:val="16"/>
                <w:szCs w:val="16"/>
              </w:rPr>
              <w:t>.</w:t>
            </w:r>
            <w:r w:rsidRPr="00C46406">
              <w:rPr>
                <w:sz w:val="16"/>
                <w:szCs w:val="16"/>
              </w:rPr>
              <w:t>2</w:t>
            </w:r>
          </w:p>
        </w:tc>
        <w:tc>
          <w:tcPr>
            <w:tcW w:w="537" w:type="dxa"/>
            <w:tcBorders>
              <w:top w:val="single" w:sz="4" w:space="0" w:color="auto"/>
              <w:left w:val="single" w:sz="4" w:space="0" w:color="auto"/>
              <w:bottom w:val="single" w:sz="4" w:space="0" w:color="auto"/>
            </w:tcBorders>
            <w:vAlign w:val="center"/>
          </w:tcPr>
          <w:p w14:paraId="45E7221D" w14:textId="7A6C2A59" w:rsidR="00327C1F" w:rsidRPr="00C46406" w:rsidRDefault="00327C1F" w:rsidP="00327C1F">
            <w:pPr>
              <w:jc w:val="center"/>
              <w:rPr>
                <w:sz w:val="16"/>
                <w:szCs w:val="16"/>
              </w:rPr>
            </w:pPr>
            <w:r w:rsidRPr="00C46406">
              <w:rPr>
                <w:sz w:val="16"/>
                <w:szCs w:val="16"/>
              </w:rPr>
              <w:t>20</w:t>
            </w:r>
            <w:r w:rsidR="00FC0F3E">
              <w:rPr>
                <w:sz w:val="16"/>
                <w:szCs w:val="16"/>
              </w:rPr>
              <w:t>.</w:t>
            </w:r>
            <w:r w:rsidRPr="00C46406">
              <w:rPr>
                <w:sz w:val="16"/>
                <w:szCs w:val="16"/>
              </w:rPr>
              <w:t>8</w:t>
            </w:r>
          </w:p>
        </w:tc>
        <w:tc>
          <w:tcPr>
            <w:tcW w:w="537" w:type="dxa"/>
            <w:tcBorders>
              <w:right w:val="nil"/>
            </w:tcBorders>
            <w:vAlign w:val="center"/>
          </w:tcPr>
          <w:p w14:paraId="2538B3AC" w14:textId="22A19E02" w:rsidR="00327C1F" w:rsidRPr="00C46406" w:rsidRDefault="00327C1F" w:rsidP="00327C1F">
            <w:pPr>
              <w:jc w:val="center"/>
              <w:rPr>
                <w:sz w:val="16"/>
                <w:szCs w:val="16"/>
              </w:rPr>
            </w:pPr>
            <w:r w:rsidRPr="00C46406">
              <w:rPr>
                <w:sz w:val="16"/>
                <w:szCs w:val="16"/>
              </w:rPr>
              <w:t>22</w:t>
            </w:r>
            <w:r w:rsidR="00FC0F3E">
              <w:rPr>
                <w:sz w:val="16"/>
                <w:szCs w:val="16"/>
              </w:rPr>
              <w:t>.</w:t>
            </w:r>
            <w:r w:rsidRPr="00C46406">
              <w:rPr>
                <w:sz w:val="16"/>
                <w:szCs w:val="16"/>
              </w:rPr>
              <w:t>6</w:t>
            </w:r>
          </w:p>
        </w:tc>
        <w:tc>
          <w:tcPr>
            <w:tcW w:w="741" w:type="dxa"/>
            <w:tcBorders>
              <w:top w:val="single" w:sz="4" w:space="0" w:color="auto"/>
              <w:left w:val="nil"/>
              <w:bottom w:val="single" w:sz="4" w:space="0" w:color="auto"/>
            </w:tcBorders>
            <w:vAlign w:val="center"/>
          </w:tcPr>
          <w:p w14:paraId="1656D44B" w14:textId="2D376801"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8</w:t>
            </w:r>
          </w:p>
        </w:tc>
        <w:tc>
          <w:tcPr>
            <w:tcW w:w="765" w:type="dxa"/>
            <w:vAlign w:val="center"/>
          </w:tcPr>
          <w:p w14:paraId="158F0732" w14:textId="419DA775" w:rsidR="00327C1F" w:rsidRPr="00C46406" w:rsidRDefault="00327C1F" w:rsidP="00327C1F">
            <w:pPr>
              <w:jc w:val="center"/>
              <w:rPr>
                <w:sz w:val="16"/>
                <w:szCs w:val="16"/>
              </w:rPr>
            </w:pPr>
            <w:r w:rsidRPr="00C46406">
              <w:rPr>
                <w:sz w:val="16"/>
                <w:szCs w:val="16"/>
              </w:rPr>
              <w:t>5</w:t>
            </w:r>
            <w:r w:rsidR="00FC0F3E">
              <w:rPr>
                <w:sz w:val="16"/>
                <w:szCs w:val="16"/>
              </w:rPr>
              <w:t>.</w:t>
            </w:r>
            <w:r w:rsidRPr="00C46406">
              <w:rPr>
                <w:sz w:val="16"/>
                <w:szCs w:val="16"/>
              </w:rPr>
              <w:t>2</w:t>
            </w:r>
          </w:p>
        </w:tc>
      </w:tr>
      <w:tr w:rsidR="00A75464" w:rsidRPr="00C46406" w14:paraId="35D27E7A" w14:textId="2B13CD93" w:rsidTr="00C63594">
        <w:trPr>
          <w:trHeight w:val="300"/>
          <w:jc w:val="center"/>
        </w:trPr>
        <w:tc>
          <w:tcPr>
            <w:tcW w:w="1134" w:type="dxa"/>
            <w:tcBorders>
              <w:right w:val="single" w:sz="4" w:space="0" w:color="auto"/>
            </w:tcBorders>
            <w:noWrap/>
            <w:vAlign w:val="center"/>
            <w:hideMark/>
          </w:tcPr>
          <w:p w14:paraId="22528E7E" w14:textId="77777777" w:rsidR="00327C1F" w:rsidRPr="00C46406" w:rsidRDefault="00327C1F" w:rsidP="00327C1F">
            <w:pPr>
              <w:rPr>
                <w:bCs/>
                <w:sz w:val="16"/>
                <w:szCs w:val="16"/>
              </w:rPr>
            </w:pPr>
            <w:proofErr w:type="spellStart"/>
            <w:r w:rsidRPr="00C46406">
              <w:rPr>
                <w:bCs/>
                <w:sz w:val="16"/>
                <w:szCs w:val="16"/>
              </w:rPr>
              <w:t>jgit</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058A5A17" w14:textId="6A960C74" w:rsidR="00327C1F" w:rsidRPr="00C46406" w:rsidRDefault="00327C1F" w:rsidP="00327C1F">
            <w:pPr>
              <w:jc w:val="center"/>
              <w:rPr>
                <w:sz w:val="16"/>
                <w:szCs w:val="16"/>
              </w:rPr>
            </w:pPr>
            <w:r>
              <w:rPr>
                <w:sz w:val="16"/>
                <w:szCs w:val="16"/>
              </w:rPr>
              <w:t>eclipse.org</w:t>
            </w:r>
          </w:p>
        </w:tc>
        <w:tc>
          <w:tcPr>
            <w:tcW w:w="709" w:type="dxa"/>
            <w:tcBorders>
              <w:top w:val="single" w:sz="4" w:space="0" w:color="auto"/>
              <w:left w:val="single" w:sz="4" w:space="0" w:color="auto"/>
              <w:bottom w:val="single" w:sz="4" w:space="0" w:color="auto"/>
            </w:tcBorders>
            <w:noWrap/>
            <w:vAlign w:val="center"/>
            <w:hideMark/>
          </w:tcPr>
          <w:p w14:paraId="54314F83" w14:textId="5264F150" w:rsidR="00327C1F" w:rsidRPr="00C46406" w:rsidRDefault="00327C1F" w:rsidP="00327C1F">
            <w:pPr>
              <w:jc w:val="center"/>
              <w:rPr>
                <w:sz w:val="16"/>
                <w:szCs w:val="16"/>
              </w:rPr>
            </w:pPr>
            <w:r w:rsidRPr="00C46406">
              <w:rPr>
                <w:sz w:val="16"/>
                <w:szCs w:val="16"/>
              </w:rPr>
              <w:t>2979</w:t>
            </w:r>
          </w:p>
        </w:tc>
        <w:tc>
          <w:tcPr>
            <w:tcW w:w="906" w:type="dxa"/>
            <w:noWrap/>
            <w:vAlign w:val="center"/>
            <w:hideMark/>
          </w:tcPr>
          <w:p w14:paraId="02C44955" w14:textId="7F7263FA" w:rsidR="00327C1F" w:rsidRPr="00C46406" w:rsidRDefault="00327C1F" w:rsidP="00327C1F">
            <w:pPr>
              <w:jc w:val="center"/>
              <w:rPr>
                <w:sz w:val="16"/>
                <w:szCs w:val="16"/>
              </w:rPr>
            </w:pPr>
            <w:r w:rsidRPr="00C46406">
              <w:rPr>
                <w:sz w:val="16"/>
                <w:szCs w:val="16"/>
              </w:rPr>
              <w:t>10</w:t>
            </w:r>
            <w:r w:rsidR="007F1B45">
              <w:rPr>
                <w:sz w:val="16"/>
                <w:szCs w:val="16"/>
              </w:rPr>
              <w:t>.0</w:t>
            </w:r>
          </w:p>
        </w:tc>
        <w:tc>
          <w:tcPr>
            <w:tcW w:w="568" w:type="dxa"/>
            <w:noWrap/>
            <w:vAlign w:val="center"/>
            <w:hideMark/>
          </w:tcPr>
          <w:p w14:paraId="3F3DF535" w14:textId="77777777" w:rsidR="00327C1F" w:rsidRPr="00C46406" w:rsidRDefault="00327C1F" w:rsidP="00327C1F">
            <w:pPr>
              <w:jc w:val="center"/>
              <w:rPr>
                <w:sz w:val="16"/>
                <w:szCs w:val="16"/>
              </w:rPr>
            </w:pPr>
            <w:r w:rsidRPr="00C46406">
              <w:rPr>
                <w:sz w:val="16"/>
                <w:szCs w:val="16"/>
              </w:rPr>
              <w:t>1595</w:t>
            </w:r>
          </w:p>
        </w:tc>
        <w:tc>
          <w:tcPr>
            <w:tcW w:w="616" w:type="dxa"/>
            <w:tcBorders>
              <w:right w:val="single" w:sz="4" w:space="0" w:color="auto"/>
            </w:tcBorders>
            <w:noWrap/>
            <w:vAlign w:val="center"/>
            <w:hideMark/>
          </w:tcPr>
          <w:p w14:paraId="46F4B5FE"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3FA681F8" w14:textId="582E1D14" w:rsidR="00327C1F" w:rsidRPr="00C46406" w:rsidRDefault="00327C1F" w:rsidP="00327C1F">
            <w:pPr>
              <w:jc w:val="center"/>
              <w:rPr>
                <w:sz w:val="16"/>
                <w:szCs w:val="16"/>
              </w:rPr>
            </w:pPr>
            <w:r w:rsidRPr="00C46406">
              <w:rPr>
                <w:sz w:val="16"/>
                <w:szCs w:val="16"/>
              </w:rPr>
              <w:t>18</w:t>
            </w:r>
            <w:r w:rsidR="00FC0F3E">
              <w:rPr>
                <w:sz w:val="16"/>
                <w:szCs w:val="16"/>
              </w:rPr>
              <w:t>.</w:t>
            </w:r>
            <w:r w:rsidRPr="00C46406">
              <w:rPr>
                <w:sz w:val="16"/>
                <w:szCs w:val="16"/>
              </w:rPr>
              <w:t>4</w:t>
            </w:r>
          </w:p>
        </w:tc>
        <w:tc>
          <w:tcPr>
            <w:tcW w:w="1141" w:type="dxa"/>
            <w:tcBorders>
              <w:right w:val="single" w:sz="4" w:space="0" w:color="auto"/>
            </w:tcBorders>
            <w:vAlign w:val="center"/>
          </w:tcPr>
          <w:p w14:paraId="3BB4AEE3" w14:textId="7C1E5F7B" w:rsidR="00327C1F" w:rsidRPr="00C46406" w:rsidRDefault="00327C1F" w:rsidP="00327C1F">
            <w:pPr>
              <w:jc w:val="center"/>
              <w:rPr>
                <w:sz w:val="16"/>
                <w:szCs w:val="16"/>
              </w:rPr>
            </w:pPr>
            <w:r w:rsidRPr="00C46406">
              <w:rPr>
                <w:sz w:val="16"/>
                <w:szCs w:val="16"/>
              </w:rPr>
              <w:t>3</w:t>
            </w:r>
            <w:r w:rsidR="00FC0F3E">
              <w:rPr>
                <w:sz w:val="16"/>
                <w:szCs w:val="16"/>
              </w:rPr>
              <w:t>.</w:t>
            </w:r>
            <w:r w:rsidRPr="00C46406">
              <w:rPr>
                <w:sz w:val="16"/>
                <w:szCs w:val="16"/>
              </w:rPr>
              <w:t>4</w:t>
            </w:r>
          </w:p>
        </w:tc>
        <w:tc>
          <w:tcPr>
            <w:tcW w:w="537" w:type="dxa"/>
            <w:tcBorders>
              <w:top w:val="single" w:sz="4" w:space="0" w:color="auto"/>
              <w:left w:val="single" w:sz="4" w:space="0" w:color="auto"/>
              <w:bottom w:val="single" w:sz="4" w:space="0" w:color="auto"/>
            </w:tcBorders>
            <w:vAlign w:val="center"/>
          </w:tcPr>
          <w:p w14:paraId="63120845" w14:textId="3441DC02" w:rsidR="00327C1F" w:rsidRPr="00C46406" w:rsidRDefault="00327C1F" w:rsidP="00327C1F">
            <w:pPr>
              <w:jc w:val="center"/>
              <w:rPr>
                <w:sz w:val="16"/>
                <w:szCs w:val="16"/>
              </w:rPr>
            </w:pPr>
            <w:r w:rsidRPr="00C46406">
              <w:rPr>
                <w:sz w:val="16"/>
                <w:szCs w:val="16"/>
              </w:rPr>
              <w:t>42</w:t>
            </w:r>
            <w:r w:rsidR="00FC0F3E">
              <w:rPr>
                <w:sz w:val="16"/>
                <w:szCs w:val="16"/>
              </w:rPr>
              <w:t>.</w:t>
            </w:r>
            <w:r w:rsidRPr="00C46406">
              <w:rPr>
                <w:sz w:val="16"/>
                <w:szCs w:val="16"/>
              </w:rPr>
              <w:t>4</w:t>
            </w:r>
          </w:p>
        </w:tc>
        <w:tc>
          <w:tcPr>
            <w:tcW w:w="537" w:type="dxa"/>
            <w:tcBorders>
              <w:right w:val="nil"/>
            </w:tcBorders>
            <w:vAlign w:val="center"/>
          </w:tcPr>
          <w:p w14:paraId="53BB6D49" w14:textId="72318ACD" w:rsidR="00327C1F" w:rsidRPr="00C46406" w:rsidRDefault="00327C1F" w:rsidP="00327C1F">
            <w:pPr>
              <w:jc w:val="center"/>
              <w:rPr>
                <w:sz w:val="16"/>
                <w:szCs w:val="16"/>
              </w:rPr>
            </w:pPr>
            <w:r w:rsidRPr="00C46406">
              <w:rPr>
                <w:sz w:val="16"/>
                <w:szCs w:val="16"/>
              </w:rPr>
              <w:t>46</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50453939" w14:textId="5DA208F9" w:rsidR="00327C1F" w:rsidRPr="00C46406" w:rsidRDefault="00327C1F" w:rsidP="00327C1F">
            <w:pPr>
              <w:jc w:val="center"/>
              <w:rPr>
                <w:sz w:val="16"/>
                <w:szCs w:val="16"/>
              </w:rPr>
            </w:pPr>
            <w:r w:rsidRPr="00C46406">
              <w:rPr>
                <w:sz w:val="16"/>
                <w:szCs w:val="16"/>
              </w:rPr>
              <w:t>5</w:t>
            </w:r>
            <w:r w:rsidR="00FC0F3E">
              <w:rPr>
                <w:sz w:val="16"/>
                <w:szCs w:val="16"/>
              </w:rPr>
              <w:t>.</w:t>
            </w:r>
            <w:r w:rsidRPr="00C46406">
              <w:rPr>
                <w:sz w:val="16"/>
                <w:szCs w:val="16"/>
              </w:rPr>
              <w:t>9</w:t>
            </w:r>
          </w:p>
        </w:tc>
        <w:tc>
          <w:tcPr>
            <w:tcW w:w="765" w:type="dxa"/>
            <w:vAlign w:val="center"/>
          </w:tcPr>
          <w:p w14:paraId="31C25406" w14:textId="2C3F26E7" w:rsidR="00327C1F" w:rsidRPr="00C46406" w:rsidRDefault="00327C1F" w:rsidP="00327C1F">
            <w:pPr>
              <w:jc w:val="center"/>
              <w:rPr>
                <w:sz w:val="16"/>
                <w:szCs w:val="16"/>
              </w:rPr>
            </w:pPr>
            <w:r w:rsidRPr="00C46406">
              <w:rPr>
                <w:sz w:val="16"/>
                <w:szCs w:val="16"/>
              </w:rPr>
              <w:t>6</w:t>
            </w:r>
            <w:r w:rsidR="00FC0F3E">
              <w:rPr>
                <w:sz w:val="16"/>
                <w:szCs w:val="16"/>
              </w:rPr>
              <w:t>.</w:t>
            </w:r>
            <w:r w:rsidRPr="00C46406">
              <w:rPr>
                <w:sz w:val="16"/>
                <w:szCs w:val="16"/>
              </w:rPr>
              <w:t>8</w:t>
            </w:r>
          </w:p>
        </w:tc>
      </w:tr>
      <w:tr w:rsidR="00A75464" w:rsidRPr="00C46406" w14:paraId="308B5F84" w14:textId="071E38EF" w:rsidTr="00C63594">
        <w:trPr>
          <w:trHeight w:val="300"/>
          <w:jc w:val="center"/>
        </w:trPr>
        <w:tc>
          <w:tcPr>
            <w:tcW w:w="1134" w:type="dxa"/>
            <w:tcBorders>
              <w:right w:val="single" w:sz="4" w:space="0" w:color="auto"/>
            </w:tcBorders>
            <w:noWrap/>
            <w:vAlign w:val="center"/>
            <w:hideMark/>
          </w:tcPr>
          <w:p w14:paraId="674AF08D" w14:textId="77777777" w:rsidR="00327C1F" w:rsidRPr="00C46406" w:rsidRDefault="00327C1F" w:rsidP="00327C1F">
            <w:pPr>
              <w:rPr>
                <w:bCs/>
                <w:sz w:val="16"/>
                <w:szCs w:val="16"/>
              </w:rPr>
            </w:pPr>
            <w:proofErr w:type="spellStart"/>
            <w:r w:rsidRPr="00C46406">
              <w:rPr>
                <w:bCs/>
                <w:sz w:val="16"/>
                <w:szCs w:val="16"/>
              </w:rPr>
              <w:t>egit</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798F5891" w14:textId="61B16F45" w:rsidR="00327C1F" w:rsidRPr="00C46406" w:rsidRDefault="00327C1F" w:rsidP="00327C1F">
            <w:pPr>
              <w:jc w:val="center"/>
              <w:rPr>
                <w:sz w:val="16"/>
                <w:szCs w:val="16"/>
              </w:rPr>
            </w:pPr>
            <w:r>
              <w:rPr>
                <w:sz w:val="16"/>
                <w:szCs w:val="16"/>
              </w:rPr>
              <w:t>eclipse.org</w:t>
            </w:r>
          </w:p>
        </w:tc>
        <w:tc>
          <w:tcPr>
            <w:tcW w:w="709" w:type="dxa"/>
            <w:tcBorders>
              <w:top w:val="single" w:sz="4" w:space="0" w:color="auto"/>
              <w:left w:val="single" w:sz="4" w:space="0" w:color="auto"/>
              <w:bottom w:val="single" w:sz="4" w:space="0" w:color="auto"/>
            </w:tcBorders>
            <w:noWrap/>
            <w:vAlign w:val="center"/>
            <w:hideMark/>
          </w:tcPr>
          <w:p w14:paraId="40FB3015" w14:textId="27AED789" w:rsidR="00327C1F" w:rsidRPr="00C46406" w:rsidRDefault="00327C1F" w:rsidP="00327C1F">
            <w:pPr>
              <w:jc w:val="center"/>
              <w:rPr>
                <w:sz w:val="16"/>
                <w:szCs w:val="16"/>
              </w:rPr>
            </w:pPr>
            <w:r w:rsidRPr="00C46406">
              <w:rPr>
                <w:sz w:val="16"/>
                <w:szCs w:val="16"/>
              </w:rPr>
              <w:t>3775</w:t>
            </w:r>
          </w:p>
        </w:tc>
        <w:tc>
          <w:tcPr>
            <w:tcW w:w="906" w:type="dxa"/>
            <w:noWrap/>
            <w:vAlign w:val="center"/>
            <w:hideMark/>
          </w:tcPr>
          <w:p w14:paraId="7F706DD1" w14:textId="62726601" w:rsidR="00327C1F" w:rsidRPr="00C46406" w:rsidRDefault="00327C1F" w:rsidP="00327C1F">
            <w:pPr>
              <w:jc w:val="center"/>
              <w:rPr>
                <w:sz w:val="16"/>
                <w:szCs w:val="16"/>
              </w:rPr>
            </w:pPr>
            <w:r w:rsidRPr="00C46406">
              <w:rPr>
                <w:sz w:val="16"/>
                <w:szCs w:val="16"/>
              </w:rPr>
              <w:t>27</w:t>
            </w:r>
            <w:r w:rsidR="007F1B45">
              <w:rPr>
                <w:sz w:val="16"/>
                <w:szCs w:val="16"/>
              </w:rPr>
              <w:t>.0</w:t>
            </w:r>
          </w:p>
        </w:tc>
        <w:tc>
          <w:tcPr>
            <w:tcW w:w="568" w:type="dxa"/>
            <w:noWrap/>
            <w:vAlign w:val="center"/>
            <w:hideMark/>
          </w:tcPr>
          <w:p w14:paraId="1731E31D" w14:textId="77777777" w:rsidR="00327C1F" w:rsidRPr="00C46406" w:rsidRDefault="00327C1F" w:rsidP="00327C1F">
            <w:pPr>
              <w:jc w:val="center"/>
              <w:rPr>
                <w:sz w:val="16"/>
                <w:szCs w:val="16"/>
              </w:rPr>
            </w:pPr>
            <w:r w:rsidRPr="00C46406">
              <w:rPr>
                <w:sz w:val="16"/>
                <w:szCs w:val="16"/>
              </w:rPr>
              <w:t>1478</w:t>
            </w:r>
          </w:p>
        </w:tc>
        <w:tc>
          <w:tcPr>
            <w:tcW w:w="616" w:type="dxa"/>
            <w:tcBorders>
              <w:right w:val="single" w:sz="4" w:space="0" w:color="auto"/>
            </w:tcBorders>
            <w:noWrap/>
            <w:vAlign w:val="center"/>
            <w:hideMark/>
          </w:tcPr>
          <w:p w14:paraId="6FE2907F"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10331213" w14:textId="57912A1B" w:rsidR="00327C1F" w:rsidRPr="00C46406" w:rsidRDefault="00B35A55" w:rsidP="00B35A55">
            <w:pPr>
              <w:jc w:val="center"/>
              <w:rPr>
                <w:sz w:val="16"/>
                <w:szCs w:val="16"/>
              </w:rPr>
            </w:pPr>
            <w:ins w:id="2130" w:author="Cristiano Cesario" w:date="2014-06-21T16:15:00Z">
              <w:r>
                <w:rPr>
                  <w:sz w:val="16"/>
                  <w:szCs w:val="16"/>
                </w:rPr>
                <w:t>21</w:t>
              </w:r>
            </w:ins>
            <w:commentRangeStart w:id="2131"/>
            <w:del w:id="2132" w:author="Cristiano Cesario" w:date="2014-06-21T16:15:00Z">
              <w:r w:rsidR="00327C1F" w:rsidRPr="00C46406" w:rsidDel="00B35A55">
                <w:rPr>
                  <w:sz w:val="16"/>
                  <w:szCs w:val="16"/>
                </w:rPr>
                <w:delText>3</w:delText>
              </w:r>
            </w:del>
            <w:r w:rsidR="00FC0F3E">
              <w:rPr>
                <w:sz w:val="16"/>
                <w:szCs w:val="16"/>
              </w:rPr>
              <w:t>.</w:t>
            </w:r>
            <w:ins w:id="2133" w:author="Cristiano Cesario" w:date="2014-06-21T16:15:00Z">
              <w:r>
                <w:rPr>
                  <w:sz w:val="16"/>
                  <w:szCs w:val="16"/>
                </w:rPr>
                <w:t>3</w:t>
              </w:r>
            </w:ins>
            <w:del w:id="2134" w:author="Cristiano Cesario" w:date="2014-06-21T16:15:00Z">
              <w:r w:rsidR="00327C1F" w:rsidRPr="00C46406" w:rsidDel="00B35A55">
                <w:rPr>
                  <w:sz w:val="16"/>
                  <w:szCs w:val="16"/>
                </w:rPr>
                <w:delText>7</w:delText>
              </w:r>
            </w:del>
            <w:commentRangeEnd w:id="2131"/>
            <w:r w:rsidR="002E6203">
              <w:rPr>
                <w:rStyle w:val="Refdecomentrio"/>
              </w:rPr>
              <w:commentReference w:id="2131"/>
            </w:r>
          </w:p>
        </w:tc>
        <w:tc>
          <w:tcPr>
            <w:tcW w:w="1141" w:type="dxa"/>
            <w:tcBorders>
              <w:right w:val="single" w:sz="4" w:space="0" w:color="auto"/>
            </w:tcBorders>
            <w:vAlign w:val="center"/>
          </w:tcPr>
          <w:p w14:paraId="0948B049" w14:textId="7F55DC9D" w:rsidR="00327C1F" w:rsidRPr="00C46406" w:rsidRDefault="00327C1F" w:rsidP="00B35A55">
            <w:pPr>
              <w:jc w:val="center"/>
              <w:rPr>
                <w:sz w:val="16"/>
                <w:szCs w:val="16"/>
              </w:rPr>
            </w:pPr>
            <w:commentRangeStart w:id="2135"/>
            <w:del w:id="2136" w:author="Cristiano Cesario" w:date="2014-06-21T16:15:00Z">
              <w:r w:rsidRPr="00C46406" w:rsidDel="00B35A55">
                <w:rPr>
                  <w:sz w:val="16"/>
                  <w:szCs w:val="16"/>
                </w:rPr>
                <w:delText>2</w:delText>
              </w:r>
            </w:del>
            <w:ins w:id="2137" w:author="Cristiano Cesario" w:date="2014-06-21T16:15:00Z">
              <w:r w:rsidR="00B35A55">
                <w:rPr>
                  <w:sz w:val="16"/>
                  <w:szCs w:val="16"/>
                </w:rPr>
                <w:t>3.7</w:t>
              </w:r>
            </w:ins>
            <w:del w:id="2138" w:author="Cristiano Cesario" w:date="2014-06-21T16:15:00Z">
              <w:r w:rsidRPr="00C46406" w:rsidDel="00B35A55">
                <w:rPr>
                  <w:sz w:val="16"/>
                  <w:szCs w:val="16"/>
                </w:rPr>
                <w:delText>1</w:delText>
              </w:r>
              <w:r w:rsidR="00FC0F3E" w:rsidDel="00B35A55">
                <w:rPr>
                  <w:sz w:val="16"/>
                  <w:szCs w:val="16"/>
                </w:rPr>
                <w:delText>.</w:delText>
              </w:r>
              <w:r w:rsidRPr="00C46406" w:rsidDel="00B35A55">
                <w:rPr>
                  <w:sz w:val="16"/>
                  <w:szCs w:val="16"/>
                </w:rPr>
                <w:delText>3</w:delText>
              </w:r>
            </w:del>
            <w:commentRangeEnd w:id="2135"/>
            <w:r w:rsidR="002E6203">
              <w:rPr>
                <w:rStyle w:val="Refdecomentrio"/>
              </w:rPr>
              <w:commentReference w:id="2135"/>
            </w:r>
          </w:p>
        </w:tc>
        <w:tc>
          <w:tcPr>
            <w:tcW w:w="537" w:type="dxa"/>
            <w:tcBorders>
              <w:top w:val="single" w:sz="4" w:space="0" w:color="auto"/>
              <w:left w:val="single" w:sz="4" w:space="0" w:color="auto"/>
              <w:bottom w:val="single" w:sz="4" w:space="0" w:color="auto"/>
            </w:tcBorders>
            <w:vAlign w:val="center"/>
          </w:tcPr>
          <w:p w14:paraId="75730673" w14:textId="64AA7695" w:rsidR="00327C1F" w:rsidRPr="00C46406" w:rsidRDefault="00327C1F" w:rsidP="00327C1F">
            <w:pPr>
              <w:jc w:val="center"/>
              <w:rPr>
                <w:sz w:val="16"/>
                <w:szCs w:val="16"/>
              </w:rPr>
            </w:pPr>
            <w:r w:rsidRPr="00C46406">
              <w:rPr>
                <w:sz w:val="16"/>
                <w:szCs w:val="16"/>
              </w:rPr>
              <w:t>49</w:t>
            </w:r>
            <w:r w:rsidR="00FC0F3E">
              <w:rPr>
                <w:sz w:val="16"/>
                <w:szCs w:val="16"/>
              </w:rPr>
              <w:t>.</w:t>
            </w:r>
            <w:r w:rsidRPr="00C46406">
              <w:rPr>
                <w:sz w:val="16"/>
                <w:szCs w:val="16"/>
              </w:rPr>
              <w:t>6</w:t>
            </w:r>
          </w:p>
        </w:tc>
        <w:tc>
          <w:tcPr>
            <w:tcW w:w="537" w:type="dxa"/>
            <w:tcBorders>
              <w:right w:val="nil"/>
            </w:tcBorders>
            <w:vAlign w:val="center"/>
          </w:tcPr>
          <w:p w14:paraId="6B14B553" w14:textId="7A941DDF" w:rsidR="00327C1F" w:rsidRPr="00C46406" w:rsidRDefault="00327C1F" w:rsidP="00327C1F">
            <w:pPr>
              <w:jc w:val="center"/>
              <w:rPr>
                <w:sz w:val="16"/>
                <w:szCs w:val="16"/>
              </w:rPr>
            </w:pPr>
            <w:r w:rsidRPr="00C46406">
              <w:rPr>
                <w:sz w:val="16"/>
                <w:szCs w:val="16"/>
              </w:rPr>
              <w:t>46</w:t>
            </w:r>
            <w:r w:rsidR="00FC0F3E">
              <w:rPr>
                <w:sz w:val="16"/>
                <w:szCs w:val="16"/>
              </w:rPr>
              <w:t>.</w:t>
            </w:r>
            <w:r w:rsidRPr="00C46406">
              <w:rPr>
                <w:sz w:val="16"/>
                <w:szCs w:val="16"/>
              </w:rPr>
              <w:t>6</w:t>
            </w:r>
          </w:p>
        </w:tc>
        <w:tc>
          <w:tcPr>
            <w:tcW w:w="741" w:type="dxa"/>
            <w:tcBorders>
              <w:top w:val="single" w:sz="4" w:space="0" w:color="auto"/>
              <w:left w:val="nil"/>
              <w:bottom w:val="single" w:sz="4" w:space="0" w:color="auto"/>
            </w:tcBorders>
            <w:vAlign w:val="center"/>
          </w:tcPr>
          <w:p w14:paraId="4A867AFE" w14:textId="1F4AFBDC" w:rsidR="00327C1F" w:rsidRPr="00C46406" w:rsidRDefault="00327C1F" w:rsidP="00327C1F">
            <w:pPr>
              <w:jc w:val="center"/>
              <w:rPr>
                <w:sz w:val="16"/>
                <w:szCs w:val="16"/>
              </w:rPr>
            </w:pPr>
            <w:r w:rsidRPr="00C46406">
              <w:rPr>
                <w:sz w:val="16"/>
                <w:szCs w:val="16"/>
              </w:rPr>
              <w:t>4</w:t>
            </w:r>
            <w:r w:rsidR="00FC0F3E">
              <w:rPr>
                <w:sz w:val="16"/>
                <w:szCs w:val="16"/>
              </w:rPr>
              <w:t>.</w:t>
            </w:r>
            <w:r w:rsidRPr="00C46406">
              <w:rPr>
                <w:sz w:val="16"/>
                <w:szCs w:val="16"/>
              </w:rPr>
              <w:t>2</w:t>
            </w:r>
          </w:p>
        </w:tc>
        <w:tc>
          <w:tcPr>
            <w:tcW w:w="765" w:type="dxa"/>
            <w:vAlign w:val="center"/>
          </w:tcPr>
          <w:p w14:paraId="2D7AD8A1" w14:textId="1AACE68A" w:rsidR="00327C1F" w:rsidRPr="00C46406" w:rsidRDefault="00327C1F" w:rsidP="00327C1F">
            <w:pPr>
              <w:jc w:val="center"/>
              <w:rPr>
                <w:sz w:val="16"/>
                <w:szCs w:val="16"/>
              </w:rPr>
            </w:pPr>
            <w:r w:rsidRPr="00C46406">
              <w:rPr>
                <w:sz w:val="16"/>
                <w:szCs w:val="16"/>
              </w:rPr>
              <w:t>7</w:t>
            </w:r>
            <w:r w:rsidR="00FC0F3E">
              <w:rPr>
                <w:sz w:val="16"/>
                <w:szCs w:val="16"/>
              </w:rPr>
              <w:t>.</w:t>
            </w:r>
            <w:r w:rsidRPr="00C46406">
              <w:rPr>
                <w:sz w:val="16"/>
                <w:szCs w:val="16"/>
              </w:rPr>
              <w:t>3</w:t>
            </w:r>
          </w:p>
        </w:tc>
      </w:tr>
      <w:tr w:rsidR="00A75464" w:rsidRPr="00C46406" w14:paraId="324EF434" w14:textId="5CD56DFB" w:rsidTr="00C63594">
        <w:trPr>
          <w:trHeight w:val="300"/>
          <w:jc w:val="center"/>
        </w:trPr>
        <w:tc>
          <w:tcPr>
            <w:tcW w:w="1134" w:type="dxa"/>
            <w:tcBorders>
              <w:right w:val="single" w:sz="4" w:space="0" w:color="auto"/>
            </w:tcBorders>
            <w:noWrap/>
            <w:vAlign w:val="center"/>
            <w:hideMark/>
          </w:tcPr>
          <w:p w14:paraId="6DDC156E" w14:textId="77777777" w:rsidR="00327C1F" w:rsidRPr="00C46406" w:rsidRDefault="00327C1F" w:rsidP="00327C1F">
            <w:pPr>
              <w:rPr>
                <w:bCs/>
                <w:sz w:val="16"/>
                <w:szCs w:val="16"/>
              </w:rPr>
            </w:pPr>
            <w:proofErr w:type="spellStart"/>
            <w:r w:rsidRPr="00C46406">
              <w:rPr>
                <w:bCs/>
                <w:sz w:val="16"/>
                <w:szCs w:val="16"/>
              </w:rPr>
              <w:t>jquery</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08939A07" w14:textId="39DD8FEF"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F2F0BEE" w14:textId="0B459C8E" w:rsidR="00327C1F" w:rsidRPr="00C46406" w:rsidRDefault="00327C1F" w:rsidP="00327C1F">
            <w:pPr>
              <w:jc w:val="center"/>
              <w:rPr>
                <w:sz w:val="16"/>
                <w:szCs w:val="16"/>
              </w:rPr>
            </w:pPr>
            <w:r w:rsidRPr="00C46406">
              <w:rPr>
                <w:sz w:val="16"/>
                <w:szCs w:val="16"/>
              </w:rPr>
              <w:t>5518</w:t>
            </w:r>
          </w:p>
        </w:tc>
        <w:tc>
          <w:tcPr>
            <w:tcW w:w="906" w:type="dxa"/>
            <w:noWrap/>
            <w:vAlign w:val="center"/>
            <w:hideMark/>
          </w:tcPr>
          <w:p w14:paraId="3AE983C0" w14:textId="59C01BB0" w:rsidR="00327C1F" w:rsidRPr="00C46406" w:rsidRDefault="00327C1F" w:rsidP="00327C1F">
            <w:pPr>
              <w:jc w:val="center"/>
              <w:rPr>
                <w:sz w:val="16"/>
                <w:szCs w:val="16"/>
              </w:rPr>
            </w:pPr>
            <w:r w:rsidRPr="00C46406">
              <w:rPr>
                <w:sz w:val="16"/>
                <w:szCs w:val="16"/>
              </w:rPr>
              <w:t>20</w:t>
            </w:r>
            <w:r w:rsidR="007F1B45">
              <w:rPr>
                <w:sz w:val="16"/>
                <w:szCs w:val="16"/>
              </w:rPr>
              <w:t>.0</w:t>
            </w:r>
          </w:p>
        </w:tc>
        <w:tc>
          <w:tcPr>
            <w:tcW w:w="568" w:type="dxa"/>
            <w:noWrap/>
            <w:vAlign w:val="center"/>
            <w:hideMark/>
          </w:tcPr>
          <w:p w14:paraId="2B7031DF" w14:textId="77777777" w:rsidR="00327C1F" w:rsidRPr="00C46406" w:rsidRDefault="00327C1F" w:rsidP="00327C1F">
            <w:pPr>
              <w:jc w:val="center"/>
              <w:rPr>
                <w:sz w:val="16"/>
                <w:szCs w:val="16"/>
              </w:rPr>
            </w:pPr>
            <w:r w:rsidRPr="00C46406">
              <w:rPr>
                <w:sz w:val="16"/>
                <w:szCs w:val="16"/>
              </w:rPr>
              <w:t>253</w:t>
            </w:r>
          </w:p>
        </w:tc>
        <w:tc>
          <w:tcPr>
            <w:tcW w:w="616" w:type="dxa"/>
            <w:tcBorders>
              <w:right w:val="single" w:sz="4" w:space="0" w:color="auto"/>
            </w:tcBorders>
            <w:noWrap/>
            <w:vAlign w:val="center"/>
            <w:hideMark/>
          </w:tcPr>
          <w:p w14:paraId="0A35F8AE"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1AEC01E5" w14:textId="79889CF2" w:rsidR="00327C1F" w:rsidRPr="00C46406" w:rsidRDefault="00327C1F" w:rsidP="00327C1F">
            <w:pPr>
              <w:jc w:val="center"/>
              <w:rPr>
                <w:sz w:val="16"/>
                <w:szCs w:val="16"/>
              </w:rPr>
            </w:pPr>
            <w:r w:rsidRPr="00C46406">
              <w:rPr>
                <w:sz w:val="16"/>
                <w:szCs w:val="16"/>
              </w:rPr>
              <w:t>65</w:t>
            </w:r>
            <w:r w:rsidR="00FC0F3E">
              <w:rPr>
                <w:sz w:val="16"/>
                <w:szCs w:val="16"/>
              </w:rPr>
              <w:t>.</w:t>
            </w:r>
            <w:r w:rsidR="00780CB7">
              <w:rPr>
                <w:sz w:val="16"/>
                <w:szCs w:val="16"/>
              </w:rPr>
              <w:t>0</w:t>
            </w:r>
          </w:p>
        </w:tc>
        <w:tc>
          <w:tcPr>
            <w:tcW w:w="1141" w:type="dxa"/>
            <w:tcBorders>
              <w:right w:val="single" w:sz="4" w:space="0" w:color="auto"/>
            </w:tcBorders>
            <w:vAlign w:val="center"/>
          </w:tcPr>
          <w:p w14:paraId="38A73330" w14:textId="7614F7C6" w:rsidR="00327C1F" w:rsidRPr="00C46406" w:rsidRDefault="00327C1F" w:rsidP="00327C1F">
            <w:pPr>
              <w:jc w:val="center"/>
              <w:rPr>
                <w:sz w:val="16"/>
                <w:szCs w:val="16"/>
              </w:rPr>
            </w:pPr>
            <w:r w:rsidRPr="00C46406">
              <w:rPr>
                <w:sz w:val="16"/>
                <w:szCs w:val="16"/>
              </w:rPr>
              <w:t>4</w:t>
            </w:r>
            <w:r w:rsidR="00FC0F3E">
              <w:rPr>
                <w:sz w:val="16"/>
                <w:szCs w:val="16"/>
              </w:rPr>
              <w:t>.</w:t>
            </w:r>
            <w:r w:rsidRPr="00C46406">
              <w:rPr>
                <w:sz w:val="16"/>
                <w:szCs w:val="16"/>
              </w:rPr>
              <w:t>1</w:t>
            </w:r>
          </w:p>
        </w:tc>
        <w:tc>
          <w:tcPr>
            <w:tcW w:w="537" w:type="dxa"/>
            <w:tcBorders>
              <w:top w:val="single" w:sz="4" w:space="0" w:color="auto"/>
              <w:left w:val="single" w:sz="4" w:space="0" w:color="auto"/>
              <w:bottom w:val="single" w:sz="4" w:space="0" w:color="auto"/>
            </w:tcBorders>
            <w:vAlign w:val="center"/>
          </w:tcPr>
          <w:p w14:paraId="0D4923F8" w14:textId="5915AF40" w:rsidR="00327C1F" w:rsidRPr="00C46406" w:rsidRDefault="00327C1F" w:rsidP="00327C1F">
            <w:pPr>
              <w:jc w:val="center"/>
              <w:rPr>
                <w:sz w:val="16"/>
                <w:szCs w:val="16"/>
              </w:rPr>
            </w:pPr>
            <w:r w:rsidRPr="00C46406">
              <w:rPr>
                <w:sz w:val="16"/>
                <w:szCs w:val="16"/>
              </w:rPr>
              <w:t>40</w:t>
            </w:r>
            <w:r w:rsidR="00FC0F3E">
              <w:rPr>
                <w:sz w:val="16"/>
                <w:szCs w:val="16"/>
              </w:rPr>
              <w:t>.</w:t>
            </w:r>
            <w:r w:rsidR="002E6203">
              <w:rPr>
                <w:sz w:val="16"/>
                <w:szCs w:val="16"/>
              </w:rPr>
              <w:t>0</w:t>
            </w:r>
          </w:p>
        </w:tc>
        <w:tc>
          <w:tcPr>
            <w:tcW w:w="537" w:type="dxa"/>
            <w:tcBorders>
              <w:right w:val="nil"/>
            </w:tcBorders>
            <w:vAlign w:val="center"/>
          </w:tcPr>
          <w:p w14:paraId="1FFB3755" w14:textId="1D725740" w:rsidR="00327C1F" w:rsidRPr="00C46406" w:rsidRDefault="00327C1F" w:rsidP="00327C1F">
            <w:pPr>
              <w:jc w:val="center"/>
              <w:rPr>
                <w:sz w:val="16"/>
                <w:szCs w:val="16"/>
              </w:rPr>
            </w:pPr>
            <w:r w:rsidRPr="00C46406">
              <w:rPr>
                <w:sz w:val="16"/>
                <w:szCs w:val="16"/>
              </w:rPr>
              <w:t>37</w:t>
            </w:r>
            <w:r w:rsidR="00FC0F3E">
              <w:rPr>
                <w:sz w:val="16"/>
                <w:szCs w:val="16"/>
              </w:rPr>
              <w:t>.</w:t>
            </w:r>
            <w:r w:rsidRPr="00C46406">
              <w:rPr>
                <w:sz w:val="16"/>
                <w:szCs w:val="16"/>
              </w:rPr>
              <w:t>4</w:t>
            </w:r>
          </w:p>
        </w:tc>
        <w:tc>
          <w:tcPr>
            <w:tcW w:w="741" w:type="dxa"/>
            <w:tcBorders>
              <w:top w:val="single" w:sz="4" w:space="0" w:color="auto"/>
              <w:left w:val="nil"/>
              <w:bottom w:val="single" w:sz="4" w:space="0" w:color="auto"/>
            </w:tcBorders>
            <w:vAlign w:val="center"/>
          </w:tcPr>
          <w:p w14:paraId="5CD177C2" w14:textId="4689F084"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4</w:t>
            </w:r>
          </w:p>
        </w:tc>
        <w:tc>
          <w:tcPr>
            <w:tcW w:w="765" w:type="dxa"/>
            <w:vAlign w:val="center"/>
          </w:tcPr>
          <w:p w14:paraId="02E919B1" w14:textId="34DCCF9F" w:rsidR="00327C1F" w:rsidRPr="00C46406" w:rsidRDefault="00327C1F" w:rsidP="00327C1F">
            <w:pPr>
              <w:jc w:val="center"/>
              <w:rPr>
                <w:sz w:val="16"/>
                <w:szCs w:val="16"/>
              </w:rPr>
            </w:pPr>
            <w:r w:rsidRPr="00C46406">
              <w:rPr>
                <w:sz w:val="16"/>
                <w:szCs w:val="16"/>
              </w:rPr>
              <w:t>9</w:t>
            </w:r>
            <w:r w:rsidR="00FC0F3E">
              <w:rPr>
                <w:sz w:val="16"/>
                <w:szCs w:val="16"/>
              </w:rPr>
              <w:t>.</w:t>
            </w:r>
            <w:r w:rsidRPr="00C46406">
              <w:rPr>
                <w:sz w:val="16"/>
                <w:szCs w:val="16"/>
              </w:rPr>
              <w:t>4</w:t>
            </w:r>
          </w:p>
        </w:tc>
      </w:tr>
      <w:tr w:rsidR="00A75464" w:rsidRPr="00C46406" w14:paraId="53301DCB" w14:textId="438B572B" w:rsidTr="00C63594">
        <w:trPr>
          <w:trHeight w:val="300"/>
          <w:jc w:val="center"/>
        </w:trPr>
        <w:tc>
          <w:tcPr>
            <w:tcW w:w="1134" w:type="dxa"/>
            <w:tcBorders>
              <w:right w:val="single" w:sz="4" w:space="0" w:color="auto"/>
            </w:tcBorders>
            <w:noWrap/>
            <w:vAlign w:val="center"/>
            <w:hideMark/>
          </w:tcPr>
          <w:p w14:paraId="19FB3254" w14:textId="77777777" w:rsidR="00327C1F" w:rsidRPr="00C46406" w:rsidRDefault="00327C1F" w:rsidP="00327C1F">
            <w:pPr>
              <w:rPr>
                <w:bCs/>
                <w:sz w:val="16"/>
                <w:szCs w:val="16"/>
              </w:rPr>
            </w:pPr>
            <w:r w:rsidRPr="00C46406">
              <w:rPr>
                <w:bCs/>
                <w:sz w:val="16"/>
                <w:szCs w:val="16"/>
              </w:rPr>
              <w:t>Tortoise Git</w:t>
            </w:r>
          </w:p>
        </w:tc>
        <w:tc>
          <w:tcPr>
            <w:tcW w:w="1276" w:type="dxa"/>
            <w:tcBorders>
              <w:top w:val="single" w:sz="4" w:space="0" w:color="auto"/>
              <w:left w:val="single" w:sz="4" w:space="0" w:color="auto"/>
              <w:bottom w:val="single" w:sz="4" w:space="0" w:color="auto"/>
              <w:right w:val="single" w:sz="4" w:space="0" w:color="auto"/>
            </w:tcBorders>
            <w:vAlign w:val="center"/>
          </w:tcPr>
          <w:p w14:paraId="152D8F77" w14:textId="575E40DD" w:rsidR="00327C1F" w:rsidRPr="00C46406" w:rsidRDefault="00327C1F" w:rsidP="00327C1F">
            <w:pPr>
              <w:jc w:val="center"/>
              <w:rPr>
                <w:sz w:val="16"/>
                <w:szCs w:val="16"/>
              </w:rPr>
            </w:pPr>
            <w:r>
              <w:rPr>
                <w:sz w:val="16"/>
                <w:szCs w:val="16"/>
              </w:rPr>
              <w:t>code.google.com</w:t>
            </w:r>
          </w:p>
        </w:tc>
        <w:tc>
          <w:tcPr>
            <w:tcW w:w="709" w:type="dxa"/>
            <w:tcBorders>
              <w:top w:val="single" w:sz="4" w:space="0" w:color="auto"/>
              <w:left w:val="single" w:sz="4" w:space="0" w:color="auto"/>
              <w:bottom w:val="single" w:sz="4" w:space="0" w:color="auto"/>
            </w:tcBorders>
            <w:noWrap/>
            <w:vAlign w:val="center"/>
            <w:hideMark/>
          </w:tcPr>
          <w:p w14:paraId="54C68646" w14:textId="2188B8FD" w:rsidR="00327C1F" w:rsidRPr="00C46406" w:rsidRDefault="00327C1F" w:rsidP="00327C1F">
            <w:pPr>
              <w:jc w:val="center"/>
              <w:rPr>
                <w:sz w:val="16"/>
                <w:szCs w:val="16"/>
              </w:rPr>
            </w:pPr>
            <w:r w:rsidRPr="00C46406">
              <w:rPr>
                <w:sz w:val="16"/>
                <w:szCs w:val="16"/>
              </w:rPr>
              <w:t>6166</w:t>
            </w:r>
          </w:p>
        </w:tc>
        <w:tc>
          <w:tcPr>
            <w:tcW w:w="906" w:type="dxa"/>
            <w:noWrap/>
            <w:vAlign w:val="center"/>
            <w:hideMark/>
          </w:tcPr>
          <w:p w14:paraId="5F1A0963" w14:textId="39F31B49" w:rsidR="00327C1F" w:rsidRPr="00C46406" w:rsidRDefault="00327C1F" w:rsidP="00327C1F">
            <w:pPr>
              <w:jc w:val="center"/>
              <w:rPr>
                <w:sz w:val="16"/>
                <w:szCs w:val="16"/>
              </w:rPr>
            </w:pPr>
            <w:r w:rsidRPr="00C46406">
              <w:rPr>
                <w:sz w:val="16"/>
                <w:szCs w:val="16"/>
              </w:rPr>
              <w:t>85</w:t>
            </w:r>
            <w:r w:rsidR="007F1B45">
              <w:rPr>
                <w:sz w:val="16"/>
                <w:szCs w:val="16"/>
              </w:rPr>
              <w:t>.0</w:t>
            </w:r>
          </w:p>
        </w:tc>
        <w:tc>
          <w:tcPr>
            <w:tcW w:w="568" w:type="dxa"/>
            <w:noWrap/>
            <w:vAlign w:val="center"/>
            <w:hideMark/>
          </w:tcPr>
          <w:p w14:paraId="04E712A1" w14:textId="77777777" w:rsidR="00327C1F" w:rsidRPr="00C46406" w:rsidRDefault="00327C1F" w:rsidP="00327C1F">
            <w:pPr>
              <w:jc w:val="center"/>
              <w:rPr>
                <w:sz w:val="16"/>
                <w:szCs w:val="16"/>
              </w:rPr>
            </w:pPr>
            <w:r w:rsidRPr="00C46406">
              <w:rPr>
                <w:sz w:val="16"/>
                <w:szCs w:val="16"/>
              </w:rPr>
              <w:t>3220</w:t>
            </w:r>
          </w:p>
        </w:tc>
        <w:tc>
          <w:tcPr>
            <w:tcW w:w="616" w:type="dxa"/>
            <w:tcBorders>
              <w:right w:val="single" w:sz="4" w:space="0" w:color="auto"/>
            </w:tcBorders>
            <w:noWrap/>
            <w:vAlign w:val="center"/>
            <w:hideMark/>
          </w:tcPr>
          <w:p w14:paraId="2FC2610A"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14193797" w14:textId="26644C14" w:rsidR="00327C1F" w:rsidRPr="00C46406" w:rsidRDefault="00327C1F" w:rsidP="00327C1F">
            <w:pPr>
              <w:jc w:val="center"/>
              <w:rPr>
                <w:sz w:val="16"/>
                <w:szCs w:val="16"/>
              </w:rPr>
            </w:pPr>
            <w:r w:rsidRPr="00C46406">
              <w:rPr>
                <w:sz w:val="16"/>
                <w:szCs w:val="16"/>
              </w:rPr>
              <w:t>68</w:t>
            </w:r>
            <w:r w:rsidR="00FC0F3E">
              <w:rPr>
                <w:sz w:val="16"/>
                <w:szCs w:val="16"/>
              </w:rPr>
              <w:t>.</w:t>
            </w:r>
            <w:r w:rsidR="00780CB7">
              <w:rPr>
                <w:sz w:val="16"/>
                <w:szCs w:val="16"/>
              </w:rPr>
              <w:t>0</w:t>
            </w:r>
          </w:p>
        </w:tc>
        <w:tc>
          <w:tcPr>
            <w:tcW w:w="1141" w:type="dxa"/>
            <w:tcBorders>
              <w:right w:val="single" w:sz="4" w:space="0" w:color="auto"/>
            </w:tcBorders>
            <w:vAlign w:val="center"/>
          </w:tcPr>
          <w:p w14:paraId="6525F17F" w14:textId="1615CE2C" w:rsidR="00327C1F" w:rsidRPr="00C46406" w:rsidRDefault="00327C1F" w:rsidP="00327C1F">
            <w:pPr>
              <w:jc w:val="center"/>
              <w:rPr>
                <w:sz w:val="16"/>
                <w:szCs w:val="16"/>
              </w:rPr>
            </w:pPr>
            <w:r w:rsidRPr="00C46406">
              <w:rPr>
                <w:sz w:val="16"/>
                <w:szCs w:val="16"/>
              </w:rPr>
              <w:t>4</w:t>
            </w:r>
            <w:r w:rsidR="00FC0F3E">
              <w:rPr>
                <w:sz w:val="16"/>
                <w:szCs w:val="16"/>
              </w:rPr>
              <w:t>.</w:t>
            </w:r>
            <w:r w:rsidRPr="00C46406">
              <w:rPr>
                <w:sz w:val="16"/>
                <w:szCs w:val="16"/>
              </w:rPr>
              <w:t>2</w:t>
            </w:r>
          </w:p>
        </w:tc>
        <w:tc>
          <w:tcPr>
            <w:tcW w:w="537" w:type="dxa"/>
            <w:tcBorders>
              <w:top w:val="single" w:sz="4" w:space="0" w:color="auto"/>
              <w:left w:val="single" w:sz="4" w:space="0" w:color="auto"/>
              <w:bottom w:val="single" w:sz="4" w:space="0" w:color="auto"/>
            </w:tcBorders>
            <w:vAlign w:val="center"/>
          </w:tcPr>
          <w:p w14:paraId="7022F63F" w14:textId="5736F8E3" w:rsidR="00327C1F" w:rsidRPr="00C46406" w:rsidRDefault="00327C1F" w:rsidP="00327C1F">
            <w:pPr>
              <w:jc w:val="center"/>
              <w:rPr>
                <w:sz w:val="16"/>
                <w:szCs w:val="16"/>
              </w:rPr>
            </w:pPr>
            <w:r w:rsidRPr="00C46406">
              <w:rPr>
                <w:sz w:val="16"/>
                <w:szCs w:val="16"/>
              </w:rPr>
              <w:t>39</w:t>
            </w:r>
            <w:r w:rsidR="00FC0F3E">
              <w:rPr>
                <w:sz w:val="16"/>
                <w:szCs w:val="16"/>
              </w:rPr>
              <w:t>.</w:t>
            </w:r>
            <w:r w:rsidR="002E6203">
              <w:rPr>
                <w:sz w:val="16"/>
                <w:szCs w:val="16"/>
              </w:rPr>
              <w:t>0</w:t>
            </w:r>
          </w:p>
        </w:tc>
        <w:tc>
          <w:tcPr>
            <w:tcW w:w="537" w:type="dxa"/>
            <w:tcBorders>
              <w:right w:val="nil"/>
            </w:tcBorders>
            <w:vAlign w:val="center"/>
          </w:tcPr>
          <w:p w14:paraId="5666F884" w14:textId="08005841" w:rsidR="00327C1F" w:rsidRPr="00C46406" w:rsidRDefault="00327C1F" w:rsidP="00327C1F">
            <w:pPr>
              <w:jc w:val="center"/>
              <w:rPr>
                <w:sz w:val="16"/>
                <w:szCs w:val="16"/>
              </w:rPr>
            </w:pPr>
            <w:r w:rsidRPr="00C46406">
              <w:rPr>
                <w:sz w:val="16"/>
                <w:szCs w:val="16"/>
              </w:rPr>
              <w:t>36</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02454DBD" w14:textId="5D93256E"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6</w:t>
            </w:r>
          </w:p>
        </w:tc>
        <w:tc>
          <w:tcPr>
            <w:tcW w:w="765" w:type="dxa"/>
            <w:vAlign w:val="center"/>
          </w:tcPr>
          <w:p w14:paraId="539BEB7B" w14:textId="710FD6AF" w:rsidR="00327C1F" w:rsidRPr="00C46406" w:rsidRDefault="00327C1F" w:rsidP="00327C1F">
            <w:pPr>
              <w:jc w:val="center"/>
              <w:rPr>
                <w:sz w:val="16"/>
                <w:szCs w:val="16"/>
              </w:rPr>
            </w:pPr>
            <w:r w:rsidRPr="00C46406">
              <w:rPr>
                <w:sz w:val="16"/>
                <w:szCs w:val="16"/>
              </w:rPr>
              <w:t>9</w:t>
            </w:r>
            <w:r w:rsidR="00FC0F3E">
              <w:rPr>
                <w:sz w:val="16"/>
                <w:szCs w:val="16"/>
              </w:rPr>
              <w:t>.</w:t>
            </w:r>
            <w:r w:rsidRPr="00C46406">
              <w:rPr>
                <w:sz w:val="16"/>
                <w:szCs w:val="16"/>
              </w:rPr>
              <w:t>6</w:t>
            </w:r>
          </w:p>
        </w:tc>
      </w:tr>
      <w:tr w:rsidR="00A75464" w:rsidRPr="00C46406" w14:paraId="174FC1C7" w14:textId="1FA5BCE1" w:rsidTr="00C63594">
        <w:trPr>
          <w:trHeight w:val="300"/>
          <w:jc w:val="center"/>
        </w:trPr>
        <w:tc>
          <w:tcPr>
            <w:tcW w:w="1134" w:type="dxa"/>
            <w:tcBorders>
              <w:right w:val="single" w:sz="4" w:space="0" w:color="auto"/>
            </w:tcBorders>
            <w:noWrap/>
            <w:vAlign w:val="center"/>
            <w:hideMark/>
          </w:tcPr>
          <w:p w14:paraId="77F3C9B6" w14:textId="69DF375A" w:rsidR="00327C1F" w:rsidRPr="00C46406" w:rsidRDefault="00327C1F" w:rsidP="00327C1F">
            <w:pPr>
              <w:rPr>
                <w:bCs/>
                <w:sz w:val="16"/>
                <w:szCs w:val="16"/>
              </w:rPr>
            </w:pPr>
            <w:proofErr w:type="spellStart"/>
            <w:r w:rsidRPr="00C46406">
              <w:rPr>
                <w:bCs/>
                <w:sz w:val="16"/>
                <w:szCs w:val="16"/>
              </w:rPr>
              <w:t>Gitextensions</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71C4C08D" w14:textId="6625851C"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5E8E4A92" w14:textId="0FE57BA2" w:rsidR="00327C1F" w:rsidRPr="00C46406" w:rsidRDefault="00327C1F" w:rsidP="00327C1F">
            <w:pPr>
              <w:jc w:val="center"/>
              <w:rPr>
                <w:sz w:val="16"/>
                <w:szCs w:val="16"/>
              </w:rPr>
            </w:pPr>
            <w:r w:rsidRPr="00C46406">
              <w:rPr>
                <w:sz w:val="16"/>
                <w:szCs w:val="16"/>
              </w:rPr>
              <w:t>6417</w:t>
            </w:r>
          </w:p>
        </w:tc>
        <w:tc>
          <w:tcPr>
            <w:tcW w:w="906" w:type="dxa"/>
            <w:noWrap/>
            <w:vAlign w:val="center"/>
            <w:hideMark/>
          </w:tcPr>
          <w:p w14:paraId="13CF9BD5" w14:textId="56D942D9" w:rsidR="00327C1F" w:rsidRPr="00C46406" w:rsidRDefault="00327C1F" w:rsidP="00327C1F">
            <w:pPr>
              <w:jc w:val="center"/>
              <w:rPr>
                <w:sz w:val="16"/>
                <w:szCs w:val="16"/>
              </w:rPr>
            </w:pPr>
            <w:r w:rsidRPr="00C46406">
              <w:rPr>
                <w:sz w:val="16"/>
                <w:szCs w:val="16"/>
              </w:rPr>
              <w:t>448</w:t>
            </w:r>
            <w:r w:rsidR="007F1B45">
              <w:rPr>
                <w:sz w:val="16"/>
                <w:szCs w:val="16"/>
              </w:rPr>
              <w:t>.0</w:t>
            </w:r>
          </w:p>
        </w:tc>
        <w:tc>
          <w:tcPr>
            <w:tcW w:w="568" w:type="dxa"/>
            <w:noWrap/>
            <w:vAlign w:val="center"/>
            <w:hideMark/>
          </w:tcPr>
          <w:p w14:paraId="1E99F739" w14:textId="77777777" w:rsidR="00327C1F" w:rsidRPr="00C46406" w:rsidRDefault="00327C1F" w:rsidP="00327C1F">
            <w:pPr>
              <w:jc w:val="center"/>
              <w:rPr>
                <w:sz w:val="16"/>
                <w:szCs w:val="16"/>
              </w:rPr>
            </w:pPr>
            <w:r w:rsidRPr="00C46406">
              <w:rPr>
                <w:sz w:val="16"/>
                <w:szCs w:val="16"/>
              </w:rPr>
              <w:t>1549</w:t>
            </w:r>
          </w:p>
        </w:tc>
        <w:tc>
          <w:tcPr>
            <w:tcW w:w="616" w:type="dxa"/>
            <w:tcBorders>
              <w:right w:val="single" w:sz="4" w:space="0" w:color="auto"/>
            </w:tcBorders>
            <w:noWrap/>
            <w:vAlign w:val="center"/>
            <w:hideMark/>
          </w:tcPr>
          <w:p w14:paraId="13AE0C11"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25832DE5" w14:textId="5715674E" w:rsidR="00327C1F" w:rsidRPr="00C46406" w:rsidRDefault="00327C1F" w:rsidP="00327C1F">
            <w:pPr>
              <w:jc w:val="center"/>
              <w:rPr>
                <w:sz w:val="16"/>
                <w:szCs w:val="16"/>
              </w:rPr>
            </w:pPr>
          </w:p>
        </w:tc>
        <w:tc>
          <w:tcPr>
            <w:tcW w:w="1141" w:type="dxa"/>
            <w:tcBorders>
              <w:right w:val="single" w:sz="4" w:space="0" w:color="auto"/>
            </w:tcBorders>
            <w:vAlign w:val="center"/>
          </w:tcPr>
          <w:p w14:paraId="701D7059" w14:textId="6225EA62" w:rsidR="00327C1F" w:rsidRPr="00C46406" w:rsidRDefault="00327C1F" w:rsidP="00327C1F">
            <w:pPr>
              <w:jc w:val="center"/>
              <w:rPr>
                <w:sz w:val="16"/>
                <w:szCs w:val="16"/>
              </w:rPr>
            </w:pPr>
            <w:r w:rsidRPr="00C46406">
              <w:rPr>
                <w:sz w:val="16"/>
                <w:szCs w:val="16"/>
              </w:rPr>
              <w:t>17</w:t>
            </w:r>
            <w:ins w:id="2139" w:author="Cristiano Cesario" w:date="2014-06-20T17:53:00Z">
              <w:r w:rsidR="0063204F">
                <w:rPr>
                  <w:sz w:val="16"/>
                  <w:szCs w:val="16"/>
                </w:rPr>
                <w:t>.0</w:t>
              </w:r>
            </w:ins>
          </w:p>
        </w:tc>
        <w:tc>
          <w:tcPr>
            <w:tcW w:w="537" w:type="dxa"/>
            <w:tcBorders>
              <w:top w:val="single" w:sz="4" w:space="0" w:color="auto"/>
              <w:left w:val="single" w:sz="4" w:space="0" w:color="auto"/>
              <w:bottom w:val="single" w:sz="4" w:space="0" w:color="auto"/>
            </w:tcBorders>
            <w:vAlign w:val="center"/>
          </w:tcPr>
          <w:p w14:paraId="2C33D559" w14:textId="07ABDCBB" w:rsidR="00327C1F" w:rsidRPr="00C46406" w:rsidRDefault="00327C1F" w:rsidP="00327C1F">
            <w:pPr>
              <w:jc w:val="center"/>
              <w:rPr>
                <w:sz w:val="16"/>
                <w:szCs w:val="16"/>
              </w:rPr>
            </w:pPr>
            <w:r w:rsidRPr="00C46406">
              <w:rPr>
                <w:sz w:val="16"/>
                <w:szCs w:val="16"/>
              </w:rPr>
              <w:t>155</w:t>
            </w:r>
            <w:r w:rsidR="00FC0F3E">
              <w:rPr>
                <w:sz w:val="16"/>
                <w:szCs w:val="16"/>
              </w:rPr>
              <w:t>.</w:t>
            </w:r>
            <w:r w:rsidRPr="00C46406">
              <w:rPr>
                <w:sz w:val="16"/>
                <w:szCs w:val="16"/>
              </w:rPr>
              <w:t>8</w:t>
            </w:r>
          </w:p>
        </w:tc>
        <w:tc>
          <w:tcPr>
            <w:tcW w:w="537" w:type="dxa"/>
            <w:tcBorders>
              <w:right w:val="nil"/>
            </w:tcBorders>
            <w:vAlign w:val="center"/>
          </w:tcPr>
          <w:p w14:paraId="31A5D4E0" w14:textId="25110681" w:rsidR="00327C1F" w:rsidRPr="00C46406" w:rsidRDefault="00327C1F" w:rsidP="00327C1F">
            <w:pPr>
              <w:jc w:val="center"/>
              <w:rPr>
                <w:sz w:val="16"/>
                <w:szCs w:val="16"/>
              </w:rPr>
            </w:pPr>
            <w:r w:rsidRPr="00C46406">
              <w:rPr>
                <w:sz w:val="16"/>
                <w:szCs w:val="16"/>
              </w:rPr>
              <w:t>129</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7398C4F9" w14:textId="673FADCD"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6</w:t>
            </w:r>
          </w:p>
        </w:tc>
        <w:tc>
          <w:tcPr>
            <w:tcW w:w="765" w:type="dxa"/>
            <w:vAlign w:val="center"/>
          </w:tcPr>
          <w:p w14:paraId="344BCC7F" w14:textId="10FB7056" w:rsidR="00327C1F" w:rsidRPr="00C46406" w:rsidRDefault="00327C1F" w:rsidP="00327C1F">
            <w:pPr>
              <w:jc w:val="center"/>
              <w:rPr>
                <w:sz w:val="16"/>
                <w:szCs w:val="16"/>
              </w:rPr>
            </w:pPr>
            <w:r w:rsidRPr="00C46406">
              <w:rPr>
                <w:sz w:val="16"/>
                <w:szCs w:val="16"/>
              </w:rPr>
              <w:t>10</w:t>
            </w:r>
            <w:r w:rsidR="00FC0F3E">
              <w:rPr>
                <w:sz w:val="16"/>
                <w:szCs w:val="16"/>
              </w:rPr>
              <w:t>.</w:t>
            </w:r>
            <w:r w:rsidRPr="00C46406">
              <w:rPr>
                <w:sz w:val="16"/>
                <w:szCs w:val="16"/>
              </w:rPr>
              <w:t>6</w:t>
            </w:r>
          </w:p>
        </w:tc>
      </w:tr>
      <w:tr w:rsidR="00A75464" w:rsidRPr="00C46406" w14:paraId="48799194" w14:textId="5AF0E5EC" w:rsidTr="00C63594">
        <w:trPr>
          <w:trHeight w:val="300"/>
          <w:jc w:val="center"/>
        </w:trPr>
        <w:tc>
          <w:tcPr>
            <w:tcW w:w="1134" w:type="dxa"/>
            <w:tcBorders>
              <w:right w:val="single" w:sz="4" w:space="0" w:color="auto"/>
            </w:tcBorders>
            <w:noWrap/>
            <w:vAlign w:val="center"/>
            <w:hideMark/>
          </w:tcPr>
          <w:p w14:paraId="69C9A83C" w14:textId="77777777" w:rsidR="00327C1F" w:rsidRPr="00C46406" w:rsidRDefault="00327C1F" w:rsidP="00327C1F">
            <w:pPr>
              <w:rPr>
                <w:bCs/>
                <w:sz w:val="16"/>
                <w:szCs w:val="16"/>
              </w:rPr>
            </w:pPr>
            <w:proofErr w:type="spellStart"/>
            <w:r w:rsidRPr="00C46406">
              <w:rPr>
                <w:bCs/>
                <w:sz w:val="16"/>
                <w:szCs w:val="16"/>
              </w:rPr>
              <w:t>drupal</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5D30BDEE" w14:textId="3CF4685D" w:rsidR="00327C1F" w:rsidRPr="00C46406" w:rsidRDefault="00327C1F" w:rsidP="00327C1F">
            <w:pPr>
              <w:jc w:val="center"/>
              <w:rPr>
                <w:sz w:val="16"/>
                <w:szCs w:val="16"/>
              </w:rPr>
            </w:pPr>
            <w:r>
              <w:rPr>
                <w:sz w:val="16"/>
                <w:szCs w:val="16"/>
              </w:rPr>
              <w:t>drupal.org</w:t>
            </w:r>
          </w:p>
        </w:tc>
        <w:tc>
          <w:tcPr>
            <w:tcW w:w="709" w:type="dxa"/>
            <w:tcBorders>
              <w:top w:val="single" w:sz="4" w:space="0" w:color="auto"/>
              <w:left w:val="single" w:sz="4" w:space="0" w:color="auto"/>
              <w:bottom w:val="single" w:sz="4" w:space="0" w:color="auto"/>
            </w:tcBorders>
            <w:noWrap/>
            <w:vAlign w:val="center"/>
            <w:hideMark/>
          </w:tcPr>
          <w:p w14:paraId="784807CB" w14:textId="241BE519" w:rsidR="00327C1F" w:rsidRPr="00C46406" w:rsidRDefault="00327C1F" w:rsidP="00327C1F">
            <w:pPr>
              <w:jc w:val="center"/>
              <w:rPr>
                <w:sz w:val="16"/>
                <w:szCs w:val="16"/>
              </w:rPr>
            </w:pPr>
            <w:r w:rsidRPr="00C46406">
              <w:rPr>
                <w:sz w:val="16"/>
                <w:szCs w:val="16"/>
              </w:rPr>
              <w:t>23922</w:t>
            </w:r>
          </w:p>
        </w:tc>
        <w:tc>
          <w:tcPr>
            <w:tcW w:w="906" w:type="dxa"/>
            <w:noWrap/>
            <w:vAlign w:val="center"/>
            <w:hideMark/>
          </w:tcPr>
          <w:p w14:paraId="7E5FFC91" w14:textId="19114512" w:rsidR="00327C1F" w:rsidRPr="00C46406" w:rsidRDefault="00327C1F" w:rsidP="00327C1F">
            <w:pPr>
              <w:jc w:val="center"/>
              <w:rPr>
                <w:sz w:val="16"/>
                <w:szCs w:val="16"/>
              </w:rPr>
            </w:pPr>
            <w:commentRangeStart w:id="2140"/>
            <w:r w:rsidRPr="00C46406">
              <w:rPr>
                <w:sz w:val="16"/>
                <w:szCs w:val="16"/>
              </w:rPr>
              <w:t>84</w:t>
            </w:r>
            <w:r w:rsidR="00FC0F3E">
              <w:rPr>
                <w:sz w:val="16"/>
                <w:szCs w:val="16"/>
              </w:rPr>
              <w:t>.</w:t>
            </w:r>
            <w:r w:rsidRPr="00C46406">
              <w:rPr>
                <w:sz w:val="16"/>
                <w:szCs w:val="16"/>
              </w:rPr>
              <w:t>4</w:t>
            </w:r>
            <w:commentRangeEnd w:id="2140"/>
            <w:r w:rsidR="007F1B45">
              <w:rPr>
                <w:rStyle w:val="Refdecomentrio"/>
              </w:rPr>
              <w:commentReference w:id="2140"/>
            </w:r>
          </w:p>
        </w:tc>
        <w:tc>
          <w:tcPr>
            <w:tcW w:w="568" w:type="dxa"/>
            <w:noWrap/>
            <w:vAlign w:val="center"/>
            <w:hideMark/>
          </w:tcPr>
          <w:p w14:paraId="43693066" w14:textId="77777777" w:rsidR="00327C1F" w:rsidRPr="00C46406" w:rsidRDefault="00327C1F" w:rsidP="00327C1F">
            <w:pPr>
              <w:jc w:val="center"/>
              <w:rPr>
                <w:sz w:val="16"/>
                <w:szCs w:val="16"/>
              </w:rPr>
            </w:pPr>
            <w:r w:rsidRPr="00C46406">
              <w:rPr>
                <w:sz w:val="16"/>
                <w:szCs w:val="16"/>
              </w:rPr>
              <w:t>9290</w:t>
            </w:r>
          </w:p>
        </w:tc>
        <w:tc>
          <w:tcPr>
            <w:tcW w:w="616" w:type="dxa"/>
            <w:tcBorders>
              <w:right w:val="single" w:sz="4" w:space="0" w:color="auto"/>
            </w:tcBorders>
            <w:noWrap/>
            <w:vAlign w:val="center"/>
            <w:hideMark/>
          </w:tcPr>
          <w:p w14:paraId="35729E49"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58D5CF14" w14:textId="6B28F10D" w:rsidR="00327C1F" w:rsidRPr="00C46406" w:rsidRDefault="00327C1F" w:rsidP="00327C1F">
            <w:pPr>
              <w:jc w:val="center"/>
              <w:rPr>
                <w:sz w:val="16"/>
                <w:szCs w:val="16"/>
              </w:rPr>
            </w:pPr>
          </w:p>
        </w:tc>
        <w:tc>
          <w:tcPr>
            <w:tcW w:w="1141" w:type="dxa"/>
            <w:tcBorders>
              <w:right w:val="single" w:sz="4" w:space="0" w:color="auto"/>
            </w:tcBorders>
            <w:vAlign w:val="center"/>
          </w:tcPr>
          <w:p w14:paraId="2C74E7D9" w14:textId="639DA909" w:rsidR="00327C1F" w:rsidRPr="00C46406" w:rsidRDefault="00327C1F" w:rsidP="00327C1F">
            <w:pPr>
              <w:jc w:val="center"/>
              <w:rPr>
                <w:sz w:val="16"/>
                <w:szCs w:val="16"/>
              </w:rPr>
            </w:pPr>
            <w:r w:rsidRPr="00C46406">
              <w:rPr>
                <w:sz w:val="16"/>
                <w:szCs w:val="16"/>
              </w:rPr>
              <w:t>18</w:t>
            </w:r>
            <w:ins w:id="2141" w:author="Cristiano Cesario" w:date="2014-06-20T17:53:00Z">
              <w:r w:rsidR="0063204F">
                <w:rPr>
                  <w:sz w:val="16"/>
                  <w:szCs w:val="16"/>
                </w:rPr>
                <w:t>.0</w:t>
              </w:r>
            </w:ins>
          </w:p>
        </w:tc>
        <w:tc>
          <w:tcPr>
            <w:tcW w:w="537" w:type="dxa"/>
            <w:tcBorders>
              <w:top w:val="single" w:sz="4" w:space="0" w:color="auto"/>
              <w:left w:val="single" w:sz="4" w:space="0" w:color="auto"/>
              <w:bottom w:val="single" w:sz="4" w:space="0" w:color="auto"/>
            </w:tcBorders>
            <w:vAlign w:val="center"/>
          </w:tcPr>
          <w:p w14:paraId="385151B0" w14:textId="057CAB04" w:rsidR="00327C1F" w:rsidRPr="00C46406" w:rsidRDefault="00327C1F" w:rsidP="00327C1F">
            <w:pPr>
              <w:jc w:val="center"/>
              <w:rPr>
                <w:sz w:val="16"/>
                <w:szCs w:val="16"/>
              </w:rPr>
            </w:pPr>
            <w:r w:rsidRPr="00C46406">
              <w:rPr>
                <w:sz w:val="16"/>
                <w:szCs w:val="16"/>
              </w:rPr>
              <w:t>102</w:t>
            </w:r>
            <w:r w:rsidR="00FC0F3E">
              <w:rPr>
                <w:sz w:val="16"/>
                <w:szCs w:val="16"/>
              </w:rPr>
              <w:t>.</w:t>
            </w:r>
            <w:r w:rsidR="002E6203">
              <w:rPr>
                <w:sz w:val="16"/>
                <w:szCs w:val="16"/>
              </w:rPr>
              <w:t>0</w:t>
            </w:r>
          </w:p>
        </w:tc>
        <w:tc>
          <w:tcPr>
            <w:tcW w:w="537" w:type="dxa"/>
            <w:tcBorders>
              <w:right w:val="nil"/>
            </w:tcBorders>
            <w:vAlign w:val="center"/>
          </w:tcPr>
          <w:p w14:paraId="73B680B6" w14:textId="547FF160" w:rsidR="00327C1F" w:rsidRPr="00C46406" w:rsidRDefault="00327C1F" w:rsidP="00327C1F">
            <w:pPr>
              <w:jc w:val="center"/>
              <w:rPr>
                <w:sz w:val="16"/>
                <w:szCs w:val="16"/>
              </w:rPr>
            </w:pPr>
            <w:r w:rsidRPr="00C46406">
              <w:rPr>
                <w:sz w:val="16"/>
                <w:szCs w:val="16"/>
              </w:rPr>
              <w:t>95</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3D156C01" w14:textId="1E026460" w:rsidR="00327C1F" w:rsidRPr="00C46406" w:rsidRDefault="00327C1F" w:rsidP="00327C1F">
            <w:pPr>
              <w:jc w:val="center"/>
              <w:rPr>
                <w:sz w:val="16"/>
                <w:szCs w:val="16"/>
              </w:rPr>
            </w:pPr>
            <w:r w:rsidRPr="00C46406">
              <w:rPr>
                <w:sz w:val="16"/>
                <w:szCs w:val="16"/>
              </w:rPr>
              <w:t>2</w:t>
            </w:r>
            <w:r w:rsidR="00FC0F3E">
              <w:rPr>
                <w:sz w:val="16"/>
                <w:szCs w:val="16"/>
              </w:rPr>
              <w:t>.</w:t>
            </w:r>
            <w:r w:rsidR="002E6203">
              <w:rPr>
                <w:sz w:val="16"/>
                <w:szCs w:val="16"/>
              </w:rPr>
              <w:t>0</w:t>
            </w:r>
          </w:p>
        </w:tc>
        <w:tc>
          <w:tcPr>
            <w:tcW w:w="765" w:type="dxa"/>
            <w:vAlign w:val="center"/>
          </w:tcPr>
          <w:p w14:paraId="66B17B01" w14:textId="6B56B46E" w:rsidR="00327C1F" w:rsidRPr="00C46406" w:rsidRDefault="00327C1F" w:rsidP="00327C1F">
            <w:pPr>
              <w:jc w:val="center"/>
              <w:rPr>
                <w:sz w:val="16"/>
                <w:szCs w:val="16"/>
              </w:rPr>
            </w:pPr>
            <w:r w:rsidRPr="00C46406">
              <w:rPr>
                <w:sz w:val="16"/>
                <w:szCs w:val="16"/>
              </w:rPr>
              <w:t>18</w:t>
            </w:r>
            <w:r w:rsidR="00FC0F3E">
              <w:rPr>
                <w:sz w:val="16"/>
                <w:szCs w:val="16"/>
              </w:rPr>
              <w:t>.</w:t>
            </w:r>
            <w:r w:rsidR="002E6203">
              <w:rPr>
                <w:sz w:val="16"/>
                <w:szCs w:val="16"/>
              </w:rPr>
              <w:t>0</w:t>
            </w:r>
          </w:p>
        </w:tc>
      </w:tr>
      <w:tr w:rsidR="00A75464" w:rsidRPr="00C46406" w14:paraId="7C0E68C4" w14:textId="41C8C143" w:rsidTr="00C63594">
        <w:trPr>
          <w:trHeight w:val="300"/>
          <w:jc w:val="center"/>
        </w:trPr>
        <w:tc>
          <w:tcPr>
            <w:tcW w:w="1134" w:type="dxa"/>
            <w:tcBorders>
              <w:bottom w:val="single" w:sz="4" w:space="0" w:color="auto"/>
              <w:right w:val="single" w:sz="4" w:space="0" w:color="auto"/>
            </w:tcBorders>
            <w:noWrap/>
            <w:vAlign w:val="center"/>
            <w:hideMark/>
          </w:tcPr>
          <w:p w14:paraId="7AD2AF95" w14:textId="77777777" w:rsidR="00327C1F" w:rsidRPr="00C46406" w:rsidRDefault="00327C1F" w:rsidP="00327C1F">
            <w:pPr>
              <w:rPr>
                <w:bCs/>
                <w:sz w:val="16"/>
                <w:szCs w:val="16"/>
              </w:rPr>
            </w:pPr>
            <w:r w:rsidRPr="00C46406">
              <w:rPr>
                <w:bCs/>
                <w:sz w:val="16"/>
                <w:szCs w:val="16"/>
              </w:rPr>
              <w:t>Expresso Livre</w:t>
            </w:r>
          </w:p>
        </w:tc>
        <w:tc>
          <w:tcPr>
            <w:tcW w:w="1276" w:type="dxa"/>
            <w:tcBorders>
              <w:top w:val="single" w:sz="4" w:space="0" w:color="auto"/>
              <w:left w:val="single" w:sz="4" w:space="0" w:color="auto"/>
              <w:bottom w:val="single" w:sz="4" w:space="0" w:color="auto"/>
              <w:right w:val="single" w:sz="4" w:space="0" w:color="auto"/>
            </w:tcBorders>
            <w:vAlign w:val="center"/>
          </w:tcPr>
          <w:p w14:paraId="5D4824AA" w14:textId="53CDA880" w:rsidR="00327C1F" w:rsidRPr="00C46406" w:rsidRDefault="00327C1F" w:rsidP="00327C1F">
            <w:pPr>
              <w:jc w:val="center"/>
              <w:rPr>
                <w:sz w:val="16"/>
                <w:szCs w:val="16"/>
              </w:rPr>
            </w:pPr>
            <w:r>
              <w:rPr>
                <w:sz w:val="16"/>
                <w:szCs w:val="16"/>
              </w:rPr>
              <w:t>gitorious.org</w:t>
            </w:r>
          </w:p>
        </w:tc>
        <w:tc>
          <w:tcPr>
            <w:tcW w:w="709" w:type="dxa"/>
            <w:tcBorders>
              <w:top w:val="single" w:sz="4" w:space="0" w:color="auto"/>
              <w:left w:val="single" w:sz="4" w:space="0" w:color="auto"/>
              <w:bottom w:val="single" w:sz="4" w:space="0" w:color="auto"/>
            </w:tcBorders>
            <w:noWrap/>
            <w:vAlign w:val="center"/>
            <w:hideMark/>
          </w:tcPr>
          <w:p w14:paraId="7FA6D8A4" w14:textId="31F34919" w:rsidR="00327C1F" w:rsidRPr="00C46406" w:rsidRDefault="00327C1F" w:rsidP="00327C1F">
            <w:pPr>
              <w:jc w:val="center"/>
              <w:rPr>
                <w:sz w:val="16"/>
                <w:szCs w:val="16"/>
              </w:rPr>
            </w:pPr>
            <w:r w:rsidRPr="00C46406">
              <w:rPr>
                <w:sz w:val="16"/>
                <w:szCs w:val="16"/>
              </w:rPr>
              <w:t>25822</w:t>
            </w:r>
          </w:p>
        </w:tc>
        <w:tc>
          <w:tcPr>
            <w:tcW w:w="906" w:type="dxa"/>
            <w:tcBorders>
              <w:bottom w:val="single" w:sz="4" w:space="0" w:color="auto"/>
            </w:tcBorders>
            <w:noWrap/>
            <w:vAlign w:val="center"/>
            <w:hideMark/>
          </w:tcPr>
          <w:p w14:paraId="3ED212F9" w14:textId="7073F4A7" w:rsidR="00327C1F" w:rsidRPr="00C46406" w:rsidRDefault="00327C1F" w:rsidP="00327C1F">
            <w:pPr>
              <w:jc w:val="center"/>
              <w:rPr>
                <w:sz w:val="16"/>
                <w:szCs w:val="16"/>
              </w:rPr>
            </w:pPr>
            <w:r w:rsidRPr="00C46406">
              <w:rPr>
                <w:sz w:val="16"/>
                <w:szCs w:val="16"/>
              </w:rPr>
              <w:t>141</w:t>
            </w:r>
            <w:r w:rsidR="007F1B45">
              <w:rPr>
                <w:sz w:val="16"/>
                <w:szCs w:val="16"/>
              </w:rPr>
              <w:t>.0</w:t>
            </w:r>
          </w:p>
        </w:tc>
        <w:tc>
          <w:tcPr>
            <w:tcW w:w="568" w:type="dxa"/>
            <w:tcBorders>
              <w:bottom w:val="single" w:sz="4" w:space="0" w:color="auto"/>
            </w:tcBorders>
            <w:noWrap/>
            <w:vAlign w:val="center"/>
            <w:hideMark/>
          </w:tcPr>
          <w:p w14:paraId="1C2EBCFE" w14:textId="77777777" w:rsidR="00327C1F" w:rsidRPr="00C46406" w:rsidRDefault="00327C1F" w:rsidP="00327C1F">
            <w:pPr>
              <w:jc w:val="center"/>
              <w:rPr>
                <w:sz w:val="16"/>
                <w:szCs w:val="16"/>
              </w:rPr>
            </w:pPr>
            <w:r w:rsidRPr="00C46406">
              <w:rPr>
                <w:sz w:val="16"/>
                <w:szCs w:val="16"/>
              </w:rPr>
              <w:t>20729</w:t>
            </w:r>
          </w:p>
        </w:tc>
        <w:tc>
          <w:tcPr>
            <w:tcW w:w="616" w:type="dxa"/>
            <w:tcBorders>
              <w:bottom w:val="single" w:sz="4" w:space="0" w:color="auto"/>
              <w:right w:val="single" w:sz="4" w:space="0" w:color="auto"/>
            </w:tcBorders>
            <w:noWrap/>
            <w:vAlign w:val="center"/>
            <w:hideMark/>
          </w:tcPr>
          <w:p w14:paraId="48150A47" w14:textId="77777777" w:rsidR="00327C1F" w:rsidRPr="00C46406" w:rsidRDefault="00327C1F" w:rsidP="00327C1F">
            <w:pPr>
              <w:jc w:val="center"/>
              <w:rPr>
                <w:sz w:val="16"/>
                <w:szCs w:val="16"/>
              </w:rPr>
            </w:pPr>
            <w:r w:rsidRPr="00C46406">
              <w:rPr>
                <w:sz w:val="16"/>
                <w:szCs w:val="16"/>
              </w:rPr>
              <w:t>3</w:t>
            </w:r>
          </w:p>
        </w:tc>
        <w:tc>
          <w:tcPr>
            <w:tcW w:w="1105" w:type="dxa"/>
            <w:tcBorders>
              <w:bottom w:val="single" w:sz="4" w:space="0" w:color="auto"/>
            </w:tcBorders>
            <w:vAlign w:val="center"/>
          </w:tcPr>
          <w:p w14:paraId="58A38C79" w14:textId="1CB47823" w:rsidR="00327C1F" w:rsidRPr="00C46406" w:rsidRDefault="00327C1F" w:rsidP="00327C1F">
            <w:pPr>
              <w:jc w:val="center"/>
              <w:rPr>
                <w:sz w:val="16"/>
                <w:szCs w:val="16"/>
              </w:rPr>
            </w:pPr>
          </w:p>
        </w:tc>
        <w:tc>
          <w:tcPr>
            <w:tcW w:w="1141" w:type="dxa"/>
            <w:tcBorders>
              <w:bottom w:val="single" w:sz="4" w:space="0" w:color="auto"/>
              <w:right w:val="single" w:sz="4" w:space="0" w:color="auto"/>
            </w:tcBorders>
            <w:vAlign w:val="center"/>
          </w:tcPr>
          <w:p w14:paraId="460F7B7A" w14:textId="528FCD7B" w:rsidR="00327C1F" w:rsidRPr="00C46406" w:rsidRDefault="00327C1F" w:rsidP="00327C1F">
            <w:pPr>
              <w:jc w:val="center"/>
              <w:rPr>
                <w:sz w:val="16"/>
                <w:szCs w:val="16"/>
              </w:rPr>
            </w:pPr>
            <w:r w:rsidRPr="00C46406">
              <w:rPr>
                <w:sz w:val="16"/>
                <w:szCs w:val="16"/>
              </w:rPr>
              <w:t>18</w:t>
            </w:r>
            <w:r w:rsidR="00FC0F3E">
              <w:rPr>
                <w:sz w:val="16"/>
                <w:szCs w:val="16"/>
              </w:rPr>
              <w:t>.</w:t>
            </w:r>
            <w:r w:rsidRPr="00C46406">
              <w:rPr>
                <w:sz w:val="16"/>
                <w:szCs w:val="16"/>
              </w:rPr>
              <w:t>2</w:t>
            </w:r>
          </w:p>
        </w:tc>
        <w:tc>
          <w:tcPr>
            <w:tcW w:w="537" w:type="dxa"/>
            <w:tcBorders>
              <w:top w:val="single" w:sz="4" w:space="0" w:color="auto"/>
              <w:left w:val="single" w:sz="4" w:space="0" w:color="auto"/>
              <w:bottom w:val="single" w:sz="4" w:space="0" w:color="auto"/>
            </w:tcBorders>
            <w:vAlign w:val="center"/>
          </w:tcPr>
          <w:p w14:paraId="774CF714" w14:textId="3D133FE1" w:rsidR="00327C1F" w:rsidRPr="00C46406" w:rsidRDefault="00327C1F" w:rsidP="00327C1F">
            <w:pPr>
              <w:jc w:val="center"/>
              <w:rPr>
                <w:sz w:val="16"/>
                <w:szCs w:val="16"/>
              </w:rPr>
            </w:pPr>
            <w:r w:rsidRPr="00C46406">
              <w:rPr>
                <w:sz w:val="16"/>
                <w:szCs w:val="16"/>
              </w:rPr>
              <w:t>110</w:t>
            </w:r>
            <w:r w:rsidR="00FC0F3E">
              <w:rPr>
                <w:sz w:val="16"/>
                <w:szCs w:val="16"/>
              </w:rPr>
              <w:t>.</w:t>
            </w:r>
            <w:r w:rsidR="002E6203">
              <w:rPr>
                <w:sz w:val="16"/>
                <w:szCs w:val="16"/>
              </w:rPr>
              <w:t>0</w:t>
            </w:r>
          </w:p>
        </w:tc>
        <w:tc>
          <w:tcPr>
            <w:tcW w:w="537" w:type="dxa"/>
            <w:tcBorders>
              <w:bottom w:val="single" w:sz="4" w:space="0" w:color="auto"/>
              <w:right w:val="nil"/>
            </w:tcBorders>
            <w:vAlign w:val="center"/>
          </w:tcPr>
          <w:p w14:paraId="065412B8" w14:textId="0D16BBC1" w:rsidR="00327C1F" w:rsidRPr="00C46406" w:rsidRDefault="00327C1F" w:rsidP="00327C1F">
            <w:pPr>
              <w:jc w:val="center"/>
              <w:rPr>
                <w:sz w:val="16"/>
                <w:szCs w:val="16"/>
              </w:rPr>
            </w:pPr>
            <w:r w:rsidRPr="00C46406">
              <w:rPr>
                <w:sz w:val="16"/>
                <w:szCs w:val="16"/>
              </w:rPr>
              <w:t>102</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38277F62" w14:textId="71CACCC2" w:rsidR="00327C1F" w:rsidRPr="00C46406" w:rsidRDefault="00327C1F" w:rsidP="00327C1F">
            <w:pPr>
              <w:jc w:val="center"/>
              <w:rPr>
                <w:sz w:val="16"/>
                <w:szCs w:val="16"/>
              </w:rPr>
            </w:pPr>
            <w:r w:rsidRPr="00C46406">
              <w:rPr>
                <w:sz w:val="16"/>
                <w:szCs w:val="16"/>
              </w:rPr>
              <w:t>2</w:t>
            </w:r>
            <w:r w:rsidR="00FC0F3E">
              <w:rPr>
                <w:sz w:val="16"/>
                <w:szCs w:val="16"/>
              </w:rPr>
              <w:t>.</w:t>
            </w:r>
            <w:r w:rsidRPr="00C46406">
              <w:rPr>
                <w:sz w:val="16"/>
                <w:szCs w:val="16"/>
              </w:rPr>
              <w:t>1</w:t>
            </w:r>
          </w:p>
        </w:tc>
        <w:tc>
          <w:tcPr>
            <w:tcW w:w="765" w:type="dxa"/>
            <w:tcBorders>
              <w:bottom w:val="single" w:sz="4" w:space="0" w:color="auto"/>
            </w:tcBorders>
            <w:vAlign w:val="center"/>
          </w:tcPr>
          <w:p w14:paraId="4DAAF065" w14:textId="0C1E2FF5" w:rsidR="00327C1F" w:rsidRPr="00C46406" w:rsidRDefault="00327C1F" w:rsidP="00327C1F">
            <w:pPr>
              <w:jc w:val="center"/>
              <w:rPr>
                <w:sz w:val="16"/>
                <w:szCs w:val="16"/>
              </w:rPr>
            </w:pPr>
            <w:r w:rsidRPr="00C46406">
              <w:rPr>
                <w:sz w:val="16"/>
                <w:szCs w:val="16"/>
              </w:rPr>
              <w:t>19</w:t>
            </w:r>
            <w:r w:rsidR="00FC0F3E">
              <w:rPr>
                <w:sz w:val="16"/>
                <w:szCs w:val="16"/>
              </w:rPr>
              <w:t>.</w:t>
            </w:r>
            <w:r w:rsidRPr="00C46406">
              <w:rPr>
                <w:sz w:val="16"/>
                <w:szCs w:val="16"/>
              </w:rPr>
              <w:t>3</w:t>
            </w:r>
          </w:p>
        </w:tc>
      </w:tr>
      <w:tr w:rsidR="00A75464" w:rsidRPr="00C46406" w14:paraId="454D62AA" w14:textId="31D5305A" w:rsidTr="00C63594">
        <w:trPr>
          <w:trHeight w:val="300"/>
          <w:jc w:val="center"/>
        </w:trPr>
        <w:tc>
          <w:tcPr>
            <w:tcW w:w="1134" w:type="dxa"/>
            <w:tcBorders>
              <w:top w:val="single" w:sz="4" w:space="0" w:color="auto"/>
              <w:bottom w:val="double" w:sz="4" w:space="0" w:color="auto"/>
              <w:right w:val="single" w:sz="4" w:space="0" w:color="auto"/>
            </w:tcBorders>
            <w:noWrap/>
            <w:vAlign w:val="center"/>
            <w:hideMark/>
          </w:tcPr>
          <w:p w14:paraId="4FD624EF" w14:textId="77777777" w:rsidR="00327C1F" w:rsidRPr="00C46406" w:rsidRDefault="00327C1F" w:rsidP="00327C1F">
            <w:pPr>
              <w:rPr>
                <w:bCs/>
                <w:sz w:val="16"/>
                <w:szCs w:val="16"/>
              </w:rPr>
            </w:pPr>
            <w:r w:rsidRPr="00C46406">
              <w:rPr>
                <w:bCs/>
                <w:sz w:val="16"/>
                <w:szCs w:val="16"/>
              </w:rPr>
              <w:t>Git</w:t>
            </w:r>
          </w:p>
        </w:tc>
        <w:tc>
          <w:tcPr>
            <w:tcW w:w="1276" w:type="dxa"/>
            <w:tcBorders>
              <w:top w:val="single" w:sz="4" w:space="0" w:color="auto"/>
              <w:left w:val="single" w:sz="4" w:space="0" w:color="auto"/>
              <w:bottom w:val="double" w:sz="4" w:space="0" w:color="auto"/>
              <w:right w:val="single" w:sz="4" w:space="0" w:color="auto"/>
            </w:tcBorders>
            <w:vAlign w:val="center"/>
          </w:tcPr>
          <w:p w14:paraId="05608156" w14:textId="1E89B5C4"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double" w:sz="4" w:space="0" w:color="auto"/>
            </w:tcBorders>
            <w:noWrap/>
            <w:vAlign w:val="center"/>
            <w:hideMark/>
          </w:tcPr>
          <w:p w14:paraId="6553B6DE" w14:textId="33B36CC5" w:rsidR="00327C1F" w:rsidRPr="00C46406" w:rsidRDefault="00327C1F" w:rsidP="00327C1F">
            <w:pPr>
              <w:jc w:val="center"/>
              <w:rPr>
                <w:sz w:val="16"/>
                <w:szCs w:val="16"/>
              </w:rPr>
            </w:pPr>
            <w:r w:rsidRPr="00C46406">
              <w:rPr>
                <w:sz w:val="16"/>
                <w:szCs w:val="16"/>
              </w:rPr>
              <w:t>35260</w:t>
            </w:r>
          </w:p>
        </w:tc>
        <w:tc>
          <w:tcPr>
            <w:tcW w:w="906" w:type="dxa"/>
            <w:tcBorders>
              <w:top w:val="single" w:sz="4" w:space="0" w:color="auto"/>
              <w:bottom w:val="double" w:sz="4" w:space="0" w:color="auto"/>
            </w:tcBorders>
            <w:noWrap/>
            <w:vAlign w:val="center"/>
            <w:hideMark/>
          </w:tcPr>
          <w:p w14:paraId="579B5EE1" w14:textId="470D19CC" w:rsidR="00327C1F" w:rsidRPr="00C46406" w:rsidRDefault="00327C1F" w:rsidP="00327C1F">
            <w:pPr>
              <w:jc w:val="center"/>
              <w:rPr>
                <w:sz w:val="16"/>
                <w:szCs w:val="16"/>
              </w:rPr>
            </w:pPr>
            <w:r w:rsidRPr="00C46406">
              <w:rPr>
                <w:sz w:val="16"/>
                <w:szCs w:val="16"/>
              </w:rPr>
              <w:t>98</w:t>
            </w:r>
            <w:r w:rsidR="007F1B45">
              <w:rPr>
                <w:sz w:val="16"/>
                <w:szCs w:val="16"/>
              </w:rPr>
              <w:t>.0</w:t>
            </w:r>
          </w:p>
        </w:tc>
        <w:tc>
          <w:tcPr>
            <w:tcW w:w="568" w:type="dxa"/>
            <w:tcBorders>
              <w:top w:val="single" w:sz="4" w:space="0" w:color="auto"/>
              <w:bottom w:val="double" w:sz="4" w:space="0" w:color="auto"/>
            </w:tcBorders>
            <w:noWrap/>
            <w:vAlign w:val="center"/>
            <w:hideMark/>
          </w:tcPr>
          <w:p w14:paraId="7E93BDB8" w14:textId="77777777" w:rsidR="00327C1F" w:rsidRPr="00C46406" w:rsidRDefault="00327C1F" w:rsidP="00327C1F">
            <w:pPr>
              <w:jc w:val="center"/>
              <w:rPr>
                <w:sz w:val="16"/>
                <w:szCs w:val="16"/>
              </w:rPr>
            </w:pPr>
            <w:r w:rsidRPr="00C46406">
              <w:rPr>
                <w:sz w:val="16"/>
                <w:szCs w:val="16"/>
              </w:rPr>
              <w:t>2656</w:t>
            </w:r>
          </w:p>
        </w:tc>
        <w:tc>
          <w:tcPr>
            <w:tcW w:w="616" w:type="dxa"/>
            <w:tcBorders>
              <w:top w:val="single" w:sz="4" w:space="0" w:color="auto"/>
              <w:bottom w:val="double" w:sz="4" w:space="0" w:color="auto"/>
              <w:right w:val="single" w:sz="4" w:space="0" w:color="auto"/>
            </w:tcBorders>
            <w:noWrap/>
            <w:vAlign w:val="center"/>
            <w:hideMark/>
          </w:tcPr>
          <w:p w14:paraId="04E22FD6" w14:textId="77777777" w:rsidR="00327C1F" w:rsidRPr="00C46406" w:rsidRDefault="00327C1F" w:rsidP="00327C1F">
            <w:pPr>
              <w:jc w:val="center"/>
              <w:rPr>
                <w:sz w:val="16"/>
                <w:szCs w:val="16"/>
              </w:rPr>
            </w:pPr>
            <w:r w:rsidRPr="00C46406">
              <w:rPr>
                <w:sz w:val="16"/>
                <w:szCs w:val="16"/>
              </w:rPr>
              <w:t>3</w:t>
            </w:r>
          </w:p>
        </w:tc>
        <w:tc>
          <w:tcPr>
            <w:tcW w:w="1105" w:type="dxa"/>
            <w:tcBorders>
              <w:top w:val="single" w:sz="4" w:space="0" w:color="auto"/>
              <w:bottom w:val="double" w:sz="4" w:space="0" w:color="auto"/>
            </w:tcBorders>
            <w:vAlign w:val="center"/>
          </w:tcPr>
          <w:p w14:paraId="5CEE96B0" w14:textId="5271864B" w:rsidR="00327C1F" w:rsidRPr="00C46406" w:rsidRDefault="00327C1F" w:rsidP="00327C1F">
            <w:pPr>
              <w:jc w:val="center"/>
              <w:rPr>
                <w:sz w:val="16"/>
                <w:szCs w:val="16"/>
              </w:rPr>
            </w:pPr>
          </w:p>
        </w:tc>
        <w:tc>
          <w:tcPr>
            <w:tcW w:w="1141" w:type="dxa"/>
            <w:tcBorders>
              <w:top w:val="single" w:sz="4" w:space="0" w:color="auto"/>
              <w:bottom w:val="double" w:sz="4" w:space="0" w:color="auto"/>
              <w:right w:val="single" w:sz="4" w:space="0" w:color="auto"/>
            </w:tcBorders>
            <w:vAlign w:val="center"/>
          </w:tcPr>
          <w:p w14:paraId="470C1E98" w14:textId="7D2278AE" w:rsidR="00327C1F" w:rsidRPr="00C46406" w:rsidRDefault="00327C1F" w:rsidP="00327C1F">
            <w:pPr>
              <w:jc w:val="center"/>
              <w:rPr>
                <w:sz w:val="16"/>
                <w:szCs w:val="16"/>
              </w:rPr>
            </w:pPr>
            <w:r w:rsidRPr="00C46406">
              <w:rPr>
                <w:sz w:val="16"/>
                <w:szCs w:val="16"/>
              </w:rPr>
              <w:t>19</w:t>
            </w:r>
            <w:r w:rsidR="00FC0F3E">
              <w:rPr>
                <w:sz w:val="16"/>
                <w:szCs w:val="16"/>
              </w:rPr>
              <w:t>.</w:t>
            </w:r>
            <w:r w:rsidRPr="00C46406">
              <w:rPr>
                <w:sz w:val="16"/>
                <w:szCs w:val="16"/>
              </w:rPr>
              <w:t>4</w:t>
            </w:r>
          </w:p>
        </w:tc>
        <w:tc>
          <w:tcPr>
            <w:tcW w:w="537" w:type="dxa"/>
            <w:tcBorders>
              <w:top w:val="single" w:sz="4" w:space="0" w:color="auto"/>
              <w:left w:val="single" w:sz="4" w:space="0" w:color="auto"/>
              <w:bottom w:val="double" w:sz="4" w:space="0" w:color="auto"/>
            </w:tcBorders>
            <w:vAlign w:val="center"/>
          </w:tcPr>
          <w:p w14:paraId="15860B72" w14:textId="51356174" w:rsidR="00327C1F" w:rsidRPr="00C46406" w:rsidRDefault="00327C1F" w:rsidP="00327C1F">
            <w:pPr>
              <w:jc w:val="center"/>
              <w:rPr>
                <w:sz w:val="16"/>
                <w:szCs w:val="16"/>
              </w:rPr>
            </w:pPr>
            <w:r w:rsidRPr="00C46406">
              <w:rPr>
                <w:sz w:val="16"/>
                <w:szCs w:val="16"/>
              </w:rPr>
              <w:t>196</w:t>
            </w:r>
            <w:r w:rsidR="00FC0F3E">
              <w:rPr>
                <w:sz w:val="16"/>
                <w:szCs w:val="16"/>
              </w:rPr>
              <w:t>.</w:t>
            </w:r>
            <w:r w:rsidR="002E6203">
              <w:rPr>
                <w:sz w:val="16"/>
                <w:szCs w:val="16"/>
              </w:rPr>
              <w:t>0</w:t>
            </w:r>
          </w:p>
        </w:tc>
        <w:tc>
          <w:tcPr>
            <w:tcW w:w="537" w:type="dxa"/>
            <w:tcBorders>
              <w:top w:val="single" w:sz="4" w:space="0" w:color="auto"/>
              <w:bottom w:val="double" w:sz="4" w:space="0" w:color="auto"/>
              <w:right w:val="nil"/>
            </w:tcBorders>
            <w:vAlign w:val="center"/>
          </w:tcPr>
          <w:p w14:paraId="6BE33A84" w14:textId="2E7CB1A2" w:rsidR="00327C1F" w:rsidRPr="00C46406" w:rsidRDefault="00327C1F" w:rsidP="00327C1F">
            <w:pPr>
              <w:jc w:val="center"/>
              <w:rPr>
                <w:sz w:val="16"/>
                <w:szCs w:val="16"/>
              </w:rPr>
            </w:pPr>
            <w:r w:rsidRPr="00C46406">
              <w:rPr>
                <w:sz w:val="16"/>
                <w:szCs w:val="16"/>
              </w:rPr>
              <w:t>158</w:t>
            </w:r>
            <w:r w:rsidR="00FC0F3E">
              <w:rPr>
                <w:sz w:val="16"/>
                <w:szCs w:val="16"/>
              </w:rPr>
              <w:t>.</w:t>
            </w:r>
            <w:r w:rsidRPr="00C46406">
              <w:rPr>
                <w:sz w:val="16"/>
                <w:szCs w:val="16"/>
              </w:rPr>
              <w:t>6</w:t>
            </w:r>
          </w:p>
        </w:tc>
        <w:tc>
          <w:tcPr>
            <w:tcW w:w="741" w:type="dxa"/>
            <w:tcBorders>
              <w:top w:val="single" w:sz="4" w:space="0" w:color="auto"/>
              <w:left w:val="nil"/>
              <w:bottom w:val="double" w:sz="4" w:space="0" w:color="auto"/>
            </w:tcBorders>
            <w:vAlign w:val="center"/>
          </w:tcPr>
          <w:p w14:paraId="079126E3" w14:textId="00B7689A" w:rsidR="00327C1F" w:rsidRPr="00C46406" w:rsidRDefault="00327C1F" w:rsidP="00327C1F">
            <w:pPr>
              <w:jc w:val="center"/>
              <w:rPr>
                <w:sz w:val="16"/>
                <w:szCs w:val="16"/>
              </w:rPr>
            </w:pPr>
            <w:r w:rsidRPr="00C46406">
              <w:rPr>
                <w:sz w:val="16"/>
                <w:szCs w:val="16"/>
              </w:rPr>
              <w:t>3</w:t>
            </w:r>
            <w:r w:rsidR="00FC0F3E">
              <w:rPr>
                <w:sz w:val="16"/>
                <w:szCs w:val="16"/>
              </w:rPr>
              <w:t>.</w:t>
            </w:r>
            <w:r w:rsidRPr="00C46406">
              <w:rPr>
                <w:sz w:val="16"/>
                <w:szCs w:val="16"/>
              </w:rPr>
              <w:t>4</w:t>
            </w:r>
          </w:p>
        </w:tc>
        <w:tc>
          <w:tcPr>
            <w:tcW w:w="765" w:type="dxa"/>
            <w:tcBorders>
              <w:top w:val="single" w:sz="4" w:space="0" w:color="auto"/>
              <w:bottom w:val="double" w:sz="4" w:space="0" w:color="auto"/>
            </w:tcBorders>
            <w:vAlign w:val="center"/>
          </w:tcPr>
          <w:p w14:paraId="5AACC87B" w14:textId="53E5B463" w:rsidR="00327C1F" w:rsidRPr="00C46406" w:rsidRDefault="00327C1F" w:rsidP="00327C1F">
            <w:pPr>
              <w:jc w:val="center"/>
              <w:rPr>
                <w:sz w:val="16"/>
                <w:szCs w:val="16"/>
              </w:rPr>
            </w:pPr>
            <w:r w:rsidRPr="00C46406">
              <w:rPr>
                <w:sz w:val="16"/>
                <w:szCs w:val="16"/>
              </w:rPr>
              <w:t>40</w:t>
            </w:r>
            <w:r w:rsidR="00FC0F3E">
              <w:rPr>
                <w:sz w:val="16"/>
                <w:szCs w:val="16"/>
              </w:rPr>
              <w:t>.</w:t>
            </w:r>
            <w:r w:rsidR="002E6203">
              <w:rPr>
                <w:sz w:val="16"/>
                <w:szCs w:val="16"/>
              </w:rPr>
              <w:t>0</w:t>
            </w:r>
          </w:p>
        </w:tc>
      </w:tr>
    </w:tbl>
    <w:p w14:paraId="44CEDCBD" w14:textId="77777777" w:rsidR="00C46406" w:rsidRDefault="00C46406" w:rsidP="00C46406"/>
    <w:p w14:paraId="60A49BC3" w14:textId="77777777" w:rsidR="00C46406" w:rsidRDefault="00C46406" w:rsidP="00C46406">
      <w:pPr>
        <w:pStyle w:val="Text"/>
        <w:sectPr w:rsidR="00C46406" w:rsidSect="00231342">
          <w:type w:val="continuous"/>
          <w:pgSz w:w="11907" w:h="16839" w:code="9"/>
          <w:pgMar w:top="1009" w:right="936" w:bottom="1009" w:left="936" w:header="431" w:footer="431" w:gutter="0"/>
          <w:cols w:space="288"/>
        </w:sectPr>
      </w:pPr>
    </w:p>
    <w:bookmarkEnd w:id="652"/>
    <w:moveFromRangeStart w:id="2142" w:author="Cristiano Cesario" w:date="2014-06-21T16:01:00Z" w:name="move391129807"/>
    <w:p w14:paraId="57847236" w14:textId="7E6DBFDC" w:rsidR="00D81735" w:rsidDel="00595619" w:rsidRDefault="00D81735" w:rsidP="00AC55BD">
      <w:pPr>
        <w:pStyle w:val="Text"/>
        <w:rPr>
          <w:del w:id="2143" w:author="Cristiano Cesario" w:date="2014-06-22T16:34:00Z"/>
        </w:rPr>
      </w:pPr>
      <w:moveFrom w:id="2144" w:author="Cristiano Cesario" w:date="2014-06-21T16:01:00Z">
        <w:del w:id="2145" w:author="Cristiano Cesario" w:date="2014-06-22T16:34:00Z">
          <w:r w:rsidDel="00595619">
            <w:lastRenderedPageBreak/>
            <w:fldChar w:fldCharType="begin"/>
          </w:r>
          <w:r w:rsidDel="00595619">
            <w:delInstrText xml:space="preserve"> REF _Ref386820651 \h </w:delInstrText>
          </w:r>
        </w:del>
      </w:moveFrom>
      <w:del w:id="2146" w:author="Cristiano Cesario" w:date="2014-06-21T16:01:00Z"/>
      <w:moveFrom w:id="2147" w:author="Cristiano Cesario" w:date="2014-06-21T16:01:00Z">
        <w:del w:id="2148" w:author="Cristiano Cesario" w:date="2014-06-22T16:34:00Z">
          <w:r w:rsidDel="00595619">
            <w:fldChar w:fldCharType="separate"/>
          </w:r>
          <w:r w:rsidR="009144C7" w:rsidDel="00595619">
            <w:delText xml:space="preserve">Table </w:delText>
          </w:r>
          <w:r w:rsidR="009144C7" w:rsidDel="00595619">
            <w:rPr>
              <w:noProof/>
            </w:rPr>
            <w:delText>V</w:delText>
          </w:r>
          <w:r w:rsidDel="00595619">
            <w:fldChar w:fldCharType="end"/>
          </w:r>
          <w:r w:rsidDel="00595619">
            <w:delText xml:space="preserve"> shows the monitored project</w:delText>
          </w:r>
          <w:r w:rsidR="00575D29" w:rsidDel="00595619">
            <w:delText>s</w:delText>
          </w:r>
          <w:r w:rsidDel="00595619">
            <w:delText xml:space="preserve"> (name and hosting service), the repository size – in terms of number of commits, disk usage, number of files and number of nodes in the measured topology –, and the </w:delText>
          </w:r>
          <w:r w:rsidR="00AB0025" w:rsidDel="00595619">
            <w:delText xml:space="preserve">time spent by DyeVC to run some </w:delText>
          </w:r>
          <w:r w:rsidDel="00595619">
            <w:delText xml:space="preserve">background and foreground operations. </w:delText>
          </w:r>
          <w:r w:rsidR="00AB0025" w:rsidDel="00595619">
            <w:delText xml:space="preserve">All measurements were done in the same period of the day and from the same machine, </w:delText>
          </w:r>
          <w:r w:rsidR="00416F46" w:rsidDel="00595619">
            <w:delText>a Core Duo CPU running at 2.53 GHz, with 4GB RAM running Windows 8.1 Professional 64 bits, connected to the internet at 35 Mbit/s. We measured the following operations:</w:delText>
          </w:r>
        </w:del>
      </w:moveFrom>
    </w:p>
    <w:p w14:paraId="48225FA6" w14:textId="2207097B" w:rsidR="00D81735" w:rsidDel="00595619" w:rsidRDefault="00D81735" w:rsidP="00D81735">
      <w:pPr>
        <w:pStyle w:val="bulletlist"/>
        <w:numPr>
          <w:ilvl w:val="0"/>
          <w:numId w:val="41"/>
        </w:numPr>
        <w:tabs>
          <w:tab w:val="clear" w:pos="648"/>
          <w:tab w:val="num" w:pos="567"/>
        </w:tabs>
        <w:ind w:left="567" w:hanging="279"/>
        <w:rPr>
          <w:del w:id="2149" w:author="Cristiano Cesario" w:date="2014-06-22T16:34:00Z"/>
        </w:rPr>
      </w:pPr>
      <w:commentRangeStart w:id="2150"/>
      <w:commentRangeStart w:id="2151"/>
      <w:moveFrom w:id="2152" w:author="Cristiano Cesario" w:date="2014-06-21T16:01:00Z">
        <w:del w:id="2153" w:author="Cristiano Cesario" w:date="2014-06-22T16:34:00Z">
          <w:r w:rsidDel="00595619">
            <w:delText>Insert 1</w:delText>
          </w:r>
          <w:r w:rsidRPr="00D81735" w:rsidDel="00595619">
            <w:rPr>
              <w:vertAlign w:val="superscript"/>
            </w:rPr>
            <w:delText>st</w:delText>
          </w:r>
          <w:r w:rsidDel="00595619">
            <w:delText xml:space="preserve">: </w:delText>
          </w:r>
          <w:r w:rsidR="00AB0025" w:rsidDel="00595619">
            <w:delText>When the user includes the first repository of a given system to be monitored;</w:delText>
          </w:r>
        </w:del>
      </w:moveFrom>
    </w:p>
    <w:p w14:paraId="68EAC24E" w14:textId="461FC22A" w:rsidR="00AB0025" w:rsidDel="00595619" w:rsidRDefault="00AB0025" w:rsidP="00D81735">
      <w:pPr>
        <w:pStyle w:val="bulletlist"/>
        <w:numPr>
          <w:ilvl w:val="0"/>
          <w:numId w:val="41"/>
        </w:numPr>
        <w:tabs>
          <w:tab w:val="clear" w:pos="648"/>
          <w:tab w:val="num" w:pos="567"/>
        </w:tabs>
        <w:ind w:left="567" w:hanging="279"/>
        <w:rPr>
          <w:del w:id="2154" w:author="Cristiano Cesario" w:date="2014-06-22T16:34:00Z"/>
        </w:rPr>
      </w:pPr>
      <w:moveFrom w:id="2155" w:author="Cristiano Cesario" w:date="2014-06-21T16:01:00Z">
        <w:del w:id="2156" w:author="Cristiano Cesario" w:date="2014-06-22T16:34:00Z">
          <w:r w:rsidDel="00595619">
            <w:delText>Insert 2</w:delText>
          </w:r>
          <w:r w:rsidRPr="00AB0025" w:rsidDel="00595619">
            <w:rPr>
              <w:vertAlign w:val="superscript"/>
            </w:rPr>
            <w:delText>nd</w:delText>
          </w:r>
          <w:r w:rsidDel="00595619">
            <w:delText xml:space="preserve">: When the user includes a repository to be monitored in a system </w:delText>
          </w:r>
          <w:r w:rsidR="00493019" w:rsidDel="00595619">
            <w:delText xml:space="preserve">that </w:delText>
          </w:r>
          <w:r w:rsidDel="00595619">
            <w:delText xml:space="preserve">already have </w:delText>
          </w:r>
          <w:r w:rsidR="00493019" w:rsidDel="00595619">
            <w:delText xml:space="preserve">registered </w:delText>
          </w:r>
          <w:r w:rsidDel="00595619">
            <w:delText>repositories;</w:delText>
          </w:r>
        </w:del>
      </w:moveFrom>
    </w:p>
    <w:p w14:paraId="1C69850A" w14:textId="07CED235" w:rsidR="00AB0025" w:rsidDel="00595619" w:rsidRDefault="00AB0025" w:rsidP="00D81735">
      <w:pPr>
        <w:pStyle w:val="bulletlist"/>
        <w:numPr>
          <w:ilvl w:val="0"/>
          <w:numId w:val="41"/>
        </w:numPr>
        <w:tabs>
          <w:tab w:val="clear" w:pos="648"/>
          <w:tab w:val="num" w:pos="567"/>
        </w:tabs>
        <w:ind w:left="567" w:hanging="279"/>
        <w:rPr>
          <w:del w:id="2157" w:author="Cristiano Cesario" w:date="2014-06-22T16:34:00Z"/>
        </w:rPr>
      </w:pPr>
      <w:moveFrom w:id="2158" w:author="Cristiano Cesario" w:date="2014-06-21T16:01:00Z">
        <w:del w:id="2159" w:author="Cristiano Cesario" w:date="2014-06-22T16:34:00Z">
          <w:r w:rsidDel="00595619">
            <w:delText>Commit History: When the user selects the command to show the commit history of a given repository;</w:delText>
          </w:r>
        </w:del>
      </w:moveFrom>
    </w:p>
    <w:p w14:paraId="63D62CF6" w14:textId="00B2A187" w:rsidR="00AB0025" w:rsidDel="00595619" w:rsidRDefault="00AB0025" w:rsidP="00D81735">
      <w:pPr>
        <w:pStyle w:val="bulletlist"/>
        <w:numPr>
          <w:ilvl w:val="0"/>
          <w:numId w:val="41"/>
        </w:numPr>
        <w:tabs>
          <w:tab w:val="clear" w:pos="648"/>
          <w:tab w:val="num" w:pos="567"/>
        </w:tabs>
        <w:ind w:left="567" w:hanging="279"/>
        <w:rPr>
          <w:del w:id="2160" w:author="Cristiano Cesario" w:date="2014-06-22T16:34:00Z"/>
        </w:rPr>
      </w:pPr>
      <w:moveFrom w:id="2161" w:author="Cristiano Cesario" w:date="2014-06-21T16:01:00Z">
        <w:del w:id="2162" w:author="Cristiano Cesario" w:date="2014-06-22T16:34:00Z">
          <w:r w:rsidDel="00595619">
            <w:delText>Topology: When the user selects the command to show the topology of repositories of a given system;</w:delText>
          </w:r>
        </w:del>
      </w:moveFrom>
    </w:p>
    <w:p w14:paraId="455ED1E1" w14:textId="6691D8BF" w:rsidR="00AB0025" w:rsidDel="00595619" w:rsidRDefault="00AB0025" w:rsidP="00D81735">
      <w:pPr>
        <w:pStyle w:val="bulletlist"/>
        <w:numPr>
          <w:ilvl w:val="0"/>
          <w:numId w:val="41"/>
        </w:numPr>
        <w:tabs>
          <w:tab w:val="clear" w:pos="648"/>
          <w:tab w:val="num" w:pos="567"/>
        </w:tabs>
        <w:ind w:left="567" w:hanging="279"/>
        <w:rPr>
          <w:del w:id="2163" w:author="Cristiano Cesario" w:date="2014-06-22T16:34:00Z"/>
        </w:rPr>
      </w:pPr>
      <w:moveFrom w:id="2164" w:author="Cristiano Cesario" w:date="2014-06-21T16:01:00Z">
        <w:del w:id="2165" w:author="Cristiano Cesario" w:date="2014-06-22T16:34:00Z">
          <w:r w:rsidDel="00595619">
            <w:delText xml:space="preserve">Check Branches: The </w:delText>
          </w:r>
          <w:commentRangeStart w:id="2166"/>
          <w:r w:rsidDel="00595619">
            <w:delText xml:space="preserve">monitor </w:delText>
          </w:r>
          <w:commentRangeEnd w:id="2166"/>
          <w:r w:rsidR="00493019" w:rsidDel="00595619">
            <w:rPr>
              <w:rStyle w:val="Refdecomentrio"/>
              <w:rFonts w:eastAsia="Times New Roman"/>
              <w:spacing w:val="0"/>
              <w:lang w:eastAsia="en-US"/>
            </w:rPr>
            <w:commentReference w:id="2166"/>
          </w:r>
          <w:r w:rsidDel="00595619">
            <w:delText>runs this process periodically to check all the monitored repositories, searching for ahead or behind commits;</w:delText>
          </w:r>
        </w:del>
      </w:moveFrom>
    </w:p>
    <w:p w14:paraId="5E7C70DC" w14:textId="6B342962" w:rsidR="00AB0025" w:rsidDel="00595619" w:rsidRDefault="00AB0025" w:rsidP="00D81735">
      <w:pPr>
        <w:pStyle w:val="bulletlist"/>
        <w:numPr>
          <w:ilvl w:val="0"/>
          <w:numId w:val="41"/>
        </w:numPr>
        <w:tabs>
          <w:tab w:val="clear" w:pos="648"/>
          <w:tab w:val="num" w:pos="567"/>
        </w:tabs>
        <w:ind w:left="567" w:hanging="279"/>
        <w:rPr>
          <w:del w:id="2167" w:author="Cristiano Cesario" w:date="2014-06-22T16:34:00Z"/>
        </w:rPr>
      </w:pPr>
      <w:moveFrom w:id="2168" w:author="Cristiano Cesario" w:date="2014-06-21T16:01:00Z">
        <w:del w:id="2169" w:author="Cristiano Cesario" w:date="2014-06-22T16:34:00Z">
          <w:r w:rsidDel="00595619">
            <w:delText xml:space="preserve">Update Topology: The monitor runs this process periodically to update the topology information in </w:delText>
          </w:r>
          <w:commentRangeStart w:id="2170"/>
          <w:r w:rsidDel="00595619">
            <w:delText>MongoDB</w:delText>
          </w:r>
          <w:commentRangeEnd w:id="2170"/>
          <w:r w:rsidR="001D3FA7" w:rsidDel="00595619">
            <w:rPr>
              <w:rStyle w:val="Refdecomentrio"/>
              <w:rFonts w:eastAsia="Times New Roman"/>
              <w:spacing w:val="0"/>
              <w:lang w:eastAsia="en-US"/>
            </w:rPr>
            <w:commentReference w:id="2170"/>
          </w:r>
          <w:r w:rsidDel="00595619">
            <w:delText>. It updates the existing repositories, their partners</w:delText>
          </w:r>
          <w:r w:rsidR="001D3FA7" w:rsidDel="00595619">
            <w:delText>,</w:delText>
          </w:r>
          <w:r w:rsidDel="00595619">
            <w:delText xml:space="preserve"> and the existing commits, marking in which repositories each commit is found.</w:delText>
          </w:r>
        </w:del>
      </w:moveFrom>
    </w:p>
    <w:commentRangeEnd w:id="2150"/>
    <w:p w14:paraId="7EE3F1AA" w14:textId="7B234324" w:rsidR="00327C1F" w:rsidDel="00595619" w:rsidRDefault="00575D29" w:rsidP="0032111C">
      <w:pPr>
        <w:pStyle w:val="Text"/>
        <w:rPr>
          <w:del w:id="2171" w:author="Cristiano Cesario" w:date="2014-06-22T16:34:00Z"/>
        </w:rPr>
      </w:pPr>
      <w:moveFrom w:id="2172" w:author="Cristiano Cesario" w:date="2014-06-21T16:01:00Z">
        <w:del w:id="2173" w:author="Cristiano Cesario" w:date="2014-06-22T16:34:00Z">
          <w:r w:rsidDel="00595619">
            <w:rPr>
              <w:rStyle w:val="Refdecomentrio"/>
            </w:rPr>
            <w:commentReference w:id="2150"/>
          </w:r>
        </w:del>
      </w:moveFrom>
      <w:commentRangeEnd w:id="2151"/>
      <w:del w:id="2174" w:author="Cristiano Cesario" w:date="2014-06-22T16:34:00Z">
        <w:r w:rsidR="00595619" w:rsidDel="00595619">
          <w:rPr>
            <w:rStyle w:val="Refdecomentrio"/>
          </w:rPr>
          <w:commentReference w:id="2151"/>
        </w:r>
      </w:del>
      <w:moveFrom w:id="2175" w:author="Cristiano Cesario" w:date="2014-06-21T16:01:00Z">
        <w:del w:id="2176" w:author="Cristiano Cesario" w:date="2014-06-22T16:34:00Z">
          <w:r w:rsidR="00327C1F" w:rsidDel="00595619">
            <w:fldChar w:fldCharType="begin"/>
          </w:r>
          <w:r w:rsidR="00327C1F" w:rsidDel="00595619">
            <w:delInstrText xml:space="preserve"> REF _Ref386820651 \h </w:delInstrText>
          </w:r>
        </w:del>
      </w:moveFrom>
      <w:del w:id="2177" w:author="Cristiano Cesario" w:date="2014-06-21T16:01:00Z"/>
      <w:moveFrom w:id="2178" w:author="Cristiano Cesario" w:date="2014-06-21T16:01:00Z">
        <w:del w:id="2179" w:author="Cristiano Cesario" w:date="2014-06-22T16:34:00Z">
          <w:r w:rsidR="00327C1F" w:rsidDel="00595619">
            <w:fldChar w:fldCharType="separate"/>
          </w:r>
          <w:r w:rsidR="009144C7" w:rsidDel="00595619">
            <w:delText xml:space="preserve">Table </w:delText>
          </w:r>
          <w:r w:rsidR="009144C7" w:rsidDel="00595619">
            <w:rPr>
              <w:noProof/>
            </w:rPr>
            <w:delText>V</w:delText>
          </w:r>
          <w:r w:rsidR="00327C1F" w:rsidDel="00595619">
            <w:fldChar w:fldCharType="end"/>
          </w:r>
          <w:r w:rsidR="00327C1F" w:rsidDel="00595619">
            <w:delText xml:space="preserve"> shows that, </w:delText>
          </w:r>
          <w:commentRangeStart w:id="2180"/>
          <w:r w:rsidR="00327C1F" w:rsidDel="00595619">
            <w:delText xml:space="preserve">despite of the other size </w:delText>
          </w:r>
          <w:r w:rsidR="001D3FA7" w:rsidDel="00595619">
            <w:delText>metrics</w:delText>
          </w:r>
          <w:r w:rsidR="00327C1F" w:rsidDel="00595619">
            <w:delText>, the number of commits in the repositories ma</w:delText>
          </w:r>
          <w:r w:rsidR="007B5ABE" w:rsidDel="00595619">
            <w:delText>de</w:delText>
          </w:r>
          <w:r w:rsidR="00327C1F" w:rsidDel="00595619">
            <w:delText xml:space="preserve"> the difference in the measurements</w:delText>
          </w:r>
          <w:commentRangeEnd w:id="2180"/>
          <w:r w:rsidR="001D3FA7" w:rsidDel="00595619">
            <w:rPr>
              <w:rStyle w:val="Refdecomentrio"/>
            </w:rPr>
            <w:commentReference w:id="2180"/>
          </w:r>
          <w:r w:rsidR="00327C1F" w:rsidDel="00595619">
            <w:delText>. We had longer operations in repositories that had more commits. The slowest operations were Insert 1</w:delText>
          </w:r>
          <w:r w:rsidR="00327C1F" w:rsidRPr="00327C1F" w:rsidDel="00595619">
            <w:rPr>
              <w:vertAlign w:val="superscript"/>
            </w:rPr>
            <w:delText>st</w:delText>
          </w:r>
          <w:r w:rsidR="00327C1F" w:rsidDel="00595619">
            <w:delText xml:space="preserve"> and Insert 2</w:delText>
          </w:r>
          <w:r w:rsidR="00327C1F" w:rsidRPr="00327C1F" w:rsidDel="00595619">
            <w:rPr>
              <w:vertAlign w:val="superscript"/>
            </w:rPr>
            <w:delText>nd</w:delText>
          </w:r>
          <w:r w:rsidR="00327C1F" w:rsidDel="00595619">
            <w:delText>, due to the amount of data sent over the internet to update the database.</w:delText>
          </w:r>
          <w:r w:rsidR="007B5ABE" w:rsidDel="00595619">
            <w:delText xml:space="preserve"> </w:delText>
          </w:r>
          <w:commentRangeStart w:id="2181"/>
          <w:r w:rsidR="007B5ABE" w:rsidDel="00595619">
            <w:delText>Among</w:delText>
          </w:r>
          <w:r w:rsidR="00026E08" w:rsidDel="00595619">
            <w:delText>st</w:delText>
          </w:r>
          <w:r w:rsidR="007B5ABE" w:rsidDel="00595619">
            <w:delText xml:space="preserve"> the foreground operations, the </w:delText>
          </w:r>
          <w:commentRangeStart w:id="2182"/>
          <w:r w:rsidR="007B5ABE" w:rsidDel="00595619">
            <w:delText xml:space="preserve">“Topology” </w:delText>
          </w:r>
          <w:commentRangeEnd w:id="2182"/>
          <w:r w:rsidR="00026E08" w:rsidDel="00595619">
            <w:rPr>
              <w:rStyle w:val="Refdecomentrio"/>
            </w:rPr>
            <w:commentReference w:id="2182"/>
          </w:r>
          <w:r w:rsidR="007B5ABE" w:rsidDel="00595619">
            <w:delText xml:space="preserve">operation, which shows </w:delText>
          </w:r>
          <w:r w:rsidR="00026E08" w:rsidDel="00595619">
            <w:delText xml:space="preserve">coarse grain </w:delText>
          </w:r>
          <w:r w:rsidR="007B5ABE" w:rsidDel="00595619">
            <w:delText xml:space="preserve">information, had a significant increase in its response time, but with lower values than the “Commit History” operation, which deals with much </w:delText>
          </w:r>
          <w:r w:rsidR="00026E08" w:rsidDel="00595619">
            <w:delText>finer grain</w:delText>
          </w:r>
          <w:r w:rsidR="007B5ABE" w:rsidDel="00595619">
            <w:delText xml:space="preserve"> data, showing information about each one of the commits in the topology. </w:delText>
          </w:r>
          <w:commentRangeEnd w:id="2181"/>
          <w:r w:rsidR="00026E08" w:rsidDel="00595619">
            <w:rPr>
              <w:rStyle w:val="Refdecomentrio"/>
            </w:rPr>
            <w:commentReference w:id="2181"/>
          </w:r>
          <w:r w:rsidR="007B5ABE" w:rsidDel="00595619">
            <w:delText xml:space="preserve">In fact, the application was not able to show the commit history for repositories with more than 6.4K commits, </w:delText>
          </w:r>
          <w:commentRangeStart w:id="2183"/>
          <w:r w:rsidR="007B5ABE" w:rsidDel="00595619">
            <w:delText>giving memory errors</w:delText>
          </w:r>
          <w:commentRangeEnd w:id="2183"/>
          <w:r w:rsidR="00E74870" w:rsidDel="00595619">
            <w:rPr>
              <w:rStyle w:val="Refdecomentrio"/>
            </w:rPr>
            <w:commentReference w:id="2183"/>
          </w:r>
          <w:r w:rsidR="007B5ABE" w:rsidDel="00595619">
            <w:delText>. As the commit graph has to be entirely in memory to be plotted, this is a scalability limitation of our approach.</w:delText>
          </w:r>
        </w:del>
      </w:moveFrom>
    </w:p>
    <w:moveFromRangeEnd w:id="2142"/>
    <w:p w14:paraId="4300024A" w14:textId="11DCEBFF" w:rsidR="00EA6CD0" w:rsidRPr="00EA6CD0" w:rsidDel="00061435" w:rsidRDefault="00EA6CD0" w:rsidP="00EA6CD0">
      <w:pPr>
        <w:pStyle w:val="Ttulo2"/>
        <w:rPr>
          <w:del w:id="2184" w:author="Cristiano Cesario" w:date="2014-06-22T08:24:00Z"/>
          <w:color w:val="FF0000"/>
        </w:rPr>
      </w:pPr>
      <w:del w:id="2185" w:author="Cristiano Cesario" w:date="2014-06-22T08:24:00Z">
        <w:r w:rsidRPr="00EA6CD0" w:rsidDel="00061435">
          <w:rPr>
            <w:color w:val="FF0000"/>
          </w:rPr>
          <w:delText>Qualitative Evaluation</w:delText>
        </w:r>
      </w:del>
    </w:p>
    <w:p w14:paraId="1F765245" w14:textId="635645F7" w:rsidR="00EA6CD0" w:rsidRPr="00EA6CD0" w:rsidDel="00061435" w:rsidRDefault="00EA6CD0" w:rsidP="00EA6CD0">
      <w:pPr>
        <w:pStyle w:val="Text"/>
        <w:rPr>
          <w:del w:id="2186" w:author="Cristiano Cesario" w:date="2014-06-22T08:24:00Z"/>
          <w:color w:val="FF0000"/>
        </w:rPr>
      </w:pPr>
      <w:del w:id="2187" w:author="Cristiano Cesario" w:date="2014-06-22T08:24:00Z">
        <w:r w:rsidRPr="00EA6CD0" w:rsidDel="00061435">
          <w:rPr>
            <w:color w:val="FF0000"/>
          </w:rPr>
          <w:delText>To be written</w:delText>
        </w:r>
      </w:del>
    </w:p>
    <w:p w14:paraId="4E4631F1" w14:textId="1EBB7B0C" w:rsidR="007B5ABE" w:rsidDel="00811F2C" w:rsidRDefault="007B5ABE" w:rsidP="007B5ABE">
      <w:pPr>
        <w:pStyle w:val="Ttulo1"/>
        <w:rPr>
          <w:del w:id="2188" w:author="Cristiano Cesario" w:date="2014-06-26T17:36:00Z"/>
        </w:rPr>
      </w:pPr>
      <w:bookmarkStart w:id="2189" w:name="_Ref386915569"/>
      <w:del w:id="2190" w:author="Cristiano Cesario" w:date="2014-06-26T17:36:00Z">
        <w:r w:rsidDel="00811F2C">
          <w:delText>Related Work</w:delText>
        </w:r>
        <w:bookmarkEnd w:id="2189"/>
      </w:del>
    </w:p>
    <w:p w14:paraId="66081BA7" w14:textId="4857C64C" w:rsidR="00EB3099" w:rsidDel="00696575" w:rsidRDefault="00EF51F4">
      <w:pPr>
        <w:pStyle w:val="Text"/>
        <w:rPr>
          <w:del w:id="2191" w:author="Cristiano Cesario" w:date="2014-06-22T09:23:00Z"/>
        </w:rPr>
      </w:pPr>
      <w:del w:id="2192" w:author="Cristiano Cesario" w:date="2014-06-26T17:36:00Z">
        <w:r w:rsidDel="00811F2C">
          <w:delText xml:space="preserve">According to </w:delText>
        </w:r>
        <w:r w:rsidDel="00811F2C">
          <w:fldChar w:fldCharType="begin"/>
        </w:r>
      </w:del>
      <w:del w:id="2193" w:author="Cristiano Cesario" w:date="2014-06-22T16:02:00Z">
        <w:r w:rsidDel="007071FA">
          <w:delInstrText xml:space="preserve"> ADDIN ZOTERO_ITEM CSL_CITATION {"citationID":"8vmtt49u7","properties":{"formattedCitation":"[25]","plainCitation":"[25]"},"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delInstrText>
        </w:r>
      </w:del>
      <w:del w:id="2194" w:author="Cristiano Cesario" w:date="2014-06-26T17:36:00Z">
        <w:r w:rsidDel="00811F2C">
          <w:fldChar w:fldCharType="separate"/>
        </w:r>
      </w:del>
      <w:del w:id="2195" w:author="Cristiano Cesario" w:date="2014-06-22T16:02:00Z">
        <w:r w:rsidR="006958C4" w:rsidRPr="007071FA" w:rsidDel="007071FA">
          <w:delText>[25]</w:delText>
        </w:r>
      </w:del>
      <w:del w:id="2196" w:author="Cristiano Cesario" w:date="2014-06-26T17:36:00Z">
        <w:r w:rsidDel="00811F2C">
          <w:fldChar w:fldCharType="end"/>
        </w:r>
        <w:r w:rsidDel="00811F2C">
          <w:delText xml:space="preserve"> software visualization can be separated into three aspects: structure, behavior</w:delText>
        </w:r>
        <w:r w:rsidR="005B3912" w:rsidDel="00811F2C">
          <w:delText>,</w:delText>
        </w:r>
        <w:r w:rsidDel="00811F2C">
          <w:delText xml:space="preserve"> and evolution. DyeVC </w:delText>
        </w:r>
        <w:r w:rsidR="0032111C" w:rsidDel="00811F2C">
          <w:delText xml:space="preserve">relates primarily with </w:delText>
        </w:r>
        <w:r w:rsidR="007D4B7D" w:rsidDel="00811F2C">
          <w:delText>the evolution aspect, more specifically with</w:delText>
        </w:r>
        <w:r w:rsidDel="00811F2C">
          <w:delText xml:space="preserve"> </w:delText>
        </w:r>
        <w:r w:rsidR="0032111C" w:rsidRPr="00F45860" w:rsidDel="00811F2C">
          <w:delText xml:space="preserve">studies that aim </w:delText>
        </w:r>
        <w:r w:rsidR="0032111C" w:rsidDel="00811F2C">
          <w:delText>at improving</w:delText>
        </w:r>
        <w:r w:rsidR="0032111C" w:rsidRPr="00F45860" w:rsidDel="00811F2C">
          <w:delText xml:space="preserve"> the </w:delText>
        </w:r>
        <w:r w:rsidR="00533A20" w:rsidDel="00811F2C">
          <w:delText>awareness</w:delText>
        </w:r>
        <w:r w:rsidR="00533A20" w:rsidRPr="00F45860" w:rsidDel="00811F2C">
          <w:delText xml:space="preserve"> </w:delText>
        </w:r>
        <w:r w:rsidR="0032111C" w:rsidRPr="00F45860" w:rsidDel="00811F2C">
          <w:delText>of developers that work with distributed software development.</w:delText>
        </w:r>
        <w:r w:rsidR="0032111C" w:rsidDel="00811F2C">
          <w:delText xml:space="preserve"> </w:delText>
        </w:r>
        <w:r w:rsidR="00190D3D" w:rsidDel="00811F2C">
          <w:delText xml:space="preserve"> Awareness is defined by </w:delText>
        </w:r>
        <w:r w:rsidR="00190D3D" w:rsidDel="00811F2C">
          <w:fldChar w:fldCharType="begin"/>
        </w:r>
      </w:del>
      <w:del w:id="2197" w:author="Cristiano Cesario" w:date="2014-06-22T16:02:00Z">
        <w:r w:rsidR="00190D3D" w:rsidDel="007071FA">
          <w:delInstrText xml:space="preserve"> ADDIN ZOTERO_ITEM CSL_CITATION {"citationID":"otsur43e6","properties":{"formattedCitation":"[26]","plainCitation":"[26]"},"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URL":"http://doi.acm.org.ez24.periodicos.capes.gov.br/10.1145/143457.143468","DOI":"10.1145/143457.143468","ISBN":"0-89791-542-9","author":[{"family":"Dourish","given":"Paul"},{"family":"Bellotti","given":"Victoria"}],"issued":{"date-parts":[["1992"]]},"accessed":{"date-parts":[["2014",3,5]]}}}],"schema":"https://github.com/citation-style-language/schema/raw/master/csl-citation.json"} </w:delInstrText>
        </w:r>
      </w:del>
      <w:del w:id="2198" w:author="Cristiano Cesario" w:date="2014-06-26T17:36:00Z">
        <w:r w:rsidR="00190D3D" w:rsidDel="00811F2C">
          <w:fldChar w:fldCharType="separate"/>
        </w:r>
      </w:del>
      <w:del w:id="2199" w:author="Cristiano Cesario" w:date="2014-06-22T16:02:00Z">
        <w:r w:rsidR="006958C4" w:rsidRPr="007071FA" w:rsidDel="007071FA">
          <w:delText>[26]</w:delText>
        </w:r>
      </w:del>
      <w:del w:id="2200" w:author="Cristiano Cesario" w:date="2014-06-26T17:36:00Z">
        <w:r w:rsidR="00190D3D" w:rsidDel="00811F2C">
          <w:fldChar w:fldCharType="end"/>
        </w:r>
        <w:r w:rsidR="00190D3D" w:rsidDel="00811F2C">
          <w:delText xml:space="preserve"> as “an understanding of the activities of others to provide a context for one’s own activities”. </w:delText>
        </w:r>
        <w:r w:rsidR="0032111C" w:rsidDel="00811F2C">
          <w:delText>A</w:delText>
        </w:r>
        <w:r w:rsidR="0032111C" w:rsidRPr="00F45860" w:rsidDel="00811F2C">
          <w:delText xml:space="preserve"> recent work by </w:delText>
        </w:r>
        <w:r w:rsidR="0032111C" w:rsidRPr="00F45860" w:rsidDel="00811F2C">
          <w:fldChar w:fldCharType="begin"/>
        </w:r>
      </w:del>
      <w:del w:id="2201" w:author="Cristiano Cesario" w:date="2014-06-22T16:02:00Z">
        <w:r w:rsidR="00190D3D" w:rsidDel="007071FA">
          <w:delInstrText xml:space="preserve"> ADDIN ZOTERO_ITEM CSL_CITATION {"citationID":"1gkoj4akbv","properties":{"formattedCitation":"[27]","plainCitation":"[27]"},"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delInstrText>
        </w:r>
      </w:del>
      <w:del w:id="2202" w:author="Cristiano Cesario" w:date="2014-06-26T17:36:00Z">
        <w:r w:rsidR="0032111C" w:rsidRPr="00F45860" w:rsidDel="00811F2C">
          <w:fldChar w:fldCharType="separate"/>
        </w:r>
      </w:del>
      <w:del w:id="2203" w:author="Cristiano Cesario" w:date="2014-06-22T16:02:00Z">
        <w:r w:rsidR="006958C4" w:rsidRPr="007071FA" w:rsidDel="007071FA">
          <w:delText>[27]</w:delText>
        </w:r>
      </w:del>
      <w:del w:id="2204" w:author="Cristiano Cesario" w:date="2014-06-26T17:36:00Z">
        <w:r w:rsidR="0032111C" w:rsidRPr="00F45860" w:rsidDel="00811F2C">
          <w:fldChar w:fldCharType="end"/>
        </w:r>
        <w:r w:rsidR="0032111C" w:rsidRPr="00F45860" w:rsidDel="00811F2C">
          <w:delText xml:space="preserve"> presents a systematic review of </w:delText>
        </w:r>
        <w:r w:rsidR="0032111C" w:rsidDel="00811F2C">
          <w:delText>such studies</w:delText>
        </w:r>
        <w:r w:rsidR="00EB3099" w:rsidDel="00811F2C">
          <w:delText xml:space="preserve"> and classify them according to</w:delText>
        </w:r>
        <w:r w:rsidR="0000130A" w:rsidDel="00811F2C">
          <w:delText xml:space="preserve"> the</w:delText>
        </w:r>
        <w:r w:rsidR="00EB3099" w:rsidDel="00811F2C">
          <w:delText xml:space="preserve"> </w:delText>
        </w:r>
      </w:del>
      <w:del w:id="2205" w:author="Cristiano Cesario" w:date="2014-06-24T17:03:00Z">
        <w:r w:rsidR="00EB3099" w:rsidRPr="00EB3099" w:rsidDel="00C87B25">
          <w:delText>Gutwin et al.</w:delText>
        </w:r>
      </w:del>
      <w:del w:id="2206" w:author="Cristiano Cesario" w:date="2014-06-26T17:36:00Z">
        <w:r w:rsidR="00EB3099" w:rsidRPr="00EB3099" w:rsidDel="00811F2C">
          <w:delText xml:space="preserve"> </w:delText>
        </w:r>
      </w:del>
      <w:del w:id="2207" w:author="Cristiano Cesario" w:date="2014-06-22T09:05:00Z">
        <w:r w:rsidR="00533A20" w:rsidDel="00A24CED">
          <w:fldChar w:fldCharType="begin"/>
        </w:r>
        <w:r w:rsidR="00533A20" w:rsidDel="00A24CED">
          <w:delInstrText xml:space="preserve"> ADDIN ZOTERO_ITEM CSL_CITATION {"citationID":"17qvmh81l0","properties":{"formattedCitation":"[28]","plainCitation":"[28]"},"citationItems":[{"id":2593,"uris":["http://zotero.org/users/892576/items/F6D3G24H"],"uri":["http://zotero.org/users/892576/items/F6D3G24H"],"itemData":{"id":2593,"type":"chapter","title":"Supporting group awareness in distributed software development","container-title":"Engineering Human Computer Interaction and Interactive Systems","collection-title":"Lecture Notes in Computer Science","publisher":"Springer Berlin Heidelberg","publisher-place":"Berlin, Heidelberg","volume":"3425","source":"CrossRef","event-place":"Berlin, Heidelberg","abstract":"Collaborative software development presents a variety of coordination and communication problems, particularly when teams are geographically distributed. One reason for these problems is the difficulty of staying aware of others – keeping track of information about who is working on the project, who is active, and what tasks people have been working on. Current software development environments do not show much information about people, and developers often must use text-based tools to determine what is happening in the group. We have built a system that assists distributed developers in maintaining awareness of others. ProjectWatcher observes fine-grained user edits and presents that information visually on a representation of a project’s artifacts. The system displays general awareness information and also provides a resource for more detailed questions about others’ activities.","URL":"http://link-springer-com.ez24.periodicos.capes.gov.br/chapter/10.1007/11431879_25","ISBN":"978-3-540-26097-4, 978-3-540-31961-0","editor":[{"family":"Bastide","given":"Rémi"},{"family":"Palanque","given":"Philippe"},{"family":"Roth","given":"Jörg"}],"author":[{"family":"Gutwin","given":"Carl"},{"family":"Schneider","given":"Kevin"},{"family":"Paquette","given":"David"},{"family":"Penner","given":"Reagan"}],"issued":{"date-parts":[["2005"]]},"accessed":{"date-parts":[["2014",5,3]]}}}],"schema":"https://github.com/citation-style-language/schema/raw/master/csl-citation.json"} </w:delInstrText>
        </w:r>
        <w:r w:rsidR="00533A20" w:rsidDel="00A24CED">
          <w:fldChar w:fldCharType="separate"/>
        </w:r>
        <w:r w:rsidR="00533A20" w:rsidRPr="006958C4" w:rsidDel="00A24CED">
          <w:delText>[28]</w:delText>
        </w:r>
        <w:r w:rsidR="00533A20" w:rsidDel="00A24CED">
          <w:fldChar w:fldCharType="end"/>
        </w:r>
        <w:r w:rsidR="00533A20" w:rsidDel="00A24CED">
          <w:delText xml:space="preserve"> </w:delText>
        </w:r>
      </w:del>
      <w:del w:id="2208" w:author="Cristiano Cesario" w:date="2014-06-22T09:10:00Z">
        <w:r w:rsidR="00EB3099" w:rsidRPr="00EB3099" w:rsidDel="00A24CED">
          <w:delText xml:space="preserve">Awareness Framework </w:delText>
        </w:r>
      </w:del>
      <w:del w:id="2209" w:author="Cristiano Cesario" w:date="2014-06-22T09:14:00Z">
        <w:r w:rsidR="00EB3099" w:rsidRPr="00EB3099" w:rsidDel="00A24CED">
          <w:delText>elements</w:delText>
        </w:r>
      </w:del>
      <w:del w:id="2210" w:author="Cristiano Cesario" w:date="2014-06-26T17:36:00Z">
        <w:r w:rsidR="00EB3099" w:rsidDel="00811F2C">
          <w:delText>.</w:delText>
        </w:r>
        <w:r w:rsidR="0032111C" w:rsidDel="00811F2C">
          <w:delText xml:space="preserve"> </w:delText>
        </w:r>
        <w:r w:rsidR="00EB3099" w:rsidDel="00811F2C">
          <w:delText xml:space="preserve">The classification is not exclusive, </w:delText>
        </w:r>
        <w:r w:rsidR="0000130A" w:rsidDel="00811F2C">
          <w:delText>i.e.,</w:delText>
        </w:r>
        <w:r w:rsidR="00EB3099" w:rsidDel="00811F2C">
          <w:delText xml:space="preserve"> a given tool can </w:delText>
        </w:r>
      </w:del>
      <w:del w:id="2211" w:author="Cristiano Cesario" w:date="2014-06-22T09:15:00Z">
        <w:r w:rsidR="00BE197F" w:rsidDel="00F40382">
          <w:delText>be</w:delText>
        </w:r>
      </w:del>
      <w:del w:id="2212" w:author="Cristiano Cesario" w:date="2014-06-26T17:36:00Z">
        <w:r w:rsidR="00BE197F" w:rsidDel="00811F2C">
          <w:delText xml:space="preserve"> </w:delText>
        </w:r>
      </w:del>
      <w:del w:id="2213" w:author="Cristiano Cesario" w:date="2014-06-22T09:15:00Z">
        <w:r w:rsidR="00BE197F" w:rsidDel="00F40382">
          <w:delText xml:space="preserve">classified according to </w:delText>
        </w:r>
        <w:r w:rsidR="00EB3099" w:rsidDel="00F40382">
          <w:delText xml:space="preserve">several </w:delText>
        </w:r>
      </w:del>
      <w:commentRangeStart w:id="2214"/>
      <w:del w:id="2215" w:author="Cristiano Cesario" w:date="2014-06-26T17:36:00Z">
        <w:r w:rsidR="00EB3099" w:rsidDel="00811F2C">
          <w:delText xml:space="preserve">elements </w:delText>
        </w:r>
        <w:commentRangeEnd w:id="2214"/>
        <w:r w:rsidR="00BE197F" w:rsidDel="00811F2C">
          <w:rPr>
            <w:rStyle w:val="Refdecomentrio"/>
          </w:rPr>
          <w:commentReference w:id="2214"/>
        </w:r>
        <w:r w:rsidR="00EB3099" w:rsidDel="00811F2C">
          <w:delText xml:space="preserve">of </w:delText>
        </w:r>
      </w:del>
      <w:del w:id="2216" w:author="Cristiano Cesario" w:date="2014-06-22T09:11:00Z">
        <w:r w:rsidR="00EB3099" w:rsidDel="00A24CED">
          <w:delText xml:space="preserve">the </w:delText>
        </w:r>
      </w:del>
      <w:del w:id="2217" w:author="Cristiano Cesario" w:date="2014-06-22T09:15:00Z">
        <w:r w:rsidR="00EB3099" w:rsidDel="00F40382">
          <w:delText>Awareness Framework</w:delText>
        </w:r>
      </w:del>
      <w:del w:id="2218" w:author="Cristiano Cesario" w:date="2014-06-26T17:36:00Z">
        <w:r w:rsidR="00EB3099" w:rsidDel="00811F2C">
          <w:delText>.</w:delText>
        </w:r>
        <w:r w:rsidR="0032111C" w:rsidDel="00811F2C">
          <w:delText xml:space="preserve"> </w:delText>
        </w:r>
        <w:r w:rsidR="0000130A" w:rsidDel="00811F2C">
          <w:delText>Following</w:delText>
        </w:r>
      </w:del>
      <w:del w:id="2219" w:author="Cristiano Cesario" w:date="2014-06-24T17:06:00Z">
        <w:r w:rsidR="0000130A" w:rsidDel="00C87B25">
          <w:delText xml:space="preserve"> this </w:delText>
        </w:r>
      </w:del>
      <w:del w:id="2220" w:author="Cristiano Cesario" w:date="2014-06-22T09:15:00Z">
        <w:r w:rsidR="0000130A" w:rsidDel="00F40382">
          <w:delText>framework</w:delText>
        </w:r>
      </w:del>
      <w:del w:id="2221" w:author="Cristiano Cesario" w:date="2014-06-26T17:36:00Z">
        <w:r w:rsidR="0000130A" w:rsidDel="00811F2C">
          <w:delText xml:space="preserve">, </w:delText>
        </w:r>
        <w:r w:rsidR="00EB3099" w:rsidDel="00811F2C">
          <w:delText xml:space="preserve">DyeVC can be classified as a Workspace Awareness </w:delText>
        </w:r>
      </w:del>
      <w:del w:id="2222" w:author="Cristiano Cesario" w:date="2014-06-24T17:10:00Z">
        <w:r w:rsidR="00EB3099" w:rsidDel="00C87B25">
          <w:delText>tool</w:delText>
        </w:r>
      </w:del>
      <w:del w:id="2223" w:author="Cristiano Cesario" w:date="2014-06-22T09:20:00Z">
        <w:r w:rsidR="00EB3099" w:rsidDel="00696575">
          <w:delText>,</w:delText>
        </w:r>
      </w:del>
      <w:del w:id="2224" w:author="Cristiano Cesario" w:date="2014-06-22T09:24:00Z">
        <w:r w:rsidR="00EB3099" w:rsidDel="00696575">
          <w:delText xml:space="preserve"> </w:delText>
        </w:r>
      </w:del>
      <w:del w:id="2225" w:author="Cristiano Cesario" w:date="2014-06-22T09:23:00Z">
        <w:r w:rsidR="00EB3099" w:rsidDel="00696575">
          <w:delText xml:space="preserve">presenting the following awareness elements: </w:delText>
        </w:r>
      </w:del>
    </w:p>
    <w:p w14:paraId="76A2F785" w14:textId="0DCB4CE6" w:rsidR="00EB3099" w:rsidDel="00696575" w:rsidRDefault="00BE7C32">
      <w:pPr>
        <w:pStyle w:val="Text"/>
        <w:rPr>
          <w:del w:id="2226" w:author="Cristiano Cesario" w:date="2014-06-22T09:23:00Z"/>
        </w:rPr>
        <w:pPrChange w:id="2227" w:author="Cristiano Cesario" w:date="2014-06-24T17:19:00Z">
          <w:pPr>
            <w:pStyle w:val="bulletlist"/>
            <w:numPr>
              <w:numId w:val="41"/>
            </w:numPr>
            <w:tabs>
              <w:tab w:val="clear" w:pos="648"/>
              <w:tab w:val="num" w:pos="567"/>
            </w:tabs>
            <w:ind w:left="567" w:hanging="279"/>
          </w:pPr>
        </w:pPrChange>
      </w:pPr>
      <w:commentRangeStart w:id="2228"/>
      <w:del w:id="2229" w:author="Cristiano Cesario" w:date="2014-06-22T09:19:00Z">
        <w:r w:rsidDel="00696575">
          <w:delText>a</w:delText>
        </w:r>
      </w:del>
      <w:del w:id="2230" w:author="Cristiano Cesario" w:date="2014-06-22T09:23:00Z">
        <w:r w:rsidDel="00696575">
          <w:delText>nd which repositories interact one with another</w:delText>
        </w:r>
        <w:commentRangeEnd w:id="2228"/>
        <w:r w:rsidR="009B6F8D" w:rsidRPr="0043665D" w:rsidDel="00696575">
          <w:rPr>
            <w:rPrChange w:id="2231" w:author="Cristiano Cesario" w:date="2014-06-24T12:00:00Z">
              <w:rPr>
                <w:rStyle w:val="Refdecomentrio"/>
              </w:rPr>
            </w:rPrChange>
          </w:rPr>
          <w:commentReference w:id="2228"/>
        </w:r>
        <w:r w:rsidDel="00696575">
          <w:delText>;</w:delText>
        </w:r>
      </w:del>
    </w:p>
    <w:p w14:paraId="5F1E1E8D" w14:textId="6A6548F5" w:rsidR="00BE7C32" w:rsidRPr="003A1DD3" w:rsidDel="0043665D" w:rsidRDefault="00BE7C32">
      <w:pPr>
        <w:pStyle w:val="Text"/>
        <w:rPr>
          <w:del w:id="2232" w:author="Cristiano Cesario" w:date="2014-06-24T12:01:00Z"/>
        </w:rPr>
        <w:pPrChange w:id="2233" w:author="Cristiano Cesario" w:date="2014-06-24T17:19:00Z">
          <w:pPr>
            <w:pStyle w:val="bulletlist"/>
            <w:numPr>
              <w:numId w:val="41"/>
            </w:numPr>
            <w:tabs>
              <w:tab w:val="clear" w:pos="648"/>
              <w:tab w:val="num" w:pos="567"/>
            </w:tabs>
            <w:ind w:left="567" w:hanging="279"/>
          </w:pPr>
        </w:pPrChange>
      </w:pPr>
      <w:commentRangeStart w:id="2234"/>
      <w:del w:id="2235" w:author="Cristiano Cesario" w:date="2014-06-24T12:01:00Z">
        <w:r w:rsidDel="0043665D">
          <w:delText>Loc</w:delText>
        </w:r>
      </w:del>
      <w:ins w:id="2236" w:author="Cristiano Cesario" w:date="2014-06-24T17:28:00Z">
        <w:r w:rsidR="0019330A">
          <w:t>In order to find related work, we</w:t>
        </w:r>
      </w:ins>
      <w:ins w:id="2237" w:author="Cristiano Cesario" w:date="2014-06-24T17:29:00Z">
        <w:r w:rsidR="0019330A">
          <w:t xml:space="preserve"> s</w:t>
        </w:r>
      </w:ins>
      <w:ins w:id="2238" w:author="Cristiano Cesario" w:date="2014-06-24T17:25:00Z">
        <w:r w:rsidR="0019330A">
          <w:t>tarted with</w:t>
        </w:r>
      </w:ins>
      <w:ins w:id="2239" w:author="Cristiano Cesario" w:date="2014-06-24T17:20:00Z">
        <w:r w:rsidR="0019330A" w:rsidRPr="009648DE">
          <w:t xml:space="preserve"> </w:t>
        </w:r>
      </w:ins>
      <w:ins w:id="2240" w:author="Cristiano Cesario" w:date="2014-06-24T17:22:00Z">
        <w:r w:rsidR="0019330A" w:rsidRPr="0019330A">
          <w:rPr>
            <w:rPrChange w:id="2241" w:author="Cristiano Cesario" w:date="2014-06-24T17:23:00Z">
              <w:rPr>
                <w:lang w:val="pt-BR"/>
              </w:rPr>
            </w:rPrChange>
          </w:rPr>
          <w:t>the referenced papers</w:t>
        </w:r>
      </w:ins>
      <w:ins w:id="2242" w:author="Cristiano Cesario" w:date="2014-06-24T17:26:00Z">
        <w:r w:rsidR="0019330A">
          <w:t xml:space="preserve"> </w:t>
        </w:r>
      </w:ins>
      <w:ins w:id="2243" w:author="Cristiano Cesario" w:date="2014-06-24T17:29:00Z">
        <w:r w:rsidR="0019330A">
          <w:t xml:space="preserve">analyzed by </w:t>
        </w:r>
        <w:r w:rsidR="009648DE">
          <w:fldChar w:fldCharType="begin"/>
        </w:r>
        <w:r w:rsidR="009648DE">
          <w:instrText xml:space="preserve"> ADDIN ZOTERO_ITEM CSL_CITATION {"citationID":"14ud4rpes6","properties":{"formattedCitation":"[28]","plainCitation":"[28]"},"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ins>
      <w:r w:rsidR="009648DE">
        <w:fldChar w:fldCharType="separate"/>
      </w:r>
      <w:ins w:id="2244" w:author="Cristiano Cesario" w:date="2014-06-24T17:29:00Z">
        <w:r w:rsidR="009648DE" w:rsidRPr="009648DE">
          <w:t>[28]</w:t>
        </w:r>
        <w:r w:rsidR="009648DE">
          <w:fldChar w:fldCharType="end"/>
        </w:r>
      </w:ins>
      <w:ins w:id="2245" w:author="Cristiano Cesario" w:date="2014-06-24T17:30:00Z">
        <w:r w:rsidR="009648DE">
          <w:t xml:space="preserve"> </w:t>
        </w:r>
      </w:ins>
      <w:ins w:id="2246" w:author="Cristiano Cesario" w:date="2014-06-24T17:26:00Z">
        <w:r w:rsidR="0019330A">
          <w:t xml:space="preserve">and </w:t>
        </w:r>
      </w:ins>
      <w:ins w:id="2247" w:author="Cristiano Cesario" w:date="2014-06-24T17:27:00Z">
        <w:r w:rsidR="0019330A">
          <w:t>used the snowball technique, looking at these papers’ citations and at papers that cited them. W</w:t>
        </w:r>
      </w:ins>
      <w:ins w:id="2248" w:author="Cristiano Cesario" w:date="2014-06-24T17:28:00Z">
        <w:r w:rsidR="0019330A">
          <w:t>e also</w:t>
        </w:r>
      </w:ins>
      <w:ins w:id="2249" w:author="Cristiano Cesario" w:date="2014-06-24T17:27:00Z">
        <w:r w:rsidR="0019330A">
          <w:t xml:space="preserve"> </w:t>
        </w:r>
      </w:ins>
      <w:ins w:id="2250" w:author="Cristiano Cesario" w:date="2014-06-24T17:28:00Z">
        <w:r w:rsidR="0019330A">
          <w:t>searched at</w:t>
        </w:r>
      </w:ins>
      <w:ins w:id="2251" w:author="Cristiano Cesario" w:date="2014-06-24T17:22:00Z">
        <w:r w:rsidR="0019330A" w:rsidRPr="0019330A">
          <w:rPr>
            <w:rPrChange w:id="2252" w:author="Cristiano Cesario" w:date="2014-06-24T17:23:00Z">
              <w:rPr>
                <w:lang w:val="pt-BR"/>
              </w:rPr>
            </w:rPrChange>
          </w:rPr>
          <w:t xml:space="preserve"> the main academic digital libraries</w:t>
        </w:r>
        <w:r w:rsidR="0019330A" w:rsidRPr="009648DE">
          <w:t xml:space="preserve"> (ACM, IEEE</w:t>
        </w:r>
        <w:r w:rsidR="00FA3230">
          <w:t xml:space="preserve">, </w:t>
        </w:r>
        <w:proofErr w:type="spellStart"/>
        <w:r w:rsidR="00FA3230">
          <w:t>SpringerLink</w:t>
        </w:r>
        <w:proofErr w:type="spellEnd"/>
        <w:r w:rsidR="00FA3230">
          <w:t xml:space="preserve"> e </w:t>
        </w:r>
        <w:proofErr w:type="spellStart"/>
        <w:r w:rsidR="00FA3230">
          <w:t>ScienceDirect</w:t>
        </w:r>
        <w:proofErr w:type="spellEnd"/>
        <w:r w:rsidR="00FA3230">
          <w:t>)</w:t>
        </w:r>
        <w:r w:rsidR="0019330A" w:rsidRPr="009648DE">
          <w:t xml:space="preserve"> </w:t>
        </w:r>
      </w:ins>
      <w:ins w:id="2253" w:author="Cristiano Cesario" w:date="2014-06-24T17:23:00Z">
        <w:r w:rsidR="0019330A" w:rsidRPr="0019330A">
          <w:rPr>
            <w:rPrChange w:id="2254" w:author="Cristiano Cesario" w:date="2014-06-24T17:23:00Z">
              <w:rPr>
                <w:lang w:val="pt-BR"/>
              </w:rPr>
            </w:rPrChange>
          </w:rPr>
          <w:t>and at the industry</w:t>
        </w:r>
        <w:r w:rsidR="0019330A">
          <w:t xml:space="preserve">, using the keywords </w:t>
        </w:r>
      </w:ins>
      <w:ins w:id="2255" w:author="Cristiano Cesario" w:date="2014-06-24T17:24:00Z">
        <w:r w:rsidR="0019330A">
          <w:t>“revision</w:t>
        </w:r>
      </w:ins>
      <w:ins w:id="2256" w:author="Cristiano Cesario" w:date="2014-06-24T17:22:00Z">
        <w:r w:rsidR="0019330A" w:rsidRPr="009648DE">
          <w:t>”, “</w:t>
        </w:r>
        <w:proofErr w:type="spellStart"/>
        <w:r w:rsidR="0019330A" w:rsidRPr="009648DE">
          <w:t>souce</w:t>
        </w:r>
        <w:proofErr w:type="spellEnd"/>
        <w:r w:rsidR="0019330A" w:rsidRPr="009648DE">
          <w:t xml:space="preserve"> code”, “software configuration”, </w:t>
        </w:r>
      </w:ins>
      <w:ins w:id="2257" w:author="Cristiano Cesario" w:date="2014-06-24T17:38:00Z">
        <w:r w:rsidR="00AF059E">
          <w:t xml:space="preserve">“source control”, </w:t>
        </w:r>
      </w:ins>
      <w:ins w:id="2258" w:author="Cristiano Cesario" w:date="2014-06-24T17:22:00Z">
        <w:r w:rsidR="0019330A" w:rsidRPr="009648DE">
          <w:t>“version control”, “application” and</w:t>
        </w:r>
        <w:r w:rsidR="0019330A" w:rsidRPr="003A1DD3">
          <w:t xml:space="preserve"> “system”, </w:t>
        </w:r>
      </w:ins>
      <w:ins w:id="2259" w:author="Cristiano Cesario" w:date="2014-06-24T17:25:00Z">
        <w:r w:rsidR="0019330A">
          <w:t>combined with</w:t>
        </w:r>
      </w:ins>
      <w:ins w:id="2260" w:author="Cristiano Cesario" w:date="2014-06-24T17:22:00Z">
        <w:r w:rsidR="0019330A" w:rsidRPr="009648DE">
          <w:t xml:space="preserve"> “awareness”.</w:t>
        </w:r>
      </w:ins>
      <w:ins w:id="2261" w:author="Cristiano Cesario" w:date="2014-06-24T17:37:00Z">
        <w:r w:rsidR="00AF059E">
          <w:t xml:space="preserve"> We filtered the results </w:t>
        </w:r>
      </w:ins>
      <w:ins w:id="2262" w:author="Cristiano Cesario" w:date="2014-06-24T20:12:00Z">
        <w:r w:rsidR="00FA03A6">
          <w:t xml:space="preserve">found </w:t>
        </w:r>
      </w:ins>
      <w:ins w:id="2263" w:author="Cristiano Cesario" w:date="2014-06-24T17:37:00Z">
        <w:r w:rsidR="00AF059E">
          <w:t xml:space="preserve">to get only studies that used </w:t>
        </w:r>
      </w:ins>
      <w:ins w:id="2264" w:author="Cristiano Cesario" w:date="2014-06-24T17:38:00Z">
        <w:r w:rsidR="00AF059E">
          <w:t>any</w:t>
        </w:r>
      </w:ins>
      <w:ins w:id="2265" w:author="Cristiano Cesario" w:date="2014-06-24T17:37:00Z">
        <w:r w:rsidR="00AF059E">
          <w:t xml:space="preserve"> </w:t>
        </w:r>
      </w:ins>
      <w:ins w:id="2266" w:author="Cristiano Cesario" w:date="2014-06-24T17:38:00Z">
        <w:r w:rsidR="00AF059E">
          <w:t>VCS.</w:t>
        </w:r>
      </w:ins>
      <w:ins w:id="2267" w:author="Cristiano Cesario" w:date="2014-06-24T20:15:00Z">
        <w:r w:rsidR="00FA03A6">
          <w:t xml:space="preserve"> The resulting studies were </w:t>
        </w:r>
      </w:ins>
      <w:ins w:id="2268" w:author="Cristiano Cesario" w:date="2014-06-24T20:26:00Z">
        <w:r w:rsidR="003A1DD3">
          <w:t>divided</w:t>
        </w:r>
      </w:ins>
      <w:ins w:id="2269" w:author="Cristiano Cesario" w:date="2014-06-24T20:15:00Z">
        <w:r w:rsidR="00FA03A6">
          <w:t xml:space="preserve"> into three </w:t>
        </w:r>
      </w:ins>
      <w:ins w:id="2270" w:author="Cristiano Cesario" w:date="2014-06-24T20:26:00Z">
        <w:r w:rsidR="003A1DD3">
          <w:t>groups</w:t>
        </w:r>
      </w:ins>
      <w:ins w:id="2271" w:author="Cristiano Cesario" w:date="2014-06-24T20:15:00Z">
        <w:r w:rsidR="008F44FC">
          <w:t xml:space="preserve">. </w:t>
        </w:r>
      </w:ins>
      <w:ins w:id="2272" w:author="Cristiano Cesario" w:date="2014-06-24T20:38:00Z">
        <w:r w:rsidR="008F44FC">
          <w:t>The first group includes tools</w:t>
        </w:r>
        <w:r w:rsidR="008F44FC" w:rsidRPr="00342FBC">
          <w:t xml:space="preserve"> that </w:t>
        </w:r>
        <w:commentRangeStart w:id="2273"/>
        <w:r w:rsidR="008F44FC" w:rsidRPr="00342FBC">
          <w:t>notify commit activities</w:t>
        </w:r>
        <w:commentRangeEnd w:id="2273"/>
        <w:r w:rsidR="008F44FC">
          <w:rPr>
            <w:rStyle w:val="Refdecomentrio"/>
          </w:rPr>
          <w:commentReference w:id="2273"/>
        </w:r>
        <w:r w:rsidR="008F44FC">
          <w:t>. The second group comprises of a</w:t>
        </w:r>
        <w:r w:rsidR="008F44FC" w:rsidRPr="007964AC">
          <w:t>pproaches</w:t>
        </w:r>
        <w:r w:rsidR="008F44FC">
          <w:t xml:space="preserve"> that</w:t>
        </w:r>
        <w:r w:rsidR="008F44FC" w:rsidRPr="003A1DD3">
          <w:t xml:space="preserve"> </w:t>
        </w:r>
        <w:r w:rsidR="008F44FC" w:rsidRPr="007964AC">
          <w:t>not</w:t>
        </w:r>
        <w:r w:rsidR="008F44FC" w:rsidRPr="007964AC">
          <w:rPr>
            <w:rFonts w:cs="Times"/>
            <w:szCs w:val="24"/>
          </w:rPr>
          <w:t xml:space="preserve"> only give the developer awareness of concurrent changes, but also inform </w:t>
        </w:r>
        <w:r w:rsidR="008F44FC">
          <w:rPr>
            <w:rFonts w:cs="Times"/>
            <w:szCs w:val="24"/>
          </w:rPr>
          <w:t xml:space="preserve">them </w:t>
        </w:r>
        <w:r w:rsidR="008F44FC" w:rsidRPr="007964AC">
          <w:rPr>
            <w:rFonts w:cs="Times"/>
            <w:szCs w:val="24"/>
          </w:rPr>
          <w:t>if conflicts were detected</w:t>
        </w:r>
        <w:r w:rsidR="008F44FC">
          <w:t xml:space="preserve">. Finally, </w:t>
        </w:r>
        <w:r w:rsidR="008F44FC">
          <w:rPr>
            <w:rFonts w:ascii="TimesNewRomanPSMT" w:hAnsi="TimesNewRomanPSMT" w:cs="TimesNewRomanPSMT"/>
          </w:rPr>
          <w:t xml:space="preserve">the third group includes approaches </w:t>
        </w:r>
      </w:ins>
      <w:ins w:id="2274" w:author="Cristiano Cesario" w:date="2014-06-24T20:39:00Z">
        <w:r w:rsidR="008F44FC">
          <w:rPr>
            <w:rFonts w:ascii="TimesNewRomanPSMT" w:hAnsi="TimesNewRomanPSMT" w:cs="TimesNewRomanPSMT"/>
          </w:rPr>
          <w:t>that visualize</w:t>
        </w:r>
      </w:ins>
      <w:ins w:id="2275" w:author="Cristiano Cesario" w:date="2014-06-24T20:38:00Z">
        <w:r w:rsidR="008F44FC">
          <w:rPr>
            <w:rFonts w:ascii="TimesNewRomanPSMT" w:hAnsi="TimesNewRomanPSMT" w:cs="TimesNewRomanPSMT"/>
          </w:rPr>
          <w:t xml:space="preserve"> </w:t>
        </w:r>
        <w:commentRangeStart w:id="2276"/>
        <w:r w:rsidR="008F44FC">
          <w:rPr>
            <w:rFonts w:ascii="TimesNewRomanPSMT" w:hAnsi="TimesNewRomanPSMT" w:cs="TimesNewRomanPSMT"/>
          </w:rPr>
          <w:t>repository information in a linear way</w:t>
        </w:r>
        <w:commentRangeEnd w:id="2276"/>
        <w:r w:rsidR="008F44FC">
          <w:rPr>
            <w:rStyle w:val="Refdecomentrio"/>
          </w:rPr>
          <w:commentReference w:id="2276"/>
        </w:r>
        <w:r w:rsidR="008F44FC">
          <w:rPr>
            <w:rFonts w:ascii="TimesNewRomanPSMT" w:hAnsi="TimesNewRomanPSMT" w:cs="TimesNewRomanPSMT"/>
          </w:rPr>
          <w:t>.</w:t>
        </w:r>
      </w:ins>
      <w:del w:id="2277" w:author="Cristiano Cesario" w:date="2014-06-24T12:02:00Z">
        <w:r w:rsidRPr="009648DE" w:rsidDel="0043665D">
          <w:delText>ation:</w:delText>
        </w:r>
      </w:del>
      <w:del w:id="2278" w:author="Cristiano Cesario" w:date="2014-06-24T12:01:00Z">
        <w:r w:rsidRPr="003A1DD3" w:rsidDel="0043665D">
          <w:delText xml:space="preserve"> DyeVC associates a hostname with commits and repositories;</w:delText>
        </w:r>
      </w:del>
    </w:p>
    <w:p w14:paraId="02CA2556" w14:textId="6D08370E" w:rsidR="00BE7C32" w:rsidRPr="003A1DD3" w:rsidDel="0043665D" w:rsidRDefault="00BE7C32">
      <w:pPr>
        <w:pStyle w:val="Text"/>
        <w:rPr>
          <w:del w:id="2279" w:author="Cristiano Cesario" w:date="2014-06-24T12:01:00Z"/>
        </w:rPr>
        <w:pPrChange w:id="2280" w:author="Cristiano Cesario" w:date="2014-06-24T17:19:00Z">
          <w:pPr>
            <w:pStyle w:val="bulletlist"/>
            <w:numPr>
              <w:numId w:val="41"/>
            </w:numPr>
            <w:tabs>
              <w:tab w:val="clear" w:pos="648"/>
              <w:tab w:val="num" w:pos="567"/>
            </w:tabs>
            <w:ind w:left="567" w:hanging="279"/>
          </w:pPr>
        </w:pPrChange>
      </w:pPr>
      <w:del w:id="2281" w:author="Cristiano Cesario" w:date="2014-06-24T12:01:00Z">
        <w:r w:rsidRPr="003A1DD3" w:rsidDel="0043665D">
          <w:delText>Actions: DyeVC shows a commit history that identifies the person responsible for that commit and the actions executed, at the file level;</w:delText>
        </w:r>
      </w:del>
    </w:p>
    <w:p w14:paraId="08538188" w14:textId="5D75C4CF" w:rsidR="00BE7C32" w:rsidRPr="000D6266" w:rsidDel="0043665D" w:rsidRDefault="00BE7C32">
      <w:pPr>
        <w:pStyle w:val="Text"/>
        <w:rPr>
          <w:del w:id="2282" w:author="Cristiano Cesario" w:date="2014-06-24T12:01:00Z"/>
        </w:rPr>
        <w:pPrChange w:id="2283" w:author="Cristiano Cesario" w:date="2014-06-24T17:19:00Z">
          <w:pPr>
            <w:pStyle w:val="bulletlist"/>
            <w:numPr>
              <w:numId w:val="41"/>
            </w:numPr>
            <w:tabs>
              <w:tab w:val="clear" w:pos="648"/>
              <w:tab w:val="num" w:pos="567"/>
            </w:tabs>
            <w:ind w:left="567" w:hanging="279"/>
          </w:pPr>
        </w:pPrChange>
      </w:pPr>
      <w:del w:id="2284" w:author="Cristiano Cesario" w:date="2014-06-24T12:01:00Z">
        <w:r w:rsidRPr="000D6266" w:rsidDel="0043665D">
          <w:delText xml:space="preserve">Extents: DyeVC identifies in the commit history the commits that one has, those that can be obtained and those that are not accessible. </w:delText>
        </w:r>
      </w:del>
    </w:p>
    <w:p w14:paraId="3F81F813" w14:textId="5E7A9841" w:rsidR="00BE7C32" w:rsidRPr="0019330A" w:rsidRDefault="00BE7C32">
      <w:pPr>
        <w:pStyle w:val="Text"/>
        <w:rPr>
          <w:rPrChange w:id="2285" w:author="Cristiano Cesario" w:date="2014-06-24T17:28:00Z">
            <w:rPr/>
          </w:rPrChange>
        </w:rPr>
        <w:pPrChange w:id="2286" w:author="Cristiano Cesario" w:date="2014-06-24T17:19:00Z">
          <w:pPr>
            <w:pStyle w:val="bulletlist"/>
            <w:numPr>
              <w:numId w:val="41"/>
            </w:numPr>
            <w:tabs>
              <w:tab w:val="clear" w:pos="648"/>
              <w:tab w:val="num" w:pos="567"/>
            </w:tabs>
            <w:ind w:left="567" w:hanging="279"/>
          </w:pPr>
        </w:pPrChange>
      </w:pPr>
      <w:del w:id="2287" w:author="Cristiano Cesario" w:date="2014-06-24T12:01:00Z">
        <w:r w:rsidRPr="000D6266" w:rsidDel="0043665D">
          <w:delText>Sphere of Influence: In the topology view, DyeVC identifies which repositories are accessible from a given one, and allows seeing who can push / pull code to / from other repos</w:delText>
        </w:r>
        <w:r w:rsidRPr="0019330A" w:rsidDel="0043665D">
          <w:rPr>
            <w:rPrChange w:id="2288" w:author="Cristiano Cesario" w:date="2014-06-24T17:28:00Z">
              <w:rPr/>
            </w:rPrChange>
          </w:rPr>
          <w:delText>itories</w:delText>
        </w:r>
      </w:del>
      <w:del w:id="2289" w:author="Cristiano Cesario" w:date="2014-06-24T12:02:00Z">
        <w:r w:rsidRPr="0019330A" w:rsidDel="0043665D">
          <w:rPr>
            <w:rPrChange w:id="2290" w:author="Cristiano Cesario" w:date="2014-06-24T17:28:00Z">
              <w:rPr/>
            </w:rPrChange>
          </w:rPr>
          <w:delText>.</w:delText>
        </w:r>
      </w:del>
    </w:p>
    <w:commentRangeEnd w:id="2234"/>
    <w:p w14:paraId="03C4B8D3" w14:textId="089FD9C0" w:rsidR="0032111C" w:rsidRPr="00EA6CD0" w:rsidRDefault="009B6F8D" w:rsidP="0032111C">
      <w:pPr>
        <w:pStyle w:val="Text"/>
        <w:rPr>
          <w:color w:val="FF0000"/>
        </w:rPr>
      </w:pPr>
      <w:r>
        <w:rPr>
          <w:rStyle w:val="Refdecomentrio"/>
        </w:rPr>
        <w:commentReference w:id="2234"/>
      </w:r>
      <w:del w:id="2291" w:author="Cristiano Cesario" w:date="2014-06-24T20:20:00Z">
        <w:r w:rsidR="0000130A" w:rsidDel="00FA03A6">
          <w:delText xml:space="preserve">A number of tools were </w:delText>
        </w:r>
      </w:del>
      <w:del w:id="2292" w:author="Cristiano Cesario" w:date="2014-06-24T17:40:00Z">
        <w:r w:rsidR="0000130A" w:rsidDel="001B393A">
          <w:delText xml:space="preserve">developed </w:delText>
        </w:r>
      </w:del>
      <w:del w:id="2293" w:author="Cristiano Cesario" w:date="2014-06-24T20:20:00Z">
        <w:r w:rsidR="0000130A" w:rsidDel="00FA03A6">
          <w:delText xml:space="preserve">to provide awareness </w:delText>
        </w:r>
        <w:r w:rsidR="00232B27" w:rsidDel="00FA03A6">
          <w:delText>over</w:delText>
        </w:r>
        <w:r w:rsidR="00232B27" w:rsidRPr="00342FBC" w:rsidDel="00FA03A6">
          <w:delText xml:space="preserve"> </w:delText>
        </w:r>
        <w:r w:rsidR="0000130A" w:rsidRPr="00342FBC" w:rsidDel="00FA03A6">
          <w:delText>version control systems. Among</w:delText>
        </w:r>
        <w:r w:rsidR="00232B27" w:rsidDel="00FA03A6">
          <w:delText>st</w:delText>
        </w:r>
        <w:r w:rsidR="0000130A" w:rsidRPr="00342FBC" w:rsidDel="00FA03A6">
          <w:delText xml:space="preserve"> the</w:delText>
        </w:r>
      </w:del>
      <w:del w:id="2294" w:author="Cristiano Cesario" w:date="2014-06-24T20:38:00Z">
        <w:r w:rsidR="0000130A" w:rsidRPr="00342FBC" w:rsidDel="008F44FC">
          <w:delText xml:space="preserve"> </w:delText>
        </w:r>
      </w:del>
      <w:del w:id="2295" w:author="Cristiano Cesario" w:date="2014-06-24T20:20:00Z">
        <w:r w:rsidR="0000130A" w:rsidRPr="00342FBC" w:rsidDel="00FA03A6">
          <w:delText xml:space="preserve">ones </w:delText>
        </w:r>
      </w:del>
      <w:del w:id="2296" w:author="Cristiano Cesario" w:date="2014-06-24T20:38:00Z">
        <w:r w:rsidR="0000130A" w:rsidRPr="00342FBC" w:rsidDel="008F44FC">
          <w:delText xml:space="preserve">that </w:delText>
        </w:r>
        <w:commentRangeStart w:id="2297"/>
        <w:r w:rsidR="0000130A" w:rsidRPr="00342FBC" w:rsidDel="008F44FC">
          <w:delText>notify commit activities</w:delText>
        </w:r>
        <w:commentRangeEnd w:id="2297"/>
        <w:r w:rsidR="00232B27" w:rsidDel="008F44FC">
          <w:rPr>
            <w:rStyle w:val="Refdecomentrio"/>
          </w:rPr>
          <w:commentReference w:id="2297"/>
        </w:r>
      </w:del>
      <w:ins w:id="2298" w:author="Cristiano Cesario" w:date="2014-06-24T20:39:00Z">
        <w:r w:rsidR="008F44FC">
          <w:t>The first group</w:t>
        </w:r>
      </w:ins>
      <w:del w:id="2299" w:author="Cristiano Cesario" w:date="2014-06-24T20:39:00Z">
        <w:r w:rsidR="0000130A" w:rsidRPr="00342FBC" w:rsidDel="008F44FC">
          <w:delText>,</w:delText>
        </w:r>
      </w:del>
      <w:r w:rsidR="0000130A" w:rsidRPr="00342FBC">
        <w:t xml:space="preserve"> </w:t>
      </w:r>
      <w:ins w:id="2300" w:author="Cristiano Cesario" w:date="2014-06-24T20:39:00Z">
        <w:r w:rsidR="008F44FC">
          <w:t xml:space="preserve">contains tools </w:t>
        </w:r>
      </w:ins>
      <w:commentRangeStart w:id="2301"/>
      <w:del w:id="2302" w:author="Cristiano Cesario" w:date="2014-06-24T20:21:00Z">
        <w:r w:rsidR="0000130A" w:rsidRPr="00342FBC" w:rsidDel="00FA03A6">
          <w:delText>w</w:delText>
        </w:r>
      </w:del>
      <w:ins w:id="2303" w:author="Cristiano Cesario" w:date="2014-06-24T20:21:00Z">
        <w:r w:rsidR="00FA03A6">
          <w:t>s</w:t>
        </w:r>
      </w:ins>
      <w:ins w:id="2304" w:author="Cristiano Cesario" w:date="2014-06-24T20:20:00Z">
        <w:r w:rsidR="00FA03A6">
          <w:t>uch</w:t>
        </w:r>
      </w:ins>
      <w:ins w:id="2305" w:author="Cristiano Cesario" w:date="2014-06-24T20:21:00Z">
        <w:r w:rsidR="00FA03A6">
          <w:t xml:space="preserve"> as</w:t>
        </w:r>
      </w:ins>
      <w:del w:id="2306" w:author="Cristiano Cesario" w:date="2014-06-24T20:21:00Z">
        <w:r w:rsidR="0000130A" w:rsidRPr="00342FBC" w:rsidDel="00FA03A6">
          <w:delText>e have</w:delText>
        </w:r>
      </w:del>
      <w:r w:rsidR="0032111C" w:rsidRPr="00342FBC">
        <w:t xml:space="preserve"> </w:t>
      </w:r>
      <w:commentRangeEnd w:id="2301"/>
      <w:r w:rsidR="00232B27">
        <w:rPr>
          <w:rStyle w:val="Refdecomentrio"/>
        </w:rPr>
        <w:commentReference w:id="2301"/>
      </w:r>
      <w:r w:rsidR="0032111C" w:rsidRPr="00342FBC">
        <w:rPr>
          <w:i/>
        </w:rPr>
        <w:t xml:space="preserve">SVN </w:t>
      </w:r>
      <w:proofErr w:type="spellStart"/>
      <w:r w:rsidR="0032111C" w:rsidRPr="00342FBC">
        <w:rPr>
          <w:i/>
        </w:rPr>
        <w:t>Notifier</w:t>
      </w:r>
      <w:proofErr w:type="spellEnd"/>
      <w:r w:rsidR="0032111C" w:rsidRPr="00342FBC">
        <w:rPr>
          <w:rStyle w:val="Refdenotaderodap"/>
        </w:rPr>
        <w:footnoteReference w:id="19"/>
      </w:r>
      <w:r w:rsidR="0032111C" w:rsidRPr="00342FBC">
        <w:t xml:space="preserve">, </w:t>
      </w:r>
      <w:r w:rsidR="0032111C" w:rsidRPr="00342FBC">
        <w:rPr>
          <w:i/>
        </w:rPr>
        <w:t xml:space="preserve">SCM </w:t>
      </w:r>
      <w:proofErr w:type="spellStart"/>
      <w:r w:rsidR="0032111C" w:rsidRPr="00342FBC">
        <w:rPr>
          <w:i/>
        </w:rPr>
        <w:t>Notifier</w:t>
      </w:r>
      <w:proofErr w:type="spellEnd"/>
      <w:r w:rsidR="0032111C" w:rsidRPr="00342FBC">
        <w:rPr>
          <w:rStyle w:val="Refdenotaderodap"/>
        </w:rPr>
        <w:footnoteReference w:id="20"/>
      </w:r>
      <w:r w:rsidR="0032111C" w:rsidRPr="00342FBC">
        <w:t xml:space="preserve">, </w:t>
      </w:r>
      <w:r w:rsidR="0032111C" w:rsidRPr="00342FBC">
        <w:rPr>
          <w:i/>
        </w:rPr>
        <w:t>Commit Monitor</w:t>
      </w:r>
      <w:r w:rsidR="0032111C" w:rsidRPr="00342FBC">
        <w:rPr>
          <w:rStyle w:val="Refdenotaderodap"/>
        </w:rPr>
        <w:footnoteReference w:id="21"/>
      </w:r>
      <w:r w:rsidR="0032111C" w:rsidRPr="00342FBC">
        <w:t xml:space="preserve">, </w:t>
      </w:r>
      <w:r w:rsidR="0032111C" w:rsidRPr="00342FBC">
        <w:rPr>
          <w:i/>
        </w:rPr>
        <w:t>SVN Radar</w:t>
      </w:r>
      <w:r w:rsidR="0032111C" w:rsidRPr="00342FBC">
        <w:rPr>
          <w:rStyle w:val="Refdenotaderodap"/>
        </w:rPr>
        <w:footnoteReference w:id="22"/>
      </w:r>
      <w:r w:rsidR="00232B27">
        <w:t>,</w:t>
      </w:r>
      <w:r w:rsidR="0032111C" w:rsidRPr="00342FBC">
        <w:t xml:space="preserve"> </w:t>
      </w:r>
      <w:del w:id="2307" w:author="Cristiano Cesario" w:date="2014-06-24T20:23:00Z">
        <w:r w:rsidR="0032111C" w:rsidRPr="00342FBC" w:rsidDel="003A1DD3">
          <w:delText xml:space="preserve">and </w:delText>
        </w:r>
      </w:del>
      <w:r w:rsidR="0032111C" w:rsidRPr="00342FBC">
        <w:rPr>
          <w:i/>
        </w:rPr>
        <w:t>Hg Commit Monitor</w:t>
      </w:r>
      <w:r w:rsidR="0032111C" w:rsidRPr="00342FBC">
        <w:rPr>
          <w:rStyle w:val="Refdenotaderodap"/>
        </w:rPr>
        <w:footnoteReference w:id="23"/>
      </w:r>
      <w:ins w:id="2308" w:author="Cristiano Cesario" w:date="2014-06-24T20:23:00Z">
        <w:r w:rsidR="003A1DD3">
          <w:rPr>
            <w:i/>
          </w:rPr>
          <w:t xml:space="preserve"> </w:t>
        </w:r>
        <w:r w:rsidR="003A1DD3">
          <w:t>and Elvin</w:t>
        </w:r>
      </w:ins>
      <w:ins w:id="2309" w:author="Cristiano Cesario" w:date="2014-06-24T20:24:00Z">
        <w:r w:rsidR="003A1DD3">
          <w:t xml:space="preserve"> </w:t>
        </w:r>
      </w:ins>
      <w:ins w:id="2310" w:author="Cristiano Cesario" w:date="2014-06-24T20:23:00Z">
        <w:r w:rsidR="003A1DD3">
          <w:fldChar w:fldCharType="begin"/>
        </w:r>
        <w:r w:rsidR="003A1DD3">
          <w:instrText xml:space="preserve"> ADDIN ZOTERO_ITEM CSL_CITATION {"citationID":"2ieupbh9l5","properties":{"formattedCitation":"[31]","plainCitation":"[31]"},"citationItems":[{"id":2536,"uris":["http://zotero.org/users/892576/items/2VBQH2CD"],"uri":["http://zotero.org/users/892576/items/2VBQH2CD"],"itemData":{"id":2536,"type":"paper-conference","title":"CVS Integration with Notification and Chat: Lightweight Software Team Collaboration","container-title":"Proceedings of the 2006 20th Anniversary Conference on Computer Supported Cooperative Work","collection-title":"CSCW '06","publisher":"ACM","publisher-place":"New York, NY, USA","page":"49–58","source":"ACM Digital Library","event-place":"New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generally.","URL":"http://doi.acm.org.ez24.periodicos.capes.gov.br/10.1145/1180875.1180884","DOI":"10.1145/1180875.1180884","ISBN":"1-59593-249-6","shortTitle":"CVS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ins>
      <w:r w:rsidR="003A1DD3">
        <w:fldChar w:fldCharType="separate"/>
      </w:r>
      <w:ins w:id="2311" w:author="Cristiano Cesario" w:date="2014-06-24T20:23:00Z">
        <w:r w:rsidR="003A1DD3" w:rsidRPr="003A1DD3">
          <w:t>[31]</w:t>
        </w:r>
        <w:r w:rsidR="003A1DD3">
          <w:fldChar w:fldCharType="end"/>
        </w:r>
      </w:ins>
      <w:r w:rsidR="0000130A" w:rsidRPr="00342FBC">
        <w:rPr>
          <w:i/>
        </w:rPr>
        <w:t>.</w:t>
      </w:r>
      <w:r w:rsidR="0000130A" w:rsidRPr="00342FBC">
        <w:t xml:space="preserve"> All of them</w:t>
      </w:r>
      <w:r w:rsidR="0032111C" w:rsidRPr="00342FBC">
        <w:t xml:space="preserve"> focus on avoiding conflicts by increasing the developer’</w:t>
      </w:r>
      <w:r w:rsidR="0000130A" w:rsidRPr="00342FBC">
        <w:t xml:space="preserve">s perception of concurrent work. </w:t>
      </w:r>
      <w:r w:rsidR="00342FBC" w:rsidRPr="00342FBC">
        <w:t>In addition</w:t>
      </w:r>
      <w:r w:rsidR="0000130A" w:rsidRPr="00342FBC">
        <w:t xml:space="preserve">, </w:t>
      </w:r>
      <w:r w:rsidR="00342FBC" w:rsidRPr="00342FBC">
        <w:t xml:space="preserve">they </w:t>
      </w:r>
      <w:r w:rsidR="001515F5" w:rsidRPr="00342FBC">
        <w:t xml:space="preserve">are </w:t>
      </w:r>
      <w:r w:rsidR="00342FBC" w:rsidRPr="00342FBC">
        <w:t xml:space="preserve">generally simple tools </w:t>
      </w:r>
      <w:r w:rsidR="00795841">
        <w:t xml:space="preserve">without </w:t>
      </w:r>
      <w:r w:rsidR="0000130A" w:rsidRPr="00342FBC">
        <w:t>extensive research or published work</w:t>
      </w:r>
      <w:ins w:id="2312" w:author="Cristiano Cesario" w:date="2014-06-24T20:24:00Z">
        <w:r w:rsidR="003A1DD3">
          <w:t xml:space="preserve"> (except for </w:t>
        </w:r>
        <w:r w:rsidR="003A1DD3">
          <w:fldChar w:fldCharType="begin"/>
        </w:r>
      </w:ins>
      <w:ins w:id="2313" w:author="Cristiano Cesario" w:date="2014-06-26T17:50:00Z">
        <w:r w:rsidR="000D6266">
          <w:instrText xml:space="preserve"> ADDIN ZOTERO_ITEM CSL_CITATION {"citationID":"KA1ngYTo","properties":{"formattedCitation":"[31]","plainCitation":"[31]"},"citationItems":[{"id":2536,"uris":["http://zotero.org/users/892576/items/2VBQH2CD"],"uri":["http://zotero.org/users/892576/items/2VBQH2CD"],"itemData":{"id":2536,"type":"paper-conference","title":"CVS Integration with Notification and Chat: Lightweight Software Team Collaboration","container-title":"Proceedings of the 2006 20th Anniversary Conference on Computer Supported Cooperative Work","collection-title":"CSCW '06","publisher":"ACM","publisher-place":"New York, NY, USA","page":"49–58","source":"ACM Digital Library","event-place":"New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generally.","URL":"http://doi.acm.org.ez24.periodicos.capes.gov.br/10.1145/1180875.1180884","DOI":"10.1145/1180875.1180884","ISBN":"1-59593-249-6","shortTitle":"CVS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ins>
      <w:ins w:id="2314" w:author="Cristiano Cesario" w:date="2014-06-24T20:24:00Z">
        <w:r w:rsidR="003A1DD3">
          <w:fldChar w:fldCharType="separate"/>
        </w:r>
        <w:r w:rsidR="003A1DD3" w:rsidRPr="003A1DD3">
          <w:t>[31]</w:t>
        </w:r>
        <w:r w:rsidR="003A1DD3">
          <w:fldChar w:fldCharType="end"/>
        </w:r>
        <w:r w:rsidR="003A1DD3">
          <w:t>)</w:t>
        </w:r>
      </w:ins>
      <w:r w:rsidR="00795841">
        <w:t>. T</w:t>
      </w:r>
      <w:r w:rsidR="00342FBC" w:rsidRPr="00342FBC">
        <w:t xml:space="preserve">hey </w:t>
      </w:r>
      <w:r w:rsidR="0032111C" w:rsidRPr="00342FBC">
        <w:t>fail to identify related repositories and do not provide information in different levels of details, such as status, branches, and commits. DyeVC provides these different levels of details, as shown in Section</w:t>
      </w:r>
      <w:r w:rsidR="001A3336" w:rsidRPr="00342FBC">
        <w:t xml:space="preserve"> </w:t>
      </w:r>
      <w:r w:rsidR="001A3336" w:rsidRPr="00342FBC">
        <w:fldChar w:fldCharType="begin"/>
      </w:r>
      <w:r w:rsidR="001A3336" w:rsidRPr="00342FBC">
        <w:instrText xml:space="preserve"> REF _Ref384931870 \r \h </w:instrText>
      </w:r>
      <w:r w:rsidR="001A3336" w:rsidRPr="00342FBC">
        <w:fldChar w:fldCharType="separate"/>
      </w:r>
      <w:r w:rsidR="00C56A5A">
        <w:t>III.B</w:t>
      </w:r>
      <w:r w:rsidR="001A3336" w:rsidRPr="00342FBC">
        <w:fldChar w:fldCharType="end"/>
      </w:r>
      <w:r w:rsidR="0032111C" w:rsidRPr="00342FBC">
        <w:t>.</w:t>
      </w:r>
    </w:p>
    <w:p w14:paraId="44263C2C" w14:textId="49A60874" w:rsidR="0032111C" w:rsidDel="008F44FC" w:rsidRDefault="008F44FC">
      <w:pPr>
        <w:pStyle w:val="Text"/>
        <w:rPr>
          <w:del w:id="2315" w:author="Cristiano Cesario" w:date="2014-06-24T20:36:00Z"/>
        </w:rPr>
      </w:pPr>
      <w:ins w:id="2316" w:author="Cristiano Cesario" w:date="2014-06-24T20:40:00Z">
        <w:r>
          <w:t>The second group</w:t>
        </w:r>
      </w:ins>
      <w:del w:id="2317" w:author="Cristiano Cesario" w:date="2014-06-24T20:27:00Z">
        <w:r w:rsidR="00795841" w:rsidDel="003A1DD3">
          <w:delText xml:space="preserve">Other </w:delText>
        </w:r>
      </w:del>
      <w:del w:id="2318" w:author="Cristiano Cesario" w:date="2014-06-24T20:38:00Z">
        <w:r w:rsidR="00795841" w:rsidDel="008F44FC">
          <w:delText>a</w:delText>
        </w:r>
        <w:r w:rsidR="0032111C" w:rsidRPr="007964AC" w:rsidDel="008F44FC">
          <w:delText>pproaches</w:delText>
        </w:r>
      </w:del>
      <w:del w:id="2319" w:author="Cristiano Cesario" w:date="2014-06-24T20:40:00Z">
        <w:r w:rsidR="00795841" w:rsidDel="008F44FC">
          <w:delText>,</w:delText>
        </w:r>
      </w:del>
      <w:ins w:id="2320" w:author="Cristiano Cesario" w:date="2014-06-24T20:40:00Z">
        <w:r>
          <w:t xml:space="preserve"> includes tools</w:t>
        </w:r>
      </w:ins>
      <w:r w:rsidR="00795841" w:rsidRPr="00795841">
        <w:t xml:space="preserve"> </w:t>
      </w:r>
      <w:r w:rsidR="00795841" w:rsidRPr="007964AC">
        <w:t xml:space="preserve">such as </w:t>
      </w:r>
      <w:del w:id="2321" w:author="Cristiano Cesario" w:date="2014-06-24T20:27:00Z">
        <w:r w:rsidR="00795841" w:rsidRPr="007964AC" w:rsidDel="003A1DD3">
          <w:rPr>
            <w:rFonts w:cs="Times"/>
            <w:i/>
          </w:rPr>
          <w:delText>Polvo</w:delText>
        </w:r>
        <w:r w:rsidR="00795841" w:rsidRPr="007964AC" w:rsidDel="003A1DD3">
          <w:rPr>
            <w:rFonts w:cs="Times"/>
          </w:rPr>
          <w:delText xml:space="preserve"> </w:delText>
        </w:r>
        <w:r w:rsidR="00795841" w:rsidRPr="007964AC" w:rsidDel="003A1DD3">
          <w:rPr>
            <w:rFonts w:cs="Times"/>
          </w:rPr>
          <w:fldChar w:fldCharType="begin"/>
        </w:r>
        <w:r w:rsidR="00795841" w:rsidRPr="007964AC" w:rsidDel="003A1DD3">
          <w:rPr>
            <w:rFonts w:cs="Times"/>
          </w:rPr>
          <w:delInstrText xml:space="preserve"> ADDIN ZOTERO_ITEM CSL_CITATION {"citationID":"18q60p5s53","properties":{"formattedCitation":"[22]","plainCitation":"[22]"},"citationItems":[{"id":1038,"uris":["http://zotero.org/users/892576/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effort.","DOI":"10.1109/SBES.2012.16","author":[{"family":"Santos","given":"R."},{"family":"Murta","given":"L.G.P."}],"issued":{"date-parts":[["2012"]]}}}],"schema":"https://github.com/citation-style-language/schema/raw/master/csl-citation.json"} </w:delInstrText>
        </w:r>
        <w:r w:rsidR="00795841" w:rsidRPr="007964AC" w:rsidDel="003A1DD3">
          <w:rPr>
            <w:rFonts w:cs="Times"/>
          </w:rPr>
          <w:fldChar w:fldCharType="separate"/>
        </w:r>
        <w:r w:rsidR="00795841" w:rsidRPr="006958C4" w:rsidDel="003A1DD3">
          <w:delText>[22]</w:delText>
        </w:r>
        <w:r w:rsidR="00795841" w:rsidRPr="007964AC" w:rsidDel="003A1DD3">
          <w:rPr>
            <w:rFonts w:cs="Times"/>
          </w:rPr>
          <w:fldChar w:fldCharType="end"/>
        </w:r>
        <w:r w:rsidR="00795841" w:rsidRPr="007964AC" w:rsidDel="003A1DD3">
          <w:delText xml:space="preserve"> </w:delText>
        </w:r>
      </w:del>
      <w:proofErr w:type="spellStart"/>
      <w:r w:rsidR="00795841" w:rsidRPr="007964AC">
        <w:rPr>
          <w:i/>
        </w:rPr>
        <w:t>P</w:t>
      </w:r>
      <w:r w:rsidR="00795841" w:rsidRPr="007964AC">
        <w:rPr>
          <w:rFonts w:cs="Times"/>
          <w:i/>
        </w:rPr>
        <w:t>alantir</w:t>
      </w:r>
      <w:proofErr w:type="spellEnd"/>
      <w:r w:rsidR="00795841" w:rsidRPr="007964AC">
        <w:rPr>
          <w:rFonts w:cs="Times"/>
        </w:rPr>
        <w:t xml:space="preserve">, </w:t>
      </w:r>
      <w:r w:rsidR="00795841" w:rsidRPr="007964AC">
        <w:rPr>
          <w:rFonts w:cs="Times"/>
        </w:rPr>
        <w:fldChar w:fldCharType="begin"/>
      </w:r>
      <w:r w:rsidR="00795841" w:rsidRPr="007964AC">
        <w:rPr>
          <w:rFonts w:cs="Times"/>
        </w:rPr>
        <w:instrText xml:space="preserve"> ADDIN ZOTERO_ITEM CSL_CITATION {"citationID":"d8Gegwi7","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795841" w:rsidRPr="007964AC">
        <w:rPr>
          <w:rFonts w:cs="Times"/>
        </w:rPr>
        <w:fldChar w:fldCharType="separate"/>
      </w:r>
      <w:r w:rsidR="00795841" w:rsidRPr="006958C4">
        <w:t>[17]</w:t>
      </w:r>
      <w:r w:rsidR="00795841" w:rsidRPr="007964AC">
        <w:rPr>
          <w:rFonts w:cs="Times"/>
        </w:rPr>
        <w:fldChar w:fldCharType="end"/>
      </w:r>
      <w:r w:rsidR="00795841" w:rsidRPr="007964AC">
        <w:rPr>
          <w:rFonts w:cs="Times"/>
        </w:rPr>
        <w:t xml:space="preserve">, </w:t>
      </w:r>
      <w:proofErr w:type="spellStart"/>
      <w:r w:rsidR="00795841" w:rsidRPr="007964AC">
        <w:rPr>
          <w:rFonts w:cs="Times"/>
          <w:i/>
        </w:rPr>
        <w:t>CollabVS</w:t>
      </w:r>
      <w:proofErr w:type="spellEnd"/>
      <w:r w:rsidR="00795841" w:rsidRPr="007964AC">
        <w:rPr>
          <w:rFonts w:cs="Times"/>
        </w:rPr>
        <w:t xml:space="preserve"> </w:t>
      </w:r>
      <w:r w:rsidR="00795841" w:rsidRPr="007964AC">
        <w:rPr>
          <w:rFonts w:cs="Times"/>
        </w:rPr>
        <w:fldChar w:fldCharType="begin"/>
      </w:r>
      <w:r w:rsidR="00795841" w:rsidRPr="007964AC">
        <w:rPr>
          <w:rFonts w:cs="Times"/>
        </w:rPr>
        <w:instrText xml:space="preserve"> ADDIN ZOTERO_ITEM CSL_CITATION {"citationID":"ggrCD5SK","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795841" w:rsidRPr="007964AC">
        <w:rPr>
          <w:rFonts w:cs="Times"/>
        </w:rPr>
        <w:fldChar w:fldCharType="separate"/>
      </w:r>
      <w:r w:rsidR="00795841" w:rsidRPr="006958C4">
        <w:t>[19]</w:t>
      </w:r>
      <w:r w:rsidR="00795841" w:rsidRPr="007964AC">
        <w:rPr>
          <w:rFonts w:cs="Times"/>
        </w:rPr>
        <w:fldChar w:fldCharType="end"/>
      </w:r>
      <w:r w:rsidR="00795841" w:rsidRPr="007964AC">
        <w:rPr>
          <w:rFonts w:cs="Times"/>
        </w:rPr>
        <w:t xml:space="preserve">, </w:t>
      </w:r>
      <w:r w:rsidR="00795841" w:rsidRPr="007964AC">
        <w:rPr>
          <w:i/>
        </w:rPr>
        <w:t>Crystal</w:t>
      </w:r>
      <w:r w:rsidR="00795841" w:rsidRPr="007964AC">
        <w:t xml:space="preserve"> </w:t>
      </w:r>
      <w:r w:rsidR="00795841" w:rsidRPr="007964AC">
        <w:fldChar w:fldCharType="begin"/>
      </w:r>
      <w:r w:rsidR="00795841" w:rsidRPr="007964AC">
        <w:instrText xml:space="preserve"> ADDIN ZOTERO_ITEM CSL_CITATION {"citationID":"132pf55mct","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795841" w:rsidRPr="007964AC">
        <w:fldChar w:fldCharType="separate"/>
      </w:r>
      <w:r w:rsidR="00795841" w:rsidRPr="006958C4">
        <w:t>[15]</w:t>
      </w:r>
      <w:r w:rsidR="00795841" w:rsidRPr="007964AC">
        <w:fldChar w:fldCharType="end"/>
      </w:r>
      <w:r w:rsidR="00795841" w:rsidRPr="007964AC">
        <w:t xml:space="preserve">, </w:t>
      </w:r>
      <w:r w:rsidR="00795841" w:rsidRPr="007964AC">
        <w:rPr>
          <w:rFonts w:cs="Times"/>
          <w:i/>
        </w:rPr>
        <w:t>Safe-Commit</w:t>
      </w:r>
      <w:r w:rsidR="00795841" w:rsidRPr="007964AC">
        <w:rPr>
          <w:rFonts w:cs="Times"/>
        </w:rPr>
        <w:t xml:space="preserve"> </w:t>
      </w:r>
      <w:r w:rsidR="00795841" w:rsidRPr="007964AC">
        <w:rPr>
          <w:rFonts w:cs="Times"/>
        </w:rPr>
        <w:fldChar w:fldCharType="begin"/>
      </w:r>
      <w:r w:rsidR="00795841" w:rsidRPr="007964AC">
        <w:rPr>
          <w:rFonts w:cs="Times"/>
        </w:rPr>
        <w:instrText xml:space="preserve"> ADDIN ZOTERO_ITEM CSL_CITATION {"citationID":"OPJPfVNq","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00795841" w:rsidRPr="007964AC">
        <w:rPr>
          <w:rFonts w:cs="Times"/>
        </w:rPr>
        <w:fldChar w:fldCharType="separate"/>
      </w:r>
      <w:r w:rsidR="00795841" w:rsidRPr="006958C4">
        <w:t>[20]</w:t>
      </w:r>
      <w:r w:rsidR="00795841" w:rsidRPr="007964AC">
        <w:rPr>
          <w:rFonts w:cs="Times"/>
        </w:rPr>
        <w:fldChar w:fldCharType="end"/>
      </w:r>
      <w:r w:rsidR="00795841" w:rsidRPr="007964AC">
        <w:rPr>
          <w:rFonts w:cs="Times"/>
        </w:rPr>
        <w:t xml:space="preserve">, </w:t>
      </w:r>
      <w:r w:rsidR="00795841" w:rsidRPr="007964AC">
        <w:rPr>
          <w:i/>
        </w:rPr>
        <w:t>Lighthouse</w:t>
      </w:r>
      <w:r w:rsidR="00795841" w:rsidRPr="007964AC">
        <w:t xml:space="preserve"> </w:t>
      </w:r>
      <w:r w:rsidR="00795841" w:rsidRPr="007964AC">
        <w:rPr>
          <w:rFonts w:cs="Times"/>
        </w:rPr>
        <w:fldChar w:fldCharType="begin"/>
      </w:r>
      <w:r w:rsidR="00795841" w:rsidRPr="007964AC">
        <w:rPr>
          <w:rFonts w:cs="Times"/>
        </w:rPr>
        <w:instrText xml:space="preserve"> ADDIN ZOTERO_ITEM CSL_CITATION {"citationID":"f7Fo2rOO","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795841" w:rsidRPr="007964AC">
        <w:rPr>
          <w:rFonts w:cs="Times"/>
        </w:rPr>
        <w:fldChar w:fldCharType="separate"/>
      </w:r>
      <w:r w:rsidR="00795841" w:rsidRPr="006958C4">
        <w:t>[14]</w:t>
      </w:r>
      <w:r w:rsidR="00795841" w:rsidRPr="007964AC">
        <w:rPr>
          <w:rFonts w:cs="Times"/>
        </w:rPr>
        <w:fldChar w:fldCharType="end"/>
      </w:r>
      <w:r w:rsidR="00795841" w:rsidRPr="007964AC">
        <w:rPr>
          <w:rFonts w:cs="Times"/>
        </w:rPr>
        <w:t>,</w:t>
      </w:r>
      <w:r w:rsidR="00795841" w:rsidRPr="007964AC">
        <w:t xml:space="preserve"> </w:t>
      </w:r>
      <w:commentRangeStart w:id="2322"/>
      <w:proofErr w:type="spellStart"/>
      <w:ins w:id="2323" w:author="Cristiano Cesario" w:date="2014-06-24T20:28:00Z">
        <w:r w:rsidR="003A1DD3" w:rsidRPr="003A1DD3">
          <w:rPr>
            <w:i/>
            <w:rPrChange w:id="2324" w:author="Cristiano Cesario" w:date="2014-06-24T20:29:00Z">
              <w:rPr/>
            </w:rPrChange>
          </w:rPr>
          <w:t>FASTDash</w:t>
        </w:r>
        <w:proofErr w:type="spellEnd"/>
        <w:r w:rsidR="003A1DD3">
          <w:t xml:space="preserve"> </w:t>
        </w:r>
        <w:commentRangeEnd w:id="2322"/>
        <w:r w:rsidR="003A1DD3">
          <w:rPr>
            <w:rStyle w:val="Refdecomentrio"/>
          </w:rPr>
          <w:commentReference w:id="2322"/>
        </w:r>
        <w:r w:rsidR="003A1DD3">
          <w:fldChar w:fldCharType="begin"/>
        </w:r>
        <w:r w:rsidR="003A1DD3">
          <w: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003A1DD3">
          <w:fldChar w:fldCharType="separate"/>
        </w:r>
        <w:r w:rsidR="003A1DD3" w:rsidRPr="006958C4">
          <w:t>[18]</w:t>
        </w:r>
        <w:r w:rsidR="003A1DD3">
          <w:fldChar w:fldCharType="end"/>
        </w:r>
        <w:r w:rsidR="003A1DD3">
          <w:t xml:space="preserve">, </w:t>
        </w:r>
      </w:ins>
      <w:r w:rsidR="00795841" w:rsidRPr="007964AC">
        <w:t xml:space="preserve">and </w:t>
      </w:r>
      <w:proofErr w:type="spellStart"/>
      <w:r w:rsidR="00795841" w:rsidRPr="007964AC">
        <w:rPr>
          <w:rFonts w:cs="Times"/>
          <w:i/>
          <w:szCs w:val="24"/>
        </w:rPr>
        <w:t>WeCode</w:t>
      </w:r>
      <w:proofErr w:type="spellEnd"/>
      <w:r w:rsidR="00795841" w:rsidRPr="007964AC">
        <w:rPr>
          <w:rFonts w:cs="Times"/>
          <w:szCs w:val="24"/>
        </w:rPr>
        <w:t xml:space="preserve"> </w:t>
      </w:r>
      <w:r w:rsidR="00795841" w:rsidRPr="007964AC">
        <w:rPr>
          <w:rFonts w:cs="Times"/>
          <w:szCs w:val="24"/>
        </w:rPr>
        <w:fldChar w:fldCharType="begin"/>
      </w:r>
      <w:r w:rsidR="00795841" w:rsidRPr="007964AC">
        <w:rPr>
          <w:rFonts w:cs="Times"/>
          <w:szCs w:val="24"/>
        </w:rPr>
        <w:instrText xml:space="preserve"> ADDIN ZOTERO_ITEM CSL_CITATION {"citationID":"rrkXaBL2","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795841" w:rsidRPr="007964AC">
        <w:rPr>
          <w:rFonts w:cs="Times"/>
          <w:szCs w:val="24"/>
        </w:rPr>
        <w:fldChar w:fldCharType="separate"/>
      </w:r>
      <w:r w:rsidR="00795841" w:rsidRPr="006958C4">
        <w:t>[21]</w:t>
      </w:r>
      <w:r w:rsidR="00795841" w:rsidRPr="007964AC">
        <w:rPr>
          <w:rFonts w:cs="Times"/>
          <w:szCs w:val="24"/>
        </w:rPr>
        <w:fldChar w:fldCharType="end"/>
      </w:r>
      <w:ins w:id="2325" w:author="Cristiano Cesario" w:date="2014-06-24T20:29:00Z">
        <w:r w:rsidR="003A1DD3">
          <w:rPr>
            <w:rFonts w:cs="Times"/>
            <w:szCs w:val="24"/>
          </w:rPr>
          <w:t>.</w:t>
        </w:r>
      </w:ins>
      <w:del w:id="2326" w:author="Cristiano Cesario" w:date="2014-06-24T20:29:00Z">
        <w:r w:rsidR="00795841" w:rsidDel="003A1DD3">
          <w:rPr>
            <w:rFonts w:cs="Times"/>
            <w:szCs w:val="24"/>
          </w:rPr>
          <w:delText>,</w:delText>
        </w:r>
      </w:del>
      <w:r w:rsidR="00795841">
        <w:rPr>
          <w:rFonts w:cs="Times"/>
          <w:szCs w:val="24"/>
        </w:rPr>
        <w:t xml:space="preserve"> </w:t>
      </w:r>
      <w:del w:id="2327" w:author="Cristiano Cesario" w:date="2014-06-24T20:27:00Z">
        <w:r w:rsidR="001B119C" w:rsidRPr="007964AC" w:rsidDel="003A1DD3">
          <w:delText>not</w:delText>
        </w:r>
        <w:r w:rsidR="001B119C" w:rsidRPr="007964AC" w:rsidDel="003A1DD3">
          <w:rPr>
            <w:rFonts w:cs="Times"/>
            <w:szCs w:val="24"/>
          </w:rPr>
          <w:delText xml:space="preserve"> only give the developer awareness of concurrent changes, but also inform </w:delText>
        </w:r>
        <w:r w:rsidR="00795841" w:rsidDel="003A1DD3">
          <w:rPr>
            <w:rFonts w:cs="Times"/>
            <w:szCs w:val="24"/>
          </w:rPr>
          <w:delText xml:space="preserve">them </w:delText>
        </w:r>
        <w:r w:rsidR="001B119C" w:rsidRPr="007964AC" w:rsidDel="003A1DD3">
          <w:rPr>
            <w:rFonts w:cs="Times"/>
            <w:szCs w:val="24"/>
          </w:rPr>
          <w:delText>if conflicts were detected</w:delText>
        </w:r>
        <w:r w:rsidR="0032111C" w:rsidRPr="007964AC" w:rsidDel="003A1DD3">
          <w:rPr>
            <w:rFonts w:cs="Times"/>
            <w:szCs w:val="24"/>
          </w:rPr>
          <w:delText>.</w:delText>
        </w:r>
        <w:r w:rsidR="007964AC" w:rsidRPr="007964AC" w:rsidDel="003A1DD3">
          <w:rPr>
            <w:rFonts w:cs="Times"/>
            <w:szCs w:val="24"/>
          </w:rPr>
          <w:delText xml:space="preserve"> </w:delText>
        </w:r>
      </w:del>
      <w:r w:rsidR="007964AC" w:rsidRPr="007964AC">
        <w:rPr>
          <w:rFonts w:cs="Times"/>
          <w:szCs w:val="24"/>
        </w:rPr>
        <w:t xml:space="preserve">Among these studies, </w:t>
      </w:r>
      <w:r w:rsidR="0032111C" w:rsidRPr="007964AC">
        <w:rPr>
          <w:rFonts w:cs="Times"/>
          <w:szCs w:val="24"/>
        </w:rPr>
        <w:t xml:space="preserve">only </w:t>
      </w:r>
      <w:r w:rsidR="0032111C" w:rsidRPr="007964AC">
        <w:rPr>
          <w:rFonts w:cs="Times"/>
          <w:i/>
          <w:szCs w:val="24"/>
        </w:rPr>
        <w:t>Crystal</w:t>
      </w:r>
      <w:r w:rsidR="0032111C" w:rsidRPr="007964AC">
        <w:rPr>
          <w:rFonts w:cs="Times"/>
          <w:szCs w:val="24"/>
        </w:rPr>
        <w:t xml:space="preserve"> </w:t>
      </w:r>
      <w:ins w:id="2328" w:author="Cristiano Cesario" w:date="2014-06-24T20:29:00Z">
        <w:r w:rsidR="003A1DD3">
          <w:rPr>
            <w:rFonts w:cs="Times"/>
            <w:szCs w:val="24"/>
          </w:rPr>
          <w:t xml:space="preserve">and </w:t>
        </w:r>
        <w:proofErr w:type="spellStart"/>
        <w:r w:rsidR="003A1DD3" w:rsidRPr="003A1DD3">
          <w:rPr>
            <w:rFonts w:cs="Times"/>
            <w:i/>
            <w:szCs w:val="24"/>
            <w:rPrChange w:id="2329" w:author="Cristiano Cesario" w:date="2014-06-24T20:31:00Z">
              <w:rPr>
                <w:rFonts w:cs="Times"/>
                <w:szCs w:val="24"/>
              </w:rPr>
            </w:rPrChange>
          </w:rPr>
          <w:t>FASTDash</w:t>
        </w:r>
        <w:proofErr w:type="spellEnd"/>
        <w:r w:rsidR="003A1DD3">
          <w:rPr>
            <w:rFonts w:cs="Times"/>
            <w:szCs w:val="24"/>
          </w:rPr>
          <w:t xml:space="preserve"> </w:t>
        </w:r>
      </w:ins>
      <w:r w:rsidR="0032111C" w:rsidRPr="007964AC">
        <w:rPr>
          <w:rFonts w:cs="Times"/>
          <w:szCs w:val="24"/>
        </w:rPr>
        <w:t>work</w:t>
      </w:r>
      <w:del w:id="2330" w:author="Cristiano Cesario" w:date="2014-06-24T20:29:00Z">
        <w:r w:rsidR="0032111C" w:rsidRPr="007964AC" w:rsidDel="003A1DD3">
          <w:rPr>
            <w:rFonts w:cs="Times"/>
            <w:szCs w:val="24"/>
          </w:rPr>
          <w:delText>s</w:delText>
        </w:r>
      </w:del>
      <w:r w:rsidR="0032111C" w:rsidRPr="007964AC">
        <w:rPr>
          <w:rFonts w:cs="Times"/>
          <w:szCs w:val="24"/>
        </w:rPr>
        <w:t xml:space="preserve"> with DVCSs. </w:t>
      </w:r>
      <w:del w:id="2331" w:author="Cristiano Cesario" w:date="2014-06-24T20:29:00Z">
        <w:r w:rsidR="0032111C" w:rsidRPr="003A1DD3" w:rsidDel="003A1DD3">
          <w:rPr>
            <w:rFonts w:cs="Times"/>
            <w:i/>
            <w:szCs w:val="24"/>
            <w:rPrChange w:id="2332" w:author="Cristiano Cesario" w:date="2014-06-24T20:29:00Z">
              <w:rPr>
                <w:rFonts w:cs="Times"/>
                <w:szCs w:val="24"/>
              </w:rPr>
            </w:rPrChange>
          </w:rPr>
          <w:delText xml:space="preserve">It </w:delText>
        </w:r>
      </w:del>
      <w:ins w:id="2333" w:author="Cristiano Cesario" w:date="2014-06-24T20:29:00Z">
        <w:r w:rsidR="003A1DD3" w:rsidRPr="003A1DD3">
          <w:rPr>
            <w:rFonts w:cs="Times"/>
            <w:i/>
            <w:szCs w:val="24"/>
            <w:rPrChange w:id="2334" w:author="Cristiano Cesario" w:date="2014-06-24T20:29:00Z">
              <w:rPr>
                <w:rFonts w:cs="Times"/>
                <w:szCs w:val="24"/>
              </w:rPr>
            </w:rPrChange>
          </w:rPr>
          <w:t>Crystal</w:t>
        </w:r>
        <w:r w:rsidR="003A1DD3" w:rsidRPr="007964AC">
          <w:rPr>
            <w:rFonts w:cs="Times"/>
            <w:szCs w:val="24"/>
          </w:rPr>
          <w:t xml:space="preserve"> </w:t>
        </w:r>
      </w:ins>
      <w:r w:rsidR="0032111C" w:rsidRPr="007964AC">
        <w:rPr>
          <w:rFonts w:cs="Times"/>
          <w:szCs w:val="24"/>
        </w:rPr>
        <w:t>detects physical, syntactic, and semantic conflicts</w:t>
      </w:r>
      <w:ins w:id="2335" w:author="Cristiano Cesario" w:date="2014-06-24T20:32:00Z">
        <w:r w:rsidR="003A1DD3">
          <w:rPr>
            <w:rFonts w:cs="Times"/>
            <w:szCs w:val="24"/>
          </w:rPr>
          <w:t xml:space="preserve"> in Git repositories</w:t>
        </w:r>
      </w:ins>
      <w:r w:rsidR="0032111C" w:rsidRPr="007964AC">
        <w:rPr>
          <w:rFonts w:cs="Times"/>
          <w:szCs w:val="24"/>
        </w:rPr>
        <w:t xml:space="preserve"> (provided that the user informs the compile and test commands), but does not deal with repositories that pull updates from more than one partner</w:t>
      </w:r>
      <w:del w:id="2336" w:author="Cristiano Cesario" w:date="2014-06-22T11:21:00Z">
        <w:r w:rsidR="0032111C" w:rsidRPr="007964AC" w:rsidDel="00A217C2">
          <w:rPr>
            <w:rFonts w:cs="Times"/>
            <w:szCs w:val="24"/>
          </w:rPr>
          <w:delText xml:space="preserve"> and </w:delText>
        </w:r>
        <w:commentRangeStart w:id="2337"/>
        <w:r w:rsidR="0032111C" w:rsidRPr="007964AC" w:rsidDel="00A217C2">
          <w:rPr>
            <w:rFonts w:cs="Times"/>
            <w:szCs w:val="24"/>
          </w:rPr>
          <w:delText>demands</w:delText>
        </w:r>
        <w:r w:rsidR="007964AC" w:rsidRPr="007964AC" w:rsidDel="00A217C2">
          <w:rPr>
            <w:rFonts w:cs="Times"/>
            <w:szCs w:val="24"/>
          </w:rPr>
          <w:delText xml:space="preserve"> having a Git client installed</w:delText>
        </w:r>
        <w:commentRangeEnd w:id="2337"/>
        <w:r w:rsidR="000939B6" w:rsidDel="00A217C2">
          <w:rPr>
            <w:rStyle w:val="Refdecomentrio"/>
          </w:rPr>
          <w:commentReference w:id="2337"/>
        </w:r>
      </w:del>
      <w:del w:id="2338" w:author="Cristiano Cesario" w:date="2014-06-24T20:30:00Z">
        <w:r w:rsidR="007964AC" w:rsidRPr="007964AC" w:rsidDel="003A1DD3">
          <w:rPr>
            <w:rFonts w:cs="Times"/>
            <w:szCs w:val="24"/>
          </w:rPr>
          <w:delText xml:space="preserve">. </w:delText>
        </w:r>
        <w:commentRangeStart w:id="2339"/>
        <w:r w:rsidR="0032111C" w:rsidRPr="007964AC" w:rsidDel="003A1DD3">
          <w:rPr>
            <w:rFonts w:cs="Times"/>
            <w:i/>
          </w:rPr>
          <w:delText>P</w:delText>
        </w:r>
      </w:del>
      <w:ins w:id="2340" w:author="Cristiano Cesario" w:date="2014-06-24T20:30:00Z">
        <w:r w:rsidR="003A1DD3">
          <w:rPr>
            <w:rFonts w:cs="Times"/>
            <w:i/>
          </w:rPr>
          <w:t>.</w:t>
        </w:r>
      </w:ins>
      <w:del w:id="2341" w:author="Cristiano Cesario" w:date="2014-06-24T20:30:00Z">
        <w:r w:rsidR="0032111C" w:rsidRPr="007964AC" w:rsidDel="003A1DD3">
          <w:rPr>
            <w:rFonts w:cs="Times"/>
            <w:i/>
          </w:rPr>
          <w:delText>olvo</w:delText>
        </w:r>
        <w:r w:rsidR="0032111C" w:rsidRPr="007964AC" w:rsidDel="003A1DD3">
          <w:delText xml:space="preserve"> presents metrics that quantify merging complexity involving Subversion branches, which are calculated reactively (upon user request).</w:delText>
        </w:r>
      </w:del>
      <w:commentRangeEnd w:id="2339"/>
      <w:r w:rsidR="00084582">
        <w:rPr>
          <w:rStyle w:val="Refdecomentrio"/>
        </w:rPr>
        <w:commentReference w:id="2339"/>
      </w:r>
      <w:r w:rsidR="0032111C" w:rsidRPr="007964AC">
        <w:t xml:space="preserve"> </w:t>
      </w:r>
      <w:proofErr w:type="spellStart"/>
      <w:ins w:id="2342" w:author="Cristiano Cesario" w:date="2014-06-24T20:30:00Z">
        <w:r w:rsidR="003A1DD3" w:rsidRPr="003A1DD3">
          <w:rPr>
            <w:i/>
            <w:rPrChange w:id="2343" w:author="Cristiano Cesario" w:date="2014-06-24T20:31:00Z">
              <w:rPr/>
            </w:rPrChange>
          </w:rPr>
          <w:t>FASTDash</w:t>
        </w:r>
        <w:proofErr w:type="spellEnd"/>
        <w:r w:rsidR="003A1DD3">
          <w:t xml:space="preserve"> </w:t>
        </w:r>
      </w:ins>
      <w:moveToRangeStart w:id="2344" w:author="Cristiano Cesario" w:date="2014-06-24T20:30:00Z" w:name="move391405180"/>
      <w:moveTo w:id="2345" w:author="Cristiano Cesario" w:date="2014-06-24T20:30:00Z">
        <w:r w:rsidR="003A1DD3">
          <w:t>does not detect conflicts</w:t>
        </w:r>
      </w:moveTo>
      <w:ins w:id="2346" w:author="Cristiano Cesario" w:date="2014-06-24T20:31:00Z">
        <w:r w:rsidR="003A1DD3">
          <w:t xml:space="preserve"> directly</w:t>
        </w:r>
      </w:ins>
      <w:moveTo w:id="2347" w:author="Cristiano Cesario" w:date="2014-06-24T20:30:00Z">
        <w:r w:rsidR="003A1DD3">
          <w:t xml:space="preserve">, as the previous cited studies, but </w:t>
        </w:r>
        <w:r w:rsidR="003A1DD3">
          <w:lastRenderedPageBreak/>
          <w:t>provides awareness of potential conflicts, such as two programmers editing the same region of the same source file</w:t>
        </w:r>
      </w:moveTo>
      <w:ins w:id="2348" w:author="Cristiano Cesario" w:date="2014-06-24T20:32:00Z">
        <w:r w:rsidR="003A1DD3">
          <w:t>, in repositories stored in Team Foundation Server</w:t>
        </w:r>
      </w:ins>
      <w:ins w:id="2349" w:author="Cristiano Cesario" w:date="2014-06-24T20:33:00Z">
        <w:r>
          <w:rPr>
            <w:rStyle w:val="Refdenotaderodap"/>
          </w:rPr>
          <w:footnoteReference w:id="24"/>
        </w:r>
        <w:r>
          <w:t>.</w:t>
        </w:r>
      </w:ins>
      <w:moveTo w:id="2352" w:author="Cristiano Cesario" w:date="2014-06-24T20:30:00Z">
        <w:del w:id="2353" w:author="Cristiano Cesario" w:date="2014-06-24T20:32:00Z">
          <w:r w:rsidR="003A1DD3" w:rsidDel="003A1DD3">
            <w:delText>.</w:delText>
          </w:r>
        </w:del>
        <w:del w:id="2354" w:author="Cristiano Cesario" w:date="2014-06-24T20:31:00Z">
          <w:r w:rsidR="003A1DD3" w:rsidDel="003A1DD3">
            <w:delText xml:space="preserve"> It uses a spatial representation of the shared codebase, highlighting team members’ current activities</w:delText>
          </w:r>
          <w:r w:rsidR="003A1DD3" w:rsidRPr="0013059E" w:rsidDel="003A1DD3">
            <w:rPr>
              <w:rFonts w:ascii="TimesNewRomanPSMT" w:hAnsi="TimesNewRomanPSMT" w:cs="TimesNewRomanPSMT"/>
            </w:rPr>
            <w:delText>.</w:delText>
          </w:r>
        </w:del>
      </w:moveTo>
      <w:ins w:id="2355" w:author="Cristiano Cesario" w:date="2014-06-24T20:31:00Z">
        <w:r w:rsidR="003A1DD3">
          <w:rPr>
            <w:rFonts w:ascii="TimesNewRomanPSMT" w:hAnsi="TimesNewRomanPSMT" w:cs="TimesNewRomanPSMT"/>
          </w:rPr>
          <w:t xml:space="preserve"> </w:t>
        </w:r>
      </w:ins>
      <w:moveTo w:id="2356" w:author="Cristiano Cesario" w:date="2014-06-24T20:30:00Z">
        <w:r w:rsidR="003A1DD3">
          <w:rPr>
            <w:rFonts w:ascii="TimesNewRomanPSMT" w:hAnsi="TimesNewRomanPSMT" w:cs="TimesNewRomanPSMT"/>
          </w:rPr>
          <w:t xml:space="preserve"> </w:t>
        </w:r>
        <w:del w:id="2357" w:author="Cristiano Cesario" w:date="2014-06-24T20:35:00Z">
          <w:r w:rsidR="003A1DD3" w:rsidDel="008F44FC">
            <w:rPr>
              <w:rFonts w:ascii="TimesNewRomanPSMT" w:hAnsi="TimesNewRomanPSMT" w:cs="TimesNewRomanPSMT"/>
            </w:rPr>
            <w:delText>Unfortunately</w:delText>
          </w:r>
        </w:del>
      </w:moveTo>
      <w:ins w:id="2358" w:author="Cristiano Cesario" w:date="2014-06-24T20:35:00Z">
        <w:r>
          <w:rPr>
            <w:rFonts w:ascii="TimesNewRomanPSMT" w:hAnsi="TimesNewRomanPSMT" w:cs="TimesNewRomanPSMT"/>
          </w:rPr>
          <w:t>According to the authors</w:t>
        </w:r>
      </w:ins>
      <w:moveTo w:id="2359" w:author="Cristiano Cesario" w:date="2014-06-24T20:30:00Z">
        <w:r w:rsidR="003A1DD3">
          <w:rPr>
            <w:rFonts w:ascii="TimesNewRomanPSMT" w:hAnsi="TimesNewRomanPSMT" w:cs="TimesNewRomanPSMT"/>
          </w:rPr>
          <w:t xml:space="preserve">, </w:t>
        </w:r>
      </w:moveTo>
      <w:proofErr w:type="spellStart"/>
      <w:ins w:id="2360" w:author="Cristiano Cesario" w:date="2014-06-24T20:35:00Z">
        <w:r>
          <w:rPr>
            <w:rFonts w:ascii="TimesNewRomanPSMT" w:hAnsi="TimesNewRomanPSMT" w:cs="TimesNewRomanPSMT"/>
            <w:i/>
          </w:rPr>
          <w:t>FAST</w:t>
        </w:r>
        <w:r w:rsidRPr="008F44FC">
          <w:rPr>
            <w:rFonts w:ascii="TimesNewRomanPSMT" w:hAnsi="TimesNewRomanPSMT" w:cs="TimesNewRomanPSMT"/>
            <w:i/>
            <w:rPrChange w:id="2361" w:author="Cristiano Cesario" w:date="2014-06-24T20:35:00Z">
              <w:rPr>
                <w:rFonts w:ascii="TimesNewRomanPSMT" w:hAnsi="TimesNewRomanPSMT" w:cs="TimesNewRomanPSMT"/>
              </w:rPr>
            </w:rPrChange>
          </w:rPr>
          <w:t>Dash</w:t>
        </w:r>
      </w:ins>
      <w:proofErr w:type="spellEnd"/>
      <w:moveTo w:id="2362" w:author="Cristiano Cesario" w:date="2014-06-24T20:30:00Z">
        <w:del w:id="2363" w:author="Cristiano Cesario" w:date="2014-06-24T20:35:00Z">
          <w:r w:rsidR="003A1DD3" w:rsidRPr="008F44FC" w:rsidDel="008F44FC">
            <w:rPr>
              <w:rFonts w:ascii="TimesNewRomanPSMT" w:hAnsi="TimesNewRomanPSMT" w:cs="TimesNewRomanPSMT"/>
            </w:rPr>
            <w:delText>the tool</w:delText>
          </w:r>
        </w:del>
        <w:r w:rsidR="003A1DD3">
          <w:rPr>
            <w:rFonts w:ascii="TimesNewRomanPSMT" w:hAnsi="TimesNewRomanPSMT" w:cs="TimesNewRomanPSMT"/>
          </w:rPr>
          <w:t xml:space="preserve"> was designed for project teams of 3-8 developers, which makes it </w:t>
        </w:r>
        <w:commentRangeStart w:id="2364"/>
        <w:r w:rsidR="003A1DD3">
          <w:rPr>
            <w:rFonts w:ascii="TimesNewRomanPSMT" w:hAnsi="TimesNewRomanPSMT" w:cs="TimesNewRomanPSMT"/>
          </w:rPr>
          <w:t>inappropriate to be used in large projects</w:t>
        </w:r>
        <w:commentRangeEnd w:id="2364"/>
        <w:r w:rsidR="003A1DD3">
          <w:rPr>
            <w:rStyle w:val="Refdecomentrio"/>
          </w:rPr>
          <w:commentReference w:id="2364"/>
        </w:r>
      </w:moveTo>
      <w:moveToRangeEnd w:id="2344"/>
      <w:ins w:id="2365" w:author="Cristiano Cesario" w:date="2014-06-24T20:34:00Z">
        <w:r>
          <w:rPr>
            <w:rFonts w:ascii="TimesNewRomanPSMT" w:hAnsi="TimesNewRomanPSMT" w:cs="TimesNewRomanPSMT"/>
          </w:rPr>
          <w:t xml:space="preserve">. </w:t>
        </w:r>
      </w:ins>
      <w:r w:rsidR="007964AC" w:rsidRPr="007964AC">
        <w:rPr>
          <w:rFonts w:cs="Times"/>
          <w:szCs w:val="24"/>
        </w:rPr>
        <w:t xml:space="preserve">Although DyeVC primary focus is not to detect conflicts, it </w:t>
      </w:r>
      <w:r w:rsidR="0032111C" w:rsidRPr="007964AC">
        <w:t>can be seen as a supporting infrastructure that can be combined with such approaches to allow conflicts and metrics analysis over DVCS.</w:t>
      </w:r>
      <w:ins w:id="2366" w:author="Cristiano Cesario" w:date="2014-06-24T20:36:00Z">
        <w:r w:rsidDel="008F44FC">
          <w:t xml:space="preserve"> </w:t>
        </w:r>
      </w:ins>
    </w:p>
    <w:p w14:paraId="3BFECB83" w14:textId="0B13105E" w:rsidR="0013059E" w:rsidRDefault="00A44E7B">
      <w:pPr>
        <w:pStyle w:val="Text"/>
        <w:rPr>
          <w:rFonts w:ascii="TimesNewRomanPSMT" w:hAnsi="TimesNewRomanPSMT" w:cs="TimesNewRomanPSMT"/>
        </w:rPr>
      </w:pPr>
      <w:commentRangeStart w:id="2367"/>
      <w:del w:id="2368" w:author="Cristiano Cesario" w:date="2014-06-24T20:28:00Z">
        <w:r w:rsidDel="003A1DD3">
          <w:delText xml:space="preserve">FASTDash </w:delText>
        </w:r>
        <w:commentRangeEnd w:id="2367"/>
        <w:r w:rsidR="000665FA" w:rsidDel="003A1DD3">
          <w:rPr>
            <w:rStyle w:val="Refdecomentrio"/>
          </w:rPr>
          <w:commentReference w:id="2367"/>
        </w:r>
        <w:r w:rsidDel="003A1DD3">
          <w:fldChar w:fldCharType="begin"/>
        </w:r>
        <w:r w:rsidDel="003A1DD3">
          <w:del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delInstrText>
        </w:r>
        <w:r w:rsidDel="003A1DD3">
          <w:fldChar w:fldCharType="separate"/>
        </w:r>
        <w:r w:rsidR="006958C4" w:rsidRPr="006958C4" w:rsidDel="003A1DD3">
          <w:delText>[18]</w:delText>
        </w:r>
        <w:r w:rsidDel="003A1DD3">
          <w:fldChar w:fldCharType="end"/>
        </w:r>
      </w:del>
      <w:moveFromRangeStart w:id="2369" w:author="Cristiano Cesario" w:date="2014-06-24T20:30:00Z" w:name="move391405180"/>
      <w:moveFrom w:id="2370" w:author="Cristiano Cesario" w:date="2014-06-24T20:30:00Z">
        <w:del w:id="2371" w:author="Cristiano Cesario" w:date="2014-06-24T20:36:00Z">
          <w:r w:rsidDel="008F44FC">
            <w:delText xml:space="preserve"> does not detect conflicts, </w:delText>
          </w:r>
          <w:r w:rsidR="0013059E" w:rsidDel="008F44FC">
            <w:delText xml:space="preserve">as the previous cited studies, </w:delText>
          </w:r>
          <w:r w:rsidDel="008F44FC">
            <w:delText>but provides awareness of potential conflicts, such as two programmers editing the same region of the same source file.</w:delText>
          </w:r>
          <w:r w:rsidR="0013059E" w:rsidDel="008F44FC">
            <w:delText xml:space="preserve"> It uses a spatial representation of the shared codebase, highlighting team members’ current activities</w:delText>
          </w:r>
          <w:r w:rsidRPr="0013059E" w:rsidDel="008F44FC">
            <w:rPr>
              <w:rFonts w:ascii="TimesNewRomanPSMT" w:hAnsi="TimesNewRomanPSMT" w:cs="TimesNewRomanPSMT"/>
            </w:rPr>
            <w:delText>.</w:delText>
          </w:r>
          <w:r w:rsidR="0013059E" w:rsidDel="008F44FC">
            <w:rPr>
              <w:rFonts w:ascii="TimesNewRomanPSMT" w:hAnsi="TimesNewRomanPSMT" w:cs="TimesNewRomanPSMT"/>
            </w:rPr>
            <w:delText xml:space="preserve"> Unfortunately, the tool was designed for project teams of 3-8 developers, which makes it </w:delText>
          </w:r>
          <w:commentRangeStart w:id="2372"/>
          <w:r w:rsidR="0013059E" w:rsidDel="008F44FC">
            <w:rPr>
              <w:rFonts w:ascii="TimesNewRomanPSMT" w:hAnsi="TimesNewRomanPSMT" w:cs="TimesNewRomanPSMT"/>
            </w:rPr>
            <w:delText>inappropriate to be used in large projects</w:delText>
          </w:r>
          <w:commentRangeEnd w:id="2372"/>
          <w:r w:rsidR="007C7D20" w:rsidDel="008F44FC">
            <w:rPr>
              <w:rStyle w:val="Refdecomentrio"/>
            </w:rPr>
            <w:commentReference w:id="2372"/>
          </w:r>
        </w:del>
      </w:moveFrom>
      <w:moveFromRangeEnd w:id="2369"/>
      <w:del w:id="2373" w:author="Cristiano Cesario" w:date="2014-06-24T20:36:00Z">
        <w:r w:rsidR="0013059E" w:rsidDel="008F44FC">
          <w:rPr>
            <w:rFonts w:ascii="TimesNewRomanPSMT" w:hAnsi="TimesNewRomanPSMT" w:cs="TimesNewRomanPSMT"/>
          </w:rPr>
          <w:delText>.</w:delText>
        </w:r>
      </w:del>
    </w:p>
    <w:p w14:paraId="631BA6AC" w14:textId="0F8FD316" w:rsidR="009608BE" w:rsidDel="00AC537F" w:rsidRDefault="00355DFE" w:rsidP="00AC537F">
      <w:pPr>
        <w:pStyle w:val="Text"/>
        <w:rPr>
          <w:del w:id="2374" w:author="Cristiano Cesario" w:date="2014-06-22T11:34:00Z"/>
          <w:rFonts w:ascii="TimesNewRomanPSMT" w:hAnsi="TimesNewRomanPSMT" w:cs="TimesNewRomanPSMT"/>
        </w:rPr>
      </w:pPr>
      <w:del w:id="2375" w:author="Cristiano Cesario" w:date="2014-06-22T11:31:00Z">
        <w:r w:rsidDel="00A217C2">
          <w:rPr>
            <w:rFonts w:ascii="TimesNewRomanPSMT" w:hAnsi="TimesNewRomanPSMT" w:cs="TimesNewRomanPSMT"/>
          </w:rPr>
          <w:delText xml:space="preserve">In terms of </w:delText>
        </w:r>
        <w:r w:rsidR="002F6CC9" w:rsidDel="00A217C2">
          <w:rPr>
            <w:rFonts w:ascii="TimesNewRomanPSMT" w:hAnsi="TimesNewRomanPSMT" w:cs="TimesNewRomanPSMT"/>
          </w:rPr>
          <w:delText>the Commit History visualization in DyeVC,</w:delText>
        </w:r>
        <w:r w:rsidDel="00A217C2">
          <w:rPr>
            <w:rFonts w:ascii="TimesNewRomanPSMT" w:hAnsi="TimesNewRomanPSMT" w:cs="TimesNewRomanPSMT"/>
          </w:rPr>
          <w:delText xml:space="preserve"> </w:delText>
        </w:r>
        <w:r w:rsidR="002F6CC9" w:rsidDel="00A217C2">
          <w:rPr>
            <w:rFonts w:ascii="TimesNewRomanPSMT" w:hAnsi="TimesNewRomanPSMT" w:cs="TimesNewRomanPSMT"/>
          </w:rPr>
          <w:delText xml:space="preserve">which is </w:delText>
        </w:r>
      </w:del>
      <w:del w:id="2376" w:author="Cristiano Cesario" w:date="2014-06-22T11:29:00Z">
        <w:r w:rsidR="002F6CC9" w:rsidDel="00A217C2">
          <w:rPr>
            <w:rFonts w:ascii="TimesNewRomanPSMT" w:hAnsi="TimesNewRomanPSMT" w:cs="TimesNewRomanPSMT"/>
          </w:rPr>
          <w:delText xml:space="preserve">a </w:delText>
        </w:r>
      </w:del>
      <w:del w:id="2377" w:author="Cristiano Cesario" w:date="2014-06-22T11:27:00Z">
        <w:r w:rsidR="002F6CC9" w:rsidDel="00A217C2">
          <w:rPr>
            <w:rFonts w:ascii="TimesNewRomanPSMT" w:hAnsi="TimesNewRomanPSMT" w:cs="TimesNewRomanPSMT"/>
          </w:rPr>
          <w:delText xml:space="preserve">kind </w:delText>
        </w:r>
      </w:del>
      <w:del w:id="2378" w:author="Cristiano Cesario" w:date="2014-06-22T11:31:00Z">
        <w:r w:rsidR="002F6CC9" w:rsidDel="00A217C2">
          <w:rPr>
            <w:rFonts w:ascii="TimesNewRomanPSMT" w:hAnsi="TimesNewRomanPSMT" w:cs="TimesNewRomanPSMT"/>
          </w:rPr>
          <w:delText xml:space="preserve">of </w:delText>
        </w:r>
        <w:commentRangeStart w:id="2379"/>
        <w:r w:rsidR="002F6CC9" w:rsidDel="00A217C2">
          <w:rPr>
            <w:rFonts w:ascii="TimesNewRomanPSMT" w:hAnsi="TimesNewRomanPSMT" w:cs="TimesNewRomanPSMT"/>
          </w:rPr>
          <w:delText xml:space="preserve">repository </w:delText>
        </w:r>
      </w:del>
      <w:del w:id="2380" w:author="Cristiano Cesario" w:date="2014-06-22T11:29:00Z">
        <w:r w:rsidR="002F6CC9" w:rsidDel="00A217C2">
          <w:rPr>
            <w:rFonts w:ascii="TimesNewRomanPSMT" w:hAnsi="TimesNewRomanPSMT" w:cs="TimesNewRomanPSMT"/>
          </w:rPr>
          <w:delText>linearization</w:delText>
        </w:r>
      </w:del>
      <w:commentRangeEnd w:id="2379"/>
      <w:del w:id="2381" w:author="Cristiano Cesario" w:date="2014-06-22T11:31:00Z">
        <w:r w:rsidR="007C7D20" w:rsidDel="00A217C2">
          <w:rPr>
            <w:rStyle w:val="Refdecomentrio"/>
          </w:rPr>
          <w:commentReference w:id="2379"/>
        </w:r>
        <w:r w:rsidR="002F6CC9" w:rsidDel="00A217C2">
          <w:rPr>
            <w:rFonts w:ascii="TimesNewRomanPSMT" w:hAnsi="TimesNewRomanPSMT" w:cs="TimesNewRomanPSMT"/>
          </w:rPr>
          <w:delText>, e</w:delText>
        </w:r>
      </w:del>
      <w:del w:id="2382" w:author="Cristiano Cesario" w:date="2014-06-22T11:33:00Z">
        <w:r w:rsidR="00AD4CCB" w:rsidDel="00AC537F">
          <w:rPr>
            <w:rFonts w:ascii="TimesNewRomanPSMT" w:hAnsi="TimesNewRomanPSMT" w:cs="TimesNewRomanPSMT"/>
          </w:rPr>
          <w:delText>xisting research have</w:delText>
        </w:r>
        <w:r w:rsidR="007C1602" w:rsidDel="00AC537F">
          <w:rPr>
            <w:rFonts w:ascii="TimesNewRomanPSMT" w:hAnsi="TimesNewRomanPSMT" w:cs="TimesNewRomanPSMT"/>
          </w:rPr>
          <w:delText xml:space="preserve"> contributed </w:delText>
        </w:r>
        <w:r w:rsidR="007C7D20" w:rsidDel="00AC537F">
          <w:rPr>
            <w:rFonts w:ascii="TimesNewRomanPSMT" w:hAnsi="TimesNewRomanPSMT" w:cs="TimesNewRomanPSMT"/>
          </w:rPr>
          <w:delText xml:space="preserve">with </w:delText>
        </w:r>
        <w:r w:rsidR="00AD4CCB" w:rsidDel="00AC537F">
          <w:rPr>
            <w:rFonts w:ascii="TimesNewRomanPSMT" w:hAnsi="TimesNewRomanPSMT" w:cs="TimesNewRomanPSMT"/>
          </w:rPr>
          <w:delText>several techniques</w:delText>
        </w:r>
      </w:del>
      <w:del w:id="2383" w:author="Cristiano Cesario" w:date="2014-06-22T11:31:00Z">
        <w:r w:rsidR="002F6CC9" w:rsidDel="00A217C2">
          <w:rPr>
            <w:rFonts w:ascii="TimesNewRomanPSMT" w:hAnsi="TimesNewRomanPSMT" w:cs="TimesNewRomanPSMT"/>
          </w:rPr>
          <w:delText>,</w:delText>
        </w:r>
      </w:del>
      <w:del w:id="2384" w:author="Cristiano Cesario" w:date="2014-06-24T20:38:00Z">
        <w:r w:rsidR="002F6CC9" w:rsidDel="008F44FC">
          <w:rPr>
            <w:rFonts w:ascii="TimesNewRomanPSMT" w:hAnsi="TimesNewRomanPSMT" w:cs="TimesNewRomanPSMT"/>
          </w:rPr>
          <w:delText xml:space="preserve"> </w:delText>
        </w:r>
      </w:del>
      <w:ins w:id="2385" w:author="Cristiano Cesario" w:date="2014-06-22T11:32:00Z">
        <w:r w:rsidR="00AC537F">
          <w:rPr>
            <w:rFonts w:ascii="TimesNewRomanPSMT" w:hAnsi="TimesNewRomanPSMT" w:cs="TimesNewRomanPSMT"/>
          </w:rPr>
          <w:t xml:space="preserve"> </w:t>
        </w:r>
      </w:ins>
      <w:ins w:id="2386" w:author="Cristiano Cesario" w:date="2014-06-24T20:40:00Z">
        <w:r w:rsidR="008F44FC">
          <w:rPr>
            <w:rFonts w:ascii="TimesNewRomanPSMT" w:hAnsi="TimesNewRomanPSMT" w:cs="TimesNewRomanPSMT"/>
          </w:rPr>
          <w:t xml:space="preserve">In the third </w:t>
        </w:r>
      </w:ins>
      <w:ins w:id="2387" w:author="Cristiano Cesario" w:date="2014-06-24T20:41:00Z">
        <w:r w:rsidR="008F44FC">
          <w:rPr>
            <w:rFonts w:ascii="TimesNewRomanPSMT" w:hAnsi="TimesNewRomanPSMT" w:cs="TimesNewRomanPSMT"/>
          </w:rPr>
          <w:t xml:space="preserve">group, the visualization </w:t>
        </w:r>
      </w:ins>
      <w:ins w:id="2388" w:author="Cristiano Cesario" w:date="2014-06-24T20:42:00Z">
        <w:r w:rsidR="008F44FC">
          <w:rPr>
            <w:rFonts w:ascii="TimesNewRomanPSMT" w:hAnsi="TimesNewRomanPSMT" w:cs="TimesNewRomanPSMT"/>
          </w:rPr>
          <w:t>can be done with</w:t>
        </w:r>
      </w:ins>
      <w:ins w:id="2389" w:author="Cristiano Cesario" w:date="2014-06-24T20:40:00Z">
        <w:r w:rsidR="008F44FC">
          <w:rPr>
            <w:rFonts w:ascii="TimesNewRomanPSMT" w:hAnsi="TimesNewRomanPSMT" w:cs="TimesNewRomanPSMT"/>
          </w:rPr>
          <w:t xml:space="preserve"> </w:t>
        </w:r>
      </w:ins>
      <w:del w:id="2390" w:author="Cristiano Cesario" w:date="2014-06-24T20:41:00Z">
        <w:r w:rsidR="009608BE" w:rsidDel="008F44FC">
          <w:rPr>
            <w:rFonts w:ascii="TimesNewRomanPSMT" w:hAnsi="TimesNewRomanPSMT" w:cs="TimesNewRomanPSMT"/>
          </w:rPr>
          <w:delText xml:space="preserve">with </w:delText>
        </w:r>
      </w:del>
      <w:r w:rsidR="009608BE">
        <w:rPr>
          <w:rFonts w:ascii="TimesNewRomanPSMT" w:hAnsi="TimesNewRomanPSMT" w:cs="TimesNewRomanPSMT"/>
        </w:rPr>
        <w:t>different focuses</w:t>
      </w:r>
      <w:ins w:id="2391" w:author="Cristiano Cesario" w:date="2014-06-22T11:35:00Z">
        <w:r w:rsidR="00AC537F">
          <w:rPr>
            <w:rFonts w:ascii="TimesNewRomanPSMT" w:hAnsi="TimesNewRomanPSMT" w:cs="TimesNewRomanPSMT"/>
          </w:rPr>
          <w:t>, such as</w:t>
        </w:r>
      </w:ins>
      <w:del w:id="2392" w:author="Cristiano Cesario" w:date="2014-06-22T11:35:00Z">
        <w:r w:rsidR="009608BE" w:rsidDel="00AC537F">
          <w:rPr>
            <w:rFonts w:ascii="TimesNewRomanPSMT" w:hAnsi="TimesNewRomanPSMT" w:cs="TimesNewRomanPSMT"/>
          </w:rPr>
          <w:delText>.</w:delText>
        </w:r>
        <w:r w:rsidR="007C1602" w:rsidDel="00AC537F">
          <w:rPr>
            <w:rFonts w:ascii="TimesNewRomanPSMT" w:hAnsi="TimesNewRomanPSMT" w:cs="TimesNewRomanPSMT"/>
          </w:rPr>
          <w:delText xml:space="preserve"> </w:delText>
        </w:r>
        <w:r w:rsidR="009608BE" w:rsidDel="00AC537F">
          <w:rPr>
            <w:rFonts w:ascii="TimesNewRomanPSMT" w:hAnsi="TimesNewRomanPSMT" w:cs="TimesNewRomanPSMT"/>
          </w:rPr>
          <w:delText xml:space="preserve">Among these </w:delText>
        </w:r>
      </w:del>
      <w:del w:id="2393" w:author="Cristiano Cesario" w:date="2014-06-22T11:33:00Z">
        <w:r w:rsidR="009608BE" w:rsidDel="00AC537F">
          <w:rPr>
            <w:rFonts w:ascii="TimesNewRomanPSMT" w:hAnsi="TimesNewRomanPSMT" w:cs="TimesNewRomanPSMT"/>
          </w:rPr>
          <w:delText>techniques</w:delText>
        </w:r>
      </w:del>
      <w:del w:id="2394" w:author="Cristiano Cesario" w:date="2014-06-22T11:35:00Z">
        <w:r w:rsidR="009608BE" w:rsidDel="00AC537F">
          <w:rPr>
            <w:rFonts w:ascii="TimesNewRomanPSMT" w:hAnsi="TimesNewRomanPSMT" w:cs="TimesNewRomanPSMT"/>
          </w:rPr>
          <w:delText>, we can cite</w:delText>
        </w:r>
      </w:del>
      <w:del w:id="2395" w:author="Cristiano Cesario" w:date="2014-06-22T11:34:00Z">
        <w:r w:rsidR="009608BE" w:rsidDel="00AC537F">
          <w:rPr>
            <w:rFonts w:ascii="TimesNewRomanPSMT" w:hAnsi="TimesNewRomanPSMT" w:cs="TimesNewRomanPSMT"/>
          </w:rPr>
          <w:delText>:</w:delText>
        </w:r>
      </w:del>
    </w:p>
    <w:p w14:paraId="02F0341F" w14:textId="44A75BE4" w:rsidR="009608BE" w:rsidRPr="001D73A5" w:rsidDel="00AC537F" w:rsidRDefault="00AC537F">
      <w:pPr>
        <w:pStyle w:val="Text"/>
        <w:rPr>
          <w:del w:id="2396" w:author="Cristiano Cesario" w:date="2014-06-22T11:36:00Z"/>
        </w:rPr>
        <w:pPrChange w:id="2397" w:author="Cristiano Cesario" w:date="2014-06-22T11:36:00Z">
          <w:pPr>
            <w:pStyle w:val="bulletlist"/>
            <w:numPr>
              <w:numId w:val="41"/>
            </w:numPr>
            <w:tabs>
              <w:tab w:val="clear" w:pos="648"/>
              <w:tab w:val="num" w:pos="567"/>
            </w:tabs>
            <w:ind w:left="567" w:hanging="279"/>
          </w:pPr>
        </w:pPrChange>
      </w:pPr>
      <w:ins w:id="2398" w:author="Cristiano Cesario" w:date="2014-06-22T11:35:00Z">
        <w:r>
          <w:rPr>
            <w:rFonts w:ascii="TimesNewRomanPSMT" w:hAnsi="TimesNewRomanPSMT" w:cs="TimesNewRomanPSMT"/>
          </w:rPr>
          <w:t xml:space="preserve"> program structures </w:t>
        </w:r>
      </w:ins>
      <w:commentRangeStart w:id="2399"/>
      <w:del w:id="2400" w:author="Cristiano Cesario" w:date="2014-06-22T11:35:00Z">
        <w:r w:rsidR="007C1602" w:rsidRPr="001D73A5" w:rsidDel="00AC537F">
          <w:delText xml:space="preserve">Gevol </w:delText>
        </w:r>
      </w:del>
      <w:r w:rsidR="007C1602" w:rsidRPr="001D73A5">
        <w:fldChar w:fldCharType="begin"/>
      </w:r>
      <w:ins w:id="2401" w:author="Cristiano Cesario" w:date="2014-06-24T20:23:00Z">
        <w:r w:rsidR="003A1DD3">
          <w:instrText xml:space="preserve"> ADDIN ZOTERO_ITEM CSL_CITATION {"citationID":"slb8quffd","properties":{"formattedCitation":"[32]","plainCitation":"[32]"},"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URL":"http://doi.acm.org.ez24.periodicos.capes.gov.br/10.1145/774833.774844","DOI":"10.1145/774833.774844","ISBN":"1-58113-642-0","author":[{"family":"Collberg","given":"Christian"},{"family":"Kobourov","given":"Stephen"},{"family":"Nagra","given":"Jasvir"},{"family":"Pitts","given":"Jacob"},{"family":"Wampler","given":"Kevin"}],"issued":{"date-parts":[["2003"]]},"accessed":{"date-parts":[["2014",5,4]]}}}],"schema":"https://github.com/citation-style-language/schema/raw/master/csl-citation.json"} </w:instrText>
        </w:r>
      </w:ins>
      <w:del w:id="2402" w:author="Cristiano Cesario" w:date="2014-06-22T16:02:00Z">
        <w:r w:rsidR="007C1602" w:rsidRPr="001D73A5" w:rsidDel="007071FA">
          <w:delInstrText xml:space="preserve"> ADDIN ZOTERO_ITEM CSL_CITATION {"citationID":"slb8quffd","properties":{"formattedCitation":"[29]","plainCitation":"[29]"},"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URL":"http://doi.acm.org.ez24.periodicos.capes.gov.br/10.1145/774833.774844","DOI":"10.1145/774833.774844","ISBN":"1-58113-642-0","author":[{"family":"Collberg","given":"Christian"},{"family":"Kobourov","given":"Stephen"},{"family":"Nagra","given":"Jasvir"},{"family":"Pitts","given":"Jacob"},{"family":"Wampler","given":"Kevin"}],"issued":{"date-parts":[["2003"]]},"accessed":{"date-parts":[["2014",5,4]]}}}],"schema":"https://github.com/citation-style-language/schema/raw/master/csl-citation.json"} </w:delInstrText>
        </w:r>
      </w:del>
      <w:r w:rsidR="007C1602" w:rsidRPr="001D73A5">
        <w:fldChar w:fldCharType="separate"/>
      </w:r>
      <w:ins w:id="2403" w:author="Cristiano Cesario" w:date="2014-06-24T20:23:00Z">
        <w:r w:rsidR="003A1DD3" w:rsidRPr="003A1DD3">
          <w:t>[32]</w:t>
        </w:r>
      </w:ins>
      <w:del w:id="2404" w:author="Cristiano Cesario" w:date="2014-06-22T16:02:00Z">
        <w:r w:rsidR="007C1602" w:rsidRPr="00811F2C" w:rsidDel="007071FA">
          <w:delText>[29]</w:delText>
        </w:r>
      </w:del>
      <w:r w:rsidR="007C1602" w:rsidRPr="001D73A5">
        <w:fldChar w:fldCharType="end"/>
      </w:r>
      <w:r w:rsidR="009608BE" w:rsidRPr="001D73A5">
        <w:t xml:space="preserve">, </w:t>
      </w:r>
      <w:ins w:id="2405" w:author="Cristiano Cesario" w:date="2014-06-22T11:35:00Z">
        <w:r>
          <w:t>classes</w:t>
        </w:r>
      </w:ins>
      <w:del w:id="2406" w:author="Cristiano Cesario" w:date="2014-06-22T11:36:00Z">
        <w:r w:rsidR="009608BE" w:rsidRPr="001D73A5" w:rsidDel="00AC537F">
          <w:delText>which</w:delText>
        </w:r>
        <w:r w:rsidR="007C1602" w:rsidRPr="001D73A5" w:rsidDel="00AC537F">
          <w:delText xml:space="preserve"> focus</w:delText>
        </w:r>
        <w:r w:rsidR="00AD4CCB" w:rsidRPr="001D73A5" w:rsidDel="00AC537F">
          <w:delText>es</w:delText>
        </w:r>
        <w:r w:rsidR="007C1602" w:rsidRPr="001D73A5" w:rsidDel="00AC537F">
          <w:delText xml:space="preserve"> on program structures</w:delText>
        </w:r>
        <w:r w:rsidR="00F1714B" w:rsidRPr="001D73A5" w:rsidDel="00AC537F">
          <w:delText>;</w:delText>
        </w:r>
      </w:del>
    </w:p>
    <w:p w14:paraId="164A2CF9" w14:textId="6C4F0536" w:rsidR="009608BE" w:rsidRPr="001D73A5" w:rsidDel="00AC537F" w:rsidRDefault="007C1602">
      <w:pPr>
        <w:pStyle w:val="Text"/>
        <w:rPr>
          <w:del w:id="2407" w:author="Cristiano Cesario" w:date="2014-06-22T11:36:00Z"/>
        </w:rPr>
        <w:pPrChange w:id="2408" w:author="Cristiano Cesario" w:date="2014-06-22T11:36:00Z">
          <w:pPr>
            <w:pStyle w:val="bulletlist"/>
            <w:numPr>
              <w:numId w:val="41"/>
            </w:numPr>
            <w:tabs>
              <w:tab w:val="clear" w:pos="648"/>
              <w:tab w:val="num" w:pos="567"/>
            </w:tabs>
            <w:ind w:left="567" w:hanging="279"/>
          </w:pPr>
        </w:pPrChange>
      </w:pPr>
      <w:del w:id="2409" w:author="Cristiano Cesario" w:date="2014-06-22T11:36:00Z">
        <w:r w:rsidRPr="001D73A5" w:rsidDel="00AC537F">
          <w:delText>Evolution Matrix</w:delText>
        </w:r>
      </w:del>
      <w:r w:rsidRPr="001D73A5">
        <w:t xml:space="preserve"> </w:t>
      </w:r>
      <w:r w:rsidRPr="001D73A5">
        <w:fldChar w:fldCharType="begin"/>
      </w:r>
      <w:ins w:id="2410" w:author="Cristiano Cesario" w:date="2014-06-24T20:23:00Z">
        <w:r w:rsidR="003A1DD3">
          <w:instrText xml:space="preserve"> ADDIN ZOTERO_ITEM CSL_CITATION {"citationID":"1f3sd3alr6","properties":{"formattedCitation":"[33]","plainCitation":"[33]"},"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systems.","URL":"http://doi.acm.org.ez24.periodicos.capes.gov.br/10.1145/602461.602467","DOI":"10.1145/602461.602467","ISBN":"1-58113-508-4","shortTitle":"The Evolution Matrix","author":[{"family":"Lanza","given":"Michele"}],"issued":{"date-parts":[["2001"]]},"accessed":{"date-parts":[["2014",2,15]]}}}],"schema":"https://github.com/citation-style-language/schema/raw/master/csl-citation.json"} </w:instrText>
        </w:r>
      </w:ins>
      <w:del w:id="2411" w:author="Cristiano Cesario" w:date="2014-06-22T16:02:00Z">
        <w:r w:rsidRPr="001D73A5" w:rsidDel="007071FA">
          <w:delInstrText xml:space="preserve"> ADDIN ZOTERO_ITEM CSL_CITATION {"citationID":"1f3sd3alr6","properties":{"formattedCitation":"[30]","plainCitation":"[30]"},"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systems.","URL":"http://doi.acm.org.ez24.periodicos.capes.gov.br/10.1145/602461.602467","DOI":"10.1145/602461.602467","ISBN":"1-58113-508-4","shortTitle":"The Evolution Matrix","author":[{"family":"Lanza","given":"Michele"}],"issued":{"date-parts":[["2001"]]},"accessed":{"date-parts":[["2014",2,15]]}}}],"schema":"https://github.com/citation-style-language/schema/raw/master/csl-citation.json"} </w:delInstrText>
        </w:r>
      </w:del>
      <w:r w:rsidRPr="001D73A5">
        <w:fldChar w:fldCharType="separate"/>
      </w:r>
      <w:ins w:id="2412" w:author="Cristiano Cesario" w:date="2014-06-24T20:23:00Z">
        <w:r w:rsidR="003A1DD3" w:rsidRPr="003A1DD3">
          <w:t>[33]</w:t>
        </w:r>
      </w:ins>
      <w:del w:id="2413" w:author="Cristiano Cesario" w:date="2014-06-22T16:02:00Z">
        <w:r w:rsidRPr="00811F2C" w:rsidDel="007071FA">
          <w:delText>[30]</w:delText>
        </w:r>
      </w:del>
      <w:r w:rsidRPr="001D73A5">
        <w:fldChar w:fldCharType="end"/>
      </w:r>
      <w:r w:rsidR="009608BE" w:rsidRPr="001D73A5">
        <w:t>,</w:t>
      </w:r>
      <w:del w:id="2414" w:author="Cristiano Cesario" w:date="2014-06-22T11:36:00Z">
        <w:r w:rsidR="009608BE" w:rsidRPr="001D73A5" w:rsidDel="00AC537F">
          <w:delText xml:space="preserve"> </w:delText>
        </w:r>
        <w:r w:rsidRPr="001D73A5" w:rsidDel="00AC537F">
          <w:delText>which</w:delText>
        </w:r>
        <w:r w:rsidR="009608BE" w:rsidRPr="001D73A5" w:rsidDel="00AC537F">
          <w:delText xml:space="preserve"> focus</w:delText>
        </w:r>
        <w:r w:rsidR="001D73A5" w:rsidRPr="001D73A5" w:rsidDel="00AC537F">
          <w:delText>es</w:delText>
        </w:r>
        <w:r w:rsidR="009608BE" w:rsidRPr="001D73A5" w:rsidDel="00AC537F">
          <w:delText xml:space="preserve"> on classes;</w:delText>
        </w:r>
      </w:del>
      <w:ins w:id="2415" w:author="Cristiano Cesario" w:date="2014-06-22T11:36:00Z">
        <w:r w:rsidR="00AC537F">
          <w:t xml:space="preserve"> lines </w:t>
        </w:r>
      </w:ins>
    </w:p>
    <w:p w14:paraId="0C19E535" w14:textId="51996C7B" w:rsidR="009608BE" w:rsidRPr="001D73A5" w:rsidDel="00AC537F" w:rsidRDefault="00F1714B">
      <w:pPr>
        <w:pStyle w:val="Text"/>
        <w:rPr>
          <w:del w:id="2416" w:author="Cristiano Cesario" w:date="2014-06-22T11:37:00Z"/>
        </w:rPr>
        <w:pPrChange w:id="2417" w:author="Cristiano Cesario" w:date="2014-06-22T11:36:00Z">
          <w:pPr>
            <w:pStyle w:val="bulletlist"/>
            <w:numPr>
              <w:numId w:val="41"/>
            </w:numPr>
            <w:tabs>
              <w:tab w:val="clear" w:pos="648"/>
              <w:tab w:val="num" w:pos="567"/>
            </w:tabs>
            <w:ind w:left="567" w:hanging="279"/>
          </w:pPr>
        </w:pPrChange>
      </w:pPr>
      <w:del w:id="2418" w:author="Cristiano Cesario" w:date="2014-06-22T11:36:00Z">
        <w:r w:rsidRPr="001D73A5" w:rsidDel="00AC537F">
          <w:delText xml:space="preserve">CVSscan </w:delText>
        </w:r>
      </w:del>
      <w:r w:rsidRPr="001D73A5">
        <w:fldChar w:fldCharType="begin"/>
      </w:r>
      <w:ins w:id="2419" w:author="Cristiano Cesario" w:date="2014-06-24T20:23:00Z">
        <w:r w:rsidR="003A1DD3">
          <w:instrText xml:space="preserve"> ADDIN ZOTERO_ITEM CSL_CITATION {"citationID":"rrfd9novb","properties":{"formattedCitation":"[34]","plainCitation":"[34]"},"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cases.","URL":"http://doi.acm.org.ez24.periodicos.capes.gov.br/10.1145/1056018.1056025","DOI":"10.1145/1056018.1056025","ISBN":"1-59593-073-6","shortTitle":"CVSscan","author":[{"family":"Voinea","given":"Lucian"},{"family":"Telea","given":"Alex"},{"family":"van Wijk","given":"Jarke J."}],"issued":{"date-parts":[["2005"]]},"accessed":{"date-parts":[["2014",4,23]]}}}],"schema":"https://github.com/citation-style-language/schema/raw/master/csl-citation.json"} </w:instrText>
        </w:r>
      </w:ins>
      <w:del w:id="2420" w:author="Cristiano Cesario" w:date="2014-06-22T16:02:00Z">
        <w:r w:rsidRPr="001D73A5" w:rsidDel="007071FA">
          <w:delInstrText xml:space="preserve"> ADDIN ZOTERO_ITEM CSL_CITATION {"citationID":"rrfd9novb","properties":{"formattedCitation":"[31]","plainCitation":"[31]"},"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cases.","URL":"http://doi.acm.org.ez24.periodicos.capes.gov.br/10.1145/1056018.1056025","DOI":"10.1145/1056018.1056025","ISBN":"1-59593-073-6","shortTitle":"CVSscan","author":[{"family":"Voinea","given":"Lucian"},{"family":"Telea","given":"Alex"},{"family":"van Wijk","given":"Jarke J."}],"issued":{"date-parts":[["2005"]]},"accessed":{"date-parts":[["2014",4,23]]}}}],"schema":"https://github.com/citation-style-language/schema/raw/master/csl-citation.json"} </w:delInstrText>
        </w:r>
      </w:del>
      <w:r w:rsidRPr="001D73A5">
        <w:fldChar w:fldCharType="separate"/>
      </w:r>
      <w:ins w:id="2421" w:author="Cristiano Cesario" w:date="2014-06-24T20:23:00Z">
        <w:r w:rsidR="003A1DD3" w:rsidRPr="003A1DD3">
          <w:t>[34]</w:t>
        </w:r>
      </w:ins>
      <w:del w:id="2422" w:author="Cristiano Cesario" w:date="2014-06-22T16:02:00Z">
        <w:r w:rsidRPr="00811F2C" w:rsidDel="007071FA">
          <w:delText>[31]</w:delText>
        </w:r>
      </w:del>
      <w:r w:rsidRPr="001D73A5">
        <w:fldChar w:fldCharType="end"/>
      </w:r>
      <w:r w:rsidR="009608BE" w:rsidRPr="001D73A5">
        <w:t>,</w:t>
      </w:r>
      <w:del w:id="2423" w:author="Cristiano Cesario" w:date="2014-06-22T11:36:00Z">
        <w:r w:rsidR="009608BE" w:rsidRPr="001D73A5" w:rsidDel="00AC537F">
          <w:delText xml:space="preserve"> </w:delText>
        </w:r>
        <w:r w:rsidRPr="001D73A5" w:rsidDel="00AC537F">
          <w:delText>a line oriented tool, where columns represent different versions of a file and the horizontal direction is used for time</w:delText>
        </w:r>
        <w:r w:rsidR="009608BE" w:rsidRPr="001D73A5" w:rsidDel="00AC537F">
          <w:delText>;</w:delText>
        </w:r>
      </w:del>
      <w:ins w:id="2424" w:author="Cristiano Cesario" w:date="2014-06-22T11:36:00Z">
        <w:r w:rsidR="00AC537F">
          <w:t xml:space="preserve"> authors</w:t>
        </w:r>
      </w:ins>
      <w:ins w:id="2425" w:author="Cristiano Cesario" w:date="2014-06-22T11:37:00Z">
        <w:r w:rsidR="00AC537F">
          <w:t xml:space="preserve"> </w:t>
        </w:r>
      </w:ins>
    </w:p>
    <w:p w14:paraId="33DA7698" w14:textId="420F7E11" w:rsidR="00A44E7B" w:rsidRPr="001D73A5" w:rsidDel="0095726A" w:rsidRDefault="009608BE">
      <w:pPr>
        <w:pStyle w:val="Text"/>
        <w:rPr>
          <w:del w:id="2426" w:author="Cristiano Cesario" w:date="2014-06-22T11:46:00Z"/>
        </w:rPr>
        <w:pPrChange w:id="2427" w:author="Cristiano Cesario" w:date="2014-06-22T11:37:00Z">
          <w:pPr>
            <w:pStyle w:val="bulletlist"/>
            <w:numPr>
              <w:numId w:val="41"/>
            </w:numPr>
            <w:tabs>
              <w:tab w:val="clear" w:pos="648"/>
              <w:tab w:val="num" w:pos="567"/>
            </w:tabs>
            <w:ind w:left="567" w:hanging="279"/>
          </w:pPr>
        </w:pPrChange>
      </w:pPr>
      <w:del w:id="2428" w:author="Cristiano Cesario" w:date="2014-06-22T11:37:00Z">
        <w:r w:rsidRPr="001D73A5" w:rsidDel="00AC537F">
          <w:delText>CodeSaw</w:delText>
        </w:r>
        <w:r w:rsidR="00F1714B" w:rsidRPr="001D73A5" w:rsidDel="00AC537F">
          <w:delText xml:space="preserve"> </w:delText>
        </w:r>
      </w:del>
      <w:r w:rsidR="00F1714B" w:rsidRPr="001D73A5">
        <w:fldChar w:fldCharType="begin"/>
      </w:r>
      <w:ins w:id="2429" w:author="Cristiano Cesario" w:date="2014-06-24T20:23:00Z">
        <w:r w:rsidR="003A1DD3">
          <w:instrText xml:space="preserve"> ADDIN ZOTERO_ITEM CSL_CITATION {"citationID":"135d86gdtt","properties":{"formattedCitation":"[35]","plainCitation":"[35]"},"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URL":"http://doi.acm.org.ez24.periodicos.capes.gov.br/10.1145/1125451.1125608","DOI":"10.1145/1125451.1125608","ISBN":"1-59593-298-4","shortTitle":"LifeSource","author":[{"family":"Gilbert","given":"Eric"},{"family":"Karahalios","given":"Karrie"}],"issued":{"date-parts":[["2006"]]},"accessed":{"date-parts":[["2014",5,4]]}}}],"schema":"https://github.com/citation-style-language/schema/raw/master/csl-citation.json"} </w:instrText>
        </w:r>
      </w:ins>
      <w:del w:id="2430" w:author="Cristiano Cesario" w:date="2014-06-22T16:02:00Z">
        <w:r w:rsidR="00F1714B" w:rsidRPr="001D73A5" w:rsidDel="007071FA">
          <w:delInstrText xml:space="preserve"> ADDIN ZOTERO_ITEM CSL_CITATION {"citationID":"135d86gdtt","properties":{"formattedCitation":"[32]","plainCitation":"[32]"},"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URL":"http://doi.acm.org.ez24.periodicos.capes.gov.br/10.1145/1125451.1125608","DOI":"10.1145/1125451.1125608","ISBN":"1-59593-298-4","shortTitle":"LifeSource","author":[{"family":"Gilbert","given":"Eric"},{"family":"Karahalios","given":"Karrie"}],"issued":{"date-parts":[["2006"]]},"accessed":{"date-parts":[["2014",5,4]]}}}],"schema":"https://github.com/citation-style-language/schema/raw/master/csl-citation.json"} </w:delInstrText>
        </w:r>
      </w:del>
      <w:r w:rsidR="00F1714B" w:rsidRPr="001D73A5">
        <w:fldChar w:fldCharType="separate"/>
      </w:r>
      <w:ins w:id="2431" w:author="Cristiano Cesario" w:date="2014-06-24T20:23:00Z">
        <w:r w:rsidR="003A1DD3" w:rsidRPr="003A1DD3">
          <w:t>[35]</w:t>
        </w:r>
      </w:ins>
      <w:del w:id="2432" w:author="Cristiano Cesario" w:date="2014-06-22T16:02:00Z">
        <w:r w:rsidR="00F1714B" w:rsidRPr="00811F2C" w:rsidDel="007071FA">
          <w:delText>[32]</w:delText>
        </w:r>
      </w:del>
      <w:r w:rsidR="00F1714B" w:rsidRPr="001D73A5">
        <w:fldChar w:fldCharType="end"/>
      </w:r>
      <w:r w:rsidRPr="001D73A5">
        <w:t>,</w:t>
      </w:r>
      <w:del w:id="2433" w:author="Cristiano Cesario" w:date="2014-06-22T11:37:00Z">
        <w:r w:rsidRPr="001D73A5" w:rsidDel="00AC537F">
          <w:delText xml:space="preserve"> a tool that compares authors’ code and project mail contributions </w:delText>
        </w:r>
        <w:r w:rsidR="00FB599B" w:rsidRPr="001D73A5" w:rsidDel="00AC537F">
          <w:delText>along</w:delText>
        </w:r>
        <w:r w:rsidRPr="001D73A5" w:rsidDel="00AC537F">
          <w:delText xml:space="preserve"> one</w:delText>
        </w:r>
        <w:r w:rsidR="00FB599B" w:rsidRPr="001D73A5" w:rsidDel="00AC537F">
          <w:delText xml:space="preserve"> year</w:delText>
        </w:r>
        <w:r w:rsidRPr="001D73A5" w:rsidDel="00AC537F">
          <w:delText>, exposing their</w:delText>
        </w:r>
        <w:r w:rsidR="00F1714B" w:rsidRPr="001D73A5" w:rsidDel="00AC537F">
          <w:delText xml:space="preserve"> peaks and valleys of productivity</w:delText>
        </w:r>
      </w:del>
      <w:ins w:id="2434" w:author="Cristiano Cesario" w:date="2014-06-22T11:37:00Z">
        <w:r w:rsidR="00AC537F">
          <w:t xml:space="preserve"> and branch history</w:t>
        </w:r>
      </w:ins>
      <w:ins w:id="2435" w:author="Cristiano Cesario" w:date="2014-06-22T11:45:00Z">
        <w:r w:rsidR="0095726A">
          <w:t xml:space="preserve"> </w:t>
        </w:r>
        <w:r w:rsidR="0095726A">
          <w:fldChar w:fldCharType="begin"/>
        </w:r>
      </w:ins>
      <w:ins w:id="2436" w:author="Cristiano Cesario" w:date="2014-06-24T20:23:00Z">
        <w:r w:rsidR="003A1DD3">
          <w:instrText xml:space="preserve"> ADDIN ZOTERO_ITEM CSL_CITATION {"citationID":"1rsahgfjd5","properties":{"formattedCitation":"{\\rtf [36]\\uc0\\u8211{}[39]}","plainCitation":"[36]–[39]"},"citationItems":[{"id":2531,"uris":["http://zotero.org/users/892576/items/B89AB8Q5"],"uri":["http://zotero.org/users/892576/items/B89AB8Q5"],"itemData":{"id":2531,"type":"paper-conference","title":"VisGi: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2603,"uris":["http://zotero.org/users/892576/items/EUC2WHBJ"],"uri":["http://zotero.org/users/892576/items/EUC2WHBJ"],"itemData":{"id":2603,"type":"paper-conference","title":"VRCS: integrating version control and module management using interactive three-dimensional graphics","container-title":"1997 IEEE Symposium on Visual Languages, 1997. Proceedings","page":"168-173","source":"IEEE Xplore","event":"1997 IEEE Symposium on Visual Languages, 1997. Proceedings","abstract":"Version control and module management are very important in practical software development. In UNIX, the Revision Control System (RCS) or the Source Code Control System (SCCS) is used in general as a version control tool. However, they (1) lack the ability to explicitly display version changes; (2) require complicated commands to be typed; and (3) lack the ability to manage multiple files and modules. This paper proposes a solution for these issues by applying 3D visualization. A prototype system called VRCS (Visual RCS) was developed, in which each piece of version information stored in an RCS history file is displayed as a 2D tree by taking the z-axis as time. Other 2D trees are laid out in 3D space in the same way. In our visualization, files which compose a certain release of the software are connected by a line called a relation-link. By using GUIs, users can check in/out each version easily and interactively. More importantly, just by choosing the relation-link, a certain release is rebuilt automatically","DOI":"10.1109/VL.1997.626577","shortTitle":"VRCS","author":[{"family":"Koike","given":"H."},{"family":"Chu","given":"Hui-Chu"}],"issued":{"date-parts":[["1997",9]]}}},{"id":2611,"uris":["http://zotero.org/users/892576/items/7B8BMB85"],"uri":["http://zotero.org/users/892576/items/7B8BMB85"],"itemData":{"id":2611,"type":"webpage","title":"Visugit","URL":"https://github.com/hozumi/visugit","author":[{"family":"Hozumi","given":"Takahiro"}],"accessed":{"date-parts":[["2014",5,4]]}}},{"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tab.","URL":"https://github.com/blog/39-say-hello-to-the-network-graph-visualizer","author":[{"family":"Preston-Werner","given":"Tom"}],"accessed":{"date-parts":[["2014",2,16]]}}}],"schema":"https://github.com/citation-style-language/schema/raw/master/csl-citation.json"} </w:instrText>
        </w:r>
      </w:ins>
      <w:r w:rsidR="0095726A">
        <w:fldChar w:fldCharType="separate"/>
      </w:r>
      <w:ins w:id="2437" w:author="Cristiano Cesario" w:date="2014-06-24T20:23:00Z">
        <w:r w:rsidR="003A1DD3" w:rsidRPr="003A1DD3">
          <w:rPr>
            <w:szCs w:val="24"/>
            <w:rPrChange w:id="2438" w:author="Cristiano Cesario" w:date="2014-06-24T20:23:00Z">
              <w:rPr>
                <w:sz w:val="24"/>
                <w:szCs w:val="24"/>
              </w:rPr>
            </w:rPrChange>
          </w:rPr>
          <w:t>[36]–[39]</w:t>
        </w:r>
      </w:ins>
      <w:ins w:id="2439" w:author="Cristiano Cesario" w:date="2014-06-22T11:45:00Z">
        <w:r w:rsidR="0095726A">
          <w:fldChar w:fldCharType="end"/>
        </w:r>
      </w:ins>
      <w:del w:id="2440" w:author="Cristiano Cesario" w:date="2014-06-22T11:37:00Z">
        <w:r w:rsidR="00AD4CCB" w:rsidRPr="001D73A5" w:rsidDel="00AC537F">
          <w:delText>;</w:delText>
        </w:r>
      </w:del>
    </w:p>
    <w:p w14:paraId="0ED52E57" w14:textId="4E5D6E59" w:rsidR="00AD4CCB" w:rsidRPr="0095726A" w:rsidRDefault="00AD4CCB">
      <w:pPr>
        <w:pStyle w:val="Text"/>
        <w:rPr>
          <w:rPrChange w:id="2441" w:author="Cristiano Cesario" w:date="2014-06-22T11:46:00Z">
            <w:rPr>
              <w:lang w:val="pt-BR"/>
            </w:rPr>
          </w:rPrChange>
        </w:rPr>
        <w:pPrChange w:id="2442" w:author="Cristiano Cesario" w:date="2014-06-22T11:46:00Z">
          <w:pPr>
            <w:pStyle w:val="bulletlist"/>
            <w:numPr>
              <w:numId w:val="41"/>
            </w:numPr>
            <w:tabs>
              <w:tab w:val="clear" w:pos="648"/>
              <w:tab w:val="num" w:pos="567"/>
            </w:tabs>
            <w:ind w:left="567" w:hanging="279"/>
          </w:pPr>
        </w:pPrChange>
      </w:pPr>
      <w:del w:id="2443" w:author="Cristiano Cesario" w:date="2014-06-22T11:46:00Z">
        <w:r w:rsidRPr="004A0594" w:rsidDel="0095726A">
          <w:rPr>
            <w:lang w:val="pt-BR"/>
          </w:rPr>
          <w:delText xml:space="preserve">VisGi </w:delText>
        </w:r>
        <w:r w:rsidRPr="001D73A5" w:rsidDel="0095726A">
          <w:fldChar w:fldCharType="begin"/>
        </w:r>
        <w:r w:rsidRPr="004A0594" w:rsidDel="0095726A">
          <w:rPr>
            <w:lang w:val="pt-BR"/>
          </w:rPr>
          <w:delInstrText xml:space="preserve"> ADDIN ZOTERO_ITEM CSL_CITATION {"citationID":"k85430c9p","properties":{"formattedCitation":"[33]","plainCitation":"[33]"},"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delInstrText>
        </w:r>
        <w:r w:rsidRPr="001D73A5" w:rsidDel="0095726A">
          <w:fldChar w:fldCharType="separate"/>
        </w:r>
        <w:r w:rsidRPr="004A0594" w:rsidDel="0095726A">
          <w:rPr>
            <w:lang w:val="pt-BR"/>
          </w:rPr>
          <w:delText>[33]</w:delText>
        </w:r>
        <w:r w:rsidRPr="001D73A5" w:rsidDel="0095726A">
          <w:fldChar w:fldCharType="end"/>
        </w:r>
        <w:r w:rsidRPr="004A0594" w:rsidDel="0095726A">
          <w:rPr>
            <w:lang w:val="pt-BR"/>
          </w:rPr>
          <w:delText xml:space="preserve">, VRCS </w:delText>
        </w:r>
        <w:r w:rsidRPr="001D73A5" w:rsidDel="0095726A">
          <w:fldChar w:fldCharType="begin"/>
        </w:r>
        <w:r w:rsidRPr="004A0594" w:rsidDel="0095726A">
          <w:rPr>
            <w:lang w:val="pt-BR"/>
          </w:rPr>
          <w:delInstrText xml:space="preserve"> ADDIN ZOTERO_ITEM CSL_CITATION {"citationID":"130mjs9a81","properties":{"formattedCitation":"[34]","plainCitation":"[34]"},"citationItems":[{"id":2603,"uris":["http://zotero.org/users/892576/items/EUC2WHBJ"],"uri":["http://zotero.org/users/892576/items/EUC2WHBJ"],"itemData":{"id":2603,"type":"paper-conference","title":"VRCS: integrating version control and module management using interactive three-dimensional graphics","container-title":"1997 IEEE Symposium on Visual Languages, 1997. Proceedings","page":"168-173","source":"IEEE Xplore","event":"1997 IEEE Symposium on Visual Languages, 1997. Proceedings","abstract":"Version control and module management are very important in practical software development. In UNIX, the Revision Control System (RCS) or the Source Code Control System (SCCS) is used in general as a version control tool. However, they (1) lack the ability to explicitly display version changes; (2) require complicated commands to be typed; and (3) lack the ability to manage multiple files and modules. This paper proposes </w:delInstrText>
        </w:r>
        <w:r w:rsidRPr="0095726A" w:rsidDel="0095726A">
          <w:rPr>
            <w:rPrChange w:id="2444" w:author="Cristiano Cesario" w:date="2014-06-22T11:46:00Z">
              <w:rPr>
                <w:lang w:val="pt-BR"/>
              </w:rPr>
            </w:rPrChange>
          </w:rPr>
          <w:delInstrText xml:space="preserve">a solution for these issues by applying 3D visualization. A prototype system called VRCS (Visual RCS) was developed, in which each piece of version information stored in an RCS history file is displayed as a 2D tree by taking the z-axis as time. Other 2D trees are laid out in 3D space in the same way. In our visualization, files which compose a certain release of the software are connected by a line called a relation-link. By using GUIs, users can check in/out each version easily and interactively. More importantly, just by choosing the relation-link, a certain release is rebuilt automatically","DOI":"10.1109/VL.1997.626577","shortTitle":"VRCS","author":[{"family":"Koike","given":"H."},{"family":"Chu","given":"Hui-Chu"}],"issued":{"date-parts":[["1997",9]]}}}],"schema":"https://github.com/citation-style-language/schema/raw/master/csl-citation.json"} </w:delInstrText>
        </w:r>
        <w:r w:rsidRPr="001D73A5" w:rsidDel="0095726A">
          <w:fldChar w:fldCharType="separate"/>
        </w:r>
        <w:r w:rsidRPr="0095726A" w:rsidDel="0095726A">
          <w:rPr>
            <w:rPrChange w:id="2445" w:author="Cristiano Cesario" w:date="2014-06-22T11:46:00Z">
              <w:rPr>
                <w:lang w:val="pt-BR"/>
              </w:rPr>
            </w:rPrChange>
          </w:rPr>
          <w:delText>[34]</w:delText>
        </w:r>
        <w:r w:rsidRPr="001D73A5" w:rsidDel="0095726A">
          <w:fldChar w:fldCharType="end"/>
        </w:r>
        <w:r w:rsidRPr="0095726A" w:rsidDel="0095726A">
          <w:rPr>
            <w:rPrChange w:id="2446" w:author="Cristiano Cesario" w:date="2014-06-22T11:46:00Z">
              <w:rPr>
                <w:lang w:val="pt-BR"/>
              </w:rPr>
            </w:rPrChange>
          </w:rPr>
          <w:delText xml:space="preserve"> and Visugit </w:delText>
        </w:r>
        <w:r w:rsidRPr="001D73A5" w:rsidDel="0095726A">
          <w:fldChar w:fldCharType="begin"/>
        </w:r>
        <w:r w:rsidRPr="0095726A" w:rsidDel="0095726A">
          <w:rPr>
            <w:rPrChange w:id="2447" w:author="Cristiano Cesario" w:date="2014-06-22T11:46:00Z">
              <w:rPr>
                <w:lang w:val="pt-BR"/>
              </w:rPr>
            </w:rPrChange>
          </w:rPr>
          <w:delInstrText xml:space="preserve"> ADDIN ZOTERO_ITEM CSL_CITATION {"citationID":"120p67qclm","properties":{"formattedCitation":"[35]","plainCitation":"[35]"},"citationItems":[{"id":2611,"uris":["http://zotero.org/users/892576/items/7B8BMB85"],"uri":["http://zotero.org/users/892576/items/7B8BMB85"],"itemData":{"id":2611,"type":"webpage","title":"Visugit","URL":"https://github.com/hozumi/visugit","author":[{"family":"Hozumi","given":"Takahiro"}],"accessed":{"date-parts":[["2014",5,4]]}}}],"schema":"https://github.com/citation-style-language/schema/raw/master/csl-citation.json"} </w:delInstrText>
        </w:r>
        <w:r w:rsidRPr="001D73A5" w:rsidDel="0095726A">
          <w:fldChar w:fldCharType="separate"/>
        </w:r>
        <w:r w:rsidRPr="0095726A" w:rsidDel="0095726A">
          <w:rPr>
            <w:rPrChange w:id="2448" w:author="Cristiano Cesario" w:date="2014-06-22T11:46:00Z">
              <w:rPr>
                <w:lang w:val="pt-BR"/>
              </w:rPr>
            </w:rPrChange>
          </w:rPr>
          <w:delText>[35]</w:delText>
        </w:r>
        <w:r w:rsidRPr="001D73A5" w:rsidDel="0095726A">
          <w:fldChar w:fldCharType="end"/>
        </w:r>
        <w:r w:rsidRPr="0095726A" w:rsidDel="0095726A">
          <w:rPr>
            <w:rPrChange w:id="2449" w:author="Cristiano Cesario" w:date="2014-06-22T11:46:00Z">
              <w:rPr>
                <w:lang w:val="pt-BR"/>
              </w:rPr>
            </w:rPrChange>
          </w:rPr>
          <w:delText xml:space="preserve">, </w:delText>
        </w:r>
        <w:r w:rsidR="00355DFE" w:rsidRPr="0095726A" w:rsidDel="0095726A">
          <w:rPr>
            <w:rPrChange w:id="2450" w:author="Cristiano Cesario" w:date="2014-06-22T11:46:00Z">
              <w:rPr>
                <w:lang w:val="pt-BR"/>
              </w:rPr>
            </w:rPrChange>
          </w:rPr>
          <w:delText xml:space="preserve">and GitHub’s network graph, </w:delText>
        </w:r>
        <w:r w:rsidRPr="0095726A" w:rsidDel="0095726A">
          <w:rPr>
            <w:rPrChange w:id="2451" w:author="Cristiano Cesario" w:date="2014-06-22T11:46:00Z">
              <w:rPr>
                <w:lang w:val="pt-BR"/>
              </w:rPr>
            </w:rPrChange>
          </w:rPr>
          <w:delText>which focus</w:delText>
        </w:r>
        <w:r w:rsidR="001D73A5" w:rsidRPr="0095726A" w:rsidDel="0095726A">
          <w:rPr>
            <w:rPrChange w:id="2452" w:author="Cristiano Cesario" w:date="2014-06-22T11:46:00Z">
              <w:rPr>
                <w:lang w:val="pt-BR"/>
              </w:rPr>
            </w:rPrChange>
          </w:rPr>
          <w:delText xml:space="preserve"> on the branch history</w:delText>
        </w:r>
      </w:del>
      <w:r w:rsidR="001D73A5" w:rsidRPr="0095726A">
        <w:rPr>
          <w:rPrChange w:id="2453" w:author="Cristiano Cesario" w:date="2014-06-22T11:46:00Z">
            <w:rPr>
              <w:lang w:val="pt-BR"/>
            </w:rPr>
          </w:rPrChange>
        </w:rPr>
        <w:t>.</w:t>
      </w:r>
      <w:ins w:id="2454" w:author="Cristiano Cesario" w:date="2014-06-24T20:43:00Z">
        <w:r w:rsidR="00F41E44">
          <w:t xml:space="preserve"> The latter is the focus of </w:t>
        </w:r>
        <w:proofErr w:type="spellStart"/>
        <w:r w:rsidR="00F41E44">
          <w:t>DyeVC’s</w:t>
        </w:r>
        <w:proofErr w:type="spellEnd"/>
        <w:r w:rsidR="00F41E44">
          <w:t xml:space="preserve"> Commit History visualization.</w:t>
        </w:r>
      </w:ins>
    </w:p>
    <w:commentRangeEnd w:id="2399"/>
    <w:p w14:paraId="3CD940B0" w14:textId="690CFD4C" w:rsidR="001D73A5" w:rsidRPr="002F6CC9" w:rsidRDefault="00656648" w:rsidP="001D73A5">
      <w:pPr>
        <w:pStyle w:val="Text"/>
      </w:pPr>
      <w:r>
        <w:rPr>
          <w:rStyle w:val="Refdecomentrio"/>
        </w:rPr>
        <w:commentReference w:id="2399"/>
      </w:r>
      <w:r w:rsidR="004A0594" w:rsidRPr="002F6CC9">
        <w:t xml:space="preserve">Most of these </w:t>
      </w:r>
      <w:del w:id="2455" w:author="Cristiano Cesario" w:date="2014-06-22T11:46:00Z">
        <w:r w:rsidR="00355DFE" w:rsidRPr="002F6CC9" w:rsidDel="0095726A">
          <w:delText xml:space="preserve">repository </w:delText>
        </w:r>
      </w:del>
      <w:ins w:id="2456" w:author="Cristiano Cesario" w:date="2014-06-22T11:46:00Z">
        <w:r w:rsidR="0095726A">
          <w:t>works</w:t>
        </w:r>
      </w:ins>
      <w:del w:id="2457" w:author="Cristiano Cesario" w:date="2014-06-22T11:46:00Z">
        <w:r w:rsidR="00355DFE" w:rsidRPr="002F6CC9" w:rsidDel="0095726A">
          <w:delText xml:space="preserve">linearization </w:delText>
        </w:r>
        <w:r w:rsidR="004A0594" w:rsidRPr="002F6CC9" w:rsidDel="0095726A">
          <w:delText>techniques</w:delText>
        </w:r>
      </w:del>
      <w:r w:rsidR="004A0594" w:rsidRPr="002F6CC9">
        <w:t xml:space="preserve"> were applied only to CVCSs. The only exception found</w:t>
      </w:r>
      <w:r w:rsidR="00355DFE" w:rsidRPr="002F6CC9">
        <w:t xml:space="preserve"> were </w:t>
      </w:r>
      <w:ins w:id="2458" w:author="Cristiano Cesario" w:date="2014-06-22T11:37:00Z">
        <w:r w:rsidR="00AC537F">
          <w:fldChar w:fldCharType="begin"/>
        </w:r>
      </w:ins>
      <w:ins w:id="2459" w:author="Cristiano Cesario" w:date="2014-06-24T20:23:00Z">
        <w:r w:rsidR="003A1DD3">
          <w:instrText xml:space="preserve"> ADDIN ZOTERO_ITEM CSL_CITATION {"citationID":"2d18503aa2","properties":{"formattedCitation":"[36], [38]","plainCitation":"[36], [38]"},"citationItems":[{"id":2531,"uris":["http://zotero.org/users/892576/items/B89AB8Q5"],"uri":["http://zotero.org/users/892576/items/B89AB8Q5"],"itemData":{"id":2531,"type":"paper-conference","title":"VisGi: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accessed":{"date-parts":[["2014",5,4]]}}}],"schema":"https://github.com/citation-style-language/schema/raw/master/csl-citation.json"} </w:instrText>
        </w:r>
      </w:ins>
      <w:r w:rsidR="00AC537F">
        <w:fldChar w:fldCharType="separate"/>
      </w:r>
      <w:ins w:id="2460" w:author="Cristiano Cesario" w:date="2014-06-24T20:23:00Z">
        <w:r w:rsidR="003A1DD3" w:rsidRPr="003A1DD3">
          <w:t>[36], [38]</w:t>
        </w:r>
      </w:ins>
      <w:ins w:id="2461" w:author="Cristiano Cesario" w:date="2014-06-22T11:37:00Z">
        <w:r w:rsidR="00AC537F">
          <w:fldChar w:fldCharType="end"/>
        </w:r>
      </w:ins>
      <w:ins w:id="2462" w:author="Cristiano Cesario" w:date="2014-06-22T11:38:00Z">
        <w:r w:rsidR="00AC537F">
          <w:t xml:space="preserve"> and </w:t>
        </w:r>
      </w:ins>
      <w:del w:id="2463" w:author="Cristiano Cesario" w:date="2014-06-22T11:38:00Z">
        <w:r w:rsidR="00355DFE" w:rsidRPr="002F6CC9" w:rsidDel="00AC537F">
          <w:delText xml:space="preserve">VisGi, </w:delText>
        </w:r>
        <w:r w:rsidR="004A0594" w:rsidRPr="002F6CC9" w:rsidDel="00AC537F">
          <w:delText>Visugit</w:delText>
        </w:r>
        <w:r w:rsidR="00355DFE" w:rsidRPr="002F6CC9" w:rsidDel="00AC537F">
          <w:delText xml:space="preserve"> and </w:delText>
        </w:r>
      </w:del>
      <w:del w:id="2464" w:author="Cristiano Cesario" w:date="2014-06-22T11:46:00Z">
        <w:r w:rsidR="00355DFE" w:rsidRPr="002F6CC9" w:rsidDel="0095726A">
          <w:delText>GitHub’s network graph</w:delText>
        </w:r>
      </w:del>
      <w:ins w:id="2465" w:author="Cristiano Cesario" w:date="2014-06-22T11:46:00Z">
        <w:r w:rsidR="0095726A">
          <w:fldChar w:fldCharType="begin"/>
        </w:r>
      </w:ins>
      <w:ins w:id="2466" w:author="Cristiano Cesario" w:date="2014-06-24T20:23:00Z">
        <w:r w:rsidR="003A1DD3">
          <w:instrText xml:space="preserve"> ADDIN ZOTERO_ITEM CSL_CITATION {"citationID":"22lscnos5h","properties":{"formattedCitation":"[39]","plainCitation":"[39]"},"citationItems":[{"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tab.","URL":"https://github.com/blog/39-say-hello-to-the-network-graph-visualizer","author":[{"family":"Preston-Werner","given":"Tom"}],"accessed":{"date-parts":[["2014",2,16]]}}}],"schema":"https://github.com/citation-style-language/schema/raw/master/csl-citation.json"} </w:instrText>
        </w:r>
      </w:ins>
      <w:r w:rsidR="0095726A">
        <w:fldChar w:fldCharType="separate"/>
      </w:r>
      <w:ins w:id="2467" w:author="Cristiano Cesario" w:date="2014-06-24T20:23:00Z">
        <w:r w:rsidR="003A1DD3" w:rsidRPr="003A1DD3">
          <w:t>[39]</w:t>
        </w:r>
      </w:ins>
      <w:ins w:id="2468" w:author="Cristiano Cesario" w:date="2014-06-22T11:46:00Z">
        <w:r w:rsidR="0095726A">
          <w:fldChar w:fldCharType="end"/>
        </w:r>
      </w:ins>
      <w:r w:rsidR="00355DFE" w:rsidRPr="002F6CC9">
        <w:t>,</w:t>
      </w:r>
      <w:r w:rsidR="004A0594" w:rsidRPr="002F6CC9">
        <w:t xml:space="preserve"> w</w:t>
      </w:r>
      <w:r w:rsidR="00355DFE" w:rsidRPr="002F6CC9">
        <w:t>hich work with Git repositories, but look only at a local repository, not showing, for example, where a given commit can be found</w:t>
      </w:r>
      <w:ins w:id="2469" w:author="Cristiano Cesario" w:date="2014-06-24T20:43:00Z">
        <w:r w:rsidR="008F44FC">
          <w:t>.</w:t>
        </w:r>
      </w:ins>
      <w:del w:id="2470" w:author="Cristiano Cesario" w:date="2014-06-24T20:43:00Z">
        <w:r w:rsidR="00355DFE" w:rsidRPr="002F6CC9" w:rsidDel="008F44FC">
          <w:delText>.</w:delText>
        </w:r>
      </w:del>
    </w:p>
    <w:p w14:paraId="36158463" w14:textId="703577EB" w:rsidR="00355DFE" w:rsidRPr="002F6CC9" w:rsidRDefault="002F6CC9" w:rsidP="001D73A5">
      <w:pPr>
        <w:pStyle w:val="Text"/>
      </w:pPr>
      <w:r w:rsidRPr="002F6CC9">
        <w:t>Regarding the topology view in DyeVC, we could not find any similar work.</w:t>
      </w:r>
    </w:p>
    <w:p w14:paraId="754D5051" w14:textId="3CE3B2B8" w:rsidR="0032111C" w:rsidRDefault="0032111C" w:rsidP="0032111C">
      <w:pPr>
        <w:pStyle w:val="Ttulo1"/>
      </w:pPr>
      <w:bookmarkStart w:id="2471" w:name="_Ref381298202"/>
      <w:r>
        <w:t>Conclusions and Future Work</w:t>
      </w:r>
      <w:bookmarkEnd w:id="2471"/>
    </w:p>
    <w:p w14:paraId="14947014" w14:textId="382ECCC8" w:rsidR="0032111C" w:rsidRPr="000A6536" w:rsidRDefault="0032111C" w:rsidP="0032111C">
      <w:pPr>
        <w:pStyle w:val="Text"/>
      </w:pPr>
      <w:r w:rsidRPr="000A6536">
        <w:t>Collaborative software development is a great challenge. If, on the one hand, parallelism in activities brings scale gains, on the other hand it tends to increase the concurrency, causing rework and productivity loss. The proliferation of branches and the distribution of repositories makes it difficult to realize parallel actions made by different developers. In this paper, we presented</w:t>
      </w:r>
      <w:del w:id="2472" w:author="Cristiano Cesario" w:date="2014-06-22T11:48:00Z">
        <w:r w:rsidRPr="000A6536" w:rsidDel="0095726A">
          <w:delText xml:space="preserve"> DyeVC, </w:delText>
        </w:r>
      </w:del>
      <w:ins w:id="2473" w:author="Cristiano Cesario" w:date="2014-06-22T11:48:00Z">
        <w:r w:rsidR="0095726A">
          <w:t xml:space="preserve"> DyeVC: </w:t>
        </w:r>
      </w:ins>
      <w:r w:rsidRPr="000A6536">
        <w:t>a</w:t>
      </w:r>
      <w:ins w:id="2474" w:author="Cristiano Cesario" w:date="2014-06-22T11:47:00Z">
        <w:r w:rsidR="0095726A">
          <w:t>n</w:t>
        </w:r>
      </w:ins>
      <w:r w:rsidRPr="000A6536">
        <w:t xml:space="preserve"> </w:t>
      </w:r>
      <w:commentRangeStart w:id="2475"/>
      <w:del w:id="2476" w:author="Cristiano Cesario" w:date="2014-06-22T11:48:00Z">
        <w:r w:rsidRPr="000A6536" w:rsidDel="0095726A">
          <w:delText>t</w:delText>
        </w:r>
      </w:del>
      <w:ins w:id="2477" w:author="Cristiano Cesario" w:date="2014-06-22T11:47:00Z">
        <w:r w:rsidR="0095726A">
          <w:t>approach</w:t>
        </w:r>
      </w:ins>
      <w:del w:id="2478" w:author="Cristiano Cesario" w:date="2014-06-22T11:48:00Z">
        <w:r w:rsidRPr="000A6536" w:rsidDel="0095726A">
          <w:delText>ool</w:delText>
        </w:r>
      </w:del>
      <w:r w:rsidRPr="000A6536">
        <w:t xml:space="preserve"> </w:t>
      </w:r>
      <w:commentRangeEnd w:id="2475"/>
      <w:r w:rsidR="000B5E59">
        <w:rPr>
          <w:rStyle w:val="Refdecomentrio"/>
        </w:rPr>
        <w:commentReference w:id="2475"/>
      </w:r>
      <w:r w:rsidRPr="000A6536">
        <w:t>that identifies the status of a repository in contrast with its partners, which are dynamical</w:t>
      </w:r>
      <w:r w:rsidR="002F6CC9" w:rsidRPr="000A6536">
        <w:t>ly found in an unobtrusive way.</w:t>
      </w:r>
    </w:p>
    <w:p w14:paraId="7ADC6D01" w14:textId="6484318B" w:rsidR="002F6CC9" w:rsidRPr="000A6536" w:rsidRDefault="002F6CC9" w:rsidP="0032111C">
      <w:pPr>
        <w:pStyle w:val="Text"/>
      </w:pPr>
      <w:r w:rsidRPr="000A6536">
        <w:t xml:space="preserve">DyeVC allows one to have different views of a repository. The response time and scalability of each </w:t>
      </w:r>
      <w:r w:rsidR="00E3771A">
        <w:t xml:space="preserve">view </w:t>
      </w:r>
      <w:r w:rsidRPr="000A6536">
        <w:t>varies according to the information granularity</w:t>
      </w:r>
      <w:r w:rsidR="008050FF">
        <w:t>: the</w:t>
      </w:r>
      <w:r w:rsidRPr="000A6536">
        <w:t xml:space="preserve"> </w:t>
      </w:r>
      <w:commentRangeStart w:id="2479"/>
      <w:r w:rsidR="00E3771A">
        <w:t>finer</w:t>
      </w:r>
      <w:r w:rsidR="00E3771A" w:rsidRPr="000A6536">
        <w:t xml:space="preserve"> </w:t>
      </w:r>
      <w:r w:rsidR="008050FF">
        <w:t xml:space="preserve">the </w:t>
      </w:r>
      <w:r w:rsidRPr="000A6536">
        <w:lastRenderedPageBreak/>
        <w:t>granularity</w:t>
      </w:r>
      <w:r w:rsidR="008050FF">
        <w:t>,</w:t>
      </w:r>
      <w:r w:rsidRPr="000A6536">
        <w:t xml:space="preserve"> </w:t>
      </w:r>
      <w:commentRangeEnd w:id="2479"/>
      <w:r w:rsidR="00E3771A">
        <w:rPr>
          <w:rStyle w:val="Refdecomentrio"/>
        </w:rPr>
        <w:commentReference w:id="2479"/>
      </w:r>
      <w:r w:rsidR="008050FF">
        <w:t>the</w:t>
      </w:r>
      <w:r w:rsidR="008050FF" w:rsidRPr="000A6536">
        <w:t xml:space="preserve"> </w:t>
      </w:r>
      <w:r w:rsidRPr="000A6536">
        <w:t xml:space="preserve">lower </w:t>
      </w:r>
      <w:r w:rsidR="008050FF">
        <w:t xml:space="preserve">the </w:t>
      </w:r>
      <w:r w:rsidRPr="000A6536">
        <w:t>performance.</w:t>
      </w:r>
    </w:p>
    <w:p w14:paraId="29642C75" w14:textId="508A8D7C" w:rsidR="0032111C" w:rsidRPr="00A813C7" w:rsidRDefault="0032111C" w:rsidP="0032111C">
      <w:pPr>
        <w:pStyle w:val="Text"/>
      </w:pPr>
      <w:r w:rsidRPr="000A6536">
        <w:t xml:space="preserve">A number of </w:t>
      </w:r>
      <w:r w:rsidR="00F959AA">
        <w:t xml:space="preserve">future </w:t>
      </w:r>
      <w:r w:rsidRPr="000A6536">
        <w:t>research arise</w:t>
      </w:r>
      <w:r w:rsidR="00F959AA">
        <w:t>s</w:t>
      </w:r>
      <w:r w:rsidRPr="000A6536">
        <w:t xml:space="preserve"> from this approach. </w:t>
      </w:r>
      <w:r w:rsidR="002F6CC9" w:rsidRPr="000A6536">
        <w:t>Different visualizations can be developed to show the commit history, compacting it, for example</w:t>
      </w:r>
      <w:commentRangeStart w:id="2480"/>
      <w:r w:rsidR="002F6CC9" w:rsidRPr="000A6536">
        <w:t xml:space="preserve">, by </w:t>
      </w:r>
      <w:ins w:id="2481" w:author="Cristiano Cesario" w:date="2014-06-24T20:49:00Z">
        <w:r w:rsidR="004C1305">
          <w:t xml:space="preserve">automatically </w:t>
        </w:r>
      </w:ins>
      <w:r w:rsidR="002F6CC9" w:rsidRPr="000A6536">
        <w:t>collapsing contiguous nodes that represent commits with the same level of accessibility</w:t>
      </w:r>
      <w:commentRangeEnd w:id="2480"/>
      <w:r w:rsidR="00F959AA">
        <w:rPr>
          <w:rStyle w:val="Refdecomentrio"/>
        </w:rPr>
        <w:commentReference w:id="2480"/>
      </w:r>
      <w:r w:rsidRPr="000A6536">
        <w:t>. The ability to attach new layouts and filters allows the development of new visualizations, in order to present different metrics and views of the repository</w:t>
      </w:r>
      <w:r w:rsidR="008C4D48">
        <w:t>. These views may help answering the following questions:</w:t>
      </w:r>
      <w:r w:rsidRPr="000A6536">
        <w:t xml:space="preserve"> which repositories or which people changed a specific artifact or group of artifacts</w:t>
      </w:r>
      <w:r w:rsidR="008C4D48">
        <w:t>?</w:t>
      </w:r>
      <w:r w:rsidRPr="000A6536">
        <w:t xml:space="preserve"> </w:t>
      </w:r>
      <w:r w:rsidR="008C4D48">
        <w:t>W</w:t>
      </w:r>
      <w:r w:rsidR="008C4D48" w:rsidRPr="000A6536">
        <w:t xml:space="preserve">hich </w:t>
      </w:r>
      <w:r w:rsidRPr="000A6536">
        <w:t xml:space="preserve">commits introduced </w:t>
      </w:r>
      <w:r w:rsidR="000A6536" w:rsidRPr="000A6536">
        <w:t>a higher</w:t>
      </w:r>
      <w:r w:rsidR="00A813C7">
        <w:t xml:space="preserve"> amount of changes in the code</w:t>
      </w:r>
      <w:r w:rsidR="008C4D48">
        <w:t>?</w:t>
      </w:r>
      <w:r w:rsidR="00A813C7">
        <w:t xml:space="preserve"> DyeVC could also </w:t>
      </w:r>
      <w:r w:rsidR="008C4D48">
        <w:t xml:space="preserve">work together </w:t>
      </w:r>
      <w:r w:rsidR="00A813C7">
        <w:t xml:space="preserve">with tools that </w:t>
      </w:r>
      <w:r w:rsidR="008C4D48">
        <w:t xml:space="preserve">provide </w:t>
      </w:r>
      <w:r w:rsidR="00A813C7">
        <w:t>awareness of existing and possible conflicts among</w:t>
      </w:r>
      <w:r w:rsidR="008C4D48">
        <w:t>st</w:t>
      </w:r>
      <w:r w:rsidR="00A813C7">
        <w:t xml:space="preserve"> work being made concurrently.</w:t>
      </w:r>
    </w:p>
    <w:p w14:paraId="20716BEF" w14:textId="77777777" w:rsidR="00E97402" w:rsidRDefault="00E97402">
      <w:pPr>
        <w:pStyle w:val="ReferenceHead"/>
      </w:pPr>
      <w:r>
        <w:t>References</w:t>
      </w:r>
    </w:p>
    <w:p w14:paraId="39A84EFB" w14:textId="77777777" w:rsidR="000D6266" w:rsidRDefault="0032111C" w:rsidP="000D6266">
      <w:pPr>
        <w:pStyle w:val="Bibliografia"/>
        <w:jc w:val="both"/>
        <w:rPr>
          <w:ins w:id="2482" w:author="Cristiano Cesario" w:date="2014-06-26T17:50:00Z"/>
        </w:rPr>
        <w:pPrChange w:id="2483" w:author="Cristiano Cesario" w:date="2014-06-26T17:51:00Z">
          <w:pPr>
            <w:widowControl w:val="0"/>
            <w:autoSpaceDE w:val="0"/>
            <w:autoSpaceDN w:val="0"/>
            <w:adjustRightInd w:val="0"/>
          </w:pPr>
        </w:pPrChange>
      </w:pPr>
      <w:r>
        <w:fldChar w:fldCharType="begin"/>
      </w:r>
      <w:ins w:id="2484" w:author="Cristiano Cesario" w:date="2014-06-26T17:50:00Z">
        <w:r w:rsidR="000D6266">
          <w:instrText xml:space="preserve"> ADDIN ZOTERO_BIBL {"custom":[]} CSL_BIBLIOGRAPHY </w:instrText>
        </w:r>
      </w:ins>
      <w:del w:id="2485" w:author="Cristiano Cesario" w:date="2014-06-22T09:05:00Z">
        <w:r w:rsidR="00702AAC" w:rsidDel="00A24CED">
          <w:delInstrText xml:space="preserve"> ADDIN ZOTERO_BIBL {"custom":[]} CSL_BIBLIOGRAPHY </w:delInstrText>
        </w:r>
      </w:del>
      <w:r>
        <w:fldChar w:fldCharType="separate"/>
      </w:r>
      <w:ins w:id="2486" w:author="Cristiano Cesario" w:date="2014-06-26T17:50:00Z">
        <w:r w:rsidR="000D6266">
          <w:t>[1]</w:t>
        </w:r>
        <w:r w:rsidR="000D6266">
          <w:tab/>
          <w:t xml:space="preserve">M. J. </w:t>
        </w:r>
        <w:proofErr w:type="spellStart"/>
        <w:r w:rsidR="000D6266">
          <w:t>Rochkind</w:t>
        </w:r>
        <w:proofErr w:type="spellEnd"/>
        <w:r w:rsidR="000D6266">
          <w:t xml:space="preserve">, “The source code control system,” </w:t>
        </w:r>
        <w:r w:rsidR="000D6266">
          <w:rPr>
            <w:i/>
            <w:iCs/>
          </w:rPr>
          <w:t xml:space="preserve">IEEE Trans. </w:t>
        </w:r>
        <w:proofErr w:type="spellStart"/>
        <w:r w:rsidR="000D6266">
          <w:rPr>
            <w:i/>
            <w:iCs/>
          </w:rPr>
          <w:t>Softw</w:t>
        </w:r>
        <w:proofErr w:type="spellEnd"/>
        <w:r w:rsidR="000D6266">
          <w:rPr>
            <w:i/>
            <w:iCs/>
          </w:rPr>
          <w:t>. Eng. TSE</w:t>
        </w:r>
        <w:r w:rsidR="000D6266">
          <w:t>, vol. 1, no. 4, pp. 364–470, Dec. 1975.</w:t>
        </w:r>
      </w:ins>
    </w:p>
    <w:p w14:paraId="08EABC18" w14:textId="77777777" w:rsidR="000D6266" w:rsidRDefault="000D6266" w:rsidP="000D6266">
      <w:pPr>
        <w:pStyle w:val="Bibliografia"/>
        <w:jc w:val="both"/>
        <w:rPr>
          <w:ins w:id="2487" w:author="Cristiano Cesario" w:date="2014-06-26T17:50:00Z"/>
        </w:rPr>
        <w:pPrChange w:id="2488" w:author="Cristiano Cesario" w:date="2014-06-26T17:51:00Z">
          <w:pPr>
            <w:widowControl w:val="0"/>
            <w:autoSpaceDE w:val="0"/>
            <w:autoSpaceDN w:val="0"/>
            <w:adjustRightInd w:val="0"/>
          </w:pPr>
        </w:pPrChange>
      </w:pPr>
      <w:ins w:id="2489" w:author="Cristiano Cesario" w:date="2014-06-26T17:50:00Z">
        <w:r>
          <w:t>[2]</w:t>
        </w:r>
        <w:r>
          <w:tab/>
          <w:t xml:space="preserve">J. </w:t>
        </w:r>
        <w:proofErr w:type="spellStart"/>
        <w:r>
          <w:t>Estublier</w:t>
        </w:r>
        <w:proofErr w:type="spellEnd"/>
        <w:r>
          <w:t xml:space="preserve">, “Software configuration management: a roadmap,” in </w:t>
        </w:r>
        <w:r>
          <w:rPr>
            <w:i/>
            <w:iCs/>
          </w:rPr>
          <w:t>Proceedings of the Conference on The Future of Software Engineering</w:t>
        </w:r>
        <w:r>
          <w:t>, New York, NY, USA, 2000, pp. 279–289.</w:t>
        </w:r>
      </w:ins>
    </w:p>
    <w:p w14:paraId="303E8E15" w14:textId="77777777" w:rsidR="000D6266" w:rsidRDefault="000D6266" w:rsidP="000D6266">
      <w:pPr>
        <w:pStyle w:val="Bibliografia"/>
        <w:jc w:val="both"/>
        <w:rPr>
          <w:ins w:id="2490" w:author="Cristiano Cesario" w:date="2014-06-26T17:50:00Z"/>
        </w:rPr>
        <w:pPrChange w:id="2491" w:author="Cristiano Cesario" w:date="2014-06-26T17:51:00Z">
          <w:pPr>
            <w:widowControl w:val="0"/>
            <w:autoSpaceDE w:val="0"/>
            <w:autoSpaceDN w:val="0"/>
            <w:adjustRightInd w:val="0"/>
          </w:pPr>
        </w:pPrChange>
      </w:pPr>
      <w:ins w:id="2492" w:author="Cristiano Cesario" w:date="2014-06-26T17:50:00Z">
        <w:r>
          <w:t>[3]</w:t>
        </w:r>
        <w:r>
          <w:tab/>
          <w:t xml:space="preserve">W. </w:t>
        </w:r>
        <w:proofErr w:type="spellStart"/>
        <w:r>
          <w:t>Tichy</w:t>
        </w:r>
        <w:proofErr w:type="spellEnd"/>
        <w:r>
          <w:t xml:space="preserve">, “RCS: A system for version control,” </w:t>
        </w:r>
        <w:proofErr w:type="spellStart"/>
        <w:r>
          <w:rPr>
            <w:i/>
            <w:iCs/>
          </w:rPr>
          <w:t>Softw</w:t>
        </w:r>
        <w:proofErr w:type="spellEnd"/>
        <w:r>
          <w:rPr>
            <w:i/>
            <w:iCs/>
          </w:rPr>
          <w:t xml:space="preserve">. - </w:t>
        </w:r>
        <w:proofErr w:type="spellStart"/>
        <w:r>
          <w:rPr>
            <w:i/>
            <w:iCs/>
          </w:rPr>
          <w:t>Pract</w:t>
        </w:r>
        <w:proofErr w:type="spellEnd"/>
        <w:r>
          <w:rPr>
            <w:i/>
            <w:iCs/>
          </w:rPr>
          <w:t>. Exp.</w:t>
        </w:r>
        <w:r>
          <w:t>, vol. 15, no. 7, pp. 637–654, 1985.</w:t>
        </w:r>
      </w:ins>
    </w:p>
    <w:p w14:paraId="6ADD794B" w14:textId="77777777" w:rsidR="000D6266" w:rsidRDefault="000D6266" w:rsidP="000D6266">
      <w:pPr>
        <w:pStyle w:val="Bibliografia"/>
        <w:jc w:val="both"/>
        <w:rPr>
          <w:ins w:id="2493" w:author="Cristiano Cesario" w:date="2014-06-26T17:50:00Z"/>
        </w:rPr>
        <w:pPrChange w:id="2494" w:author="Cristiano Cesario" w:date="2014-06-26T17:51:00Z">
          <w:pPr>
            <w:widowControl w:val="0"/>
            <w:autoSpaceDE w:val="0"/>
            <w:autoSpaceDN w:val="0"/>
            <w:adjustRightInd w:val="0"/>
          </w:pPr>
        </w:pPrChange>
      </w:pPr>
      <w:ins w:id="2495" w:author="Cristiano Cesario" w:date="2014-06-26T17:50:00Z">
        <w:r>
          <w:t>[4]</w:t>
        </w:r>
        <w:r>
          <w:tab/>
          <w:t xml:space="preserve">P. </w:t>
        </w:r>
        <w:proofErr w:type="spellStart"/>
        <w:r>
          <w:t>Cederqvist</w:t>
        </w:r>
        <w:proofErr w:type="spellEnd"/>
        <w:r>
          <w:t xml:space="preserve">, </w:t>
        </w:r>
        <w:r>
          <w:rPr>
            <w:i/>
            <w:iCs/>
          </w:rPr>
          <w:t>Version Management with CVS</w:t>
        </w:r>
        <w:r>
          <w:t>. Free Software Foundation, 2005.</w:t>
        </w:r>
      </w:ins>
    </w:p>
    <w:p w14:paraId="4D831EE4" w14:textId="77777777" w:rsidR="000D6266" w:rsidRDefault="000D6266" w:rsidP="000D6266">
      <w:pPr>
        <w:pStyle w:val="Bibliografia"/>
        <w:jc w:val="both"/>
        <w:rPr>
          <w:ins w:id="2496" w:author="Cristiano Cesario" w:date="2014-06-26T17:50:00Z"/>
        </w:rPr>
        <w:pPrChange w:id="2497" w:author="Cristiano Cesario" w:date="2014-06-26T17:51:00Z">
          <w:pPr>
            <w:widowControl w:val="0"/>
            <w:autoSpaceDE w:val="0"/>
            <w:autoSpaceDN w:val="0"/>
            <w:adjustRightInd w:val="0"/>
          </w:pPr>
        </w:pPrChange>
      </w:pPr>
      <w:ins w:id="2498" w:author="Cristiano Cesario" w:date="2014-06-26T17:50:00Z">
        <w:r>
          <w:t>[5]</w:t>
        </w:r>
        <w:r>
          <w:tab/>
          <w:t>B. Collins-</w:t>
        </w:r>
        <w:proofErr w:type="spellStart"/>
        <w:r>
          <w:t>Sussman</w:t>
        </w:r>
        <w:proofErr w:type="spellEnd"/>
        <w:r>
          <w:t xml:space="preserve">, B. W. Fitzpatrick, and C. M. </w:t>
        </w:r>
        <w:proofErr w:type="spellStart"/>
        <w:r>
          <w:t>Pilato</w:t>
        </w:r>
        <w:proofErr w:type="spellEnd"/>
        <w:r>
          <w:t xml:space="preserve">, </w:t>
        </w:r>
        <w:r>
          <w:rPr>
            <w:i/>
            <w:iCs/>
          </w:rPr>
          <w:t>Version Control with Subversion</w:t>
        </w:r>
        <w:r>
          <w:t>. Stanford, CA, USA, 2011.</w:t>
        </w:r>
      </w:ins>
    </w:p>
    <w:p w14:paraId="3A44F95B" w14:textId="77777777" w:rsidR="000D6266" w:rsidRDefault="000D6266" w:rsidP="000D6266">
      <w:pPr>
        <w:pStyle w:val="Bibliografia"/>
        <w:jc w:val="both"/>
        <w:rPr>
          <w:ins w:id="2499" w:author="Cristiano Cesario" w:date="2014-06-26T17:50:00Z"/>
        </w:rPr>
        <w:pPrChange w:id="2500" w:author="Cristiano Cesario" w:date="2014-06-26T17:51:00Z">
          <w:pPr>
            <w:widowControl w:val="0"/>
            <w:autoSpaceDE w:val="0"/>
            <w:autoSpaceDN w:val="0"/>
            <w:adjustRightInd w:val="0"/>
          </w:pPr>
        </w:pPrChange>
      </w:pPr>
      <w:ins w:id="2501" w:author="Cristiano Cesario" w:date="2014-06-26T17:50:00Z">
        <w:r>
          <w:t>[6]</w:t>
        </w:r>
        <w:r>
          <w:tab/>
          <w:t xml:space="preserve">S. Chacon, </w:t>
        </w:r>
        <w:r>
          <w:rPr>
            <w:i/>
            <w:iCs/>
          </w:rPr>
          <w:t>Pro Git</w:t>
        </w:r>
        <w:r>
          <w:t xml:space="preserve">, 1st ed. Berkeley, CA, USA: </w:t>
        </w:r>
        <w:proofErr w:type="spellStart"/>
        <w:r>
          <w:t>Apress</w:t>
        </w:r>
        <w:proofErr w:type="spellEnd"/>
        <w:r>
          <w:t>, 2009.</w:t>
        </w:r>
      </w:ins>
    </w:p>
    <w:p w14:paraId="031EDA73" w14:textId="77777777" w:rsidR="000D6266" w:rsidRDefault="000D6266" w:rsidP="000D6266">
      <w:pPr>
        <w:pStyle w:val="Bibliografia"/>
        <w:jc w:val="both"/>
        <w:rPr>
          <w:ins w:id="2502" w:author="Cristiano Cesario" w:date="2014-06-26T17:50:00Z"/>
        </w:rPr>
        <w:pPrChange w:id="2503" w:author="Cristiano Cesario" w:date="2014-06-26T17:51:00Z">
          <w:pPr>
            <w:widowControl w:val="0"/>
            <w:autoSpaceDE w:val="0"/>
            <w:autoSpaceDN w:val="0"/>
            <w:adjustRightInd w:val="0"/>
          </w:pPr>
        </w:pPrChange>
      </w:pPr>
      <w:ins w:id="2504" w:author="Cristiano Cesario" w:date="2014-06-26T17:50:00Z">
        <w:r>
          <w:t>[7]</w:t>
        </w:r>
        <w:r>
          <w:tab/>
          <w:t xml:space="preserve">B. O’Sullivan, </w:t>
        </w:r>
        <w:r>
          <w:rPr>
            <w:i/>
            <w:iCs/>
          </w:rPr>
          <w:t>Mercurial: The Definitive Guide</w:t>
        </w:r>
        <w:r>
          <w:t>, 1st ed. O’Reilly Media, 2009.</w:t>
        </w:r>
      </w:ins>
    </w:p>
    <w:p w14:paraId="51AF1EB4" w14:textId="77777777" w:rsidR="000D6266" w:rsidRDefault="000D6266" w:rsidP="000D6266">
      <w:pPr>
        <w:pStyle w:val="Bibliografia"/>
        <w:jc w:val="both"/>
        <w:rPr>
          <w:ins w:id="2505" w:author="Cristiano Cesario" w:date="2014-06-26T17:50:00Z"/>
        </w:rPr>
        <w:pPrChange w:id="2506" w:author="Cristiano Cesario" w:date="2014-06-26T17:51:00Z">
          <w:pPr>
            <w:widowControl w:val="0"/>
            <w:autoSpaceDE w:val="0"/>
            <w:autoSpaceDN w:val="0"/>
            <w:adjustRightInd w:val="0"/>
          </w:pPr>
        </w:pPrChange>
      </w:pPr>
      <w:ins w:id="2507" w:author="Cristiano Cesario" w:date="2014-06-26T17:50:00Z">
        <w:r>
          <w:t>[8]</w:t>
        </w:r>
        <w:r>
          <w:tab/>
          <w:t>Eclipse Foundation, “The Open Source Developer Report - 2013 Eclipse Community Survey,” San Francisco, CA, USA, Jun. 2013.</w:t>
        </w:r>
      </w:ins>
    </w:p>
    <w:p w14:paraId="4639D0AF" w14:textId="77777777" w:rsidR="000D6266" w:rsidRDefault="000D6266" w:rsidP="000D6266">
      <w:pPr>
        <w:pStyle w:val="Bibliografia"/>
        <w:jc w:val="both"/>
        <w:rPr>
          <w:ins w:id="2508" w:author="Cristiano Cesario" w:date="2014-06-26T17:50:00Z"/>
        </w:rPr>
        <w:pPrChange w:id="2509" w:author="Cristiano Cesario" w:date="2014-06-26T17:51:00Z">
          <w:pPr>
            <w:widowControl w:val="0"/>
            <w:autoSpaceDE w:val="0"/>
            <w:autoSpaceDN w:val="0"/>
            <w:adjustRightInd w:val="0"/>
          </w:pPr>
        </w:pPrChange>
      </w:pPr>
      <w:ins w:id="2510" w:author="Cristiano Cesario" w:date="2014-06-26T17:50:00Z">
        <w:r>
          <w:t>[9]</w:t>
        </w:r>
        <w:r>
          <w:tab/>
          <w:t xml:space="preserve">C. </w:t>
        </w:r>
        <w:proofErr w:type="spellStart"/>
        <w:r>
          <w:t>Walrad</w:t>
        </w:r>
        <w:proofErr w:type="spellEnd"/>
        <w:r>
          <w:t xml:space="preserve"> and D. Strom, “The importance of branching models in SCM,” </w:t>
        </w:r>
        <w:r>
          <w:rPr>
            <w:i/>
            <w:iCs/>
          </w:rPr>
          <w:t>Computer</w:t>
        </w:r>
        <w:r>
          <w:t>, vol. 35, no. 9, pp. 31 – 38, Sep. 2002.</w:t>
        </w:r>
      </w:ins>
    </w:p>
    <w:p w14:paraId="3307ACA1" w14:textId="77777777" w:rsidR="000D6266" w:rsidRDefault="000D6266" w:rsidP="000D6266">
      <w:pPr>
        <w:pStyle w:val="Bibliografia"/>
        <w:jc w:val="both"/>
        <w:rPr>
          <w:ins w:id="2511" w:author="Cristiano Cesario" w:date="2014-06-26T17:50:00Z"/>
        </w:rPr>
        <w:pPrChange w:id="2512" w:author="Cristiano Cesario" w:date="2014-06-26T17:51:00Z">
          <w:pPr>
            <w:widowControl w:val="0"/>
            <w:autoSpaceDE w:val="0"/>
            <w:autoSpaceDN w:val="0"/>
            <w:adjustRightInd w:val="0"/>
          </w:pPr>
        </w:pPrChange>
      </w:pPr>
      <w:ins w:id="2513" w:author="Cristiano Cesario" w:date="2014-06-26T17:50:00Z">
        <w:r>
          <w:t>[10]</w:t>
        </w:r>
        <w:r>
          <w:tab/>
          <w:t xml:space="preserve">B. O’Sullivan, “Making sense of revision-control systems,” </w:t>
        </w:r>
        <w:proofErr w:type="spellStart"/>
        <w:r>
          <w:rPr>
            <w:i/>
            <w:iCs/>
          </w:rPr>
          <w:t>Commun</w:t>
        </w:r>
        <w:proofErr w:type="spellEnd"/>
        <w:r>
          <w:rPr>
            <w:i/>
            <w:iCs/>
          </w:rPr>
          <w:t>. ACM</w:t>
        </w:r>
        <w:r>
          <w:t>, vol. 52, no. 9, pp. 56–62, Sep. 2009.</w:t>
        </w:r>
      </w:ins>
    </w:p>
    <w:p w14:paraId="48767B46" w14:textId="77777777" w:rsidR="000D6266" w:rsidRDefault="000D6266" w:rsidP="000D6266">
      <w:pPr>
        <w:pStyle w:val="Bibliografia"/>
        <w:jc w:val="both"/>
        <w:rPr>
          <w:ins w:id="2514" w:author="Cristiano Cesario" w:date="2014-06-26T17:50:00Z"/>
        </w:rPr>
        <w:pPrChange w:id="2515" w:author="Cristiano Cesario" w:date="2014-06-26T17:51:00Z">
          <w:pPr>
            <w:widowControl w:val="0"/>
            <w:autoSpaceDE w:val="0"/>
            <w:autoSpaceDN w:val="0"/>
            <w:adjustRightInd w:val="0"/>
          </w:pPr>
        </w:pPrChange>
      </w:pPr>
      <w:ins w:id="2516" w:author="Cristiano Cesario" w:date="2014-06-26T17:50:00Z">
        <w:r>
          <w:t>[11]</w:t>
        </w:r>
        <w:r>
          <w:tab/>
          <w:t xml:space="preserve">D.-C. </w:t>
        </w:r>
        <w:proofErr w:type="spellStart"/>
        <w:r>
          <w:t>Gumm</w:t>
        </w:r>
        <w:proofErr w:type="spellEnd"/>
        <w:r>
          <w:t xml:space="preserve">, “Distribution Dimensions in Software Development Projects: A Taxonomy,” </w:t>
        </w:r>
        <w:r>
          <w:rPr>
            <w:i/>
            <w:iCs/>
          </w:rPr>
          <w:t xml:space="preserve">IEEE </w:t>
        </w:r>
        <w:proofErr w:type="spellStart"/>
        <w:r>
          <w:rPr>
            <w:i/>
            <w:iCs/>
          </w:rPr>
          <w:t>Softw</w:t>
        </w:r>
        <w:proofErr w:type="spellEnd"/>
        <w:r>
          <w:rPr>
            <w:i/>
            <w:iCs/>
          </w:rPr>
          <w:t>.</w:t>
        </w:r>
        <w:r>
          <w:t>, vol. 23, no. 5, pp. 45–51, Sep. 2006.</w:t>
        </w:r>
      </w:ins>
    </w:p>
    <w:p w14:paraId="0463FDA8" w14:textId="77777777" w:rsidR="000D6266" w:rsidRDefault="000D6266" w:rsidP="000D6266">
      <w:pPr>
        <w:pStyle w:val="Bibliografia"/>
        <w:jc w:val="both"/>
        <w:rPr>
          <w:ins w:id="2517" w:author="Cristiano Cesario" w:date="2014-06-26T17:50:00Z"/>
        </w:rPr>
        <w:pPrChange w:id="2518" w:author="Cristiano Cesario" w:date="2014-06-26T17:51:00Z">
          <w:pPr>
            <w:widowControl w:val="0"/>
            <w:autoSpaceDE w:val="0"/>
            <w:autoSpaceDN w:val="0"/>
            <w:adjustRightInd w:val="0"/>
          </w:pPr>
        </w:pPrChange>
      </w:pPr>
      <w:ins w:id="2519" w:author="Cristiano Cesario" w:date="2014-06-26T17:50:00Z">
        <w:r>
          <w:t>[12]</w:t>
        </w:r>
        <w:r>
          <w:tab/>
          <w:t xml:space="preserve">R. D. </w:t>
        </w:r>
        <w:proofErr w:type="spellStart"/>
        <w:r>
          <w:t>Battin</w:t>
        </w:r>
        <w:proofErr w:type="spellEnd"/>
        <w:r>
          <w:t xml:space="preserve">, R. Crocker, J. </w:t>
        </w:r>
        <w:proofErr w:type="spellStart"/>
        <w:r>
          <w:t>Kreidler</w:t>
        </w:r>
        <w:proofErr w:type="spellEnd"/>
        <w:r>
          <w:t xml:space="preserve">, and K. Subramanian, “Leveraging resources in global software development,” </w:t>
        </w:r>
        <w:r>
          <w:rPr>
            <w:i/>
            <w:iCs/>
          </w:rPr>
          <w:t xml:space="preserve">IEEE </w:t>
        </w:r>
        <w:proofErr w:type="spellStart"/>
        <w:r>
          <w:rPr>
            <w:i/>
            <w:iCs/>
          </w:rPr>
          <w:t>Softw</w:t>
        </w:r>
        <w:proofErr w:type="spellEnd"/>
        <w:r>
          <w:rPr>
            <w:i/>
            <w:iCs/>
          </w:rPr>
          <w:t>.</w:t>
        </w:r>
        <w:r>
          <w:t>, vol. 18, no. 2, pp. 70–77, Mar. 2001.</w:t>
        </w:r>
      </w:ins>
    </w:p>
    <w:p w14:paraId="0B06C59D" w14:textId="77777777" w:rsidR="000D6266" w:rsidRDefault="000D6266" w:rsidP="000D6266">
      <w:pPr>
        <w:pStyle w:val="Bibliografia"/>
        <w:jc w:val="both"/>
        <w:rPr>
          <w:ins w:id="2520" w:author="Cristiano Cesario" w:date="2014-06-26T17:50:00Z"/>
        </w:rPr>
        <w:pPrChange w:id="2521" w:author="Cristiano Cesario" w:date="2014-06-26T17:51:00Z">
          <w:pPr>
            <w:widowControl w:val="0"/>
            <w:autoSpaceDE w:val="0"/>
            <w:autoSpaceDN w:val="0"/>
            <w:adjustRightInd w:val="0"/>
          </w:pPr>
        </w:pPrChange>
      </w:pPr>
      <w:ins w:id="2522" w:author="Cristiano Cesario" w:date="2014-06-26T17:50:00Z">
        <w:r>
          <w:t>[13]</w:t>
        </w:r>
        <w:r>
          <w:tab/>
          <w:t xml:space="preserve">D. E. Perry, H. P. </w:t>
        </w:r>
        <w:proofErr w:type="spellStart"/>
        <w:r>
          <w:t>Siy</w:t>
        </w:r>
        <w:proofErr w:type="spellEnd"/>
        <w:r>
          <w:t xml:space="preserve">, and L. G. </w:t>
        </w:r>
        <w:proofErr w:type="spellStart"/>
        <w:r>
          <w:t>Votta</w:t>
        </w:r>
        <w:proofErr w:type="spellEnd"/>
        <w:r>
          <w:t xml:space="preserve">, “Parallel changes in large scale software development: an observational case study,” in </w:t>
        </w:r>
        <w:r>
          <w:rPr>
            <w:i/>
            <w:iCs/>
          </w:rPr>
          <w:t>Proceedings of the 20th International Conference on Software engineering</w:t>
        </w:r>
        <w:r>
          <w:t>, Washington, DC, USA, 1998, pp. 251–260.</w:t>
        </w:r>
      </w:ins>
    </w:p>
    <w:p w14:paraId="1DD7D8A0" w14:textId="77777777" w:rsidR="000D6266" w:rsidRDefault="000D6266" w:rsidP="000D6266">
      <w:pPr>
        <w:pStyle w:val="Bibliografia"/>
        <w:jc w:val="both"/>
        <w:rPr>
          <w:ins w:id="2523" w:author="Cristiano Cesario" w:date="2014-06-26T17:50:00Z"/>
        </w:rPr>
        <w:pPrChange w:id="2524" w:author="Cristiano Cesario" w:date="2014-06-26T17:51:00Z">
          <w:pPr>
            <w:widowControl w:val="0"/>
            <w:autoSpaceDE w:val="0"/>
            <w:autoSpaceDN w:val="0"/>
            <w:adjustRightInd w:val="0"/>
          </w:pPr>
        </w:pPrChange>
      </w:pPr>
      <w:ins w:id="2525" w:author="Cristiano Cesario" w:date="2014-06-26T17:50:00Z">
        <w:r>
          <w:t>[14]</w:t>
        </w:r>
        <w:r>
          <w:tab/>
          <w:t xml:space="preserve">I. A. da Silva, P. H. Chen, C. Van der </w:t>
        </w:r>
        <w:proofErr w:type="spellStart"/>
        <w:r>
          <w:t>Westhuizen</w:t>
        </w:r>
        <w:proofErr w:type="spellEnd"/>
        <w:r>
          <w:t xml:space="preserve">, R. M. Ripley, and A. van der </w:t>
        </w:r>
        <w:proofErr w:type="spellStart"/>
        <w:r>
          <w:t>Hoek</w:t>
        </w:r>
        <w:proofErr w:type="spellEnd"/>
        <w:r>
          <w:t xml:space="preserve">, “Lighthouse: coordination through emerging design,” in </w:t>
        </w:r>
        <w:r>
          <w:rPr>
            <w:i/>
            <w:iCs/>
          </w:rPr>
          <w:t xml:space="preserve">Proceedings of the 2006 OOPSLA workshop on eclipse technology </w:t>
        </w:r>
        <w:proofErr w:type="spellStart"/>
        <w:r>
          <w:rPr>
            <w:i/>
            <w:iCs/>
          </w:rPr>
          <w:t>eXchange</w:t>
        </w:r>
        <w:proofErr w:type="spellEnd"/>
        <w:r>
          <w:t xml:space="preserve">, New York, NY, USA, </w:t>
        </w:r>
        <w:proofErr w:type="gramStart"/>
        <w:r>
          <w:t>2006</w:t>
        </w:r>
        <w:proofErr w:type="gramEnd"/>
        <w:r>
          <w:t>, pp. 11–15.</w:t>
        </w:r>
      </w:ins>
    </w:p>
    <w:p w14:paraId="7C9E3BA0" w14:textId="77777777" w:rsidR="000D6266" w:rsidRDefault="000D6266" w:rsidP="000D6266">
      <w:pPr>
        <w:pStyle w:val="Bibliografia"/>
        <w:jc w:val="both"/>
        <w:rPr>
          <w:ins w:id="2526" w:author="Cristiano Cesario" w:date="2014-06-26T17:50:00Z"/>
        </w:rPr>
        <w:pPrChange w:id="2527" w:author="Cristiano Cesario" w:date="2014-06-26T17:51:00Z">
          <w:pPr>
            <w:widowControl w:val="0"/>
            <w:autoSpaceDE w:val="0"/>
            <w:autoSpaceDN w:val="0"/>
            <w:adjustRightInd w:val="0"/>
          </w:pPr>
        </w:pPrChange>
      </w:pPr>
      <w:ins w:id="2528" w:author="Cristiano Cesario" w:date="2014-06-26T17:50:00Z">
        <w:r>
          <w:lastRenderedPageBreak/>
          <w:t>[15]</w:t>
        </w:r>
        <w:r>
          <w:tab/>
          <w:t xml:space="preserve">Y. </w:t>
        </w:r>
        <w:proofErr w:type="spellStart"/>
        <w:r>
          <w:t>Brun</w:t>
        </w:r>
        <w:proofErr w:type="spellEnd"/>
        <w:r>
          <w:t xml:space="preserve">, R. Holmes, M. D. Ernst, and D. </w:t>
        </w:r>
        <w:proofErr w:type="spellStart"/>
        <w:r>
          <w:t>Notkin</w:t>
        </w:r>
        <w:proofErr w:type="spellEnd"/>
        <w:r>
          <w:t xml:space="preserve">, “Proactive detection of collaboration conflicts,” in </w:t>
        </w:r>
        <w:r>
          <w:rPr>
            <w:i/>
            <w:iCs/>
          </w:rPr>
          <w:t>Proceedings of the 19th ACM SIGSOFT symposium and the 13th European conference on Foundations of software engineering</w:t>
        </w:r>
        <w:r>
          <w:t>, New York, NY, USA, 2011, pp. 168–178.</w:t>
        </w:r>
      </w:ins>
    </w:p>
    <w:p w14:paraId="5D627098" w14:textId="77777777" w:rsidR="000D6266" w:rsidRDefault="000D6266" w:rsidP="000D6266">
      <w:pPr>
        <w:pStyle w:val="Bibliografia"/>
        <w:jc w:val="both"/>
        <w:rPr>
          <w:ins w:id="2529" w:author="Cristiano Cesario" w:date="2014-06-26T17:50:00Z"/>
        </w:rPr>
        <w:pPrChange w:id="2530" w:author="Cristiano Cesario" w:date="2014-06-26T17:51:00Z">
          <w:pPr>
            <w:widowControl w:val="0"/>
            <w:autoSpaceDE w:val="0"/>
            <w:autoSpaceDN w:val="0"/>
            <w:adjustRightInd w:val="0"/>
          </w:pPr>
        </w:pPrChange>
      </w:pPr>
      <w:ins w:id="2531" w:author="Cristiano Cesario" w:date="2014-06-26T17:50:00Z">
        <w:r>
          <w:t>[16]</w:t>
        </w:r>
        <w:r>
          <w:tab/>
          <w:t xml:space="preserve">B. Appleton, S. </w:t>
        </w:r>
        <w:proofErr w:type="spellStart"/>
        <w:r>
          <w:t>Berczuk</w:t>
        </w:r>
        <w:proofErr w:type="spellEnd"/>
        <w:r>
          <w:t xml:space="preserve">, R. Cabrera, and R. Orenstein, “Streamed lines: Branching patterns for parallel software development,” in </w:t>
        </w:r>
        <w:r>
          <w:rPr>
            <w:i/>
            <w:iCs/>
          </w:rPr>
          <w:t>Proceedings of the 1998 Pattern Languages of Programs Conference</w:t>
        </w:r>
        <w:r>
          <w:t>, Monticello, Illinois, USA, 1998, vol. 98.</w:t>
        </w:r>
      </w:ins>
    </w:p>
    <w:p w14:paraId="248660A5" w14:textId="77777777" w:rsidR="000D6266" w:rsidRDefault="000D6266" w:rsidP="000D6266">
      <w:pPr>
        <w:pStyle w:val="Bibliografia"/>
        <w:jc w:val="both"/>
        <w:rPr>
          <w:ins w:id="2532" w:author="Cristiano Cesario" w:date="2014-06-26T17:50:00Z"/>
        </w:rPr>
        <w:pPrChange w:id="2533" w:author="Cristiano Cesario" w:date="2014-06-26T17:51:00Z">
          <w:pPr>
            <w:widowControl w:val="0"/>
            <w:autoSpaceDE w:val="0"/>
            <w:autoSpaceDN w:val="0"/>
            <w:adjustRightInd w:val="0"/>
          </w:pPr>
        </w:pPrChange>
      </w:pPr>
      <w:ins w:id="2534" w:author="Cristiano Cesario" w:date="2014-06-26T17:50:00Z">
        <w:r>
          <w:t>[17]</w:t>
        </w:r>
        <w:r>
          <w:tab/>
          <w:t xml:space="preserve">A. </w:t>
        </w:r>
        <w:proofErr w:type="spellStart"/>
        <w:r>
          <w:t>Sarma</w:t>
        </w:r>
        <w:proofErr w:type="spellEnd"/>
        <w:r>
          <w:t xml:space="preserve"> and A. van der </w:t>
        </w:r>
        <w:proofErr w:type="spellStart"/>
        <w:r>
          <w:t>Hoek</w:t>
        </w:r>
        <w:proofErr w:type="spellEnd"/>
        <w:r>
          <w:t>, “</w:t>
        </w:r>
        <w:proofErr w:type="spellStart"/>
        <w:r>
          <w:t>Palantir</w:t>
        </w:r>
        <w:proofErr w:type="spellEnd"/>
        <w:r>
          <w:t xml:space="preserve">: coordinating distributed workspaces,” in </w:t>
        </w:r>
        <w:r>
          <w:rPr>
            <w:i/>
            <w:iCs/>
          </w:rPr>
          <w:t xml:space="preserve">Computer Software and Applications Conference, 2002. COMPSAC 2002. Proceedings. </w:t>
        </w:r>
        <w:proofErr w:type="gramStart"/>
        <w:r>
          <w:rPr>
            <w:i/>
            <w:iCs/>
          </w:rPr>
          <w:t>26th</w:t>
        </w:r>
        <w:proofErr w:type="gramEnd"/>
        <w:r>
          <w:rPr>
            <w:i/>
            <w:iCs/>
          </w:rPr>
          <w:t xml:space="preserve"> Annual International</w:t>
        </w:r>
        <w:r>
          <w:t>, Oxford, United Kingdom, 2002, pp. 1093 – 1097.</w:t>
        </w:r>
      </w:ins>
    </w:p>
    <w:p w14:paraId="52366338" w14:textId="77777777" w:rsidR="000D6266" w:rsidRDefault="000D6266" w:rsidP="000D6266">
      <w:pPr>
        <w:pStyle w:val="Bibliografia"/>
        <w:jc w:val="both"/>
        <w:rPr>
          <w:ins w:id="2535" w:author="Cristiano Cesario" w:date="2014-06-26T17:50:00Z"/>
        </w:rPr>
        <w:pPrChange w:id="2536" w:author="Cristiano Cesario" w:date="2014-06-26T17:51:00Z">
          <w:pPr>
            <w:widowControl w:val="0"/>
            <w:autoSpaceDE w:val="0"/>
            <w:autoSpaceDN w:val="0"/>
            <w:adjustRightInd w:val="0"/>
          </w:pPr>
        </w:pPrChange>
      </w:pPr>
      <w:ins w:id="2537" w:author="Cristiano Cesario" w:date="2014-06-26T17:50:00Z">
        <w:r>
          <w:t>[18]</w:t>
        </w:r>
        <w:r>
          <w:tab/>
          <w:t xml:space="preserve">J. T. </w:t>
        </w:r>
        <w:proofErr w:type="spellStart"/>
        <w:r>
          <w:t>Biehl</w:t>
        </w:r>
        <w:proofErr w:type="spellEnd"/>
        <w:r>
          <w:t>, M. Czerwinski, G. Smith, and G. G. Robertson, “</w:t>
        </w:r>
        <w:proofErr w:type="spellStart"/>
        <w:r>
          <w:t>FASTDash</w:t>
        </w:r>
        <w:proofErr w:type="spellEnd"/>
        <w:r>
          <w:t xml:space="preserve">: A Visual Dashboard for Fostering Awareness in Software Teams,” in </w:t>
        </w:r>
        <w:r>
          <w:rPr>
            <w:i/>
            <w:iCs/>
          </w:rPr>
          <w:t>Proceedings of the SIGCHI Conference on Human Factors in Computing Systems</w:t>
        </w:r>
        <w:r>
          <w:t>, New York, NY, USA, 2007, pp. 1313–1322.</w:t>
        </w:r>
      </w:ins>
    </w:p>
    <w:p w14:paraId="0B894DEA" w14:textId="77777777" w:rsidR="000D6266" w:rsidRDefault="000D6266" w:rsidP="000D6266">
      <w:pPr>
        <w:pStyle w:val="Bibliografia"/>
        <w:jc w:val="both"/>
        <w:rPr>
          <w:ins w:id="2538" w:author="Cristiano Cesario" w:date="2014-06-26T17:50:00Z"/>
        </w:rPr>
        <w:pPrChange w:id="2539" w:author="Cristiano Cesario" w:date="2014-06-26T17:51:00Z">
          <w:pPr>
            <w:widowControl w:val="0"/>
            <w:autoSpaceDE w:val="0"/>
            <w:autoSpaceDN w:val="0"/>
            <w:adjustRightInd w:val="0"/>
          </w:pPr>
        </w:pPrChange>
      </w:pPr>
      <w:ins w:id="2540" w:author="Cristiano Cesario" w:date="2014-06-26T17:50:00Z">
        <w:r>
          <w:t>[19]</w:t>
        </w:r>
        <w:r>
          <w:tab/>
          <w:t xml:space="preserve">P. </w:t>
        </w:r>
        <w:proofErr w:type="spellStart"/>
        <w:r>
          <w:t>Dewan</w:t>
        </w:r>
        <w:proofErr w:type="spellEnd"/>
        <w:r>
          <w:t xml:space="preserve"> and R. </w:t>
        </w:r>
        <w:proofErr w:type="spellStart"/>
        <w:r>
          <w:t>Hegde</w:t>
        </w:r>
        <w:proofErr w:type="spellEnd"/>
        <w:r>
          <w:t xml:space="preserve">, “Semi-synchronous conflict detection and resolution in asynchronous software development,” in </w:t>
        </w:r>
        <w:r>
          <w:rPr>
            <w:i/>
            <w:iCs/>
          </w:rPr>
          <w:t>Proceedings of the 10th European Conference on Computer-Supported Cooperative Work</w:t>
        </w:r>
        <w:r>
          <w:t>, 2007, pp. 159–178.</w:t>
        </w:r>
      </w:ins>
    </w:p>
    <w:p w14:paraId="2D7EB312" w14:textId="77777777" w:rsidR="000D6266" w:rsidRDefault="000D6266" w:rsidP="000D6266">
      <w:pPr>
        <w:pStyle w:val="Bibliografia"/>
        <w:jc w:val="both"/>
        <w:rPr>
          <w:ins w:id="2541" w:author="Cristiano Cesario" w:date="2014-06-26T17:50:00Z"/>
        </w:rPr>
        <w:pPrChange w:id="2542" w:author="Cristiano Cesario" w:date="2014-06-26T17:51:00Z">
          <w:pPr>
            <w:widowControl w:val="0"/>
            <w:autoSpaceDE w:val="0"/>
            <w:autoSpaceDN w:val="0"/>
            <w:adjustRightInd w:val="0"/>
          </w:pPr>
        </w:pPrChange>
      </w:pPr>
      <w:ins w:id="2543" w:author="Cristiano Cesario" w:date="2014-06-26T17:50:00Z">
        <w:r>
          <w:t>[20]</w:t>
        </w:r>
        <w:r>
          <w:tab/>
          <w:t xml:space="preserve">J. </w:t>
        </w:r>
        <w:proofErr w:type="spellStart"/>
        <w:r>
          <w:t>Wloka</w:t>
        </w:r>
        <w:proofErr w:type="spellEnd"/>
        <w:r>
          <w:t xml:space="preserve">, B. Ryder, F. Tip, and X. Ren, “Safe-commit analysis to facilitate team software development,” in </w:t>
        </w:r>
        <w:r>
          <w:rPr>
            <w:i/>
            <w:iCs/>
          </w:rPr>
          <w:t>Proceedings of the 31st International Conference on Software Engineering</w:t>
        </w:r>
        <w:r>
          <w:t>, Washington, DC, USA, 2009, pp. 507–517.</w:t>
        </w:r>
      </w:ins>
    </w:p>
    <w:p w14:paraId="70A881B1" w14:textId="77777777" w:rsidR="000D6266" w:rsidRDefault="000D6266" w:rsidP="000D6266">
      <w:pPr>
        <w:pStyle w:val="Bibliografia"/>
        <w:jc w:val="both"/>
        <w:rPr>
          <w:ins w:id="2544" w:author="Cristiano Cesario" w:date="2014-06-26T17:50:00Z"/>
        </w:rPr>
        <w:pPrChange w:id="2545" w:author="Cristiano Cesario" w:date="2014-06-26T17:51:00Z">
          <w:pPr>
            <w:widowControl w:val="0"/>
            <w:autoSpaceDE w:val="0"/>
            <w:autoSpaceDN w:val="0"/>
            <w:adjustRightInd w:val="0"/>
          </w:pPr>
        </w:pPrChange>
      </w:pPr>
      <w:ins w:id="2546" w:author="Cristiano Cesario" w:date="2014-06-26T17:50:00Z">
        <w:r>
          <w:t>[21]</w:t>
        </w:r>
        <w:r>
          <w:tab/>
          <w:t xml:space="preserve">M. L. </w:t>
        </w:r>
        <w:proofErr w:type="spellStart"/>
        <w:r>
          <w:t>Guimarães</w:t>
        </w:r>
        <w:proofErr w:type="spellEnd"/>
        <w:r>
          <w:t xml:space="preserve"> and A. R. Silva, “Improving early detection of software merge conflicts,” in </w:t>
        </w:r>
        <w:r>
          <w:rPr>
            <w:i/>
            <w:iCs/>
          </w:rPr>
          <w:t>Proceedings of the 2012 International Conference on Software Engineering</w:t>
        </w:r>
        <w:r>
          <w:t>, Piscataway, NJ, USA, 2012, pp. 342–352.</w:t>
        </w:r>
      </w:ins>
    </w:p>
    <w:p w14:paraId="0B84606F" w14:textId="77777777" w:rsidR="000D6266" w:rsidRDefault="000D6266" w:rsidP="000D6266">
      <w:pPr>
        <w:pStyle w:val="Bibliografia"/>
        <w:jc w:val="both"/>
        <w:rPr>
          <w:ins w:id="2547" w:author="Cristiano Cesario" w:date="2014-06-26T17:50:00Z"/>
        </w:rPr>
        <w:pPrChange w:id="2548" w:author="Cristiano Cesario" w:date="2014-06-26T17:51:00Z">
          <w:pPr>
            <w:widowControl w:val="0"/>
            <w:autoSpaceDE w:val="0"/>
            <w:autoSpaceDN w:val="0"/>
            <w:adjustRightInd w:val="0"/>
          </w:pPr>
        </w:pPrChange>
      </w:pPr>
      <w:ins w:id="2549" w:author="Cristiano Cesario" w:date="2014-06-26T17:50:00Z">
        <w:r>
          <w:t>[22]</w:t>
        </w:r>
        <w:r>
          <w:tab/>
          <w:t xml:space="preserve">R. Santos and L. G. P. </w:t>
        </w:r>
        <w:proofErr w:type="spellStart"/>
        <w:r>
          <w:t>Murta</w:t>
        </w:r>
        <w:proofErr w:type="spellEnd"/>
        <w:r>
          <w:t xml:space="preserve">, “Evaluating the Branch Merging Effort in Version Control Systems,” in </w:t>
        </w:r>
        <w:r>
          <w:rPr>
            <w:i/>
            <w:iCs/>
          </w:rPr>
          <w:t>Proceedings of the 26th Brazilian Symposium on Software Engineering (SBES)</w:t>
        </w:r>
        <w:r>
          <w:t>, Natal, RN - Brazil, 2012, pp. 151–160.</w:t>
        </w:r>
      </w:ins>
    </w:p>
    <w:p w14:paraId="707442FC" w14:textId="77777777" w:rsidR="000D6266" w:rsidRDefault="000D6266" w:rsidP="000D6266">
      <w:pPr>
        <w:pStyle w:val="Bibliografia"/>
        <w:jc w:val="both"/>
        <w:rPr>
          <w:ins w:id="2550" w:author="Cristiano Cesario" w:date="2014-06-26T17:50:00Z"/>
        </w:rPr>
        <w:pPrChange w:id="2551" w:author="Cristiano Cesario" w:date="2014-06-26T17:51:00Z">
          <w:pPr>
            <w:widowControl w:val="0"/>
            <w:autoSpaceDE w:val="0"/>
            <w:autoSpaceDN w:val="0"/>
            <w:adjustRightInd w:val="0"/>
          </w:pPr>
        </w:pPrChange>
      </w:pPr>
      <w:ins w:id="2552" w:author="Cristiano Cesario" w:date="2014-06-26T17:50:00Z">
        <w:r>
          <w:t>[23]</w:t>
        </w:r>
        <w:r>
          <w:tab/>
          <w:t xml:space="preserve">C. M. Cesario and L. G. P. </w:t>
        </w:r>
        <w:proofErr w:type="spellStart"/>
        <w:r>
          <w:t>Murta</w:t>
        </w:r>
        <w:proofErr w:type="spellEnd"/>
        <w:r>
          <w:t xml:space="preserve">, “What is going on around my repository?,” presented at the I Brazilian Workshop on Software Visualization, Evolution and Maintenance, Brasília, </w:t>
        </w:r>
        <w:proofErr w:type="spellStart"/>
        <w:r>
          <w:t>Brasil</w:t>
        </w:r>
        <w:proofErr w:type="spellEnd"/>
        <w:r>
          <w:t>, 2013, pp. 14–21.</w:t>
        </w:r>
      </w:ins>
    </w:p>
    <w:p w14:paraId="373AB462" w14:textId="77777777" w:rsidR="000D6266" w:rsidRDefault="000D6266" w:rsidP="000D6266">
      <w:pPr>
        <w:pStyle w:val="Bibliografia"/>
        <w:jc w:val="both"/>
        <w:rPr>
          <w:ins w:id="2553" w:author="Cristiano Cesario" w:date="2014-06-26T17:50:00Z"/>
        </w:rPr>
        <w:pPrChange w:id="2554" w:author="Cristiano Cesario" w:date="2014-06-26T17:51:00Z">
          <w:pPr>
            <w:widowControl w:val="0"/>
            <w:autoSpaceDE w:val="0"/>
            <w:autoSpaceDN w:val="0"/>
            <w:adjustRightInd w:val="0"/>
          </w:pPr>
        </w:pPrChange>
      </w:pPr>
      <w:ins w:id="2555" w:author="Cristiano Cesario" w:date="2014-06-26T17:50:00Z">
        <w:r>
          <w:t>[24]</w:t>
        </w:r>
        <w:r>
          <w:tab/>
          <w:t xml:space="preserve">J. I. </w:t>
        </w:r>
        <w:proofErr w:type="spellStart"/>
        <w:r>
          <w:t>Maletic</w:t>
        </w:r>
        <w:proofErr w:type="spellEnd"/>
        <w:r>
          <w:t xml:space="preserve">, A. Marcus, and M. L. Collard, “A task oriented view of software visualization,” in </w:t>
        </w:r>
        <w:r>
          <w:rPr>
            <w:i/>
            <w:iCs/>
          </w:rPr>
          <w:t>First International Workshop on Visualizing Software for Understanding and Analysis, 2002. Proceedings</w:t>
        </w:r>
        <w:r>
          <w:t>, 2002, pp. 32–40.</w:t>
        </w:r>
      </w:ins>
    </w:p>
    <w:p w14:paraId="6226F0BC" w14:textId="77777777" w:rsidR="000D6266" w:rsidRDefault="000D6266" w:rsidP="000D6266">
      <w:pPr>
        <w:pStyle w:val="Bibliografia"/>
        <w:jc w:val="both"/>
        <w:rPr>
          <w:ins w:id="2556" w:author="Cristiano Cesario" w:date="2014-06-26T17:50:00Z"/>
        </w:rPr>
        <w:pPrChange w:id="2557" w:author="Cristiano Cesario" w:date="2014-06-26T17:51:00Z">
          <w:pPr>
            <w:widowControl w:val="0"/>
            <w:autoSpaceDE w:val="0"/>
            <w:autoSpaceDN w:val="0"/>
            <w:adjustRightInd w:val="0"/>
          </w:pPr>
        </w:pPrChange>
      </w:pPr>
      <w:ins w:id="2558" w:author="Cristiano Cesario" w:date="2014-06-26T17:50:00Z">
        <w:r>
          <w:t>[25]</w:t>
        </w:r>
        <w:r>
          <w:tab/>
          <w:t xml:space="preserve">K. Pearson, “Note on Regression and Inheritance in the Case of Two Parents,” </w:t>
        </w:r>
        <w:r>
          <w:rPr>
            <w:i/>
            <w:iCs/>
          </w:rPr>
          <w:t xml:space="preserve">Proc. R. Soc. </w:t>
        </w:r>
        <w:proofErr w:type="spellStart"/>
        <w:r>
          <w:rPr>
            <w:i/>
            <w:iCs/>
          </w:rPr>
          <w:t>Lond</w:t>
        </w:r>
        <w:proofErr w:type="spellEnd"/>
        <w:r>
          <w:rPr>
            <w:i/>
            <w:iCs/>
          </w:rPr>
          <w:t>.</w:t>
        </w:r>
        <w:r>
          <w:t>, vol. 58, no. 347–352, pp. 240–242, Jan. 1895.</w:t>
        </w:r>
      </w:ins>
    </w:p>
    <w:p w14:paraId="0AEE5409" w14:textId="77777777" w:rsidR="000D6266" w:rsidRDefault="000D6266" w:rsidP="000D6266">
      <w:pPr>
        <w:pStyle w:val="Bibliografia"/>
        <w:jc w:val="both"/>
        <w:rPr>
          <w:ins w:id="2559" w:author="Cristiano Cesario" w:date="2014-06-26T17:50:00Z"/>
        </w:rPr>
        <w:pPrChange w:id="2560" w:author="Cristiano Cesario" w:date="2014-06-26T17:51:00Z">
          <w:pPr>
            <w:widowControl w:val="0"/>
            <w:autoSpaceDE w:val="0"/>
            <w:autoSpaceDN w:val="0"/>
            <w:adjustRightInd w:val="0"/>
          </w:pPr>
        </w:pPrChange>
      </w:pPr>
      <w:ins w:id="2561" w:author="Cristiano Cesario" w:date="2014-06-26T17:50:00Z">
        <w:r>
          <w:t>[26]</w:t>
        </w:r>
        <w:r>
          <w:tab/>
          <w:t xml:space="preserve">S. Diehl, </w:t>
        </w:r>
        <w:r>
          <w:rPr>
            <w:i/>
            <w:iCs/>
          </w:rPr>
          <w:t xml:space="preserve">Software Visualization: Visualizing the Structure, </w:t>
        </w:r>
        <w:proofErr w:type="spellStart"/>
        <w:r>
          <w:rPr>
            <w:i/>
            <w:iCs/>
          </w:rPr>
          <w:t>Behaviour</w:t>
        </w:r>
        <w:proofErr w:type="spellEnd"/>
        <w:r>
          <w:rPr>
            <w:i/>
            <w:iCs/>
          </w:rPr>
          <w:t>, and Evolution of Software</w:t>
        </w:r>
        <w:r>
          <w:t>, 2007 edition. Berlin ; New York: Springer, 2007.</w:t>
        </w:r>
      </w:ins>
    </w:p>
    <w:p w14:paraId="741A9AC8" w14:textId="77777777" w:rsidR="000D6266" w:rsidRDefault="000D6266" w:rsidP="000D6266">
      <w:pPr>
        <w:pStyle w:val="Bibliografia"/>
        <w:jc w:val="both"/>
        <w:rPr>
          <w:ins w:id="2562" w:author="Cristiano Cesario" w:date="2014-06-26T17:50:00Z"/>
        </w:rPr>
        <w:pPrChange w:id="2563" w:author="Cristiano Cesario" w:date="2014-06-26T17:51:00Z">
          <w:pPr>
            <w:widowControl w:val="0"/>
            <w:autoSpaceDE w:val="0"/>
            <w:autoSpaceDN w:val="0"/>
            <w:adjustRightInd w:val="0"/>
          </w:pPr>
        </w:pPrChange>
      </w:pPr>
      <w:ins w:id="2564" w:author="Cristiano Cesario" w:date="2014-06-26T17:50:00Z">
        <w:r>
          <w:t>[27]</w:t>
        </w:r>
        <w:r>
          <w:tab/>
          <w:t xml:space="preserve">P. </w:t>
        </w:r>
        <w:proofErr w:type="spellStart"/>
        <w:r>
          <w:t>Dourish</w:t>
        </w:r>
        <w:proofErr w:type="spellEnd"/>
        <w:r>
          <w:t xml:space="preserve"> and V. </w:t>
        </w:r>
        <w:proofErr w:type="spellStart"/>
        <w:r>
          <w:t>Bellotti</w:t>
        </w:r>
        <w:proofErr w:type="spellEnd"/>
        <w:r>
          <w:t xml:space="preserve">, “Awareness and Coordination in Shared Workspaces,” in </w:t>
        </w:r>
        <w:r>
          <w:rPr>
            <w:i/>
            <w:iCs/>
          </w:rPr>
          <w:t>Proceedings of the 1992 ACM Conference on Computer-supported Cooperative Work</w:t>
        </w:r>
        <w:r>
          <w:t>, New York, NY, USA, 1992, pp. 107–114.</w:t>
        </w:r>
      </w:ins>
    </w:p>
    <w:p w14:paraId="3BB0EFBB" w14:textId="77777777" w:rsidR="000D6266" w:rsidRDefault="000D6266" w:rsidP="000D6266">
      <w:pPr>
        <w:pStyle w:val="Bibliografia"/>
        <w:jc w:val="both"/>
        <w:rPr>
          <w:ins w:id="2565" w:author="Cristiano Cesario" w:date="2014-06-26T17:50:00Z"/>
        </w:rPr>
        <w:pPrChange w:id="2566" w:author="Cristiano Cesario" w:date="2014-06-26T17:51:00Z">
          <w:pPr>
            <w:widowControl w:val="0"/>
            <w:autoSpaceDE w:val="0"/>
            <w:autoSpaceDN w:val="0"/>
            <w:adjustRightInd w:val="0"/>
          </w:pPr>
        </w:pPrChange>
      </w:pPr>
      <w:ins w:id="2567" w:author="Cristiano Cesario" w:date="2014-06-26T17:50:00Z">
        <w:r>
          <w:lastRenderedPageBreak/>
          <w:t>[28]</w:t>
        </w:r>
        <w:r>
          <w:tab/>
          <w:t xml:space="preserve">I. </w:t>
        </w:r>
        <w:proofErr w:type="spellStart"/>
        <w:r>
          <w:t>Steinmacher</w:t>
        </w:r>
        <w:proofErr w:type="spellEnd"/>
        <w:r>
          <w:t xml:space="preserve">, A. Chaves, and M. </w:t>
        </w:r>
        <w:proofErr w:type="spellStart"/>
        <w:r>
          <w:t>Gerosa</w:t>
        </w:r>
        <w:proofErr w:type="spellEnd"/>
        <w:r>
          <w:t xml:space="preserve">, “Awareness Support in Distributed Software Development: A Systematic Review and Mapping of the Literature,” </w:t>
        </w:r>
        <w:proofErr w:type="spellStart"/>
        <w:r>
          <w:rPr>
            <w:i/>
            <w:iCs/>
          </w:rPr>
          <w:t>Comput</w:t>
        </w:r>
        <w:proofErr w:type="spellEnd"/>
        <w:r>
          <w:rPr>
            <w:i/>
            <w:iCs/>
          </w:rPr>
          <w:t>. Support. Coop. Work CSCW</w:t>
        </w:r>
        <w:r>
          <w:t>, pp. 1–46, May 2012.</w:t>
        </w:r>
      </w:ins>
    </w:p>
    <w:p w14:paraId="0DE9A331" w14:textId="77777777" w:rsidR="000D6266" w:rsidRDefault="000D6266" w:rsidP="000D6266">
      <w:pPr>
        <w:pStyle w:val="Bibliografia"/>
        <w:jc w:val="both"/>
        <w:rPr>
          <w:ins w:id="2568" w:author="Cristiano Cesario" w:date="2014-06-26T17:50:00Z"/>
        </w:rPr>
        <w:pPrChange w:id="2569" w:author="Cristiano Cesario" w:date="2014-06-26T17:51:00Z">
          <w:pPr>
            <w:widowControl w:val="0"/>
            <w:autoSpaceDE w:val="0"/>
            <w:autoSpaceDN w:val="0"/>
            <w:adjustRightInd w:val="0"/>
          </w:pPr>
        </w:pPrChange>
      </w:pPr>
      <w:ins w:id="2570" w:author="Cristiano Cesario" w:date="2014-06-26T17:50:00Z">
        <w:r>
          <w:t>[29]</w:t>
        </w:r>
        <w:r>
          <w:tab/>
          <w:t xml:space="preserve">C. Gutwin, S. Greenberg, and M. </w:t>
        </w:r>
        <w:proofErr w:type="spellStart"/>
        <w:r>
          <w:t>Roseman</w:t>
        </w:r>
        <w:proofErr w:type="spellEnd"/>
        <w:r>
          <w:t xml:space="preserve">, “Workspace Awareness in Real-Time Distributed Groupware: Framework, Widgets, and Evaluation - Springer,” in </w:t>
        </w:r>
        <w:r>
          <w:rPr>
            <w:i/>
            <w:iCs/>
          </w:rPr>
          <w:t>People and Computers XI</w:t>
        </w:r>
        <w:r>
          <w:t xml:space="preserve">, M. A. </w:t>
        </w:r>
        <w:proofErr w:type="spellStart"/>
        <w:r>
          <w:t>Sasse</w:t>
        </w:r>
        <w:proofErr w:type="spellEnd"/>
        <w:r>
          <w:t>, R. J. Cunningham, and R. L. Winder, Eds. London: Springer London, 1996, pp. 281–298.</w:t>
        </w:r>
      </w:ins>
    </w:p>
    <w:p w14:paraId="57264280" w14:textId="77777777" w:rsidR="000D6266" w:rsidRDefault="000D6266" w:rsidP="000D6266">
      <w:pPr>
        <w:pStyle w:val="Bibliografia"/>
        <w:jc w:val="both"/>
        <w:rPr>
          <w:ins w:id="2571" w:author="Cristiano Cesario" w:date="2014-06-26T17:50:00Z"/>
        </w:rPr>
        <w:pPrChange w:id="2572" w:author="Cristiano Cesario" w:date="2014-06-26T17:51:00Z">
          <w:pPr>
            <w:widowControl w:val="0"/>
            <w:autoSpaceDE w:val="0"/>
            <w:autoSpaceDN w:val="0"/>
            <w:adjustRightInd w:val="0"/>
          </w:pPr>
        </w:pPrChange>
      </w:pPr>
      <w:ins w:id="2573" w:author="Cristiano Cesario" w:date="2014-06-26T17:50:00Z">
        <w:r>
          <w:t>[30]</w:t>
        </w:r>
        <w:r>
          <w:tab/>
          <w:t xml:space="preserve">H. </w:t>
        </w:r>
        <w:proofErr w:type="spellStart"/>
        <w:r>
          <w:t>Fuks</w:t>
        </w:r>
        <w:proofErr w:type="spellEnd"/>
        <w:r>
          <w:t xml:space="preserve">, A. </w:t>
        </w:r>
        <w:proofErr w:type="spellStart"/>
        <w:r>
          <w:t>Raposo</w:t>
        </w:r>
        <w:proofErr w:type="spellEnd"/>
        <w:r>
          <w:t xml:space="preserve">, M. A. </w:t>
        </w:r>
        <w:proofErr w:type="spellStart"/>
        <w:r>
          <w:t>Gerosa</w:t>
        </w:r>
        <w:proofErr w:type="spellEnd"/>
        <w:r>
          <w:t xml:space="preserve">, M. Pimentel, and C. J. </w:t>
        </w:r>
        <w:proofErr w:type="spellStart"/>
        <w:r>
          <w:t>Lucena</w:t>
        </w:r>
        <w:proofErr w:type="spellEnd"/>
        <w:r>
          <w:t xml:space="preserve">, “The 3c collaboration model,” in </w:t>
        </w:r>
        <w:r>
          <w:rPr>
            <w:i/>
            <w:iCs/>
          </w:rPr>
          <w:t>The Encyclopedia of E-Collaboration</w:t>
        </w:r>
        <w:r>
          <w:t xml:space="preserve">, N. </w:t>
        </w:r>
        <w:proofErr w:type="spellStart"/>
        <w:r>
          <w:t>Kock</w:t>
        </w:r>
        <w:proofErr w:type="spellEnd"/>
        <w:r>
          <w:t>, Ed. Information Science Reference, 2007, pp. 637–644.</w:t>
        </w:r>
      </w:ins>
    </w:p>
    <w:p w14:paraId="71D20F13" w14:textId="77777777" w:rsidR="000D6266" w:rsidRDefault="000D6266" w:rsidP="000D6266">
      <w:pPr>
        <w:pStyle w:val="Bibliografia"/>
        <w:jc w:val="both"/>
        <w:rPr>
          <w:ins w:id="2574" w:author="Cristiano Cesario" w:date="2014-06-26T17:50:00Z"/>
        </w:rPr>
        <w:pPrChange w:id="2575" w:author="Cristiano Cesario" w:date="2014-06-26T17:51:00Z">
          <w:pPr>
            <w:widowControl w:val="0"/>
            <w:autoSpaceDE w:val="0"/>
            <w:autoSpaceDN w:val="0"/>
            <w:adjustRightInd w:val="0"/>
          </w:pPr>
        </w:pPrChange>
      </w:pPr>
      <w:ins w:id="2576" w:author="Cristiano Cesario" w:date="2014-06-26T17:50:00Z">
        <w:r>
          <w:t>[31]</w:t>
        </w:r>
        <w:r>
          <w:tab/>
          <w:t xml:space="preserve">G. Fitzpatrick, P. Marshall, and A. Phillips, “CVS Integration with Notification and Chat: Lightweight Software Team Collaboration,” in </w:t>
        </w:r>
        <w:r>
          <w:rPr>
            <w:i/>
            <w:iCs/>
          </w:rPr>
          <w:t>Proceedings of the 2006 20th Anniversary Conference on Computer Supported Cooperative Work</w:t>
        </w:r>
        <w:r>
          <w:t>, New York, NY, USA, 2006, pp. 49–58.</w:t>
        </w:r>
      </w:ins>
    </w:p>
    <w:p w14:paraId="22993F4B" w14:textId="77777777" w:rsidR="000D6266" w:rsidRDefault="000D6266" w:rsidP="000D6266">
      <w:pPr>
        <w:pStyle w:val="Bibliografia"/>
        <w:jc w:val="both"/>
        <w:rPr>
          <w:ins w:id="2577" w:author="Cristiano Cesario" w:date="2014-06-26T17:50:00Z"/>
        </w:rPr>
        <w:pPrChange w:id="2578" w:author="Cristiano Cesario" w:date="2014-06-26T17:51:00Z">
          <w:pPr>
            <w:widowControl w:val="0"/>
            <w:autoSpaceDE w:val="0"/>
            <w:autoSpaceDN w:val="0"/>
            <w:adjustRightInd w:val="0"/>
          </w:pPr>
        </w:pPrChange>
      </w:pPr>
      <w:ins w:id="2579" w:author="Cristiano Cesario" w:date="2014-06-26T17:50:00Z">
        <w:r>
          <w:t>[32]</w:t>
        </w:r>
        <w:r>
          <w:tab/>
          <w:t xml:space="preserve">C. </w:t>
        </w:r>
        <w:proofErr w:type="spellStart"/>
        <w:r>
          <w:t>Collberg</w:t>
        </w:r>
        <w:proofErr w:type="spellEnd"/>
        <w:r>
          <w:t xml:space="preserve">, S. </w:t>
        </w:r>
        <w:proofErr w:type="spellStart"/>
        <w:r>
          <w:t>Kobourov</w:t>
        </w:r>
        <w:proofErr w:type="spellEnd"/>
        <w:r>
          <w:t xml:space="preserve">, J. </w:t>
        </w:r>
        <w:proofErr w:type="spellStart"/>
        <w:r>
          <w:t>Nagra</w:t>
        </w:r>
        <w:proofErr w:type="spellEnd"/>
        <w:r>
          <w:t xml:space="preserve">, J. Pitts, and K. </w:t>
        </w:r>
        <w:proofErr w:type="spellStart"/>
        <w:r>
          <w:t>Wampler</w:t>
        </w:r>
        <w:proofErr w:type="spellEnd"/>
        <w:r>
          <w:t xml:space="preserve">, “A System for Graph-based Visualization of the Evolution of Software,” in </w:t>
        </w:r>
        <w:r>
          <w:rPr>
            <w:i/>
            <w:iCs/>
          </w:rPr>
          <w:t>Proceedings of the 2003 ACM Symposium on Software Visualization</w:t>
        </w:r>
        <w:r>
          <w:t>, New York, NY, USA, 2003, p. 77–ff.</w:t>
        </w:r>
      </w:ins>
    </w:p>
    <w:p w14:paraId="6C1DEF98" w14:textId="77777777" w:rsidR="000D6266" w:rsidRDefault="000D6266" w:rsidP="000D6266">
      <w:pPr>
        <w:pStyle w:val="Bibliografia"/>
        <w:jc w:val="both"/>
        <w:rPr>
          <w:ins w:id="2580" w:author="Cristiano Cesario" w:date="2014-06-26T17:50:00Z"/>
        </w:rPr>
        <w:pPrChange w:id="2581" w:author="Cristiano Cesario" w:date="2014-06-26T17:51:00Z">
          <w:pPr>
            <w:widowControl w:val="0"/>
            <w:autoSpaceDE w:val="0"/>
            <w:autoSpaceDN w:val="0"/>
            <w:adjustRightInd w:val="0"/>
          </w:pPr>
        </w:pPrChange>
      </w:pPr>
      <w:ins w:id="2582" w:author="Cristiano Cesario" w:date="2014-06-26T17:50:00Z">
        <w:r>
          <w:t>[33]</w:t>
        </w:r>
        <w:r>
          <w:tab/>
          <w:t xml:space="preserve">M. </w:t>
        </w:r>
        <w:proofErr w:type="spellStart"/>
        <w:r>
          <w:t>Lanza</w:t>
        </w:r>
        <w:proofErr w:type="spellEnd"/>
        <w:r>
          <w:t xml:space="preserve">, “The Evolution Matrix: Recovering Software Evolution Using Software Visualization Techniques,” in </w:t>
        </w:r>
        <w:r>
          <w:rPr>
            <w:i/>
            <w:iCs/>
          </w:rPr>
          <w:t xml:space="preserve">Proceedings of the </w:t>
        </w:r>
        <w:proofErr w:type="gramStart"/>
        <w:r>
          <w:rPr>
            <w:i/>
            <w:iCs/>
          </w:rPr>
          <w:t>4th</w:t>
        </w:r>
        <w:proofErr w:type="gramEnd"/>
        <w:r>
          <w:rPr>
            <w:i/>
            <w:iCs/>
          </w:rPr>
          <w:t xml:space="preserve"> International Workshop on Principles of Software Evolution</w:t>
        </w:r>
        <w:r>
          <w:t>, New York, NY, USA, 2001, pp. 37–42.</w:t>
        </w:r>
      </w:ins>
    </w:p>
    <w:p w14:paraId="537D81C5" w14:textId="77777777" w:rsidR="000D6266" w:rsidRDefault="000D6266" w:rsidP="000D6266">
      <w:pPr>
        <w:pStyle w:val="Bibliografia"/>
        <w:jc w:val="both"/>
        <w:rPr>
          <w:ins w:id="2583" w:author="Cristiano Cesario" w:date="2014-06-26T17:50:00Z"/>
        </w:rPr>
        <w:pPrChange w:id="2584" w:author="Cristiano Cesario" w:date="2014-06-26T17:51:00Z">
          <w:pPr>
            <w:widowControl w:val="0"/>
            <w:autoSpaceDE w:val="0"/>
            <w:autoSpaceDN w:val="0"/>
            <w:adjustRightInd w:val="0"/>
          </w:pPr>
        </w:pPrChange>
      </w:pPr>
      <w:ins w:id="2585" w:author="Cristiano Cesario" w:date="2014-06-26T17:50:00Z">
        <w:r>
          <w:t>[34]</w:t>
        </w:r>
        <w:r>
          <w:tab/>
          <w:t xml:space="preserve">L. </w:t>
        </w:r>
        <w:proofErr w:type="spellStart"/>
        <w:r>
          <w:t>Voinea</w:t>
        </w:r>
        <w:proofErr w:type="spellEnd"/>
        <w:r>
          <w:t xml:space="preserve">, A. </w:t>
        </w:r>
        <w:proofErr w:type="spellStart"/>
        <w:r>
          <w:t>Telea</w:t>
        </w:r>
        <w:proofErr w:type="spellEnd"/>
        <w:r>
          <w:t xml:space="preserve">, and J. J. van </w:t>
        </w:r>
        <w:proofErr w:type="spellStart"/>
        <w:r>
          <w:t>Wijk</w:t>
        </w:r>
        <w:proofErr w:type="spellEnd"/>
        <w:r>
          <w:t>, “</w:t>
        </w:r>
        <w:proofErr w:type="spellStart"/>
        <w:r>
          <w:t>CVSscan</w:t>
        </w:r>
        <w:proofErr w:type="spellEnd"/>
        <w:r>
          <w:t xml:space="preserve">: Visualization of Code Evolution,” in </w:t>
        </w:r>
        <w:r>
          <w:rPr>
            <w:i/>
            <w:iCs/>
          </w:rPr>
          <w:t>Proceedings of the 2005 ACM Symposium on Software Visualization</w:t>
        </w:r>
        <w:r>
          <w:t>, New York, NY, USA, 2005, pp. 47–56.</w:t>
        </w:r>
      </w:ins>
    </w:p>
    <w:p w14:paraId="10E83D9C" w14:textId="77777777" w:rsidR="000D6266" w:rsidRDefault="000D6266" w:rsidP="000D6266">
      <w:pPr>
        <w:pStyle w:val="Bibliografia"/>
        <w:jc w:val="both"/>
        <w:rPr>
          <w:ins w:id="2586" w:author="Cristiano Cesario" w:date="2014-06-26T17:50:00Z"/>
        </w:rPr>
        <w:pPrChange w:id="2587" w:author="Cristiano Cesario" w:date="2014-06-26T17:51:00Z">
          <w:pPr>
            <w:widowControl w:val="0"/>
            <w:autoSpaceDE w:val="0"/>
            <w:autoSpaceDN w:val="0"/>
            <w:adjustRightInd w:val="0"/>
          </w:pPr>
        </w:pPrChange>
      </w:pPr>
      <w:ins w:id="2588" w:author="Cristiano Cesario" w:date="2014-06-26T17:50:00Z">
        <w:r>
          <w:t>[35]</w:t>
        </w:r>
        <w:r>
          <w:tab/>
          <w:t>E. Gilbert and</w:t>
        </w:r>
        <w:bookmarkStart w:id="2589" w:name="_GoBack"/>
        <w:bookmarkEnd w:id="2589"/>
        <w:r>
          <w:t xml:space="preserve"> K. </w:t>
        </w:r>
        <w:proofErr w:type="spellStart"/>
        <w:r>
          <w:t>Karahalios</w:t>
        </w:r>
        <w:proofErr w:type="spellEnd"/>
        <w:r>
          <w:t>, “</w:t>
        </w:r>
        <w:proofErr w:type="spellStart"/>
        <w:r>
          <w:t>LifeSource</w:t>
        </w:r>
        <w:proofErr w:type="spellEnd"/>
        <w:r>
          <w:t xml:space="preserve">: Two CVS Visualizations,” in </w:t>
        </w:r>
        <w:r>
          <w:rPr>
            <w:i/>
            <w:iCs/>
          </w:rPr>
          <w:t>CHI ’06 Extended Abstracts on Human Factors in Computing Systems</w:t>
        </w:r>
        <w:r>
          <w:t>, New York, NY, USA, 2006, pp. 791–796.</w:t>
        </w:r>
      </w:ins>
    </w:p>
    <w:p w14:paraId="38903162" w14:textId="77777777" w:rsidR="000D6266" w:rsidRDefault="000D6266" w:rsidP="000D6266">
      <w:pPr>
        <w:pStyle w:val="Bibliografia"/>
        <w:jc w:val="both"/>
        <w:rPr>
          <w:ins w:id="2590" w:author="Cristiano Cesario" w:date="2014-06-26T17:50:00Z"/>
        </w:rPr>
        <w:pPrChange w:id="2591" w:author="Cristiano Cesario" w:date="2014-06-26T17:51:00Z">
          <w:pPr>
            <w:widowControl w:val="0"/>
            <w:autoSpaceDE w:val="0"/>
            <w:autoSpaceDN w:val="0"/>
            <w:adjustRightInd w:val="0"/>
          </w:pPr>
        </w:pPrChange>
      </w:pPr>
      <w:ins w:id="2592" w:author="Cristiano Cesario" w:date="2014-06-26T17:50:00Z">
        <w:r>
          <w:t>[36]</w:t>
        </w:r>
        <w:r>
          <w:tab/>
          <w:t xml:space="preserve">S. </w:t>
        </w:r>
        <w:proofErr w:type="spellStart"/>
        <w:r>
          <w:t>Elsen</w:t>
        </w:r>
        <w:proofErr w:type="spellEnd"/>
        <w:r>
          <w:t>, “</w:t>
        </w:r>
        <w:proofErr w:type="spellStart"/>
        <w:r>
          <w:t>VisGi</w:t>
        </w:r>
        <w:proofErr w:type="spellEnd"/>
        <w:r>
          <w:t xml:space="preserve">: Visualizing Git branches,” in </w:t>
        </w:r>
        <w:r>
          <w:rPr>
            <w:i/>
            <w:iCs/>
          </w:rPr>
          <w:t>2013 First IEEE Working Conference on Software Visualization (VISSOFT)</w:t>
        </w:r>
        <w:r>
          <w:t>, 2013, pp. 1–4.</w:t>
        </w:r>
      </w:ins>
    </w:p>
    <w:p w14:paraId="0EC360C9" w14:textId="77777777" w:rsidR="000D6266" w:rsidRDefault="000D6266" w:rsidP="000D6266">
      <w:pPr>
        <w:pStyle w:val="Bibliografia"/>
        <w:jc w:val="both"/>
        <w:rPr>
          <w:ins w:id="2593" w:author="Cristiano Cesario" w:date="2014-06-26T17:50:00Z"/>
        </w:rPr>
        <w:pPrChange w:id="2594" w:author="Cristiano Cesario" w:date="2014-06-26T17:51:00Z">
          <w:pPr>
            <w:widowControl w:val="0"/>
            <w:autoSpaceDE w:val="0"/>
            <w:autoSpaceDN w:val="0"/>
            <w:adjustRightInd w:val="0"/>
          </w:pPr>
        </w:pPrChange>
      </w:pPr>
      <w:ins w:id="2595" w:author="Cristiano Cesario" w:date="2014-06-26T17:50:00Z">
        <w:r>
          <w:t>[37]</w:t>
        </w:r>
        <w:r>
          <w:tab/>
          <w:t xml:space="preserve">H. Koike and H.-C. Chu, “VRCS: integrating version control and module management using interactive three-dimensional graphics,” in </w:t>
        </w:r>
        <w:r>
          <w:rPr>
            <w:i/>
            <w:iCs/>
          </w:rPr>
          <w:t>1997 IEEE Symposium on Visual Languages, 1997. Proceedings</w:t>
        </w:r>
        <w:r>
          <w:t>, 1997, pp. 168–173.</w:t>
        </w:r>
      </w:ins>
    </w:p>
    <w:p w14:paraId="7864ACDF" w14:textId="77777777" w:rsidR="000D6266" w:rsidRDefault="000D6266" w:rsidP="000D6266">
      <w:pPr>
        <w:pStyle w:val="Bibliografia"/>
        <w:jc w:val="both"/>
        <w:rPr>
          <w:ins w:id="2596" w:author="Cristiano Cesario" w:date="2014-06-26T17:50:00Z"/>
        </w:rPr>
        <w:pPrChange w:id="2597" w:author="Cristiano Cesario" w:date="2014-06-26T17:51:00Z">
          <w:pPr>
            <w:widowControl w:val="0"/>
            <w:autoSpaceDE w:val="0"/>
            <w:autoSpaceDN w:val="0"/>
            <w:adjustRightInd w:val="0"/>
          </w:pPr>
        </w:pPrChange>
      </w:pPr>
      <w:ins w:id="2598" w:author="Cristiano Cesario" w:date="2014-06-26T17:50:00Z">
        <w:r>
          <w:t>[38]</w:t>
        </w:r>
        <w:r>
          <w:tab/>
          <w:t xml:space="preserve">T. </w:t>
        </w:r>
        <w:proofErr w:type="spellStart"/>
        <w:r>
          <w:t>Hozumi</w:t>
        </w:r>
        <w:proofErr w:type="spellEnd"/>
        <w:r>
          <w:t>, “</w:t>
        </w:r>
        <w:proofErr w:type="spellStart"/>
        <w:r>
          <w:t>Visugit</w:t>
        </w:r>
        <w:proofErr w:type="spellEnd"/>
        <w:r>
          <w:t>.” [Online]. Available: https://github.com/hozumi/visugit. [Accessed: 04-May-2014].</w:t>
        </w:r>
      </w:ins>
    </w:p>
    <w:p w14:paraId="4948ED82" w14:textId="77777777" w:rsidR="000D6266" w:rsidRDefault="000D6266" w:rsidP="000D6266">
      <w:pPr>
        <w:pStyle w:val="Bibliografia"/>
        <w:jc w:val="both"/>
        <w:rPr>
          <w:ins w:id="2599" w:author="Cristiano Cesario" w:date="2014-06-26T17:50:00Z"/>
        </w:rPr>
        <w:pPrChange w:id="2600" w:author="Cristiano Cesario" w:date="2014-06-26T17:51:00Z">
          <w:pPr>
            <w:widowControl w:val="0"/>
            <w:autoSpaceDE w:val="0"/>
            <w:autoSpaceDN w:val="0"/>
            <w:adjustRightInd w:val="0"/>
          </w:pPr>
        </w:pPrChange>
      </w:pPr>
      <w:ins w:id="2601" w:author="Cristiano Cesario" w:date="2014-06-26T17:50:00Z">
        <w:r>
          <w:t>[39]</w:t>
        </w:r>
        <w:r>
          <w:tab/>
          <w:t>T. Preston-Werner, “</w:t>
        </w:r>
        <w:proofErr w:type="spellStart"/>
        <w:r>
          <w:t>GitHub’s</w:t>
        </w:r>
        <w:proofErr w:type="spellEnd"/>
        <w:r>
          <w:t xml:space="preserve"> Network Graph,” </w:t>
        </w:r>
        <w:proofErr w:type="spellStart"/>
        <w:r>
          <w:rPr>
            <w:i/>
            <w:iCs/>
          </w:rPr>
          <w:t>GitHub</w:t>
        </w:r>
        <w:proofErr w:type="spellEnd"/>
        <w:r>
          <w:t>. [Online]. Available: https://github.com/blog/39-say-hello-to-the-network-graph-visualizer. [Accessed: 16-Feb-2014].</w:t>
        </w:r>
      </w:ins>
    </w:p>
    <w:p w14:paraId="5319DDF4" w14:textId="0DCC6FDE" w:rsidR="00702AAC" w:rsidRPr="00AC537F" w:rsidDel="00A24CED" w:rsidRDefault="00702AAC" w:rsidP="000D6266">
      <w:pPr>
        <w:pStyle w:val="Bibliografia"/>
        <w:jc w:val="both"/>
        <w:rPr>
          <w:del w:id="2602" w:author="Cristiano Cesario" w:date="2014-06-22T09:05:00Z"/>
          <w:sz w:val="16"/>
        </w:rPr>
        <w:pPrChange w:id="2603" w:author="Cristiano Cesario" w:date="2014-06-26T17:51:00Z">
          <w:pPr>
            <w:pStyle w:val="Bibliografia"/>
          </w:pPr>
        </w:pPrChange>
      </w:pPr>
      <w:del w:id="2604" w:author="Cristiano Cesario" w:date="2014-06-22T09:05:00Z">
        <w:r w:rsidRPr="00AC537F" w:rsidDel="00A24CED">
          <w:rPr>
            <w:sz w:val="16"/>
          </w:rPr>
          <w:delText>[1]</w:delText>
        </w:r>
        <w:r w:rsidRPr="00AC537F" w:rsidDel="00A24CED">
          <w:rPr>
            <w:sz w:val="16"/>
          </w:rPr>
          <w:tab/>
          <w:delText xml:space="preserve">M. J. Rochkind, “The source code control system,” </w:delText>
        </w:r>
        <w:r w:rsidRPr="00AC537F" w:rsidDel="00A24CED">
          <w:rPr>
            <w:i/>
            <w:iCs/>
            <w:sz w:val="16"/>
          </w:rPr>
          <w:delText>IEEE Trans. Softw. Eng. TSE</w:delText>
        </w:r>
        <w:r w:rsidRPr="00AC537F" w:rsidDel="00A24CED">
          <w:rPr>
            <w:sz w:val="16"/>
          </w:rPr>
          <w:delText>, vol. 1, no. 4, pp. 364–470, Dec. 1975.</w:delText>
        </w:r>
      </w:del>
    </w:p>
    <w:p w14:paraId="2264C697" w14:textId="27A51EC7" w:rsidR="00702AAC" w:rsidRPr="00AC537F" w:rsidDel="00A24CED" w:rsidRDefault="00702AAC" w:rsidP="000D6266">
      <w:pPr>
        <w:pStyle w:val="Bibliografia"/>
        <w:jc w:val="both"/>
        <w:rPr>
          <w:del w:id="2605" w:author="Cristiano Cesario" w:date="2014-06-22T09:05:00Z"/>
          <w:sz w:val="16"/>
        </w:rPr>
        <w:pPrChange w:id="2606" w:author="Cristiano Cesario" w:date="2014-06-26T17:51:00Z">
          <w:pPr>
            <w:pStyle w:val="Bibliografia"/>
          </w:pPr>
        </w:pPrChange>
      </w:pPr>
      <w:del w:id="2607" w:author="Cristiano Cesario" w:date="2014-06-22T09:05:00Z">
        <w:r w:rsidRPr="00AC537F" w:rsidDel="00A24CED">
          <w:rPr>
            <w:sz w:val="16"/>
          </w:rPr>
          <w:delText>[2]</w:delText>
        </w:r>
        <w:r w:rsidRPr="00AC537F" w:rsidDel="00A24CED">
          <w:rPr>
            <w:sz w:val="16"/>
          </w:rPr>
          <w:tab/>
          <w:delText xml:space="preserve">J. Estublier, “Software configuration management: a roadmap,” in </w:delText>
        </w:r>
        <w:r w:rsidRPr="00AC537F" w:rsidDel="00A24CED">
          <w:rPr>
            <w:i/>
            <w:iCs/>
            <w:sz w:val="16"/>
          </w:rPr>
          <w:delText>Proceedings of the Conference on The Future of Software Engineering</w:delText>
        </w:r>
        <w:r w:rsidRPr="00AC537F" w:rsidDel="00A24CED">
          <w:rPr>
            <w:sz w:val="16"/>
          </w:rPr>
          <w:delText>, New York, NY, USA, 2000, pp. 279–289.</w:delText>
        </w:r>
      </w:del>
    </w:p>
    <w:p w14:paraId="0F234661" w14:textId="5E49FF88" w:rsidR="00702AAC" w:rsidRPr="00AC537F" w:rsidDel="00A24CED" w:rsidRDefault="00702AAC" w:rsidP="000D6266">
      <w:pPr>
        <w:pStyle w:val="Bibliografia"/>
        <w:jc w:val="both"/>
        <w:rPr>
          <w:del w:id="2608" w:author="Cristiano Cesario" w:date="2014-06-22T09:05:00Z"/>
          <w:sz w:val="16"/>
        </w:rPr>
        <w:pPrChange w:id="2609" w:author="Cristiano Cesario" w:date="2014-06-26T17:51:00Z">
          <w:pPr>
            <w:pStyle w:val="Bibliografia"/>
          </w:pPr>
        </w:pPrChange>
      </w:pPr>
      <w:del w:id="2610" w:author="Cristiano Cesario" w:date="2014-06-22T09:05:00Z">
        <w:r w:rsidRPr="00AC537F" w:rsidDel="00A24CED">
          <w:rPr>
            <w:sz w:val="16"/>
          </w:rPr>
          <w:delText>[3]</w:delText>
        </w:r>
        <w:r w:rsidRPr="00AC537F" w:rsidDel="00A24CED">
          <w:rPr>
            <w:sz w:val="16"/>
          </w:rPr>
          <w:tab/>
          <w:delText xml:space="preserve">W. Tichy, “RCS: A system for version control,” </w:delText>
        </w:r>
        <w:r w:rsidRPr="00AC537F" w:rsidDel="00A24CED">
          <w:rPr>
            <w:i/>
            <w:iCs/>
            <w:sz w:val="16"/>
          </w:rPr>
          <w:delText>Softw. - Pract. Exp.</w:delText>
        </w:r>
        <w:r w:rsidRPr="00AC537F" w:rsidDel="00A24CED">
          <w:rPr>
            <w:sz w:val="16"/>
          </w:rPr>
          <w:delText>, vol. 15, no. 7, pp. 637–654, 1985.</w:delText>
        </w:r>
      </w:del>
    </w:p>
    <w:p w14:paraId="574FC191" w14:textId="077B5705" w:rsidR="00702AAC" w:rsidRPr="00AC537F" w:rsidDel="00A24CED" w:rsidRDefault="00702AAC" w:rsidP="000D6266">
      <w:pPr>
        <w:pStyle w:val="Bibliografia"/>
        <w:jc w:val="both"/>
        <w:rPr>
          <w:del w:id="2611" w:author="Cristiano Cesario" w:date="2014-06-22T09:05:00Z"/>
          <w:sz w:val="16"/>
        </w:rPr>
        <w:pPrChange w:id="2612" w:author="Cristiano Cesario" w:date="2014-06-26T17:51:00Z">
          <w:pPr>
            <w:pStyle w:val="Bibliografia"/>
          </w:pPr>
        </w:pPrChange>
      </w:pPr>
      <w:del w:id="2613" w:author="Cristiano Cesario" w:date="2014-06-22T09:05:00Z">
        <w:r w:rsidRPr="00AC537F" w:rsidDel="00A24CED">
          <w:rPr>
            <w:sz w:val="16"/>
          </w:rPr>
          <w:delText>[4]</w:delText>
        </w:r>
        <w:r w:rsidRPr="00AC537F" w:rsidDel="00A24CED">
          <w:rPr>
            <w:sz w:val="16"/>
          </w:rPr>
          <w:tab/>
          <w:delText xml:space="preserve">P. Cederqvist, </w:delText>
        </w:r>
        <w:r w:rsidRPr="00AC537F" w:rsidDel="00A24CED">
          <w:rPr>
            <w:i/>
            <w:iCs/>
            <w:sz w:val="16"/>
          </w:rPr>
          <w:delText>Version Management with CVS</w:delText>
        </w:r>
        <w:r w:rsidRPr="00AC537F" w:rsidDel="00A24CED">
          <w:rPr>
            <w:sz w:val="16"/>
          </w:rPr>
          <w:delText>. Free Software Foundation, 2005.</w:delText>
        </w:r>
      </w:del>
    </w:p>
    <w:p w14:paraId="29C1B8B6" w14:textId="33F741DE" w:rsidR="00702AAC" w:rsidRPr="00AC537F" w:rsidDel="00A24CED" w:rsidRDefault="00702AAC" w:rsidP="000D6266">
      <w:pPr>
        <w:pStyle w:val="Bibliografia"/>
        <w:jc w:val="both"/>
        <w:rPr>
          <w:del w:id="2614" w:author="Cristiano Cesario" w:date="2014-06-22T09:05:00Z"/>
          <w:sz w:val="16"/>
        </w:rPr>
        <w:pPrChange w:id="2615" w:author="Cristiano Cesario" w:date="2014-06-26T17:51:00Z">
          <w:pPr>
            <w:pStyle w:val="Bibliografia"/>
          </w:pPr>
        </w:pPrChange>
      </w:pPr>
      <w:del w:id="2616" w:author="Cristiano Cesario" w:date="2014-06-22T09:05:00Z">
        <w:r w:rsidRPr="00AC537F" w:rsidDel="00A24CED">
          <w:rPr>
            <w:sz w:val="16"/>
          </w:rPr>
          <w:delText>[5]</w:delText>
        </w:r>
        <w:r w:rsidRPr="00AC537F" w:rsidDel="00A24CED">
          <w:rPr>
            <w:sz w:val="16"/>
          </w:rPr>
          <w:tab/>
          <w:delText xml:space="preserve">B. Collins-Sussman, B. W. Fitzpatrick, and C. M. Pilato, </w:delText>
        </w:r>
        <w:r w:rsidRPr="00AC537F" w:rsidDel="00A24CED">
          <w:rPr>
            <w:i/>
            <w:iCs/>
            <w:sz w:val="16"/>
          </w:rPr>
          <w:delText>Version Control with Subversion</w:delText>
        </w:r>
        <w:r w:rsidRPr="00AC537F" w:rsidDel="00A24CED">
          <w:rPr>
            <w:sz w:val="16"/>
          </w:rPr>
          <w:delText>. Stanford, CA, USA, 2011.</w:delText>
        </w:r>
      </w:del>
    </w:p>
    <w:p w14:paraId="07D7DA37" w14:textId="74394784" w:rsidR="00702AAC" w:rsidRPr="00AC537F" w:rsidDel="00A24CED" w:rsidRDefault="00702AAC" w:rsidP="000D6266">
      <w:pPr>
        <w:pStyle w:val="Bibliografia"/>
        <w:jc w:val="both"/>
        <w:rPr>
          <w:del w:id="2617" w:author="Cristiano Cesario" w:date="2014-06-22T09:05:00Z"/>
          <w:sz w:val="16"/>
        </w:rPr>
        <w:pPrChange w:id="2618" w:author="Cristiano Cesario" w:date="2014-06-26T17:51:00Z">
          <w:pPr>
            <w:pStyle w:val="Bibliografia"/>
          </w:pPr>
        </w:pPrChange>
      </w:pPr>
      <w:del w:id="2619" w:author="Cristiano Cesario" w:date="2014-06-22T09:05:00Z">
        <w:r w:rsidRPr="00AC537F" w:rsidDel="00A24CED">
          <w:rPr>
            <w:sz w:val="16"/>
          </w:rPr>
          <w:delText>[6]</w:delText>
        </w:r>
        <w:r w:rsidRPr="00AC537F" w:rsidDel="00A24CED">
          <w:rPr>
            <w:sz w:val="16"/>
          </w:rPr>
          <w:tab/>
          <w:delText xml:space="preserve">S. Chacon, </w:delText>
        </w:r>
        <w:r w:rsidRPr="00AC537F" w:rsidDel="00A24CED">
          <w:rPr>
            <w:i/>
            <w:iCs/>
            <w:sz w:val="16"/>
          </w:rPr>
          <w:delText>Pro Git</w:delText>
        </w:r>
        <w:r w:rsidRPr="00AC537F" w:rsidDel="00A24CED">
          <w:rPr>
            <w:sz w:val="16"/>
          </w:rPr>
          <w:delText>, 1st ed. Berkeley, CA, USA: Apress, 2009.</w:delText>
        </w:r>
      </w:del>
    </w:p>
    <w:p w14:paraId="7EDB1704" w14:textId="31F9EC65" w:rsidR="00702AAC" w:rsidRPr="00AC537F" w:rsidDel="00A24CED" w:rsidRDefault="00702AAC" w:rsidP="000D6266">
      <w:pPr>
        <w:pStyle w:val="Bibliografia"/>
        <w:jc w:val="both"/>
        <w:rPr>
          <w:del w:id="2620" w:author="Cristiano Cesario" w:date="2014-06-22T09:05:00Z"/>
          <w:sz w:val="16"/>
        </w:rPr>
        <w:pPrChange w:id="2621" w:author="Cristiano Cesario" w:date="2014-06-26T17:51:00Z">
          <w:pPr>
            <w:pStyle w:val="Bibliografia"/>
          </w:pPr>
        </w:pPrChange>
      </w:pPr>
      <w:del w:id="2622" w:author="Cristiano Cesario" w:date="2014-06-22T09:05:00Z">
        <w:r w:rsidRPr="00AC537F" w:rsidDel="00A24CED">
          <w:rPr>
            <w:sz w:val="16"/>
          </w:rPr>
          <w:delText>[7]</w:delText>
        </w:r>
        <w:r w:rsidRPr="00AC537F" w:rsidDel="00A24CED">
          <w:rPr>
            <w:sz w:val="16"/>
          </w:rPr>
          <w:tab/>
          <w:delText xml:space="preserve">B. O’Sullivan, </w:delText>
        </w:r>
        <w:r w:rsidRPr="00AC537F" w:rsidDel="00A24CED">
          <w:rPr>
            <w:i/>
            <w:iCs/>
            <w:sz w:val="16"/>
          </w:rPr>
          <w:delText>Mercurial: The Definitive Guide</w:delText>
        </w:r>
        <w:r w:rsidRPr="00AC537F" w:rsidDel="00A24CED">
          <w:rPr>
            <w:sz w:val="16"/>
          </w:rPr>
          <w:delText>, 1st ed. O’Reilly Media, 2009.</w:delText>
        </w:r>
      </w:del>
    </w:p>
    <w:p w14:paraId="360EE6A5" w14:textId="5BEEBF33" w:rsidR="00702AAC" w:rsidRPr="00AC537F" w:rsidDel="00A24CED" w:rsidRDefault="00702AAC" w:rsidP="000D6266">
      <w:pPr>
        <w:pStyle w:val="Bibliografia"/>
        <w:jc w:val="both"/>
        <w:rPr>
          <w:del w:id="2623" w:author="Cristiano Cesario" w:date="2014-06-22T09:05:00Z"/>
          <w:sz w:val="16"/>
        </w:rPr>
        <w:pPrChange w:id="2624" w:author="Cristiano Cesario" w:date="2014-06-26T17:51:00Z">
          <w:pPr>
            <w:pStyle w:val="Bibliografia"/>
          </w:pPr>
        </w:pPrChange>
      </w:pPr>
      <w:del w:id="2625" w:author="Cristiano Cesario" w:date="2014-06-22T09:05:00Z">
        <w:r w:rsidRPr="00AC537F" w:rsidDel="00A24CED">
          <w:rPr>
            <w:sz w:val="16"/>
          </w:rPr>
          <w:delText>[8]</w:delText>
        </w:r>
        <w:r w:rsidRPr="00AC537F" w:rsidDel="00A24CED">
          <w:rPr>
            <w:sz w:val="16"/>
          </w:rPr>
          <w:tab/>
          <w:delText>Eclipse Foundation, “The Open Source Developer Report - 2013 Eclipse Community Survey,” San Francisco, CA, USA, Jun. 2013.</w:delText>
        </w:r>
      </w:del>
    </w:p>
    <w:p w14:paraId="74B31AE2" w14:textId="1D684D63" w:rsidR="00702AAC" w:rsidRPr="00AC537F" w:rsidDel="00A24CED" w:rsidRDefault="00702AAC" w:rsidP="000D6266">
      <w:pPr>
        <w:pStyle w:val="Bibliografia"/>
        <w:jc w:val="both"/>
        <w:rPr>
          <w:del w:id="2626" w:author="Cristiano Cesario" w:date="2014-06-22T09:05:00Z"/>
          <w:sz w:val="16"/>
        </w:rPr>
        <w:pPrChange w:id="2627" w:author="Cristiano Cesario" w:date="2014-06-26T17:51:00Z">
          <w:pPr>
            <w:pStyle w:val="Bibliografia"/>
          </w:pPr>
        </w:pPrChange>
      </w:pPr>
      <w:del w:id="2628" w:author="Cristiano Cesario" w:date="2014-06-22T09:05:00Z">
        <w:r w:rsidRPr="00AC537F" w:rsidDel="00A24CED">
          <w:rPr>
            <w:sz w:val="16"/>
          </w:rPr>
          <w:delText>[9]</w:delText>
        </w:r>
        <w:r w:rsidRPr="00AC537F" w:rsidDel="00A24CED">
          <w:rPr>
            <w:sz w:val="16"/>
          </w:rPr>
          <w:tab/>
          <w:delText xml:space="preserve">C. Walrad and D. Strom, “The importance of branching models in SCM,” </w:delText>
        </w:r>
        <w:r w:rsidRPr="00AC537F" w:rsidDel="00A24CED">
          <w:rPr>
            <w:i/>
            <w:iCs/>
            <w:sz w:val="16"/>
          </w:rPr>
          <w:delText>Computer</w:delText>
        </w:r>
        <w:r w:rsidRPr="00AC537F" w:rsidDel="00A24CED">
          <w:rPr>
            <w:sz w:val="16"/>
          </w:rPr>
          <w:delText>, vol. 35, no. 9, pp. 31 – 38, Sep. 2002.</w:delText>
        </w:r>
      </w:del>
    </w:p>
    <w:p w14:paraId="161B533B" w14:textId="447865A9" w:rsidR="00702AAC" w:rsidRPr="00AC537F" w:rsidDel="00A24CED" w:rsidRDefault="00702AAC" w:rsidP="000D6266">
      <w:pPr>
        <w:pStyle w:val="Bibliografia"/>
        <w:jc w:val="both"/>
        <w:rPr>
          <w:del w:id="2629" w:author="Cristiano Cesario" w:date="2014-06-22T09:05:00Z"/>
          <w:sz w:val="16"/>
        </w:rPr>
        <w:pPrChange w:id="2630" w:author="Cristiano Cesario" w:date="2014-06-26T17:51:00Z">
          <w:pPr>
            <w:pStyle w:val="Bibliografia"/>
          </w:pPr>
        </w:pPrChange>
      </w:pPr>
      <w:del w:id="2631" w:author="Cristiano Cesario" w:date="2014-06-22T09:05:00Z">
        <w:r w:rsidRPr="00AC537F" w:rsidDel="00A24CED">
          <w:rPr>
            <w:sz w:val="16"/>
          </w:rPr>
          <w:delText>[10]</w:delText>
        </w:r>
        <w:r w:rsidRPr="00AC537F" w:rsidDel="00A24CED">
          <w:rPr>
            <w:sz w:val="16"/>
          </w:rPr>
          <w:tab/>
          <w:delText xml:space="preserve">B. O’Sullivan, “Making sense of revision-control systems,” </w:delText>
        </w:r>
        <w:r w:rsidRPr="00AC537F" w:rsidDel="00A24CED">
          <w:rPr>
            <w:i/>
            <w:iCs/>
            <w:sz w:val="16"/>
          </w:rPr>
          <w:delText>Commun. ACM</w:delText>
        </w:r>
        <w:r w:rsidRPr="00AC537F" w:rsidDel="00A24CED">
          <w:rPr>
            <w:sz w:val="16"/>
          </w:rPr>
          <w:delText>, vol. 52, no. 9, pp. 56–62, Sep. 2009.</w:delText>
        </w:r>
      </w:del>
    </w:p>
    <w:p w14:paraId="3154AD1D" w14:textId="588614C3" w:rsidR="00702AAC" w:rsidRPr="00AC537F" w:rsidDel="00A24CED" w:rsidRDefault="00702AAC" w:rsidP="000D6266">
      <w:pPr>
        <w:pStyle w:val="Bibliografia"/>
        <w:jc w:val="both"/>
        <w:rPr>
          <w:del w:id="2632" w:author="Cristiano Cesario" w:date="2014-06-22T09:05:00Z"/>
          <w:sz w:val="16"/>
        </w:rPr>
        <w:pPrChange w:id="2633" w:author="Cristiano Cesario" w:date="2014-06-26T17:51:00Z">
          <w:pPr>
            <w:pStyle w:val="Bibliografia"/>
          </w:pPr>
        </w:pPrChange>
      </w:pPr>
      <w:del w:id="2634" w:author="Cristiano Cesario" w:date="2014-06-22T09:05:00Z">
        <w:r w:rsidRPr="00AC537F" w:rsidDel="00A24CED">
          <w:rPr>
            <w:sz w:val="16"/>
          </w:rPr>
          <w:delText>[11]</w:delText>
        </w:r>
        <w:r w:rsidRPr="00AC537F" w:rsidDel="00A24CED">
          <w:rPr>
            <w:sz w:val="16"/>
          </w:rPr>
          <w:tab/>
          <w:delText xml:space="preserve">D.-C. Gumm, “Distribution Dimensions in Software Development Projects: A Taxonomy,” </w:delText>
        </w:r>
        <w:r w:rsidRPr="00AC537F" w:rsidDel="00A24CED">
          <w:rPr>
            <w:i/>
            <w:iCs/>
            <w:sz w:val="16"/>
          </w:rPr>
          <w:delText>IEEE Softw.</w:delText>
        </w:r>
        <w:r w:rsidRPr="00AC537F" w:rsidDel="00A24CED">
          <w:rPr>
            <w:sz w:val="16"/>
          </w:rPr>
          <w:delText>, vol. 23, no. 5, pp. 45–51, Sep. 2006.</w:delText>
        </w:r>
      </w:del>
    </w:p>
    <w:p w14:paraId="18821199" w14:textId="4486653F" w:rsidR="00702AAC" w:rsidRPr="00AC537F" w:rsidDel="00A24CED" w:rsidRDefault="00702AAC" w:rsidP="000D6266">
      <w:pPr>
        <w:pStyle w:val="Bibliografia"/>
        <w:jc w:val="both"/>
        <w:rPr>
          <w:del w:id="2635" w:author="Cristiano Cesario" w:date="2014-06-22T09:05:00Z"/>
          <w:sz w:val="16"/>
        </w:rPr>
        <w:pPrChange w:id="2636" w:author="Cristiano Cesario" w:date="2014-06-26T17:51:00Z">
          <w:pPr>
            <w:pStyle w:val="Bibliografia"/>
          </w:pPr>
        </w:pPrChange>
      </w:pPr>
      <w:del w:id="2637" w:author="Cristiano Cesario" w:date="2014-06-22T09:05:00Z">
        <w:r w:rsidRPr="00AC537F" w:rsidDel="00A24CED">
          <w:rPr>
            <w:sz w:val="16"/>
          </w:rPr>
          <w:delText>[12]</w:delText>
        </w:r>
        <w:r w:rsidRPr="00AC537F" w:rsidDel="00A24CED">
          <w:rPr>
            <w:sz w:val="16"/>
          </w:rPr>
          <w:tab/>
          <w:delText xml:space="preserve">R. D. Battin, R. Crocker, J. Kreidler, and K. Subramanian, “Leveraging resources in global software development,” </w:delText>
        </w:r>
        <w:r w:rsidRPr="00AC537F" w:rsidDel="00A24CED">
          <w:rPr>
            <w:i/>
            <w:iCs/>
            <w:sz w:val="16"/>
          </w:rPr>
          <w:delText>IEEE Softw.</w:delText>
        </w:r>
        <w:r w:rsidRPr="00AC537F" w:rsidDel="00A24CED">
          <w:rPr>
            <w:sz w:val="16"/>
          </w:rPr>
          <w:delText>, vol. 18, no. 2, pp. 70–77, Mar. 2001.</w:delText>
        </w:r>
      </w:del>
    </w:p>
    <w:p w14:paraId="50E9C8D0" w14:textId="5AC4D068" w:rsidR="00702AAC" w:rsidRPr="00AC537F" w:rsidDel="00A24CED" w:rsidRDefault="00702AAC" w:rsidP="000D6266">
      <w:pPr>
        <w:pStyle w:val="Bibliografia"/>
        <w:jc w:val="both"/>
        <w:rPr>
          <w:del w:id="2638" w:author="Cristiano Cesario" w:date="2014-06-22T09:05:00Z"/>
          <w:sz w:val="16"/>
        </w:rPr>
        <w:pPrChange w:id="2639" w:author="Cristiano Cesario" w:date="2014-06-26T17:51:00Z">
          <w:pPr>
            <w:pStyle w:val="Bibliografia"/>
          </w:pPr>
        </w:pPrChange>
      </w:pPr>
      <w:del w:id="2640" w:author="Cristiano Cesario" w:date="2014-06-22T09:05:00Z">
        <w:r w:rsidRPr="00AC537F" w:rsidDel="00A24CED">
          <w:rPr>
            <w:sz w:val="16"/>
          </w:rPr>
          <w:delText>[13]</w:delText>
        </w:r>
        <w:r w:rsidRPr="00AC537F" w:rsidDel="00A24CED">
          <w:rPr>
            <w:sz w:val="16"/>
          </w:rPr>
          <w:tab/>
          <w:delText xml:space="preserve">D. E. Perry, H. P. Siy, and L. G. Votta, “Parallel changes in large scale software development: an observational case study,” in </w:delText>
        </w:r>
        <w:r w:rsidRPr="00AC537F" w:rsidDel="00A24CED">
          <w:rPr>
            <w:i/>
            <w:iCs/>
            <w:sz w:val="16"/>
          </w:rPr>
          <w:delText>Proceedings of the 20th International Conference on Software engineering</w:delText>
        </w:r>
        <w:r w:rsidRPr="00AC537F" w:rsidDel="00A24CED">
          <w:rPr>
            <w:sz w:val="16"/>
          </w:rPr>
          <w:delText>, Washington, DC, USA, 1998, pp. 251–260.</w:delText>
        </w:r>
      </w:del>
    </w:p>
    <w:p w14:paraId="33C9B02D" w14:textId="2502D648" w:rsidR="00702AAC" w:rsidRPr="00AC537F" w:rsidDel="00A24CED" w:rsidRDefault="00702AAC" w:rsidP="000D6266">
      <w:pPr>
        <w:pStyle w:val="Bibliografia"/>
        <w:jc w:val="both"/>
        <w:rPr>
          <w:del w:id="2641" w:author="Cristiano Cesario" w:date="2014-06-22T09:05:00Z"/>
          <w:sz w:val="16"/>
        </w:rPr>
        <w:pPrChange w:id="2642" w:author="Cristiano Cesario" w:date="2014-06-26T17:51:00Z">
          <w:pPr>
            <w:pStyle w:val="Bibliografia"/>
          </w:pPr>
        </w:pPrChange>
      </w:pPr>
      <w:del w:id="2643" w:author="Cristiano Cesario" w:date="2014-06-22T09:05:00Z">
        <w:r w:rsidRPr="00AC537F" w:rsidDel="00A24CED">
          <w:rPr>
            <w:sz w:val="16"/>
          </w:rPr>
          <w:delText>[14]</w:delText>
        </w:r>
        <w:r w:rsidRPr="00AC537F" w:rsidDel="00A24CED">
          <w:rPr>
            <w:sz w:val="16"/>
          </w:rPr>
          <w:tab/>
          <w:delText xml:space="preserve">I. A. da Silva, P. H. Chen, C. Van der Westhuizen, R. M. Ripley, and A. van der Hoek, “Lighthouse: coordination through emerging design,” in </w:delText>
        </w:r>
        <w:r w:rsidRPr="00AC537F" w:rsidDel="00A24CED">
          <w:rPr>
            <w:i/>
            <w:iCs/>
            <w:sz w:val="16"/>
          </w:rPr>
          <w:delText>Proceedings of the 2006 OOPSLA workshop on eclipse technology eXchange</w:delText>
        </w:r>
        <w:r w:rsidRPr="00AC537F" w:rsidDel="00A24CED">
          <w:rPr>
            <w:sz w:val="16"/>
          </w:rPr>
          <w:delText>, New York, NY, USA, 2006, pp. 11–15.</w:delText>
        </w:r>
      </w:del>
    </w:p>
    <w:p w14:paraId="5B78754E" w14:textId="219B6027" w:rsidR="00702AAC" w:rsidRPr="00AC537F" w:rsidDel="00A24CED" w:rsidRDefault="00702AAC" w:rsidP="000D6266">
      <w:pPr>
        <w:pStyle w:val="Bibliografia"/>
        <w:jc w:val="both"/>
        <w:rPr>
          <w:del w:id="2644" w:author="Cristiano Cesario" w:date="2014-06-22T09:05:00Z"/>
          <w:sz w:val="16"/>
        </w:rPr>
        <w:pPrChange w:id="2645" w:author="Cristiano Cesario" w:date="2014-06-26T17:51:00Z">
          <w:pPr>
            <w:pStyle w:val="Bibliografia"/>
          </w:pPr>
        </w:pPrChange>
      </w:pPr>
      <w:del w:id="2646" w:author="Cristiano Cesario" w:date="2014-06-22T09:05:00Z">
        <w:r w:rsidRPr="00AC537F" w:rsidDel="00A24CED">
          <w:rPr>
            <w:sz w:val="16"/>
          </w:rPr>
          <w:delText>[15]</w:delText>
        </w:r>
        <w:r w:rsidRPr="00AC537F" w:rsidDel="00A24CED">
          <w:rPr>
            <w:sz w:val="16"/>
          </w:rPr>
          <w:tab/>
          <w:delText xml:space="preserve">Y. Brun, R. Holmes, M. D. Ernst, and D. Notkin, “Proactive detection of collaboration conflicts,” in </w:delText>
        </w:r>
        <w:r w:rsidRPr="00AC537F" w:rsidDel="00A24CED">
          <w:rPr>
            <w:i/>
            <w:iCs/>
            <w:sz w:val="16"/>
          </w:rPr>
          <w:delText>Proceedings of the 19th ACM SIGSOFT symposium and the 13th European conference on Foundations of software engineering</w:delText>
        </w:r>
        <w:r w:rsidRPr="00AC537F" w:rsidDel="00A24CED">
          <w:rPr>
            <w:sz w:val="16"/>
          </w:rPr>
          <w:delText>, New York, NY, USA, 2011, pp. 168–178.</w:delText>
        </w:r>
      </w:del>
    </w:p>
    <w:p w14:paraId="37390BB3" w14:textId="01C9AA8C" w:rsidR="00702AAC" w:rsidRPr="00AC537F" w:rsidDel="00A24CED" w:rsidRDefault="00702AAC" w:rsidP="000D6266">
      <w:pPr>
        <w:pStyle w:val="Bibliografia"/>
        <w:jc w:val="both"/>
        <w:rPr>
          <w:del w:id="2647" w:author="Cristiano Cesario" w:date="2014-06-22T09:05:00Z"/>
          <w:sz w:val="16"/>
        </w:rPr>
        <w:pPrChange w:id="2648" w:author="Cristiano Cesario" w:date="2014-06-26T17:51:00Z">
          <w:pPr>
            <w:pStyle w:val="Bibliografia"/>
          </w:pPr>
        </w:pPrChange>
      </w:pPr>
      <w:del w:id="2649" w:author="Cristiano Cesario" w:date="2014-06-22T09:05:00Z">
        <w:r w:rsidRPr="00AC537F" w:rsidDel="00A24CED">
          <w:rPr>
            <w:sz w:val="16"/>
          </w:rPr>
          <w:delText>[16]</w:delText>
        </w:r>
        <w:r w:rsidRPr="00AC537F" w:rsidDel="00A24CED">
          <w:rPr>
            <w:sz w:val="16"/>
          </w:rPr>
          <w:tab/>
          <w:delText xml:space="preserve">B. Appleton, S. Berczuk, R. Cabrera, and R. Orenstein, “Streamed lines: Branching patterns for parallel software development,” in </w:delText>
        </w:r>
        <w:r w:rsidRPr="00AC537F" w:rsidDel="00A24CED">
          <w:rPr>
            <w:i/>
            <w:iCs/>
            <w:sz w:val="16"/>
          </w:rPr>
          <w:delText>Proceedings of the 1998 Pattern Languages of Programs Conference</w:delText>
        </w:r>
        <w:r w:rsidRPr="00AC537F" w:rsidDel="00A24CED">
          <w:rPr>
            <w:sz w:val="16"/>
          </w:rPr>
          <w:delText>, Monticello, Illinois, USA, 1998, vol. 98.</w:delText>
        </w:r>
      </w:del>
    </w:p>
    <w:p w14:paraId="2282AE1E" w14:textId="05FD918B" w:rsidR="00702AAC" w:rsidRPr="00AC537F" w:rsidDel="00A24CED" w:rsidRDefault="00702AAC" w:rsidP="000D6266">
      <w:pPr>
        <w:pStyle w:val="Bibliografia"/>
        <w:jc w:val="both"/>
        <w:rPr>
          <w:del w:id="2650" w:author="Cristiano Cesario" w:date="2014-06-22T09:05:00Z"/>
          <w:sz w:val="16"/>
        </w:rPr>
        <w:pPrChange w:id="2651" w:author="Cristiano Cesario" w:date="2014-06-26T17:51:00Z">
          <w:pPr>
            <w:pStyle w:val="Bibliografia"/>
          </w:pPr>
        </w:pPrChange>
      </w:pPr>
      <w:del w:id="2652" w:author="Cristiano Cesario" w:date="2014-06-22T09:05:00Z">
        <w:r w:rsidRPr="00AC537F" w:rsidDel="00A24CED">
          <w:rPr>
            <w:sz w:val="16"/>
          </w:rPr>
          <w:delText>[17]</w:delText>
        </w:r>
        <w:r w:rsidRPr="00AC537F" w:rsidDel="00A24CED">
          <w:rPr>
            <w:sz w:val="16"/>
          </w:rPr>
          <w:tab/>
          <w:delText xml:space="preserve">A. Sarma and A. van der Hoek, “Palantir: coordinating distributed workspaces,” in </w:delText>
        </w:r>
        <w:r w:rsidRPr="00AC537F" w:rsidDel="00A24CED">
          <w:rPr>
            <w:i/>
            <w:iCs/>
            <w:sz w:val="16"/>
          </w:rPr>
          <w:delText>Computer Software and Applications Conference, 2002. COMPSAC 2002. Proceedings. 26th Annual International</w:delText>
        </w:r>
        <w:r w:rsidRPr="00AC537F" w:rsidDel="00A24CED">
          <w:rPr>
            <w:sz w:val="16"/>
          </w:rPr>
          <w:delText>, Oxford, United Kingdom, 2002, pp. 1093 – 1097.</w:delText>
        </w:r>
      </w:del>
    </w:p>
    <w:p w14:paraId="0A5E7172" w14:textId="6A030533" w:rsidR="00702AAC" w:rsidRPr="00AC537F" w:rsidDel="00A24CED" w:rsidRDefault="00702AAC" w:rsidP="000D6266">
      <w:pPr>
        <w:pStyle w:val="Bibliografia"/>
        <w:jc w:val="both"/>
        <w:rPr>
          <w:del w:id="2653" w:author="Cristiano Cesario" w:date="2014-06-22T09:05:00Z"/>
          <w:sz w:val="16"/>
        </w:rPr>
        <w:pPrChange w:id="2654" w:author="Cristiano Cesario" w:date="2014-06-26T17:51:00Z">
          <w:pPr>
            <w:pStyle w:val="Bibliografia"/>
          </w:pPr>
        </w:pPrChange>
      </w:pPr>
      <w:del w:id="2655" w:author="Cristiano Cesario" w:date="2014-06-22T09:05:00Z">
        <w:r w:rsidRPr="00AC537F" w:rsidDel="00A24CED">
          <w:rPr>
            <w:sz w:val="16"/>
          </w:rPr>
          <w:delText>[18]</w:delText>
        </w:r>
        <w:r w:rsidRPr="00AC537F" w:rsidDel="00A24CED">
          <w:rPr>
            <w:sz w:val="16"/>
          </w:rPr>
          <w:tab/>
          <w:delText xml:space="preserve">J. T. Biehl, M. Czerwinski, G. Smith, and G. G. Robertson, “FASTDash: A Visual Dashboard for Fostering Awareness in Software Teams,” in </w:delText>
        </w:r>
        <w:r w:rsidRPr="00AC537F" w:rsidDel="00A24CED">
          <w:rPr>
            <w:i/>
            <w:iCs/>
            <w:sz w:val="16"/>
          </w:rPr>
          <w:delText>Proceedings of the SIGCHI Conference on Human Factors in Computing Systems</w:delText>
        </w:r>
        <w:r w:rsidRPr="00AC537F" w:rsidDel="00A24CED">
          <w:rPr>
            <w:sz w:val="16"/>
          </w:rPr>
          <w:delText>, New York, NY, USA, 2007, pp. 1313–1322.</w:delText>
        </w:r>
      </w:del>
    </w:p>
    <w:p w14:paraId="6432CCE6" w14:textId="360765DB" w:rsidR="00702AAC" w:rsidRPr="00AC537F" w:rsidDel="00A24CED" w:rsidRDefault="00702AAC" w:rsidP="000D6266">
      <w:pPr>
        <w:pStyle w:val="Bibliografia"/>
        <w:jc w:val="both"/>
        <w:rPr>
          <w:del w:id="2656" w:author="Cristiano Cesario" w:date="2014-06-22T09:05:00Z"/>
          <w:sz w:val="16"/>
        </w:rPr>
        <w:pPrChange w:id="2657" w:author="Cristiano Cesario" w:date="2014-06-26T17:51:00Z">
          <w:pPr>
            <w:pStyle w:val="Bibliografia"/>
          </w:pPr>
        </w:pPrChange>
      </w:pPr>
      <w:del w:id="2658" w:author="Cristiano Cesario" w:date="2014-06-22T09:05:00Z">
        <w:r w:rsidRPr="00AC537F" w:rsidDel="00A24CED">
          <w:rPr>
            <w:sz w:val="16"/>
          </w:rPr>
          <w:delText>[19]</w:delText>
        </w:r>
        <w:r w:rsidRPr="00AC537F" w:rsidDel="00A24CED">
          <w:rPr>
            <w:sz w:val="16"/>
          </w:rPr>
          <w:tab/>
          <w:delText xml:space="preserve">P. Dewan and R. Hegde, “Semi-synchronous conflict detection and resolution in asynchronous software development,” in </w:delText>
        </w:r>
        <w:r w:rsidRPr="00AC537F" w:rsidDel="00A24CED">
          <w:rPr>
            <w:i/>
            <w:iCs/>
            <w:sz w:val="16"/>
          </w:rPr>
          <w:delText>Proceedings of the 10th European Conference on Computer-Supported Cooperative Work</w:delText>
        </w:r>
        <w:r w:rsidRPr="00AC537F" w:rsidDel="00A24CED">
          <w:rPr>
            <w:sz w:val="16"/>
          </w:rPr>
          <w:delText>, 2007, pp. 159–178.</w:delText>
        </w:r>
      </w:del>
    </w:p>
    <w:p w14:paraId="0BEB6D06" w14:textId="457300F8" w:rsidR="00702AAC" w:rsidRPr="00AC537F" w:rsidDel="00A24CED" w:rsidRDefault="00702AAC" w:rsidP="000D6266">
      <w:pPr>
        <w:pStyle w:val="Bibliografia"/>
        <w:jc w:val="both"/>
        <w:rPr>
          <w:del w:id="2659" w:author="Cristiano Cesario" w:date="2014-06-22T09:05:00Z"/>
          <w:sz w:val="16"/>
        </w:rPr>
        <w:pPrChange w:id="2660" w:author="Cristiano Cesario" w:date="2014-06-26T17:51:00Z">
          <w:pPr>
            <w:pStyle w:val="Bibliografia"/>
          </w:pPr>
        </w:pPrChange>
      </w:pPr>
      <w:del w:id="2661" w:author="Cristiano Cesario" w:date="2014-06-22T09:05:00Z">
        <w:r w:rsidRPr="00AC537F" w:rsidDel="00A24CED">
          <w:rPr>
            <w:sz w:val="16"/>
          </w:rPr>
          <w:delText>[20]</w:delText>
        </w:r>
        <w:r w:rsidRPr="00AC537F" w:rsidDel="00A24CED">
          <w:rPr>
            <w:sz w:val="16"/>
          </w:rPr>
          <w:tab/>
          <w:delText xml:space="preserve">J. Wloka, B. Ryder, F. Tip, and X. Ren, “Safe-commit analysis to facilitate team software development,” in </w:delText>
        </w:r>
        <w:r w:rsidRPr="00AC537F" w:rsidDel="00A24CED">
          <w:rPr>
            <w:i/>
            <w:iCs/>
            <w:sz w:val="16"/>
          </w:rPr>
          <w:delText>Proceedings of the 31st International Conference on Software Engineering</w:delText>
        </w:r>
        <w:r w:rsidRPr="00AC537F" w:rsidDel="00A24CED">
          <w:rPr>
            <w:sz w:val="16"/>
          </w:rPr>
          <w:delText>, Washington, DC, USA, 2009, pp. 507–517.</w:delText>
        </w:r>
      </w:del>
    </w:p>
    <w:p w14:paraId="61C22E02" w14:textId="1F476460" w:rsidR="00702AAC" w:rsidRPr="00AC537F" w:rsidDel="00A24CED" w:rsidRDefault="00702AAC" w:rsidP="000D6266">
      <w:pPr>
        <w:pStyle w:val="Bibliografia"/>
        <w:jc w:val="both"/>
        <w:rPr>
          <w:del w:id="2662" w:author="Cristiano Cesario" w:date="2014-06-22T09:05:00Z"/>
          <w:sz w:val="16"/>
        </w:rPr>
        <w:pPrChange w:id="2663" w:author="Cristiano Cesario" w:date="2014-06-26T17:51:00Z">
          <w:pPr>
            <w:pStyle w:val="Bibliografia"/>
          </w:pPr>
        </w:pPrChange>
      </w:pPr>
      <w:del w:id="2664" w:author="Cristiano Cesario" w:date="2014-06-22T09:05:00Z">
        <w:r w:rsidRPr="00AC537F" w:rsidDel="00A24CED">
          <w:rPr>
            <w:sz w:val="16"/>
          </w:rPr>
          <w:delText>[21]</w:delText>
        </w:r>
        <w:r w:rsidRPr="00AC537F" w:rsidDel="00A24CED">
          <w:rPr>
            <w:sz w:val="16"/>
          </w:rPr>
          <w:tab/>
          <w:delText xml:space="preserve">M. L. Guimarães and A. R. Silva, “Improving early detection of software merge conflicts,” in </w:delText>
        </w:r>
        <w:r w:rsidRPr="00AC537F" w:rsidDel="00A24CED">
          <w:rPr>
            <w:i/>
            <w:iCs/>
            <w:sz w:val="16"/>
          </w:rPr>
          <w:delText>Proceedings of the 2012 International Conference on Software Engineering</w:delText>
        </w:r>
        <w:r w:rsidRPr="00AC537F" w:rsidDel="00A24CED">
          <w:rPr>
            <w:sz w:val="16"/>
          </w:rPr>
          <w:delText>, Piscataway, NJ, USA, 2012, pp. 342–352.</w:delText>
        </w:r>
      </w:del>
    </w:p>
    <w:p w14:paraId="716BF0B8" w14:textId="5FB5B550" w:rsidR="00702AAC" w:rsidRPr="00AC537F" w:rsidDel="00A24CED" w:rsidRDefault="00702AAC" w:rsidP="000D6266">
      <w:pPr>
        <w:pStyle w:val="Bibliografia"/>
        <w:jc w:val="both"/>
        <w:rPr>
          <w:del w:id="2665" w:author="Cristiano Cesario" w:date="2014-06-22T09:05:00Z"/>
          <w:sz w:val="16"/>
        </w:rPr>
        <w:pPrChange w:id="2666" w:author="Cristiano Cesario" w:date="2014-06-26T17:51:00Z">
          <w:pPr>
            <w:pStyle w:val="Bibliografia"/>
          </w:pPr>
        </w:pPrChange>
      </w:pPr>
      <w:del w:id="2667" w:author="Cristiano Cesario" w:date="2014-06-22T09:05:00Z">
        <w:r w:rsidRPr="00AC537F" w:rsidDel="00A24CED">
          <w:rPr>
            <w:sz w:val="16"/>
          </w:rPr>
          <w:delText>[22]</w:delText>
        </w:r>
        <w:r w:rsidRPr="00AC537F" w:rsidDel="00A24CED">
          <w:rPr>
            <w:sz w:val="16"/>
          </w:rPr>
          <w:tab/>
          <w:delText xml:space="preserve">R. Santos and L. G. P. Murta, “Evaluating the Branch Merging Effort in Version Control Systems,” in </w:delText>
        </w:r>
        <w:r w:rsidRPr="00AC537F" w:rsidDel="00A24CED">
          <w:rPr>
            <w:i/>
            <w:iCs/>
            <w:sz w:val="16"/>
          </w:rPr>
          <w:delText>Proceedings of the 26th Brazilian Symposium on Software Engineering (SBES)</w:delText>
        </w:r>
        <w:r w:rsidRPr="00AC537F" w:rsidDel="00A24CED">
          <w:rPr>
            <w:sz w:val="16"/>
          </w:rPr>
          <w:delText>, Natal, RN - Brazil, 2012, pp. 151–160.</w:delText>
        </w:r>
      </w:del>
    </w:p>
    <w:p w14:paraId="54FEB58F" w14:textId="58F9968D" w:rsidR="00702AAC" w:rsidRPr="00AC537F" w:rsidDel="00A24CED" w:rsidRDefault="00702AAC" w:rsidP="000D6266">
      <w:pPr>
        <w:pStyle w:val="Bibliografia"/>
        <w:jc w:val="both"/>
        <w:rPr>
          <w:del w:id="2668" w:author="Cristiano Cesario" w:date="2014-06-22T09:05:00Z"/>
          <w:sz w:val="16"/>
        </w:rPr>
        <w:pPrChange w:id="2669" w:author="Cristiano Cesario" w:date="2014-06-26T17:51:00Z">
          <w:pPr>
            <w:pStyle w:val="Bibliografia"/>
          </w:pPr>
        </w:pPrChange>
      </w:pPr>
      <w:del w:id="2670" w:author="Cristiano Cesario" w:date="2014-06-22T09:05:00Z">
        <w:r w:rsidRPr="00AC537F" w:rsidDel="00A24CED">
          <w:rPr>
            <w:sz w:val="16"/>
          </w:rPr>
          <w:delText>[23]</w:delText>
        </w:r>
        <w:r w:rsidRPr="00AC537F" w:rsidDel="00A24CED">
          <w:rPr>
            <w:sz w:val="16"/>
          </w:rPr>
          <w:tab/>
          <w:delText>C. M. Cesario and L. G. P. Murta, “What is going on around my repository?,” presented at the I Brazilian Workshop on Software Visualization, Evolution and Maintenance, Brasília, Brasil, 2013, pp. 14–21.</w:delText>
        </w:r>
      </w:del>
    </w:p>
    <w:p w14:paraId="4A880C62" w14:textId="514AFE84" w:rsidR="00702AAC" w:rsidRPr="00AC537F" w:rsidDel="00A24CED" w:rsidRDefault="00702AAC" w:rsidP="000D6266">
      <w:pPr>
        <w:pStyle w:val="Bibliografia"/>
        <w:jc w:val="both"/>
        <w:rPr>
          <w:del w:id="2671" w:author="Cristiano Cesario" w:date="2014-06-22T09:05:00Z"/>
          <w:sz w:val="16"/>
        </w:rPr>
        <w:pPrChange w:id="2672" w:author="Cristiano Cesario" w:date="2014-06-26T17:51:00Z">
          <w:pPr>
            <w:pStyle w:val="Bibliografia"/>
          </w:pPr>
        </w:pPrChange>
      </w:pPr>
      <w:del w:id="2673" w:author="Cristiano Cesario" w:date="2014-06-22T09:05:00Z">
        <w:r w:rsidRPr="00AC537F" w:rsidDel="00A24CED">
          <w:rPr>
            <w:sz w:val="16"/>
          </w:rPr>
          <w:delText>[24]</w:delText>
        </w:r>
        <w:r w:rsidRPr="00AC537F" w:rsidDel="00A24CED">
          <w:rPr>
            <w:sz w:val="16"/>
          </w:rPr>
          <w:tab/>
          <w:delText xml:space="preserve">J. I. Maletic, A. Marcus, and M. L. Collard, “A task oriented view of software visualization,” in </w:delText>
        </w:r>
        <w:r w:rsidRPr="00AC537F" w:rsidDel="00A24CED">
          <w:rPr>
            <w:i/>
            <w:iCs/>
            <w:sz w:val="16"/>
          </w:rPr>
          <w:delText>First International Workshop on Visualizing Software for Understanding and Analysis, 2002. Proceedings</w:delText>
        </w:r>
        <w:r w:rsidRPr="00AC537F" w:rsidDel="00A24CED">
          <w:rPr>
            <w:sz w:val="16"/>
          </w:rPr>
          <w:delText>, 2002, pp. 32–40.</w:delText>
        </w:r>
      </w:del>
    </w:p>
    <w:p w14:paraId="604FF8D8" w14:textId="555B4F40" w:rsidR="00702AAC" w:rsidRPr="00AC537F" w:rsidDel="00A24CED" w:rsidRDefault="00702AAC" w:rsidP="000D6266">
      <w:pPr>
        <w:pStyle w:val="Bibliografia"/>
        <w:jc w:val="both"/>
        <w:rPr>
          <w:del w:id="2674" w:author="Cristiano Cesario" w:date="2014-06-22T09:05:00Z"/>
          <w:sz w:val="16"/>
        </w:rPr>
        <w:pPrChange w:id="2675" w:author="Cristiano Cesario" w:date="2014-06-26T17:51:00Z">
          <w:pPr>
            <w:pStyle w:val="Bibliografia"/>
          </w:pPr>
        </w:pPrChange>
      </w:pPr>
      <w:del w:id="2676" w:author="Cristiano Cesario" w:date="2014-06-22T09:05:00Z">
        <w:r w:rsidRPr="00AC537F" w:rsidDel="00A24CED">
          <w:rPr>
            <w:sz w:val="16"/>
          </w:rPr>
          <w:delText>[25]</w:delText>
        </w:r>
        <w:r w:rsidRPr="00AC537F" w:rsidDel="00A24CED">
          <w:rPr>
            <w:sz w:val="16"/>
          </w:rPr>
          <w:tab/>
          <w:delText xml:space="preserve">S. Diehl, </w:delText>
        </w:r>
        <w:r w:rsidRPr="00AC537F" w:rsidDel="00A24CED">
          <w:rPr>
            <w:i/>
            <w:iCs/>
            <w:sz w:val="16"/>
          </w:rPr>
          <w:delText>Software Visualization: Visualizing the Structure, Behaviour, and Evolution of Software</w:delText>
        </w:r>
        <w:r w:rsidRPr="00AC537F" w:rsidDel="00A24CED">
          <w:rPr>
            <w:sz w:val="16"/>
          </w:rPr>
          <w:delText>, 2007 edition. Berlin ; New York: Springer, 2007.</w:delText>
        </w:r>
      </w:del>
    </w:p>
    <w:p w14:paraId="770A7039" w14:textId="1F47EA77" w:rsidR="00702AAC" w:rsidRPr="00AC537F" w:rsidDel="00A24CED" w:rsidRDefault="00702AAC" w:rsidP="000D6266">
      <w:pPr>
        <w:pStyle w:val="Bibliografia"/>
        <w:jc w:val="both"/>
        <w:rPr>
          <w:del w:id="2677" w:author="Cristiano Cesario" w:date="2014-06-22T09:05:00Z"/>
          <w:sz w:val="16"/>
        </w:rPr>
        <w:pPrChange w:id="2678" w:author="Cristiano Cesario" w:date="2014-06-26T17:51:00Z">
          <w:pPr>
            <w:pStyle w:val="Bibliografia"/>
          </w:pPr>
        </w:pPrChange>
      </w:pPr>
      <w:del w:id="2679" w:author="Cristiano Cesario" w:date="2014-06-22T09:05:00Z">
        <w:r w:rsidRPr="00AC537F" w:rsidDel="00A24CED">
          <w:rPr>
            <w:sz w:val="16"/>
          </w:rPr>
          <w:delText>[26]</w:delText>
        </w:r>
        <w:r w:rsidRPr="00AC537F" w:rsidDel="00A24CED">
          <w:rPr>
            <w:sz w:val="16"/>
          </w:rPr>
          <w:tab/>
          <w:delText xml:space="preserve">P. Dourish and V. Bellotti, “Awareness and Coordination in Shared Workspaces,” in </w:delText>
        </w:r>
        <w:r w:rsidRPr="00AC537F" w:rsidDel="00A24CED">
          <w:rPr>
            <w:i/>
            <w:iCs/>
            <w:sz w:val="16"/>
          </w:rPr>
          <w:delText>Proceedings of the 1992 ACM Conference on Computer-supported Cooperative Work</w:delText>
        </w:r>
        <w:r w:rsidRPr="00AC537F" w:rsidDel="00A24CED">
          <w:rPr>
            <w:sz w:val="16"/>
          </w:rPr>
          <w:delText>, New York, NY, USA, 1992, pp. 107–114.</w:delText>
        </w:r>
      </w:del>
    </w:p>
    <w:p w14:paraId="66804147" w14:textId="1949F425" w:rsidR="00702AAC" w:rsidRPr="00AC537F" w:rsidDel="00A24CED" w:rsidRDefault="00702AAC" w:rsidP="000D6266">
      <w:pPr>
        <w:pStyle w:val="Bibliografia"/>
        <w:jc w:val="both"/>
        <w:rPr>
          <w:del w:id="2680" w:author="Cristiano Cesario" w:date="2014-06-22T09:05:00Z"/>
          <w:sz w:val="16"/>
        </w:rPr>
        <w:pPrChange w:id="2681" w:author="Cristiano Cesario" w:date="2014-06-26T17:51:00Z">
          <w:pPr>
            <w:pStyle w:val="Bibliografia"/>
          </w:pPr>
        </w:pPrChange>
      </w:pPr>
      <w:del w:id="2682" w:author="Cristiano Cesario" w:date="2014-06-22T09:05:00Z">
        <w:r w:rsidRPr="00AC537F" w:rsidDel="00A24CED">
          <w:rPr>
            <w:sz w:val="16"/>
          </w:rPr>
          <w:delText>[27]</w:delText>
        </w:r>
        <w:r w:rsidRPr="00AC537F" w:rsidDel="00A24CED">
          <w:rPr>
            <w:sz w:val="16"/>
          </w:rPr>
          <w:tab/>
          <w:delText xml:space="preserve">I. Steinmacher, A. Chaves, and M. Gerosa, “Awareness Support in Distributed Software Development: A Systematic Review and Mapping of the Literature,” </w:delText>
        </w:r>
        <w:r w:rsidRPr="00AC537F" w:rsidDel="00A24CED">
          <w:rPr>
            <w:i/>
            <w:iCs/>
            <w:sz w:val="16"/>
          </w:rPr>
          <w:delText>Comput. Support. Coop. Work CSCW</w:delText>
        </w:r>
        <w:r w:rsidRPr="00AC537F" w:rsidDel="00A24CED">
          <w:rPr>
            <w:sz w:val="16"/>
          </w:rPr>
          <w:delText>, pp. 1–46, May 2012.</w:delText>
        </w:r>
      </w:del>
    </w:p>
    <w:p w14:paraId="61552352" w14:textId="1E59476C" w:rsidR="00702AAC" w:rsidRPr="00AC537F" w:rsidDel="00A24CED" w:rsidRDefault="00702AAC" w:rsidP="000D6266">
      <w:pPr>
        <w:pStyle w:val="Bibliografia"/>
        <w:jc w:val="both"/>
        <w:rPr>
          <w:del w:id="2683" w:author="Cristiano Cesario" w:date="2014-06-22T09:05:00Z"/>
          <w:sz w:val="16"/>
        </w:rPr>
        <w:pPrChange w:id="2684" w:author="Cristiano Cesario" w:date="2014-06-26T17:51:00Z">
          <w:pPr>
            <w:pStyle w:val="Bibliografia"/>
          </w:pPr>
        </w:pPrChange>
      </w:pPr>
      <w:del w:id="2685" w:author="Cristiano Cesario" w:date="2014-06-22T09:05:00Z">
        <w:r w:rsidRPr="00AC537F" w:rsidDel="00A24CED">
          <w:rPr>
            <w:sz w:val="16"/>
          </w:rPr>
          <w:delText>[28]</w:delText>
        </w:r>
        <w:r w:rsidRPr="00AC537F" w:rsidDel="00A24CED">
          <w:rPr>
            <w:sz w:val="16"/>
          </w:rPr>
          <w:tab/>
          <w:delText xml:space="preserve">C. Gutwin, K. Schneider, D. Paquette, and R. Penner, “Supporting group awareness in distributed software development,” in </w:delText>
        </w:r>
        <w:r w:rsidRPr="00AC537F" w:rsidDel="00A24CED">
          <w:rPr>
            <w:i/>
            <w:iCs/>
            <w:sz w:val="16"/>
          </w:rPr>
          <w:delText>Engineering Human Computer Interaction and Interactive Systems</w:delText>
        </w:r>
        <w:r w:rsidRPr="00AC537F" w:rsidDel="00A24CED">
          <w:rPr>
            <w:sz w:val="16"/>
          </w:rPr>
          <w:delText>, vol. 3425, R. Bastide, P. Palanque, and J. Roth, Eds. Berlin, Heidelberg: Springer Berlin Heidelberg, 2005.</w:delText>
        </w:r>
      </w:del>
    </w:p>
    <w:p w14:paraId="1A38FB86" w14:textId="5187EF03" w:rsidR="00702AAC" w:rsidRPr="00AC537F" w:rsidDel="00A24CED" w:rsidRDefault="00702AAC" w:rsidP="000D6266">
      <w:pPr>
        <w:pStyle w:val="Bibliografia"/>
        <w:jc w:val="both"/>
        <w:rPr>
          <w:del w:id="2686" w:author="Cristiano Cesario" w:date="2014-06-22T09:05:00Z"/>
          <w:sz w:val="16"/>
        </w:rPr>
        <w:pPrChange w:id="2687" w:author="Cristiano Cesario" w:date="2014-06-26T17:51:00Z">
          <w:pPr>
            <w:pStyle w:val="Bibliografia"/>
          </w:pPr>
        </w:pPrChange>
      </w:pPr>
      <w:del w:id="2688" w:author="Cristiano Cesario" w:date="2014-06-22T09:05:00Z">
        <w:r w:rsidRPr="00AC537F" w:rsidDel="00A24CED">
          <w:rPr>
            <w:sz w:val="16"/>
          </w:rPr>
          <w:delText>[29]</w:delText>
        </w:r>
        <w:r w:rsidRPr="00AC537F" w:rsidDel="00A24CED">
          <w:rPr>
            <w:sz w:val="16"/>
          </w:rPr>
          <w:tab/>
          <w:delText xml:space="preserve">C. Collberg, S. Kobourov, J. Nagra, J. Pitts, and K. Wampler, “A System for Graph-based Visualization of the Evolution of Software,” in </w:delText>
        </w:r>
        <w:r w:rsidRPr="00AC537F" w:rsidDel="00A24CED">
          <w:rPr>
            <w:i/>
            <w:iCs/>
            <w:sz w:val="16"/>
          </w:rPr>
          <w:delText>Proceedings of the 2003 ACM Symposium on Software Visualization</w:delText>
        </w:r>
        <w:r w:rsidRPr="00AC537F" w:rsidDel="00A24CED">
          <w:rPr>
            <w:sz w:val="16"/>
          </w:rPr>
          <w:delText>, New York, NY, USA, 2003, p. 77–ff.</w:delText>
        </w:r>
      </w:del>
    </w:p>
    <w:p w14:paraId="17160B64" w14:textId="33B91830" w:rsidR="00702AAC" w:rsidRPr="00AC537F" w:rsidDel="00A24CED" w:rsidRDefault="00702AAC" w:rsidP="000D6266">
      <w:pPr>
        <w:pStyle w:val="Bibliografia"/>
        <w:jc w:val="both"/>
        <w:rPr>
          <w:del w:id="2689" w:author="Cristiano Cesario" w:date="2014-06-22T09:05:00Z"/>
          <w:sz w:val="16"/>
        </w:rPr>
        <w:pPrChange w:id="2690" w:author="Cristiano Cesario" w:date="2014-06-26T17:51:00Z">
          <w:pPr>
            <w:pStyle w:val="Bibliografia"/>
          </w:pPr>
        </w:pPrChange>
      </w:pPr>
      <w:del w:id="2691" w:author="Cristiano Cesario" w:date="2014-06-22T09:05:00Z">
        <w:r w:rsidRPr="00AC537F" w:rsidDel="00A24CED">
          <w:rPr>
            <w:sz w:val="16"/>
          </w:rPr>
          <w:delText>[30]</w:delText>
        </w:r>
        <w:r w:rsidRPr="00AC537F" w:rsidDel="00A24CED">
          <w:rPr>
            <w:sz w:val="16"/>
          </w:rPr>
          <w:tab/>
          <w:delText xml:space="preserve">M. Lanza, “The Evolution Matrix: Recovering Software Evolution Using Software Visualization Techniques,” in </w:delText>
        </w:r>
        <w:r w:rsidRPr="00AC537F" w:rsidDel="00A24CED">
          <w:rPr>
            <w:i/>
            <w:iCs/>
            <w:sz w:val="16"/>
          </w:rPr>
          <w:delText>Proceedings of the 4th International Workshop on Principles of Software Evolution</w:delText>
        </w:r>
        <w:r w:rsidRPr="00AC537F" w:rsidDel="00A24CED">
          <w:rPr>
            <w:sz w:val="16"/>
          </w:rPr>
          <w:delText>, New York, NY, USA, 2001, pp. 37–42.</w:delText>
        </w:r>
      </w:del>
    </w:p>
    <w:p w14:paraId="43BFA849" w14:textId="446BA387" w:rsidR="00702AAC" w:rsidRPr="00AC537F" w:rsidDel="00A24CED" w:rsidRDefault="00702AAC" w:rsidP="000D6266">
      <w:pPr>
        <w:pStyle w:val="Bibliografia"/>
        <w:jc w:val="both"/>
        <w:rPr>
          <w:del w:id="2692" w:author="Cristiano Cesario" w:date="2014-06-22T09:05:00Z"/>
          <w:sz w:val="16"/>
        </w:rPr>
        <w:pPrChange w:id="2693" w:author="Cristiano Cesario" w:date="2014-06-26T17:51:00Z">
          <w:pPr>
            <w:pStyle w:val="Bibliografia"/>
          </w:pPr>
        </w:pPrChange>
      </w:pPr>
      <w:del w:id="2694" w:author="Cristiano Cesario" w:date="2014-06-22T09:05:00Z">
        <w:r w:rsidRPr="00AC537F" w:rsidDel="00A24CED">
          <w:rPr>
            <w:sz w:val="16"/>
          </w:rPr>
          <w:delText>[31]</w:delText>
        </w:r>
        <w:r w:rsidRPr="00AC537F" w:rsidDel="00A24CED">
          <w:rPr>
            <w:sz w:val="16"/>
          </w:rPr>
          <w:tab/>
          <w:delText xml:space="preserve">L. Voinea, A. Telea, and J. J. van Wijk, “CVSscan: Visualization of Code Evolution,” in </w:delText>
        </w:r>
        <w:r w:rsidRPr="00AC537F" w:rsidDel="00A24CED">
          <w:rPr>
            <w:i/>
            <w:iCs/>
            <w:sz w:val="16"/>
          </w:rPr>
          <w:delText>Proceedings of the 2005 ACM Symposium on Software Visualization</w:delText>
        </w:r>
        <w:r w:rsidRPr="00AC537F" w:rsidDel="00A24CED">
          <w:rPr>
            <w:sz w:val="16"/>
          </w:rPr>
          <w:delText>, New York, NY, USA, 2005, pp. 47–56.</w:delText>
        </w:r>
      </w:del>
    </w:p>
    <w:p w14:paraId="2AA7D1C3" w14:textId="3C988A7B" w:rsidR="00702AAC" w:rsidRPr="00AC537F" w:rsidDel="00A24CED" w:rsidRDefault="00702AAC" w:rsidP="000D6266">
      <w:pPr>
        <w:pStyle w:val="Bibliografia"/>
        <w:jc w:val="both"/>
        <w:rPr>
          <w:del w:id="2695" w:author="Cristiano Cesario" w:date="2014-06-22T09:05:00Z"/>
          <w:sz w:val="16"/>
        </w:rPr>
        <w:pPrChange w:id="2696" w:author="Cristiano Cesario" w:date="2014-06-26T17:51:00Z">
          <w:pPr>
            <w:pStyle w:val="Bibliografia"/>
          </w:pPr>
        </w:pPrChange>
      </w:pPr>
      <w:del w:id="2697" w:author="Cristiano Cesario" w:date="2014-06-22T09:05:00Z">
        <w:r w:rsidRPr="00AC537F" w:rsidDel="00A24CED">
          <w:rPr>
            <w:sz w:val="16"/>
          </w:rPr>
          <w:delText>[32]</w:delText>
        </w:r>
        <w:r w:rsidRPr="00AC537F" w:rsidDel="00A24CED">
          <w:rPr>
            <w:sz w:val="16"/>
          </w:rPr>
          <w:tab/>
          <w:delText xml:space="preserve">E. Gilbert and K. Karahalios, “LifeSource: Two CVS Visualizations,” in </w:delText>
        </w:r>
        <w:r w:rsidRPr="00AC537F" w:rsidDel="00A24CED">
          <w:rPr>
            <w:i/>
            <w:iCs/>
            <w:sz w:val="16"/>
          </w:rPr>
          <w:delText>CHI ’06 Extended Abstracts on Human Factors in Computing Systems</w:delText>
        </w:r>
        <w:r w:rsidRPr="00AC537F" w:rsidDel="00A24CED">
          <w:rPr>
            <w:sz w:val="16"/>
          </w:rPr>
          <w:delText>, New York, NY, USA, 2006, pp. 791–796.</w:delText>
        </w:r>
      </w:del>
    </w:p>
    <w:p w14:paraId="0326E622" w14:textId="10FE5AA5" w:rsidR="00702AAC" w:rsidRPr="00AC537F" w:rsidDel="00A24CED" w:rsidRDefault="00702AAC" w:rsidP="000D6266">
      <w:pPr>
        <w:pStyle w:val="Bibliografia"/>
        <w:jc w:val="both"/>
        <w:rPr>
          <w:del w:id="2698" w:author="Cristiano Cesario" w:date="2014-06-22T09:05:00Z"/>
          <w:sz w:val="16"/>
        </w:rPr>
        <w:pPrChange w:id="2699" w:author="Cristiano Cesario" w:date="2014-06-26T17:51:00Z">
          <w:pPr>
            <w:pStyle w:val="Bibliografia"/>
          </w:pPr>
        </w:pPrChange>
      </w:pPr>
      <w:del w:id="2700" w:author="Cristiano Cesario" w:date="2014-06-22T09:05:00Z">
        <w:r w:rsidRPr="00AC537F" w:rsidDel="00A24CED">
          <w:rPr>
            <w:sz w:val="16"/>
          </w:rPr>
          <w:delText>[33]</w:delText>
        </w:r>
        <w:r w:rsidRPr="00AC537F" w:rsidDel="00A24CED">
          <w:rPr>
            <w:sz w:val="16"/>
          </w:rPr>
          <w:tab/>
          <w:delText xml:space="preserve">S. Elsen, “VisGi: Visualizing Git branches,” in </w:delText>
        </w:r>
        <w:r w:rsidRPr="00AC537F" w:rsidDel="00A24CED">
          <w:rPr>
            <w:i/>
            <w:iCs/>
            <w:sz w:val="16"/>
          </w:rPr>
          <w:delText>2013 First IEEE Working Conference on Software Visualization (VISSOFT)</w:delText>
        </w:r>
        <w:r w:rsidRPr="00AC537F" w:rsidDel="00A24CED">
          <w:rPr>
            <w:sz w:val="16"/>
          </w:rPr>
          <w:delText>, 2013, pp. 1–4.</w:delText>
        </w:r>
      </w:del>
    </w:p>
    <w:p w14:paraId="065753FD" w14:textId="5A48324B" w:rsidR="00702AAC" w:rsidRPr="00AC537F" w:rsidDel="00A24CED" w:rsidRDefault="00702AAC" w:rsidP="000D6266">
      <w:pPr>
        <w:pStyle w:val="Bibliografia"/>
        <w:jc w:val="both"/>
        <w:rPr>
          <w:del w:id="2701" w:author="Cristiano Cesario" w:date="2014-06-22T09:05:00Z"/>
          <w:sz w:val="16"/>
        </w:rPr>
        <w:pPrChange w:id="2702" w:author="Cristiano Cesario" w:date="2014-06-26T17:51:00Z">
          <w:pPr>
            <w:pStyle w:val="Bibliografia"/>
          </w:pPr>
        </w:pPrChange>
      </w:pPr>
      <w:del w:id="2703" w:author="Cristiano Cesario" w:date="2014-06-22T09:05:00Z">
        <w:r w:rsidRPr="00AC537F" w:rsidDel="00A24CED">
          <w:rPr>
            <w:sz w:val="16"/>
          </w:rPr>
          <w:delText>[34]</w:delText>
        </w:r>
        <w:r w:rsidRPr="00AC537F" w:rsidDel="00A24CED">
          <w:rPr>
            <w:sz w:val="16"/>
          </w:rPr>
          <w:tab/>
          <w:delText xml:space="preserve">H. Koike and H.-C. Chu, “VRCS: integrating version control and module management using interactive three-dimensional graphics,” in </w:delText>
        </w:r>
        <w:r w:rsidRPr="00AC537F" w:rsidDel="00A24CED">
          <w:rPr>
            <w:i/>
            <w:iCs/>
            <w:sz w:val="16"/>
          </w:rPr>
          <w:delText>1997 IEEE Symposium on Visual Languages, 1997. Proceedings</w:delText>
        </w:r>
        <w:r w:rsidRPr="00AC537F" w:rsidDel="00A24CED">
          <w:rPr>
            <w:sz w:val="16"/>
          </w:rPr>
          <w:delText>, 1997, pp. 168–173.</w:delText>
        </w:r>
      </w:del>
    </w:p>
    <w:p w14:paraId="5F3DB5C7" w14:textId="04B110B6" w:rsidR="00702AAC" w:rsidRPr="00AC537F" w:rsidDel="00A24CED" w:rsidRDefault="00702AAC" w:rsidP="000D6266">
      <w:pPr>
        <w:pStyle w:val="Bibliografia"/>
        <w:jc w:val="both"/>
        <w:rPr>
          <w:del w:id="2704" w:author="Cristiano Cesario" w:date="2014-06-22T09:05:00Z"/>
          <w:sz w:val="16"/>
        </w:rPr>
        <w:pPrChange w:id="2705" w:author="Cristiano Cesario" w:date="2014-06-26T17:51:00Z">
          <w:pPr>
            <w:pStyle w:val="Bibliografia"/>
          </w:pPr>
        </w:pPrChange>
      </w:pPr>
      <w:del w:id="2706" w:author="Cristiano Cesario" w:date="2014-06-22T09:05:00Z">
        <w:r w:rsidRPr="00AC537F" w:rsidDel="00A24CED">
          <w:rPr>
            <w:sz w:val="16"/>
          </w:rPr>
          <w:delText>[35]</w:delText>
        </w:r>
        <w:r w:rsidRPr="00AC537F" w:rsidDel="00A24CED">
          <w:rPr>
            <w:sz w:val="16"/>
          </w:rPr>
          <w:tab/>
          <w:delText>T. Hozumi, “Visugit.” [Online]. Available: https://github.com/hozumi/visugit. [Accessed: 04-May-2014].</w:delText>
        </w:r>
      </w:del>
    </w:p>
    <w:p w14:paraId="628E2E8C" w14:textId="5D153C8F" w:rsidR="0032111C" w:rsidRDefault="0032111C" w:rsidP="000D6266">
      <w:pPr>
        <w:pStyle w:val="Bibliografia"/>
        <w:jc w:val="both"/>
        <w:pPrChange w:id="2707" w:author="Cristiano Cesario" w:date="2014-06-26T17:51:00Z">
          <w:pPr>
            <w:pStyle w:val="References"/>
          </w:pPr>
        </w:pPrChange>
      </w:pPr>
      <w:r>
        <w:fldChar w:fldCharType="end"/>
      </w:r>
    </w:p>
    <w:sectPr w:rsidR="0032111C" w:rsidSect="00231342">
      <w:type w:val="continuous"/>
      <w:pgSz w:w="11907" w:h="16839" w:code="9"/>
      <w:pgMar w:top="1009" w:right="936" w:bottom="1009" w:left="936" w:header="431" w:footer="431" w:gutter="0"/>
      <w:cols w:num="2" w:space="288"/>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eonardo Gresta Paulino Murta" w:date="2014-06-03T15:13:00Z" w:initials="LG">
    <w:p w14:paraId="0B2FAE9E" w14:textId="1AC0134F" w:rsidR="0058575D" w:rsidRPr="005D639E" w:rsidRDefault="0058575D">
      <w:pPr>
        <w:pStyle w:val="Textodecomentrio"/>
        <w:rPr>
          <w:color w:val="00B050"/>
          <w:lang w:val="pt-BR"/>
        </w:rPr>
      </w:pPr>
      <w:r>
        <w:rPr>
          <w:rStyle w:val="Refdecomentrio"/>
        </w:rPr>
        <w:annotationRef/>
      </w:r>
      <w:r w:rsidRPr="00265954">
        <w:rPr>
          <w:color w:val="00B050"/>
          <w:lang w:val="pt-BR"/>
        </w:rPr>
        <w:t>O ideal seria ter aqui uma breve frase que expressa o que DyeVC faz, não necessaria</w:t>
      </w:r>
      <w:r>
        <w:rPr>
          <w:color w:val="00B050"/>
          <w:lang w:val="pt-BR"/>
        </w:rPr>
        <w:t>mente contendo a palavra DyeVC.</w:t>
      </w:r>
    </w:p>
  </w:comment>
  <w:comment w:id="43" w:author="Leonardo Murta" w:date="2014-06-16T20:43:00Z" w:initials="LM">
    <w:p w14:paraId="54E733DE" w14:textId="2C25C8B9" w:rsidR="0058575D" w:rsidRPr="000016B9" w:rsidRDefault="0058575D">
      <w:pPr>
        <w:pStyle w:val="Textodecomentrio"/>
        <w:rPr>
          <w:lang w:val="pt-BR"/>
        </w:rPr>
      </w:pPr>
      <w:r>
        <w:rPr>
          <w:rStyle w:val="Refdecomentrio"/>
        </w:rPr>
        <w:annotationRef/>
      </w:r>
      <w:r w:rsidRPr="000016B9">
        <w:rPr>
          <w:lang w:val="pt-BR"/>
        </w:rPr>
        <w:t xml:space="preserve">Achei que a venda não foi boa. Primeiro, </w:t>
      </w:r>
      <w:proofErr w:type="spellStart"/>
      <w:r w:rsidRPr="000016B9">
        <w:rPr>
          <w:lang w:val="pt-BR"/>
        </w:rPr>
        <w:t>vc</w:t>
      </w:r>
      <w:proofErr w:type="spellEnd"/>
      <w:r w:rsidRPr="000016B9">
        <w:rPr>
          <w:lang w:val="pt-BR"/>
        </w:rPr>
        <w:t xml:space="preserve"> começa falando que é uma extensão, mas não deixa claro o que foi estendido. Além disso, </w:t>
      </w:r>
      <w:proofErr w:type="spellStart"/>
      <w:r w:rsidRPr="000016B9">
        <w:rPr>
          <w:lang w:val="pt-BR"/>
        </w:rPr>
        <w:t>vc</w:t>
      </w:r>
      <w:proofErr w:type="spellEnd"/>
      <w:r w:rsidRPr="000016B9">
        <w:rPr>
          <w:lang w:val="pt-BR"/>
        </w:rPr>
        <w:t xml:space="preserve"> fala como DyeVC funciona, sem falar o que ele faz.</w:t>
      </w:r>
    </w:p>
  </w:comment>
  <w:comment w:id="49" w:author="Leonardo Murta" w:date="2014-06-16T20:43:00Z" w:initials="LM">
    <w:p w14:paraId="7209CF4F" w14:textId="5CF8EAC6" w:rsidR="0058575D" w:rsidRPr="005D639E" w:rsidRDefault="0058575D" w:rsidP="00265954">
      <w:pPr>
        <w:pStyle w:val="Textodecomentrio"/>
        <w:rPr>
          <w:color w:val="00B050"/>
          <w:lang w:val="pt-BR"/>
        </w:rPr>
      </w:pPr>
      <w:r>
        <w:rPr>
          <w:rStyle w:val="Refdecomentrio"/>
        </w:rPr>
        <w:annotationRef/>
      </w:r>
      <w:r w:rsidRPr="00552FAA">
        <w:rPr>
          <w:color w:val="00B050"/>
          <w:lang w:val="pt-BR"/>
        </w:rPr>
        <w:t xml:space="preserve">Achei que a venda não foi boa. Primeiro, </w:t>
      </w:r>
      <w:proofErr w:type="spellStart"/>
      <w:r w:rsidRPr="00552FAA">
        <w:rPr>
          <w:color w:val="00B050"/>
          <w:lang w:val="pt-BR"/>
        </w:rPr>
        <w:t>vc</w:t>
      </w:r>
      <w:proofErr w:type="spellEnd"/>
      <w:r w:rsidRPr="00552FAA">
        <w:rPr>
          <w:color w:val="00B050"/>
          <w:lang w:val="pt-BR"/>
        </w:rPr>
        <w:t xml:space="preserve"> começa falando que é uma extensão, mas não deixa claro o que foi estendido. Além disso, </w:t>
      </w:r>
      <w:proofErr w:type="spellStart"/>
      <w:r w:rsidRPr="00552FAA">
        <w:rPr>
          <w:color w:val="00B050"/>
          <w:lang w:val="pt-BR"/>
        </w:rPr>
        <w:t>vc</w:t>
      </w:r>
      <w:proofErr w:type="spellEnd"/>
      <w:r w:rsidRPr="00552FAA">
        <w:rPr>
          <w:color w:val="00B050"/>
          <w:lang w:val="pt-BR"/>
        </w:rPr>
        <w:t xml:space="preserve"> fala como DyeVC fun</w:t>
      </w:r>
      <w:r>
        <w:rPr>
          <w:color w:val="00B050"/>
          <w:lang w:val="pt-BR"/>
        </w:rPr>
        <w:t>ciona, sem falar o que ele faz.</w:t>
      </w:r>
    </w:p>
  </w:comment>
  <w:comment w:id="79" w:author="Leonardo Murta" w:date="2014-06-16T20:34:00Z" w:initials="LM">
    <w:p w14:paraId="6B0DC0BB" w14:textId="77777777" w:rsidR="0058575D" w:rsidRPr="005D639E" w:rsidRDefault="0058575D" w:rsidP="00DB5192">
      <w:pPr>
        <w:pStyle w:val="Textodecomentrio"/>
        <w:rPr>
          <w:color w:val="00B050"/>
          <w:lang w:val="pt-BR"/>
        </w:rPr>
      </w:pPr>
      <w:r>
        <w:rPr>
          <w:rStyle w:val="Refdecomentrio"/>
        </w:rPr>
        <w:annotationRef/>
      </w:r>
      <w:r w:rsidRPr="00723467">
        <w:rPr>
          <w:color w:val="00B050"/>
          <w:lang w:val="pt-BR"/>
        </w:rPr>
        <w:t xml:space="preserve">Isso parece ir contra o que </w:t>
      </w:r>
      <w:proofErr w:type="spellStart"/>
      <w:r w:rsidRPr="00723467">
        <w:rPr>
          <w:color w:val="00B050"/>
          <w:lang w:val="pt-BR"/>
        </w:rPr>
        <w:t>vc</w:t>
      </w:r>
      <w:proofErr w:type="spellEnd"/>
      <w:r w:rsidRPr="00723467">
        <w:rPr>
          <w:color w:val="00B050"/>
          <w:lang w:val="pt-BR"/>
        </w:rPr>
        <w:t xml:space="preserve"> acabou de expl</w:t>
      </w:r>
      <w:r>
        <w:rPr>
          <w:color w:val="00B050"/>
          <w:lang w:val="pt-BR"/>
        </w:rPr>
        <w:t>icar sobre as linhas da figura.</w:t>
      </w:r>
    </w:p>
  </w:comment>
  <w:comment w:id="87" w:author="Leonardo Murta" w:date="2014-06-16T20:33:00Z" w:initials="LM">
    <w:p w14:paraId="77BA83EB" w14:textId="33603284" w:rsidR="0058575D" w:rsidRPr="005D639E" w:rsidRDefault="0058575D">
      <w:pPr>
        <w:pStyle w:val="Textodecomentrio"/>
        <w:rPr>
          <w:color w:val="00B050"/>
          <w:lang w:val="pt-BR"/>
        </w:rPr>
      </w:pPr>
      <w:r>
        <w:rPr>
          <w:rStyle w:val="Refdecomentrio"/>
        </w:rPr>
        <w:annotationRef/>
      </w:r>
      <w:r w:rsidRPr="004C31CD">
        <w:rPr>
          <w:color w:val="00B050"/>
          <w:lang w:val="pt-BR"/>
        </w:rPr>
        <w:t>Os nomes dentro da figura estão muito pequenos. Eles deveriam ser só um pouco menores que o texto principal. Além disso, esse texto “</w:t>
      </w:r>
      <w:proofErr w:type="spellStart"/>
      <w:r w:rsidRPr="004C31CD">
        <w:rPr>
          <w:color w:val="00B050"/>
          <w:lang w:val="pt-BR"/>
        </w:rPr>
        <w:t>Motivation</w:t>
      </w:r>
      <w:proofErr w:type="spellEnd"/>
      <w:r w:rsidRPr="004C31CD">
        <w:rPr>
          <w:color w:val="00B050"/>
          <w:lang w:val="pt-BR"/>
        </w:rPr>
        <w:t xml:space="preserve">” </w:t>
      </w:r>
      <w:r>
        <w:rPr>
          <w:color w:val="00B050"/>
          <w:lang w:val="pt-BR"/>
        </w:rPr>
        <w:t>no topo da figura poderia sair.</w:t>
      </w:r>
    </w:p>
  </w:comment>
  <w:comment w:id="92" w:author="Leonardo Murta" w:date="2014-06-16T20:34:00Z" w:initials="LM">
    <w:p w14:paraId="0A20F3A2" w14:textId="76BE84DE" w:rsidR="0058575D" w:rsidRPr="005D639E" w:rsidRDefault="0058575D">
      <w:pPr>
        <w:pStyle w:val="Textodecomentrio"/>
        <w:rPr>
          <w:color w:val="00B050"/>
          <w:lang w:val="pt-BR"/>
        </w:rPr>
      </w:pPr>
      <w:r>
        <w:rPr>
          <w:rStyle w:val="Refdecomentrio"/>
        </w:rPr>
        <w:annotationRef/>
      </w:r>
      <w:r w:rsidRPr="00723467">
        <w:rPr>
          <w:color w:val="00B050"/>
          <w:lang w:val="pt-BR"/>
        </w:rPr>
        <w:t xml:space="preserve">Isso parece ir contra o que </w:t>
      </w:r>
      <w:proofErr w:type="spellStart"/>
      <w:r w:rsidRPr="00723467">
        <w:rPr>
          <w:color w:val="00B050"/>
          <w:lang w:val="pt-BR"/>
        </w:rPr>
        <w:t>vc</w:t>
      </w:r>
      <w:proofErr w:type="spellEnd"/>
      <w:r w:rsidRPr="00723467">
        <w:rPr>
          <w:color w:val="00B050"/>
          <w:lang w:val="pt-BR"/>
        </w:rPr>
        <w:t xml:space="preserve"> acabou de expl</w:t>
      </w:r>
      <w:r>
        <w:rPr>
          <w:color w:val="00B050"/>
          <w:lang w:val="pt-BR"/>
        </w:rPr>
        <w:t>icar sobre as linhas da figura.</w:t>
      </w:r>
    </w:p>
  </w:comment>
  <w:comment w:id="96" w:author="Leonardo Murta" w:date="2014-06-16T21:12:00Z" w:initials="LM">
    <w:p w14:paraId="37DEBD13" w14:textId="14C3178F" w:rsidR="0058575D" w:rsidRPr="005D639E" w:rsidRDefault="0058575D">
      <w:pPr>
        <w:pStyle w:val="Textodecomentrio"/>
        <w:rPr>
          <w:color w:val="00B050"/>
          <w:lang w:val="pt-BR"/>
        </w:rPr>
      </w:pPr>
      <w:r>
        <w:rPr>
          <w:rStyle w:val="Refdecomentrio"/>
        </w:rPr>
        <w:annotationRef/>
      </w:r>
      <w:r w:rsidRPr="00A232C4">
        <w:rPr>
          <w:color w:val="00B050"/>
          <w:lang w:val="pt-BR"/>
        </w:rPr>
        <w:t xml:space="preserve">Mas, pelo que </w:t>
      </w:r>
      <w:proofErr w:type="spellStart"/>
      <w:r w:rsidRPr="00A232C4">
        <w:rPr>
          <w:color w:val="00B050"/>
          <w:lang w:val="pt-BR"/>
        </w:rPr>
        <w:t>vc</w:t>
      </w:r>
      <w:proofErr w:type="spellEnd"/>
      <w:r w:rsidRPr="00A232C4">
        <w:rPr>
          <w:color w:val="00B050"/>
          <w:lang w:val="pt-BR"/>
        </w:rPr>
        <w:t xml:space="preserve"> explicou antes, a linha</w:t>
      </w:r>
      <w:r>
        <w:rPr>
          <w:color w:val="00B050"/>
          <w:lang w:val="pt-BR"/>
        </w:rPr>
        <w:t xml:space="preserve"> sólida indica </w:t>
      </w:r>
      <w:proofErr w:type="spellStart"/>
      <w:r>
        <w:rPr>
          <w:color w:val="00B050"/>
          <w:lang w:val="pt-BR"/>
        </w:rPr>
        <w:t>push</w:t>
      </w:r>
      <w:proofErr w:type="spellEnd"/>
      <w:r>
        <w:rPr>
          <w:color w:val="00B050"/>
          <w:lang w:val="pt-BR"/>
        </w:rPr>
        <w:t xml:space="preserve"> e não </w:t>
      </w:r>
      <w:proofErr w:type="spellStart"/>
      <w:r>
        <w:rPr>
          <w:color w:val="00B050"/>
          <w:lang w:val="pt-BR"/>
        </w:rPr>
        <w:t>pull</w:t>
      </w:r>
      <w:proofErr w:type="spellEnd"/>
      <w:r>
        <w:rPr>
          <w:color w:val="00B050"/>
          <w:lang w:val="pt-BR"/>
        </w:rPr>
        <w:t>.</w:t>
      </w:r>
    </w:p>
  </w:comment>
  <w:comment w:id="107" w:author="Leonardo Murta" w:date="2014-06-16T20:40:00Z" w:initials="LM">
    <w:p w14:paraId="5AD9D43A" w14:textId="7A770ADE" w:rsidR="0058575D" w:rsidRPr="000016B9" w:rsidRDefault="0058575D">
      <w:pPr>
        <w:pStyle w:val="Textodecomentrio"/>
        <w:rPr>
          <w:lang w:val="pt-BR"/>
        </w:rPr>
      </w:pPr>
      <w:r>
        <w:rPr>
          <w:rStyle w:val="Refdecomentrio"/>
        </w:rPr>
        <w:annotationRef/>
      </w:r>
      <w:r w:rsidRPr="000016B9">
        <w:rPr>
          <w:lang w:val="pt-BR"/>
        </w:rPr>
        <w:t>Estranho.</w:t>
      </w:r>
    </w:p>
  </w:comment>
  <w:comment w:id="109" w:author="Leonardo Murta" w:date="2014-06-16T20:48:00Z" w:initials="LM">
    <w:p w14:paraId="3A0F4C87" w14:textId="336361FD" w:rsidR="0058575D" w:rsidRDefault="0058575D">
      <w:pPr>
        <w:pStyle w:val="Textodecomentrio"/>
        <w:rPr>
          <w:color w:val="FF0000"/>
          <w:lang w:val="pt-BR"/>
        </w:rPr>
      </w:pPr>
      <w:r>
        <w:rPr>
          <w:rStyle w:val="Refdecomentrio"/>
        </w:rPr>
        <w:annotationRef/>
      </w:r>
      <w:r w:rsidRPr="005D639E">
        <w:rPr>
          <w:color w:val="FF0000"/>
          <w:lang w:val="pt-BR"/>
        </w:rPr>
        <w:t>Não gostei muito dessa categorização para apresentar a pesquisa, pois acaba misturando informações importantes da abordagem com informações menos relevantes da implementação. Esses dois itens, por exemplo, estão claramente em baixo nível, se comparado com os demais.</w:t>
      </w:r>
    </w:p>
    <w:p w14:paraId="71AD91C4" w14:textId="77777777" w:rsidR="0058575D" w:rsidRDefault="0058575D">
      <w:pPr>
        <w:pStyle w:val="Textodecomentrio"/>
        <w:rPr>
          <w:color w:val="FF0000"/>
          <w:lang w:val="pt-BR"/>
        </w:rPr>
      </w:pPr>
    </w:p>
    <w:p w14:paraId="2ABE1147" w14:textId="51383A2E" w:rsidR="0058575D" w:rsidRPr="000016B9" w:rsidRDefault="0058575D">
      <w:pPr>
        <w:pStyle w:val="Textodecomentrio"/>
        <w:rPr>
          <w:lang w:val="pt-BR"/>
        </w:rPr>
      </w:pPr>
      <w:proofErr w:type="spellStart"/>
      <w:r>
        <w:rPr>
          <w:color w:val="FF0000"/>
          <w:lang w:val="pt-BR"/>
        </w:rPr>
        <w:t>Resp</w:t>
      </w:r>
      <w:proofErr w:type="spellEnd"/>
      <w:r>
        <w:rPr>
          <w:color w:val="FF0000"/>
          <w:lang w:val="pt-BR"/>
        </w:rPr>
        <w:t xml:space="preserve">&gt;: Mudei um pouco a definição desses dois itens. De qualquer forma, seria o caso então de abortar </w:t>
      </w:r>
      <w:proofErr w:type="gramStart"/>
      <w:r>
        <w:rPr>
          <w:color w:val="FF0000"/>
          <w:lang w:val="pt-BR"/>
        </w:rPr>
        <w:t>esse forma</w:t>
      </w:r>
      <w:proofErr w:type="gramEnd"/>
      <w:r>
        <w:rPr>
          <w:color w:val="FF0000"/>
          <w:lang w:val="pt-BR"/>
        </w:rPr>
        <w:t xml:space="preserve"> de categorização?</w:t>
      </w:r>
    </w:p>
  </w:comment>
  <w:comment w:id="146" w:author="Leonardo Murta" w:date="2014-06-16T20:58:00Z" w:initials="LM">
    <w:p w14:paraId="387BCB6D" w14:textId="6CA7DC9E" w:rsidR="0058575D" w:rsidRPr="00FE6625" w:rsidRDefault="0058575D">
      <w:pPr>
        <w:pStyle w:val="Textodecomentrio"/>
        <w:rPr>
          <w:color w:val="00B050"/>
          <w:lang w:val="pt-BR"/>
        </w:rPr>
      </w:pPr>
      <w:r>
        <w:rPr>
          <w:rStyle w:val="Refdecomentrio"/>
        </w:rPr>
        <w:annotationRef/>
      </w:r>
      <w:r w:rsidRPr="00FE6625">
        <w:rPr>
          <w:color w:val="00B050"/>
          <w:lang w:val="pt-BR"/>
        </w:rPr>
        <w:t xml:space="preserve">Antes de entrar em </w:t>
      </w:r>
      <w:proofErr w:type="spellStart"/>
      <w:r w:rsidRPr="00FE6625">
        <w:rPr>
          <w:color w:val="00B050"/>
          <w:lang w:val="pt-BR"/>
        </w:rPr>
        <w:t>sub-seções</w:t>
      </w:r>
      <w:proofErr w:type="spellEnd"/>
      <w:r w:rsidRPr="00FE6625">
        <w:rPr>
          <w:color w:val="00B050"/>
          <w:lang w:val="pt-BR"/>
        </w:rPr>
        <w:t>, conte para seu leitor em um parágrafo o que virá pela frente. Além disso, De modo geral deixamos para falar de implementação depois de apresentar a abordagem, e isso ocorre de forma resumida, em um ou dois parágrafos. Mas repare que tem coisa aqui que não é dependente de implementação.</w:t>
      </w:r>
    </w:p>
  </w:comment>
  <w:comment w:id="155" w:author="Leonardo Murta" w:date="2014-06-16T20:51:00Z" w:initials="LM">
    <w:p w14:paraId="230BD662" w14:textId="2336F4DC" w:rsidR="0058575D" w:rsidRPr="000016B9" w:rsidRDefault="0058575D">
      <w:pPr>
        <w:pStyle w:val="Textodecomentrio"/>
        <w:rPr>
          <w:lang w:val="pt-BR"/>
        </w:rPr>
      </w:pPr>
      <w:r>
        <w:rPr>
          <w:rStyle w:val="Refdecomentrio"/>
        </w:rPr>
        <w:annotationRef/>
      </w:r>
      <w:r w:rsidRPr="000016B9">
        <w:rPr>
          <w:lang w:val="pt-BR"/>
        </w:rPr>
        <w:t>Isso aqui é bastante operacional, e poderia vir como última subseção dessa seção.</w:t>
      </w:r>
    </w:p>
  </w:comment>
  <w:comment w:id="166" w:author="Leonardo Murta" w:date="2014-06-16T20:53:00Z" w:initials="LM">
    <w:p w14:paraId="4E2AADB7" w14:textId="23923D7A" w:rsidR="0058575D" w:rsidRPr="000016B9" w:rsidRDefault="0058575D">
      <w:pPr>
        <w:pStyle w:val="Textodecomentrio"/>
        <w:rPr>
          <w:lang w:val="pt-BR"/>
        </w:rPr>
      </w:pPr>
      <w:r>
        <w:rPr>
          <w:rStyle w:val="Refdecomentrio"/>
        </w:rPr>
        <w:annotationRef/>
      </w:r>
      <w:r w:rsidRPr="000016B9">
        <w:rPr>
          <w:lang w:val="pt-BR"/>
        </w:rPr>
        <w:t>Não achei referência a essa figura no texto. Toda figura e tabela precisa ser citada no texto.</w:t>
      </w:r>
    </w:p>
  </w:comment>
  <w:comment w:id="182" w:author="Leonardo Murta" w:date="2014-06-16T21:47:00Z" w:initials="LM">
    <w:p w14:paraId="7EAE46C3" w14:textId="1DBB4759" w:rsidR="0058575D" w:rsidRPr="000016B9" w:rsidRDefault="0058575D">
      <w:pPr>
        <w:pStyle w:val="Textodecomentrio"/>
        <w:rPr>
          <w:lang w:val="pt-BR"/>
        </w:rPr>
      </w:pPr>
      <w:r>
        <w:rPr>
          <w:rStyle w:val="Refdecomentrio"/>
        </w:rPr>
        <w:annotationRef/>
      </w:r>
      <w:r w:rsidRPr="00565C76">
        <w:rPr>
          <w:color w:val="00B050"/>
          <w:lang w:val="pt-BR"/>
        </w:rPr>
        <w:t xml:space="preserve">Repare que isso aqui não é dependente de implementação. Isso é o seu data </w:t>
      </w:r>
      <w:proofErr w:type="spellStart"/>
      <w:r w:rsidRPr="00565C76">
        <w:rPr>
          <w:color w:val="00B050"/>
          <w:lang w:val="pt-BR"/>
        </w:rPr>
        <w:t>model</w:t>
      </w:r>
      <w:proofErr w:type="spellEnd"/>
      <w:r w:rsidRPr="00565C76">
        <w:rPr>
          <w:color w:val="00B050"/>
          <w:lang w:val="pt-BR"/>
        </w:rPr>
        <w:t xml:space="preserve">, e poderia ter sido exibido usando um </w:t>
      </w:r>
      <w:proofErr w:type="spellStart"/>
      <w:r w:rsidRPr="00565C76">
        <w:rPr>
          <w:color w:val="00B050"/>
          <w:lang w:val="pt-BR"/>
        </w:rPr>
        <w:t>diagram</w:t>
      </w:r>
      <w:proofErr w:type="spellEnd"/>
      <w:r w:rsidRPr="00565C76">
        <w:rPr>
          <w:color w:val="00B050"/>
          <w:lang w:val="pt-BR"/>
        </w:rPr>
        <w:t xml:space="preserve"> de classes da UML, com o texto apoiando nas explicações.</w:t>
      </w:r>
    </w:p>
    <w:p w14:paraId="612E3344" w14:textId="77777777" w:rsidR="0058575D" w:rsidRPr="000016B9" w:rsidRDefault="0058575D">
      <w:pPr>
        <w:pStyle w:val="Textodecomentrio"/>
        <w:rPr>
          <w:lang w:val="pt-BR"/>
        </w:rPr>
      </w:pPr>
    </w:p>
    <w:p w14:paraId="4471A04E" w14:textId="77777777" w:rsidR="0058575D" w:rsidRPr="00565C76" w:rsidRDefault="0058575D">
      <w:pPr>
        <w:pStyle w:val="Textodecomentrio"/>
        <w:rPr>
          <w:color w:val="00B050"/>
          <w:lang w:val="pt-BR"/>
        </w:rPr>
      </w:pPr>
      <w:r w:rsidRPr="00565C76">
        <w:rPr>
          <w:color w:val="00B050"/>
          <w:lang w:val="pt-BR"/>
        </w:rPr>
        <w:t xml:space="preserve">No mais, não achei nem aqui nessa subseção nem no restante da seção uma explicação sobre a detecção de commits e propagação de commits. Digo, algo mais </w:t>
      </w:r>
      <w:proofErr w:type="spellStart"/>
      <w:r w:rsidRPr="00565C76">
        <w:rPr>
          <w:color w:val="00B050"/>
          <w:lang w:val="pt-BR"/>
        </w:rPr>
        <w:t>algoritmico</w:t>
      </w:r>
      <w:proofErr w:type="spellEnd"/>
      <w:r w:rsidRPr="00565C76">
        <w:rPr>
          <w:color w:val="00B050"/>
          <w:lang w:val="pt-BR"/>
        </w:rPr>
        <w:t>. Acho que isso é parte importante da sua abordagem, que é independente de tecnologia, e que está ficando de fora.</w:t>
      </w:r>
    </w:p>
  </w:comment>
  <w:comment w:id="276" w:author="Leonardo Murta" w:date="2014-06-16T20:53:00Z" w:initials="LM">
    <w:p w14:paraId="7D2EF470" w14:textId="77777777" w:rsidR="0058575D" w:rsidRPr="000016B9" w:rsidRDefault="0058575D" w:rsidP="009000A0">
      <w:pPr>
        <w:pStyle w:val="Textodecomentrio"/>
        <w:rPr>
          <w:lang w:val="pt-BR"/>
        </w:rPr>
      </w:pPr>
      <w:r>
        <w:rPr>
          <w:rStyle w:val="Refdecomentrio"/>
        </w:rPr>
        <w:annotationRef/>
      </w:r>
      <w:r w:rsidRPr="005C3A93">
        <w:rPr>
          <w:color w:val="00B050"/>
          <w:lang w:val="pt-BR"/>
        </w:rPr>
        <w:t>Não achei referência a essa figura no texto. Toda figura e tabela precisa ser citada no texto.</w:t>
      </w:r>
    </w:p>
  </w:comment>
  <w:comment w:id="283" w:author="Leonardo Murta" w:date="2014-06-16T20:56:00Z" w:initials="LM">
    <w:p w14:paraId="57900934" w14:textId="0434F52C" w:rsidR="0058575D" w:rsidRPr="000016B9" w:rsidRDefault="0058575D">
      <w:pPr>
        <w:pStyle w:val="Textodecomentrio"/>
        <w:rPr>
          <w:lang w:val="pt-BR"/>
        </w:rPr>
      </w:pPr>
      <w:r>
        <w:rPr>
          <w:rStyle w:val="Refdecomentrio"/>
        </w:rPr>
        <w:annotationRef/>
      </w:r>
      <w:r w:rsidRPr="0089790C">
        <w:rPr>
          <w:color w:val="00B050"/>
          <w:lang w:val="pt-BR"/>
        </w:rPr>
        <w:t xml:space="preserve">Isso aqui merecia uma explicação mais profunda, deixando claro o que é possível obter do pai e exemplificando que isso permite, com algumas poucas instâncias, </w:t>
      </w:r>
      <w:proofErr w:type="spellStart"/>
      <w:r w:rsidRPr="0089790C">
        <w:rPr>
          <w:color w:val="00B050"/>
          <w:lang w:val="pt-BR"/>
        </w:rPr>
        <w:t>enchergar</w:t>
      </w:r>
      <w:proofErr w:type="spellEnd"/>
      <w:r w:rsidRPr="0089790C">
        <w:rPr>
          <w:color w:val="00B050"/>
          <w:lang w:val="pt-BR"/>
        </w:rPr>
        <w:t xml:space="preserve"> a topologia como um todo.</w:t>
      </w:r>
    </w:p>
  </w:comment>
  <w:comment w:id="301" w:author="Leonardo Murta" w:date="2014-06-16T20:56:00Z" w:initials="LM">
    <w:p w14:paraId="3C396977" w14:textId="77777777" w:rsidR="0058575D" w:rsidRPr="000016B9" w:rsidRDefault="0058575D" w:rsidP="002D5F77">
      <w:pPr>
        <w:pStyle w:val="Textodecomentrio"/>
        <w:rPr>
          <w:lang w:val="pt-BR"/>
        </w:rPr>
      </w:pPr>
      <w:r>
        <w:rPr>
          <w:rStyle w:val="Refdecomentrio"/>
        </w:rPr>
        <w:annotationRef/>
      </w:r>
      <w:r w:rsidRPr="0089790C">
        <w:rPr>
          <w:color w:val="00B050"/>
          <w:lang w:val="pt-BR"/>
        </w:rPr>
        <w:t xml:space="preserve">Isso aqui merecia uma explicação mais profunda, deixando claro o que é possível obter do pai e exemplificando que isso permite, com algumas poucas instâncias, </w:t>
      </w:r>
      <w:proofErr w:type="spellStart"/>
      <w:r w:rsidRPr="0089790C">
        <w:rPr>
          <w:color w:val="00B050"/>
          <w:lang w:val="pt-BR"/>
        </w:rPr>
        <w:t>enchergar</w:t>
      </w:r>
      <w:proofErr w:type="spellEnd"/>
      <w:r w:rsidRPr="0089790C">
        <w:rPr>
          <w:color w:val="00B050"/>
          <w:lang w:val="pt-BR"/>
        </w:rPr>
        <w:t xml:space="preserve"> a topologia como um todo.</w:t>
      </w:r>
    </w:p>
  </w:comment>
  <w:comment w:id="309" w:author="Leonardo Murta" w:date="2014-06-16T21:00:00Z" w:initials="LM">
    <w:p w14:paraId="0D7D90A5" w14:textId="778452F3" w:rsidR="0058575D" w:rsidRPr="000016B9" w:rsidRDefault="0058575D">
      <w:pPr>
        <w:pStyle w:val="Textodecomentrio"/>
        <w:rPr>
          <w:lang w:val="pt-BR"/>
        </w:rPr>
      </w:pPr>
      <w:r>
        <w:rPr>
          <w:rStyle w:val="Refdecomentrio"/>
        </w:rPr>
        <w:annotationRef/>
      </w:r>
      <w:r w:rsidRPr="001C3703">
        <w:rPr>
          <w:color w:val="00B050"/>
          <w:lang w:val="pt-BR"/>
        </w:rPr>
        <w:t xml:space="preserve">Antes de </w:t>
      </w:r>
      <w:proofErr w:type="spellStart"/>
      <w:r w:rsidRPr="001C3703">
        <w:rPr>
          <w:color w:val="00B050"/>
          <w:lang w:val="pt-BR"/>
        </w:rPr>
        <w:t>vc</w:t>
      </w:r>
      <w:proofErr w:type="spellEnd"/>
      <w:r w:rsidRPr="001C3703">
        <w:rPr>
          <w:color w:val="00B050"/>
          <w:lang w:val="pt-BR"/>
        </w:rPr>
        <w:t xml:space="preserve"> explicar o primeiro nível, enumere quais são todos os níveis.</w:t>
      </w:r>
    </w:p>
  </w:comment>
  <w:comment w:id="314" w:author="Leonardo Murta" w:date="2014-06-16T21:15:00Z" w:initials="LM">
    <w:p w14:paraId="4CB59DC3" w14:textId="0CA611F0" w:rsidR="0058575D" w:rsidRPr="004C1305" w:rsidRDefault="0058575D" w:rsidP="001C3703">
      <w:pPr>
        <w:pStyle w:val="Textodecomentrio"/>
        <w:rPr>
          <w:color w:val="FF0000"/>
          <w:lang w:val="pt-BR"/>
        </w:rPr>
      </w:pPr>
      <w:r>
        <w:rPr>
          <w:rStyle w:val="Refdecomentrio"/>
        </w:rPr>
        <w:annotationRef/>
      </w:r>
      <w:r w:rsidRPr="004C1305">
        <w:rPr>
          <w:color w:val="FF0000"/>
          <w:lang w:val="pt-BR"/>
        </w:rPr>
        <w:t xml:space="preserve">Estranho. Aqui </w:t>
      </w:r>
      <w:proofErr w:type="spellStart"/>
      <w:r w:rsidRPr="004C1305">
        <w:rPr>
          <w:color w:val="FF0000"/>
          <w:lang w:val="pt-BR"/>
        </w:rPr>
        <w:t>vc</w:t>
      </w:r>
      <w:proofErr w:type="spellEnd"/>
      <w:r w:rsidRPr="004C1305">
        <w:rPr>
          <w:color w:val="FF0000"/>
          <w:lang w:val="pt-BR"/>
        </w:rPr>
        <w:t xml:space="preserve"> enumerou os níveis de detalhe, mas já tinha falado primeiro sobre um dos níveis. Na verdade, depois percebi que a notificação não entra como nível. Será que não deveria entrar?</w:t>
      </w:r>
    </w:p>
    <w:p w14:paraId="3BC55419" w14:textId="77777777" w:rsidR="0058575D" w:rsidRPr="004C1305" w:rsidRDefault="0058575D" w:rsidP="001C3703">
      <w:pPr>
        <w:pStyle w:val="Textodecomentrio"/>
        <w:rPr>
          <w:color w:val="FF0000"/>
          <w:lang w:val="pt-BR"/>
        </w:rPr>
      </w:pPr>
    </w:p>
    <w:p w14:paraId="1C381E1F" w14:textId="77777777" w:rsidR="0058575D" w:rsidRPr="004C1305" w:rsidRDefault="0058575D" w:rsidP="001C3703">
      <w:pPr>
        <w:pStyle w:val="Textodecomentrio"/>
        <w:rPr>
          <w:color w:val="FF0000"/>
          <w:lang w:val="pt-BR"/>
        </w:rPr>
      </w:pPr>
      <w:r w:rsidRPr="004C1305">
        <w:rPr>
          <w:color w:val="FF0000"/>
          <w:lang w:val="pt-BR"/>
        </w:rPr>
        <w:t>Além disso, não falta o nível que mostra a topologia como um todo?</w:t>
      </w:r>
    </w:p>
    <w:p w14:paraId="43FF5B24" w14:textId="361219F9" w:rsidR="0058575D" w:rsidRPr="000016B9" w:rsidRDefault="0058575D" w:rsidP="001C3703">
      <w:pPr>
        <w:pStyle w:val="Textodecomentrio"/>
        <w:rPr>
          <w:lang w:val="pt-BR"/>
        </w:rPr>
      </w:pPr>
      <w:r w:rsidRPr="004C1305">
        <w:rPr>
          <w:color w:val="FF0000"/>
          <w:lang w:val="pt-BR"/>
        </w:rPr>
        <w:t>Resp.: O nível que mostra a topologia é exatamente o nível 1 (status do repositório em relação a seus parceiros. Mudei o texto para deixar mais claro que estamos falando da topologia e, agora, ele virou nível 2, visto que a notificação foi incluída como nível 1</w:t>
      </w:r>
    </w:p>
  </w:comment>
  <w:comment w:id="376" w:author="Leonardo Murta" w:date="2014-06-16T21:38:00Z" w:initials="LM">
    <w:p w14:paraId="581758D5" w14:textId="77777777" w:rsidR="0058575D" w:rsidRPr="00FD362E" w:rsidRDefault="0058575D" w:rsidP="00A122FD">
      <w:pPr>
        <w:pStyle w:val="Textodecomentrio"/>
        <w:rPr>
          <w:color w:val="00B050"/>
          <w:lang w:val="pt-BR"/>
        </w:rPr>
      </w:pPr>
      <w:r>
        <w:rPr>
          <w:rStyle w:val="Refdecomentrio"/>
        </w:rPr>
        <w:annotationRef/>
      </w:r>
      <w:r w:rsidRPr="00FD362E">
        <w:rPr>
          <w:color w:val="00B050"/>
          <w:lang w:val="pt-BR"/>
        </w:rPr>
        <w:t xml:space="preserve">Que tal se essa seção de abordagem for subdividida com uma subseção por </w:t>
      </w:r>
      <w:proofErr w:type="spellStart"/>
      <w:r w:rsidRPr="00FD362E">
        <w:rPr>
          <w:color w:val="00B050"/>
          <w:lang w:val="pt-BR"/>
        </w:rPr>
        <w:t>view</w:t>
      </w:r>
      <w:proofErr w:type="spellEnd"/>
      <w:r w:rsidRPr="00FD362E">
        <w:rPr>
          <w:color w:val="00B050"/>
          <w:lang w:val="pt-BR"/>
        </w:rPr>
        <w:t xml:space="preserve">? Aí a discussão de </w:t>
      </w:r>
      <w:proofErr w:type="spellStart"/>
      <w:r w:rsidRPr="00FD362E">
        <w:rPr>
          <w:color w:val="00B050"/>
          <w:lang w:val="pt-BR"/>
        </w:rPr>
        <w:t>levels</w:t>
      </w:r>
      <w:proofErr w:type="spellEnd"/>
      <w:r w:rsidRPr="00FD362E">
        <w:rPr>
          <w:color w:val="00B050"/>
          <w:lang w:val="pt-BR"/>
        </w:rPr>
        <w:t xml:space="preserve"> </w:t>
      </w:r>
      <w:proofErr w:type="spellStart"/>
      <w:r w:rsidRPr="00FD362E">
        <w:rPr>
          <w:color w:val="00B050"/>
          <w:lang w:val="pt-BR"/>
        </w:rPr>
        <w:t>of</w:t>
      </w:r>
      <w:proofErr w:type="spellEnd"/>
      <w:r w:rsidRPr="00FD362E">
        <w:rPr>
          <w:color w:val="00B050"/>
          <w:lang w:val="pt-BR"/>
        </w:rPr>
        <w:t xml:space="preserve"> </w:t>
      </w:r>
      <w:proofErr w:type="spellStart"/>
      <w:r w:rsidRPr="00FD362E">
        <w:rPr>
          <w:color w:val="00B050"/>
          <w:lang w:val="pt-BR"/>
        </w:rPr>
        <w:t>detail</w:t>
      </w:r>
      <w:proofErr w:type="spellEnd"/>
      <w:r w:rsidRPr="00FD362E">
        <w:rPr>
          <w:color w:val="00B050"/>
          <w:lang w:val="pt-BR"/>
        </w:rPr>
        <w:t xml:space="preserve"> viria antes de entrar nas subseções. Por fim, a parte de implementação poderia ser uma seção após a seção de abordagem. Ela </w:t>
      </w:r>
      <w:proofErr w:type="spellStart"/>
      <w:r w:rsidRPr="00FD362E">
        <w:rPr>
          <w:color w:val="00B050"/>
          <w:lang w:val="pt-BR"/>
        </w:rPr>
        <w:t>sera</w:t>
      </w:r>
      <w:proofErr w:type="spellEnd"/>
      <w:r w:rsidRPr="00FD362E">
        <w:rPr>
          <w:color w:val="00B050"/>
          <w:lang w:val="pt-BR"/>
        </w:rPr>
        <w:t xml:space="preserve"> menor, mas não tem problema.</w:t>
      </w:r>
    </w:p>
  </w:comment>
  <w:comment w:id="383" w:author="Leonardo Murta" w:date="2014-06-16T21:41:00Z" w:initials="LM">
    <w:p w14:paraId="12B7D606" w14:textId="77777777" w:rsidR="0058575D" w:rsidRPr="009144C7" w:rsidRDefault="0058575D" w:rsidP="00A122FD">
      <w:pPr>
        <w:pStyle w:val="Textodecomentrio"/>
        <w:rPr>
          <w:color w:val="00B050"/>
          <w:lang w:val="pt-BR"/>
        </w:rPr>
      </w:pPr>
      <w:r>
        <w:rPr>
          <w:rStyle w:val="Refdecomentrio"/>
        </w:rPr>
        <w:annotationRef/>
      </w:r>
      <w:r w:rsidRPr="009144C7">
        <w:rPr>
          <w:color w:val="00B050"/>
          <w:lang w:val="pt-BR"/>
        </w:rPr>
        <w:t xml:space="preserve">Comentário importante: estou sentindo falta de uma articulação maior entre a motivação/objetivo apresentado na </w:t>
      </w:r>
      <w:proofErr w:type="spellStart"/>
      <w:r w:rsidRPr="009144C7">
        <w:rPr>
          <w:color w:val="00B050"/>
          <w:lang w:val="pt-BR"/>
        </w:rPr>
        <w:t>introduceão</w:t>
      </w:r>
      <w:proofErr w:type="spellEnd"/>
      <w:r w:rsidRPr="009144C7">
        <w:rPr>
          <w:color w:val="00B050"/>
          <w:lang w:val="pt-BR"/>
        </w:rPr>
        <w:t xml:space="preserve"> e cada uma das visões. Aqui </w:t>
      </w:r>
      <w:proofErr w:type="spellStart"/>
      <w:r w:rsidRPr="009144C7">
        <w:rPr>
          <w:color w:val="00B050"/>
          <w:lang w:val="pt-BR"/>
        </w:rPr>
        <w:t>vc</w:t>
      </w:r>
      <w:proofErr w:type="spellEnd"/>
      <w:r w:rsidRPr="009144C7">
        <w:rPr>
          <w:color w:val="00B050"/>
          <w:lang w:val="pt-BR"/>
        </w:rPr>
        <w:t xml:space="preserve"> fala da visão já caindo dentro de como ela funciona. Mas seria legal termos uma discussão de qual questão está sendo tratada por essa visão, como ela responde essa questão, etc. Isso vale para as demais tb. Assim, o leitor saberá por que cada uma das visões existe.</w:t>
      </w:r>
    </w:p>
  </w:comment>
  <w:comment w:id="391" w:author="Leonardo Murta" w:date="2014-06-16T21:42:00Z" w:initials="LM">
    <w:p w14:paraId="319A5436" w14:textId="77777777" w:rsidR="0058575D" w:rsidRPr="009D551C" w:rsidRDefault="0058575D" w:rsidP="00A122FD">
      <w:pPr>
        <w:pStyle w:val="Textodecomentrio"/>
        <w:rPr>
          <w:color w:val="00B050"/>
          <w:lang w:val="pt-BR"/>
        </w:rPr>
      </w:pPr>
      <w:r>
        <w:rPr>
          <w:rStyle w:val="Refdecomentrio"/>
        </w:rPr>
        <w:annotationRef/>
      </w:r>
      <w:proofErr w:type="spellStart"/>
      <w:r w:rsidRPr="009D551C">
        <w:rPr>
          <w:color w:val="00B050"/>
          <w:lang w:val="pt-BR"/>
        </w:rPr>
        <w:t>Your</w:t>
      </w:r>
      <w:proofErr w:type="spellEnd"/>
      <w:r w:rsidRPr="009D551C">
        <w:rPr>
          <w:color w:val="00B050"/>
          <w:lang w:val="pt-BR"/>
        </w:rPr>
        <w:t xml:space="preserve"> quem? O leitor não tem clone!</w:t>
      </w:r>
    </w:p>
  </w:comment>
  <w:comment w:id="395" w:author="Leonardo Murta" w:date="2014-06-16T21:43:00Z" w:initials="LM">
    <w:p w14:paraId="089D5FA8" w14:textId="77777777" w:rsidR="0058575D" w:rsidRPr="0063204F" w:rsidRDefault="0058575D" w:rsidP="00A122FD">
      <w:pPr>
        <w:pStyle w:val="Textodecomentrio"/>
        <w:rPr>
          <w:color w:val="00B050"/>
          <w:lang w:val="pt-BR"/>
        </w:rPr>
      </w:pPr>
      <w:r>
        <w:rPr>
          <w:rStyle w:val="Refdecomentrio"/>
        </w:rPr>
        <w:annotationRef/>
      </w:r>
      <w:r w:rsidRPr="0063204F">
        <w:rPr>
          <w:color w:val="00B050"/>
          <w:lang w:val="pt-BR"/>
        </w:rPr>
        <w:t xml:space="preserve">Isso merecia uma discussão mais profunda. </w:t>
      </w:r>
    </w:p>
  </w:comment>
  <w:comment w:id="396" w:author="Leonardo Murta" w:date="2014-06-16T21:44:00Z" w:initials="LM">
    <w:p w14:paraId="186B60D0" w14:textId="77777777" w:rsidR="0058575D" w:rsidRPr="0063204F" w:rsidRDefault="0058575D" w:rsidP="00A122FD">
      <w:pPr>
        <w:pStyle w:val="Textodecomentrio"/>
        <w:rPr>
          <w:color w:val="00B050"/>
          <w:lang w:val="pt-BR"/>
        </w:rPr>
      </w:pPr>
      <w:r>
        <w:rPr>
          <w:rStyle w:val="Refdecomentrio"/>
        </w:rPr>
        <w:annotationRef/>
      </w:r>
      <w:r w:rsidRPr="0063204F">
        <w:rPr>
          <w:color w:val="00B050"/>
          <w:lang w:val="pt-BR"/>
        </w:rPr>
        <w:t>E para que serve ter um nó selecionado?</w:t>
      </w:r>
    </w:p>
  </w:comment>
  <w:comment w:id="392" w:author="Leonardo Murta" w:date="2014-06-16T21:42:00Z" w:initials="LM">
    <w:p w14:paraId="6A6DC88D" w14:textId="77777777" w:rsidR="0058575D" w:rsidRPr="0063204F" w:rsidRDefault="0058575D" w:rsidP="00A122FD">
      <w:pPr>
        <w:pStyle w:val="Textodecomentrio"/>
        <w:rPr>
          <w:color w:val="00B050"/>
          <w:lang w:val="pt-BR"/>
        </w:rPr>
      </w:pPr>
      <w:r>
        <w:rPr>
          <w:rStyle w:val="Refdecomentrio"/>
        </w:rPr>
        <w:annotationRef/>
      </w:r>
      <w:r w:rsidRPr="0063204F">
        <w:rPr>
          <w:color w:val="00B050"/>
          <w:lang w:val="pt-BR"/>
        </w:rPr>
        <w:t xml:space="preserve">Novamente, </w:t>
      </w:r>
      <w:proofErr w:type="spellStart"/>
      <w:r w:rsidRPr="0063204F">
        <w:rPr>
          <w:color w:val="00B050"/>
          <w:lang w:val="pt-BR"/>
        </w:rPr>
        <w:t>bullet</w:t>
      </w:r>
      <w:proofErr w:type="spellEnd"/>
      <w:r w:rsidRPr="0063204F">
        <w:rPr>
          <w:color w:val="00B050"/>
          <w:lang w:val="pt-BR"/>
        </w:rPr>
        <w:t xml:space="preserve"> aqui chama a atenção para algo que não é o essencial. Colocaria como parágrafo comum.</w:t>
      </w:r>
    </w:p>
  </w:comment>
  <w:comment w:id="465" w:author="Leonardo Murta" w:date="2014-06-16T21:15:00Z" w:initials="LM">
    <w:p w14:paraId="3EB93C31" w14:textId="082C06C8" w:rsidR="0058575D" w:rsidRPr="000016B9" w:rsidRDefault="0058575D">
      <w:pPr>
        <w:pStyle w:val="Textodecomentrio"/>
        <w:rPr>
          <w:lang w:val="pt-BR"/>
        </w:rPr>
      </w:pPr>
      <w:r>
        <w:rPr>
          <w:rStyle w:val="Refdecomentrio"/>
        </w:rPr>
        <w:annotationRef/>
      </w:r>
      <w:r w:rsidRPr="000016B9">
        <w:rPr>
          <w:lang w:val="pt-BR"/>
        </w:rPr>
        <w:t xml:space="preserve">Estranho. Aqui </w:t>
      </w:r>
      <w:proofErr w:type="spellStart"/>
      <w:r w:rsidRPr="000016B9">
        <w:rPr>
          <w:lang w:val="pt-BR"/>
        </w:rPr>
        <w:t>vc</w:t>
      </w:r>
      <w:proofErr w:type="spellEnd"/>
      <w:r w:rsidRPr="000016B9">
        <w:rPr>
          <w:lang w:val="pt-BR"/>
        </w:rPr>
        <w:t xml:space="preserve"> enumerou os níveis de detalhe, mas já tinha falado primeiro sobre um dos níveis. Na verdade, depois percebi que a notificação não entra como nível. Será que não deveria entrar?</w:t>
      </w:r>
    </w:p>
    <w:p w14:paraId="3397841B" w14:textId="77777777" w:rsidR="0058575D" w:rsidRPr="000016B9" w:rsidRDefault="0058575D">
      <w:pPr>
        <w:pStyle w:val="Textodecomentrio"/>
        <w:rPr>
          <w:lang w:val="pt-BR"/>
        </w:rPr>
      </w:pPr>
    </w:p>
    <w:p w14:paraId="3613BC49" w14:textId="6C03FCCE" w:rsidR="0058575D" w:rsidRPr="000016B9" w:rsidRDefault="0058575D">
      <w:pPr>
        <w:pStyle w:val="Textodecomentrio"/>
        <w:rPr>
          <w:lang w:val="pt-BR"/>
        </w:rPr>
      </w:pPr>
      <w:r w:rsidRPr="000016B9">
        <w:rPr>
          <w:lang w:val="pt-BR"/>
        </w:rPr>
        <w:t>Além disso, não falta o nível que mostra a topologia como um todo?</w:t>
      </w:r>
    </w:p>
  </w:comment>
  <w:comment w:id="471" w:author="Leonardo Murta" w:date="2014-06-16T21:04:00Z" w:initials="LM">
    <w:p w14:paraId="70064D37" w14:textId="0620ECCF" w:rsidR="0058575D" w:rsidRPr="000016B9" w:rsidRDefault="0058575D">
      <w:pPr>
        <w:pStyle w:val="Textodecomentrio"/>
        <w:rPr>
          <w:lang w:val="pt-BR"/>
        </w:rPr>
      </w:pPr>
      <w:r>
        <w:rPr>
          <w:rStyle w:val="Refdecomentrio"/>
        </w:rPr>
        <w:annotationRef/>
      </w:r>
      <w:r w:rsidRPr="002C07F0">
        <w:rPr>
          <w:color w:val="00B050"/>
          <w:lang w:val="pt-BR"/>
        </w:rPr>
        <w:t>Não vi referência no texto para essa tabela. Sem isso, o leitor não saberá quando ler a tabela. Além disso, o leitor não saberá o que observar na tabela. Usualmente, quando tem uma figura ou tabela, tem algum texto guiando o leitor na leitura dessa figura ou tabela.</w:t>
      </w:r>
    </w:p>
  </w:comment>
  <w:comment w:id="536" w:author="Leonardo Murta" w:date="2014-06-16T21:12:00Z" w:initials="LM">
    <w:p w14:paraId="4E4C8AB8" w14:textId="16EA23A2" w:rsidR="0058575D" w:rsidRPr="00E474F0" w:rsidRDefault="0058575D">
      <w:pPr>
        <w:pStyle w:val="Textodecomentrio"/>
        <w:rPr>
          <w:color w:val="FF0000"/>
          <w:lang w:val="pt-BR"/>
        </w:rPr>
      </w:pPr>
      <w:r>
        <w:rPr>
          <w:rStyle w:val="Refdecomentrio"/>
        </w:rPr>
        <w:annotationRef/>
      </w:r>
      <w:r w:rsidRPr="00E474F0">
        <w:rPr>
          <w:color w:val="FF0000"/>
          <w:lang w:val="pt-BR"/>
        </w:rPr>
        <w:t xml:space="preserve">Se Nightcrawler só pode dar </w:t>
      </w:r>
      <w:proofErr w:type="spellStart"/>
      <w:r w:rsidRPr="00E474F0">
        <w:rPr>
          <w:color w:val="FF0000"/>
          <w:lang w:val="pt-BR"/>
        </w:rPr>
        <w:t>pull</w:t>
      </w:r>
      <w:proofErr w:type="spellEnd"/>
      <w:r w:rsidRPr="00E474F0">
        <w:rPr>
          <w:color w:val="FF0000"/>
          <w:lang w:val="pt-BR"/>
        </w:rPr>
        <w:t xml:space="preserve"> do Gambit, </w:t>
      </w:r>
      <w:proofErr w:type="spellStart"/>
      <w:r w:rsidRPr="00E474F0">
        <w:rPr>
          <w:color w:val="FF0000"/>
          <w:lang w:val="pt-BR"/>
        </w:rPr>
        <w:t>pq</w:t>
      </w:r>
      <w:proofErr w:type="spellEnd"/>
      <w:r w:rsidRPr="00E474F0">
        <w:rPr>
          <w:color w:val="FF0000"/>
          <w:lang w:val="pt-BR"/>
        </w:rPr>
        <w:t xml:space="preserve"> aparece para ela que tem </w:t>
      </w:r>
      <w:proofErr w:type="spellStart"/>
      <w:r w:rsidRPr="00E474F0">
        <w:rPr>
          <w:color w:val="FF0000"/>
          <w:lang w:val="pt-BR"/>
        </w:rPr>
        <w:t>push</w:t>
      </w:r>
      <w:proofErr w:type="spellEnd"/>
      <w:r w:rsidRPr="00E474F0">
        <w:rPr>
          <w:color w:val="FF0000"/>
          <w:lang w:val="pt-BR"/>
        </w:rPr>
        <w:t xml:space="preserve"> pendente?</w:t>
      </w:r>
    </w:p>
    <w:p w14:paraId="6C0F2CD1" w14:textId="77777777" w:rsidR="0058575D" w:rsidRPr="00E474F0" w:rsidRDefault="0058575D">
      <w:pPr>
        <w:pStyle w:val="Textodecomentrio"/>
        <w:rPr>
          <w:color w:val="FF0000"/>
          <w:lang w:val="pt-BR"/>
        </w:rPr>
      </w:pPr>
    </w:p>
    <w:p w14:paraId="1D3742E4" w14:textId="00C3D0AA" w:rsidR="0058575D" w:rsidRPr="000016B9" w:rsidRDefault="0058575D">
      <w:pPr>
        <w:pStyle w:val="Textodecomentrio"/>
        <w:rPr>
          <w:lang w:val="pt-BR"/>
        </w:rPr>
      </w:pPr>
      <w:r w:rsidRPr="00E474F0">
        <w:rPr>
          <w:color w:val="FF0000"/>
          <w:lang w:val="pt-BR"/>
        </w:rPr>
        <w:t xml:space="preserve">Resp.: Isso é verdade. Retirei a informação, mas hoje ela não é omitida pela implementação quando se tratar de commits efetuados no mesmo ramo rastreado. Incluí um </w:t>
      </w:r>
      <w:proofErr w:type="spellStart"/>
      <w:r w:rsidRPr="00E474F0">
        <w:rPr>
          <w:color w:val="FF0000"/>
          <w:lang w:val="pt-BR"/>
        </w:rPr>
        <w:t>issue</w:t>
      </w:r>
      <w:proofErr w:type="spellEnd"/>
      <w:r w:rsidRPr="00E474F0">
        <w:rPr>
          <w:color w:val="FF0000"/>
          <w:lang w:val="pt-BR"/>
        </w:rPr>
        <w:t xml:space="preserve"> no Github para tratar isso. </w:t>
      </w:r>
    </w:p>
  </w:comment>
  <w:comment w:id="540" w:author="Leonardo Murta" w:date="2014-06-16T21:14:00Z" w:initials="LM">
    <w:p w14:paraId="2F65AC9C" w14:textId="4F9DE01B" w:rsidR="0058575D" w:rsidRPr="00E474F0" w:rsidRDefault="0058575D">
      <w:pPr>
        <w:pStyle w:val="Textodecomentrio"/>
        <w:rPr>
          <w:color w:val="FF0000"/>
          <w:lang w:val="pt-BR"/>
        </w:rPr>
      </w:pPr>
      <w:r>
        <w:rPr>
          <w:rStyle w:val="Refdecomentrio"/>
        </w:rPr>
        <w:annotationRef/>
      </w:r>
      <w:r w:rsidRPr="00E474F0">
        <w:rPr>
          <w:color w:val="FF0000"/>
          <w:lang w:val="pt-BR"/>
        </w:rPr>
        <w:t xml:space="preserve">Se </w:t>
      </w:r>
      <w:proofErr w:type="spellStart"/>
      <w:r w:rsidRPr="00E474F0">
        <w:rPr>
          <w:color w:val="FF0000"/>
          <w:lang w:val="pt-BR"/>
        </w:rPr>
        <w:t>Beast</w:t>
      </w:r>
      <w:proofErr w:type="spellEnd"/>
      <w:r w:rsidRPr="00E474F0">
        <w:rPr>
          <w:color w:val="FF0000"/>
          <w:lang w:val="pt-BR"/>
        </w:rPr>
        <w:t xml:space="preserve"> só pode dar </w:t>
      </w:r>
      <w:proofErr w:type="spellStart"/>
      <w:r w:rsidRPr="00E474F0">
        <w:rPr>
          <w:color w:val="FF0000"/>
          <w:lang w:val="pt-BR"/>
        </w:rPr>
        <w:t>push</w:t>
      </w:r>
      <w:proofErr w:type="spellEnd"/>
      <w:r w:rsidRPr="00E474F0">
        <w:rPr>
          <w:color w:val="FF0000"/>
          <w:lang w:val="pt-BR"/>
        </w:rPr>
        <w:t xml:space="preserve"> para o Gambit, </w:t>
      </w:r>
      <w:proofErr w:type="spellStart"/>
      <w:r w:rsidRPr="00E474F0">
        <w:rPr>
          <w:color w:val="FF0000"/>
          <w:lang w:val="pt-BR"/>
        </w:rPr>
        <w:t>pq</w:t>
      </w:r>
      <w:proofErr w:type="spellEnd"/>
      <w:r w:rsidRPr="00E474F0">
        <w:rPr>
          <w:color w:val="FF0000"/>
          <w:lang w:val="pt-BR"/>
        </w:rPr>
        <w:t xml:space="preserve"> aparece que ele tem que dar </w:t>
      </w:r>
      <w:proofErr w:type="spellStart"/>
      <w:r w:rsidRPr="00E474F0">
        <w:rPr>
          <w:color w:val="FF0000"/>
          <w:lang w:val="pt-BR"/>
        </w:rPr>
        <w:t>pull</w:t>
      </w:r>
      <w:proofErr w:type="spellEnd"/>
      <w:r w:rsidRPr="00E474F0">
        <w:rPr>
          <w:color w:val="FF0000"/>
          <w:lang w:val="pt-BR"/>
        </w:rPr>
        <w:t>?</w:t>
      </w:r>
    </w:p>
    <w:p w14:paraId="2EEA68D9" w14:textId="77777777" w:rsidR="0058575D" w:rsidRPr="00E474F0" w:rsidRDefault="0058575D">
      <w:pPr>
        <w:pStyle w:val="Textodecomentrio"/>
        <w:rPr>
          <w:color w:val="FF0000"/>
          <w:lang w:val="pt-BR"/>
        </w:rPr>
      </w:pPr>
    </w:p>
    <w:p w14:paraId="71C51A61" w14:textId="2231EFDA" w:rsidR="0058575D" w:rsidRPr="000016B9" w:rsidRDefault="0058575D">
      <w:pPr>
        <w:pStyle w:val="Textodecomentrio"/>
        <w:rPr>
          <w:lang w:val="pt-BR"/>
        </w:rPr>
      </w:pPr>
      <w:r w:rsidRPr="00E474F0">
        <w:rPr>
          <w:color w:val="FF0000"/>
          <w:lang w:val="pt-BR"/>
        </w:rPr>
        <w:t xml:space="preserve">Resp.: Nesse caso, conceitualmente a informação também deve ser retirada, porém, na implementação, não teremos como filtrar isso pois, diferentemente do </w:t>
      </w:r>
      <w:proofErr w:type="spellStart"/>
      <w:r w:rsidRPr="00E474F0">
        <w:rPr>
          <w:color w:val="FF0000"/>
          <w:lang w:val="pt-BR"/>
        </w:rPr>
        <w:t>fetch</w:t>
      </w:r>
      <w:proofErr w:type="spellEnd"/>
      <w:r w:rsidRPr="00E474F0">
        <w:rPr>
          <w:color w:val="FF0000"/>
          <w:lang w:val="pt-BR"/>
        </w:rPr>
        <w:t xml:space="preserve"> </w:t>
      </w:r>
      <w:proofErr w:type="spellStart"/>
      <w:r w:rsidRPr="00E474F0">
        <w:rPr>
          <w:color w:val="FF0000"/>
          <w:lang w:val="pt-BR"/>
        </w:rPr>
        <w:t>url</w:t>
      </w:r>
      <w:proofErr w:type="spellEnd"/>
      <w:r w:rsidRPr="00E474F0">
        <w:rPr>
          <w:color w:val="FF0000"/>
          <w:lang w:val="pt-BR"/>
        </w:rPr>
        <w:t xml:space="preserve">, onde só se faz </w:t>
      </w:r>
      <w:proofErr w:type="spellStart"/>
      <w:r w:rsidRPr="00E474F0">
        <w:rPr>
          <w:color w:val="FF0000"/>
          <w:lang w:val="pt-BR"/>
        </w:rPr>
        <w:t>pull</w:t>
      </w:r>
      <w:proofErr w:type="spellEnd"/>
      <w:r w:rsidRPr="00E474F0">
        <w:rPr>
          <w:color w:val="FF0000"/>
          <w:lang w:val="pt-BR"/>
        </w:rPr>
        <w:t xml:space="preserve">, quando configuramos uma </w:t>
      </w:r>
      <w:proofErr w:type="spellStart"/>
      <w:r w:rsidRPr="00E474F0">
        <w:rPr>
          <w:color w:val="FF0000"/>
          <w:lang w:val="pt-BR"/>
        </w:rPr>
        <w:t>push</w:t>
      </w:r>
      <w:proofErr w:type="spellEnd"/>
      <w:r w:rsidRPr="00E474F0">
        <w:rPr>
          <w:color w:val="FF0000"/>
          <w:lang w:val="pt-BR"/>
        </w:rPr>
        <w:t xml:space="preserve"> </w:t>
      </w:r>
      <w:proofErr w:type="spellStart"/>
      <w:r w:rsidRPr="00E474F0">
        <w:rPr>
          <w:color w:val="FF0000"/>
          <w:lang w:val="pt-BR"/>
        </w:rPr>
        <w:t>url</w:t>
      </w:r>
      <w:proofErr w:type="spellEnd"/>
      <w:r w:rsidRPr="00E474F0">
        <w:rPr>
          <w:color w:val="FF0000"/>
          <w:lang w:val="pt-BR"/>
        </w:rPr>
        <w:t xml:space="preserve">, implicitamente é possível fazer </w:t>
      </w:r>
      <w:proofErr w:type="spellStart"/>
      <w:r w:rsidRPr="00E474F0">
        <w:rPr>
          <w:color w:val="FF0000"/>
          <w:lang w:val="pt-BR"/>
        </w:rPr>
        <w:t>pull</w:t>
      </w:r>
      <w:proofErr w:type="spellEnd"/>
      <w:r w:rsidRPr="00E474F0">
        <w:rPr>
          <w:color w:val="FF0000"/>
          <w:lang w:val="pt-BR"/>
        </w:rPr>
        <w:t xml:space="preserve"> e </w:t>
      </w:r>
      <w:proofErr w:type="spellStart"/>
      <w:r w:rsidRPr="00E474F0">
        <w:rPr>
          <w:color w:val="FF0000"/>
          <w:lang w:val="pt-BR"/>
        </w:rPr>
        <w:t>push</w:t>
      </w:r>
      <w:proofErr w:type="spellEnd"/>
      <w:r w:rsidRPr="00E474F0">
        <w:rPr>
          <w:color w:val="FF0000"/>
          <w:lang w:val="pt-BR"/>
        </w:rPr>
        <w:t xml:space="preserve">. Dessa forma, lendo apenas o arquivo de configuração, não temos como identificar situações em que só é feito </w:t>
      </w:r>
      <w:proofErr w:type="spellStart"/>
      <w:r w:rsidRPr="00E474F0">
        <w:rPr>
          <w:color w:val="FF0000"/>
          <w:lang w:val="pt-BR"/>
        </w:rPr>
        <w:t>push</w:t>
      </w:r>
      <w:proofErr w:type="spellEnd"/>
      <w:r w:rsidRPr="00E474F0">
        <w:rPr>
          <w:color w:val="FF0000"/>
          <w:lang w:val="pt-BR"/>
        </w:rPr>
        <w:t xml:space="preserve"> (e não </w:t>
      </w:r>
      <w:proofErr w:type="spellStart"/>
      <w:r w:rsidRPr="00E474F0">
        <w:rPr>
          <w:color w:val="FF0000"/>
          <w:lang w:val="pt-BR"/>
        </w:rPr>
        <w:t>pull</w:t>
      </w:r>
      <w:proofErr w:type="spellEnd"/>
      <w:r w:rsidRPr="00E474F0">
        <w:rPr>
          <w:color w:val="FF0000"/>
          <w:lang w:val="pt-BR"/>
        </w:rPr>
        <w:t>) num repositório</w:t>
      </w:r>
    </w:p>
  </w:comment>
  <w:comment w:id="564" w:author="Leonardo Murta" w:date="2014-06-16T21:21:00Z" w:initials="LM">
    <w:p w14:paraId="63DCC6E2" w14:textId="5AE87025" w:rsidR="0058575D" w:rsidRPr="005C3A93" w:rsidRDefault="0058575D">
      <w:pPr>
        <w:pStyle w:val="Textodecomentrio"/>
        <w:rPr>
          <w:color w:val="00B050"/>
          <w:lang w:val="pt-BR"/>
        </w:rPr>
      </w:pPr>
      <w:r>
        <w:rPr>
          <w:rStyle w:val="Refdecomentrio"/>
        </w:rPr>
        <w:annotationRef/>
      </w:r>
      <w:r w:rsidRPr="005C3A93">
        <w:rPr>
          <w:color w:val="00B050"/>
          <w:lang w:val="pt-BR"/>
        </w:rPr>
        <w:t xml:space="preserve">Achei estranho. Será que </w:t>
      </w:r>
      <w:proofErr w:type="spellStart"/>
      <w:r w:rsidRPr="005C3A93">
        <w:rPr>
          <w:color w:val="00B050"/>
          <w:lang w:val="pt-BR"/>
        </w:rPr>
        <w:t>bold</w:t>
      </w:r>
      <w:proofErr w:type="spellEnd"/>
      <w:r w:rsidRPr="005C3A93">
        <w:rPr>
          <w:color w:val="00B050"/>
          <w:lang w:val="pt-BR"/>
        </w:rPr>
        <w:t xml:space="preserve"> </w:t>
      </w:r>
      <w:proofErr w:type="spellStart"/>
      <w:r w:rsidRPr="005C3A93">
        <w:rPr>
          <w:color w:val="00B050"/>
          <w:lang w:val="pt-BR"/>
        </w:rPr>
        <w:t>border</w:t>
      </w:r>
      <w:proofErr w:type="spellEnd"/>
      <w:r w:rsidRPr="005C3A93">
        <w:rPr>
          <w:color w:val="00B050"/>
          <w:lang w:val="pt-BR"/>
        </w:rPr>
        <w:t xml:space="preserve">, </w:t>
      </w:r>
      <w:proofErr w:type="spellStart"/>
      <w:r w:rsidRPr="005C3A93">
        <w:rPr>
          <w:color w:val="00B050"/>
          <w:lang w:val="pt-BR"/>
        </w:rPr>
        <w:t>ticker</w:t>
      </w:r>
      <w:proofErr w:type="spellEnd"/>
      <w:r w:rsidRPr="005C3A93">
        <w:rPr>
          <w:color w:val="00B050"/>
          <w:lang w:val="pt-BR"/>
        </w:rPr>
        <w:t xml:space="preserve"> </w:t>
      </w:r>
      <w:proofErr w:type="spellStart"/>
      <w:r w:rsidRPr="005C3A93">
        <w:rPr>
          <w:color w:val="00B050"/>
          <w:lang w:val="pt-BR"/>
        </w:rPr>
        <w:t>border</w:t>
      </w:r>
      <w:proofErr w:type="spellEnd"/>
      <w:r w:rsidRPr="005C3A93">
        <w:rPr>
          <w:color w:val="00B050"/>
          <w:lang w:val="pt-BR"/>
        </w:rPr>
        <w:t>, ou algo assim não é melhor?</w:t>
      </w:r>
    </w:p>
  </w:comment>
  <w:comment w:id="574" w:author="Leonardo Murta" w:date="2014-06-16T21:28:00Z" w:initials="LM">
    <w:p w14:paraId="75509F6E" w14:textId="77777777" w:rsidR="0058575D" w:rsidRPr="0086752E" w:rsidRDefault="0058575D" w:rsidP="0086752E">
      <w:pPr>
        <w:pStyle w:val="Textodecomentrio"/>
        <w:rPr>
          <w:color w:val="00B050"/>
          <w:lang w:val="pt-BR"/>
        </w:rPr>
      </w:pPr>
      <w:r>
        <w:rPr>
          <w:rStyle w:val="Refdecomentrio"/>
        </w:rPr>
        <w:annotationRef/>
      </w:r>
      <w:r w:rsidRPr="0086752E">
        <w:rPr>
          <w:color w:val="00B050"/>
          <w:lang w:val="pt-BR"/>
        </w:rPr>
        <w:t xml:space="preserve">A minha impressão é que estamos muito presos à tecnologia num momento que deveríamos estar apresentando decisões conceituais. Repare que onde se mostra a janela, poderia estar mostrando o grafo, que é a visualização de interesse (isso nem é o mais complicado). Aqui, poderia discutir quais informações são apresentadas para cada commit sem entrar na discussão se isso é feito em um painel, </w:t>
      </w:r>
      <w:proofErr w:type="spellStart"/>
      <w:r w:rsidRPr="0086752E">
        <w:rPr>
          <w:color w:val="00B050"/>
          <w:lang w:val="pt-BR"/>
        </w:rPr>
        <w:t>tooltip</w:t>
      </w:r>
      <w:proofErr w:type="spellEnd"/>
      <w:r w:rsidRPr="0086752E">
        <w:rPr>
          <w:color w:val="00B050"/>
          <w:lang w:val="pt-BR"/>
        </w:rPr>
        <w:t>, etc.</w:t>
      </w:r>
    </w:p>
    <w:p w14:paraId="310132A7" w14:textId="77777777" w:rsidR="0058575D" w:rsidRPr="0086752E" w:rsidRDefault="0058575D" w:rsidP="0086752E">
      <w:pPr>
        <w:pStyle w:val="Textodecomentrio"/>
        <w:rPr>
          <w:color w:val="00B050"/>
          <w:lang w:val="pt-BR"/>
        </w:rPr>
      </w:pPr>
    </w:p>
    <w:p w14:paraId="1600F588" w14:textId="77777777" w:rsidR="0058575D" w:rsidRPr="000016B9" w:rsidRDefault="0058575D" w:rsidP="0086752E">
      <w:pPr>
        <w:pStyle w:val="Textodecomentrio"/>
        <w:rPr>
          <w:lang w:val="pt-BR"/>
        </w:rPr>
      </w:pPr>
      <w:r w:rsidRPr="0086752E">
        <w:rPr>
          <w:color w:val="00B050"/>
          <w:lang w:val="pt-BR"/>
        </w:rPr>
        <w:t>Minha sugestão: Tente pegar uns 5 artigos no ICSE de 2014 que são mais tecnológicos (que apresentam ferramentas) e ver como eles fizeram para vender o peixe deles.</w:t>
      </w:r>
    </w:p>
  </w:comment>
  <w:comment w:id="601" w:author="Leonardo Murta" w:date="2014-06-16T21:24:00Z" w:initials="LM">
    <w:p w14:paraId="7D1F7E4B" w14:textId="77777777" w:rsidR="0058575D" w:rsidRPr="001F0F23" w:rsidRDefault="0058575D">
      <w:pPr>
        <w:pStyle w:val="Textodecomentrio"/>
        <w:rPr>
          <w:color w:val="00B050"/>
          <w:lang w:val="pt-BR"/>
        </w:rPr>
      </w:pPr>
      <w:r>
        <w:rPr>
          <w:rStyle w:val="Refdecomentrio"/>
        </w:rPr>
        <w:annotationRef/>
      </w:r>
      <w:r w:rsidRPr="001F0F23">
        <w:rPr>
          <w:color w:val="00B050"/>
          <w:lang w:val="pt-BR"/>
        </w:rPr>
        <w:t xml:space="preserve">De modo geral, evito excesso de </w:t>
      </w:r>
      <w:proofErr w:type="spellStart"/>
      <w:r w:rsidRPr="001F0F23">
        <w:rPr>
          <w:color w:val="00B050"/>
          <w:lang w:val="pt-BR"/>
        </w:rPr>
        <w:t>bullets</w:t>
      </w:r>
      <w:proofErr w:type="spellEnd"/>
      <w:r w:rsidRPr="001F0F23">
        <w:rPr>
          <w:color w:val="00B050"/>
          <w:lang w:val="pt-BR"/>
        </w:rPr>
        <w:t xml:space="preserve"> nos </w:t>
      </w:r>
      <w:proofErr w:type="spellStart"/>
      <w:r w:rsidRPr="001F0F23">
        <w:rPr>
          <w:color w:val="00B050"/>
          <w:lang w:val="pt-BR"/>
        </w:rPr>
        <w:t>papers</w:t>
      </w:r>
      <w:proofErr w:type="spellEnd"/>
      <w:r w:rsidRPr="001F0F23">
        <w:rPr>
          <w:color w:val="00B050"/>
          <w:lang w:val="pt-BR"/>
        </w:rPr>
        <w:t xml:space="preserve">. Coloco em </w:t>
      </w:r>
      <w:proofErr w:type="spellStart"/>
      <w:r w:rsidRPr="001F0F23">
        <w:rPr>
          <w:color w:val="00B050"/>
          <w:lang w:val="pt-BR"/>
        </w:rPr>
        <w:t>bullet</w:t>
      </w:r>
      <w:proofErr w:type="spellEnd"/>
      <w:r w:rsidRPr="001F0F23">
        <w:rPr>
          <w:color w:val="00B050"/>
          <w:lang w:val="pt-BR"/>
        </w:rPr>
        <w:t xml:space="preserve"> só o que realmente precisa ser destacado. Acho que isso aqui poderia estar em um parágrafo normal.</w:t>
      </w:r>
    </w:p>
    <w:p w14:paraId="08A967E9" w14:textId="77777777" w:rsidR="0058575D" w:rsidRPr="001F0F23" w:rsidRDefault="0058575D">
      <w:pPr>
        <w:pStyle w:val="Textodecomentrio"/>
        <w:rPr>
          <w:color w:val="00B050"/>
          <w:lang w:val="pt-BR"/>
        </w:rPr>
      </w:pPr>
    </w:p>
    <w:p w14:paraId="2092DC18" w14:textId="696B665E" w:rsidR="0058575D" w:rsidRPr="000016B9" w:rsidRDefault="0058575D">
      <w:pPr>
        <w:pStyle w:val="Textodecomentrio"/>
        <w:rPr>
          <w:lang w:val="pt-BR"/>
        </w:rPr>
      </w:pPr>
      <w:r w:rsidRPr="001F0F23">
        <w:rPr>
          <w:color w:val="00B050"/>
          <w:lang w:val="pt-BR"/>
        </w:rPr>
        <w:t>Na verdade, daria para dar para o leitor um pouco de noção quanto a escolha das cores.</w:t>
      </w:r>
    </w:p>
  </w:comment>
  <w:comment w:id="656" w:author="Leonardo Murta" w:date="2014-06-16T21:28:00Z" w:initials="LM">
    <w:p w14:paraId="58890803" w14:textId="77777777" w:rsidR="0058575D" w:rsidRPr="000016B9" w:rsidRDefault="0058575D">
      <w:pPr>
        <w:pStyle w:val="Textodecomentrio"/>
        <w:rPr>
          <w:lang w:val="pt-BR"/>
        </w:rPr>
      </w:pPr>
      <w:r>
        <w:rPr>
          <w:rStyle w:val="Refdecomentrio"/>
        </w:rPr>
        <w:annotationRef/>
      </w:r>
      <w:r w:rsidRPr="000016B9">
        <w:rPr>
          <w:lang w:val="pt-BR"/>
        </w:rPr>
        <w:t xml:space="preserve">A minha impressão é que estamos muito presos à tecnologia num momento que deveríamos estar apresentando decisões conceituais. Repare que onde se mostra a janela, poderia estar mostrando o grafo, que é a visualização de interesse (isso nem é o mais complicado). Aqui, poderia discutir quais informações são apresentadas para cada commit sem entrar na discussão se isso é feito em um painel, </w:t>
      </w:r>
      <w:proofErr w:type="spellStart"/>
      <w:r w:rsidRPr="000016B9">
        <w:rPr>
          <w:lang w:val="pt-BR"/>
        </w:rPr>
        <w:t>tooltip</w:t>
      </w:r>
      <w:proofErr w:type="spellEnd"/>
      <w:r w:rsidRPr="000016B9">
        <w:rPr>
          <w:lang w:val="pt-BR"/>
        </w:rPr>
        <w:t>, etc.</w:t>
      </w:r>
    </w:p>
    <w:p w14:paraId="1327ADF5" w14:textId="77777777" w:rsidR="0058575D" w:rsidRPr="000016B9" w:rsidRDefault="0058575D">
      <w:pPr>
        <w:pStyle w:val="Textodecomentrio"/>
        <w:rPr>
          <w:lang w:val="pt-BR"/>
        </w:rPr>
      </w:pPr>
    </w:p>
    <w:p w14:paraId="4171E606" w14:textId="7036510C" w:rsidR="0058575D" w:rsidRPr="000016B9" w:rsidRDefault="0058575D">
      <w:pPr>
        <w:pStyle w:val="Textodecomentrio"/>
        <w:rPr>
          <w:lang w:val="pt-BR"/>
        </w:rPr>
      </w:pPr>
      <w:r w:rsidRPr="000016B9">
        <w:rPr>
          <w:lang w:val="pt-BR"/>
        </w:rPr>
        <w:t>Minha sugestão: Tente pegar uns 5 artigos no ICSE de 2014 que são mais tecnológicos (que apresentam ferramentas) e ver como eles fizeram para vender o peixe deles.</w:t>
      </w:r>
    </w:p>
  </w:comment>
  <w:comment w:id="1202" w:author="Leonardo Murta" w:date="2014-06-16T20:54:00Z" w:initials="LM">
    <w:p w14:paraId="7F1CC585" w14:textId="77777777" w:rsidR="0058575D" w:rsidRPr="00873575" w:rsidRDefault="0058575D" w:rsidP="000D333E">
      <w:pPr>
        <w:pStyle w:val="Textodecomentrio"/>
        <w:rPr>
          <w:color w:val="00B050"/>
          <w:lang w:val="pt-BR"/>
        </w:rPr>
      </w:pPr>
      <w:r w:rsidRPr="00873575">
        <w:rPr>
          <w:rStyle w:val="Refdecomentrio"/>
          <w:color w:val="00B050"/>
        </w:rPr>
        <w:annotationRef/>
      </w:r>
      <w:r w:rsidRPr="00873575">
        <w:rPr>
          <w:color w:val="00B050"/>
          <w:lang w:val="pt-BR"/>
        </w:rPr>
        <w:t>Poderia ser dito no final, junto com as demais tecnologias.</w:t>
      </w:r>
    </w:p>
  </w:comment>
  <w:comment w:id="1196" w:author="Leonardo Murta" w:date="2014-06-16T20:51:00Z" w:initials="LM">
    <w:p w14:paraId="0DD26A18" w14:textId="77777777" w:rsidR="0058575D" w:rsidRPr="000016B9" w:rsidRDefault="0058575D" w:rsidP="000D333E">
      <w:pPr>
        <w:pStyle w:val="Textodecomentrio"/>
        <w:rPr>
          <w:lang w:val="pt-BR"/>
        </w:rPr>
      </w:pPr>
      <w:r>
        <w:rPr>
          <w:rStyle w:val="Refdecomentrio"/>
        </w:rPr>
        <w:annotationRef/>
      </w:r>
      <w:r w:rsidRPr="006F0A02">
        <w:rPr>
          <w:color w:val="00B050"/>
          <w:lang w:val="pt-BR"/>
        </w:rPr>
        <w:t>Isso aqui é bastante operacional, e poderia vir como última subseção dessa seção.</w:t>
      </w:r>
    </w:p>
  </w:comment>
  <w:comment w:id="1209" w:author="Leonardo Murta" w:date="2014-06-16T21:32:00Z" w:initials="LM">
    <w:p w14:paraId="5C3CC80D" w14:textId="77777777" w:rsidR="0058575D" w:rsidRPr="00204E3C" w:rsidRDefault="0058575D" w:rsidP="000D333E">
      <w:pPr>
        <w:pStyle w:val="Textodecomentrio"/>
        <w:rPr>
          <w:color w:val="00B050"/>
          <w:lang w:val="pt-BR"/>
        </w:rPr>
      </w:pPr>
      <w:r>
        <w:rPr>
          <w:rStyle w:val="Refdecomentrio"/>
        </w:rPr>
        <w:annotationRef/>
      </w:r>
      <w:r w:rsidRPr="00204E3C">
        <w:rPr>
          <w:color w:val="00B050"/>
          <w:lang w:val="pt-BR"/>
        </w:rPr>
        <w:t>Aqui tem uma informação menos relevante para a abordagem, que poderia migrar para a seção que irá falar da implementação.</w:t>
      </w:r>
    </w:p>
    <w:p w14:paraId="22D37071" w14:textId="77777777" w:rsidR="0058575D" w:rsidRPr="00204E3C" w:rsidRDefault="0058575D" w:rsidP="000D333E">
      <w:pPr>
        <w:pStyle w:val="Textodecomentrio"/>
        <w:rPr>
          <w:color w:val="00B050"/>
          <w:lang w:val="pt-BR"/>
        </w:rPr>
      </w:pPr>
    </w:p>
    <w:p w14:paraId="248D7119" w14:textId="77777777" w:rsidR="0058575D" w:rsidRPr="000016B9" w:rsidRDefault="0058575D" w:rsidP="000D333E">
      <w:pPr>
        <w:pStyle w:val="Textodecomentrio"/>
        <w:rPr>
          <w:lang w:val="pt-BR"/>
        </w:rPr>
      </w:pPr>
      <w:r w:rsidRPr="00204E3C">
        <w:rPr>
          <w:color w:val="00B050"/>
          <w:lang w:val="pt-BR"/>
        </w:rPr>
        <w:t xml:space="preserve">O que senti falta de ser falado na abordagem é sobre como </w:t>
      </w:r>
      <w:proofErr w:type="spellStart"/>
      <w:r w:rsidRPr="00204E3C">
        <w:rPr>
          <w:color w:val="00B050"/>
          <w:lang w:val="pt-BR"/>
        </w:rPr>
        <w:t>vc</w:t>
      </w:r>
      <w:proofErr w:type="spellEnd"/>
      <w:r w:rsidRPr="00204E3C">
        <w:rPr>
          <w:color w:val="00B050"/>
          <w:lang w:val="pt-BR"/>
        </w:rPr>
        <w:t xml:space="preserve"> trata o grande volume de informação: </w:t>
      </w:r>
      <w:proofErr w:type="spellStart"/>
      <w:r w:rsidRPr="00204E3C">
        <w:rPr>
          <w:color w:val="00B050"/>
          <w:lang w:val="pt-BR"/>
        </w:rPr>
        <w:t>collapse</w:t>
      </w:r>
      <w:proofErr w:type="spellEnd"/>
      <w:r w:rsidRPr="00204E3C">
        <w:rPr>
          <w:color w:val="00B050"/>
          <w:lang w:val="pt-BR"/>
        </w:rPr>
        <w:t>.</w:t>
      </w:r>
    </w:p>
  </w:comment>
  <w:comment w:id="1223" w:author="Leonardo Murta" w:date="2014-06-16T21:32:00Z" w:initials="LM">
    <w:p w14:paraId="253D9E67" w14:textId="77777777" w:rsidR="0058575D" w:rsidRPr="000016B9" w:rsidRDefault="0058575D">
      <w:pPr>
        <w:pStyle w:val="Textodecomentrio"/>
        <w:rPr>
          <w:lang w:val="pt-BR"/>
        </w:rPr>
      </w:pPr>
      <w:r>
        <w:rPr>
          <w:rStyle w:val="Refdecomentrio"/>
        </w:rPr>
        <w:annotationRef/>
      </w:r>
      <w:r w:rsidRPr="000016B9">
        <w:rPr>
          <w:lang w:val="pt-BR"/>
        </w:rPr>
        <w:t>Aqui tem uma informação menos relevante para a abordagem, que poderia migrar para a seção que irá falar da implementação.</w:t>
      </w:r>
    </w:p>
    <w:p w14:paraId="3FE79A70" w14:textId="77777777" w:rsidR="0058575D" w:rsidRPr="000016B9" w:rsidRDefault="0058575D">
      <w:pPr>
        <w:pStyle w:val="Textodecomentrio"/>
        <w:rPr>
          <w:lang w:val="pt-BR"/>
        </w:rPr>
      </w:pPr>
    </w:p>
    <w:p w14:paraId="68E4DAD3" w14:textId="6EBBEFC7" w:rsidR="0058575D" w:rsidRPr="000016B9" w:rsidRDefault="0058575D">
      <w:pPr>
        <w:pStyle w:val="Textodecomentrio"/>
        <w:rPr>
          <w:lang w:val="pt-BR"/>
        </w:rPr>
      </w:pPr>
      <w:r w:rsidRPr="000016B9">
        <w:rPr>
          <w:lang w:val="pt-BR"/>
        </w:rPr>
        <w:t xml:space="preserve">O que senti falta de ser falado na abordagem é sobre como </w:t>
      </w:r>
      <w:proofErr w:type="spellStart"/>
      <w:r w:rsidRPr="000016B9">
        <w:rPr>
          <w:lang w:val="pt-BR"/>
        </w:rPr>
        <w:t>vc</w:t>
      </w:r>
      <w:proofErr w:type="spellEnd"/>
      <w:r w:rsidRPr="000016B9">
        <w:rPr>
          <w:lang w:val="pt-BR"/>
        </w:rPr>
        <w:t xml:space="preserve"> trata o grande volume de informação: </w:t>
      </w:r>
      <w:proofErr w:type="spellStart"/>
      <w:r w:rsidRPr="000016B9">
        <w:rPr>
          <w:lang w:val="pt-BR"/>
        </w:rPr>
        <w:t>collapse</w:t>
      </w:r>
      <w:proofErr w:type="spellEnd"/>
      <w:r w:rsidRPr="000016B9">
        <w:rPr>
          <w:lang w:val="pt-BR"/>
        </w:rPr>
        <w:t>.</w:t>
      </w:r>
    </w:p>
  </w:comment>
  <w:comment w:id="1229" w:author="Leonardo Murta" w:date="2014-06-16T21:32:00Z" w:initials="LM">
    <w:p w14:paraId="2E67E4B5" w14:textId="77777777" w:rsidR="0058575D" w:rsidRPr="00204E3C" w:rsidRDefault="0058575D" w:rsidP="0086752E">
      <w:pPr>
        <w:pStyle w:val="Textodecomentrio"/>
        <w:rPr>
          <w:color w:val="00B050"/>
          <w:lang w:val="pt-BR"/>
        </w:rPr>
      </w:pPr>
      <w:r>
        <w:rPr>
          <w:rStyle w:val="Refdecomentrio"/>
        </w:rPr>
        <w:annotationRef/>
      </w:r>
      <w:r w:rsidRPr="00204E3C">
        <w:rPr>
          <w:color w:val="00B050"/>
          <w:lang w:val="pt-BR"/>
        </w:rPr>
        <w:t>Aqui tem uma informação menos relevante para a abordagem, que poderia migrar para a seção que irá falar da implementação.</w:t>
      </w:r>
    </w:p>
    <w:p w14:paraId="62BDB072" w14:textId="77777777" w:rsidR="0058575D" w:rsidRPr="00204E3C" w:rsidRDefault="0058575D" w:rsidP="0086752E">
      <w:pPr>
        <w:pStyle w:val="Textodecomentrio"/>
        <w:rPr>
          <w:color w:val="00B050"/>
          <w:lang w:val="pt-BR"/>
        </w:rPr>
      </w:pPr>
    </w:p>
    <w:p w14:paraId="2226E433" w14:textId="77777777" w:rsidR="0058575D" w:rsidRPr="000016B9" w:rsidRDefault="0058575D" w:rsidP="0086752E">
      <w:pPr>
        <w:pStyle w:val="Textodecomentrio"/>
        <w:rPr>
          <w:lang w:val="pt-BR"/>
        </w:rPr>
      </w:pPr>
      <w:r w:rsidRPr="00204E3C">
        <w:rPr>
          <w:color w:val="00B050"/>
          <w:lang w:val="pt-BR"/>
        </w:rPr>
        <w:t xml:space="preserve">O que senti falta de ser falado na abordagem é sobre como </w:t>
      </w:r>
      <w:proofErr w:type="spellStart"/>
      <w:r w:rsidRPr="00204E3C">
        <w:rPr>
          <w:color w:val="00B050"/>
          <w:lang w:val="pt-BR"/>
        </w:rPr>
        <w:t>vc</w:t>
      </w:r>
      <w:proofErr w:type="spellEnd"/>
      <w:r w:rsidRPr="00204E3C">
        <w:rPr>
          <w:color w:val="00B050"/>
          <w:lang w:val="pt-BR"/>
        </w:rPr>
        <w:t xml:space="preserve"> trata o grande volume de informação: </w:t>
      </w:r>
      <w:proofErr w:type="spellStart"/>
      <w:r w:rsidRPr="00204E3C">
        <w:rPr>
          <w:color w:val="00B050"/>
          <w:lang w:val="pt-BR"/>
        </w:rPr>
        <w:t>collapse</w:t>
      </w:r>
      <w:proofErr w:type="spellEnd"/>
      <w:r w:rsidRPr="00204E3C">
        <w:rPr>
          <w:color w:val="00B050"/>
          <w:lang w:val="pt-BR"/>
        </w:rPr>
        <w:t>.</w:t>
      </w:r>
    </w:p>
  </w:comment>
  <w:comment w:id="1244" w:author="Leonardo Murta" w:date="2014-06-16T21:38:00Z" w:initials="LM">
    <w:p w14:paraId="3AEAA4AC" w14:textId="6861CF87" w:rsidR="0058575D" w:rsidRPr="000016B9" w:rsidRDefault="0058575D">
      <w:pPr>
        <w:pStyle w:val="Textodecomentrio"/>
        <w:rPr>
          <w:lang w:val="pt-BR"/>
        </w:rPr>
      </w:pPr>
      <w:r>
        <w:rPr>
          <w:rStyle w:val="Refdecomentrio"/>
        </w:rPr>
        <w:annotationRef/>
      </w:r>
      <w:r w:rsidRPr="000016B9">
        <w:rPr>
          <w:lang w:val="pt-BR"/>
        </w:rPr>
        <w:t xml:space="preserve">Que tal se essa seção de abordagem for subdividida com uma subseção por </w:t>
      </w:r>
      <w:proofErr w:type="spellStart"/>
      <w:r w:rsidRPr="000016B9">
        <w:rPr>
          <w:lang w:val="pt-BR"/>
        </w:rPr>
        <w:t>view</w:t>
      </w:r>
      <w:proofErr w:type="spellEnd"/>
      <w:r w:rsidRPr="000016B9">
        <w:rPr>
          <w:lang w:val="pt-BR"/>
        </w:rPr>
        <w:t xml:space="preserve">? Aí a discussão de </w:t>
      </w:r>
      <w:proofErr w:type="spellStart"/>
      <w:r w:rsidRPr="000016B9">
        <w:rPr>
          <w:lang w:val="pt-BR"/>
        </w:rPr>
        <w:t>levels</w:t>
      </w:r>
      <w:proofErr w:type="spellEnd"/>
      <w:r w:rsidRPr="000016B9">
        <w:rPr>
          <w:lang w:val="pt-BR"/>
        </w:rPr>
        <w:t xml:space="preserve"> </w:t>
      </w:r>
      <w:proofErr w:type="spellStart"/>
      <w:r w:rsidRPr="000016B9">
        <w:rPr>
          <w:lang w:val="pt-BR"/>
        </w:rPr>
        <w:t>of</w:t>
      </w:r>
      <w:proofErr w:type="spellEnd"/>
      <w:r w:rsidRPr="000016B9">
        <w:rPr>
          <w:lang w:val="pt-BR"/>
        </w:rPr>
        <w:t xml:space="preserve"> </w:t>
      </w:r>
      <w:proofErr w:type="spellStart"/>
      <w:r w:rsidRPr="000016B9">
        <w:rPr>
          <w:lang w:val="pt-BR"/>
        </w:rPr>
        <w:t>detail</w:t>
      </w:r>
      <w:proofErr w:type="spellEnd"/>
      <w:r w:rsidRPr="000016B9">
        <w:rPr>
          <w:lang w:val="pt-BR"/>
        </w:rPr>
        <w:t xml:space="preserve"> viria antes de entrar nas subseções. Por fim, a parte de implementação poderia ser uma seção após a seção de abordagem. Ela </w:t>
      </w:r>
      <w:proofErr w:type="spellStart"/>
      <w:r w:rsidRPr="000016B9">
        <w:rPr>
          <w:lang w:val="pt-BR"/>
        </w:rPr>
        <w:t>sera</w:t>
      </w:r>
      <w:proofErr w:type="spellEnd"/>
      <w:r w:rsidRPr="000016B9">
        <w:rPr>
          <w:lang w:val="pt-BR"/>
        </w:rPr>
        <w:t xml:space="preserve"> menor, mas não tem problema.</w:t>
      </w:r>
    </w:p>
  </w:comment>
  <w:comment w:id="1248" w:author="Leonardo Murta" w:date="2014-06-16T21:41:00Z" w:initials="LM">
    <w:p w14:paraId="6E6E038E" w14:textId="0F585E49" w:rsidR="0058575D" w:rsidRPr="000016B9" w:rsidRDefault="0058575D">
      <w:pPr>
        <w:pStyle w:val="Textodecomentrio"/>
        <w:rPr>
          <w:lang w:val="pt-BR"/>
        </w:rPr>
      </w:pPr>
      <w:r>
        <w:rPr>
          <w:rStyle w:val="Refdecomentrio"/>
        </w:rPr>
        <w:annotationRef/>
      </w:r>
      <w:r w:rsidRPr="000016B9">
        <w:rPr>
          <w:lang w:val="pt-BR"/>
        </w:rPr>
        <w:t xml:space="preserve">Comentário importante: estou sentindo falta de uma articulação maior entre a motivação/objetivo apresentado na </w:t>
      </w:r>
      <w:proofErr w:type="spellStart"/>
      <w:r w:rsidRPr="000016B9">
        <w:rPr>
          <w:lang w:val="pt-BR"/>
        </w:rPr>
        <w:t>introduceão</w:t>
      </w:r>
      <w:proofErr w:type="spellEnd"/>
      <w:r w:rsidRPr="000016B9">
        <w:rPr>
          <w:lang w:val="pt-BR"/>
        </w:rPr>
        <w:t xml:space="preserve"> e cada uma das visões. Aqui </w:t>
      </w:r>
      <w:proofErr w:type="spellStart"/>
      <w:r w:rsidRPr="000016B9">
        <w:rPr>
          <w:lang w:val="pt-BR"/>
        </w:rPr>
        <w:t>vc</w:t>
      </w:r>
      <w:proofErr w:type="spellEnd"/>
      <w:r w:rsidRPr="000016B9">
        <w:rPr>
          <w:lang w:val="pt-BR"/>
        </w:rPr>
        <w:t xml:space="preserve"> fala da visão já caindo dentro de como ela funciona. Mas seria legal termos uma discussão de qual questão está sendo tratada por essa visão, como ela responde essa questão, etc. Isso vale para as demais tb. Assim, o leitor saberá por que cada uma das visões existe.</w:t>
      </w:r>
    </w:p>
  </w:comment>
  <w:comment w:id="1257" w:author="Leonardo Murta" w:date="2014-06-16T21:42:00Z" w:initials="LM">
    <w:p w14:paraId="63D2404B" w14:textId="6171B69B" w:rsidR="0058575D" w:rsidRPr="009D551C" w:rsidRDefault="0058575D">
      <w:pPr>
        <w:pStyle w:val="Textodecomentrio"/>
        <w:rPr>
          <w:color w:val="00B050"/>
          <w:lang w:val="pt-BR"/>
        </w:rPr>
      </w:pPr>
      <w:r>
        <w:rPr>
          <w:rStyle w:val="Refdecomentrio"/>
        </w:rPr>
        <w:annotationRef/>
      </w:r>
      <w:proofErr w:type="spellStart"/>
      <w:r w:rsidRPr="009D551C">
        <w:rPr>
          <w:color w:val="00B050"/>
          <w:lang w:val="pt-BR"/>
        </w:rPr>
        <w:t>Your</w:t>
      </w:r>
      <w:proofErr w:type="spellEnd"/>
      <w:r w:rsidRPr="009D551C">
        <w:rPr>
          <w:color w:val="00B050"/>
          <w:lang w:val="pt-BR"/>
        </w:rPr>
        <w:t xml:space="preserve"> quem? O leitor não tem clone!</w:t>
      </w:r>
    </w:p>
  </w:comment>
  <w:comment w:id="1267" w:author="Leonardo Murta" w:date="2014-06-16T21:43:00Z" w:initials="LM">
    <w:p w14:paraId="33F95FEB" w14:textId="386FAB7E" w:rsidR="0058575D" w:rsidRPr="0063204F" w:rsidRDefault="0058575D">
      <w:pPr>
        <w:pStyle w:val="Textodecomentrio"/>
        <w:rPr>
          <w:color w:val="00B050"/>
          <w:lang w:val="pt-BR"/>
        </w:rPr>
      </w:pPr>
      <w:r>
        <w:rPr>
          <w:rStyle w:val="Refdecomentrio"/>
        </w:rPr>
        <w:annotationRef/>
      </w:r>
      <w:r w:rsidRPr="0063204F">
        <w:rPr>
          <w:color w:val="00B050"/>
          <w:lang w:val="pt-BR"/>
        </w:rPr>
        <w:t xml:space="preserve">Isso merecia uma discussão mais profunda. </w:t>
      </w:r>
    </w:p>
  </w:comment>
  <w:comment w:id="1276" w:author="Leonardo Murta" w:date="2014-06-16T21:44:00Z" w:initials="LM">
    <w:p w14:paraId="2F12D8BE" w14:textId="5918F726" w:rsidR="0058575D" w:rsidRPr="0063204F" w:rsidRDefault="0058575D">
      <w:pPr>
        <w:pStyle w:val="Textodecomentrio"/>
        <w:rPr>
          <w:color w:val="00B050"/>
          <w:lang w:val="pt-BR"/>
        </w:rPr>
      </w:pPr>
      <w:r>
        <w:rPr>
          <w:rStyle w:val="Refdecomentrio"/>
        </w:rPr>
        <w:annotationRef/>
      </w:r>
      <w:r w:rsidRPr="0063204F">
        <w:rPr>
          <w:color w:val="00B050"/>
          <w:lang w:val="pt-BR"/>
        </w:rPr>
        <w:t>E para que serve ter um nó selecionado?</w:t>
      </w:r>
    </w:p>
  </w:comment>
  <w:comment w:id="1255" w:author="Leonardo Murta" w:date="2014-06-16T21:42:00Z" w:initials="LM">
    <w:p w14:paraId="02D5CFB5" w14:textId="5F5DDB71" w:rsidR="0058575D" w:rsidRPr="0063204F" w:rsidRDefault="0058575D">
      <w:pPr>
        <w:pStyle w:val="Textodecomentrio"/>
        <w:rPr>
          <w:color w:val="00B050"/>
          <w:lang w:val="pt-BR"/>
        </w:rPr>
      </w:pPr>
      <w:r>
        <w:rPr>
          <w:rStyle w:val="Refdecomentrio"/>
        </w:rPr>
        <w:annotationRef/>
      </w:r>
      <w:r w:rsidRPr="0063204F">
        <w:rPr>
          <w:color w:val="00B050"/>
          <w:lang w:val="pt-BR"/>
        </w:rPr>
        <w:t xml:space="preserve">Novamente, </w:t>
      </w:r>
      <w:proofErr w:type="spellStart"/>
      <w:r w:rsidRPr="0063204F">
        <w:rPr>
          <w:color w:val="00B050"/>
          <w:lang w:val="pt-BR"/>
        </w:rPr>
        <w:t>bullet</w:t>
      </w:r>
      <w:proofErr w:type="spellEnd"/>
      <w:r w:rsidRPr="0063204F">
        <w:rPr>
          <w:color w:val="00B050"/>
          <w:lang w:val="pt-BR"/>
        </w:rPr>
        <w:t xml:space="preserve"> aqui chama a atenção para algo que não é o essencial. Colocaria como parágrafo comum.</w:t>
      </w:r>
    </w:p>
  </w:comment>
  <w:comment w:id="1293" w:author="Leonardo Murta" w:date="2014-06-16T20:51:00Z" w:initials="LM">
    <w:p w14:paraId="214EFEC4" w14:textId="77777777" w:rsidR="0058575D" w:rsidRPr="000016B9" w:rsidRDefault="0058575D" w:rsidP="006F0A02">
      <w:pPr>
        <w:pStyle w:val="Textodecomentrio"/>
        <w:rPr>
          <w:lang w:val="pt-BR"/>
        </w:rPr>
      </w:pPr>
      <w:r>
        <w:rPr>
          <w:rStyle w:val="Refdecomentrio"/>
        </w:rPr>
        <w:annotationRef/>
      </w:r>
      <w:r w:rsidRPr="006F0A02">
        <w:rPr>
          <w:color w:val="00B050"/>
          <w:lang w:val="pt-BR"/>
        </w:rPr>
        <w:t>Isso aqui é bastante operacional, e poderia vir como última subseção dessa seção.</w:t>
      </w:r>
    </w:p>
  </w:comment>
  <w:comment w:id="1327" w:author="Leonardo Murta" w:date="2014-06-16T21:50:00Z" w:initials="LM">
    <w:p w14:paraId="3A15CDBF" w14:textId="636B1848" w:rsidR="0058575D" w:rsidRPr="000016B9" w:rsidRDefault="0058575D">
      <w:pPr>
        <w:pStyle w:val="Textodecomentrio"/>
        <w:rPr>
          <w:lang w:val="pt-BR"/>
        </w:rPr>
      </w:pPr>
      <w:r>
        <w:rPr>
          <w:rStyle w:val="Refdecomentrio"/>
        </w:rPr>
        <w:annotationRef/>
      </w:r>
      <w:r w:rsidRPr="00F63703">
        <w:rPr>
          <w:color w:val="00B050"/>
          <w:lang w:val="pt-BR"/>
        </w:rPr>
        <w:t xml:space="preserve">Repare que </w:t>
      </w:r>
      <w:proofErr w:type="spellStart"/>
      <w:r w:rsidRPr="00F63703">
        <w:rPr>
          <w:color w:val="00B050"/>
          <w:lang w:val="pt-BR"/>
        </w:rPr>
        <w:t>vc</w:t>
      </w:r>
      <w:proofErr w:type="spellEnd"/>
      <w:r w:rsidRPr="00F63703">
        <w:rPr>
          <w:color w:val="00B050"/>
          <w:lang w:val="pt-BR"/>
        </w:rPr>
        <w:t xml:space="preserve"> está muito preso à sintaxe e menos preocupado com a semântica (reparei isso desde a seção anterior). O fato da avaliação ser </w:t>
      </w:r>
      <w:proofErr w:type="spellStart"/>
      <w:r w:rsidRPr="00F63703">
        <w:rPr>
          <w:color w:val="00B050"/>
          <w:lang w:val="pt-BR"/>
        </w:rPr>
        <w:t>quantitative</w:t>
      </w:r>
      <w:proofErr w:type="spellEnd"/>
      <w:r w:rsidRPr="00F63703">
        <w:rPr>
          <w:color w:val="00B050"/>
          <w:lang w:val="pt-BR"/>
        </w:rPr>
        <w:t xml:space="preserve"> ou qualitativa é secundário. O mais importante é: o que foi avaliado e por que? Novamente, deveria haver uma ligação com o que está motivando o trabalho, lá na introdução. O leitor só deveria entrar nas subseções depois de ter uma percepção do todo. Ele precisa estar convencido que </w:t>
      </w:r>
      <w:proofErr w:type="spellStart"/>
      <w:r w:rsidRPr="00F63703">
        <w:rPr>
          <w:color w:val="00B050"/>
          <w:lang w:val="pt-BR"/>
        </w:rPr>
        <w:t>vc</w:t>
      </w:r>
      <w:proofErr w:type="spellEnd"/>
      <w:r w:rsidRPr="00F63703">
        <w:rPr>
          <w:color w:val="00B050"/>
          <w:lang w:val="pt-BR"/>
        </w:rPr>
        <w:t xml:space="preserve"> está avaliando o que deve mesmo ser avaliado. Ele vai julgar isso em função do que você ensinou a ele na introdução.</w:t>
      </w:r>
    </w:p>
  </w:comment>
  <w:comment w:id="1591" w:author="Leonardo Murta" w:date="2014-06-16T21:55:00Z" w:initials="LM">
    <w:p w14:paraId="193E58F7" w14:textId="77777777" w:rsidR="0058575D" w:rsidRPr="004C1305" w:rsidRDefault="0058575D">
      <w:pPr>
        <w:pStyle w:val="Textodecomentrio"/>
        <w:rPr>
          <w:color w:val="FF0000"/>
          <w:lang w:val="pt-BR"/>
        </w:rPr>
      </w:pPr>
      <w:r>
        <w:rPr>
          <w:rStyle w:val="Refdecomentrio"/>
        </w:rPr>
        <w:annotationRef/>
      </w:r>
      <w:r w:rsidRPr="004C1305">
        <w:rPr>
          <w:color w:val="FF0000"/>
          <w:lang w:val="pt-BR"/>
        </w:rPr>
        <w:t xml:space="preserve">Acho que essa é a primeira vez que vejo a preocupação “desempenho” surgir no </w:t>
      </w:r>
      <w:proofErr w:type="spellStart"/>
      <w:r w:rsidRPr="004C1305">
        <w:rPr>
          <w:color w:val="FF0000"/>
          <w:lang w:val="pt-BR"/>
        </w:rPr>
        <w:t>paper</w:t>
      </w:r>
      <w:proofErr w:type="spellEnd"/>
      <w:r w:rsidRPr="004C1305">
        <w:rPr>
          <w:color w:val="FF0000"/>
          <w:lang w:val="pt-BR"/>
        </w:rPr>
        <w:t xml:space="preserve">. O leitor vai </w:t>
      </w:r>
      <w:proofErr w:type="spellStart"/>
      <w:r w:rsidRPr="004C1305">
        <w:rPr>
          <w:color w:val="FF0000"/>
          <w:lang w:val="pt-BR"/>
        </w:rPr>
        <w:t>questioner</w:t>
      </w:r>
      <w:proofErr w:type="spellEnd"/>
      <w:r w:rsidRPr="004C1305">
        <w:rPr>
          <w:color w:val="FF0000"/>
          <w:lang w:val="pt-BR"/>
        </w:rPr>
        <w:t xml:space="preserve"> a relevância disso. A saída não é abortar esse experimento, mas sim </w:t>
      </w:r>
      <w:proofErr w:type="spellStart"/>
      <w:r w:rsidRPr="004C1305">
        <w:rPr>
          <w:color w:val="FF0000"/>
          <w:lang w:val="pt-BR"/>
        </w:rPr>
        <w:t>preparer</w:t>
      </w:r>
      <w:proofErr w:type="spellEnd"/>
      <w:r w:rsidRPr="004C1305">
        <w:rPr>
          <w:color w:val="FF0000"/>
          <w:lang w:val="pt-BR"/>
        </w:rPr>
        <w:t xml:space="preserve"> o leitor desde a </w:t>
      </w:r>
      <w:proofErr w:type="spellStart"/>
      <w:r w:rsidRPr="004C1305">
        <w:rPr>
          <w:color w:val="FF0000"/>
          <w:lang w:val="pt-BR"/>
        </w:rPr>
        <w:t>motivicão</w:t>
      </w:r>
      <w:proofErr w:type="spellEnd"/>
      <w:r w:rsidRPr="004C1305">
        <w:rPr>
          <w:color w:val="FF0000"/>
          <w:lang w:val="pt-BR"/>
        </w:rPr>
        <w:t>. Veja o que pode ser feito:</w:t>
      </w:r>
    </w:p>
    <w:p w14:paraId="248B5036" w14:textId="77777777" w:rsidR="0058575D" w:rsidRPr="004C1305" w:rsidRDefault="0058575D">
      <w:pPr>
        <w:pStyle w:val="Textodecomentrio"/>
        <w:rPr>
          <w:color w:val="FF0000"/>
          <w:lang w:val="pt-BR"/>
        </w:rPr>
      </w:pPr>
      <w:r w:rsidRPr="004C1305">
        <w:rPr>
          <w:color w:val="FF0000"/>
          <w:lang w:val="pt-BR"/>
        </w:rPr>
        <w:t>- Na introdução, trazer a questão de desempenho, justificando por que isso é relevante e por que isso é um desafio.</w:t>
      </w:r>
    </w:p>
    <w:p w14:paraId="0972799B" w14:textId="77777777" w:rsidR="0058575D" w:rsidRPr="004C1305" w:rsidRDefault="0058575D">
      <w:pPr>
        <w:pStyle w:val="Textodecomentrio"/>
        <w:rPr>
          <w:color w:val="FF0000"/>
          <w:lang w:val="pt-BR"/>
        </w:rPr>
      </w:pPr>
      <w:r w:rsidRPr="004C1305">
        <w:rPr>
          <w:color w:val="FF0000"/>
          <w:lang w:val="pt-BR"/>
        </w:rPr>
        <w:t>- Na abordagem, discutir aspectos que visam um alto desempenho. Por exemplo, como são os algoritmos de sincronismo que você implementou? Isso não foi discutido lá.</w:t>
      </w:r>
    </w:p>
    <w:p w14:paraId="7225AF6E" w14:textId="73F33125" w:rsidR="0058575D" w:rsidRPr="004C1305" w:rsidRDefault="0058575D">
      <w:pPr>
        <w:pStyle w:val="Textodecomentrio"/>
        <w:rPr>
          <w:color w:val="FF0000"/>
          <w:lang w:val="pt-BR"/>
        </w:rPr>
      </w:pPr>
      <w:r w:rsidRPr="004C1305">
        <w:rPr>
          <w:color w:val="FF0000"/>
          <w:lang w:val="pt-BR"/>
        </w:rPr>
        <w:t>Por fim, recomendo deixar essa avaliação para o final e focar primeiro na avaliação funcional. Em última instância, desempenho é algo necessário, mas não é a razão do trabalho (diferentemente de trabalhos em algoritmos, por exemplo, que basicamente tentam fazer o que outros fazem só que mais rápido).</w:t>
      </w:r>
    </w:p>
    <w:p w14:paraId="68DD2C77" w14:textId="77777777" w:rsidR="0058575D" w:rsidRPr="004C1305" w:rsidRDefault="0058575D">
      <w:pPr>
        <w:pStyle w:val="Textodecomentrio"/>
        <w:rPr>
          <w:color w:val="FF0000"/>
          <w:lang w:val="pt-BR"/>
        </w:rPr>
      </w:pPr>
    </w:p>
    <w:p w14:paraId="07FFCC6B" w14:textId="2DE04374" w:rsidR="0058575D" w:rsidRPr="000016B9" w:rsidRDefault="0058575D">
      <w:pPr>
        <w:pStyle w:val="Textodecomentrio"/>
        <w:rPr>
          <w:lang w:val="pt-BR"/>
        </w:rPr>
      </w:pPr>
      <w:r w:rsidRPr="004C1305">
        <w:rPr>
          <w:color w:val="FF0000"/>
          <w:lang w:val="pt-BR"/>
        </w:rPr>
        <w:t>Resp.: Incluí os algoritmos na seção III-C, mas acho que acabou ficando longo e deixando o artigo longo demais, o que você acha? Também incluí uma questão de pesquisa na introdução, à qual procuro responder na seção V-B</w:t>
      </w:r>
    </w:p>
  </w:comment>
  <w:comment w:id="1706" w:author="Leonardo Murta" w:date="2014-06-17T13:43:00Z" w:initials="LM">
    <w:p w14:paraId="19D1AC6D" w14:textId="77777777" w:rsidR="0058575D" w:rsidRPr="000016B9" w:rsidRDefault="0058575D" w:rsidP="00204E3C">
      <w:pPr>
        <w:pStyle w:val="Textodecomentrio"/>
        <w:rPr>
          <w:lang w:val="pt-BR"/>
        </w:rPr>
      </w:pPr>
      <w:r>
        <w:rPr>
          <w:rStyle w:val="Refdecomentrio"/>
        </w:rPr>
        <w:annotationRef/>
      </w:r>
      <w:r w:rsidRPr="000016B9">
        <w:rPr>
          <w:lang w:val="pt-BR"/>
        </w:rPr>
        <w:t>Qual a diferença entre “</w:t>
      </w:r>
      <w:proofErr w:type="spellStart"/>
      <w:r w:rsidRPr="000016B9">
        <w:rPr>
          <w:lang w:val="pt-BR"/>
        </w:rPr>
        <w:t>the</w:t>
      </w:r>
      <w:proofErr w:type="spellEnd"/>
      <w:r w:rsidRPr="000016B9">
        <w:rPr>
          <w:lang w:val="pt-BR"/>
        </w:rPr>
        <w:t xml:space="preserve"> monitor” e DyeVC? Não seria melhor usar DyeVC?</w:t>
      </w:r>
    </w:p>
  </w:comment>
  <w:comment w:id="1723" w:author="Leonardo Murta" w:date="2014-06-17T13:43:00Z" w:initials="LM">
    <w:p w14:paraId="1BD09316" w14:textId="77777777" w:rsidR="0058575D" w:rsidRPr="000016B9" w:rsidRDefault="0058575D" w:rsidP="00204E3C">
      <w:pPr>
        <w:pStyle w:val="Textodecomentrio"/>
        <w:rPr>
          <w:lang w:val="pt-BR"/>
        </w:rPr>
      </w:pPr>
      <w:r>
        <w:rPr>
          <w:rStyle w:val="Refdecomentrio"/>
        </w:rPr>
        <w:annotationRef/>
      </w:r>
      <w:r w:rsidRPr="00F63703">
        <w:rPr>
          <w:color w:val="00B050"/>
          <w:lang w:val="pt-BR"/>
        </w:rPr>
        <w:t>Implementação.</w:t>
      </w:r>
    </w:p>
  </w:comment>
  <w:comment w:id="1625" w:author="Leonardo Murta" w:date="2014-06-17T13:40:00Z" w:initials="LM">
    <w:p w14:paraId="2BA78364" w14:textId="77777777" w:rsidR="0058575D" w:rsidRPr="000016B9" w:rsidRDefault="0058575D" w:rsidP="00204E3C">
      <w:pPr>
        <w:pStyle w:val="Textodecomentrio"/>
        <w:rPr>
          <w:lang w:val="pt-BR"/>
        </w:rPr>
      </w:pPr>
      <w:r>
        <w:rPr>
          <w:rStyle w:val="Refdecomentrio"/>
        </w:rPr>
        <w:annotationRef/>
      </w:r>
      <w:r w:rsidRPr="00F63703">
        <w:rPr>
          <w:color w:val="00B050"/>
          <w:lang w:val="pt-BR"/>
        </w:rPr>
        <w:t xml:space="preserve">Novamente, </w:t>
      </w:r>
      <w:proofErr w:type="spellStart"/>
      <w:r w:rsidRPr="00F63703">
        <w:rPr>
          <w:color w:val="00B050"/>
          <w:lang w:val="pt-BR"/>
        </w:rPr>
        <w:t>bullet</w:t>
      </w:r>
      <w:proofErr w:type="spellEnd"/>
      <w:r w:rsidRPr="00F63703">
        <w:rPr>
          <w:color w:val="00B050"/>
          <w:lang w:val="pt-BR"/>
        </w:rPr>
        <w:t xml:space="preserve"> chama a atenção para itens que não são tão importantes. Poderia ser um parágrafo de texto.</w:t>
      </w:r>
    </w:p>
  </w:comment>
  <w:comment w:id="1791" w:author="Leonardo Murta" w:date="2014-06-17T13:45:00Z" w:initials="LM">
    <w:p w14:paraId="54686958" w14:textId="77777777" w:rsidR="0058575D" w:rsidRPr="00281AAE" w:rsidRDefault="0058575D" w:rsidP="00204E3C">
      <w:pPr>
        <w:pStyle w:val="Textodecomentrio"/>
        <w:rPr>
          <w:color w:val="00B050"/>
          <w:lang w:val="pt-BR"/>
        </w:rPr>
      </w:pPr>
      <w:r w:rsidRPr="00281AAE">
        <w:rPr>
          <w:rStyle w:val="Refdecomentrio"/>
          <w:color w:val="00B050"/>
        </w:rPr>
        <w:annotationRef/>
      </w:r>
      <w:r w:rsidRPr="00281AAE">
        <w:rPr>
          <w:color w:val="00B050"/>
          <w:lang w:val="pt-BR"/>
        </w:rPr>
        <w:t xml:space="preserve">Isso aqui seria fácil de </w:t>
      </w:r>
      <w:proofErr w:type="spellStart"/>
      <w:r w:rsidRPr="00281AAE">
        <w:rPr>
          <w:color w:val="00B050"/>
          <w:lang w:val="pt-BR"/>
        </w:rPr>
        <w:t>vc</w:t>
      </w:r>
      <w:proofErr w:type="spellEnd"/>
      <w:r w:rsidRPr="00281AAE">
        <w:rPr>
          <w:color w:val="00B050"/>
          <w:lang w:val="pt-BR"/>
        </w:rPr>
        <w:t xml:space="preserve"> mostrar de forma matemática. Calcule a correlação entre cada métrica de tamanho e a métrica de desempenho de interesse. Aí </w:t>
      </w:r>
      <w:proofErr w:type="spellStart"/>
      <w:r w:rsidRPr="00281AAE">
        <w:rPr>
          <w:color w:val="00B050"/>
          <w:lang w:val="pt-BR"/>
        </w:rPr>
        <w:t>vc</w:t>
      </w:r>
      <w:proofErr w:type="spellEnd"/>
      <w:r w:rsidRPr="00281AAE">
        <w:rPr>
          <w:color w:val="00B050"/>
          <w:lang w:val="pt-BR"/>
        </w:rPr>
        <w:t xml:space="preserve"> poderia afirmar com mais propriedade aqui, mostrando o valor da correlação.</w:t>
      </w:r>
    </w:p>
  </w:comment>
  <w:comment w:id="1821" w:author="Leonardo Murta" w:date="2014-06-17T13:46:00Z" w:initials="LM">
    <w:p w14:paraId="449E42E3" w14:textId="77777777" w:rsidR="0058575D" w:rsidRPr="00D438B5" w:rsidRDefault="0058575D" w:rsidP="00204E3C">
      <w:pPr>
        <w:pStyle w:val="Textodecomentrio"/>
        <w:rPr>
          <w:color w:val="00B050"/>
          <w:lang w:val="pt-BR"/>
        </w:rPr>
      </w:pPr>
      <w:r>
        <w:rPr>
          <w:rStyle w:val="Refdecomentrio"/>
        </w:rPr>
        <w:annotationRef/>
      </w:r>
      <w:r w:rsidRPr="00D438B5">
        <w:rPr>
          <w:color w:val="00B050"/>
          <w:lang w:val="pt-BR"/>
        </w:rPr>
        <w:t xml:space="preserve">Por que esse está entre aspas e os </w:t>
      </w:r>
      <w:proofErr w:type="spellStart"/>
      <w:r w:rsidRPr="00D438B5">
        <w:rPr>
          <w:color w:val="00B050"/>
          <w:lang w:val="pt-BR"/>
        </w:rPr>
        <w:t>Insert</w:t>
      </w:r>
      <w:proofErr w:type="spellEnd"/>
      <w:r w:rsidRPr="00D438B5">
        <w:rPr>
          <w:color w:val="00B050"/>
          <w:lang w:val="pt-BR"/>
        </w:rPr>
        <w:t>… não.</w:t>
      </w:r>
    </w:p>
  </w:comment>
  <w:comment w:id="1820" w:author="Leonardo Murta" w:date="2014-06-17T13:47:00Z" w:initials="LM">
    <w:p w14:paraId="0678EA37" w14:textId="77777777" w:rsidR="0058575D" w:rsidRPr="000016B9" w:rsidRDefault="0058575D" w:rsidP="00204E3C">
      <w:pPr>
        <w:pStyle w:val="Textodecomentrio"/>
        <w:rPr>
          <w:lang w:val="pt-BR"/>
        </w:rPr>
      </w:pPr>
      <w:r>
        <w:rPr>
          <w:rStyle w:val="Refdecomentrio"/>
        </w:rPr>
        <w:annotationRef/>
      </w:r>
      <w:r w:rsidRPr="00281AAE">
        <w:rPr>
          <w:color w:val="00B050"/>
          <w:lang w:val="pt-BR"/>
        </w:rPr>
        <w:t>Frase muito longa.</w:t>
      </w:r>
    </w:p>
  </w:comment>
  <w:comment w:id="1836" w:author="Leonardo Murta" w:date="2014-06-17T13:49:00Z" w:initials="LM">
    <w:p w14:paraId="67BDFB19" w14:textId="77777777" w:rsidR="0058575D" w:rsidRPr="002B4E6B" w:rsidRDefault="0058575D" w:rsidP="00204E3C">
      <w:pPr>
        <w:pStyle w:val="Textodecomentrio"/>
        <w:rPr>
          <w:color w:val="FF0000"/>
          <w:lang w:val="pt-BR"/>
        </w:rPr>
      </w:pPr>
      <w:r>
        <w:rPr>
          <w:rStyle w:val="Refdecomentrio"/>
        </w:rPr>
        <w:annotationRef/>
      </w:r>
      <w:r w:rsidRPr="002B4E6B">
        <w:rPr>
          <w:color w:val="FF0000"/>
          <w:lang w:val="pt-BR"/>
        </w:rPr>
        <w:t xml:space="preserve">Como assim? Explique essa limitação com mais precisão. Qual é esse erro? Se colocar mais </w:t>
      </w:r>
      <w:proofErr w:type="spellStart"/>
      <w:r w:rsidRPr="002B4E6B">
        <w:rPr>
          <w:color w:val="FF0000"/>
          <w:lang w:val="pt-BR"/>
        </w:rPr>
        <w:t>memoria</w:t>
      </w:r>
      <w:proofErr w:type="spellEnd"/>
      <w:r w:rsidRPr="002B4E6B">
        <w:rPr>
          <w:color w:val="FF0000"/>
          <w:lang w:val="pt-BR"/>
        </w:rPr>
        <w:t xml:space="preserve"> resolve? Quanto de </w:t>
      </w:r>
      <w:proofErr w:type="spellStart"/>
      <w:r w:rsidRPr="002B4E6B">
        <w:rPr>
          <w:color w:val="FF0000"/>
          <w:lang w:val="pt-BR"/>
        </w:rPr>
        <w:t>memoria</w:t>
      </w:r>
      <w:proofErr w:type="spellEnd"/>
      <w:r w:rsidRPr="002B4E6B">
        <w:rPr>
          <w:color w:val="FF0000"/>
          <w:lang w:val="pt-BR"/>
        </w:rPr>
        <w:t xml:space="preserve"> estava sendo usada pelo Java quando deu esse erro? Qual é o crescimento médio de memória a cada 1000 commits?</w:t>
      </w:r>
    </w:p>
    <w:p w14:paraId="3B8EED3E" w14:textId="77777777" w:rsidR="0058575D" w:rsidRPr="002B4E6B" w:rsidRDefault="0058575D" w:rsidP="00204E3C">
      <w:pPr>
        <w:pStyle w:val="Textodecomentrio"/>
        <w:rPr>
          <w:color w:val="FF0000"/>
          <w:lang w:val="pt-BR"/>
        </w:rPr>
      </w:pPr>
    </w:p>
    <w:p w14:paraId="75304873" w14:textId="5F483F34" w:rsidR="0058575D" w:rsidRPr="000016B9" w:rsidRDefault="0058575D" w:rsidP="00204E3C">
      <w:pPr>
        <w:pStyle w:val="Textodecomentrio"/>
        <w:rPr>
          <w:lang w:val="pt-BR"/>
        </w:rPr>
      </w:pPr>
      <w:r w:rsidRPr="002B4E6B">
        <w:rPr>
          <w:color w:val="FF0000"/>
          <w:lang w:val="pt-BR"/>
        </w:rPr>
        <w:t xml:space="preserve">Resp.: O </w:t>
      </w:r>
      <w:proofErr w:type="spellStart"/>
      <w:r w:rsidRPr="002B4E6B">
        <w:rPr>
          <w:color w:val="FF0000"/>
          <w:lang w:val="pt-BR"/>
        </w:rPr>
        <w:t>java</w:t>
      </w:r>
      <w:proofErr w:type="spellEnd"/>
      <w:r w:rsidRPr="002B4E6B">
        <w:rPr>
          <w:color w:val="FF0000"/>
          <w:lang w:val="pt-BR"/>
        </w:rPr>
        <w:t xml:space="preserve"> capotou usando 1.5GB de memória, apesar do </w:t>
      </w:r>
      <w:proofErr w:type="spellStart"/>
      <w:r w:rsidRPr="002B4E6B">
        <w:rPr>
          <w:color w:val="FF0000"/>
          <w:lang w:val="pt-BR"/>
        </w:rPr>
        <w:t>heap</w:t>
      </w:r>
      <w:proofErr w:type="spellEnd"/>
      <w:r w:rsidRPr="002B4E6B">
        <w:rPr>
          <w:color w:val="FF0000"/>
          <w:lang w:val="pt-BR"/>
        </w:rPr>
        <w:t xml:space="preserve"> estar configurado para 2GB. Para responder à questão do crescimento médio, preciso entender um pouco melhor como funciona o </w:t>
      </w:r>
      <w:proofErr w:type="spellStart"/>
      <w:r w:rsidRPr="002B4E6B">
        <w:rPr>
          <w:color w:val="FF0000"/>
          <w:lang w:val="pt-BR"/>
        </w:rPr>
        <w:t>profiling</w:t>
      </w:r>
      <w:proofErr w:type="spellEnd"/>
      <w:r w:rsidRPr="002B4E6B">
        <w:rPr>
          <w:color w:val="FF0000"/>
          <w:lang w:val="pt-BR"/>
        </w:rPr>
        <w:t xml:space="preserve"> do </w:t>
      </w:r>
      <w:proofErr w:type="spellStart"/>
      <w:r w:rsidRPr="002B4E6B">
        <w:rPr>
          <w:color w:val="FF0000"/>
          <w:lang w:val="pt-BR"/>
        </w:rPr>
        <w:t>NetBeans</w:t>
      </w:r>
      <w:proofErr w:type="spellEnd"/>
      <w:r w:rsidRPr="002B4E6B">
        <w:rPr>
          <w:color w:val="FF0000"/>
          <w:lang w:val="pt-BR"/>
        </w:rPr>
        <w:t xml:space="preserve">. Andei mexendo nele, mas os tutoriais em </w:t>
      </w:r>
      <w:proofErr w:type="spellStart"/>
      <w:r w:rsidRPr="002B4E6B">
        <w:rPr>
          <w:color w:val="FF0000"/>
          <w:lang w:val="pt-BR"/>
        </w:rPr>
        <w:t>forums</w:t>
      </w:r>
      <w:proofErr w:type="spellEnd"/>
      <w:r w:rsidRPr="002B4E6B">
        <w:rPr>
          <w:color w:val="FF0000"/>
          <w:lang w:val="pt-BR"/>
        </w:rPr>
        <w:t xml:space="preserve"> não batem as telas com a versão do </w:t>
      </w:r>
      <w:proofErr w:type="spellStart"/>
      <w:r w:rsidRPr="002B4E6B">
        <w:rPr>
          <w:color w:val="FF0000"/>
          <w:lang w:val="pt-BR"/>
        </w:rPr>
        <w:t>NetBeans</w:t>
      </w:r>
      <w:proofErr w:type="spellEnd"/>
      <w:r w:rsidRPr="002B4E6B">
        <w:rPr>
          <w:color w:val="FF0000"/>
          <w:lang w:val="pt-BR"/>
        </w:rPr>
        <w:t xml:space="preserve"> que tenho (tenho a 7.4 e a 8.0.1). Pedi uma ajuda no fórum do </w:t>
      </w:r>
      <w:proofErr w:type="spellStart"/>
      <w:r w:rsidRPr="002B4E6B">
        <w:rPr>
          <w:color w:val="FF0000"/>
          <w:lang w:val="pt-BR"/>
        </w:rPr>
        <w:t>Gems</w:t>
      </w:r>
      <w:proofErr w:type="spellEnd"/>
      <w:r w:rsidRPr="002B4E6B">
        <w:rPr>
          <w:color w:val="FF0000"/>
          <w:lang w:val="pt-BR"/>
        </w:rPr>
        <w:t xml:space="preserve"> para ver se alguém já mexeu com o </w:t>
      </w:r>
      <w:proofErr w:type="spellStart"/>
      <w:r w:rsidRPr="002B4E6B">
        <w:rPr>
          <w:color w:val="FF0000"/>
          <w:lang w:val="pt-BR"/>
        </w:rPr>
        <w:t>profiling</w:t>
      </w:r>
      <w:proofErr w:type="spellEnd"/>
      <w:r w:rsidRPr="002B4E6B">
        <w:rPr>
          <w:color w:val="FF0000"/>
          <w:lang w:val="pt-BR"/>
        </w:rPr>
        <w:t>...</w:t>
      </w:r>
    </w:p>
  </w:comment>
  <w:comment w:id="2113" w:author="Leonardo Murta" w:date="2014-06-17T13:52:00Z" w:initials="LM">
    <w:p w14:paraId="1E4E1DB4" w14:textId="77777777" w:rsidR="00811F2C" w:rsidRPr="00696575" w:rsidRDefault="00811F2C" w:rsidP="00811F2C">
      <w:pPr>
        <w:pStyle w:val="Textodecomentrio"/>
        <w:rPr>
          <w:color w:val="00B050"/>
          <w:lang w:val="pt-BR"/>
        </w:rPr>
      </w:pPr>
      <w:r>
        <w:rPr>
          <w:rStyle w:val="Refdecomentrio"/>
        </w:rPr>
        <w:annotationRef/>
      </w:r>
      <w:r w:rsidRPr="00696575">
        <w:rPr>
          <w:color w:val="00B050"/>
          <w:lang w:val="pt-BR"/>
        </w:rPr>
        <w:t>O framework chama de “</w:t>
      </w:r>
      <w:proofErr w:type="spellStart"/>
      <w:r w:rsidRPr="00696575">
        <w:rPr>
          <w:color w:val="00B050"/>
          <w:lang w:val="pt-BR"/>
        </w:rPr>
        <w:t>element</w:t>
      </w:r>
      <w:proofErr w:type="spellEnd"/>
      <w:r w:rsidRPr="00696575">
        <w:rPr>
          <w:color w:val="00B050"/>
          <w:lang w:val="pt-BR"/>
        </w:rPr>
        <w:t>” mesmo?</w:t>
      </w:r>
    </w:p>
    <w:p w14:paraId="35D65723" w14:textId="77777777" w:rsidR="00811F2C" w:rsidRPr="00696575" w:rsidRDefault="00811F2C" w:rsidP="00811F2C">
      <w:pPr>
        <w:pStyle w:val="Textodecomentrio"/>
        <w:rPr>
          <w:color w:val="00B050"/>
          <w:lang w:val="pt-BR"/>
        </w:rPr>
      </w:pPr>
    </w:p>
    <w:p w14:paraId="7AD99DE5" w14:textId="77777777" w:rsidR="00811F2C" w:rsidRPr="000016B9" w:rsidRDefault="00811F2C" w:rsidP="00811F2C">
      <w:pPr>
        <w:pStyle w:val="Textodecomentrio"/>
        <w:rPr>
          <w:lang w:val="pt-BR"/>
        </w:rPr>
      </w:pPr>
      <w:r w:rsidRPr="00696575">
        <w:rPr>
          <w:color w:val="00B050"/>
          <w:lang w:val="pt-BR"/>
        </w:rPr>
        <w:t>Resp.: Na verdade, o artigo original fala em “</w:t>
      </w:r>
      <w:proofErr w:type="spellStart"/>
      <w:r w:rsidRPr="00696575">
        <w:rPr>
          <w:color w:val="00B050"/>
          <w:lang w:val="pt-BR"/>
        </w:rPr>
        <w:t>elements</w:t>
      </w:r>
      <w:proofErr w:type="spellEnd"/>
      <w:r w:rsidRPr="00696575">
        <w:rPr>
          <w:color w:val="00B050"/>
          <w:lang w:val="pt-BR"/>
        </w:rPr>
        <w:t xml:space="preserve"> </w:t>
      </w:r>
      <w:proofErr w:type="spellStart"/>
      <w:r w:rsidRPr="00696575">
        <w:rPr>
          <w:color w:val="00B050"/>
          <w:lang w:val="pt-BR"/>
        </w:rPr>
        <w:t>of</w:t>
      </w:r>
      <w:proofErr w:type="spellEnd"/>
      <w:r w:rsidRPr="00696575">
        <w:rPr>
          <w:color w:val="00B050"/>
          <w:lang w:val="pt-BR"/>
        </w:rPr>
        <w:t xml:space="preserve"> </w:t>
      </w:r>
      <w:proofErr w:type="spellStart"/>
      <w:r w:rsidRPr="00696575">
        <w:rPr>
          <w:color w:val="00B050"/>
          <w:lang w:val="pt-BR"/>
        </w:rPr>
        <w:t>awareness</w:t>
      </w:r>
      <w:proofErr w:type="spellEnd"/>
      <w:r w:rsidRPr="00696575">
        <w:rPr>
          <w:color w:val="00B050"/>
          <w:lang w:val="pt-BR"/>
        </w:rPr>
        <w:t xml:space="preserve"> </w:t>
      </w:r>
      <w:proofErr w:type="spellStart"/>
      <w:r w:rsidRPr="00696575">
        <w:rPr>
          <w:color w:val="00B050"/>
          <w:lang w:val="pt-BR"/>
        </w:rPr>
        <w:t>workspace</w:t>
      </w:r>
      <w:proofErr w:type="spellEnd"/>
      <w:r w:rsidRPr="00696575">
        <w:rPr>
          <w:color w:val="00B050"/>
          <w:lang w:val="pt-BR"/>
        </w:rPr>
        <w:t>”. Ajustei o texto para melhor compreensão</w:t>
      </w:r>
    </w:p>
  </w:comment>
  <w:comment w:id="2117" w:author="Leonardo Murta" w:date="2014-06-17T13:39:00Z" w:initials="LM">
    <w:p w14:paraId="7709AD42" w14:textId="43C637EB" w:rsidR="0058575D" w:rsidRPr="00204E3C" w:rsidRDefault="0058575D">
      <w:pPr>
        <w:pStyle w:val="Textodecomentrio"/>
        <w:rPr>
          <w:color w:val="00B050"/>
          <w:lang w:val="pt-BR"/>
        </w:rPr>
      </w:pPr>
      <w:r>
        <w:rPr>
          <w:rStyle w:val="Refdecomentrio"/>
        </w:rPr>
        <w:annotationRef/>
      </w:r>
      <w:r>
        <w:rPr>
          <w:color w:val="00B050"/>
          <w:lang w:val="pt-BR"/>
        </w:rPr>
        <w:t>Alinhar no final da página.</w:t>
      </w:r>
    </w:p>
  </w:comment>
  <w:comment w:id="2131" w:author="Leonardo Murta" w:date="2014-06-16T21:58:00Z" w:initials="LM">
    <w:p w14:paraId="5649E8F0" w14:textId="121E64B5" w:rsidR="0058575D" w:rsidRPr="004C1305" w:rsidRDefault="0058575D">
      <w:pPr>
        <w:pStyle w:val="Textodecomentrio"/>
        <w:rPr>
          <w:color w:val="FF0000"/>
          <w:lang w:val="pt-BR"/>
        </w:rPr>
      </w:pPr>
      <w:r>
        <w:rPr>
          <w:rStyle w:val="Refdecomentrio"/>
        </w:rPr>
        <w:annotationRef/>
      </w:r>
      <w:r w:rsidRPr="004C1305">
        <w:rPr>
          <w:color w:val="FF0000"/>
          <w:lang w:val="pt-BR"/>
        </w:rPr>
        <w:t>O que faz esse ser tão mais rápido que o anterior, se ele tem mais commits?</w:t>
      </w:r>
    </w:p>
    <w:p w14:paraId="428C06CA" w14:textId="77777777" w:rsidR="0058575D" w:rsidRPr="004C1305" w:rsidRDefault="0058575D">
      <w:pPr>
        <w:pStyle w:val="Textodecomentrio"/>
        <w:rPr>
          <w:color w:val="FF0000"/>
          <w:lang w:val="pt-BR"/>
        </w:rPr>
      </w:pPr>
    </w:p>
    <w:p w14:paraId="0F41DCF5" w14:textId="50B1FFC4" w:rsidR="0058575D" w:rsidRPr="000016B9" w:rsidRDefault="0058575D">
      <w:pPr>
        <w:pStyle w:val="Textodecomentrio"/>
        <w:rPr>
          <w:lang w:val="pt-BR"/>
        </w:rPr>
      </w:pPr>
      <w:r w:rsidRPr="004C1305">
        <w:rPr>
          <w:color w:val="FF0000"/>
          <w:lang w:val="pt-BR"/>
        </w:rPr>
        <w:t xml:space="preserve">Resp. Refiz os testes e verifiquei que havia registrado os dados invertidos. Na verdade são 21.3 para commit </w:t>
      </w:r>
      <w:proofErr w:type="spellStart"/>
      <w:r w:rsidRPr="004C1305">
        <w:rPr>
          <w:color w:val="FF0000"/>
          <w:lang w:val="pt-BR"/>
        </w:rPr>
        <w:t>history</w:t>
      </w:r>
      <w:proofErr w:type="spellEnd"/>
      <w:r w:rsidRPr="004C1305">
        <w:rPr>
          <w:color w:val="FF0000"/>
          <w:lang w:val="pt-BR"/>
        </w:rPr>
        <w:t xml:space="preserve"> e 3.7 para </w:t>
      </w:r>
      <w:proofErr w:type="spellStart"/>
      <w:r w:rsidRPr="004C1305">
        <w:rPr>
          <w:color w:val="FF0000"/>
          <w:lang w:val="pt-BR"/>
        </w:rPr>
        <w:t>topology</w:t>
      </w:r>
      <w:proofErr w:type="spellEnd"/>
    </w:p>
  </w:comment>
  <w:comment w:id="2135" w:author="Leonardo Murta" w:date="2014-06-16T21:59:00Z" w:initials="LM">
    <w:p w14:paraId="13862B5E" w14:textId="05A94DF1" w:rsidR="0058575D" w:rsidRPr="00B35A55" w:rsidRDefault="0058575D">
      <w:pPr>
        <w:pStyle w:val="Textodecomentrio"/>
        <w:rPr>
          <w:color w:val="00B050"/>
          <w:lang w:val="pt-BR"/>
        </w:rPr>
      </w:pPr>
      <w:r>
        <w:rPr>
          <w:rStyle w:val="Refdecomentrio"/>
        </w:rPr>
        <w:annotationRef/>
      </w:r>
      <w:r w:rsidRPr="00B35A55">
        <w:rPr>
          <w:color w:val="00B050"/>
          <w:lang w:val="pt-BR"/>
        </w:rPr>
        <w:t>Já aqui é o inverso. Como justifica?</w:t>
      </w:r>
    </w:p>
    <w:p w14:paraId="555770E7" w14:textId="77777777" w:rsidR="0058575D" w:rsidRPr="00B35A55" w:rsidRDefault="0058575D">
      <w:pPr>
        <w:pStyle w:val="Textodecomentrio"/>
        <w:rPr>
          <w:color w:val="00B050"/>
          <w:lang w:val="pt-BR"/>
        </w:rPr>
      </w:pPr>
    </w:p>
    <w:p w14:paraId="1693255D" w14:textId="2E1AA938" w:rsidR="0058575D" w:rsidRPr="00487761" w:rsidRDefault="0058575D">
      <w:pPr>
        <w:pStyle w:val="Textodecomentrio"/>
        <w:rPr>
          <w:lang w:val="pt-BR"/>
        </w:rPr>
      </w:pPr>
      <w:r w:rsidRPr="00B35A55">
        <w:rPr>
          <w:color w:val="00B050"/>
          <w:lang w:val="pt-BR"/>
        </w:rPr>
        <w:t>Resp. Idem ao comentário anterior</w:t>
      </w:r>
    </w:p>
  </w:comment>
  <w:comment w:id="2140" w:author="Leonardo Murta" w:date="2014-06-17T13:39:00Z" w:initials="LM">
    <w:p w14:paraId="6EB22E66" w14:textId="0BBBFBD1" w:rsidR="0058575D" w:rsidRPr="000016B9" w:rsidRDefault="0058575D">
      <w:pPr>
        <w:pStyle w:val="Textodecomentrio"/>
        <w:rPr>
          <w:lang w:val="pt-BR"/>
        </w:rPr>
      </w:pPr>
      <w:r>
        <w:rPr>
          <w:rStyle w:val="Refdecomentrio"/>
        </w:rPr>
        <w:annotationRef/>
      </w:r>
      <w:r w:rsidRPr="0063204F">
        <w:rPr>
          <w:color w:val="00B050"/>
          <w:lang w:val="pt-BR"/>
        </w:rPr>
        <w:t xml:space="preserve">No momento </w:t>
      </w:r>
      <w:proofErr w:type="gramStart"/>
      <w:r w:rsidRPr="0063204F">
        <w:rPr>
          <w:color w:val="00B050"/>
          <w:lang w:val="pt-BR"/>
        </w:rPr>
        <w:t>que  coloca</w:t>
      </w:r>
      <w:proofErr w:type="gramEnd"/>
      <w:r w:rsidRPr="0063204F">
        <w:rPr>
          <w:color w:val="00B050"/>
          <w:lang w:val="pt-BR"/>
        </w:rPr>
        <w:t xml:space="preserve"> decimal em um, precisa colocar em todos.</w:t>
      </w:r>
      <w:r w:rsidRPr="000016B9">
        <w:rPr>
          <w:vanish/>
          <w:lang w:val="pt-BR"/>
        </w:rPr>
        <w:t>queeeeeeee  Como justifica? tem mais commits? algoritmos, por exemplo, que basicamente tentam fazer o que outros fazem sla.</w:t>
      </w:r>
      <w:r>
        <w:rPr>
          <w:vanish/>
        </w:rPr>
        <w:pgNum/>
      </w:r>
      <w:r>
        <w:rPr>
          <w:vanish/>
        </w:rPr>
        <w:pgNum/>
      </w:r>
      <w:r>
        <w:rPr>
          <w:vanish/>
        </w:rPr>
        <w:pgNum/>
      </w:r>
      <w:r>
        <w:rPr>
          <w:vanish/>
        </w:rPr>
        <w:pgNum/>
      </w:r>
      <w:r>
        <w:rPr>
          <w:vanish/>
        </w:rPr>
        <w:pgNum/>
      </w:r>
    </w:p>
  </w:comment>
  <w:comment w:id="2166" w:author="Leonardo Murta" w:date="2014-06-17T13:43:00Z" w:initials="LM">
    <w:p w14:paraId="2EEC1DC4" w14:textId="5FABEBB7" w:rsidR="0058575D" w:rsidRPr="000016B9" w:rsidRDefault="0058575D">
      <w:pPr>
        <w:pStyle w:val="Textodecomentrio"/>
        <w:rPr>
          <w:lang w:val="pt-BR"/>
        </w:rPr>
      </w:pPr>
      <w:r>
        <w:rPr>
          <w:rStyle w:val="Refdecomentrio"/>
        </w:rPr>
        <w:annotationRef/>
      </w:r>
      <w:r w:rsidRPr="000016B9">
        <w:rPr>
          <w:lang w:val="pt-BR"/>
        </w:rPr>
        <w:t>Qual a diferença entre “</w:t>
      </w:r>
      <w:proofErr w:type="spellStart"/>
      <w:r w:rsidRPr="000016B9">
        <w:rPr>
          <w:lang w:val="pt-BR"/>
        </w:rPr>
        <w:t>the</w:t>
      </w:r>
      <w:proofErr w:type="spellEnd"/>
      <w:r w:rsidRPr="000016B9">
        <w:rPr>
          <w:lang w:val="pt-BR"/>
        </w:rPr>
        <w:t xml:space="preserve"> monitor” e DyeVC? Não seria melhor usar DyeVC?</w:t>
      </w:r>
    </w:p>
  </w:comment>
  <w:comment w:id="2170" w:author="Leonardo Murta" w:date="2014-06-17T13:43:00Z" w:initials="LM">
    <w:p w14:paraId="28385720" w14:textId="4C4CA2E0" w:rsidR="0058575D" w:rsidRPr="000016B9" w:rsidRDefault="0058575D">
      <w:pPr>
        <w:pStyle w:val="Textodecomentrio"/>
        <w:rPr>
          <w:lang w:val="pt-BR"/>
        </w:rPr>
      </w:pPr>
      <w:r>
        <w:rPr>
          <w:rStyle w:val="Refdecomentrio"/>
        </w:rPr>
        <w:annotationRef/>
      </w:r>
      <w:r w:rsidRPr="000016B9">
        <w:rPr>
          <w:lang w:val="pt-BR"/>
        </w:rPr>
        <w:t>Implementação.</w:t>
      </w:r>
    </w:p>
  </w:comment>
  <w:comment w:id="2150" w:author="Leonardo Murta" w:date="2014-06-17T13:40:00Z" w:initials="LM">
    <w:p w14:paraId="6B1B5ACA" w14:textId="681ADA50" w:rsidR="0058575D" w:rsidRPr="000016B9" w:rsidRDefault="0058575D">
      <w:pPr>
        <w:pStyle w:val="Textodecomentrio"/>
        <w:rPr>
          <w:lang w:val="pt-BR"/>
        </w:rPr>
      </w:pPr>
      <w:r>
        <w:rPr>
          <w:rStyle w:val="Refdecomentrio"/>
        </w:rPr>
        <w:annotationRef/>
      </w:r>
      <w:r w:rsidRPr="000016B9">
        <w:rPr>
          <w:lang w:val="pt-BR"/>
        </w:rPr>
        <w:t xml:space="preserve">Novamente, </w:t>
      </w:r>
      <w:proofErr w:type="spellStart"/>
      <w:r w:rsidRPr="000016B9">
        <w:rPr>
          <w:lang w:val="pt-BR"/>
        </w:rPr>
        <w:t>bullet</w:t>
      </w:r>
      <w:proofErr w:type="spellEnd"/>
      <w:r w:rsidRPr="000016B9">
        <w:rPr>
          <w:lang w:val="pt-BR"/>
        </w:rPr>
        <w:t xml:space="preserve"> chama a atenção para itens que não são tão importantes. Poderia ser um parágrafo de texto.</w:t>
      </w:r>
    </w:p>
  </w:comment>
  <w:comment w:id="2151" w:author="Cristiano Cesario" w:date="2014-06-22T16:32:00Z" w:initials="CC">
    <w:p w14:paraId="7F2BDCF6" w14:textId="50C8CC57" w:rsidR="0058575D" w:rsidRPr="00D54396" w:rsidRDefault="0058575D">
      <w:pPr>
        <w:pStyle w:val="Textodecomentrio"/>
        <w:rPr>
          <w:lang w:val="pt-BR"/>
        </w:rPr>
      </w:pPr>
      <w:r>
        <w:rPr>
          <w:rStyle w:val="Refdecomentrio"/>
        </w:rPr>
        <w:annotationRef/>
      </w:r>
    </w:p>
  </w:comment>
  <w:comment w:id="2180" w:author="Leonardo Murta" w:date="2014-06-17T13:45:00Z" w:initials="LM">
    <w:p w14:paraId="72CF2DFA" w14:textId="34CF945F" w:rsidR="0058575D" w:rsidRPr="000016B9" w:rsidRDefault="0058575D">
      <w:pPr>
        <w:pStyle w:val="Textodecomentrio"/>
        <w:rPr>
          <w:lang w:val="pt-BR"/>
        </w:rPr>
      </w:pPr>
      <w:r>
        <w:rPr>
          <w:rStyle w:val="Refdecomentrio"/>
        </w:rPr>
        <w:annotationRef/>
      </w:r>
      <w:r w:rsidRPr="000016B9">
        <w:rPr>
          <w:lang w:val="pt-BR"/>
        </w:rPr>
        <w:t xml:space="preserve">Isso aqui seria fácil de </w:t>
      </w:r>
      <w:proofErr w:type="spellStart"/>
      <w:r w:rsidRPr="000016B9">
        <w:rPr>
          <w:lang w:val="pt-BR"/>
        </w:rPr>
        <w:t>vc</w:t>
      </w:r>
      <w:proofErr w:type="spellEnd"/>
      <w:r w:rsidRPr="000016B9">
        <w:rPr>
          <w:lang w:val="pt-BR"/>
        </w:rPr>
        <w:t xml:space="preserve"> mostrar de forma matemática. Calcule a correlação entre cada métrica de tamanho e a métrica de desempenho de interesse. Aí </w:t>
      </w:r>
      <w:proofErr w:type="spellStart"/>
      <w:r w:rsidRPr="000016B9">
        <w:rPr>
          <w:lang w:val="pt-BR"/>
        </w:rPr>
        <w:t>vc</w:t>
      </w:r>
      <w:proofErr w:type="spellEnd"/>
      <w:r w:rsidRPr="000016B9">
        <w:rPr>
          <w:lang w:val="pt-BR"/>
        </w:rPr>
        <w:t xml:space="preserve"> poderia afirmar com mais propriedade aqui, mostrando o valor da correlação.</w:t>
      </w:r>
    </w:p>
  </w:comment>
  <w:comment w:id="2182" w:author="Leonardo Murta" w:date="2014-06-17T13:46:00Z" w:initials="LM">
    <w:p w14:paraId="0B566438" w14:textId="30F4830C" w:rsidR="0058575D" w:rsidRPr="000016B9" w:rsidRDefault="0058575D">
      <w:pPr>
        <w:pStyle w:val="Textodecomentrio"/>
        <w:rPr>
          <w:lang w:val="pt-BR"/>
        </w:rPr>
      </w:pPr>
      <w:r>
        <w:rPr>
          <w:rStyle w:val="Refdecomentrio"/>
        </w:rPr>
        <w:annotationRef/>
      </w:r>
      <w:r w:rsidRPr="000016B9">
        <w:rPr>
          <w:lang w:val="pt-BR"/>
        </w:rPr>
        <w:t xml:space="preserve">Por que esse está entre aspas e os </w:t>
      </w:r>
      <w:proofErr w:type="spellStart"/>
      <w:r w:rsidRPr="000016B9">
        <w:rPr>
          <w:lang w:val="pt-BR"/>
        </w:rPr>
        <w:t>Insert</w:t>
      </w:r>
      <w:proofErr w:type="spellEnd"/>
      <w:r w:rsidRPr="000016B9">
        <w:rPr>
          <w:lang w:val="pt-BR"/>
        </w:rPr>
        <w:t>… não.</w:t>
      </w:r>
    </w:p>
  </w:comment>
  <w:comment w:id="2181" w:author="Leonardo Murta" w:date="2014-06-17T13:47:00Z" w:initials="LM">
    <w:p w14:paraId="60392071" w14:textId="7F69281A" w:rsidR="0058575D" w:rsidRPr="000016B9" w:rsidRDefault="0058575D">
      <w:pPr>
        <w:pStyle w:val="Textodecomentrio"/>
        <w:rPr>
          <w:lang w:val="pt-BR"/>
        </w:rPr>
      </w:pPr>
      <w:r>
        <w:rPr>
          <w:rStyle w:val="Refdecomentrio"/>
        </w:rPr>
        <w:annotationRef/>
      </w:r>
      <w:r w:rsidRPr="000016B9">
        <w:rPr>
          <w:lang w:val="pt-BR"/>
        </w:rPr>
        <w:t>Frase muito longa.</w:t>
      </w:r>
    </w:p>
  </w:comment>
  <w:comment w:id="2183" w:author="Leonardo Murta" w:date="2014-06-17T13:49:00Z" w:initials="LM">
    <w:p w14:paraId="3AE869B0" w14:textId="098B2784" w:rsidR="0058575D" w:rsidRPr="000016B9" w:rsidRDefault="0058575D">
      <w:pPr>
        <w:pStyle w:val="Textodecomentrio"/>
        <w:rPr>
          <w:lang w:val="pt-BR"/>
        </w:rPr>
      </w:pPr>
      <w:r>
        <w:rPr>
          <w:rStyle w:val="Refdecomentrio"/>
        </w:rPr>
        <w:annotationRef/>
      </w:r>
      <w:r w:rsidRPr="000016B9">
        <w:rPr>
          <w:lang w:val="pt-BR"/>
        </w:rPr>
        <w:t xml:space="preserve">Como assim? Explique essa limitação com mais precisão. Qual é esse erro? Se colocar mais </w:t>
      </w:r>
      <w:proofErr w:type="spellStart"/>
      <w:r w:rsidRPr="000016B9">
        <w:rPr>
          <w:lang w:val="pt-BR"/>
        </w:rPr>
        <w:t>memoria</w:t>
      </w:r>
      <w:proofErr w:type="spellEnd"/>
      <w:r w:rsidRPr="000016B9">
        <w:rPr>
          <w:lang w:val="pt-BR"/>
        </w:rPr>
        <w:t xml:space="preserve"> resolve? Quanto de </w:t>
      </w:r>
      <w:proofErr w:type="spellStart"/>
      <w:r w:rsidRPr="000016B9">
        <w:rPr>
          <w:lang w:val="pt-BR"/>
        </w:rPr>
        <w:t>memoria</w:t>
      </w:r>
      <w:proofErr w:type="spellEnd"/>
      <w:r w:rsidRPr="000016B9">
        <w:rPr>
          <w:lang w:val="pt-BR"/>
        </w:rPr>
        <w:t xml:space="preserve"> estava sendo usada pelo Java quando deu esse erro? Qual é o crescimento médio de memória a cada 1000 commits?</w:t>
      </w:r>
    </w:p>
  </w:comment>
  <w:comment w:id="2214" w:author="Leonardo Murta" w:date="2014-06-17T13:52:00Z" w:initials="LM">
    <w:p w14:paraId="489AF8CA" w14:textId="25A135AF" w:rsidR="0058575D" w:rsidRPr="00696575" w:rsidRDefault="0058575D">
      <w:pPr>
        <w:pStyle w:val="Textodecomentrio"/>
        <w:rPr>
          <w:color w:val="00B050"/>
          <w:lang w:val="pt-BR"/>
        </w:rPr>
      </w:pPr>
      <w:r>
        <w:rPr>
          <w:rStyle w:val="Refdecomentrio"/>
        </w:rPr>
        <w:annotationRef/>
      </w:r>
      <w:r w:rsidRPr="00696575">
        <w:rPr>
          <w:color w:val="00B050"/>
          <w:lang w:val="pt-BR"/>
        </w:rPr>
        <w:t>O framework chama de “</w:t>
      </w:r>
      <w:proofErr w:type="spellStart"/>
      <w:r w:rsidRPr="00696575">
        <w:rPr>
          <w:color w:val="00B050"/>
          <w:lang w:val="pt-BR"/>
        </w:rPr>
        <w:t>element</w:t>
      </w:r>
      <w:proofErr w:type="spellEnd"/>
      <w:r w:rsidRPr="00696575">
        <w:rPr>
          <w:color w:val="00B050"/>
          <w:lang w:val="pt-BR"/>
        </w:rPr>
        <w:t>” mesmo?</w:t>
      </w:r>
    </w:p>
    <w:p w14:paraId="43004CF7" w14:textId="77777777" w:rsidR="0058575D" w:rsidRPr="00696575" w:rsidRDefault="0058575D">
      <w:pPr>
        <w:pStyle w:val="Textodecomentrio"/>
        <w:rPr>
          <w:color w:val="00B050"/>
          <w:lang w:val="pt-BR"/>
        </w:rPr>
      </w:pPr>
    </w:p>
    <w:p w14:paraId="5DBFA1D7" w14:textId="761BCF58" w:rsidR="0058575D" w:rsidRPr="000016B9" w:rsidRDefault="0058575D">
      <w:pPr>
        <w:pStyle w:val="Textodecomentrio"/>
        <w:rPr>
          <w:lang w:val="pt-BR"/>
        </w:rPr>
      </w:pPr>
      <w:r w:rsidRPr="00696575">
        <w:rPr>
          <w:color w:val="00B050"/>
          <w:lang w:val="pt-BR"/>
        </w:rPr>
        <w:t>Resp.: Na verdade, o artigo original fala em “</w:t>
      </w:r>
      <w:proofErr w:type="spellStart"/>
      <w:r w:rsidRPr="00696575">
        <w:rPr>
          <w:color w:val="00B050"/>
          <w:lang w:val="pt-BR"/>
        </w:rPr>
        <w:t>elements</w:t>
      </w:r>
      <w:proofErr w:type="spellEnd"/>
      <w:r w:rsidRPr="00696575">
        <w:rPr>
          <w:color w:val="00B050"/>
          <w:lang w:val="pt-BR"/>
        </w:rPr>
        <w:t xml:space="preserve"> </w:t>
      </w:r>
      <w:proofErr w:type="spellStart"/>
      <w:r w:rsidRPr="00696575">
        <w:rPr>
          <w:color w:val="00B050"/>
          <w:lang w:val="pt-BR"/>
        </w:rPr>
        <w:t>of</w:t>
      </w:r>
      <w:proofErr w:type="spellEnd"/>
      <w:r w:rsidRPr="00696575">
        <w:rPr>
          <w:color w:val="00B050"/>
          <w:lang w:val="pt-BR"/>
        </w:rPr>
        <w:t xml:space="preserve"> </w:t>
      </w:r>
      <w:proofErr w:type="spellStart"/>
      <w:r w:rsidRPr="00696575">
        <w:rPr>
          <w:color w:val="00B050"/>
          <w:lang w:val="pt-BR"/>
        </w:rPr>
        <w:t>awareness</w:t>
      </w:r>
      <w:proofErr w:type="spellEnd"/>
      <w:r w:rsidRPr="00696575">
        <w:rPr>
          <w:color w:val="00B050"/>
          <w:lang w:val="pt-BR"/>
        </w:rPr>
        <w:t xml:space="preserve"> </w:t>
      </w:r>
      <w:proofErr w:type="spellStart"/>
      <w:r w:rsidRPr="00696575">
        <w:rPr>
          <w:color w:val="00B050"/>
          <w:lang w:val="pt-BR"/>
        </w:rPr>
        <w:t>workspace</w:t>
      </w:r>
      <w:proofErr w:type="spellEnd"/>
      <w:r w:rsidRPr="00696575">
        <w:rPr>
          <w:color w:val="00B050"/>
          <w:lang w:val="pt-BR"/>
        </w:rPr>
        <w:t>”. Ajustei o texto para melhor compreensão</w:t>
      </w:r>
    </w:p>
  </w:comment>
  <w:comment w:id="2228" w:author="Leonardo Murta" w:date="2014-06-17T13:53:00Z" w:initials="LM">
    <w:p w14:paraId="46B6202E" w14:textId="3AF4E180" w:rsidR="0058575D" w:rsidRPr="000016B9" w:rsidRDefault="0058575D">
      <w:pPr>
        <w:pStyle w:val="Textodecomentrio"/>
        <w:rPr>
          <w:lang w:val="pt-BR"/>
        </w:rPr>
      </w:pPr>
      <w:r>
        <w:rPr>
          <w:rStyle w:val="Refdecomentrio"/>
        </w:rPr>
        <w:annotationRef/>
      </w:r>
      <w:r w:rsidRPr="000016B9">
        <w:rPr>
          <w:lang w:val="pt-BR"/>
        </w:rPr>
        <w:t>?</w:t>
      </w:r>
    </w:p>
  </w:comment>
  <w:comment w:id="2273" w:author="Leonardo Murta" w:date="2014-06-17T13:55:00Z" w:initials="LM">
    <w:p w14:paraId="6D150796" w14:textId="77777777" w:rsidR="0058575D" w:rsidRPr="000016B9" w:rsidRDefault="0058575D" w:rsidP="008F44FC">
      <w:pPr>
        <w:pStyle w:val="Textodecomentrio"/>
        <w:rPr>
          <w:lang w:val="pt-BR"/>
        </w:rPr>
      </w:pPr>
      <w:r>
        <w:rPr>
          <w:rStyle w:val="Refdecomentrio"/>
        </w:rPr>
        <w:annotationRef/>
      </w:r>
      <w:r w:rsidRPr="003A1DD3">
        <w:rPr>
          <w:color w:val="00B050"/>
          <w:lang w:val="pt-BR"/>
        </w:rPr>
        <w:t xml:space="preserve">Acho que antes disso </w:t>
      </w:r>
      <w:proofErr w:type="spellStart"/>
      <w:r w:rsidRPr="003A1DD3">
        <w:rPr>
          <w:color w:val="00B050"/>
          <w:lang w:val="pt-BR"/>
        </w:rPr>
        <w:t>vc</w:t>
      </w:r>
      <w:proofErr w:type="spellEnd"/>
      <w:r w:rsidRPr="003A1DD3">
        <w:rPr>
          <w:color w:val="00B050"/>
          <w:lang w:val="pt-BR"/>
        </w:rPr>
        <w:t xml:space="preserve"> poderia ter falado quais são os grupos de competidores do DyeVC. Por exemplo, notificar commit </w:t>
      </w:r>
      <w:proofErr w:type="spellStart"/>
      <w:r w:rsidRPr="003A1DD3">
        <w:rPr>
          <w:color w:val="00B050"/>
          <w:lang w:val="pt-BR"/>
        </w:rPr>
        <w:t>activities</w:t>
      </w:r>
      <w:proofErr w:type="spellEnd"/>
      <w:r w:rsidRPr="003A1DD3">
        <w:rPr>
          <w:color w:val="00B050"/>
          <w:lang w:val="pt-BR"/>
        </w:rPr>
        <w:t xml:space="preserve"> é algo que o DyeVC faz, então merece existir esse grupo.</w:t>
      </w:r>
    </w:p>
  </w:comment>
  <w:comment w:id="2276" w:author="Leonardo Murta" w:date="2014-06-17T14:12:00Z" w:initials="LM">
    <w:p w14:paraId="71117B9C" w14:textId="77777777" w:rsidR="0058575D" w:rsidRPr="000016B9" w:rsidRDefault="0058575D" w:rsidP="008F44FC">
      <w:pPr>
        <w:pStyle w:val="Textodecomentrio"/>
        <w:rPr>
          <w:lang w:val="pt-BR"/>
        </w:rPr>
      </w:pPr>
      <w:r>
        <w:rPr>
          <w:rStyle w:val="Refdecomentrio"/>
        </w:rPr>
        <w:annotationRef/>
      </w:r>
      <w:r w:rsidRPr="00AC537F">
        <w:rPr>
          <w:color w:val="00B050"/>
          <w:lang w:val="pt-BR"/>
        </w:rPr>
        <w:t>O que é isso?</w:t>
      </w:r>
    </w:p>
  </w:comment>
  <w:comment w:id="2234" w:author="Leonardo Murta" w:date="2014-06-17T13:54:00Z" w:initials="LM">
    <w:p w14:paraId="7BA887EE" w14:textId="1197142C" w:rsidR="0058575D" w:rsidRPr="000016B9" w:rsidRDefault="0058575D">
      <w:pPr>
        <w:pStyle w:val="Textodecomentrio"/>
        <w:rPr>
          <w:lang w:val="pt-BR"/>
        </w:rPr>
      </w:pPr>
      <w:r>
        <w:rPr>
          <w:rStyle w:val="Refdecomentrio"/>
        </w:rPr>
        <w:annotationRef/>
      </w:r>
      <w:r w:rsidRPr="0043665D">
        <w:rPr>
          <w:color w:val="00B050"/>
          <w:lang w:val="pt-BR"/>
        </w:rPr>
        <w:t>Confesso que isso não me ajudou em nada. Qual é seu propósito com isso? Lembre-se que o leitor já conhece o DyeVC, e agora estamos na seção de Trabalhos Relacionados!</w:t>
      </w:r>
    </w:p>
  </w:comment>
  <w:comment w:id="2297" w:author="Leonardo Murta" w:date="2014-06-17T13:55:00Z" w:initials="LM">
    <w:p w14:paraId="5A277143" w14:textId="055D4355" w:rsidR="0058575D" w:rsidRPr="000016B9" w:rsidRDefault="0058575D">
      <w:pPr>
        <w:pStyle w:val="Textodecomentrio"/>
        <w:rPr>
          <w:lang w:val="pt-BR"/>
        </w:rPr>
      </w:pPr>
      <w:r>
        <w:rPr>
          <w:rStyle w:val="Refdecomentrio"/>
        </w:rPr>
        <w:annotationRef/>
      </w:r>
      <w:r w:rsidRPr="003A1DD3">
        <w:rPr>
          <w:color w:val="00B050"/>
          <w:lang w:val="pt-BR"/>
        </w:rPr>
        <w:t xml:space="preserve">Acho que antes disso </w:t>
      </w:r>
      <w:proofErr w:type="spellStart"/>
      <w:r w:rsidRPr="003A1DD3">
        <w:rPr>
          <w:color w:val="00B050"/>
          <w:lang w:val="pt-BR"/>
        </w:rPr>
        <w:t>vc</w:t>
      </w:r>
      <w:proofErr w:type="spellEnd"/>
      <w:r w:rsidRPr="003A1DD3">
        <w:rPr>
          <w:color w:val="00B050"/>
          <w:lang w:val="pt-BR"/>
        </w:rPr>
        <w:t xml:space="preserve"> poderia ter falado quais são os grupos de competidores do DyeVC. Por exemplo, notificar commit </w:t>
      </w:r>
      <w:proofErr w:type="spellStart"/>
      <w:r w:rsidRPr="003A1DD3">
        <w:rPr>
          <w:color w:val="00B050"/>
          <w:lang w:val="pt-BR"/>
        </w:rPr>
        <w:t>activities</w:t>
      </w:r>
      <w:proofErr w:type="spellEnd"/>
      <w:r w:rsidRPr="003A1DD3">
        <w:rPr>
          <w:color w:val="00B050"/>
          <w:lang w:val="pt-BR"/>
        </w:rPr>
        <w:t xml:space="preserve"> é algo que o DyeVC faz, então merece existir esse grupo.</w:t>
      </w:r>
    </w:p>
  </w:comment>
  <w:comment w:id="2301" w:author="Leonardo Murta" w:date="2014-06-17T13:56:00Z" w:initials="LM">
    <w:p w14:paraId="185434E9" w14:textId="3629BA55" w:rsidR="0058575D" w:rsidRPr="000016B9" w:rsidRDefault="0058575D">
      <w:pPr>
        <w:pStyle w:val="Textodecomentrio"/>
        <w:rPr>
          <w:lang w:val="pt-BR"/>
        </w:rPr>
      </w:pPr>
      <w:r>
        <w:rPr>
          <w:rStyle w:val="Refdecomentrio"/>
        </w:rPr>
        <w:annotationRef/>
      </w:r>
      <w:r w:rsidRPr="003A1DD3">
        <w:rPr>
          <w:color w:val="00B050"/>
          <w:lang w:val="pt-BR"/>
        </w:rPr>
        <w:t>Tente ser mais formal.</w:t>
      </w:r>
    </w:p>
  </w:comment>
  <w:comment w:id="2322" w:author="Leonardo Murta" w:date="2014-06-17T14:10:00Z" w:initials="LM">
    <w:p w14:paraId="596DF88F" w14:textId="77777777" w:rsidR="0058575D" w:rsidRPr="000016B9" w:rsidRDefault="0058575D" w:rsidP="003A1DD3">
      <w:pPr>
        <w:pStyle w:val="Textodecomentrio"/>
        <w:rPr>
          <w:lang w:val="pt-BR"/>
        </w:rPr>
      </w:pPr>
      <w:r>
        <w:rPr>
          <w:rStyle w:val="Refdecomentrio"/>
        </w:rPr>
        <w:annotationRef/>
      </w:r>
      <w:r w:rsidRPr="003A1DD3">
        <w:rPr>
          <w:color w:val="00B050"/>
          <w:lang w:val="pt-BR"/>
        </w:rPr>
        <w:t xml:space="preserve">Ficou estranho </w:t>
      </w:r>
      <w:proofErr w:type="spellStart"/>
      <w:r w:rsidRPr="003A1DD3">
        <w:rPr>
          <w:color w:val="00B050"/>
          <w:lang w:val="pt-BR"/>
        </w:rPr>
        <w:t>vc</w:t>
      </w:r>
      <w:proofErr w:type="spellEnd"/>
      <w:r w:rsidRPr="003A1DD3">
        <w:rPr>
          <w:color w:val="00B050"/>
          <w:lang w:val="pt-BR"/>
        </w:rPr>
        <w:t xml:space="preserve"> começar a falar desse do nada. Seria melhor enumerar os grupos (categorias) antes e cada parágrafo detalhar um grupo, citando as pesquisas do grupo.</w:t>
      </w:r>
    </w:p>
  </w:comment>
  <w:comment w:id="2337" w:author="Leonardo Murta" w:date="2014-06-17T14:04:00Z" w:initials="LM">
    <w:p w14:paraId="478BF38B" w14:textId="5D58FBEA" w:rsidR="0058575D" w:rsidRPr="000016B9" w:rsidRDefault="0058575D">
      <w:pPr>
        <w:pStyle w:val="Textodecomentrio"/>
        <w:rPr>
          <w:lang w:val="pt-BR"/>
        </w:rPr>
      </w:pPr>
      <w:r>
        <w:rPr>
          <w:rStyle w:val="Refdecomentrio"/>
        </w:rPr>
        <w:annotationRef/>
      </w:r>
      <w:r w:rsidRPr="000016B9">
        <w:rPr>
          <w:lang w:val="pt-BR"/>
        </w:rPr>
        <w:t>Isso não é uma limitação de pesquisa (conceitual). É algo mais operacional. Acho melhor não misturar as coisas.</w:t>
      </w:r>
    </w:p>
  </w:comment>
  <w:comment w:id="2339" w:author="Leonardo Murta" w:date="2014-06-17T14:09:00Z" w:initials="LM">
    <w:p w14:paraId="6394E75A" w14:textId="77777777" w:rsidR="0058575D" w:rsidRPr="008F44FC" w:rsidRDefault="0058575D">
      <w:pPr>
        <w:pStyle w:val="Textodecomentrio"/>
        <w:rPr>
          <w:color w:val="00B050"/>
          <w:lang w:val="pt-BR"/>
        </w:rPr>
      </w:pPr>
      <w:r>
        <w:rPr>
          <w:rStyle w:val="Refdecomentrio"/>
        </w:rPr>
        <w:annotationRef/>
      </w:r>
      <w:r w:rsidRPr="008F44FC">
        <w:rPr>
          <w:color w:val="00B050"/>
          <w:lang w:val="pt-BR"/>
        </w:rPr>
        <w:t xml:space="preserve">Minha impressão é que o Polvo não pertence a essa categoria de </w:t>
      </w:r>
      <w:proofErr w:type="spellStart"/>
      <w:r w:rsidRPr="008F44FC">
        <w:rPr>
          <w:color w:val="00B050"/>
          <w:lang w:val="pt-BR"/>
        </w:rPr>
        <w:t>awareness</w:t>
      </w:r>
      <w:proofErr w:type="spellEnd"/>
      <w:r w:rsidRPr="008F44FC">
        <w:rPr>
          <w:color w:val="00B050"/>
          <w:lang w:val="pt-BR"/>
        </w:rPr>
        <w:t>. Ele tem outro propósito. Tente ver se não dá para criar categorias que agrupem melhor os trabalhos.</w:t>
      </w:r>
    </w:p>
    <w:p w14:paraId="5E6DE40A" w14:textId="77777777" w:rsidR="0058575D" w:rsidRPr="008F44FC" w:rsidRDefault="0058575D">
      <w:pPr>
        <w:pStyle w:val="Textodecomentrio"/>
        <w:rPr>
          <w:color w:val="00B050"/>
          <w:lang w:val="pt-BR"/>
        </w:rPr>
      </w:pPr>
    </w:p>
    <w:p w14:paraId="4BAA840F" w14:textId="67929510" w:rsidR="0058575D" w:rsidRPr="000016B9" w:rsidRDefault="0058575D">
      <w:pPr>
        <w:pStyle w:val="Textodecomentrio"/>
        <w:rPr>
          <w:lang w:val="pt-BR"/>
        </w:rPr>
      </w:pPr>
      <w:r w:rsidRPr="008F44FC">
        <w:rPr>
          <w:color w:val="00B050"/>
          <w:lang w:val="pt-BR"/>
        </w:rPr>
        <w:t xml:space="preserve">Além disso, </w:t>
      </w:r>
      <w:proofErr w:type="spellStart"/>
      <w:r w:rsidRPr="008F44FC">
        <w:rPr>
          <w:color w:val="00B050"/>
          <w:lang w:val="pt-BR"/>
        </w:rPr>
        <w:t>vc</w:t>
      </w:r>
      <w:proofErr w:type="spellEnd"/>
      <w:r w:rsidRPr="008F44FC">
        <w:rPr>
          <w:color w:val="00B050"/>
          <w:lang w:val="pt-BR"/>
        </w:rPr>
        <w:t xml:space="preserve"> tinha dito que só </w:t>
      </w:r>
      <w:proofErr w:type="gramStart"/>
      <w:r w:rsidRPr="008F44FC">
        <w:rPr>
          <w:color w:val="00B050"/>
          <w:lang w:val="pt-BR"/>
        </w:rPr>
        <w:t>Crystal  é</w:t>
      </w:r>
      <w:proofErr w:type="gramEnd"/>
      <w:r w:rsidRPr="008F44FC">
        <w:rPr>
          <w:color w:val="00B050"/>
          <w:lang w:val="pt-BR"/>
        </w:rPr>
        <w:t xml:space="preserve"> DVCS, mas falou do Polvo. Isso não vai lhe obrigar a falar das demais? Por que Polvo se destacou?</w:t>
      </w:r>
    </w:p>
  </w:comment>
  <w:comment w:id="2364" w:author="Leonardo Murta" w:date="2014-06-17T14:11:00Z" w:initials="LM">
    <w:p w14:paraId="2ADF3290" w14:textId="77777777" w:rsidR="0058575D" w:rsidRPr="004C1305" w:rsidRDefault="0058575D" w:rsidP="003A1DD3">
      <w:pPr>
        <w:pStyle w:val="Textodecomentrio"/>
        <w:rPr>
          <w:color w:val="FF0000"/>
          <w:lang w:val="pt-BR"/>
        </w:rPr>
      </w:pPr>
      <w:r>
        <w:rPr>
          <w:rStyle w:val="Refdecomentrio"/>
        </w:rPr>
        <w:annotationRef/>
      </w:r>
      <w:r w:rsidRPr="004C1305">
        <w:rPr>
          <w:color w:val="FF0000"/>
          <w:lang w:val="pt-BR"/>
        </w:rPr>
        <w:t>Mas e DyeVC? Como se compara no aspecto funcional?</w:t>
      </w:r>
    </w:p>
    <w:p w14:paraId="715F1D07" w14:textId="77777777" w:rsidR="0058575D" w:rsidRPr="004C1305" w:rsidRDefault="0058575D" w:rsidP="003A1DD3">
      <w:pPr>
        <w:pStyle w:val="Textodecomentrio"/>
        <w:rPr>
          <w:color w:val="FF0000"/>
          <w:lang w:val="pt-BR"/>
        </w:rPr>
      </w:pPr>
    </w:p>
    <w:p w14:paraId="68E9876F" w14:textId="0EF12969" w:rsidR="0058575D" w:rsidRPr="000016B9" w:rsidRDefault="0058575D" w:rsidP="003A1DD3">
      <w:pPr>
        <w:pStyle w:val="Textodecomentrio"/>
        <w:rPr>
          <w:lang w:val="pt-BR"/>
        </w:rPr>
      </w:pPr>
      <w:r w:rsidRPr="004C1305">
        <w:rPr>
          <w:color w:val="FF0000"/>
          <w:lang w:val="pt-BR"/>
        </w:rPr>
        <w:t>Resp.: Juntei o parágrafo ao parágrafo anterior, que já falava sobre a possibilidade de se combinar a abordagem DyeVC a outras abordagens. Isso bastaria para essa comparação?</w:t>
      </w:r>
    </w:p>
  </w:comment>
  <w:comment w:id="2367" w:author="Leonardo Murta" w:date="2014-06-17T14:10:00Z" w:initials="LM">
    <w:p w14:paraId="0786C51C" w14:textId="1416E647" w:rsidR="0058575D" w:rsidRPr="000016B9" w:rsidRDefault="0058575D">
      <w:pPr>
        <w:pStyle w:val="Textodecomentrio"/>
        <w:rPr>
          <w:lang w:val="pt-BR"/>
        </w:rPr>
      </w:pPr>
      <w:r>
        <w:rPr>
          <w:rStyle w:val="Refdecomentrio"/>
        </w:rPr>
        <w:annotationRef/>
      </w:r>
      <w:r w:rsidRPr="000016B9">
        <w:rPr>
          <w:lang w:val="pt-BR"/>
        </w:rPr>
        <w:t xml:space="preserve">Ficou estranho </w:t>
      </w:r>
      <w:proofErr w:type="spellStart"/>
      <w:r w:rsidRPr="000016B9">
        <w:rPr>
          <w:lang w:val="pt-BR"/>
        </w:rPr>
        <w:t>vc</w:t>
      </w:r>
      <w:proofErr w:type="spellEnd"/>
      <w:r w:rsidRPr="000016B9">
        <w:rPr>
          <w:lang w:val="pt-BR"/>
        </w:rPr>
        <w:t xml:space="preserve"> começar a falar desse do nada. Seria melhor enumerar os grupos (categorias) antes e cada parágrafo detalhar um grupo, citando as pesquisas do grupo.</w:t>
      </w:r>
    </w:p>
  </w:comment>
  <w:comment w:id="2372" w:author="Leonardo Murta" w:date="2014-06-17T14:11:00Z" w:initials="LM">
    <w:p w14:paraId="7ED5C814" w14:textId="26DF5C9D" w:rsidR="0058575D" w:rsidRPr="000016B9" w:rsidRDefault="0058575D">
      <w:pPr>
        <w:pStyle w:val="Textodecomentrio"/>
        <w:rPr>
          <w:lang w:val="pt-BR"/>
        </w:rPr>
      </w:pPr>
      <w:r>
        <w:rPr>
          <w:rStyle w:val="Refdecomentrio"/>
        </w:rPr>
        <w:annotationRef/>
      </w:r>
      <w:r w:rsidRPr="000016B9">
        <w:rPr>
          <w:lang w:val="pt-BR"/>
        </w:rPr>
        <w:t>Mas e DyeVC? Como se compara no aspecto funcional?</w:t>
      </w:r>
    </w:p>
  </w:comment>
  <w:comment w:id="2379" w:author="Leonardo Murta" w:date="2014-06-17T14:12:00Z" w:initials="LM">
    <w:p w14:paraId="6AFF60EE" w14:textId="559C10C8" w:rsidR="0058575D" w:rsidRPr="000016B9" w:rsidRDefault="0058575D">
      <w:pPr>
        <w:pStyle w:val="Textodecomentrio"/>
        <w:rPr>
          <w:lang w:val="pt-BR"/>
        </w:rPr>
      </w:pPr>
      <w:r>
        <w:rPr>
          <w:rStyle w:val="Refdecomentrio"/>
        </w:rPr>
        <w:annotationRef/>
      </w:r>
      <w:r w:rsidRPr="000016B9">
        <w:rPr>
          <w:lang w:val="pt-BR"/>
        </w:rPr>
        <w:t>O que é isso?</w:t>
      </w:r>
    </w:p>
  </w:comment>
  <w:comment w:id="2399" w:author="Leonardo Murta" w:date="2014-06-17T14:12:00Z" w:initials="LM">
    <w:p w14:paraId="2ED7A8BA" w14:textId="57DBABCB" w:rsidR="0058575D" w:rsidRPr="0095726A" w:rsidRDefault="0058575D">
      <w:pPr>
        <w:pStyle w:val="Textodecomentrio"/>
        <w:rPr>
          <w:color w:val="00B050"/>
          <w:lang w:val="pt-BR"/>
        </w:rPr>
      </w:pPr>
      <w:r w:rsidRPr="0095726A">
        <w:rPr>
          <w:rStyle w:val="Refdecomentrio"/>
          <w:color w:val="00B050"/>
        </w:rPr>
        <w:annotationRef/>
      </w:r>
      <w:r w:rsidRPr="0095726A">
        <w:rPr>
          <w:color w:val="00B050"/>
          <w:lang w:val="pt-BR"/>
        </w:rPr>
        <w:t xml:space="preserve">Novamente, acho </w:t>
      </w:r>
      <w:proofErr w:type="spellStart"/>
      <w:r w:rsidRPr="0095726A">
        <w:rPr>
          <w:color w:val="00B050"/>
          <w:lang w:val="pt-BR"/>
        </w:rPr>
        <w:t>bullets</w:t>
      </w:r>
      <w:proofErr w:type="spellEnd"/>
      <w:r w:rsidRPr="0095726A">
        <w:rPr>
          <w:color w:val="00B050"/>
          <w:lang w:val="pt-BR"/>
        </w:rPr>
        <w:t xml:space="preserve"> inapropriado aqui.</w:t>
      </w:r>
    </w:p>
  </w:comment>
  <w:comment w:id="2475" w:author="Leonardo Murta" w:date="2014-06-17T14:15:00Z" w:initials="LM">
    <w:p w14:paraId="4BF065BA" w14:textId="3FCE3FB4" w:rsidR="0058575D" w:rsidRPr="0095726A" w:rsidRDefault="0058575D">
      <w:pPr>
        <w:pStyle w:val="Textodecomentrio"/>
        <w:rPr>
          <w:color w:val="00B050"/>
          <w:lang w:val="pt-BR"/>
        </w:rPr>
      </w:pPr>
      <w:r>
        <w:rPr>
          <w:rStyle w:val="Refdecomentrio"/>
        </w:rPr>
        <w:annotationRef/>
      </w:r>
      <w:r w:rsidRPr="0095726A">
        <w:rPr>
          <w:color w:val="00B050"/>
          <w:lang w:val="pt-BR"/>
        </w:rPr>
        <w:t>Venda a abordagem, e não a ferramenta. A ferramenta existe para materializar ideias de alto nível, oriundas da abordagem.</w:t>
      </w:r>
    </w:p>
  </w:comment>
  <w:comment w:id="2479" w:author="Leonardo Murta" w:date="2014-06-17T14:16:00Z" w:initials="LM">
    <w:p w14:paraId="5ED02CAD" w14:textId="4512EB68" w:rsidR="0058575D" w:rsidRPr="000016B9" w:rsidRDefault="0058575D">
      <w:pPr>
        <w:pStyle w:val="Textodecomentrio"/>
        <w:rPr>
          <w:lang w:val="pt-BR"/>
        </w:rPr>
      </w:pPr>
      <w:r>
        <w:rPr>
          <w:rStyle w:val="Refdecomentrio"/>
        </w:rPr>
        <w:annotationRef/>
      </w:r>
      <w:r w:rsidRPr="0063204F">
        <w:rPr>
          <w:color w:val="00B050"/>
          <w:lang w:val="pt-BR"/>
        </w:rPr>
        <w:t>Para granularidade, nunca use alta, baixa, etc. Use fina e grossa.</w:t>
      </w:r>
    </w:p>
  </w:comment>
  <w:comment w:id="2480" w:author="Leonardo Murta" w:date="2014-06-17T14:18:00Z" w:initials="LM">
    <w:p w14:paraId="6E62B466" w14:textId="77777777" w:rsidR="0058575D" w:rsidRPr="006941C2" w:rsidRDefault="0058575D">
      <w:pPr>
        <w:pStyle w:val="Textodecomentrio"/>
        <w:rPr>
          <w:color w:val="FF0000"/>
          <w:lang w:val="pt-BR"/>
        </w:rPr>
      </w:pPr>
      <w:r>
        <w:rPr>
          <w:rStyle w:val="Refdecomentrio"/>
        </w:rPr>
        <w:annotationRef/>
      </w:r>
      <w:proofErr w:type="spellStart"/>
      <w:r w:rsidRPr="004C1305">
        <w:rPr>
          <w:color w:val="FF0000"/>
          <w:lang w:val="pt-BR"/>
        </w:rPr>
        <w:t>Vc</w:t>
      </w:r>
      <w:proofErr w:type="spellEnd"/>
      <w:r w:rsidRPr="004C1305">
        <w:rPr>
          <w:color w:val="FF0000"/>
          <w:lang w:val="pt-BR"/>
        </w:rPr>
        <w:t xml:space="preserve"> já não tinha feito </w:t>
      </w:r>
      <w:proofErr w:type="spellStart"/>
      <w:r w:rsidRPr="004C1305">
        <w:rPr>
          <w:color w:val="FF0000"/>
          <w:lang w:val="pt-BR"/>
        </w:rPr>
        <w:t>collapse</w:t>
      </w:r>
      <w:proofErr w:type="spellEnd"/>
      <w:r w:rsidRPr="004C1305">
        <w:rPr>
          <w:color w:val="FF0000"/>
          <w:lang w:val="pt-BR"/>
        </w:rPr>
        <w:t xml:space="preserve">? </w:t>
      </w:r>
      <w:r w:rsidRPr="006941C2">
        <w:rPr>
          <w:color w:val="FF0000"/>
          <w:lang w:val="pt-BR"/>
        </w:rPr>
        <w:t xml:space="preserve">O que é </w:t>
      </w:r>
      <w:proofErr w:type="spellStart"/>
      <w:r w:rsidRPr="006941C2">
        <w:rPr>
          <w:color w:val="FF0000"/>
          <w:lang w:val="pt-BR"/>
        </w:rPr>
        <w:t>level</w:t>
      </w:r>
      <w:proofErr w:type="spellEnd"/>
      <w:r w:rsidRPr="006941C2">
        <w:rPr>
          <w:color w:val="FF0000"/>
          <w:lang w:val="pt-BR"/>
        </w:rPr>
        <w:t xml:space="preserve"> </w:t>
      </w:r>
      <w:proofErr w:type="spellStart"/>
      <w:r w:rsidRPr="006941C2">
        <w:rPr>
          <w:color w:val="FF0000"/>
          <w:lang w:val="pt-BR"/>
        </w:rPr>
        <w:t>of</w:t>
      </w:r>
      <w:proofErr w:type="spellEnd"/>
      <w:r w:rsidRPr="006941C2">
        <w:rPr>
          <w:color w:val="FF0000"/>
          <w:lang w:val="pt-BR"/>
        </w:rPr>
        <w:t xml:space="preserve"> </w:t>
      </w:r>
      <w:proofErr w:type="spellStart"/>
      <w:r w:rsidRPr="006941C2">
        <w:rPr>
          <w:color w:val="FF0000"/>
          <w:lang w:val="pt-BR"/>
        </w:rPr>
        <w:t>accessibility</w:t>
      </w:r>
      <w:proofErr w:type="spellEnd"/>
      <w:r w:rsidRPr="006941C2">
        <w:rPr>
          <w:color w:val="FF0000"/>
          <w:lang w:val="pt-BR"/>
        </w:rPr>
        <w:t>?</w:t>
      </w:r>
    </w:p>
    <w:p w14:paraId="5BAF9700" w14:textId="77777777" w:rsidR="0058575D" w:rsidRPr="006941C2" w:rsidRDefault="0058575D">
      <w:pPr>
        <w:pStyle w:val="Textodecomentrio"/>
        <w:rPr>
          <w:color w:val="FF0000"/>
          <w:lang w:val="pt-BR"/>
        </w:rPr>
      </w:pPr>
    </w:p>
    <w:p w14:paraId="7B5C9E96" w14:textId="14E64F21" w:rsidR="0058575D" w:rsidRPr="004C1305" w:rsidRDefault="0058575D">
      <w:pPr>
        <w:pStyle w:val="Textodecomentrio"/>
        <w:rPr>
          <w:lang w:val="pt-BR"/>
        </w:rPr>
      </w:pPr>
      <w:r w:rsidRPr="004C1305">
        <w:rPr>
          <w:color w:val="FF0000"/>
          <w:lang w:val="pt-BR"/>
        </w:rPr>
        <w:t>Resp.: Incluí o “</w:t>
      </w:r>
      <w:proofErr w:type="spellStart"/>
      <w:r w:rsidRPr="004C1305">
        <w:rPr>
          <w:color w:val="FF0000"/>
          <w:lang w:val="pt-BR"/>
        </w:rPr>
        <w:t>Automatically</w:t>
      </w:r>
      <w:proofErr w:type="spellEnd"/>
      <w:r w:rsidRPr="004C1305">
        <w:rPr>
          <w:color w:val="FF0000"/>
          <w:lang w:val="pt-BR"/>
        </w:rPr>
        <w:t xml:space="preserve">”. Implementei o </w:t>
      </w:r>
      <w:proofErr w:type="spellStart"/>
      <w:r w:rsidRPr="004C1305">
        <w:rPr>
          <w:color w:val="FF0000"/>
          <w:lang w:val="pt-BR"/>
        </w:rPr>
        <w:t>collapse</w:t>
      </w:r>
      <w:proofErr w:type="spellEnd"/>
      <w:r w:rsidRPr="004C1305">
        <w:rPr>
          <w:color w:val="FF0000"/>
          <w:lang w:val="pt-BR"/>
        </w:rPr>
        <w:t xml:space="preserve"> mas consider</w:t>
      </w:r>
      <w:r>
        <w:rPr>
          <w:color w:val="FF0000"/>
          <w:lang w:val="pt-BR"/>
        </w:rPr>
        <w:t>o</w:t>
      </w:r>
      <w:r w:rsidRPr="004C1305">
        <w:rPr>
          <w:color w:val="FF0000"/>
          <w:lang w:val="pt-BR"/>
        </w:rPr>
        <w:t xml:space="preserve"> que ele ainda não está legal. Para uma boa visão, o usuário ainda depende de realizar um colapse manual.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2FAE9E" w15:done="0"/>
  <w15:commentEx w15:paraId="54E733DE" w15:done="0"/>
  <w15:commentEx w15:paraId="7209CF4F" w15:done="0"/>
  <w15:commentEx w15:paraId="6B0DC0BB" w15:done="0"/>
  <w15:commentEx w15:paraId="77BA83EB" w15:done="0"/>
  <w15:commentEx w15:paraId="0A20F3A2" w15:done="0"/>
  <w15:commentEx w15:paraId="37DEBD13" w15:done="0"/>
  <w15:commentEx w15:paraId="5AD9D43A" w15:done="0"/>
  <w15:commentEx w15:paraId="2ABE1147" w15:done="0"/>
  <w15:commentEx w15:paraId="387BCB6D" w15:done="0"/>
  <w15:commentEx w15:paraId="230BD662" w15:done="0"/>
  <w15:commentEx w15:paraId="4E2AADB7" w15:done="0"/>
  <w15:commentEx w15:paraId="4471A04E" w15:done="0"/>
  <w15:commentEx w15:paraId="7D2EF470" w15:done="0"/>
  <w15:commentEx w15:paraId="57900934" w15:done="0"/>
  <w15:commentEx w15:paraId="3C396977" w15:done="0"/>
  <w15:commentEx w15:paraId="0D7D90A5" w15:done="0"/>
  <w15:commentEx w15:paraId="43FF5B24" w15:done="0"/>
  <w15:commentEx w15:paraId="581758D5" w15:done="0"/>
  <w15:commentEx w15:paraId="12B7D606" w15:done="0"/>
  <w15:commentEx w15:paraId="319A5436" w15:done="0"/>
  <w15:commentEx w15:paraId="089D5FA8" w15:done="0"/>
  <w15:commentEx w15:paraId="186B60D0" w15:done="0"/>
  <w15:commentEx w15:paraId="6A6DC88D" w15:done="0"/>
  <w15:commentEx w15:paraId="3613BC49" w15:done="0"/>
  <w15:commentEx w15:paraId="70064D37" w15:done="0"/>
  <w15:commentEx w15:paraId="1D3742E4" w15:done="0"/>
  <w15:commentEx w15:paraId="71C51A61" w15:done="0"/>
  <w15:commentEx w15:paraId="63DCC6E2" w15:done="0"/>
  <w15:commentEx w15:paraId="1600F588" w15:done="0"/>
  <w15:commentEx w15:paraId="2092DC18" w15:done="0"/>
  <w15:commentEx w15:paraId="4171E606" w15:done="0"/>
  <w15:commentEx w15:paraId="7F1CC585" w15:done="0"/>
  <w15:commentEx w15:paraId="0DD26A18" w15:done="0"/>
  <w15:commentEx w15:paraId="248D7119" w15:done="0"/>
  <w15:commentEx w15:paraId="68E4DAD3" w15:done="0"/>
  <w15:commentEx w15:paraId="2226E433" w15:done="0"/>
  <w15:commentEx w15:paraId="3AEAA4AC" w15:done="0"/>
  <w15:commentEx w15:paraId="6E6E038E" w15:done="0"/>
  <w15:commentEx w15:paraId="63D2404B" w15:done="0"/>
  <w15:commentEx w15:paraId="33F95FEB" w15:done="0"/>
  <w15:commentEx w15:paraId="2F12D8BE" w15:done="0"/>
  <w15:commentEx w15:paraId="02D5CFB5" w15:done="0"/>
  <w15:commentEx w15:paraId="214EFEC4" w15:done="0"/>
  <w15:commentEx w15:paraId="3A15CDBF" w15:done="0"/>
  <w15:commentEx w15:paraId="07FFCC6B" w15:done="0"/>
  <w15:commentEx w15:paraId="19D1AC6D" w15:done="0"/>
  <w15:commentEx w15:paraId="1BD09316" w15:done="0"/>
  <w15:commentEx w15:paraId="2BA78364" w15:done="0"/>
  <w15:commentEx w15:paraId="54686958" w15:done="0"/>
  <w15:commentEx w15:paraId="449E42E3" w15:done="0"/>
  <w15:commentEx w15:paraId="0678EA37" w15:done="0"/>
  <w15:commentEx w15:paraId="75304873" w15:done="0"/>
  <w15:commentEx w15:paraId="7AD99DE5" w15:done="0"/>
  <w15:commentEx w15:paraId="7709AD42" w15:done="0"/>
  <w15:commentEx w15:paraId="0F41DCF5" w15:done="0"/>
  <w15:commentEx w15:paraId="1693255D" w15:done="0"/>
  <w15:commentEx w15:paraId="6EB22E66" w15:done="0"/>
  <w15:commentEx w15:paraId="2EEC1DC4" w15:done="0"/>
  <w15:commentEx w15:paraId="28385720" w15:done="0"/>
  <w15:commentEx w15:paraId="6B1B5ACA" w15:done="0"/>
  <w15:commentEx w15:paraId="7F2BDCF6" w15:paraIdParent="6B1B5ACA" w15:done="0"/>
  <w15:commentEx w15:paraId="72CF2DFA" w15:done="0"/>
  <w15:commentEx w15:paraId="0B566438" w15:done="0"/>
  <w15:commentEx w15:paraId="60392071" w15:done="0"/>
  <w15:commentEx w15:paraId="3AE869B0" w15:done="0"/>
  <w15:commentEx w15:paraId="5DBFA1D7" w15:done="0"/>
  <w15:commentEx w15:paraId="46B6202E" w15:done="0"/>
  <w15:commentEx w15:paraId="6D150796" w15:done="0"/>
  <w15:commentEx w15:paraId="71117B9C" w15:done="0"/>
  <w15:commentEx w15:paraId="7BA887EE" w15:done="0"/>
  <w15:commentEx w15:paraId="5A277143" w15:done="0"/>
  <w15:commentEx w15:paraId="185434E9" w15:done="0"/>
  <w15:commentEx w15:paraId="596DF88F" w15:done="0"/>
  <w15:commentEx w15:paraId="478BF38B" w15:done="0"/>
  <w15:commentEx w15:paraId="4BAA840F" w15:done="0"/>
  <w15:commentEx w15:paraId="68E9876F" w15:done="0"/>
  <w15:commentEx w15:paraId="0786C51C" w15:done="0"/>
  <w15:commentEx w15:paraId="7ED5C814" w15:done="0"/>
  <w15:commentEx w15:paraId="6AFF60EE" w15:done="0"/>
  <w15:commentEx w15:paraId="2ED7A8BA" w15:done="0"/>
  <w15:commentEx w15:paraId="4BF065BA" w15:done="0"/>
  <w15:commentEx w15:paraId="5ED02CAD" w15:done="0"/>
  <w15:commentEx w15:paraId="7B5C9E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A0336" w14:textId="77777777" w:rsidR="003B54DD" w:rsidRDefault="003B54DD">
      <w:r>
        <w:separator/>
      </w:r>
    </w:p>
    <w:p w14:paraId="0B8A1978" w14:textId="77777777" w:rsidR="003B54DD" w:rsidRDefault="003B54DD"/>
  </w:endnote>
  <w:endnote w:type="continuationSeparator" w:id="0">
    <w:p w14:paraId="2E3436A9" w14:textId="77777777" w:rsidR="003B54DD" w:rsidRDefault="003B54DD">
      <w:r>
        <w:continuationSeparator/>
      </w:r>
    </w:p>
    <w:p w14:paraId="2421BFB2" w14:textId="77777777" w:rsidR="003B54DD" w:rsidRDefault="003B54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variable"/>
    <w:sig w:usb0="00000000"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256C1" w14:textId="77777777" w:rsidR="0058575D" w:rsidRDefault="0058575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80AA40" w14:textId="77777777" w:rsidR="003B54DD" w:rsidRDefault="003B54DD"/>
    <w:p w14:paraId="08103CAF" w14:textId="77777777" w:rsidR="003B54DD" w:rsidRDefault="003B54DD"/>
  </w:footnote>
  <w:footnote w:type="continuationSeparator" w:id="0">
    <w:p w14:paraId="54A296F0" w14:textId="77777777" w:rsidR="003B54DD" w:rsidRDefault="003B54DD">
      <w:r>
        <w:continuationSeparator/>
      </w:r>
    </w:p>
    <w:p w14:paraId="7C854D13" w14:textId="77777777" w:rsidR="003B54DD" w:rsidRDefault="003B54DD"/>
  </w:footnote>
  <w:footnote w:id="1">
    <w:p w14:paraId="3BB80BC9" w14:textId="37F8CFBD" w:rsidR="0058575D" w:rsidRDefault="0058575D">
      <w:pPr>
        <w:pStyle w:val="Textodenotaderodap"/>
      </w:pPr>
    </w:p>
  </w:footnote>
  <w:footnote w:id="2">
    <w:p w14:paraId="7B273EE3" w14:textId="77777777" w:rsidR="0058575D" w:rsidRPr="00BD4D09" w:rsidRDefault="0058575D" w:rsidP="00265954">
      <w:pPr>
        <w:pStyle w:val="Textodenotaderodap"/>
        <w:rPr>
          <w:ins w:id="39" w:author="Cristiano Cesario" w:date="2014-06-20T10:51:00Z"/>
        </w:rPr>
      </w:pPr>
      <w:ins w:id="40" w:author="Cristiano Cesario" w:date="2014-06-20T10:51:00Z">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ins>
    </w:p>
  </w:footnote>
  <w:footnote w:id="3">
    <w:p w14:paraId="52083961" w14:textId="77777777" w:rsidR="0058575D" w:rsidRPr="00BD4D09" w:rsidDel="00265954" w:rsidRDefault="0058575D" w:rsidP="006923BF">
      <w:pPr>
        <w:pStyle w:val="Textodenotaderodap"/>
        <w:rPr>
          <w:del w:id="45" w:author="Cristiano Cesario" w:date="2014-06-20T10:52:00Z"/>
        </w:rPr>
      </w:pPr>
      <w:del w:id="46" w:author="Cristiano Cesario" w:date="2014-06-20T10:52:00Z">
        <w:r w:rsidDel="00265954">
          <w:rPr>
            <w:rStyle w:val="Refdenotaderodap"/>
          </w:rPr>
          <w:footnoteRef/>
        </w:r>
        <w:r w:rsidRPr="00BD4D09" w:rsidDel="00265954">
          <w:delText xml:space="preserve"> </w:delText>
        </w:r>
        <w:r w:rsidRPr="00E92539" w:rsidDel="00265954">
          <w:delText xml:space="preserve">Dye </w:delText>
        </w:r>
        <w:r w:rsidDel="00265954">
          <w:delText xml:space="preserve">is commonly used </w:delText>
        </w:r>
        <w:r w:rsidRPr="00E92539" w:rsidDel="00265954">
          <w:delText>in cells to observe the cell division process.</w:delText>
        </w:r>
        <w:r w:rsidDel="00265954">
          <w:delText xml:space="preserve"> As an analogy, DyeVC allows developers to observe how a Version Control repository evolved over time.</w:delText>
        </w:r>
      </w:del>
    </w:p>
  </w:footnote>
  <w:footnote w:id="4">
    <w:p w14:paraId="6EF89A34" w14:textId="2E34A547" w:rsidR="0058575D" w:rsidRPr="00A4114E" w:rsidDel="002B4E6B" w:rsidRDefault="0058575D">
      <w:pPr>
        <w:pStyle w:val="Textodenotaderodap"/>
        <w:rPr>
          <w:del w:id="116" w:author="Cristiano Cesario" w:date="2014-06-24T11:50:00Z"/>
        </w:rPr>
      </w:pPr>
      <w:del w:id="117" w:author="Cristiano Cesario" w:date="2014-06-24T11:50:00Z">
        <w:r w:rsidDel="002B4E6B">
          <w:rPr>
            <w:rStyle w:val="Refdenotaderodap"/>
          </w:rPr>
          <w:footnoteRef/>
        </w:r>
        <w:r w:rsidDel="002B4E6B">
          <w:delText xml:space="preserve"> </w:delText>
        </w:r>
        <w:r w:rsidRPr="00A4114E" w:rsidDel="002B4E6B">
          <w:delText>https://github.com/</w:delText>
        </w:r>
      </w:del>
    </w:p>
  </w:footnote>
  <w:footnote w:id="5">
    <w:p w14:paraId="2DF4FEF3" w14:textId="3E4D2273" w:rsidR="0058575D" w:rsidRPr="00A4114E" w:rsidDel="002B4E6B" w:rsidRDefault="0058575D">
      <w:pPr>
        <w:pStyle w:val="Textodenotaderodap"/>
        <w:rPr>
          <w:del w:id="118" w:author="Cristiano Cesario" w:date="2014-06-24T11:50:00Z"/>
        </w:rPr>
      </w:pPr>
      <w:del w:id="119" w:author="Cristiano Cesario" w:date="2014-06-24T11:50:00Z">
        <w:r w:rsidDel="002B4E6B">
          <w:rPr>
            <w:rStyle w:val="Refdenotaderodap"/>
          </w:rPr>
          <w:footnoteRef/>
        </w:r>
        <w:r w:rsidDel="002B4E6B">
          <w:delText xml:space="preserve"> </w:delText>
        </w:r>
        <w:r w:rsidRPr="00A4114E" w:rsidDel="002B4E6B">
          <w:delText>https://gitorious.org/</w:delText>
        </w:r>
      </w:del>
    </w:p>
  </w:footnote>
  <w:footnote w:id="6">
    <w:p w14:paraId="27BA07FC" w14:textId="508DDAB9" w:rsidR="0058575D" w:rsidRPr="00A4114E" w:rsidDel="002B4E6B" w:rsidRDefault="0058575D">
      <w:pPr>
        <w:pStyle w:val="Textodenotaderodap"/>
        <w:rPr>
          <w:del w:id="120" w:author="Cristiano Cesario" w:date="2014-06-24T11:50:00Z"/>
        </w:rPr>
      </w:pPr>
      <w:del w:id="121" w:author="Cristiano Cesario" w:date="2014-06-24T11:50:00Z">
        <w:r w:rsidDel="002B4E6B">
          <w:rPr>
            <w:rStyle w:val="Refdenotaderodap"/>
          </w:rPr>
          <w:footnoteRef/>
        </w:r>
        <w:r w:rsidDel="002B4E6B">
          <w:delText xml:space="preserve"> </w:delText>
        </w:r>
        <w:r w:rsidRPr="00A4114E" w:rsidDel="002B4E6B">
          <w:delText>http://bitbucket.org/</w:delText>
        </w:r>
      </w:del>
    </w:p>
  </w:footnote>
  <w:footnote w:id="7">
    <w:p w14:paraId="50D09A8C" w14:textId="77777777" w:rsidR="0058575D" w:rsidRPr="00BD4D09" w:rsidDel="006F0A02" w:rsidRDefault="0058575D" w:rsidP="00BC3CDC">
      <w:pPr>
        <w:pStyle w:val="Textodenotaderodap"/>
        <w:rPr>
          <w:del w:id="157" w:author="Cristiano Cesario" w:date="2014-06-20T16:49:00Z"/>
        </w:rPr>
      </w:pPr>
      <w:del w:id="158" w:author="Cristiano Cesario" w:date="2014-06-20T16:49:00Z">
        <w:r w:rsidDel="006F0A02">
          <w:rPr>
            <w:rStyle w:val="Refdenotaderodap"/>
          </w:rPr>
          <w:footnoteRef/>
        </w:r>
        <w:r w:rsidRPr="00BD4D09" w:rsidDel="006F0A02">
          <w:delText xml:space="preserve"> http://docs.oracle.com/javase/6/docs/technotes/guides/javaws/</w:delText>
        </w:r>
      </w:del>
    </w:p>
  </w:footnote>
  <w:footnote w:id="8">
    <w:p w14:paraId="6DC5E03F" w14:textId="77777777" w:rsidR="0058575D" w:rsidRPr="00BD4D09" w:rsidDel="006F0A02" w:rsidRDefault="0058575D" w:rsidP="00BC3CDC">
      <w:pPr>
        <w:pStyle w:val="Textodenotaderodap"/>
        <w:rPr>
          <w:del w:id="159" w:author="Cristiano Cesario" w:date="2014-06-20T16:49:00Z"/>
        </w:rPr>
      </w:pPr>
      <w:del w:id="160" w:author="Cristiano Cesario" w:date="2014-06-20T16:49:00Z">
        <w:r w:rsidDel="006F0A02">
          <w:rPr>
            <w:rStyle w:val="Refdenotaderodap"/>
          </w:rPr>
          <w:footnoteRef/>
        </w:r>
        <w:r w:rsidRPr="00BD4D09" w:rsidDel="006F0A02">
          <w:delText xml:space="preserve"> http://www.eclipse.org/jgit/</w:delText>
        </w:r>
      </w:del>
    </w:p>
  </w:footnote>
  <w:footnote w:id="9">
    <w:p w14:paraId="5B38C699" w14:textId="77777777" w:rsidR="0058575D" w:rsidRPr="00ED268C" w:rsidDel="006F0A02" w:rsidRDefault="0058575D" w:rsidP="00BC3CDC">
      <w:pPr>
        <w:pStyle w:val="Textodenotaderodap"/>
        <w:rPr>
          <w:del w:id="161" w:author="Cristiano Cesario" w:date="2014-06-20T16:49:00Z"/>
        </w:rPr>
      </w:pPr>
      <w:del w:id="162" w:author="Cristiano Cesario" w:date="2014-06-20T16:49:00Z">
        <w:r w:rsidDel="006F0A02">
          <w:rPr>
            <w:rStyle w:val="Refdenotaderodap"/>
          </w:rPr>
          <w:footnoteRef/>
        </w:r>
        <w:r w:rsidRPr="00ED268C" w:rsidDel="006F0A02">
          <w:delText xml:space="preserve"> http://jung.sourceforge.net/</w:delText>
        </w:r>
      </w:del>
    </w:p>
  </w:footnote>
  <w:footnote w:id="10">
    <w:p w14:paraId="536D20AA" w14:textId="77777777" w:rsidR="0058575D" w:rsidRPr="0096768F" w:rsidDel="0041498F" w:rsidRDefault="0058575D" w:rsidP="006F2EEC">
      <w:pPr>
        <w:pStyle w:val="Textodenotaderodap"/>
        <w:rPr>
          <w:del w:id="175" w:author="Cristiano Cesario" w:date="2014-06-21T08:44:00Z"/>
        </w:rPr>
      </w:pPr>
      <w:del w:id="176" w:author="Cristiano Cesario" w:date="2014-06-21T08:44:00Z">
        <w:r w:rsidDel="0041498F">
          <w:rPr>
            <w:rStyle w:val="Refdenotaderodap"/>
          </w:rPr>
          <w:footnoteRef/>
        </w:r>
        <w:r w:rsidDel="0041498F">
          <w:delText xml:space="preserve"> </w:delText>
        </w:r>
        <w:r w:rsidRPr="0096768F" w:rsidDel="0041498F">
          <w:delText>https://www.mongodb.org/</w:delText>
        </w:r>
      </w:del>
    </w:p>
  </w:footnote>
  <w:footnote w:id="11">
    <w:p w14:paraId="6138A1F3" w14:textId="77777777" w:rsidR="0058575D" w:rsidRPr="00BD4D09" w:rsidRDefault="0058575D" w:rsidP="000D333E">
      <w:pPr>
        <w:pStyle w:val="Textodenotaderodap"/>
        <w:rPr>
          <w:ins w:id="1198" w:author="Cristiano Cesario" w:date="2014-06-24T11:58:00Z"/>
        </w:rPr>
      </w:pPr>
      <w:ins w:id="1199" w:author="Cristiano Cesario" w:date="2014-06-24T11:58:00Z">
        <w:r>
          <w:rPr>
            <w:rStyle w:val="Refdenotaderodap"/>
          </w:rPr>
          <w:footnoteRef/>
        </w:r>
        <w:r w:rsidRPr="00BD4D09">
          <w:t xml:space="preserve"> http://docs.oracle.com/javase/6/docs/technotes/guides/javaws/</w:t>
        </w:r>
      </w:ins>
    </w:p>
  </w:footnote>
  <w:footnote w:id="12">
    <w:p w14:paraId="54A9C742" w14:textId="77777777" w:rsidR="0058575D" w:rsidRPr="00BD4D09" w:rsidRDefault="0058575D" w:rsidP="000D333E">
      <w:pPr>
        <w:pStyle w:val="Textodenotaderodap"/>
        <w:rPr>
          <w:ins w:id="1200" w:author="Cristiano Cesario" w:date="2014-06-24T11:58:00Z"/>
        </w:rPr>
      </w:pPr>
      <w:ins w:id="1201" w:author="Cristiano Cesario" w:date="2014-06-24T11:58:00Z">
        <w:r>
          <w:rPr>
            <w:rStyle w:val="Refdenotaderodap"/>
          </w:rPr>
          <w:footnoteRef/>
        </w:r>
        <w:r w:rsidRPr="00BD4D09">
          <w:t xml:space="preserve"> http://www.eclipse.org/jgit/</w:t>
        </w:r>
      </w:ins>
    </w:p>
  </w:footnote>
  <w:footnote w:id="13">
    <w:p w14:paraId="104E22F8" w14:textId="77777777" w:rsidR="0058575D" w:rsidRPr="0096768F" w:rsidRDefault="0058575D" w:rsidP="000D333E">
      <w:pPr>
        <w:pStyle w:val="Textodenotaderodap"/>
        <w:rPr>
          <w:ins w:id="1203" w:author="Cristiano Cesario" w:date="2014-06-24T11:58:00Z"/>
        </w:rPr>
      </w:pPr>
      <w:ins w:id="1204" w:author="Cristiano Cesario" w:date="2014-06-24T11:58:00Z">
        <w:r>
          <w:rPr>
            <w:rStyle w:val="Refdenotaderodap"/>
          </w:rPr>
          <w:footnoteRef/>
        </w:r>
        <w:r>
          <w:t xml:space="preserve"> </w:t>
        </w:r>
        <w:r w:rsidRPr="0096768F">
          <w:t>https://www.mongodb.org/</w:t>
        </w:r>
      </w:ins>
    </w:p>
  </w:footnote>
  <w:footnote w:id="14">
    <w:p w14:paraId="20A03E77" w14:textId="77777777" w:rsidR="0058575D" w:rsidRPr="00ED268C" w:rsidRDefault="0058575D" w:rsidP="000D333E">
      <w:pPr>
        <w:pStyle w:val="Textodenotaderodap"/>
        <w:rPr>
          <w:ins w:id="1205" w:author="Cristiano Cesario" w:date="2014-06-24T11:58:00Z"/>
        </w:rPr>
      </w:pPr>
      <w:ins w:id="1206" w:author="Cristiano Cesario" w:date="2014-06-24T11:58:00Z">
        <w:r>
          <w:rPr>
            <w:rStyle w:val="Refdenotaderodap"/>
          </w:rPr>
          <w:footnoteRef/>
        </w:r>
        <w:r w:rsidRPr="00ED268C">
          <w:t xml:space="preserve"> http://jung.sourceforge.net/</w:t>
        </w:r>
      </w:ins>
    </w:p>
  </w:footnote>
  <w:footnote w:id="15">
    <w:p w14:paraId="6E906D82" w14:textId="77777777" w:rsidR="0058575D" w:rsidRPr="00BD4D09" w:rsidDel="007B0F59" w:rsidRDefault="0058575D" w:rsidP="006F0A02">
      <w:pPr>
        <w:pStyle w:val="Textodenotaderodap"/>
        <w:rPr>
          <w:ins w:id="1300" w:author="Cristiano Cesario" w:date="2014-06-20T16:49:00Z"/>
          <w:del w:id="1301" w:author="Cristiano Cesario" w:date="2014-06-21T08:32:00Z"/>
        </w:rPr>
      </w:pPr>
      <w:ins w:id="1302" w:author="Cristiano Cesario" w:date="2014-06-20T16:49:00Z">
        <w:del w:id="1303" w:author="Cristiano Cesario" w:date="2014-06-21T08:32:00Z">
          <w:r w:rsidDel="007B0F59">
            <w:rPr>
              <w:rStyle w:val="Refdenotaderodap"/>
            </w:rPr>
            <w:footnoteRef/>
          </w:r>
          <w:r w:rsidRPr="00BD4D09" w:rsidDel="007B0F59">
            <w:delText xml:space="preserve"> http://docs.oracle.com/javase/6/docs/technotes/guides/javaws/</w:delText>
          </w:r>
        </w:del>
      </w:ins>
    </w:p>
  </w:footnote>
  <w:footnote w:id="16">
    <w:p w14:paraId="35C5F8EE" w14:textId="77777777" w:rsidR="0058575D" w:rsidRPr="00BD4D09" w:rsidDel="007B0F59" w:rsidRDefault="0058575D" w:rsidP="006F0A02">
      <w:pPr>
        <w:pStyle w:val="Textodenotaderodap"/>
        <w:rPr>
          <w:ins w:id="1308" w:author="Cristiano Cesario" w:date="2014-06-20T16:49:00Z"/>
          <w:del w:id="1309" w:author="Cristiano Cesario" w:date="2014-06-21T08:32:00Z"/>
        </w:rPr>
      </w:pPr>
      <w:ins w:id="1310" w:author="Cristiano Cesario" w:date="2014-06-20T16:49:00Z">
        <w:del w:id="1311" w:author="Cristiano Cesario" w:date="2014-06-21T08:32:00Z">
          <w:r w:rsidDel="007B0F59">
            <w:rPr>
              <w:rStyle w:val="Refdenotaderodap"/>
            </w:rPr>
            <w:footnoteRef/>
          </w:r>
          <w:r w:rsidRPr="00BD4D09" w:rsidDel="007B0F59">
            <w:delText xml:space="preserve"> http://www.eclipse.org/jgit/</w:delText>
          </w:r>
        </w:del>
      </w:ins>
    </w:p>
  </w:footnote>
  <w:footnote w:id="17">
    <w:p w14:paraId="06EBA119" w14:textId="77777777" w:rsidR="0058575D" w:rsidRPr="00ED268C" w:rsidDel="007B0F59" w:rsidRDefault="0058575D" w:rsidP="006F0A02">
      <w:pPr>
        <w:pStyle w:val="Textodenotaderodap"/>
        <w:rPr>
          <w:ins w:id="1317" w:author="Cristiano Cesario" w:date="2014-06-20T16:49:00Z"/>
          <w:del w:id="1318" w:author="Cristiano Cesario" w:date="2014-06-21T08:32:00Z"/>
        </w:rPr>
      </w:pPr>
      <w:ins w:id="1319" w:author="Cristiano Cesario" w:date="2014-06-20T16:49:00Z">
        <w:del w:id="1320" w:author="Cristiano Cesario" w:date="2014-06-21T08:32:00Z">
          <w:r w:rsidDel="007B0F59">
            <w:rPr>
              <w:rStyle w:val="Refdenotaderodap"/>
            </w:rPr>
            <w:footnoteRef/>
          </w:r>
          <w:r w:rsidRPr="00ED268C" w:rsidDel="007B0F59">
            <w:delText xml:space="preserve"> http://jung.sourceforge.net/</w:delText>
          </w:r>
        </w:del>
      </w:ins>
    </w:p>
  </w:footnote>
  <w:footnote w:id="18">
    <w:p w14:paraId="57AD5DFB" w14:textId="6CC96F17" w:rsidR="007C6EFC" w:rsidRPr="000D6266" w:rsidRDefault="007C6EFC">
      <w:pPr>
        <w:pStyle w:val="Textodenotaderodap"/>
      </w:pPr>
      <w:ins w:id="1352" w:author="Cristiano Cesario" w:date="2014-06-25T20:09:00Z">
        <w:r>
          <w:rPr>
            <w:rStyle w:val="Refdenotaderodap"/>
          </w:rPr>
          <w:footnoteRef/>
        </w:r>
        <w:r>
          <w:t xml:space="preserve"> </w:t>
        </w:r>
      </w:ins>
      <w:ins w:id="1353" w:author="Cristiano Cesario" w:date="2014-06-25T20:10:00Z">
        <w:r w:rsidRPr="007C6EFC">
          <w:t>https://github.com/jquery/jquery.git</w:t>
        </w:r>
      </w:ins>
    </w:p>
  </w:footnote>
  <w:footnote w:id="19">
    <w:p w14:paraId="060EB7E6" w14:textId="77777777" w:rsidR="0058575D" w:rsidRPr="00ED268C" w:rsidRDefault="0058575D" w:rsidP="0032111C">
      <w:pPr>
        <w:pStyle w:val="Textodenotaderodap"/>
      </w:pPr>
      <w:r>
        <w:rPr>
          <w:rStyle w:val="Refdenotaderodap"/>
        </w:rPr>
        <w:footnoteRef/>
      </w:r>
      <w:r w:rsidRPr="00ED268C">
        <w:t xml:space="preserve"> http://svnnotifier.tigris.org/</w:t>
      </w:r>
      <w:r>
        <w:t xml:space="preserve"> (2012)</w:t>
      </w:r>
    </w:p>
  </w:footnote>
  <w:footnote w:id="20">
    <w:p w14:paraId="7DB1AB32" w14:textId="77777777" w:rsidR="0058575D" w:rsidRPr="00ED268C" w:rsidRDefault="0058575D" w:rsidP="0032111C">
      <w:pPr>
        <w:pStyle w:val="Textodenotaderodap"/>
      </w:pPr>
      <w:r>
        <w:rPr>
          <w:rStyle w:val="Refdenotaderodap"/>
        </w:rPr>
        <w:footnoteRef/>
      </w:r>
      <w:r w:rsidRPr="00ED268C">
        <w:t xml:space="preserve"> https://github.com/pocorall/scm-notifier</w:t>
      </w:r>
      <w:r>
        <w:t xml:space="preserve"> (2012)</w:t>
      </w:r>
    </w:p>
  </w:footnote>
  <w:footnote w:id="21">
    <w:p w14:paraId="2401A9A8" w14:textId="77777777" w:rsidR="0058575D" w:rsidRPr="00ED268C" w:rsidRDefault="0058575D" w:rsidP="0032111C">
      <w:pPr>
        <w:pStyle w:val="Textodenotaderodap"/>
      </w:pPr>
      <w:r>
        <w:rPr>
          <w:rStyle w:val="Refdenotaderodap"/>
        </w:rPr>
        <w:footnoteRef/>
      </w:r>
      <w:r w:rsidRPr="00ED268C">
        <w:t xml:space="preserve"> http://tools.tortoisesvn.net/CommitMonitor.html</w:t>
      </w:r>
      <w:r>
        <w:t xml:space="preserve"> (2013)</w:t>
      </w:r>
    </w:p>
  </w:footnote>
  <w:footnote w:id="22">
    <w:p w14:paraId="6ED65BAF" w14:textId="77777777" w:rsidR="0058575D" w:rsidRPr="00ED268C" w:rsidRDefault="0058575D" w:rsidP="0032111C">
      <w:pPr>
        <w:pStyle w:val="Textodenotaderodap"/>
      </w:pPr>
      <w:r>
        <w:rPr>
          <w:rStyle w:val="Refdenotaderodap"/>
        </w:rPr>
        <w:footnoteRef/>
      </w:r>
      <w:r w:rsidRPr="00ED268C">
        <w:t xml:space="preserve"> http://code.google.com/p/svnradar/</w:t>
      </w:r>
      <w:r>
        <w:t xml:space="preserve"> (2011)</w:t>
      </w:r>
    </w:p>
  </w:footnote>
  <w:footnote w:id="23">
    <w:p w14:paraId="3088379F" w14:textId="77777777" w:rsidR="0058575D" w:rsidRPr="00ED268C" w:rsidRDefault="0058575D" w:rsidP="0032111C">
      <w:pPr>
        <w:pStyle w:val="Textodenotaderodap"/>
      </w:pPr>
      <w:r>
        <w:rPr>
          <w:rStyle w:val="Refdenotaderodap"/>
        </w:rPr>
        <w:footnoteRef/>
      </w:r>
      <w:r w:rsidRPr="00ED268C">
        <w:t xml:space="preserve"> http://www.fsmpi.uni-bayreuth.de/~dun3/hg-commit-monitor</w:t>
      </w:r>
      <w:r>
        <w:t xml:space="preserve"> (2009)</w:t>
      </w:r>
    </w:p>
  </w:footnote>
  <w:footnote w:id="24">
    <w:p w14:paraId="142D26D1" w14:textId="538982F0" w:rsidR="0058575D" w:rsidRPr="008F44FC" w:rsidRDefault="0058575D">
      <w:pPr>
        <w:pStyle w:val="Textodenotaderodap"/>
      </w:pPr>
      <w:ins w:id="2350" w:author="Cristiano Cesario" w:date="2014-06-24T20:33:00Z">
        <w:r>
          <w:rPr>
            <w:rStyle w:val="Refdenotaderodap"/>
          </w:rPr>
          <w:footnoteRef/>
        </w:r>
        <w:r>
          <w:t xml:space="preserve"> </w:t>
        </w:r>
        <w:r w:rsidRPr="008F44FC">
          <w:t>http://www.visualstudio.com/en-us/products/tfs-overview-vs.aspx</w:t>
        </w:r>
        <w:r>
          <w:t xml:space="preserve"> </w:t>
        </w:r>
      </w:ins>
      <w:ins w:id="2351" w:author="Cristiano Cesario" w:date="2014-06-24T20:34:00Z">
        <w:r>
          <w:t>(2013)</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58575D" w:rsidRDefault="0058575D">
    <w:pPr>
      <w:framePr w:wrap="auto" w:vAnchor="text" w:hAnchor="margin" w:xAlign="right" w:y="1"/>
    </w:pPr>
    <w:r>
      <w:fldChar w:fldCharType="begin"/>
    </w:r>
    <w:r>
      <w:instrText xml:space="preserve">PAGE  </w:instrText>
    </w:r>
    <w:r>
      <w:fldChar w:fldCharType="separate"/>
    </w:r>
    <w:r w:rsidR="00F244F0">
      <w:rPr>
        <w:noProof/>
      </w:rPr>
      <w:t>11</w:t>
    </w:r>
    <w:r>
      <w:fldChar w:fldCharType="end"/>
    </w:r>
  </w:p>
  <w:p w14:paraId="3C734628" w14:textId="77777777" w:rsidR="0058575D" w:rsidRDefault="0058575D">
    <w:pPr>
      <w:ind w:right="360"/>
    </w:pPr>
    <w:r>
      <w:t>&gt; REPLACE THIS LINE WITH YOUR PAPER IDENTIFICATION NUMBER (DOUBLE-CLICK HERE TO EDIT) &lt;</w:t>
    </w:r>
  </w:p>
  <w:p w14:paraId="2D5740AD" w14:textId="77777777" w:rsidR="0058575D" w:rsidRDefault="0058575D">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822A5A6"/>
    <w:lvl w:ilvl="0">
      <w:start w:val="1"/>
      <w:numFmt w:val="decimal"/>
      <w:lvlText w:val="%1."/>
      <w:lvlJc w:val="left"/>
      <w:pPr>
        <w:tabs>
          <w:tab w:val="num" w:pos="1800"/>
        </w:tabs>
        <w:ind w:left="1800" w:hanging="360"/>
      </w:pPr>
    </w:lvl>
  </w:abstractNum>
  <w:abstractNum w:abstractNumId="2">
    <w:nsid w:val="FFFFFF7D"/>
    <w:multiLevelType w:val="singleLevel"/>
    <w:tmpl w:val="CC9405EE"/>
    <w:lvl w:ilvl="0">
      <w:start w:val="1"/>
      <w:numFmt w:val="decimal"/>
      <w:lvlText w:val="%1."/>
      <w:lvlJc w:val="left"/>
      <w:pPr>
        <w:tabs>
          <w:tab w:val="num" w:pos="1440"/>
        </w:tabs>
        <w:ind w:left="1440" w:hanging="360"/>
      </w:pPr>
    </w:lvl>
  </w:abstractNum>
  <w:abstractNum w:abstractNumId="3">
    <w:nsid w:val="FFFFFF7E"/>
    <w:multiLevelType w:val="singleLevel"/>
    <w:tmpl w:val="7578164A"/>
    <w:lvl w:ilvl="0">
      <w:start w:val="1"/>
      <w:numFmt w:val="decimal"/>
      <w:lvlText w:val="%1."/>
      <w:lvlJc w:val="left"/>
      <w:pPr>
        <w:tabs>
          <w:tab w:val="num" w:pos="1080"/>
        </w:tabs>
        <w:ind w:left="1080" w:hanging="360"/>
      </w:pPr>
    </w:lvl>
  </w:abstractNum>
  <w:abstractNum w:abstractNumId="4">
    <w:nsid w:val="FFFFFF7F"/>
    <w:multiLevelType w:val="singleLevel"/>
    <w:tmpl w:val="59684628"/>
    <w:lvl w:ilvl="0">
      <w:start w:val="1"/>
      <w:numFmt w:val="decimal"/>
      <w:lvlText w:val="%1."/>
      <w:lvlJc w:val="left"/>
      <w:pPr>
        <w:tabs>
          <w:tab w:val="num" w:pos="720"/>
        </w:tabs>
        <w:ind w:left="720" w:hanging="360"/>
      </w:pPr>
    </w:lvl>
  </w:abstractNum>
  <w:abstractNum w:abstractNumId="5">
    <w:nsid w:val="FFFFFF80"/>
    <w:multiLevelType w:val="singleLevel"/>
    <w:tmpl w:val="285A92E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60E5F0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0BA55F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3FE37F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8703F80"/>
    <w:lvl w:ilvl="0">
      <w:start w:val="1"/>
      <w:numFmt w:val="decimal"/>
      <w:lvlText w:val="%1."/>
      <w:lvlJc w:val="left"/>
      <w:pPr>
        <w:tabs>
          <w:tab w:val="num" w:pos="360"/>
        </w:tabs>
        <w:ind w:left="360" w:hanging="360"/>
      </w:pPr>
    </w:lvl>
  </w:abstractNum>
  <w:abstractNum w:abstractNumId="10">
    <w:nsid w:val="FFFFFF89"/>
    <w:multiLevelType w:val="singleLevel"/>
    <w:tmpl w:val="A0E4CA6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0B1D66"/>
    <w:multiLevelType w:val="singleLevel"/>
    <w:tmpl w:val="0BEC9FB0"/>
    <w:lvl w:ilvl="0">
      <w:start w:val="1"/>
      <w:numFmt w:val="none"/>
      <w:lvlText w:val=""/>
      <w:legacy w:legacy="1" w:legacySpace="0" w:legacyIndent="0"/>
      <w:lvlJc w:val="left"/>
      <w:pPr>
        <w:ind w:left="288"/>
      </w:p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436449"/>
    <w:multiLevelType w:val="hybridMultilevel"/>
    <w:tmpl w:val="0B82D322"/>
    <w:lvl w:ilvl="0" w:tplc="04160001">
      <w:start w:val="1"/>
      <w:numFmt w:val="bullet"/>
      <w:lvlText w:val=""/>
      <w:lvlJc w:val="left"/>
      <w:pPr>
        <w:ind w:left="922" w:hanging="360"/>
      </w:pPr>
      <w:rPr>
        <w:rFonts w:ascii="Symbol" w:hAnsi="Symbol" w:hint="default"/>
      </w:rPr>
    </w:lvl>
    <w:lvl w:ilvl="1" w:tplc="04160003" w:tentative="1">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25">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nsid w:val="55630736"/>
    <w:multiLevelType w:val="singleLevel"/>
    <w:tmpl w:val="0BEC9FB0"/>
    <w:lvl w:ilvl="0">
      <w:start w:val="1"/>
      <w:numFmt w:val="none"/>
      <w:lvlText w:val=""/>
      <w:legacy w:legacy="1" w:legacySpace="0" w:legacyIndent="0"/>
      <w:lvlJc w:val="left"/>
      <w:pPr>
        <w:ind w:left="288"/>
      </w:pPr>
    </w:lvl>
  </w:abstractNum>
  <w:abstractNum w:abstractNumId="27">
    <w:nsid w:val="65FF3CB8"/>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3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BA723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6"/>
  </w:num>
  <w:num w:numId="15">
    <w:abstractNumId w:val="25"/>
  </w:num>
  <w:num w:numId="16">
    <w:abstractNumId w:val="36"/>
  </w:num>
  <w:num w:numId="17">
    <w:abstractNumId w:val="16"/>
  </w:num>
  <w:num w:numId="18">
    <w:abstractNumId w:val="15"/>
  </w:num>
  <w:num w:numId="19">
    <w:abstractNumId w:val="30"/>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3"/>
  </w:num>
  <w:num w:numId="25">
    <w:abstractNumId w:val="32"/>
  </w:num>
  <w:num w:numId="26">
    <w:abstractNumId w:val="13"/>
  </w:num>
  <w:num w:numId="27">
    <w:abstractNumId w:val="31"/>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4"/>
  </w:num>
  <w:num w:numId="43">
    <w:abstractNumId w:val="28"/>
  </w:num>
  <w:num w:numId="44">
    <w:abstractNumId w:val="35"/>
  </w:num>
  <w:num w:numId="45">
    <w:abstractNumId w:val="28"/>
  </w:num>
  <w:num w:numId="46">
    <w:abstractNumId w:val="27"/>
  </w:num>
  <w:num w:numId="47">
    <w:abstractNumId w:val="28"/>
  </w:num>
  <w:num w:numId="4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130A"/>
    <w:rsid w:val="000016B9"/>
    <w:rsid w:val="00001EDF"/>
    <w:rsid w:val="00004686"/>
    <w:rsid w:val="00026E08"/>
    <w:rsid w:val="00033DC4"/>
    <w:rsid w:val="00042E13"/>
    <w:rsid w:val="00042EE8"/>
    <w:rsid w:val="000442C8"/>
    <w:rsid w:val="000577C6"/>
    <w:rsid w:val="00061435"/>
    <w:rsid w:val="000665FA"/>
    <w:rsid w:val="000773C6"/>
    <w:rsid w:val="00084582"/>
    <w:rsid w:val="00090BBB"/>
    <w:rsid w:val="00091E68"/>
    <w:rsid w:val="000929D3"/>
    <w:rsid w:val="000939B6"/>
    <w:rsid w:val="000957E2"/>
    <w:rsid w:val="000A168B"/>
    <w:rsid w:val="000A1E97"/>
    <w:rsid w:val="000A43F7"/>
    <w:rsid w:val="000A6536"/>
    <w:rsid w:val="000A7B4E"/>
    <w:rsid w:val="000B5A2B"/>
    <w:rsid w:val="000B5E59"/>
    <w:rsid w:val="000B79B1"/>
    <w:rsid w:val="000C456E"/>
    <w:rsid w:val="000D2BDE"/>
    <w:rsid w:val="000D333E"/>
    <w:rsid w:val="000D6266"/>
    <w:rsid w:val="000E2444"/>
    <w:rsid w:val="000E43CC"/>
    <w:rsid w:val="000F1477"/>
    <w:rsid w:val="000F5000"/>
    <w:rsid w:val="00104BB0"/>
    <w:rsid w:val="00105268"/>
    <w:rsid w:val="00106B66"/>
    <w:rsid w:val="001071F5"/>
    <w:rsid w:val="0010794E"/>
    <w:rsid w:val="0013059E"/>
    <w:rsid w:val="0013354F"/>
    <w:rsid w:val="00134A5D"/>
    <w:rsid w:val="00143F2E"/>
    <w:rsid w:val="00144E72"/>
    <w:rsid w:val="001515F5"/>
    <w:rsid w:val="00152A07"/>
    <w:rsid w:val="00154453"/>
    <w:rsid w:val="0015718D"/>
    <w:rsid w:val="001576BA"/>
    <w:rsid w:val="00164534"/>
    <w:rsid w:val="0017223B"/>
    <w:rsid w:val="00174629"/>
    <w:rsid w:val="001768FF"/>
    <w:rsid w:val="00186081"/>
    <w:rsid w:val="00187FF9"/>
    <w:rsid w:val="00190D3D"/>
    <w:rsid w:val="0019330A"/>
    <w:rsid w:val="001A05CD"/>
    <w:rsid w:val="001A0A38"/>
    <w:rsid w:val="001A3336"/>
    <w:rsid w:val="001A60B1"/>
    <w:rsid w:val="001B119C"/>
    <w:rsid w:val="001B36B1"/>
    <w:rsid w:val="001B393A"/>
    <w:rsid w:val="001C3703"/>
    <w:rsid w:val="001D3FA7"/>
    <w:rsid w:val="001D73A5"/>
    <w:rsid w:val="001E7B7A"/>
    <w:rsid w:val="001F0F23"/>
    <w:rsid w:val="001F4C5C"/>
    <w:rsid w:val="00204478"/>
    <w:rsid w:val="00204E3C"/>
    <w:rsid w:val="002058E1"/>
    <w:rsid w:val="00214588"/>
    <w:rsid w:val="00214E2E"/>
    <w:rsid w:val="00216141"/>
    <w:rsid w:val="00217186"/>
    <w:rsid w:val="002238B9"/>
    <w:rsid w:val="002246F6"/>
    <w:rsid w:val="00231342"/>
    <w:rsid w:val="00232B27"/>
    <w:rsid w:val="002434A1"/>
    <w:rsid w:val="00243E7C"/>
    <w:rsid w:val="002511F9"/>
    <w:rsid w:val="00263943"/>
    <w:rsid w:val="00265954"/>
    <w:rsid w:val="00267B35"/>
    <w:rsid w:val="00271A32"/>
    <w:rsid w:val="00281AAE"/>
    <w:rsid w:val="0028756B"/>
    <w:rsid w:val="002A0978"/>
    <w:rsid w:val="002A3CBD"/>
    <w:rsid w:val="002B4E6B"/>
    <w:rsid w:val="002B542F"/>
    <w:rsid w:val="002C07F0"/>
    <w:rsid w:val="002C3EFC"/>
    <w:rsid w:val="002C6CEA"/>
    <w:rsid w:val="002D5F77"/>
    <w:rsid w:val="002E29F5"/>
    <w:rsid w:val="002E4CE6"/>
    <w:rsid w:val="002E6203"/>
    <w:rsid w:val="002F20FD"/>
    <w:rsid w:val="002F6CC9"/>
    <w:rsid w:val="002F7892"/>
    <w:rsid w:val="002F7910"/>
    <w:rsid w:val="00317874"/>
    <w:rsid w:val="0032111C"/>
    <w:rsid w:val="00326E4E"/>
    <w:rsid w:val="00327A92"/>
    <w:rsid w:val="00327C1F"/>
    <w:rsid w:val="00336E3C"/>
    <w:rsid w:val="00340598"/>
    <w:rsid w:val="0034085C"/>
    <w:rsid w:val="003427CE"/>
    <w:rsid w:val="00342FBC"/>
    <w:rsid w:val="00355DFE"/>
    <w:rsid w:val="00360269"/>
    <w:rsid w:val="0036758B"/>
    <w:rsid w:val="003731AB"/>
    <w:rsid w:val="00373847"/>
    <w:rsid w:val="0037551B"/>
    <w:rsid w:val="003870E8"/>
    <w:rsid w:val="00392DBA"/>
    <w:rsid w:val="003A0D75"/>
    <w:rsid w:val="003A1DD3"/>
    <w:rsid w:val="003A6B99"/>
    <w:rsid w:val="003B54DD"/>
    <w:rsid w:val="003C3322"/>
    <w:rsid w:val="003C68C2"/>
    <w:rsid w:val="003C6C25"/>
    <w:rsid w:val="003D2876"/>
    <w:rsid w:val="003D4CAE"/>
    <w:rsid w:val="003E3768"/>
    <w:rsid w:val="003F087D"/>
    <w:rsid w:val="003F26BD"/>
    <w:rsid w:val="003F39BF"/>
    <w:rsid w:val="003F52AD"/>
    <w:rsid w:val="004059CB"/>
    <w:rsid w:val="00412ADF"/>
    <w:rsid w:val="0041498F"/>
    <w:rsid w:val="00416F46"/>
    <w:rsid w:val="0042291E"/>
    <w:rsid w:val="0043144F"/>
    <w:rsid w:val="00431BFA"/>
    <w:rsid w:val="004353CF"/>
    <w:rsid w:val="0043665D"/>
    <w:rsid w:val="00436E81"/>
    <w:rsid w:val="00442ED1"/>
    <w:rsid w:val="00446744"/>
    <w:rsid w:val="00460C9A"/>
    <w:rsid w:val="004631BC"/>
    <w:rsid w:val="0046680F"/>
    <w:rsid w:val="00483809"/>
    <w:rsid w:val="00484761"/>
    <w:rsid w:val="00484DD5"/>
    <w:rsid w:val="00487761"/>
    <w:rsid w:val="00487F53"/>
    <w:rsid w:val="00493019"/>
    <w:rsid w:val="004979EA"/>
    <w:rsid w:val="004A0594"/>
    <w:rsid w:val="004C1305"/>
    <w:rsid w:val="004C1E16"/>
    <w:rsid w:val="004C2543"/>
    <w:rsid w:val="004C31CD"/>
    <w:rsid w:val="004C3EBA"/>
    <w:rsid w:val="004C7350"/>
    <w:rsid w:val="004D15CA"/>
    <w:rsid w:val="004D685C"/>
    <w:rsid w:val="004E3E4C"/>
    <w:rsid w:val="004E4EDC"/>
    <w:rsid w:val="004F1423"/>
    <w:rsid w:val="004F23A0"/>
    <w:rsid w:val="005003E3"/>
    <w:rsid w:val="005028CC"/>
    <w:rsid w:val="005043F5"/>
    <w:rsid w:val="005052CD"/>
    <w:rsid w:val="00515F1A"/>
    <w:rsid w:val="00533A20"/>
    <w:rsid w:val="00550A26"/>
    <w:rsid w:val="00550BF5"/>
    <w:rsid w:val="00551177"/>
    <w:rsid w:val="00552FAA"/>
    <w:rsid w:val="00554329"/>
    <w:rsid w:val="00565C1C"/>
    <w:rsid w:val="00565C76"/>
    <w:rsid w:val="00567A70"/>
    <w:rsid w:val="005711BD"/>
    <w:rsid w:val="00573663"/>
    <w:rsid w:val="00575D29"/>
    <w:rsid w:val="00582885"/>
    <w:rsid w:val="00583768"/>
    <w:rsid w:val="00583E93"/>
    <w:rsid w:val="0058575D"/>
    <w:rsid w:val="00586E73"/>
    <w:rsid w:val="00591503"/>
    <w:rsid w:val="00595619"/>
    <w:rsid w:val="00595C2F"/>
    <w:rsid w:val="005A2A15"/>
    <w:rsid w:val="005A783E"/>
    <w:rsid w:val="005B1268"/>
    <w:rsid w:val="005B3912"/>
    <w:rsid w:val="005C3A93"/>
    <w:rsid w:val="005C4A32"/>
    <w:rsid w:val="005D1B15"/>
    <w:rsid w:val="005D2824"/>
    <w:rsid w:val="005D3144"/>
    <w:rsid w:val="005D4F1A"/>
    <w:rsid w:val="005D639E"/>
    <w:rsid w:val="005D72BB"/>
    <w:rsid w:val="005E692F"/>
    <w:rsid w:val="005E775D"/>
    <w:rsid w:val="006076D9"/>
    <w:rsid w:val="0062114B"/>
    <w:rsid w:val="00623698"/>
    <w:rsid w:val="00625E96"/>
    <w:rsid w:val="0063204F"/>
    <w:rsid w:val="0064458B"/>
    <w:rsid w:val="00646B3B"/>
    <w:rsid w:val="00647C09"/>
    <w:rsid w:val="00651F2C"/>
    <w:rsid w:val="00656648"/>
    <w:rsid w:val="0065694A"/>
    <w:rsid w:val="00671521"/>
    <w:rsid w:val="006850C3"/>
    <w:rsid w:val="006923BF"/>
    <w:rsid w:val="00693D5D"/>
    <w:rsid w:val="006941C2"/>
    <w:rsid w:val="006958C4"/>
    <w:rsid w:val="00696575"/>
    <w:rsid w:val="006A4FCF"/>
    <w:rsid w:val="006B3758"/>
    <w:rsid w:val="006B6A89"/>
    <w:rsid w:val="006B7F03"/>
    <w:rsid w:val="006C0990"/>
    <w:rsid w:val="006D511B"/>
    <w:rsid w:val="006E17F3"/>
    <w:rsid w:val="006F0A02"/>
    <w:rsid w:val="006F2EEC"/>
    <w:rsid w:val="006F552E"/>
    <w:rsid w:val="00702AAC"/>
    <w:rsid w:val="0070339C"/>
    <w:rsid w:val="007071FA"/>
    <w:rsid w:val="00723467"/>
    <w:rsid w:val="00725B45"/>
    <w:rsid w:val="007270A3"/>
    <w:rsid w:val="00731A65"/>
    <w:rsid w:val="0075042E"/>
    <w:rsid w:val="00751ADD"/>
    <w:rsid w:val="0076131B"/>
    <w:rsid w:val="00763E35"/>
    <w:rsid w:val="0076430B"/>
    <w:rsid w:val="00772F2A"/>
    <w:rsid w:val="00780CB7"/>
    <w:rsid w:val="007875E5"/>
    <w:rsid w:val="00787C81"/>
    <w:rsid w:val="00795841"/>
    <w:rsid w:val="007964AC"/>
    <w:rsid w:val="007B0F59"/>
    <w:rsid w:val="007B5ABE"/>
    <w:rsid w:val="007C1602"/>
    <w:rsid w:val="007C316F"/>
    <w:rsid w:val="007C4336"/>
    <w:rsid w:val="007C6EFC"/>
    <w:rsid w:val="007C7D20"/>
    <w:rsid w:val="007D0742"/>
    <w:rsid w:val="007D4B7D"/>
    <w:rsid w:val="007E0912"/>
    <w:rsid w:val="007F1B45"/>
    <w:rsid w:val="007F39EB"/>
    <w:rsid w:val="007F7AA6"/>
    <w:rsid w:val="008050FF"/>
    <w:rsid w:val="00811F2C"/>
    <w:rsid w:val="00823624"/>
    <w:rsid w:val="00837E47"/>
    <w:rsid w:val="00840BB0"/>
    <w:rsid w:val="00845318"/>
    <w:rsid w:val="008518FE"/>
    <w:rsid w:val="00852F25"/>
    <w:rsid w:val="00854A7F"/>
    <w:rsid w:val="0085659C"/>
    <w:rsid w:val="0086752E"/>
    <w:rsid w:val="00872026"/>
    <w:rsid w:val="0087350E"/>
    <w:rsid w:val="00873575"/>
    <w:rsid w:val="008742D1"/>
    <w:rsid w:val="0087792E"/>
    <w:rsid w:val="00883927"/>
    <w:rsid w:val="00883EAF"/>
    <w:rsid w:val="00885258"/>
    <w:rsid w:val="008855DE"/>
    <w:rsid w:val="008933F8"/>
    <w:rsid w:val="008946BB"/>
    <w:rsid w:val="0089790C"/>
    <w:rsid w:val="008A02D4"/>
    <w:rsid w:val="008A30C3"/>
    <w:rsid w:val="008A3C23"/>
    <w:rsid w:val="008C49CC"/>
    <w:rsid w:val="008C4D48"/>
    <w:rsid w:val="008D69E9"/>
    <w:rsid w:val="008E0645"/>
    <w:rsid w:val="008F44FC"/>
    <w:rsid w:val="008F594A"/>
    <w:rsid w:val="009000A0"/>
    <w:rsid w:val="009047C1"/>
    <w:rsid w:val="00904C7E"/>
    <w:rsid w:val="0091035B"/>
    <w:rsid w:val="009120F8"/>
    <w:rsid w:val="009144C7"/>
    <w:rsid w:val="00917245"/>
    <w:rsid w:val="0092079D"/>
    <w:rsid w:val="00937029"/>
    <w:rsid w:val="009376B7"/>
    <w:rsid w:val="0095726A"/>
    <w:rsid w:val="009605BA"/>
    <w:rsid w:val="009608BE"/>
    <w:rsid w:val="009648DE"/>
    <w:rsid w:val="0096768F"/>
    <w:rsid w:val="009730B2"/>
    <w:rsid w:val="0098551D"/>
    <w:rsid w:val="00993D22"/>
    <w:rsid w:val="009A1F6E"/>
    <w:rsid w:val="009B1D54"/>
    <w:rsid w:val="009B6F8D"/>
    <w:rsid w:val="009C1AD8"/>
    <w:rsid w:val="009C7D17"/>
    <w:rsid w:val="009D3A5E"/>
    <w:rsid w:val="009D551C"/>
    <w:rsid w:val="009E430E"/>
    <w:rsid w:val="009E484E"/>
    <w:rsid w:val="009E5575"/>
    <w:rsid w:val="009E737D"/>
    <w:rsid w:val="009F01D7"/>
    <w:rsid w:val="009F1027"/>
    <w:rsid w:val="009F40FB"/>
    <w:rsid w:val="009F4EE3"/>
    <w:rsid w:val="009F50D4"/>
    <w:rsid w:val="00A047D5"/>
    <w:rsid w:val="00A122FD"/>
    <w:rsid w:val="00A217C2"/>
    <w:rsid w:val="00A22FCB"/>
    <w:rsid w:val="00A232C4"/>
    <w:rsid w:val="00A24CED"/>
    <w:rsid w:val="00A311FC"/>
    <w:rsid w:val="00A3125C"/>
    <w:rsid w:val="00A3184F"/>
    <w:rsid w:val="00A4114E"/>
    <w:rsid w:val="00A42314"/>
    <w:rsid w:val="00A44E7B"/>
    <w:rsid w:val="00A472F1"/>
    <w:rsid w:val="00A505C1"/>
    <w:rsid w:val="00A5237D"/>
    <w:rsid w:val="00A554A3"/>
    <w:rsid w:val="00A5637E"/>
    <w:rsid w:val="00A610BB"/>
    <w:rsid w:val="00A61F8E"/>
    <w:rsid w:val="00A70F19"/>
    <w:rsid w:val="00A75464"/>
    <w:rsid w:val="00A758EA"/>
    <w:rsid w:val="00A764E9"/>
    <w:rsid w:val="00A813C7"/>
    <w:rsid w:val="00A87389"/>
    <w:rsid w:val="00A95C50"/>
    <w:rsid w:val="00AA0F19"/>
    <w:rsid w:val="00AA2CE6"/>
    <w:rsid w:val="00AB0025"/>
    <w:rsid w:val="00AB79A6"/>
    <w:rsid w:val="00AC0321"/>
    <w:rsid w:val="00AC205B"/>
    <w:rsid w:val="00AC4850"/>
    <w:rsid w:val="00AC537F"/>
    <w:rsid w:val="00AC55BD"/>
    <w:rsid w:val="00AD36BF"/>
    <w:rsid w:val="00AD3861"/>
    <w:rsid w:val="00AD4CCB"/>
    <w:rsid w:val="00AF059E"/>
    <w:rsid w:val="00AF399D"/>
    <w:rsid w:val="00B147F4"/>
    <w:rsid w:val="00B27A29"/>
    <w:rsid w:val="00B35A55"/>
    <w:rsid w:val="00B368CB"/>
    <w:rsid w:val="00B47B59"/>
    <w:rsid w:val="00B53F81"/>
    <w:rsid w:val="00B56C2B"/>
    <w:rsid w:val="00B65BD3"/>
    <w:rsid w:val="00B70469"/>
    <w:rsid w:val="00B72DD8"/>
    <w:rsid w:val="00B72E09"/>
    <w:rsid w:val="00B811FB"/>
    <w:rsid w:val="00B87BCA"/>
    <w:rsid w:val="00B87FC9"/>
    <w:rsid w:val="00B90EA1"/>
    <w:rsid w:val="00B9792D"/>
    <w:rsid w:val="00BA2BD4"/>
    <w:rsid w:val="00BC3CDC"/>
    <w:rsid w:val="00BD0BDF"/>
    <w:rsid w:val="00BD30EB"/>
    <w:rsid w:val="00BD4A18"/>
    <w:rsid w:val="00BE197F"/>
    <w:rsid w:val="00BE7C32"/>
    <w:rsid w:val="00BF0C69"/>
    <w:rsid w:val="00BF24A3"/>
    <w:rsid w:val="00BF629B"/>
    <w:rsid w:val="00BF655C"/>
    <w:rsid w:val="00C027E5"/>
    <w:rsid w:val="00C0362C"/>
    <w:rsid w:val="00C06CD7"/>
    <w:rsid w:val="00C075EF"/>
    <w:rsid w:val="00C11E83"/>
    <w:rsid w:val="00C2378A"/>
    <w:rsid w:val="00C238E7"/>
    <w:rsid w:val="00C378A1"/>
    <w:rsid w:val="00C444D6"/>
    <w:rsid w:val="00C46406"/>
    <w:rsid w:val="00C56A5A"/>
    <w:rsid w:val="00C56F65"/>
    <w:rsid w:val="00C6091C"/>
    <w:rsid w:val="00C62006"/>
    <w:rsid w:val="00C621D6"/>
    <w:rsid w:val="00C63594"/>
    <w:rsid w:val="00C63C10"/>
    <w:rsid w:val="00C6568A"/>
    <w:rsid w:val="00C7454F"/>
    <w:rsid w:val="00C82D86"/>
    <w:rsid w:val="00C87B25"/>
    <w:rsid w:val="00CB4B8D"/>
    <w:rsid w:val="00CC0DDA"/>
    <w:rsid w:val="00CD331A"/>
    <w:rsid w:val="00CD566F"/>
    <w:rsid w:val="00CD600B"/>
    <w:rsid w:val="00CD684F"/>
    <w:rsid w:val="00CF22D0"/>
    <w:rsid w:val="00CF4F17"/>
    <w:rsid w:val="00D00FED"/>
    <w:rsid w:val="00D03A0E"/>
    <w:rsid w:val="00D06623"/>
    <w:rsid w:val="00D06975"/>
    <w:rsid w:val="00D135E4"/>
    <w:rsid w:val="00D14C6B"/>
    <w:rsid w:val="00D1526D"/>
    <w:rsid w:val="00D16C3F"/>
    <w:rsid w:val="00D21828"/>
    <w:rsid w:val="00D256A4"/>
    <w:rsid w:val="00D356D4"/>
    <w:rsid w:val="00D35EFD"/>
    <w:rsid w:val="00D438B5"/>
    <w:rsid w:val="00D448CB"/>
    <w:rsid w:val="00D54396"/>
    <w:rsid w:val="00D5536F"/>
    <w:rsid w:val="00D56935"/>
    <w:rsid w:val="00D62BC2"/>
    <w:rsid w:val="00D758C6"/>
    <w:rsid w:val="00D75D6A"/>
    <w:rsid w:val="00D81735"/>
    <w:rsid w:val="00D86A98"/>
    <w:rsid w:val="00D90C10"/>
    <w:rsid w:val="00D92E96"/>
    <w:rsid w:val="00DA258C"/>
    <w:rsid w:val="00DB13B4"/>
    <w:rsid w:val="00DB5192"/>
    <w:rsid w:val="00DB630F"/>
    <w:rsid w:val="00DD5F67"/>
    <w:rsid w:val="00DE07FA"/>
    <w:rsid w:val="00DF2DDE"/>
    <w:rsid w:val="00E00A87"/>
    <w:rsid w:val="00E01667"/>
    <w:rsid w:val="00E030B4"/>
    <w:rsid w:val="00E10806"/>
    <w:rsid w:val="00E14B34"/>
    <w:rsid w:val="00E33894"/>
    <w:rsid w:val="00E36209"/>
    <w:rsid w:val="00E3771A"/>
    <w:rsid w:val="00E420BB"/>
    <w:rsid w:val="00E45FDC"/>
    <w:rsid w:val="00E474F0"/>
    <w:rsid w:val="00E50DF6"/>
    <w:rsid w:val="00E74870"/>
    <w:rsid w:val="00E76F63"/>
    <w:rsid w:val="00E85A39"/>
    <w:rsid w:val="00E965C5"/>
    <w:rsid w:val="00E96A3A"/>
    <w:rsid w:val="00E97402"/>
    <w:rsid w:val="00E97B99"/>
    <w:rsid w:val="00EA6CD0"/>
    <w:rsid w:val="00EB16A7"/>
    <w:rsid w:val="00EB16D9"/>
    <w:rsid w:val="00EB2E9D"/>
    <w:rsid w:val="00EB3099"/>
    <w:rsid w:val="00EC005E"/>
    <w:rsid w:val="00EC3D96"/>
    <w:rsid w:val="00EC5712"/>
    <w:rsid w:val="00ED7687"/>
    <w:rsid w:val="00EE6FFC"/>
    <w:rsid w:val="00EF10AC"/>
    <w:rsid w:val="00EF4701"/>
    <w:rsid w:val="00EF51F4"/>
    <w:rsid w:val="00EF564E"/>
    <w:rsid w:val="00F068EE"/>
    <w:rsid w:val="00F1714B"/>
    <w:rsid w:val="00F22198"/>
    <w:rsid w:val="00F244F0"/>
    <w:rsid w:val="00F33D49"/>
    <w:rsid w:val="00F3481E"/>
    <w:rsid w:val="00F40382"/>
    <w:rsid w:val="00F41E44"/>
    <w:rsid w:val="00F50C49"/>
    <w:rsid w:val="00F54817"/>
    <w:rsid w:val="00F577F6"/>
    <w:rsid w:val="00F57E8C"/>
    <w:rsid w:val="00F60FD7"/>
    <w:rsid w:val="00F63703"/>
    <w:rsid w:val="00F65266"/>
    <w:rsid w:val="00F70E35"/>
    <w:rsid w:val="00F751E1"/>
    <w:rsid w:val="00F76E56"/>
    <w:rsid w:val="00F82139"/>
    <w:rsid w:val="00F91455"/>
    <w:rsid w:val="00F91BCE"/>
    <w:rsid w:val="00F9281A"/>
    <w:rsid w:val="00F9406D"/>
    <w:rsid w:val="00F959AA"/>
    <w:rsid w:val="00FA03A6"/>
    <w:rsid w:val="00FA0641"/>
    <w:rsid w:val="00FA3230"/>
    <w:rsid w:val="00FA7B0A"/>
    <w:rsid w:val="00FB599B"/>
    <w:rsid w:val="00FB711E"/>
    <w:rsid w:val="00FC0F3E"/>
    <w:rsid w:val="00FD347F"/>
    <w:rsid w:val="00FD362E"/>
    <w:rsid w:val="00FE6625"/>
    <w:rsid w:val="00FF1548"/>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01267F2-80C0-4351-8038-D35B8BA85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144"/>
  </w:style>
  <w:style w:type="paragraph" w:styleId="Ttulo1">
    <w:name w:val="heading 1"/>
    <w:basedOn w:val="Normal"/>
    <w:next w:val="Text"/>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Text"/>
    <w:link w:val="Ttulo2Char"/>
    <w:uiPriority w:val="9"/>
    <w:qFormat/>
    <w:pPr>
      <w:keepNext/>
      <w:numPr>
        <w:ilvl w:val="1"/>
        <w:numId w:val="1"/>
      </w:numPr>
      <w:spacing w:before="120" w:after="60"/>
      <w:outlineLvl w:val="1"/>
    </w:pPr>
    <w:rPr>
      <w:i/>
      <w:iCs/>
    </w:rPr>
  </w:style>
  <w:style w:type="paragraph" w:styleId="Ttulo3">
    <w:name w:val="heading 3"/>
    <w:basedOn w:val="Normal"/>
    <w:next w:val="Text"/>
    <w:uiPriority w:val="9"/>
    <w:qFormat/>
    <w:pPr>
      <w:keepNext/>
      <w:numPr>
        <w:ilvl w:val="2"/>
        <w:numId w:val="1"/>
      </w:numPr>
      <w:outlineLvl w:val="2"/>
    </w:pPr>
    <w:rPr>
      <w:i/>
      <w:iCs/>
    </w:rPr>
  </w:style>
  <w:style w:type="paragraph" w:styleId="Ttulo4">
    <w:name w:val="heading 4"/>
    <w:basedOn w:val="Normal"/>
    <w:next w:val="Text"/>
    <w:uiPriority w:val="9"/>
    <w:qFormat/>
    <w:pPr>
      <w:keepNext/>
      <w:numPr>
        <w:ilvl w:val="3"/>
        <w:numId w:val="1"/>
      </w:numPr>
      <w:spacing w:before="240" w:after="60"/>
      <w:outlineLvl w:val="3"/>
    </w:pPr>
    <w:rPr>
      <w:i/>
      <w:iCs/>
      <w:sz w:val="18"/>
      <w:szCs w:val="18"/>
    </w:rPr>
  </w:style>
  <w:style w:type="paragraph" w:styleId="Ttulo5">
    <w:name w:val="heading 5"/>
    <w:basedOn w:val="Normal"/>
    <w:next w:val="Text"/>
    <w:uiPriority w:val="9"/>
    <w:qFormat/>
    <w:pPr>
      <w:numPr>
        <w:ilvl w:val="4"/>
        <w:numId w:val="1"/>
      </w:numPr>
      <w:spacing w:before="240" w:after="60"/>
      <w:outlineLvl w:val="4"/>
    </w:pPr>
    <w:rPr>
      <w:sz w:val="18"/>
      <w:szCs w:val="18"/>
    </w:rPr>
  </w:style>
  <w:style w:type="paragraph" w:styleId="Ttulo6">
    <w:name w:val="heading 6"/>
    <w:basedOn w:val="Normal"/>
    <w:next w:val="Text"/>
    <w:uiPriority w:val="9"/>
    <w:qFormat/>
    <w:pPr>
      <w:numPr>
        <w:ilvl w:val="5"/>
        <w:numId w:val="1"/>
      </w:numPr>
      <w:spacing w:before="240" w:after="60"/>
      <w:outlineLvl w:val="5"/>
    </w:pPr>
    <w:rPr>
      <w:i/>
      <w:iCs/>
      <w:sz w:val="16"/>
      <w:szCs w:val="16"/>
    </w:rPr>
  </w:style>
  <w:style w:type="paragraph" w:styleId="Ttulo7">
    <w:name w:val="heading 7"/>
    <w:basedOn w:val="Normal"/>
    <w:next w:val="Text"/>
    <w:uiPriority w:val="9"/>
    <w:qFormat/>
    <w:pPr>
      <w:numPr>
        <w:ilvl w:val="6"/>
        <w:numId w:val="1"/>
      </w:numPr>
      <w:spacing w:before="240" w:after="60"/>
      <w:outlineLvl w:val="6"/>
    </w:pPr>
    <w:rPr>
      <w:sz w:val="16"/>
      <w:szCs w:val="16"/>
    </w:rPr>
  </w:style>
  <w:style w:type="paragraph" w:styleId="Ttulo8">
    <w:name w:val="heading 8"/>
    <w:basedOn w:val="Normal"/>
    <w:next w:val="Text"/>
    <w:uiPriority w:val="9"/>
    <w:qFormat/>
    <w:pPr>
      <w:numPr>
        <w:ilvl w:val="7"/>
        <w:numId w:val="1"/>
      </w:numPr>
      <w:spacing w:before="240" w:after="60"/>
      <w:outlineLvl w:val="7"/>
    </w:pPr>
    <w:rPr>
      <w:i/>
      <w:iCs/>
      <w:sz w:val="16"/>
      <w:szCs w:val="16"/>
    </w:rPr>
  </w:style>
  <w:style w:type="paragraph" w:styleId="Ttulo9">
    <w:name w:val="heading 9"/>
    <w:basedOn w:val="Normal"/>
    <w:next w:val="Text"/>
    <w:uiPriority w:val="9"/>
    <w:qFormat/>
    <w:pPr>
      <w:numPr>
        <w:ilvl w:val="8"/>
        <w:numId w:val="1"/>
      </w:numPr>
      <w:spacing w:before="240" w:after="60"/>
      <w:outlineLvl w:val="8"/>
    </w:pPr>
    <w:rPr>
      <w:sz w:val="16"/>
      <w:szCs w:val="1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pPr>
      <w:ind w:firstLine="202"/>
      <w:jc w:val="both"/>
    </w:pPr>
    <w:rPr>
      <w:sz w:val="16"/>
      <w:szCs w:val="16"/>
    </w:rPr>
  </w:style>
  <w:style w:type="paragraph" w:customStyle="1" w:styleId="References">
    <w:name w:val="References"/>
    <w:basedOn w:val="Normal"/>
    <w:rsid w:val="00A42314"/>
    <w:pPr>
      <w:ind w:left="284" w:hanging="284"/>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paragraph" w:styleId="Legenda">
    <w:name w:val="caption"/>
    <w:basedOn w:val="Textodenotaderodap"/>
    <w:next w:val="Normal"/>
    <w:qFormat/>
    <w:rsid w:val="00883927"/>
    <w:pPr>
      <w:ind w:firstLine="0"/>
      <w:jc w:val="center"/>
    </w:pPr>
  </w:style>
  <w:style w:type="paragraph" w:customStyle="1" w:styleId="PrimeiroPargrafo">
    <w:name w:val="Primeiro Parágrafo"/>
    <w:basedOn w:val="Normal"/>
    <w:next w:val="Normal"/>
    <w:link w:val="PrimeiroPargrafoChar"/>
    <w:qFormat/>
    <w:rsid w:val="006923BF"/>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6923BF"/>
    <w:rPr>
      <w:rFonts w:ascii="Times" w:hAnsi="Times"/>
      <w:sz w:val="24"/>
      <w:lang w:val="pt-BR" w:eastAsia="pt-BR"/>
    </w:rPr>
  </w:style>
  <w:style w:type="paragraph" w:customStyle="1" w:styleId="TextodeTabela">
    <w:name w:val="Texto de Tabela"/>
    <w:basedOn w:val="PrimeiroPargrafo"/>
    <w:link w:val="TextodeTabelaChar"/>
    <w:qFormat/>
    <w:rsid w:val="00BC3CDC"/>
    <w:pPr>
      <w:spacing w:before="0"/>
    </w:pPr>
  </w:style>
  <w:style w:type="character" w:customStyle="1" w:styleId="TextodeTabelaChar">
    <w:name w:val="Texto de Tabela Char"/>
    <w:basedOn w:val="PrimeiroPargrafoChar"/>
    <w:link w:val="TextodeTabela"/>
    <w:rsid w:val="00BC3CDC"/>
    <w:rPr>
      <w:rFonts w:ascii="Times" w:hAnsi="Times"/>
      <w:sz w:val="24"/>
      <w:lang w:val="pt-BR" w:eastAsia="pt-BR"/>
    </w:rPr>
  </w:style>
  <w:style w:type="table" w:customStyle="1" w:styleId="IEEETable">
    <w:name w:val="IEEE Table"/>
    <w:basedOn w:val="Tabelanormal"/>
    <w:uiPriority w:val="99"/>
    <w:rsid w:val="00243E7C"/>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Bibliografia">
    <w:name w:val="Bibliography"/>
    <w:basedOn w:val="Normal"/>
    <w:next w:val="Normal"/>
    <w:uiPriority w:val="37"/>
    <w:unhideWhenUsed/>
    <w:rsid w:val="0032111C"/>
    <w:pPr>
      <w:tabs>
        <w:tab w:val="left" w:pos="504"/>
      </w:tabs>
      <w:ind w:left="504" w:hanging="504"/>
    </w:pPr>
  </w:style>
  <w:style w:type="paragraph" w:customStyle="1" w:styleId="bulletlist">
    <w:name w:val="bullet list"/>
    <w:basedOn w:val="Corpodetexto"/>
    <w:rsid w:val="000E2444"/>
    <w:pPr>
      <w:tabs>
        <w:tab w:val="left" w:pos="648"/>
      </w:tabs>
      <w:suppressAutoHyphens/>
      <w:spacing w:after="6"/>
      <w:ind w:left="648"/>
      <w:jc w:val="both"/>
    </w:pPr>
    <w:rPr>
      <w:rFonts w:eastAsia="SimSun"/>
      <w:spacing w:val="-1"/>
      <w:lang w:eastAsia="zh-CN"/>
    </w:rPr>
  </w:style>
  <w:style w:type="paragraph" w:styleId="Corpodetexto">
    <w:name w:val="Body Text"/>
    <w:basedOn w:val="Normal"/>
    <w:link w:val="CorpodetextoChar"/>
    <w:semiHidden/>
    <w:unhideWhenUsed/>
    <w:rsid w:val="000E2444"/>
    <w:pPr>
      <w:spacing w:after="120"/>
    </w:pPr>
  </w:style>
  <w:style w:type="character" w:customStyle="1" w:styleId="CorpodetextoChar">
    <w:name w:val="Corpo de texto Char"/>
    <w:basedOn w:val="Fontepargpadro"/>
    <w:link w:val="Corpodetexto"/>
    <w:semiHidden/>
    <w:rsid w:val="000E2444"/>
  </w:style>
  <w:style w:type="table" w:styleId="Tabelacomgrade">
    <w:name w:val="Table Grid"/>
    <w:basedOn w:val="Tabelanormal"/>
    <w:rsid w:val="00C464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semiHidden/>
    <w:unhideWhenUsed/>
    <w:rsid w:val="00772F2A"/>
    <w:rPr>
      <w:sz w:val="18"/>
      <w:szCs w:val="18"/>
    </w:rPr>
  </w:style>
  <w:style w:type="paragraph" w:styleId="Textodecomentrio">
    <w:name w:val="annotation text"/>
    <w:basedOn w:val="Normal"/>
    <w:link w:val="TextodecomentrioChar"/>
    <w:semiHidden/>
    <w:unhideWhenUsed/>
    <w:rsid w:val="00772F2A"/>
    <w:rPr>
      <w:sz w:val="24"/>
      <w:szCs w:val="24"/>
    </w:rPr>
  </w:style>
  <w:style w:type="character" w:customStyle="1" w:styleId="TextodecomentrioChar">
    <w:name w:val="Texto de comentário Char"/>
    <w:basedOn w:val="Fontepargpadro"/>
    <w:link w:val="Textodecomentrio"/>
    <w:semiHidden/>
    <w:rsid w:val="00772F2A"/>
    <w:rPr>
      <w:sz w:val="24"/>
      <w:szCs w:val="24"/>
    </w:rPr>
  </w:style>
  <w:style w:type="paragraph" w:styleId="Assuntodocomentrio">
    <w:name w:val="annotation subject"/>
    <w:basedOn w:val="Textodecomentrio"/>
    <w:next w:val="Textodecomentrio"/>
    <w:link w:val="AssuntodocomentrioChar"/>
    <w:semiHidden/>
    <w:unhideWhenUsed/>
    <w:rsid w:val="00772F2A"/>
    <w:rPr>
      <w:b/>
      <w:bCs/>
      <w:sz w:val="20"/>
      <w:szCs w:val="20"/>
    </w:rPr>
  </w:style>
  <w:style w:type="character" w:customStyle="1" w:styleId="AssuntodocomentrioChar">
    <w:name w:val="Assunto do comentário Char"/>
    <w:basedOn w:val="TextodecomentrioChar"/>
    <w:link w:val="Assuntodocomentrio"/>
    <w:semiHidden/>
    <w:rsid w:val="00772F2A"/>
    <w:rPr>
      <w:b/>
      <w:bCs/>
      <w:sz w:val="24"/>
      <w:szCs w:val="24"/>
    </w:rPr>
  </w:style>
  <w:style w:type="paragraph" w:customStyle="1" w:styleId="ListaNumerada">
    <w:name w:val="Lista Numerada"/>
    <w:basedOn w:val="Normal"/>
    <w:link w:val="ListaNumeradaChar"/>
    <w:qFormat/>
    <w:rsid w:val="005D3144"/>
    <w:pPr>
      <w:numPr>
        <w:numId w:val="43"/>
      </w:numPr>
      <w:tabs>
        <w:tab w:val="left" w:pos="993"/>
      </w:tabs>
      <w:spacing w:before="120"/>
      <w:jc w:val="both"/>
    </w:pPr>
    <w:rPr>
      <w:rFonts w:ascii="Times" w:hAnsi="Times"/>
      <w:sz w:val="24"/>
      <w:lang w:val="pt-BR" w:eastAsia="pt-BR"/>
    </w:rPr>
  </w:style>
  <w:style w:type="character" w:customStyle="1" w:styleId="ListaNumeradaChar">
    <w:name w:val="Lista Numerada Char"/>
    <w:basedOn w:val="Fontepargpadro"/>
    <w:link w:val="ListaNumerada"/>
    <w:rsid w:val="005D3144"/>
    <w:rPr>
      <w:rFonts w:ascii="Times" w:hAnsi="Times"/>
      <w:sz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412309">
      <w:bodyDiv w:val="1"/>
      <w:marLeft w:val="0"/>
      <w:marRight w:val="0"/>
      <w:marTop w:val="0"/>
      <w:marBottom w:val="0"/>
      <w:divBdr>
        <w:top w:val="none" w:sz="0" w:space="0" w:color="auto"/>
        <w:left w:val="none" w:sz="0" w:space="0" w:color="auto"/>
        <w:bottom w:val="none" w:sz="0" w:space="0" w:color="auto"/>
        <w:right w:val="none" w:sz="0" w:space="0" w:color="auto"/>
      </w:divBdr>
    </w:div>
    <w:div w:id="406459273">
      <w:bodyDiv w:val="1"/>
      <w:marLeft w:val="0"/>
      <w:marRight w:val="0"/>
      <w:marTop w:val="0"/>
      <w:marBottom w:val="0"/>
      <w:divBdr>
        <w:top w:val="none" w:sz="0" w:space="0" w:color="auto"/>
        <w:left w:val="none" w:sz="0" w:space="0" w:color="auto"/>
        <w:bottom w:val="none" w:sz="0" w:space="0" w:color="auto"/>
        <w:right w:val="none" w:sz="0" w:space="0" w:color="auto"/>
      </w:divBdr>
    </w:div>
    <w:div w:id="458187764">
      <w:bodyDiv w:val="1"/>
      <w:marLeft w:val="0"/>
      <w:marRight w:val="0"/>
      <w:marTop w:val="0"/>
      <w:marBottom w:val="0"/>
      <w:divBdr>
        <w:top w:val="none" w:sz="0" w:space="0" w:color="auto"/>
        <w:left w:val="none" w:sz="0" w:space="0" w:color="auto"/>
        <w:bottom w:val="none" w:sz="0" w:space="0" w:color="auto"/>
        <w:right w:val="none" w:sz="0" w:space="0" w:color="auto"/>
      </w:divBdr>
    </w:div>
    <w:div w:id="1131899659">
      <w:bodyDiv w:val="1"/>
      <w:marLeft w:val="0"/>
      <w:marRight w:val="0"/>
      <w:marTop w:val="0"/>
      <w:marBottom w:val="0"/>
      <w:divBdr>
        <w:top w:val="none" w:sz="0" w:space="0" w:color="auto"/>
        <w:left w:val="none" w:sz="0" w:space="0" w:color="auto"/>
        <w:bottom w:val="none" w:sz="0" w:space="0" w:color="auto"/>
        <w:right w:val="none" w:sz="0" w:space="0" w:color="auto"/>
      </w:divBdr>
    </w:div>
    <w:div w:id="1708986413">
      <w:bodyDiv w:val="1"/>
      <w:marLeft w:val="0"/>
      <w:marRight w:val="0"/>
      <w:marTop w:val="0"/>
      <w:marBottom w:val="0"/>
      <w:divBdr>
        <w:top w:val="none" w:sz="0" w:space="0" w:color="auto"/>
        <w:left w:val="none" w:sz="0" w:space="0" w:color="auto"/>
        <w:bottom w:val="none" w:sz="0" w:space="0" w:color="auto"/>
        <w:right w:val="none" w:sz="0" w:space="0" w:color="auto"/>
      </w:divBdr>
    </w:div>
    <w:div w:id="2018148148">
      <w:bodyDiv w:val="1"/>
      <w:marLeft w:val="0"/>
      <w:marRight w:val="0"/>
      <w:marTop w:val="0"/>
      <w:marBottom w:val="0"/>
      <w:divBdr>
        <w:top w:val="none" w:sz="0" w:space="0" w:color="auto"/>
        <w:left w:val="none" w:sz="0" w:space="0" w:color="auto"/>
        <w:bottom w:val="none" w:sz="0" w:space="0" w:color="auto"/>
        <w:right w:val="none" w:sz="0" w:space="0" w:color="auto"/>
      </w:divBdr>
    </w:div>
    <w:div w:id="21033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1.xm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83FE9-A8AD-4AE2-B120-E4D5630C3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5542</TotalTime>
  <Pages>1</Pages>
  <Words>28903</Words>
  <Characters>156080</Characters>
  <Application>Microsoft Office Word</Application>
  <DocSecurity>0</DocSecurity>
  <Lines>1300</Lines>
  <Paragraphs>369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184614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Cristiano Cesario</cp:lastModifiedBy>
  <cp:revision>81</cp:revision>
  <cp:lastPrinted>2014-06-20T12:03:00Z</cp:lastPrinted>
  <dcterms:created xsi:type="dcterms:W3CDTF">2014-06-17T17:51:00Z</dcterms:created>
  <dcterms:modified xsi:type="dcterms:W3CDTF">2014-06-26T21:00:00Z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id="60X8oRre"/&gt;&lt;style id="http://www.zotero.org/styles/ieee-software" hasBibliography="1" bibliographyStyleHasBeenSet="1"/&gt;&lt;prefs&gt;&lt;pref name="fieldType" value="Field"/&gt;&lt;pref name="storeReferences" </vt:lpwstr>
  </property>
  <property fmtid="{D5CDD505-2E9C-101B-9397-08002B2CF9AE}" pid="3" name="ZOTERO_PREF_2">
    <vt:lpwstr>value="true"/&gt;&lt;pref name="automaticJournalAbbreviations" value="true"/&gt;&lt;pref name="noteType" value="0"/&gt;&lt;/prefs&gt;&lt;/data&gt;</vt:lpwstr>
  </property>
</Properties>
</file>