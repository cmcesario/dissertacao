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rsidP="00A505C1">
      <w:pPr>
        <w:pStyle w:val="Text"/>
        <w:rPr>
          <w:sz w:val="18"/>
          <w:szCs w:val="18"/>
        </w:rPr>
      </w:pPr>
      <w:r>
        <w:rPr>
          <w:sz w:val="18"/>
          <w:szCs w:val="18"/>
        </w:rPr>
        <w:footnoteReference w:customMarkFollows="1" w:id="1"/>
        <w:sym w:font="Symbol" w:char="F020"/>
      </w:r>
    </w:p>
    <w:p w14:paraId="1F068198" w14:textId="675D0B2C" w:rsidR="00E97402" w:rsidRPr="00265954" w:rsidRDefault="00F91BCE">
      <w:pPr>
        <w:pStyle w:val="Ttulo"/>
        <w:framePr w:wrap="notBeside"/>
        <w:rPr>
          <w:rPrChange w:id="0" w:author="Cristiano Cesario" w:date="2014-06-20T10:46:00Z">
            <w:rPr>
              <w:lang w:val="pt-BR"/>
            </w:rPr>
          </w:rPrChange>
        </w:rPr>
      </w:pPr>
      <w:commentRangeStart w:id="1"/>
      <w:del w:id="2" w:author="Cristiano Cesario" w:date="2014-06-21T08:39:00Z">
        <w:r w:rsidRPr="00265954" w:rsidDel="007B0F59">
          <w:rPr>
            <w:rPrChange w:id="3" w:author="Cristiano Cesario" w:date="2014-06-20T10:46:00Z">
              <w:rPr>
                <w:lang w:val="pt-BR"/>
              </w:rPr>
            </w:rPrChange>
          </w:rPr>
          <w:delText>D</w:delText>
        </w:r>
      </w:del>
      <w:ins w:id="4" w:author="Cristiano Cesario" w:date="2014-06-21T08:39:00Z">
        <w:r w:rsidR="007B0F59">
          <w:t>Immersing</w:t>
        </w:r>
      </w:ins>
      <w:ins w:id="5" w:author="Cristiano Cesario" w:date="2014-06-21T08:40:00Z">
        <w:r w:rsidR="007B0F59">
          <w:t xml:space="preserve"> through Topology on D</w:t>
        </w:r>
      </w:ins>
      <w:ins w:id="6" w:author="Cristiano Cesario" w:date="2014-06-20T10:45:00Z">
        <w:r w:rsidR="00265954" w:rsidRPr="00265954">
          <w:rPr>
            <w:rPrChange w:id="7" w:author="Cristiano Cesario" w:date="2014-06-20T10:46:00Z">
              <w:rPr>
                <w:lang w:val="pt-BR"/>
              </w:rPr>
            </w:rPrChange>
          </w:rPr>
          <w:t>istributed Version Control Systems</w:t>
        </w:r>
      </w:ins>
      <w:del w:id="8" w:author="Cristiano Cesario" w:date="2014-06-20T10:46:00Z">
        <w:r w:rsidRPr="00265954" w:rsidDel="00265954">
          <w:rPr>
            <w:rPrChange w:id="9" w:author="Cristiano Cesario" w:date="2014-06-20T10:46:00Z">
              <w:rPr>
                <w:lang w:val="pt-BR"/>
              </w:rPr>
            </w:rPrChange>
          </w:rPr>
          <w:delText>yeVC</w:delText>
        </w:r>
      </w:del>
      <w:commentRangeEnd w:id="1"/>
      <w:r w:rsidR="00772F2A">
        <w:rPr>
          <w:rStyle w:val="Refdecomentrio"/>
          <w:kern w:val="0"/>
        </w:rPr>
        <w:commentReference w:id="1"/>
      </w:r>
    </w:p>
    <w:p w14:paraId="07F86948" w14:textId="6C29C10E" w:rsidR="00F91BCE" w:rsidRPr="000442C8" w:rsidRDefault="00F91BCE" w:rsidP="00F91BCE">
      <w:pPr>
        <w:pStyle w:val="Authors"/>
        <w:framePr w:wrap="notBeside"/>
        <w:spacing w:after="0"/>
        <w:rPr>
          <w:lang w:val="pt-BR"/>
        </w:rPr>
      </w:pPr>
      <w:r w:rsidRPr="000442C8">
        <w:rPr>
          <w:lang w:val="pt-BR"/>
        </w:rPr>
        <w:t xml:space="preserve">Cristiano M. Cesario </w:t>
      </w:r>
      <w:proofErr w:type="spellStart"/>
      <w:r w:rsidRPr="000442C8">
        <w:rPr>
          <w:lang w:val="pt-BR"/>
        </w:rPr>
        <w:t>and</w:t>
      </w:r>
      <w:proofErr w:type="spellEnd"/>
      <w:r w:rsidRPr="000442C8">
        <w:rPr>
          <w:lang w:val="pt-BR"/>
        </w:rPr>
        <w:t xml:space="preserve"> Leonardo G. P. Murta</w:t>
      </w:r>
    </w:p>
    <w:p w14:paraId="6AA11CDF" w14:textId="77777777" w:rsidR="00F91BCE" w:rsidRPr="005711BD" w:rsidRDefault="00F91BCE" w:rsidP="00F91BCE">
      <w:pPr>
        <w:pStyle w:val="Authors"/>
        <w:framePr w:wrap="notBeside"/>
        <w:spacing w:after="0"/>
      </w:pPr>
      <w:r w:rsidRPr="005711BD">
        <w:t>Institute of Computing</w:t>
      </w:r>
    </w:p>
    <w:p w14:paraId="23396457" w14:textId="77777777" w:rsidR="00F91BCE" w:rsidRPr="005711BD" w:rsidRDefault="00F91BCE" w:rsidP="00F91BCE">
      <w:pPr>
        <w:pStyle w:val="Authors"/>
        <w:framePr w:wrap="notBeside"/>
        <w:spacing w:after="0"/>
      </w:pPr>
      <w:proofErr w:type="spellStart"/>
      <w:r w:rsidRPr="000442C8">
        <w:t>Universidade</w:t>
      </w:r>
      <w:proofErr w:type="spellEnd"/>
      <w:r w:rsidRPr="000442C8">
        <w:t xml:space="preserve"> Federal </w:t>
      </w:r>
      <w:proofErr w:type="spellStart"/>
      <w:r w:rsidRPr="000442C8">
        <w:t>Fluminense</w:t>
      </w:r>
      <w:proofErr w:type="spellEnd"/>
      <w:r w:rsidRPr="005711BD">
        <w:t>, Niteroi, Brazil</w:t>
      </w:r>
    </w:p>
    <w:p w14:paraId="57A655BF" w14:textId="1ED94837" w:rsidR="00E97402" w:rsidRPr="00F91BCE" w:rsidRDefault="00F91BCE" w:rsidP="00F91BCE">
      <w:pPr>
        <w:pStyle w:val="Authors"/>
        <w:framePr w:wrap="notBeside"/>
      </w:pPr>
      <w:r w:rsidRPr="005711BD">
        <w:t>{</w:t>
      </w:r>
      <w:proofErr w:type="gramStart"/>
      <w:r w:rsidRPr="005711BD">
        <w:t>ccesario</w:t>
      </w:r>
      <w:proofErr w:type="gramEnd"/>
      <w:r w:rsidRPr="005711BD">
        <w:t>, leomurta}@ic.uff.br</w:t>
      </w:r>
    </w:p>
    <w:p w14:paraId="23345CB3" w14:textId="6D6072B1" w:rsidR="00E97402" w:rsidRDefault="00E97402">
      <w:pPr>
        <w:pStyle w:val="Abstract"/>
      </w:pPr>
      <w:r>
        <w:rPr>
          <w:i/>
          <w:iCs/>
        </w:rPr>
        <w:t>Abstract</w:t>
      </w:r>
      <w:r>
        <w:t>—</w:t>
      </w:r>
      <w:r w:rsidR="00F91BCE" w:rsidRPr="00F91BCE">
        <w:t>Software development using distributed version control systems has become more frequent recently. Such systems bring more flexibility, but also bring greater complexity to administer and monitor the multiple existing repositories as well as the proliferation of several branches</w:t>
      </w:r>
      <w:r w:rsidR="00033DC4">
        <w:t>.</w:t>
      </w:r>
      <w:r w:rsidR="00F91BCE" w:rsidRPr="00F91BCE">
        <w:t xml:space="preserve"> In this paper we propose DyeVC, an extensible tool to assist developer</w:t>
      </w:r>
      <w:r w:rsidR="00033DC4">
        <w:t>s and repository administrators</w:t>
      </w:r>
      <w:r w:rsidR="00F91BCE" w:rsidRPr="00F91BCE">
        <w:t xml:space="preserve"> in identifying dependencies among</w:t>
      </w:r>
      <w:r w:rsidR="00772F2A">
        <w:t>st</w:t>
      </w:r>
      <w:r w:rsidR="00F91BCE" w:rsidRPr="00F91BCE">
        <w:t xml:space="preserve"> the distributed repositories in order to help to understand what is going on around one’s repository</w:t>
      </w:r>
      <w:r w:rsidR="000B79B1">
        <w:t xml:space="preserve"> and depict the</w:t>
      </w:r>
      <w:r w:rsidR="00033DC4">
        <w:t xml:space="preserve"> relations</w:t>
      </w:r>
      <w:r w:rsidR="000B79B1">
        <w:t xml:space="preserve"> </w:t>
      </w:r>
      <w:r w:rsidR="00033DC4">
        <w:t>between the existing repositories</w:t>
      </w:r>
      <w:r>
        <w:t>.</w:t>
      </w:r>
    </w:p>
    <w:p w14:paraId="2AD5107A" w14:textId="77777777" w:rsidR="00E97402" w:rsidRDefault="00E97402"/>
    <w:p w14:paraId="4AE5DCCE" w14:textId="44FB3A07" w:rsidR="00E97402" w:rsidRDefault="00E97402">
      <w:pPr>
        <w:pStyle w:val="IndexTerms"/>
      </w:pPr>
      <w:bookmarkStart w:id="10" w:name="PointTmp"/>
      <w:r>
        <w:rPr>
          <w:i/>
          <w:iCs/>
        </w:rPr>
        <w:t>Index Terms</w:t>
      </w:r>
      <w:ins w:id="11" w:author="Cristiano Cesario" w:date="2014-06-25T11:12:00Z">
        <w:r w:rsidR="006941C2">
          <w:t xml:space="preserve"> – </w:t>
        </w:r>
      </w:ins>
      <w:del w:id="12" w:author="Cristiano Cesario" w:date="2014-06-25T11:12:00Z">
        <w:r w:rsidDel="006941C2">
          <w:delText>—</w:delText>
        </w:r>
      </w:del>
      <w:r w:rsidR="006923BF">
        <w:t xml:space="preserve">Configuration management, </w:t>
      </w:r>
      <w:del w:id="13" w:author="Cristiano Cesario" w:date="2014-06-25T11:12:00Z">
        <w:r w:rsidR="006923BF" w:rsidDel="006941C2">
          <w:delText xml:space="preserve">Context </w:delText>
        </w:r>
      </w:del>
      <w:ins w:id="14" w:author="Cristiano Cesario" w:date="2014-06-25T11:12:00Z">
        <w:r w:rsidR="006941C2">
          <w:t xml:space="preserve">Workspace </w:t>
        </w:r>
      </w:ins>
      <w:r w:rsidR="006923BF">
        <w:t>awareness, Distributed version control</w:t>
      </w:r>
      <w:ins w:id="15" w:author="Cristiano Cesario" w:date="2014-06-25T11:12:00Z">
        <w:r w:rsidR="006941C2">
          <w:t>, Repository evolution</w:t>
        </w:r>
      </w:ins>
    </w:p>
    <w:p w14:paraId="6F54A56C" w14:textId="77777777" w:rsidR="00E97402" w:rsidRDefault="00E97402"/>
    <w:p w14:paraId="1D5B113B" w14:textId="77777777" w:rsidR="00E97402" w:rsidRPr="001A3336" w:rsidRDefault="00E97402">
      <w:pPr>
        <w:pStyle w:val="Ttulo1"/>
      </w:pPr>
      <w:bookmarkStart w:id="16" w:name="_Ref391111912"/>
      <w:bookmarkEnd w:id="10"/>
      <w:r w:rsidRPr="001A3336">
        <w:t>I</w:t>
      </w:r>
      <w:r w:rsidRPr="001A3336">
        <w:rPr>
          <w:sz w:val="16"/>
          <w:szCs w:val="16"/>
        </w:rPr>
        <w:t>NTRODUCTION</w:t>
      </w:r>
      <w:bookmarkEnd w:id="16"/>
    </w:p>
    <w:p w14:paraId="49B0B49D" w14:textId="228DCCFC" w:rsidR="00E97402" w:rsidRPr="001A3336" w:rsidRDefault="006923BF">
      <w:pPr>
        <w:pStyle w:val="Text"/>
        <w:keepNext/>
        <w:framePr w:dropCap="drop" w:lines="2" w:wrap="auto" w:vAnchor="text" w:hAnchor="text"/>
        <w:spacing w:line="480" w:lineRule="exact"/>
        <w:ind w:firstLine="0"/>
        <w:rPr>
          <w:smallCaps/>
          <w:position w:val="-3"/>
          <w:sz w:val="56"/>
          <w:szCs w:val="56"/>
        </w:rPr>
      </w:pPr>
      <w:r w:rsidRPr="001A3336">
        <w:rPr>
          <w:smallCaps/>
          <w:position w:val="-3"/>
          <w:sz w:val="56"/>
          <w:szCs w:val="56"/>
        </w:rPr>
        <w:t>V</w:t>
      </w:r>
    </w:p>
    <w:p w14:paraId="058D2D75" w14:textId="6EA425CD" w:rsidR="006923BF" w:rsidRPr="001A3336" w:rsidRDefault="006923BF" w:rsidP="006923BF">
      <w:pPr>
        <w:pStyle w:val="Text"/>
        <w:ind w:firstLine="0"/>
        <w:rPr>
          <w:rFonts w:cs="Times"/>
        </w:rPr>
      </w:pPr>
      <w:r w:rsidRPr="001A3336">
        <w:t>ERSION Control Systems (VCS) date back to the 70s, when SCCS emerged</w:t>
      </w:r>
      <w:r w:rsidRPr="001A3336">
        <w:rPr>
          <w:rFonts w:cs="Times"/>
        </w:rPr>
        <w:t xml:space="preserve"> </w:t>
      </w:r>
      <w:r w:rsidRPr="001A3336">
        <w:rPr>
          <w:rFonts w:cs="Times"/>
        </w:rPr>
        <w:fldChar w:fldCharType="begin"/>
      </w:r>
      <w:r w:rsidR="0032111C" w:rsidRPr="001A3336">
        <w:rPr>
          <w:rFonts w:cs="Times"/>
        </w:rPr>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1A3336">
        <w:rPr>
          <w:rFonts w:cs="Times"/>
        </w:rPr>
        <w:fldChar w:fldCharType="separate"/>
      </w:r>
      <w:r w:rsidR="006958C4" w:rsidRPr="006958C4">
        <w:t>[1]</w:t>
      </w:r>
      <w:r w:rsidRPr="001A3336">
        <w:rPr>
          <w:rFonts w:cs="Times"/>
        </w:rPr>
        <w:fldChar w:fldCharType="end"/>
      </w:r>
      <w:r w:rsidRPr="001A3336">
        <w:rPr>
          <w:rFonts w:cs="Times"/>
        </w:rPr>
        <w:t xml:space="preserve">. Their primary purpose is to keep software development under control </w:t>
      </w:r>
      <w:r w:rsidRPr="001A3336">
        <w:rPr>
          <w:rFonts w:cs="Times"/>
        </w:rPr>
        <w:fldChar w:fldCharType="begin"/>
      </w:r>
      <w:r w:rsidR="0032111C" w:rsidRPr="001A3336">
        <w:rPr>
          <w:rFonts w:cs="Times"/>
        </w:rPr>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1A3336">
        <w:rPr>
          <w:rFonts w:cs="Times"/>
        </w:rPr>
        <w:fldChar w:fldCharType="separate"/>
      </w:r>
      <w:r w:rsidR="006958C4" w:rsidRPr="006958C4">
        <w:t>[2]</w:t>
      </w:r>
      <w:r w:rsidRPr="001A3336">
        <w:rPr>
          <w:rFonts w:cs="Times"/>
        </w:rPr>
        <w:fldChar w:fldCharType="end"/>
      </w:r>
      <w:r w:rsidRPr="001A3336">
        <w:rPr>
          <w:rFonts w:cs="Times"/>
        </w:rPr>
        <w:t xml:space="preserve">. Along these almost 40 years, VCSs evolved from a centralized repository with local access, as in SCCS and RCS </w:t>
      </w:r>
      <w:r w:rsidRPr="001A3336">
        <w:rPr>
          <w:rFonts w:cs="Times"/>
        </w:rPr>
        <w:fldChar w:fldCharType="begin"/>
      </w:r>
      <w:r w:rsidR="0032111C" w:rsidRPr="001A3336">
        <w:rPr>
          <w:rFonts w:cs="Times"/>
        </w:rPr>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1A3336">
        <w:rPr>
          <w:rFonts w:cs="Times"/>
        </w:rPr>
        <w:fldChar w:fldCharType="separate"/>
      </w:r>
      <w:r w:rsidR="006958C4" w:rsidRPr="006958C4">
        <w:t>[3]</w:t>
      </w:r>
      <w:r w:rsidRPr="001A3336">
        <w:rPr>
          <w:rFonts w:cs="Times"/>
        </w:rPr>
        <w:fldChar w:fldCharType="end"/>
      </w:r>
      <w:r w:rsidRPr="001A3336">
        <w:rPr>
          <w:rFonts w:cs="Times"/>
        </w:rPr>
        <w:t xml:space="preserve">, to a client-server approach, as in CVS </w:t>
      </w:r>
      <w:r w:rsidRPr="001A3336">
        <w:rPr>
          <w:rFonts w:cs="Times"/>
        </w:rPr>
        <w:fldChar w:fldCharType="begin"/>
      </w:r>
      <w:r w:rsidR="0032111C" w:rsidRPr="001A3336">
        <w:rPr>
          <w:rFonts w:cs="Times"/>
        </w:rPr>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1A3336">
        <w:rPr>
          <w:rFonts w:cs="Times"/>
        </w:rPr>
        <w:fldChar w:fldCharType="separate"/>
      </w:r>
      <w:r w:rsidR="006958C4" w:rsidRPr="006958C4">
        <w:t>[4]</w:t>
      </w:r>
      <w:r w:rsidRPr="001A3336">
        <w:rPr>
          <w:rFonts w:cs="Times"/>
        </w:rPr>
        <w:fldChar w:fldCharType="end"/>
      </w:r>
      <w:r w:rsidRPr="001A3336">
        <w:t xml:space="preserve"> and Subversion </w:t>
      </w:r>
      <w:r w:rsidRPr="001A3336">
        <w:rPr>
          <w:rFonts w:cs="Times"/>
        </w:rPr>
        <w:fldChar w:fldCharType="begin"/>
      </w:r>
      <w:r w:rsidR="0032111C" w:rsidRPr="001A3336">
        <w:rPr>
          <w:rFonts w:cs="Times"/>
        </w:rPr>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Subversion","publisher-place":"Stanford, CA, USA","number-of-pages":"462","event-place":"Stanford, CA, USA","author":[{"family":"Collins-Sussman","given":"Ben"},{"family":"Fitzpatrick","given":"Brian W."},{"family":"Pilato","given":"C. Michael"}],"issued":{"date-parts":[["2011"]]}}}],"schema":"https://github.com/citation-style-language/schema/raw/master/csl-citation.json"} </w:instrText>
      </w:r>
      <w:r w:rsidRPr="001A3336">
        <w:rPr>
          <w:rFonts w:cs="Times"/>
        </w:rPr>
        <w:fldChar w:fldCharType="separate"/>
      </w:r>
      <w:r w:rsidR="006958C4" w:rsidRPr="006958C4">
        <w:t>[5]</w:t>
      </w:r>
      <w:r w:rsidRPr="001A3336">
        <w:rPr>
          <w:rFonts w:cs="Times"/>
        </w:rPr>
        <w:fldChar w:fldCharType="end"/>
      </w:r>
      <w:r w:rsidRPr="001A3336">
        <w:rPr>
          <w:rFonts w:cs="Times"/>
        </w:rPr>
        <w:t>. More recently, distributed VCSs (DVCS) arose, allowing clones of the entire repository in different locations, as in Git</w:t>
      </w:r>
      <w:r w:rsidRPr="001A3336">
        <w:t xml:space="preserve"> </w:t>
      </w:r>
      <w:r w:rsidRPr="001A3336">
        <w:rPr>
          <w:rFonts w:cs="Times"/>
        </w:rPr>
        <w:fldChar w:fldCharType="begin"/>
      </w:r>
      <w:r w:rsidR="0032111C" w:rsidRPr="001A3336">
        <w:rPr>
          <w:rFonts w:cs="Times"/>
        </w:rPr>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1A3336">
        <w:rPr>
          <w:rFonts w:cs="Times"/>
        </w:rPr>
        <w:fldChar w:fldCharType="separate"/>
      </w:r>
      <w:r w:rsidR="006958C4" w:rsidRPr="006958C4">
        <w:t>[6]</w:t>
      </w:r>
      <w:r w:rsidRPr="001A3336">
        <w:rPr>
          <w:rFonts w:cs="Times"/>
        </w:rPr>
        <w:fldChar w:fldCharType="end"/>
      </w:r>
      <w:r w:rsidRPr="001A3336">
        <w:t xml:space="preserve"> and Mercurial </w:t>
      </w:r>
      <w:r w:rsidRPr="001A3336">
        <w:rPr>
          <w:rFonts w:cs="Times"/>
          <w:szCs w:val="24"/>
        </w:rPr>
        <w:fldChar w:fldCharType="begin"/>
      </w:r>
      <w:r w:rsidR="0032111C" w:rsidRPr="001A3336">
        <w:rPr>
          <w:rFonts w:cs="Times"/>
          <w:szCs w:val="24"/>
        </w:rPr>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number-of-pages":"284","edition":"1","source":"Amazon.com","ISBN":"0596800673","shortTitle":"Mercurial","author":[{"family":"O'Sullivan","given":"Bryan"}],"issued":{"date-parts":[["2009",7,1]]}}}],"schema":"https://github.com/citation-style-language/schema/raw/master/csl-citation.json"} </w:instrText>
      </w:r>
      <w:r w:rsidRPr="001A3336">
        <w:rPr>
          <w:rFonts w:cs="Times"/>
          <w:szCs w:val="24"/>
        </w:rPr>
        <w:fldChar w:fldCharType="separate"/>
      </w:r>
      <w:r w:rsidR="006958C4" w:rsidRPr="006958C4">
        <w:t>[7]</w:t>
      </w:r>
      <w:r w:rsidRPr="001A3336">
        <w:rPr>
          <w:rFonts w:cs="Times"/>
          <w:szCs w:val="24"/>
        </w:rPr>
        <w:fldChar w:fldCharType="end"/>
      </w:r>
      <w:r w:rsidRPr="001A3336">
        <w:rPr>
          <w:rFonts w:cs="Times"/>
          <w:szCs w:val="24"/>
        </w:rPr>
        <w:t>. According to a survey conducted among the Eclipse community</w:t>
      </w:r>
      <w:r w:rsidR="00C6568A" w:rsidRPr="001A3336">
        <w:rPr>
          <w:rFonts w:cs="Times"/>
          <w:szCs w:val="24"/>
        </w:rPr>
        <w:t xml:space="preserve"> </w:t>
      </w:r>
      <w:r w:rsidR="00C6568A" w:rsidRPr="001A3336">
        <w:rPr>
          <w:rFonts w:cs="Times"/>
          <w:szCs w:val="24"/>
        </w:rPr>
        <w:fldChar w:fldCharType="begin"/>
      </w:r>
      <w:r w:rsidR="00C6568A" w:rsidRPr="001A3336">
        <w:rPr>
          <w:rFonts w:cs="Times"/>
          <w:szCs w:val="24"/>
        </w:rPr>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C6568A" w:rsidRPr="001A3336">
        <w:rPr>
          <w:rFonts w:cs="Times"/>
          <w:szCs w:val="24"/>
        </w:rPr>
        <w:fldChar w:fldCharType="separate"/>
      </w:r>
      <w:r w:rsidR="006958C4" w:rsidRPr="006958C4">
        <w:t>[8]</w:t>
      </w:r>
      <w:r w:rsidR="00C6568A" w:rsidRPr="001A3336">
        <w:rPr>
          <w:rFonts w:cs="Times"/>
          <w:szCs w:val="24"/>
        </w:rPr>
        <w:fldChar w:fldCharType="end"/>
      </w:r>
      <w:r w:rsidRPr="001A3336">
        <w:rPr>
          <w:rFonts w:cs="Times"/>
          <w:szCs w:val="24"/>
        </w:rPr>
        <w:t xml:space="preserve">, </w:t>
      </w:r>
      <w:r w:rsidRPr="001A3336">
        <w:rPr>
          <w:rFonts w:cs="Times"/>
        </w:rPr>
        <w:t xml:space="preserve">Git and Github </w:t>
      </w:r>
      <w:r w:rsidR="00C6568A" w:rsidRPr="001A3336">
        <w:rPr>
          <w:rFonts w:cs="Times"/>
        </w:rPr>
        <w:t xml:space="preserve">combined </w:t>
      </w:r>
      <w:r w:rsidRPr="001A3336">
        <w:rPr>
          <w:rFonts w:cs="Times"/>
        </w:rPr>
        <w:t xml:space="preserve">usage increased </w:t>
      </w:r>
      <w:r w:rsidR="00A5637E" w:rsidRPr="001A3336">
        <w:rPr>
          <w:rFonts w:cs="Times"/>
        </w:rPr>
        <w:t>from 6.</w:t>
      </w:r>
      <w:r w:rsidR="00C6568A" w:rsidRPr="001A3336">
        <w:rPr>
          <w:rFonts w:cs="Times"/>
        </w:rPr>
        <w:t>8</w:t>
      </w:r>
      <w:r w:rsidRPr="001A3336">
        <w:rPr>
          <w:rFonts w:cs="Times"/>
        </w:rPr>
        <w:t xml:space="preserve">% </w:t>
      </w:r>
      <w:r w:rsidR="00A5637E" w:rsidRPr="001A3336">
        <w:rPr>
          <w:rFonts w:cs="Times"/>
        </w:rPr>
        <w:t>to 36.</w:t>
      </w:r>
      <w:r w:rsidR="00C6568A" w:rsidRPr="001A3336">
        <w:rPr>
          <w:rFonts w:cs="Times"/>
        </w:rPr>
        <w:t>3</w:t>
      </w:r>
      <w:r w:rsidRPr="001A3336">
        <w:rPr>
          <w:rFonts w:cs="Times"/>
        </w:rPr>
        <w:t>% between 201</w:t>
      </w:r>
      <w:r w:rsidR="00C6568A" w:rsidRPr="001A3336">
        <w:rPr>
          <w:rFonts w:cs="Times"/>
        </w:rPr>
        <w:t>0</w:t>
      </w:r>
      <w:r w:rsidRPr="001A3336">
        <w:rPr>
          <w:rFonts w:cs="Times"/>
        </w:rPr>
        <w:t xml:space="preserve"> and 201</w:t>
      </w:r>
      <w:r w:rsidR="00C6568A" w:rsidRPr="001A3336">
        <w:rPr>
          <w:rFonts w:cs="Times"/>
        </w:rPr>
        <w:t>3 (a growth greater than 6</w:t>
      </w:r>
      <w:r w:rsidRPr="001A3336">
        <w:rPr>
          <w:rFonts w:cs="Times"/>
        </w:rPr>
        <w:t xml:space="preserve">00%). </w:t>
      </w:r>
      <w:r w:rsidR="00C6568A" w:rsidRPr="001A3336">
        <w:rPr>
          <w:rFonts w:cs="Times"/>
        </w:rPr>
        <w:t xml:space="preserve">During this same period, Subversion and CVS combined usage decreased from 71% in 2010 to </w:t>
      </w:r>
      <w:r w:rsidR="00A5637E" w:rsidRPr="001A3336">
        <w:rPr>
          <w:rFonts w:cs="Times"/>
        </w:rPr>
        <w:t>42.</w:t>
      </w:r>
      <w:r w:rsidR="00C6568A" w:rsidRPr="001A3336">
        <w:rPr>
          <w:rFonts w:cs="Times"/>
        </w:rPr>
        <w:t>3% in 2013</w:t>
      </w:r>
      <w:r w:rsidRPr="001A3336">
        <w:rPr>
          <w:rFonts w:cs="Times"/>
        </w:rPr>
        <w:t>. This clearly shows momentum and a strong tendency in the adoption of DVCSs among</w:t>
      </w:r>
      <w:r w:rsidR="00C63C10">
        <w:rPr>
          <w:rFonts w:cs="Times"/>
        </w:rPr>
        <w:t>st</w:t>
      </w:r>
      <w:r w:rsidRPr="001A3336">
        <w:rPr>
          <w:rFonts w:cs="Times"/>
        </w:rPr>
        <w:t xml:space="preserve"> the open source community</w:t>
      </w:r>
      <w:r w:rsidR="00C6568A" w:rsidRPr="001A3336">
        <w:rPr>
          <w:rFonts w:cs="Times"/>
        </w:rPr>
        <w:t>.</w:t>
      </w:r>
    </w:p>
    <w:p w14:paraId="30A13490" w14:textId="290EB7FB" w:rsidR="006923BF" w:rsidRPr="001A3336" w:rsidRDefault="006923BF" w:rsidP="00FA7B0A">
      <w:pPr>
        <w:pStyle w:val="Text"/>
      </w:pPr>
      <w:r w:rsidRPr="001A3336">
        <w:t xml:space="preserve">According with </w:t>
      </w:r>
      <w:proofErr w:type="spellStart"/>
      <w:r w:rsidR="00CF4F17" w:rsidRPr="001A3336">
        <w:t>Walrad</w:t>
      </w:r>
      <w:proofErr w:type="spellEnd"/>
      <w:r w:rsidR="00CF4F17" w:rsidRPr="001A3336">
        <w:t xml:space="preserve"> and Strom </w:t>
      </w:r>
      <w:r w:rsidRPr="001A3336">
        <w:fldChar w:fldCharType="begin"/>
      </w:r>
      <w:r w:rsidR="00F70E35" w:rsidRPr="001A3336">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1A3336">
        <w:fldChar w:fldCharType="separate"/>
      </w:r>
      <w:r w:rsidR="006958C4" w:rsidRPr="006958C4">
        <w:t>[9]</w:t>
      </w:r>
      <w:r w:rsidRPr="001A3336">
        <w:fldChar w:fldCharType="end"/>
      </w:r>
      <w:r w:rsidRPr="001A3336">
        <w:t>, creating branches is essential to software development, because it enables concurrent development, allowing the maintenance of different versions of a system, the customization to different platforms and to different customers, among</w:t>
      </w:r>
      <w:r w:rsidR="00C63C10">
        <w:t>st</w:t>
      </w:r>
      <w:r w:rsidRPr="001A3336">
        <w:t xml:space="preserve"> other features</w:t>
      </w:r>
      <w:r w:rsidR="00E33894" w:rsidRPr="001A3336">
        <w:t xml:space="preserve"> that are expected </w:t>
      </w:r>
      <w:r w:rsidR="00C63C10">
        <w:t>by</w:t>
      </w:r>
      <w:r w:rsidR="00C63C10" w:rsidRPr="001A3336">
        <w:t xml:space="preserve"> </w:t>
      </w:r>
      <w:r w:rsidR="00E33894" w:rsidRPr="001A3336">
        <w:t xml:space="preserve">current software </w:t>
      </w:r>
      <w:r w:rsidR="00C63C10">
        <w:t>development teams</w:t>
      </w:r>
      <w:r w:rsidRPr="001A3336">
        <w:t xml:space="preserve">. DVCSs include better support to work with branches </w:t>
      </w:r>
      <w:r w:rsidRPr="001A3336">
        <w:fldChar w:fldCharType="begin"/>
      </w:r>
      <w:r w:rsidR="00F70E35" w:rsidRPr="001A3336">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Pr="001A3336">
        <w:fldChar w:fldCharType="separate"/>
      </w:r>
      <w:r w:rsidR="006958C4" w:rsidRPr="006958C4">
        <w:t>[10]</w:t>
      </w:r>
      <w:r w:rsidRPr="001A3336">
        <w:fldChar w:fldCharType="end"/>
      </w:r>
      <w:r w:rsidRPr="001A3336">
        <w:t>, turning the branch creation into a recurring pattern, no matter if this creation is explicitly done by executing a “</w:t>
      </w:r>
      <w:r w:rsidRPr="001A3336">
        <w:rPr>
          <w:i/>
        </w:rPr>
        <w:t>branch</w:t>
      </w:r>
      <w:r w:rsidRPr="001A3336">
        <w:t xml:space="preserve">” command or implicitly, when a repository is cloned. All these branches, whether explicit or not, eventually will be reintegrated to their origin by means of merge operations, reflecting </w:t>
      </w:r>
      <w:r w:rsidR="009D3A5E">
        <w:t xml:space="preserve">to the main development line </w:t>
      </w:r>
      <w:r w:rsidRPr="001A3336">
        <w:t>the changes made.</w:t>
      </w:r>
    </w:p>
    <w:p w14:paraId="336A3767" w14:textId="121F7601" w:rsidR="006923BF" w:rsidRPr="001A3336" w:rsidRDefault="000929D3" w:rsidP="00FA7B0A">
      <w:pPr>
        <w:pStyle w:val="Text"/>
      </w:pPr>
      <w:r w:rsidRPr="001A3336">
        <w:t>Distrib</w:t>
      </w:r>
      <w:r w:rsidR="00F70E35" w:rsidRPr="001A3336">
        <w:t xml:space="preserve">uted software development, especially from the geographical perspective </w:t>
      </w:r>
      <w:r w:rsidR="00F70E35" w:rsidRPr="001A3336">
        <w:fldChar w:fldCharType="begin"/>
      </w:r>
      <w:r w:rsidR="00F70E35" w:rsidRPr="001A3336">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F70E35" w:rsidRPr="001A3336">
        <w:fldChar w:fldCharType="separate"/>
      </w:r>
      <w:r w:rsidR="006958C4" w:rsidRPr="006958C4">
        <w:t>[11]</w:t>
      </w:r>
      <w:r w:rsidR="00F70E35" w:rsidRPr="001A3336">
        <w:fldChar w:fldCharType="end"/>
      </w:r>
      <w:r w:rsidR="00F70E35" w:rsidRPr="001A3336">
        <w:t xml:space="preserve">, brings a set </w:t>
      </w:r>
      <w:r w:rsidR="000442C8">
        <w:t xml:space="preserve">of </w:t>
      </w:r>
      <w:r w:rsidR="00F70E35" w:rsidRPr="001A3336">
        <w:t>risk factors,</w:t>
      </w:r>
      <w:r w:rsidR="001071F5">
        <w:t xml:space="preserve"> and</w:t>
      </w:r>
      <w:r w:rsidR="00F70E35" w:rsidRPr="001A3336">
        <w:t xml:space="preserve"> configuration management </w:t>
      </w:r>
      <w:r w:rsidR="001071F5">
        <w:t>is affected by</w:t>
      </w:r>
      <w:r w:rsidR="00F70E35" w:rsidRPr="001A3336">
        <w:t xml:space="preserve"> them </w:t>
      </w:r>
      <w:r w:rsidR="00F70E35" w:rsidRPr="001A3336">
        <w:fldChar w:fldCharType="begin"/>
      </w:r>
      <w:r w:rsidR="00F70E35" w:rsidRPr="001A3336">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00F70E35" w:rsidRPr="001A3336">
        <w:fldChar w:fldCharType="separate"/>
      </w:r>
      <w:r w:rsidR="006958C4" w:rsidRPr="006958C4">
        <w:t>[12]</w:t>
      </w:r>
      <w:r w:rsidR="00F70E35" w:rsidRPr="001A3336">
        <w:fldChar w:fldCharType="end"/>
      </w:r>
      <w:r w:rsidR="00F70E35" w:rsidRPr="001A3336">
        <w:t>. T</w:t>
      </w:r>
      <w:r w:rsidR="006923BF" w:rsidRPr="001A3336">
        <w:t xml:space="preserve">he increasing growth of development teams, and their distribution along distant locations – even different continents – </w:t>
      </w:r>
      <w:r w:rsidR="00F70E35" w:rsidRPr="001A3336">
        <w:t xml:space="preserve">together with the proliferation of branches, </w:t>
      </w:r>
      <w:r w:rsidR="006923BF" w:rsidRPr="001A3336">
        <w:t xml:space="preserve">introduce additional complexity </w:t>
      </w:r>
      <w:r w:rsidR="00B147F4">
        <w:t>for</w:t>
      </w:r>
      <w:r w:rsidR="00B147F4" w:rsidRPr="001A3336">
        <w:t xml:space="preserve"> </w:t>
      </w:r>
      <w:r w:rsidR="00B147F4">
        <w:t xml:space="preserve">perceiving </w:t>
      </w:r>
      <w:r w:rsidR="006923BF" w:rsidRPr="001A3336">
        <w:t xml:space="preserve">actions performed in parallel by different developers. According to </w:t>
      </w:r>
      <w:r w:rsidR="00442ED1" w:rsidRPr="001A3336">
        <w:t xml:space="preserve">Perry </w:t>
      </w:r>
      <w:r w:rsidR="00442ED1" w:rsidRPr="001A3336">
        <w:rPr>
          <w:i/>
        </w:rPr>
        <w:t>et al</w:t>
      </w:r>
      <w:r w:rsidR="00B147F4">
        <w:rPr>
          <w:i/>
        </w:rPr>
        <w:t>.</w:t>
      </w:r>
      <w:r w:rsidR="00442ED1" w:rsidRPr="001A3336">
        <w:rPr>
          <w:i/>
        </w:rPr>
        <w:t xml:space="preserve"> </w:t>
      </w:r>
      <w:r w:rsidR="006923BF" w:rsidRPr="001A3336">
        <w:fldChar w:fldCharType="begin"/>
      </w:r>
      <w:r w:rsidR="00F70E35" w:rsidRPr="001A3336">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923BF" w:rsidRPr="001A3336">
        <w:fldChar w:fldCharType="separate"/>
      </w:r>
      <w:r w:rsidR="006958C4" w:rsidRPr="006958C4">
        <w:t>[13]</w:t>
      </w:r>
      <w:r w:rsidR="006923BF" w:rsidRPr="001A3336">
        <w:fldChar w:fldCharType="end"/>
      </w:r>
      <w:r w:rsidR="006923BF" w:rsidRPr="001A3336">
        <w:t xml:space="preserve">, concurrent development increases the number of defects in software. Besides, </w:t>
      </w:r>
      <w:r w:rsidR="00442ED1" w:rsidRPr="001A3336">
        <w:t xml:space="preserve">Silva </w:t>
      </w:r>
      <w:r w:rsidR="00442ED1" w:rsidRPr="001A3336">
        <w:rPr>
          <w:i/>
        </w:rPr>
        <w:t>et al</w:t>
      </w:r>
      <w:r w:rsidR="000A7B4E">
        <w:rPr>
          <w:i/>
        </w:rPr>
        <w:t>.</w:t>
      </w:r>
      <w:r w:rsidR="00442ED1" w:rsidRPr="001A3336">
        <w:rPr>
          <w:i/>
        </w:rPr>
        <w:t xml:space="preserve"> </w:t>
      </w:r>
      <w:r w:rsidR="006923BF" w:rsidRPr="001A3336">
        <w:fldChar w:fldCharType="begin"/>
      </w:r>
      <w:r w:rsidR="00F70E35" w:rsidRPr="001A3336">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923BF" w:rsidRPr="001A3336">
        <w:fldChar w:fldCharType="separate"/>
      </w:r>
      <w:r w:rsidR="006958C4" w:rsidRPr="006958C4">
        <w:t>[14]</w:t>
      </w:r>
      <w:r w:rsidR="006923BF" w:rsidRPr="001A3336">
        <w:fldChar w:fldCharType="end"/>
      </w:r>
      <w:r w:rsidR="006923BF" w:rsidRPr="001A3336">
        <w:t xml:space="preserve"> say that </w:t>
      </w:r>
      <w:r w:rsidR="00731A65">
        <w:t>branches</w:t>
      </w:r>
      <w:r w:rsidR="00DB13B4">
        <w:t xml:space="preserve"> </w:t>
      </w:r>
      <w:r w:rsidR="00731A65">
        <w:t>are</w:t>
      </w:r>
      <w:r w:rsidR="00DB13B4">
        <w:t xml:space="preserve"> frequently used for </w:t>
      </w:r>
      <w:r w:rsidR="00731A65">
        <w:t>promoting isolation</w:t>
      </w:r>
      <w:r w:rsidR="00DB13B4">
        <w:t xml:space="preserve"> amongst developers</w:t>
      </w:r>
      <w:r w:rsidR="006923BF" w:rsidRPr="001A3336">
        <w:t xml:space="preserve">. This postpones the perception of conflicts that result from changes made by co-workers. These conflicts are noticed only after a pull or a push in the context of DVCS. Moreover, </w:t>
      </w:r>
      <w:proofErr w:type="spellStart"/>
      <w:r w:rsidR="00442ED1" w:rsidRPr="001A3336">
        <w:t>Brun</w:t>
      </w:r>
      <w:proofErr w:type="spellEnd"/>
      <w:r w:rsidR="00442ED1" w:rsidRPr="001A3336">
        <w:t xml:space="preserve"> </w:t>
      </w:r>
      <w:r w:rsidR="00442ED1" w:rsidRPr="001A3336">
        <w:rPr>
          <w:i/>
        </w:rPr>
        <w:t>et al</w:t>
      </w:r>
      <w:r w:rsidR="00DB13B4">
        <w:rPr>
          <w:i/>
        </w:rPr>
        <w:t>.</w:t>
      </w:r>
      <w:r w:rsidR="00442ED1" w:rsidRPr="001A3336">
        <w:rPr>
          <w:i/>
        </w:rPr>
        <w:t xml:space="preserve"> </w:t>
      </w:r>
      <w:r w:rsidR="006923BF" w:rsidRPr="001A3336">
        <w:fldChar w:fldCharType="begin"/>
      </w:r>
      <w:r w:rsidR="00F70E35" w:rsidRPr="001A3336">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923BF" w:rsidRPr="001A3336">
        <w:fldChar w:fldCharType="separate"/>
      </w:r>
      <w:r w:rsidR="006958C4" w:rsidRPr="006958C4">
        <w:t>[15]</w:t>
      </w:r>
      <w:r w:rsidR="006923BF" w:rsidRPr="001A3336">
        <w:fldChar w:fldCharType="end"/>
      </w:r>
      <w:r w:rsidR="006923BF" w:rsidRPr="001A3336">
        <w:t xml:space="preserve"> show that, even using modern DVCSs, conflicts during </w:t>
      </w:r>
      <w:r w:rsidR="006923BF" w:rsidRPr="001A3336">
        <w:rPr>
          <w:i/>
        </w:rPr>
        <w:t>merges</w:t>
      </w:r>
      <w:r w:rsidR="006923BF" w:rsidRPr="001A3336">
        <w:t xml:space="preserve"> are frequent, persistent, and appear not only as overlapping textual edits (i.e., physical conflicts) but also as subsequent build (i.e., syntactic conflicts) and test failures (i.e., semantic conflicts).</w:t>
      </w:r>
    </w:p>
    <w:p w14:paraId="4A687A54" w14:textId="28C13A83" w:rsidR="00487F53" w:rsidRDefault="006923BF" w:rsidP="00FA7B0A">
      <w:pPr>
        <w:pStyle w:val="Text"/>
      </w:pPr>
      <w:r w:rsidRPr="001A3336">
        <w:t xml:space="preserve">By enabling repository clones, DVCSs expand the branching possibilities exposed by </w:t>
      </w:r>
      <w:r w:rsidR="00442ED1" w:rsidRPr="001A3336">
        <w:t xml:space="preserve">Appleton </w:t>
      </w:r>
      <w:r w:rsidR="00442ED1" w:rsidRPr="001A3336">
        <w:rPr>
          <w:i/>
        </w:rPr>
        <w:t>et al</w:t>
      </w:r>
      <w:r w:rsidR="00993D22">
        <w:rPr>
          <w:i/>
        </w:rPr>
        <w:t>.</w:t>
      </w:r>
      <w:r w:rsidR="00442ED1" w:rsidRPr="001A3336">
        <w:t xml:space="preserve"> </w:t>
      </w:r>
      <w:r w:rsidRPr="001A3336">
        <w:fldChar w:fldCharType="begin"/>
      </w:r>
      <w:r w:rsidR="00F70E35" w:rsidRPr="001A3336">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1A3336">
        <w:fldChar w:fldCharType="separate"/>
      </w:r>
      <w:r w:rsidR="006958C4" w:rsidRPr="006958C4">
        <w:t>[16]</w:t>
      </w:r>
      <w:r w:rsidRPr="001A3336">
        <w:fldChar w:fldCharType="end"/>
      </w:r>
      <w:r w:rsidRPr="001A3336">
        <w:t xml:space="preserve">, allowing several repositories to coexist with fragments of the project history. This may lead to complex topologies where changes can be sent to or received from any repository. This scenario generates traffic similar to that of peer-to-peer applications. </w:t>
      </w:r>
      <w:r w:rsidR="00993D22">
        <w:t xml:space="preserve">In practice, projects impose some restrictions over this topology freedom. However, it can be still much more complex than the traditional client-server topology found in </w:t>
      </w:r>
      <w:r w:rsidR="009F01D7" w:rsidRPr="001A3336">
        <w:t>Centralized Version Control Systems</w:t>
      </w:r>
      <w:r w:rsidR="009F01D7">
        <w:t xml:space="preserve"> (</w:t>
      </w:r>
      <w:r w:rsidR="00993D22">
        <w:t>CVCS</w:t>
      </w:r>
      <w:r w:rsidR="009F01D7">
        <w:t>)</w:t>
      </w:r>
      <w:r w:rsidR="00487F53">
        <w:t xml:space="preserve">. </w:t>
      </w:r>
    </w:p>
    <w:p w14:paraId="22227FE1" w14:textId="28C3EC3A" w:rsidR="0092079D" w:rsidRDefault="006923BF" w:rsidP="00FA7B0A">
      <w:pPr>
        <w:pStyle w:val="Text"/>
      </w:pPr>
      <w:r w:rsidRPr="001A3336">
        <w:t xml:space="preserve">With this diversity of topologies, </w:t>
      </w:r>
      <w:r w:rsidR="005711BD">
        <w:t>managing</w:t>
      </w:r>
      <w:r w:rsidRPr="001A3336">
        <w:t xml:space="preserve"> the evolution of a complex system becomes a tough task, making it difficult to find answer</w:t>
      </w:r>
      <w:r w:rsidR="00487F53">
        <w:t>s</w:t>
      </w:r>
      <w:r w:rsidRPr="001A3336">
        <w:t xml:space="preserve"> to </w:t>
      </w:r>
      <w:r w:rsidR="00487F53">
        <w:t xml:space="preserve">the following </w:t>
      </w:r>
      <w:r w:rsidR="00702AAC" w:rsidRPr="001A3336">
        <w:t>questions</w:t>
      </w:r>
      <w:r w:rsidR="00702AAC" w:rsidRPr="001A3336" w:rsidDel="00487F53">
        <w:t>:</w:t>
      </w:r>
    </w:p>
    <w:p w14:paraId="14286E12" w14:textId="5C1A021D" w:rsidR="0092079D" w:rsidRDefault="009144C7" w:rsidP="0092079D">
      <w:pPr>
        <w:pStyle w:val="bulletlist"/>
        <w:numPr>
          <w:ilvl w:val="0"/>
          <w:numId w:val="41"/>
        </w:numPr>
        <w:tabs>
          <w:tab w:val="clear" w:pos="648"/>
          <w:tab w:val="num" w:pos="567"/>
        </w:tabs>
        <w:ind w:left="567" w:hanging="279"/>
      </w:pPr>
      <w:ins w:id="17" w:author="Cristiano Cesario" w:date="2014-06-21T11:01:00Z">
        <w:r>
          <w:t xml:space="preserve">Q1: </w:t>
        </w:r>
      </w:ins>
      <w:r w:rsidR="006923BF" w:rsidRPr="001A3336">
        <w:t>Which clones were created from a repository?</w:t>
      </w:r>
    </w:p>
    <w:p w14:paraId="0CDC4203" w14:textId="4F19F0AA" w:rsidR="006923BF" w:rsidRDefault="009144C7" w:rsidP="0092079D">
      <w:pPr>
        <w:pStyle w:val="bulletlist"/>
        <w:numPr>
          <w:ilvl w:val="0"/>
          <w:numId w:val="41"/>
        </w:numPr>
        <w:tabs>
          <w:tab w:val="clear" w:pos="648"/>
          <w:tab w:val="num" w:pos="567"/>
        </w:tabs>
        <w:ind w:left="567" w:hanging="279"/>
      </w:pPr>
      <w:ins w:id="18" w:author="Cristiano Cesario" w:date="2014-06-21T11:01:00Z">
        <w:r>
          <w:t xml:space="preserve">Q2: </w:t>
        </w:r>
      </w:ins>
      <w:r w:rsidR="006923BF" w:rsidRPr="001A3336">
        <w:t>What are the depend</w:t>
      </w:r>
      <w:r w:rsidR="0092079D">
        <w:t>encies between different clones?</w:t>
      </w:r>
    </w:p>
    <w:p w14:paraId="2D9FA34D" w14:textId="2F546CC8" w:rsidR="0092079D" w:rsidRDefault="009144C7" w:rsidP="0092079D">
      <w:pPr>
        <w:pStyle w:val="bulletlist"/>
        <w:numPr>
          <w:ilvl w:val="0"/>
          <w:numId w:val="41"/>
        </w:numPr>
        <w:tabs>
          <w:tab w:val="clear" w:pos="648"/>
          <w:tab w:val="num" w:pos="567"/>
        </w:tabs>
        <w:ind w:left="567" w:hanging="279"/>
        <w:rPr>
          <w:ins w:id="19" w:author="Cristiano Cesario" w:date="2014-06-23T15:41:00Z"/>
        </w:rPr>
      </w:pPr>
      <w:ins w:id="20" w:author="Cristiano Cesario" w:date="2014-06-21T11:01:00Z">
        <w:r>
          <w:t xml:space="preserve">Q3: </w:t>
        </w:r>
      </w:ins>
      <w:r w:rsidR="0092079D">
        <w:t xml:space="preserve">Which changes are </w:t>
      </w:r>
      <w:r w:rsidR="00487F53">
        <w:t xml:space="preserve">under </w:t>
      </w:r>
      <w:r w:rsidR="00436E81">
        <w:t xml:space="preserve">work in parallel (in different </w:t>
      </w:r>
      <w:r w:rsidR="00A44E7B">
        <w:t>clones or different branches)</w:t>
      </w:r>
      <w:ins w:id="21" w:author="Cristiano Cesario" w:date="2014-06-21T10:04:00Z">
        <w:r w:rsidR="000F1477">
          <w:t xml:space="preserve"> and which of them </w:t>
        </w:r>
      </w:ins>
      <w:ins w:id="22" w:author="Cristiano Cesario" w:date="2014-06-23T06:27:00Z">
        <w:r w:rsidR="003C6C25">
          <w:t>are available</w:t>
        </w:r>
      </w:ins>
      <w:ins w:id="23" w:author="Cristiano Cesario" w:date="2014-06-21T10:04:00Z">
        <w:r w:rsidR="000F1477">
          <w:t xml:space="preserve"> to </w:t>
        </w:r>
      </w:ins>
      <w:ins w:id="24" w:author="Cristiano Cesario" w:date="2014-06-23T06:27:00Z">
        <w:r w:rsidR="003C6C25">
          <w:t xml:space="preserve">be </w:t>
        </w:r>
      </w:ins>
      <w:ins w:id="25" w:author="Cristiano Cesario" w:date="2014-06-21T10:04:00Z">
        <w:r w:rsidR="000F1477">
          <w:t>incorporate</w:t>
        </w:r>
      </w:ins>
      <w:ins w:id="26" w:author="Cristiano Cesario" w:date="2014-06-23T06:27:00Z">
        <w:r w:rsidR="003C6C25">
          <w:t>d</w:t>
        </w:r>
      </w:ins>
      <w:ins w:id="27" w:author="Cristiano Cesario" w:date="2014-06-21T10:04:00Z">
        <w:r w:rsidR="000F1477">
          <w:t xml:space="preserve"> into my work</w:t>
        </w:r>
      </w:ins>
      <w:r w:rsidR="00A44E7B">
        <w:t>?</w:t>
      </w:r>
    </w:p>
    <w:p w14:paraId="4488BF82" w14:textId="37C2B668" w:rsidR="002D5F77" w:rsidRDefault="002D5F77" w:rsidP="0092079D">
      <w:pPr>
        <w:pStyle w:val="bulletlist"/>
        <w:numPr>
          <w:ilvl w:val="0"/>
          <w:numId w:val="41"/>
        </w:numPr>
        <w:tabs>
          <w:tab w:val="clear" w:pos="648"/>
          <w:tab w:val="num" w:pos="567"/>
        </w:tabs>
        <w:ind w:left="567" w:hanging="279"/>
      </w:pPr>
      <w:ins w:id="28" w:author="Cristiano Cesario" w:date="2014-06-23T15:41:00Z">
        <w:r>
          <w:t xml:space="preserve">Q4: Is it </w:t>
        </w:r>
      </w:ins>
      <w:ins w:id="29" w:author="Cristiano Cesario" w:date="2014-06-23T15:43:00Z">
        <w:r>
          <w:t>computational feasible to gather this information from all known repositories, keeping them available to be used when needed?</w:t>
        </w:r>
      </w:ins>
      <w:ins w:id="30" w:author="Cristiano Cesario" w:date="2014-06-23T15:41:00Z">
        <w:r>
          <w:t xml:space="preserve"> </w:t>
        </w:r>
      </w:ins>
    </w:p>
    <w:p w14:paraId="5A146D9E" w14:textId="7F491A83" w:rsidR="00436E81" w:rsidDel="00845318" w:rsidRDefault="00436E81" w:rsidP="0092079D">
      <w:pPr>
        <w:pStyle w:val="bulletlist"/>
        <w:numPr>
          <w:ilvl w:val="0"/>
          <w:numId w:val="41"/>
        </w:numPr>
        <w:tabs>
          <w:tab w:val="clear" w:pos="648"/>
          <w:tab w:val="num" w:pos="567"/>
        </w:tabs>
        <w:ind w:left="567" w:hanging="279"/>
        <w:rPr>
          <w:del w:id="31" w:author="Cristiano Cesario" w:date="2014-06-21T11:51:00Z"/>
        </w:rPr>
      </w:pPr>
      <w:del w:id="32" w:author="Cristiano Cesario" w:date="2014-06-21T11:51:00Z">
        <w:r w:rsidDel="00845318">
          <w:delText>Which conflicts might appear after merging concurrent changes?</w:delText>
        </w:r>
      </w:del>
    </w:p>
    <w:p w14:paraId="78DD2D86" w14:textId="4CAA4B82" w:rsidR="006923BF" w:rsidRPr="001A3336" w:rsidRDefault="006923BF" w:rsidP="00FA7B0A">
      <w:pPr>
        <w:pStyle w:val="Text"/>
      </w:pPr>
      <w:r w:rsidRPr="001A3336">
        <w:t xml:space="preserve">Most of </w:t>
      </w:r>
      <w:r w:rsidR="0075042E">
        <w:t xml:space="preserve">the </w:t>
      </w:r>
      <w:r w:rsidRPr="001A3336">
        <w:t xml:space="preserve">existing works deal with </w:t>
      </w:r>
      <w:del w:id="33" w:author="Cristiano Cesario" w:date="2014-06-21T11:01:00Z">
        <w:r w:rsidRPr="001A3336" w:rsidDel="009144C7">
          <w:delText xml:space="preserve">the last two </w:delText>
        </w:r>
      </w:del>
      <w:r w:rsidR="00436E81">
        <w:t>question</w:t>
      </w:r>
      <w:del w:id="34" w:author="Cristiano Cesario" w:date="2014-06-21T11:51:00Z">
        <w:r w:rsidR="00436E81" w:rsidDel="00845318">
          <w:delText>s</w:delText>
        </w:r>
      </w:del>
      <w:ins w:id="35" w:author="Cristiano Cesario" w:date="2014-06-21T11:01:00Z">
        <w:r w:rsidR="009144C7">
          <w:t xml:space="preserve"> Q3</w:t>
        </w:r>
      </w:ins>
      <w:r w:rsidRPr="001A3336">
        <w:t xml:space="preserve">, giving to the developers the perception of concurrent changes. </w:t>
      </w:r>
      <w:proofErr w:type="spellStart"/>
      <w:r w:rsidRPr="00EF51F4">
        <w:rPr>
          <w:lang w:val="pt-BR"/>
        </w:rPr>
        <w:t>Palantir</w:t>
      </w:r>
      <w:proofErr w:type="spellEnd"/>
      <w:r w:rsidRPr="004979EA">
        <w:rPr>
          <w:lang w:val="pt-BR"/>
        </w:rPr>
        <w:t xml:space="preserve"> </w:t>
      </w:r>
      <w:r w:rsidRPr="001A3336">
        <w:fldChar w:fldCharType="begin"/>
      </w:r>
      <w:r w:rsidR="00F70E35" w:rsidRPr="002F20FD">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1A3336">
        <w:fldChar w:fldCharType="separate"/>
      </w:r>
      <w:r w:rsidR="006958C4" w:rsidRPr="004979EA">
        <w:rPr>
          <w:lang w:val="pt-BR"/>
        </w:rPr>
        <w:t>[17]</w:t>
      </w:r>
      <w:r w:rsidRPr="001A3336">
        <w:fldChar w:fldCharType="end"/>
      </w:r>
      <w:r w:rsidRPr="004979EA">
        <w:rPr>
          <w:lang w:val="pt-BR"/>
        </w:rPr>
        <w:t xml:space="preserve">, </w:t>
      </w:r>
      <w:proofErr w:type="spellStart"/>
      <w:r w:rsidR="00EF51F4" w:rsidRPr="00C87B25">
        <w:rPr>
          <w:lang w:val="pt-BR"/>
        </w:rPr>
        <w:t>FASTDash</w:t>
      </w:r>
      <w:proofErr w:type="spellEnd"/>
      <w:r w:rsidR="00EF51F4" w:rsidRPr="00C87B25">
        <w:rPr>
          <w:lang w:val="pt-BR"/>
        </w:rPr>
        <w:t xml:space="preserve"> </w:t>
      </w:r>
      <w:r w:rsidR="00EF51F4">
        <w:fldChar w:fldCharType="begin"/>
      </w:r>
      <w:r w:rsidR="00EF51F4" w:rsidRPr="002F20FD">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EF51F4">
        <w:fldChar w:fldCharType="separate"/>
      </w:r>
      <w:r w:rsidR="006958C4" w:rsidRPr="004979EA">
        <w:rPr>
          <w:lang w:val="pt-BR"/>
        </w:rPr>
        <w:t>[18]</w:t>
      </w:r>
      <w:r w:rsidR="00EF51F4">
        <w:fldChar w:fldCharType="end"/>
      </w:r>
      <w:r w:rsidR="00EF51F4" w:rsidRPr="004979EA">
        <w:rPr>
          <w:lang w:val="pt-BR"/>
        </w:rPr>
        <w:t xml:space="preserve">, </w:t>
      </w:r>
      <w:proofErr w:type="spellStart"/>
      <w:r w:rsidRPr="00C87B25">
        <w:rPr>
          <w:lang w:val="pt-BR"/>
        </w:rPr>
        <w:t>Lighthouse</w:t>
      </w:r>
      <w:proofErr w:type="spellEnd"/>
      <w:r w:rsidRPr="00C87B25">
        <w:rPr>
          <w:lang w:val="pt-BR"/>
        </w:rPr>
        <w:t xml:space="preserve"> </w:t>
      </w:r>
      <w:r w:rsidRPr="001A3336">
        <w:fldChar w:fldCharType="begin"/>
      </w:r>
      <w:r w:rsidR="00F70E35" w:rsidRPr="002F20FD">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1A3336">
        <w:fldChar w:fldCharType="separate"/>
      </w:r>
      <w:r w:rsidR="006958C4" w:rsidRPr="004979EA">
        <w:rPr>
          <w:lang w:val="pt-BR"/>
        </w:rPr>
        <w:t>[</w:t>
      </w:r>
      <w:r w:rsidR="006958C4" w:rsidRPr="00C87B25">
        <w:rPr>
          <w:lang w:val="pt-BR"/>
        </w:rPr>
        <w:t>14]</w:t>
      </w:r>
      <w:r w:rsidRPr="001A3336">
        <w:fldChar w:fldCharType="end"/>
      </w:r>
      <w:r w:rsidRPr="004979EA">
        <w:rPr>
          <w:lang w:val="pt-BR"/>
        </w:rPr>
        <w:t xml:space="preserve">, </w:t>
      </w:r>
      <w:proofErr w:type="spellStart"/>
      <w:r w:rsidRPr="004979EA">
        <w:rPr>
          <w:lang w:val="pt-BR"/>
        </w:rPr>
        <w:t>CollabVS</w:t>
      </w:r>
      <w:proofErr w:type="spellEnd"/>
      <w:r w:rsidRPr="004979EA">
        <w:rPr>
          <w:lang w:val="pt-BR"/>
        </w:rPr>
        <w:t xml:space="preserve"> </w:t>
      </w:r>
      <w:r w:rsidRPr="001A3336">
        <w:lastRenderedPageBreak/>
        <w:fldChar w:fldCharType="begin"/>
      </w:r>
      <w:r w:rsidR="00EF51F4" w:rsidRPr="002F20FD">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1A3336">
        <w:fldChar w:fldCharType="separate"/>
      </w:r>
      <w:r w:rsidR="006958C4" w:rsidRPr="004979EA">
        <w:rPr>
          <w:lang w:val="pt-BR"/>
        </w:rPr>
        <w:t>[19]</w:t>
      </w:r>
      <w:r w:rsidRPr="001A3336">
        <w:fldChar w:fldCharType="end"/>
      </w:r>
      <w:r w:rsidRPr="004979EA">
        <w:rPr>
          <w:lang w:val="pt-BR"/>
        </w:rPr>
        <w:t xml:space="preserve">, Safe-Commit </w:t>
      </w:r>
      <w:r w:rsidRPr="001A3336">
        <w:fldChar w:fldCharType="begin"/>
      </w:r>
      <w:r w:rsidR="00EF51F4" w:rsidRPr="002F20FD">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1A3336">
        <w:fldChar w:fldCharType="separate"/>
      </w:r>
      <w:r w:rsidR="006958C4" w:rsidRPr="004979EA">
        <w:rPr>
          <w:lang w:val="pt-BR"/>
        </w:rPr>
        <w:t>[20]</w:t>
      </w:r>
      <w:r w:rsidRPr="001A3336">
        <w:fldChar w:fldCharType="end"/>
      </w:r>
      <w:r w:rsidRPr="004979EA">
        <w:rPr>
          <w:lang w:val="pt-BR"/>
        </w:rPr>
        <w:t xml:space="preserve">, Crystal </w:t>
      </w:r>
      <w:r w:rsidRPr="001A3336">
        <w:fldChar w:fldCharType="begin"/>
      </w:r>
      <w:r w:rsidR="00F70E35" w:rsidRPr="002F20FD">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1A3336">
        <w:fldChar w:fldCharType="separate"/>
      </w:r>
      <w:r w:rsidR="006958C4" w:rsidRPr="004979EA">
        <w:rPr>
          <w:lang w:val="pt-BR"/>
        </w:rPr>
        <w:t>[15]</w:t>
      </w:r>
      <w:r w:rsidRPr="001A3336">
        <w:fldChar w:fldCharType="end"/>
      </w:r>
      <w:r w:rsidRPr="004979EA">
        <w:rPr>
          <w:lang w:val="pt-BR"/>
        </w:rPr>
        <w:t xml:space="preserve">, </w:t>
      </w:r>
      <w:proofErr w:type="spellStart"/>
      <w:r w:rsidRPr="004979EA">
        <w:rPr>
          <w:lang w:val="pt-BR"/>
        </w:rPr>
        <w:t>WeCode</w:t>
      </w:r>
      <w:proofErr w:type="spellEnd"/>
      <w:r w:rsidRPr="004979EA">
        <w:rPr>
          <w:lang w:val="pt-BR"/>
        </w:rPr>
        <w:t xml:space="preserve"> </w:t>
      </w:r>
      <w:r w:rsidRPr="001A3336">
        <w:rPr>
          <w:szCs w:val="24"/>
        </w:rPr>
        <w:fldChar w:fldCharType="begin"/>
      </w:r>
      <w:r w:rsidR="00EF51F4" w:rsidRPr="002F20FD">
        <w:rPr>
          <w:szCs w:val="24"/>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1A3336">
        <w:rPr>
          <w:szCs w:val="24"/>
        </w:rPr>
        <w:fldChar w:fldCharType="separate"/>
      </w:r>
      <w:r w:rsidR="006958C4" w:rsidRPr="004979EA">
        <w:rPr>
          <w:lang w:val="pt-BR"/>
        </w:rPr>
        <w:t>[21]</w:t>
      </w:r>
      <w:r w:rsidRPr="001A3336">
        <w:rPr>
          <w:szCs w:val="24"/>
        </w:rPr>
        <w:fldChar w:fldCharType="end"/>
      </w:r>
      <w:r w:rsidRPr="004979EA">
        <w:rPr>
          <w:szCs w:val="24"/>
          <w:lang w:val="pt-BR"/>
        </w:rPr>
        <w:t>,</w:t>
      </w:r>
      <w:r w:rsidRPr="00C87B25">
        <w:rPr>
          <w:lang w:val="pt-BR"/>
        </w:rPr>
        <w:t xml:space="preserve"> </w:t>
      </w:r>
      <w:proofErr w:type="spellStart"/>
      <w:r w:rsidRPr="00C87B25">
        <w:rPr>
          <w:lang w:val="pt-BR"/>
        </w:rPr>
        <w:t>and</w:t>
      </w:r>
      <w:proofErr w:type="spellEnd"/>
      <w:r w:rsidRPr="00C87B25">
        <w:rPr>
          <w:lang w:val="pt-BR"/>
        </w:rPr>
        <w:t xml:space="preserve"> Polvo </w:t>
      </w:r>
      <w:r w:rsidRPr="001A3336">
        <w:fldChar w:fldCharType="begin"/>
      </w:r>
      <w:r w:rsidR="00EF51F4" w:rsidRPr="002F20FD">
        <w:rPr>
          <w:lang w:val="pt-BR"/>
        </w:rPr>
        <w:instrText xml:space="preserve"> ADDIN ZOTERO_ITEM CSL_CITATION {"citationID":"2qofvsa4aa","properties":{"formattedCitation":"[22]","plainCitation":"[22]"},"citationItems":[{"id":1038,"uris":["http://zotero.org/users/892576</w:instrText>
      </w:r>
      <w:r w:rsidR="00EF51F4" w:rsidRPr="00932727">
        <w:rPr>
          <w:lang w:val="pt-BR"/>
          <w:rPrChange w:id="36" w:author="Cristiano Cesario" w:date="2014-06-29T14:49:00Z">
            <w:rPr>
              <w:lang w:val="pt-BR"/>
            </w:rPr>
          </w:rPrChange>
        </w:rPr>
        <w:instrText>/items/22G56Z4I"],"uri":["http://zotero.org/users/892576/items/22G56Z4I"],"itemData":{"id":1038,"type":"paper-conference","title":"Evaluating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w:instrText>
      </w:r>
      <w:r w:rsidR="00EF51F4">
        <w:instrText xml:space="preserve">author":[{"family":"Santos","given":"R."},{"family":"Murta","given":"L.G.P."}],"issued":{"date-parts":[["2012"]]}}}],"schema":"https://github.com/citation-style-language/schema/raw/master/csl-citation.json"} </w:instrText>
      </w:r>
      <w:r w:rsidRPr="001A3336">
        <w:fldChar w:fldCharType="separate"/>
      </w:r>
      <w:r w:rsidR="006958C4" w:rsidRPr="006958C4">
        <w:t>[22]</w:t>
      </w:r>
      <w:r w:rsidRPr="001A3336">
        <w:fldChar w:fldCharType="end"/>
      </w:r>
      <w:r w:rsidRPr="001A3336">
        <w:t xml:space="preserve"> are examples of this kind of work. Among</w:t>
      </w:r>
      <w:r w:rsidR="004E4EDC">
        <w:t>st</w:t>
      </w:r>
      <w:r w:rsidRPr="001A3336">
        <w:t xml:space="preserve"> these, the only one that deals with multiple branches is </w:t>
      </w:r>
      <w:proofErr w:type="spellStart"/>
      <w:r w:rsidRPr="001A3336">
        <w:t>Polvo</w:t>
      </w:r>
      <w:proofErr w:type="spellEnd"/>
      <w:r w:rsidRPr="001A3336">
        <w:t xml:space="preserve">, establishing metrics </w:t>
      </w:r>
      <w:r w:rsidR="004E4EDC">
        <w:t>for</w:t>
      </w:r>
      <w:r w:rsidR="004E4EDC" w:rsidRPr="001A3336">
        <w:t xml:space="preserve"> </w:t>
      </w:r>
      <w:r w:rsidR="009F01D7">
        <w:t xml:space="preserve">assessing </w:t>
      </w:r>
      <w:r w:rsidRPr="001A3336">
        <w:t>the merge effort between branches. However, it has a strict focus in CVCS, which are much less prone to branches if compared to DVCS.</w:t>
      </w:r>
    </w:p>
    <w:p w14:paraId="582875F9" w14:textId="5A35A70D" w:rsidR="006923BF" w:rsidRPr="002246F6" w:rsidDel="00265954" w:rsidRDefault="00265954" w:rsidP="002246F6">
      <w:pPr>
        <w:pStyle w:val="Text"/>
        <w:rPr>
          <w:del w:id="37" w:author="Cristiano Cesario" w:date="2014-06-20T10:52:00Z"/>
        </w:rPr>
      </w:pPr>
      <w:ins w:id="38" w:author="Cristiano Cesario" w:date="2014-06-20T10:51:00Z">
        <w:r>
          <w:t xml:space="preserve">To answer the above questions, we propose an approach called </w:t>
        </w:r>
        <w:r w:rsidRPr="002246F6">
          <w:t>DyeVC</w:t>
        </w:r>
        <w:r w:rsidRPr="00EF51F4">
          <w:rPr>
            <w:rStyle w:val="Refdenotaderodap"/>
          </w:rPr>
          <w:footnoteReference w:id="2"/>
        </w:r>
      </w:ins>
      <w:ins w:id="41" w:author="Cristiano Cesario" w:date="2014-06-20T10:52:00Z">
        <w:r>
          <w:t xml:space="preserve">, a novel visualization infrastructure for DVCS, </w:t>
        </w:r>
      </w:ins>
      <w:ins w:id="42" w:author="Cristiano Cesario" w:date="2014-06-20T10:53:00Z">
        <w:r>
          <w:t xml:space="preserve">that gathers </w:t>
        </w:r>
      </w:ins>
      <w:commentRangeStart w:id="43"/>
      <w:del w:id="44" w:author="Cristiano Cesario" w:date="2014-06-20T10:52:00Z">
        <w:r w:rsidR="006923BF" w:rsidRPr="002246F6" w:rsidDel="00265954">
          <w:delText xml:space="preserve">This paper </w:delText>
        </w:r>
        <w:r w:rsidR="000A1E97" w:rsidRPr="002246F6" w:rsidDel="00265954">
          <w:delText xml:space="preserve">expands the concept of </w:delText>
        </w:r>
        <w:r w:rsidR="006923BF" w:rsidRPr="002246F6" w:rsidDel="00265954">
          <w:delText>DyeVC</w:delText>
        </w:r>
        <w:r w:rsidR="006923BF" w:rsidRPr="00EF51F4" w:rsidDel="00265954">
          <w:rPr>
            <w:rStyle w:val="Refdenotaderodap"/>
          </w:rPr>
          <w:footnoteReference w:id="3"/>
        </w:r>
        <w:r w:rsidR="000A1E97" w:rsidRPr="002246F6" w:rsidDel="00265954">
          <w:delText xml:space="preserve"> </w:delText>
        </w:r>
        <w:r w:rsidR="001576BA" w:rsidRPr="002246F6" w:rsidDel="00265954">
          <w:delText xml:space="preserve">presented in a previous </w:delText>
        </w:r>
        <w:r w:rsidR="009E430E" w:rsidDel="00265954">
          <w:delText>workshop paper</w:delText>
        </w:r>
        <w:r w:rsidR="009E430E" w:rsidRPr="002246F6" w:rsidDel="00265954">
          <w:delText xml:space="preserve"> </w:delText>
        </w:r>
        <w:r w:rsidR="001576BA" w:rsidRPr="002246F6" w:rsidDel="00265954">
          <w:fldChar w:fldCharType="begin"/>
        </w:r>
        <w:r w:rsidR="00EF51F4" w:rsidDel="00265954">
          <w:del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delInstrText>
        </w:r>
        <w:r w:rsidR="001576BA" w:rsidRPr="002246F6" w:rsidDel="00265954">
          <w:fldChar w:fldCharType="separate"/>
        </w:r>
        <w:r w:rsidR="006958C4" w:rsidRPr="006958C4" w:rsidDel="00265954">
          <w:delText>[23]</w:delText>
        </w:r>
        <w:r w:rsidR="001576BA" w:rsidRPr="002246F6" w:rsidDel="00265954">
          <w:fldChar w:fldCharType="end"/>
        </w:r>
        <w:r w:rsidR="006923BF" w:rsidRPr="002246F6" w:rsidDel="00265954">
          <w:delText>, which is a novel visualization infrastructure for DVCS</w:delText>
        </w:r>
        <w:r w:rsidR="002511F9" w:rsidDel="00265954">
          <w:delText>. DyeVC</w:delText>
        </w:r>
        <w:r w:rsidR="000B5A2B" w:rsidRPr="002246F6" w:rsidDel="00265954">
          <w:delText xml:space="preserve"> gathers </w:delText>
        </w:r>
        <w:commentRangeEnd w:id="43"/>
        <w:r w:rsidR="006D511B" w:rsidDel="00265954">
          <w:rPr>
            <w:rStyle w:val="Refdecomentrio"/>
          </w:rPr>
          <w:commentReference w:id="43"/>
        </w:r>
      </w:del>
      <w:r w:rsidR="000B5A2B" w:rsidRPr="002246F6">
        <w:t>information about different clones of a repository and pr</w:t>
      </w:r>
      <w:r w:rsidR="00EF51F4">
        <w:t>esents them visually to the user</w:t>
      </w:r>
      <w:r w:rsidR="000B5A2B" w:rsidRPr="002246F6">
        <w:t>. This allows one to perceive how his repository evolved over time and how this evolution compares to the evolution of other repositories in the project.</w:t>
      </w:r>
      <w:r w:rsidR="006923BF" w:rsidRPr="002246F6">
        <w:t xml:space="preserve"> The main goal of DyeVC is </w:t>
      </w:r>
      <w:r w:rsidR="00586E73" w:rsidRPr="002246F6">
        <w:t>three</w:t>
      </w:r>
      <w:r w:rsidR="000442C8">
        <w:t>-</w:t>
      </w:r>
      <w:r w:rsidR="00586E73" w:rsidRPr="002246F6">
        <w:t xml:space="preserve">fold: </w:t>
      </w:r>
      <w:r w:rsidR="006923BF" w:rsidRPr="002246F6">
        <w:t>to increase the developer knowledge of what is going on around his repository and the repositories of his teammates</w:t>
      </w:r>
      <w:r w:rsidR="00586E73" w:rsidRPr="002246F6">
        <w:t xml:space="preserve">; </w:t>
      </w:r>
      <w:r w:rsidR="000B5A2B" w:rsidRPr="002246F6">
        <w:t>to</w:t>
      </w:r>
      <w:r w:rsidR="00586E73" w:rsidRPr="002246F6">
        <w:t xml:space="preserve"> enable repository administrators to </w:t>
      </w:r>
      <w:r w:rsidR="000B5A2B" w:rsidRPr="002246F6">
        <w:t xml:space="preserve">visualize how the existing repositories of a </w:t>
      </w:r>
      <w:r w:rsidR="009E430E">
        <w:t>project</w:t>
      </w:r>
      <w:r w:rsidR="009E430E" w:rsidRPr="002246F6">
        <w:t xml:space="preserve"> </w:t>
      </w:r>
      <w:r w:rsidR="000B5A2B" w:rsidRPr="002246F6">
        <w:t>interact with each other; and</w:t>
      </w:r>
      <w:r w:rsidR="009E430E">
        <w:t>,</w:t>
      </w:r>
      <w:r w:rsidR="000B5A2B" w:rsidRPr="002246F6">
        <w:t xml:space="preserve"> finally, to establish a</w:t>
      </w:r>
      <w:r w:rsidR="006923BF" w:rsidRPr="002246F6">
        <w:t xml:space="preserve">n extensible </w:t>
      </w:r>
      <w:r w:rsidR="000B5A2B" w:rsidRPr="002246F6">
        <w:t>platform to present different information and metrics regarding distributed repositories.</w:t>
      </w:r>
      <w:r w:rsidR="006923BF" w:rsidRPr="002246F6">
        <w:t xml:space="preserve"> </w:t>
      </w:r>
    </w:p>
    <w:p w14:paraId="0A4201DC" w14:textId="77777777" w:rsidR="00265954" w:rsidRDefault="006923BF" w:rsidP="00552FAA">
      <w:pPr>
        <w:pStyle w:val="Text"/>
        <w:rPr>
          <w:ins w:id="47" w:author="Cristiano Cesario" w:date="2014-06-20T10:52:00Z"/>
        </w:rPr>
      </w:pPr>
      <w:del w:id="48" w:author="Cristiano Cesario" w:date="2014-06-20T10:52:00Z">
        <w:r w:rsidRPr="00EA6CD0" w:rsidDel="00265954">
          <w:delText>The rest of this paper is</w:delText>
        </w:r>
        <w:r w:rsidR="009730B2" w:rsidRPr="00EA6CD0" w:rsidDel="00265954">
          <w:delText xml:space="preserve"> organized as follows. </w:delText>
        </w:r>
        <w:r w:rsidR="009730B2" w:rsidRPr="00190D3D" w:rsidDel="00265954">
          <w:delText xml:space="preserve">Section </w:delText>
        </w:r>
        <w:r w:rsidR="00190D3D" w:rsidDel="00265954">
          <w:rPr>
            <w:lang w:val="pt-BR"/>
          </w:rPr>
          <w:fldChar w:fldCharType="begin"/>
        </w:r>
        <w:r w:rsidR="00190D3D" w:rsidRPr="00190D3D" w:rsidDel="00265954">
          <w:delInstrText xml:space="preserve"> REF _Ref386915519 \w \h </w:delInstrText>
        </w:r>
        <w:r w:rsidR="00190D3D" w:rsidDel="00265954">
          <w:rPr>
            <w:lang w:val="pt-BR"/>
          </w:rPr>
        </w:r>
        <w:r w:rsidR="00190D3D" w:rsidDel="00265954">
          <w:rPr>
            <w:lang w:val="pt-BR"/>
          </w:rPr>
          <w:fldChar w:fldCharType="separate"/>
        </w:r>
        <w:r w:rsidR="00265954" w:rsidDel="00265954">
          <w:delText>II</w:delText>
        </w:r>
        <w:r w:rsidR="00190D3D" w:rsidDel="00265954">
          <w:rPr>
            <w:lang w:val="pt-BR"/>
          </w:rPr>
          <w:fldChar w:fldCharType="end"/>
        </w:r>
        <w:r w:rsidR="00190D3D" w:rsidRPr="00190D3D" w:rsidDel="00265954">
          <w:delText xml:space="preserve"> </w:delText>
        </w:r>
      </w:del>
    </w:p>
    <w:p w14:paraId="7918C49F" w14:textId="5F3AE902" w:rsidR="00E97402" w:rsidRPr="00EA6CD0" w:rsidRDefault="00265954" w:rsidP="00552FAA">
      <w:pPr>
        <w:pStyle w:val="Text"/>
      </w:pPr>
      <w:commentRangeStart w:id="49"/>
      <w:ins w:id="50" w:author="Cristiano Cesario" w:date="2014-06-20T10:52:00Z">
        <w:r w:rsidRPr="002246F6">
          <w:t>T</w:t>
        </w:r>
        <w:r w:rsidR="00552FAA">
          <w:t>his paper expands the concepts</w:t>
        </w:r>
        <w:r w:rsidRPr="002246F6">
          <w:t xml:space="preserve"> presented in a previous </w:t>
        </w:r>
        <w:r>
          <w:t>workshop paper</w:t>
        </w:r>
        <w:r w:rsidRPr="002246F6">
          <w:t xml:space="preserve"> </w:t>
        </w:r>
        <w:r w:rsidRPr="002246F6">
          <w:fldChar w:fldCharType="begin"/>
        </w:r>
        <w:r>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2246F6">
          <w:fldChar w:fldCharType="separate"/>
        </w:r>
        <w:r w:rsidRPr="006958C4">
          <w:t>[23]</w:t>
        </w:r>
        <w:r w:rsidRPr="002246F6">
          <w:fldChar w:fldCharType="end"/>
        </w:r>
        <w:r w:rsidRPr="002246F6">
          <w:t xml:space="preserve">, </w:t>
        </w:r>
      </w:ins>
      <w:ins w:id="51" w:author="Cristiano Cesario" w:date="2014-06-20T10:56:00Z">
        <w:r w:rsidR="00552FAA">
          <w:t>by including a more thoroughly discussion about our approach</w:t>
        </w:r>
      </w:ins>
      <w:ins w:id="52" w:author="Cristiano Cesario" w:date="2014-06-20T10:59:00Z">
        <w:r w:rsidR="00552FAA">
          <w:t>, as how we</w:t>
        </w:r>
      </w:ins>
      <w:ins w:id="53" w:author="Cristiano Cesario" w:date="2014-06-20T10:57:00Z">
        <w:r w:rsidR="00552FAA">
          <w:t xml:space="preserve"> depict the relationship between the existing repositories in a project</w:t>
        </w:r>
      </w:ins>
      <w:ins w:id="54" w:author="Cristiano Cesario" w:date="2014-06-20T10:59:00Z">
        <w:r w:rsidR="00552FAA">
          <w:t>. It also include the analysis we have done to validate the approach, and a more detailed section on related work.</w:t>
        </w:r>
      </w:ins>
      <w:ins w:id="55" w:author="Cristiano Cesario" w:date="2014-06-20T10:52:00Z">
        <w:r w:rsidRPr="002246F6">
          <w:t xml:space="preserve"> </w:t>
        </w:r>
      </w:ins>
      <w:commentRangeEnd w:id="49"/>
      <w:ins w:id="56" w:author="Cristiano Cesario" w:date="2014-06-20T11:00:00Z">
        <w:r w:rsidR="00552FAA">
          <w:t xml:space="preserve"> T</w:t>
        </w:r>
      </w:ins>
      <w:ins w:id="57" w:author="Cristiano Cesario" w:date="2014-06-20T11:01:00Z">
        <w:r w:rsidR="00552FAA">
          <w:t xml:space="preserve">his paper is organized as follows: Section </w:t>
        </w:r>
      </w:ins>
      <w:ins w:id="58" w:author="Cristiano Cesario" w:date="2014-06-20T10:52:00Z">
        <w:r>
          <w:rPr>
            <w:rStyle w:val="Refdecomentrio"/>
          </w:rPr>
          <w:commentReference w:id="49"/>
        </w:r>
      </w:ins>
      <w:ins w:id="59" w:author="Cristiano Cesario" w:date="2014-06-20T11:01:00Z">
        <w:r w:rsidR="00552FAA">
          <w:fldChar w:fldCharType="begin"/>
        </w:r>
        <w:r w:rsidR="00552FAA">
          <w:instrText xml:space="preserve"> REF _Ref386915519 \w \h </w:instrText>
        </w:r>
      </w:ins>
      <w:r w:rsidR="00552FAA">
        <w:fldChar w:fldCharType="separate"/>
      </w:r>
      <w:ins w:id="60" w:author="Cristiano Cesario" w:date="2014-06-23T11:21:00Z">
        <w:r w:rsidR="00C56A5A">
          <w:t>II</w:t>
        </w:r>
      </w:ins>
      <w:ins w:id="61" w:author="Cristiano Cesario" w:date="2014-06-20T11:01:00Z">
        <w:r w:rsidR="00552FAA">
          <w:fldChar w:fldCharType="end"/>
        </w:r>
        <w:r w:rsidR="00552FAA">
          <w:t xml:space="preserve"> </w:t>
        </w:r>
      </w:ins>
      <w:r w:rsidR="006923BF" w:rsidRPr="00190D3D">
        <w:t>presents a motivational</w:t>
      </w:r>
      <w:r w:rsidR="009730B2" w:rsidRPr="00190D3D">
        <w:t xml:space="preserve"> example to this work. Section </w:t>
      </w:r>
      <w:ins w:id="62" w:author="Cristiano Cesario" w:date="2014-06-20T10:47:00Z">
        <w:r>
          <w:fldChar w:fldCharType="begin"/>
        </w:r>
        <w:r>
          <w:instrText xml:space="preserve"> REF _Ref391024598 \w \h </w:instrText>
        </w:r>
      </w:ins>
      <w:r>
        <w:fldChar w:fldCharType="separate"/>
      </w:r>
      <w:ins w:id="63" w:author="Cristiano Cesario" w:date="2014-06-23T11:21:00Z">
        <w:r w:rsidR="00C56A5A">
          <w:t>III</w:t>
        </w:r>
      </w:ins>
      <w:ins w:id="64" w:author="Cristiano Cesario" w:date="2014-06-20T10:47:00Z">
        <w:r>
          <w:fldChar w:fldCharType="end"/>
        </w:r>
        <w:r>
          <w:t xml:space="preserve"> </w:t>
        </w:r>
      </w:ins>
      <w:del w:id="65" w:author="Cristiano Cesario" w:date="2014-06-20T10:47:00Z">
        <w:r w:rsidR="00190D3D" w:rsidDel="00265954">
          <w:fldChar w:fldCharType="begin"/>
        </w:r>
        <w:r w:rsidR="00190D3D" w:rsidDel="00265954">
          <w:delInstrText xml:space="preserve"> REF _Ref386915540 \w \h </w:delInstrText>
        </w:r>
        <w:r w:rsidR="00190D3D" w:rsidDel="00265954">
          <w:fldChar w:fldCharType="separate"/>
        </w:r>
        <w:r w:rsidRPr="00265954" w:rsidDel="00265954">
          <w:rPr>
            <w:b/>
            <w:bCs/>
          </w:rPr>
          <w:delText>Erro! Fonte de referência não encontrada.</w:delText>
        </w:r>
        <w:r w:rsidR="00190D3D" w:rsidDel="00265954">
          <w:fldChar w:fldCharType="end"/>
        </w:r>
        <w:r w:rsidR="00190D3D" w:rsidDel="00265954">
          <w:delText xml:space="preserve"> </w:delText>
        </w:r>
      </w:del>
      <w:r w:rsidR="006923BF" w:rsidRPr="00EA6CD0">
        <w:t xml:space="preserve">presents the approach used in </w:t>
      </w:r>
      <w:r w:rsidR="00EA6CD0" w:rsidRPr="00EA6CD0">
        <w:t>DyeVC.</w:t>
      </w:r>
      <w:r w:rsidR="009730B2" w:rsidRPr="00EA6CD0">
        <w:t xml:space="preserve"> Section </w:t>
      </w:r>
      <w:r w:rsidR="001A3336" w:rsidRPr="00EA6CD0">
        <w:fldChar w:fldCharType="begin"/>
      </w:r>
      <w:r w:rsidR="001A3336" w:rsidRPr="00EA6CD0">
        <w:instrText xml:space="preserve"> REF _Ref384931976 \r \h </w:instrText>
      </w:r>
      <w:r w:rsidR="001A3336" w:rsidRPr="00EA6CD0">
        <w:fldChar w:fldCharType="separate"/>
      </w:r>
      <w:ins w:id="66" w:author="Cristiano Cesario" w:date="2014-06-23T11:21:00Z">
        <w:r w:rsidR="00C56A5A">
          <w:t>V</w:t>
        </w:r>
      </w:ins>
      <w:del w:id="67" w:author="Cristiano Cesario" w:date="2014-06-22T15:53:00Z">
        <w:r w:rsidR="009144C7" w:rsidDel="007875E5">
          <w:delText>IV</w:delText>
        </w:r>
      </w:del>
      <w:r w:rsidR="001A3336" w:rsidRPr="00EA6CD0">
        <w:fldChar w:fldCharType="end"/>
      </w:r>
      <w:r w:rsidR="001A3336" w:rsidRPr="00EA6CD0">
        <w:t xml:space="preserve"> shows how this work was evaluated. Section </w:t>
      </w:r>
      <w:r w:rsidR="00190D3D">
        <w:fldChar w:fldCharType="begin"/>
      </w:r>
      <w:r w:rsidR="00190D3D">
        <w:instrText xml:space="preserve"> REF _Ref386915569 \w \h </w:instrText>
      </w:r>
      <w:r w:rsidR="00190D3D">
        <w:fldChar w:fldCharType="separate"/>
      </w:r>
      <w:ins w:id="68" w:author="Cristiano Cesario" w:date="2014-06-23T11:21:00Z">
        <w:r w:rsidR="00C56A5A">
          <w:t>VI</w:t>
        </w:r>
      </w:ins>
      <w:del w:id="69" w:author="Cristiano Cesario" w:date="2014-06-22T15:53:00Z">
        <w:r w:rsidR="009144C7" w:rsidDel="007875E5">
          <w:delText>V</w:delText>
        </w:r>
      </w:del>
      <w:r w:rsidR="00190D3D">
        <w:fldChar w:fldCharType="end"/>
      </w:r>
      <w:r w:rsidR="00190D3D">
        <w:t xml:space="preserve"> </w:t>
      </w:r>
      <w:r w:rsidR="006923BF" w:rsidRPr="00EA6CD0">
        <w:t>discusses some related work</w:t>
      </w:r>
      <w:r w:rsidR="009730B2" w:rsidRPr="00EA6CD0">
        <w:t xml:space="preserve"> and Section </w:t>
      </w:r>
      <w:r w:rsidR="009730B2" w:rsidRPr="00EA6CD0">
        <w:fldChar w:fldCharType="begin"/>
      </w:r>
      <w:r w:rsidR="009730B2" w:rsidRPr="00EA6CD0">
        <w:instrText xml:space="preserve"> REF _Ref381298202 \r \h </w:instrText>
      </w:r>
      <w:r w:rsidR="002246F6" w:rsidRPr="00EA6CD0">
        <w:instrText xml:space="preserve"> \* MERGEFORMAT </w:instrText>
      </w:r>
      <w:r w:rsidR="009730B2" w:rsidRPr="00EA6CD0">
        <w:fldChar w:fldCharType="separate"/>
      </w:r>
      <w:ins w:id="70" w:author="Cristiano Cesario" w:date="2014-06-23T11:21:00Z">
        <w:r w:rsidR="00C56A5A">
          <w:t>VII</w:t>
        </w:r>
      </w:ins>
      <w:del w:id="71" w:author="Cristiano Cesario" w:date="2014-06-22T15:53:00Z">
        <w:r w:rsidR="009144C7" w:rsidDel="007875E5">
          <w:delText>VI</w:delText>
        </w:r>
      </w:del>
      <w:r w:rsidR="009730B2" w:rsidRPr="00EA6CD0">
        <w:fldChar w:fldCharType="end"/>
      </w:r>
      <w:r w:rsidR="009730B2" w:rsidRPr="00EA6CD0">
        <w:t xml:space="preserve"> </w:t>
      </w:r>
      <w:r w:rsidR="006923BF" w:rsidRPr="00EA6CD0">
        <w:t>conclude</w:t>
      </w:r>
      <w:r w:rsidR="001A3336" w:rsidRPr="00EA6CD0">
        <w:t>s</w:t>
      </w:r>
      <w:r w:rsidR="006923BF" w:rsidRPr="00EA6CD0">
        <w:t xml:space="preserve"> the paper and present</w:t>
      </w:r>
      <w:r w:rsidR="001A3336" w:rsidRPr="00EA6CD0">
        <w:t>s</w:t>
      </w:r>
      <w:r w:rsidR="006923BF" w:rsidRPr="00EA6CD0">
        <w:t xml:space="preserve"> </w:t>
      </w:r>
      <w:r w:rsidR="0087350E">
        <w:t xml:space="preserve">some </w:t>
      </w:r>
      <w:r w:rsidR="006923BF" w:rsidRPr="00EA6CD0">
        <w:t>future work.</w:t>
      </w:r>
    </w:p>
    <w:p w14:paraId="463C123B" w14:textId="63C3EEF8" w:rsidR="008A3C23" w:rsidRDefault="00D86A98" w:rsidP="001F4C5C">
      <w:pPr>
        <w:pStyle w:val="Ttulo1"/>
      </w:pPr>
      <w:bookmarkStart w:id="72" w:name="_Ref386915519"/>
      <w:r>
        <w:t>Motivational Example</w:t>
      </w:r>
      <w:bookmarkEnd w:id="72"/>
    </w:p>
    <w:p w14:paraId="70DEE43E" w14:textId="0AEDF43E" w:rsidR="000E2444" w:rsidRDefault="00A61F8E" w:rsidP="000E2444">
      <w:pPr>
        <w:pStyle w:val="Text"/>
      </w:pPr>
      <w:r>
        <w:fldChar w:fldCharType="begin"/>
      </w:r>
      <w:r>
        <w:instrText xml:space="preserve"> REF _Ref359037850 \h </w:instrText>
      </w:r>
      <w:r>
        <w:fldChar w:fldCharType="separate"/>
      </w:r>
      <w:ins w:id="73" w:author="Cristiano Cesario" w:date="2014-06-23T11:21:00Z">
        <w:r w:rsidR="00C56A5A" w:rsidRPr="006923BF">
          <w:t xml:space="preserve">Fig. </w:t>
        </w:r>
        <w:r w:rsidR="00C56A5A">
          <w:rPr>
            <w:noProof/>
          </w:rPr>
          <w:t>1</w:t>
        </w:r>
      </w:ins>
      <w:del w:id="74" w:author="Cristiano Cesario" w:date="2014-06-21T09:25:00Z">
        <w:r w:rsidR="00265954" w:rsidRPr="006923BF" w:rsidDel="009000A0">
          <w:delText xml:space="preserve">Fig. </w:delText>
        </w:r>
        <w:r w:rsidR="00265954" w:rsidDel="009000A0">
          <w:rPr>
            <w:noProof/>
          </w:rPr>
          <w:delText>1</w:delText>
        </w:r>
      </w:del>
      <w:r>
        <w:fldChar w:fldCharType="end"/>
      </w:r>
      <w:r>
        <w:t xml:space="preserve"> </w:t>
      </w:r>
      <w:r w:rsidR="006923BF" w:rsidRPr="00DD5572">
        <w:t xml:space="preserve">shows a scenario with some developers, each one </w:t>
      </w:r>
      <w:r w:rsidR="0017223B">
        <w:t>owning</w:t>
      </w:r>
      <w:r w:rsidR="0017223B" w:rsidRPr="00DD5572">
        <w:t xml:space="preserve"> </w:t>
      </w:r>
      <w:r w:rsidR="006923BF" w:rsidRPr="00DD5572">
        <w:t>a clone of a repository originally created at Xavier Institute. Xavier Institute acts like a central repository, where code developed by all teams is integrated, tested</w:t>
      </w:r>
      <w:r w:rsidR="006923BF">
        <w:t>,</w:t>
      </w:r>
      <w:r w:rsidR="006923BF" w:rsidRPr="00DD5572">
        <w:t xml:space="preserve"> and </w:t>
      </w:r>
      <w:r w:rsidR="006923BF">
        <w:t>released</w:t>
      </w:r>
      <w:r w:rsidR="006923BF" w:rsidRPr="00DD5572">
        <w:t xml:space="preserve"> to production. There is a team working </w:t>
      </w:r>
      <w:r w:rsidR="009120F8">
        <w:t>at</w:t>
      </w:r>
      <w:r w:rsidR="009120F8" w:rsidRPr="00DD5572">
        <w:t xml:space="preserve"> </w:t>
      </w:r>
      <w:r w:rsidR="006923BF" w:rsidRPr="00DD5572">
        <w:t>Xavier Institute</w:t>
      </w:r>
      <w:r w:rsidR="006923BF">
        <w:t xml:space="preserve">, </w:t>
      </w:r>
      <w:r w:rsidR="009120F8">
        <w:t>led</w:t>
      </w:r>
      <w:r w:rsidR="009120F8" w:rsidRPr="00DD5572">
        <w:t xml:space="preserve"> </w:t>
      </w:r>
      <w:r w:rsidR="006923BF" w:rsidRPr="00DD5572">
        <w:t>by Professor X</w:t>
      </w:r>
      <w:r w:rsidR="009120F8">
        <w:t>avier</w:t>
      </w:r>
      <w:r w:rsidR="006923BF">
        <w:t>,</w:t>
      </w:r>
      <w:r w:rsidR="006923BF" w:rsidRPr="00DD5572">
        <w:t xml:space="preserve"> and a remote developer (Storm) that periodically receives updates from the Institute. Outside the Institute, Wolverine leads a remote team located in a different </w:t>
      </w:r>
      <w:r w:rsidR="009120F8">
        <w:t>site</w:t>
      </w:r>
      <w:r w:rsidR="006923BF" w:rsidRPr="00DD5572">
        <w:t xml:space="preserve">, which is constantly synchronized with the Institute. </w:t>
      </w:r>
      <w:r w:rsidR="00671521">
        <w:t>Solid lines</w:t>
      </w:r>
      <w:r w:rsidR="006923BF" w:rsidRPr="00DD5572">
        <w:t xml:space="preserve"> in </w:t>
      </w:r>
      <w:r w:rsidR="006923BF" w:rsidRPr="00DD5572">
        <w:fldChar w:fldCharType="begin"/>
      </w:r>
      <w:r w:rsidR="006923BF" w:rsidRPr="00DD5572">
        <w:instrText xml:space="preserve"> REF _Ref359037850 \h  \* MERGEFORMAT </w:instrText>
      </w:r>
      <w:r w:rsidR="006923BF" w:rsidRPr="00DD5572">
        <w:fldChar w:fldCharType="separate"/>
      </w:r>
      <w:ins w:id="75" w:author="Cristiano Cesario" w:date="2014-06-23T11:21:00Z">
        <w:r w:rsidR="00C56A5A" w:rsidRPr="006923BF">
          <w:t>Fig.</w:t>
        </w:r>
        <w:r w:rsidR="00C56A5A" w:rsidRPr="006923BF">
          <w:rPr>
            <w:noProof/>
          </w:rPr>
          <w:t xml:space="preserve"> </w:t>
        </w:r>
        <w:r w:rsidR="00C56A5A">
          <w:rPr>
            <w:noProof/>
          </w:rPr>
          <w:t>1</w:t>
        </w:r>
      </w:ins>
      <w:del w:id="76" w:author="Cristiano Cesario" w:date="2014-06-21T09:25:00Z">
        <w:r w:rsidR="00265954" w:rsidRPr="006923BF" w:rsidDel="009000A0">
          <w:delText>Fig.</w:delText>
        </w:r>
        <w:r w:rsidR="00265954" w:rsidRPr="006923BF" w:rsidDel="009000A0">
          <w:rPr>
            <w:noProof/>
          </w:rPr>
          <w:delText xml:space="preserve"> </w:delText>
        </w:r>
        <w:r w:rsidR="00265954" w:rsidDel="009000A0">
          <w:rPr>
            <w:noProof/>
          </w:rPr>
          <w:delText>1</w:delText>
        </w:r>
      </w:del>
      <w:r w:rsidR="006923BF" w:rsidRPr="00DD5572">
        <w:fldChar w:fldCharType="end"/>
      </w:r>
      <w:r w:rsidR="006923BF" w:rsidRPr="00DD5572">
        <w:t xml:space="preserve"> indicate </w:t>
      </w:r>
      <w:r w:rsidR="00671521">
        <w:t>data being pushed, whereas dotted lines indicate data being pulled</w:t>
      </w:r>
      <w:r w:rsidR="006923BF" w:rsidRPr="00DD5572">
        <w:t xml:space="preserve">. Thus, for example, Rogue can </w:t>
      </w:r>
      <w:r w:rsidR="00E030B4">
        <w:t xml:space="preserve">both </w:t>
      </w:r>
      <w:r w:rsidR="006923BF" w:rsidRPr="00DD5572">
        <w:t>pull updates from Gambit</w:t>
      </w:r>
      <w:r w:rsidR="00E030B4">
        <w:t xml:space="preserve"> and push updates to him</w:t>
      </w:r>
      <w:r w:rsidR="006923BF">
        <w:t>,</w:t>
      </w:r>
      <w:r w:rsidR="006923BF" w:rsidRPr="00DD5572">
        <w:t xml:space="preserve"> </w:t>
      </w:r>
      <w:r w:rsidR="006923BF">
        <w:t xml:space="preserve">and Beast can </w:t>
      </w:r>
      <w:r w:rsidR="00E030B4">
        <w:t xml:space="preserve">only </w:t>
      </w:r>
      <w:r w:rsidR="006923BF">
        <w:t>pull updates</w:t>
      </w:r>
      <w:r w:rsidR="006923BF" w:rsidRPr="00DD5572">
        <w:t xml:space="preserve"> </w:t>
      </w:r>
      <w:r w:rsidR="006923BF">
        <w:t>from Rogue.</w:t>
      </w:r>
    </w:p>
    <w:p w14:paraId="60C4701C" w14:textId="03496209" w:rsidR="00DB5192" w:rsidRPr="00DD5572" w:rsidRDefault="00DB5192" w:rsidP="00DB5192">
      <w:pPr>
        <w:pStyle w:val="Text"/>
        <w:rPr>
          <w:ins w:id="77" w:author="Cristiano Cesario" w:date="2014-06-21T14:38:00Z"/>
        </w:rPr>
      </w:pPr>
      <w:ins w:id="78" w:author="Cristiano Cesario" w:date="2014-06-21T14:38:00Z">
        <w:r w:rsidRPr="00DD5572">
          <w:t>Each one of the developers has a complete copy of the repository</w:t>
        </w:r>
        <w:r>
          <w:t>.</w:t>
        </w:r>
        <w:r w:rsidRPr="00DD5572">
          <w:t xml:space="preserve"> </w:t>
        </w:r>
        <w:proofErr w:type="spellStart"/>
        <w:r>
          <w:t>Luckly</w:t>
        </w:r>
        <w:proofErr w:type="spellEnd"/>
        <w:r>
          <w:t xml:space="preserve">, this scenario has a Configuration Management Plan in action, otherwise each one would </w:t>
        </w:r>
      </w:ins>
      <w:commentRangeStart w:id="79"/>
      <w:ins w:id="80" w:author="Cristiano Cesario" w:date="2014-06-23T06:26:00Z">
        <w:r w:rsidR="003C6C25">
          <w:t xml:space="preserve">be </w:t>
        </w:r>
        <w:r w:rsidR="003C6C25" w:rsidRPr="00DD5572">
          <w:t>able</w:t>
        </w:r>
      </w:ins>
      <w:ins w:id="81" w:author="Cristiano Cesario" w:date="2014-06-21T14:38:00Z">
        <w:r w:rsidRPr="00DD5572">
          <w:t xml:space="preserve"> to send </w:t>
        </w:r>
        <w:r>
          <w:t xml:space="preserve">and receive </w:t>
        </w:r>
        <w:r w:rsidRPr="00DD5572">
          <w:t xml:space="preserve">updates to </w:t>
        </w:r>
        <w:r>
          <w:t>or</w:t>
        </w:r>
        <w:r w:rsidRPr="00DD5572">
          <w:t xml:space="preserve"> from any other developer</w:t>
        </w:r>
        <w:commentRangeEnd w:id="79"/>
        <w:r>
          <w:rPr>
            <w:rStyle w:val="Refdecomentrio"/>
          </w:rPr>
          <w:commentReference w:id="79"/>
        </w:r>
        <w:r>
          <w:t xml:space="preserve">, leading to </w:t>
        </w:r>
        <w:r w:rsidRPr="00DD5572">
          <w:t xml:space="preserve">a total of </w:t>
        </w:r>
        <w:r w:rsidRPr="00DD5572">
          <w:rPr>
            <w:i/>
          </w:rPr>
          <w:t>n * (n - 1)</w:t>
        </w:r>
        <w:r w:rsidRPr="00DD5572">
          <w:t xml:space="preserve"> different possibilities of communication</w:t>
        </w:r>
        <w:r>
          <w:t xml:space="preserve"> (where n is the number of developers in the topology)</w:t>
        </w:r>
        <w:r w:rsidRPr="00DD5572">
          <w:t xml:space="preserve">. In practice, however, this limit is not reached: while interaction </w:t>
        </w:r>
        <w:r>
          <w:t>amongst</w:t>
        </w:r>
        <w:r w:rsidRPr="00DD5572">
          <w:t xml:space="preserve"> some developers is frequent, it may happen that others have no idea about the existence of </w:t>
        </w:r>
        <w:r>
          <w:t xml:space="preserve">some </w:t>
        </w:r>
        <w:r w:rsidRPr="00DD5572">
          <w:t xml:space="preserve">coworkers, as it occurs with Mystique and </w:t>
        </w:r>
        <w:r w:rsidRPr="00DD5572">
          <w:lastRenderedPageBreak/>
          <w:t>Nightcrawler, where there is no direct communication.</w:t>
        </w:r>
      </w:ins>
    </w:p>
    <w:p w14:paraId="06D56276" w14:textId="77777777" w:rsidR="000E2444" w:rsidRDefault="000E2444" w:rsidP="000E2444">
      <w:pPr>
        <w:pStyle w:val="Text"/>
      </w:pPr>
    </w:p>
    <w:p w14:paraId="35F4CE5D" w14:textId="45B809BB" w:rsidR="006923BF" w:rsidRDefault="000E2444" w:rsidP="000E2444">
      <w:pPr>
        <w:pStyle w:val="Text"/>
        <w:ind w:firstLine="0"/>
        <w:jc w:val="center"/>
      </w:pPr>
      <w:r>
        <w:rPr>
          <w:noProof/>
          <w:lang w:val="pt-BR" w:eastAsia="pt-BR"/>
        </w:rPr>
        <mc:AlternateContent>
          <mc:Choice Requires="wps">
            <w:drawing>
              <wp:inline distT="0" distB="0" distL="0" distR="0" wp14:anchorId="42640059" wp14:editId="405A334F">
                <wp:extent cx="2743200" cy="1949450"/>
                <wp:effectExtent l="0" t="0" r="19050" b="1270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49450"/>
                        </a:xfrm>
                        <a:prstGeom prst="rect">
                          <a:avLst/>
                        </a:prstGeom>
                        <a:solidFill>
                          <a:srgbClr val="FFFFFF"/>
                        </a:solidFill>
                        <a:ln w="9525">
                          <a:solidFill>
                            <a:srgbClr val="000000"/>
                          </a:solidFill>
                          <a:miter lim="800000"/>
                          <a:headEnd/>
                          <a:tailEnd/>
                        </a:ln>
                      </wps:spPr>
                      <wps:txbx>
                        <w:txbxContent>
                          <w:p w14:paraId="2ADFA5D1" w14:textId="73805823" w:rsidR="00C62924" w:rsidRPr="000E2444" w:rsidRDefault="00C62924" w:rsidP="000E2444">
                            <w:pPr>
                              <w:jc w:val="center"/>
                              <w:rPr>
                                <w:lang w:val="pt-BR"/>
                              </w:rPr>
                            </w:pPr>
                            <w:ins w:id="82" w:author="Cristiano Cesario" w:date="2014-06-27T15:10:00Z">
                              <w:r w:rsidRPr="00AA5547">
                                <w:rPr>
                                  <w:noProof/>
                                  <w:lang w:val="pt-BR" w:eastAsia="pt-BR"/>
                                </w:rPr>
                                <w:drawing>
                                  <wp:inline distT="0" distB="0" distL="0" distR="0" wp14:anchorId="405A38AB" wp14:editId="095335DA">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ins>
                            <w:del w:id="83" w:author="Cristiano Cesario" w:date="2014-06-20T11:22:00Z">
                              <w:r w:rsidDel="004C31CD">
                                <w:rPr>
                                  <w:noProof/>
                                  <w:lang w:val="pt-BR" w:eastAsia="pt-BR"/>
                                </w:rPr>
                                <w:drawing>
                                  <wp:inline distT="0" distB="0" distL="0" distR="0" wp14:anchorId="37CA200D" wp14:editId="0B83F270">
                                    <wp:extent cx="2229485" cy="1849120"/>
                                    <wp:effectExtent l="0" t="0" r="0" b="0"/>
                                    <wp:docPr id="2124" name="Imagem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9485" cy="1849120"/>
                                            </a:xfrm>
                                            <a:prstGeom prst="rect">
                                              <a:avLst/>
                                            </a:prstGeom>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type w14:anchorId="42640059" id="_x0000_t202" coordsize="21600,21600" o:spt="202" path="m,l,21600r21600,l21600,xe">
                <v:stroke joinstyle="miter"/>
                <v:path gradientshapeok="t" o:connecttype="rect"/>
              </v:shapetype>
              <v:shape id="Caixa de Texto 2" o:spid="_x0000_s1026" type="#_x0000_t202" style="width:3in;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">
                <v:textbox>
                  <w:txbxContent>
                    <w:p w14:paraId="2ADFA5D1" w14:textId="73805823" w:rsidR="00C62924" w:rsidRPr="000E2444" w:rsidRDefault="00C62924" w:rsidP="000E2444">
                      <w:pPr>
                        <w:jc w:val="center"/>
                        <w:rPr>
                          <w:lang w:val="pt-BR"/>
                        </w:rPr>
                      </w:pPr>
                      <w:ins w:id="84" w:author="Cristiano Cesario" w:date="2014-06-27T15:10:00Z">
                        <w:r w:rsidRPr="00AA5547">
                          <w:rPr>
                            <w:noProof/>
                            <w:lang w:val="pt-BR" w:eastAsia="pt-BR"/>
                          </w:rPr>
                          <w:drawing>
                            <wp:inline distT="0" distB="0" distL="0" distR="0" wp14:anchorId="405A38AB" wp14:editId="095335DA">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ins>
                      <w:del w:id="85" w:author="Cristiano Cesario" w:date="2014-06-20T11:22:00Z">
                        <w:r w:rsidDel="004C31CD">
                          <w:rPr>
                            <w:noProof/>
                            <w:lang w:val="pt-BR" w:eastAsia="pt-BR"/>
                          </w:rPr>
                          <w:drawing>
                            <wp:inline distT="0" distB="0" distL="0" distR="0" wp14:anchorId="37CA200D" wp14:editId="0B83F270">
                              <wp:extent cx="2229485" cy="1849120"/>
                              <wp:effectExtent l="0" t="0" r="0" b="0"/>
                              <wp:docPr id="2124" name="Imagem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9485" cy="1849120"/>
                                      </a:xfrm>
                                      <a:prstGeom prst="rect">
                                        <a:avLst/>
                                      </a:prstGeom>
                                    </pic:spPr>
                                  </pic:pic>
                                </a:graphicData>
                              </a:graphic>
                            </wp:inline>
                          </w:drawing>
                        </w:r>
                      </w:del>
                    </w:p>
                  </w:txbxContent>
                </v:textbox>
                <w10:anchorlock/>
              </v:shape>
            </w:pict>
          </mc:Fallback>
        </mc:AlternateContent>
      </w:r>
    </w:p>
    <w:p w14:paraId="4DBDAC46" w14:textId="32A1B678" w:rsidR="006923BF" w:rsidRDefault="000E2444" w:rsidP="007270A3">
      <w:pPr>
        <w:pStyle w:val="Textodenotaderodap"/>
        <w:ind w:firstLine="0"/>
        <w:jc w:val="center"/>
      </w:pPr>
      <w:bookmarkStart w:id="86" w:name="_Ref359037850"/>
      <w:commentRangeStart w:id="87"/>
      <w:r w:rsidRPr="006923BF">
        <w:t>Fig</w:t>
      </w:r>
      <w:commentRangeEnd w:id="87"/>
      <w:r w:rsidR="00B87FC9">
        <w:rPr>
          <w:rStyle w:val="Refdecomentrio"/>
        </w:rPr>
        <w:commentReference w:id="87"/>
      </w:r>
      <w:r w:rsidRPr="006923BF">
        <w:t xml:space="preserve">. </w:t>
      </w:r>
      <w:r>
        <w:fldChar w:fldCharType="begin"/>
      </w:r>
      <w:r w:rsidRPr="006923BF">
        <w:instrText xml:space="preserve"> SEQ Fig. \* ARABIC </w:instrText>
      </w:r>
      <w:r>
        <w:fldChar w:fldCharType="separate"/>
      </w:r>
      <w:r w:rsidR="00A610BB">
        <w:rPr>
          <w:noProof/>
        </w:rPr>
        <w:t>1</w:t>
      </w:r>
      <w:r>
        <w:fldChar w:fldCharType="end"/>
      </w:r>
      <w:bookmarkEnd w:id="86"/>
      <w:r>
        <w:t xml:space="preserve">. </w:t>
      </w:r>
      <w:r w:rsidRPr="00BB476F">
        <w:t>A development scenario involving some developers</w:t>
      </w:r>
    </w:p>
    <w:p w14:paraId="00E1EB32" w14:textId="77777777" w:rsidR="007270A3" w:rsidRDefault="007270A3" w:rsidP="007270A3">
      <w:pPr>
        <w:pStyle w:val="Textodenotaderodap"/>
        <w:ind w:firstLine="0"/>
        <w:jc w:val="center"/>
      </w:pPr>
    </w:p>
    <w:p w14:paraId="5DAE2B42" w14:textId="473F4199" w:rsidR="00BC3CDC" w:rsidRPr="00DD5572" w:rsidDel="00DB5192" w:rsidRDefault="00BC3CDC" w:rsidP="002246F6">
      <w:pPr>
        <w:pStyle w:val="Text"/>
        <w:rPr>
          <w:del w:id="88" w:author="Cristiano Cesario" w:date="2014-06-21T14:38:00Z"/>
        </w:rPr>
      </w:pPr>
      <w:del w:id="89" w:author="Cristiano Cesario" w:date="2014-06-21T14:38:00Z">
        <w:r w:rsidRPr="00DD5572" w:rsidDel="00DB5192">
          <w:delText xml:space="preserve">Each one of the developers has a complete copy of the repository </w:delText>
        </w:r>
      </w:del>
      <w:del w:id="90" w:author="Cristiano Cesario" w:date="2014-06-21T10:02:00Z">
        <w:r w:rsidRPr="00DD5572" w:rsidDel="00AD3861">
          <w:delText xml:space="preserve">and </w:delText>
        </w:r>
      </w:del>
      <w:del w:id="91" w:author="Cristiano Cesario" w:date="2014-06-20T11:04:00Z">
        <w:r w:rsidRPr="00DD5572" w:rsidDel="00723467">
          <w:delText>i</w:delText>
        </w:r>
        <w:commentRangeStart w:id="92"/>
        <w:r w:rsidRPr="00DD5572" w:rsidDel="00723467">
          <w:delText>s</w:delText>
        </w:r>
      </w:del>
      <w:del w:id="93" w:author="Cristiano Cesario" w:date="2014-06-21T14:38:00Z">
        <w:r w:rsidRPr="00DD5572" w:rsidDel="00DB5192">
          <w:delText xml:space="preserve"> able to send </w:delText>
        </w:r>
        <w:r w:rsidDel="00DB5192">
          <w:delText xml:space="preserve">and receive </w:delText>
        </w:r>
        <w:r w:rsidRPr="00DD5572" w:rsidDel="00DB5192">
          <w:delText xml:space="preserve">updates to </w:delText>
        </w:r>
        <w:r w:rsidDel="00DB5192">
          <w:delText>or</w:delText>
        </w:r>
        <w:r w:rsidRPr="00DD5572" w:rsidDel="00DB5192">
          <w:delText xml:space="preserve"> from any other developer</w:delText>
        </w:r>
        <w:commentRangeEnd w:id="92"/>
        <w:r w:rsidR="00B87FC9" w:rsidDel="00DB5192">
          <w:rPr>
            <w:rStyle w:val="Refdecomentrio"/>
          </w:rPr>
          <w:commentReference w:id="92"/>
        </w:r>
      </w:del>
      <w:del w:id="94" w:author="Cristiano Cesario" w:date="2014-06-20T11:05:00Z">
        <w:r w:rsidRPr="00DD5572" w:rsidDel="00723467">
          <w:delText xml:space="preserve">. Considering the existence of </w:delText>
        </w:r>
        <w:r w:rsidRPr="00DD5572" w:rsidDel="00723467">
          <w:rPr>
            <w:i/>
          </w:rPr>
          <w:delText>n</w:delText>
        </w:r>
        <w:r w:rsidRPr="00DD5572" w:rsidDel="00723467">
          <w:delText xml:space="preserve"> developers, we could reach </w:delText>
        </w:r>
      </w:del>
      <w:del w:id="95" w:author="Cristiano Cesario" w:date="2014-06-21T14:38:00Z">
        <w:r w:rsidRPr="00DD5572" w:rsidDel="00DB5192">
          <w:delText xml:space="preserve">a total of </w:delText>
        </w:r>
        <w:r w:rsidRPr="00DD5572" w:rsidDel="00DB5192">
          <w:rPr>
            <w:i/>
          </w:rPr>
          <w:delText>n * (n - 1)</w:delText>
        </w:r>
        <w:r w:rsidRPr="00DD5572" w:rsidDel="00DB5192">
          <w:delText xml:space="preserve"> different possibilities of communication. In practice, however, this limit is not reached: while interaction </w:delText>
        </w:r>
        <w:r w:rsidDel="00DB5192">
          <w:delText>among</w:delText>
        </w:r>
        <w:r w:rsidR="00F91455" w:rsidDel="00DB5192">
          <w:delText>st</w:delText>
        </w:r>
        <w:r w:rsidRPr="00DD5572" w:rsidDel="00DB5192">
          <w:delText xml:space="preserve"> some developers is frequent, it may happen that others have no idea about the existence of </w:delText>
        </w:r>
        <w:r w:rsidDel="00DB5192">
          <w:delText xml:space="preserve">some </w:delText>
        </w:r>
        <w:r w:rsidRPr="00DD5572" w:rsidDel="00DB5192">
          <w:delText>coworkers, as it occurs with Mystique and Nightcrawler, where there is no direct communication.</w:delText>
        </w:r>
      </w:del>
    </w:p>
    <w:p w14:paraId="7DBE5F96" w14:textId="280ED30F" w:rsidR="00BC3CDC" w:rsidRDefault="000B5A2B" w:rsidP="002246F6">
      <w:pPr>
        <w:pStyle w:val="Text"/>
      </w:pPr>
      <w:r>
        <w:t xml:space="preserve">As an example, from a developer’s point of view, like </w:t>
      </w:r>
      <w:r w:rsidR="00BC3CDC" w:rsidRPr="00DD5572">
        <w:t>Beast</w:t>
      </w:r>
      <w:r>
        <w:t xml:space="preserve">, </w:t>
      </w:r>
      <w:r w:rsidR="00BC3CDC" w:rsidRPr="00DD5572">
        <w:t>how can he know</w:t>
      </w:r>
      <w:r w:rsidRPr="000B5A2B">
        <w:t xml:space="preserve"> </w:t>
      </w:r>
      <w:r>
        <w:t>at</w:t>
      </w:r>
      <w:r w:rsidRPr="00DD5572">
        <w:t xml:space="preserve"> a given moment</w:t>
      </w:r>
      <w:r w:rsidR="00BC3CDC" w:rsidRPr="00DD5572">
        <w:t xml:space="preserve"> if there are commits in Rogue</w:t>
      </w:r>
      <w:ins w:id="96" w:author="Cristiano Cesario" w:date="2014-06-27T15:17:00Z">
        <w:r w:rsidR="001522D1">
          <w:t>, in Gambit</w:t>
        </w:r>
      </w:ins>
      <w:r w:rsidR="00BC3CDC" w:rsidRPr="00DD5572">
        <w:t xml:space="preserve"> or in Nightcrawler </w:t>
      </w:r>
      <w:r w:rsidR="00F91455">
        <w:t xml:space="preserve">clones </w:t>
      </w:r>
      <w:r w:rsidR="00BC3CDC" w:rsidRPr="00DD5572">
        <w:t xml:space="preserve">that were not yet pulled? Alternatively, would be the case that there are </w:t>
      </w:r>
      <w:commentRangeStart w:id="97"/>
      <w:r w:rsidR="00BC3CDC" w:rsidRPr="00DD5572">
        <w:t xml:space="preserve">local commits pending to be </w:t>
      </w:r>
      <w:del w:id="98" w:author="Cristiano Cesario" w:date="2014-06-20T11:45:00Z">
        <w:r w:rsidR="00BC3CDC" w:rsidDel="00A232C4">
          <w:delText xml:space="preserve">pulled </w:delText>
        </w:r>
      </w:del>
      <w:ins w:id="99" w:author="Cristiano Cesario" w:date="2014-06-20T11:45:00Z">
        <w:r w:rsidR="00A232C4">
          <w:t>pushed to</w:t>
        </w:r>
      </w:ins>
      <w:del w:id="100" w:author="Cristiano Cesario" w:date="2014-06-20T11:45:00Z">
        <w:r w:rsidR="00BC3CDC" w:rsidDel="00A232C4">
          <w:delText>by</w:delText>
        </w:r>
      </w:del>
      <w:r w:rsidR="00BC3CDC" w:rsidRPr="00DD5572">
        <w:t xml:space="preserve"> Gambit</w:t>
      </w:r>
      <w:commentRangeEnd w:id="97"/>
      <w:r w:rsidR="00840BB0">
        <w:rPr>
          <w:rStyle w:val="Refdecomentrio"/>
        </w:rPr>
        <w:commentReference w:id="97"/>
      </w:r>
      <w:r w:rsidR="00BC3CDC" w:rsidRPr="00DD5572">
        <w:t>? Beast could certainly periodically pull changes from his p</w:t>
      </w:r>
      <w:ins w:id="101" w:author="Cristiano Cesario" w:date="2014-06-27T14:56:00Z">
        <w:r w:rsidR="004967F4">
          <w:t>eer</w:t>
        </w:r>
      </w:ins>
      <w:del w:id="102" w:author="Cristiano Cesario" w:date="2014-06-27T14:56:00Z">
        <w:r w:rsidR="00BC3CDC" w:rsidRPr="00DD5572" w:rsidDel="004967F4">
          <w:delText>artner</w:delText>
        </w:r>
      </w:del>
      <w:r w:rsidR="00BC3CDC" w:rsidRPr="00DD5572">
        <w:t>s, check</w:t>
      </w:r>
      <w:r w:rsidR="00327A92">
        <w:t>ing</w:t>
      </w:r>
      <w:r w:rsidR="00BC3CDC" w:rsidRPr="00DD5572">
        <w:t xml:space="preserve"> if there were updates</w:t>
      </w:r>
      <w:r w:rsidR="00327A92">
        <w:t xml:space="preserve"> available</w:t>
      </w:r>
      <w:r w:rsidR="00BC3CDC" w:rsidRPr="00DD5572">
        <w:t>, but this would be a manual procedure, prone to be forgotten. What if a tool had the knowledge of Beast’s p</w:t>
      </w:r>
      <w:ins w:id="103" w:author="Cristiano Cesario" w:date="2014-06-27T14:56:00Z">
        <w:r w:rsidR="004967F4">
          <w:t>eers</w:t>
        </w:r>
      </w:ins>
      <w:del w:id="104" w:author="Cristiano Cesario" w:date="2014-06-27T14:56:00Z">
        <w:r w:rsidR="00BC3CDC" w:rsidRPr="00DD5572" w:rsidDel="004967F4">
          <w:delText>artners</w:delText>
        </w:r>
      </w:del>
      <w:r w:rsidR="00BC3CDC" w:rsidRPr="00DD5572">
        <w:t xml:space="preserve">, </w:t>
      </w:r>
      <w:ins w:id="105" w:author="Cristiano Cesario" w:date="2014-06-21T10:02:00Z">
        <w:r w:rsidR="00AD3861">
          <w:t xml:space="preserve">and </w:t>
        </w:r>
      </w:ins>
      <w:r w:rsidR="00BC3CDC" w:rsidRPr="00DD5572">
        <w:t>constantly monitor</w:t>
      </w:r>
      <w:ins w:id="106" w:author="Cristiano Cesario" w:date="2014-06-21T10:02:00Z">
        <w:r w:rsidR="00AD3861">
          <w:t>ed</w:t>
        </w:r>
      </w:ins>
      <w:del w:id="107" w:author="Cristiano Cesario" w:date="2014-06-21T10:02:00Z">
        <w:r w:rsidR="00327A92" w:rsidDel="00AD3861">
          <w:delText>ing</w:delText>
        </w:r>
      </w:del>
      <w:r w:rsidR="00BC3CDC" w:rsidRPr="00DD5572">
        <w:t xml:space="preserve"> those, warning Beast of any local or remote updates that had not been synchronized</w:t>
      </w:r>
      <w:r w:rsidR="00BC3CDC" w:rsidRPr="00D800AC">
        <w:t xml:space="preserve"> </w:t>
      </w:r>
      <w:r w:rsidR="00BC3CDC" w:rsidRPr="00DD5572">
        <w:t>yet?</w:t>
      </w:r>
    </w:p>
    <w:p w14:paraId="0A13DA17" w14:textId="257596F5" w:rsidR="000B5A2B" w:rsidRDefault="000B5A2B" w:rsidP="002246F6">
      <w:pPr>
        <w:pStyle w:val="Text"/>
      </w:pPr>
      <w:r>
        <w:t xml:space="preserve">From an administrator’s point of view, how can he know </w:t>
      </w:r>
      <w:proofErr w:type="gramStart"/>
      <w:r>
        <w:t>wh</w:t>
      </w:r>
      <w:ins w:id="108" w:author="Cristiano Cesario" w:date="2014-06-21T10:01:00Z">
        <w:r w:rsidR="00AD3861">
          <w:t>ich</w:t>
        </w:r>
      </w:ins>
      <w:del w:id="109" w:author="Cristiano Cesario" w:date="2014-06-21T10:01:00Z">
        <w:r w:rsidDel="00AD3861">
          <w:delText>at</w:delText>
        </w:r>
      </w:del>
      <w:r>
        <w:t xml:space="preserve"> are the existing clones of a </w:t>
      </w:r>
      <w:r w:rsidR="00327A92">
        <w:t>project</w:t>
      </w:r>
      <w:proofErr w:type="gramEnd"/>
      <w:ins w:id="110" w:author="Cristiano Cesario" w:date="2014-06-20T11:47:00Z">
        <w:r w:rsidR="00A232C4">
          <w:t xml:space="preserve"> and how they relate amongst each other</w:t>
        </w:r>
      </w:ins>
      <w:r>
        <w:t>?</w:t>
      </w:r>
      <w:del w:id="111" w:author="Cristiano Cesario" w:date="2014-06-20T11:47:00Z">
        <w:r w:rsidDel="00A232C4">
          <w:delText xml:space="preserve"> </w:delText>
        </w:r>
        <w:commentRangeStart w:id="112"/>
        <w:r w:rsidDel="00A232C4">
          <w:delText>Who and how do they relate with</w:delText>
        </w:r>
        <w:commentRangeEnd w:id="112"/>
        <w:r w:rsidR="00327A92" w:rsidDel="00A232C4">
          <w:rPr>
            <w:rStyle w:val="Refdecomentrio"/>
          </w:rPr>
          <w:commentReference w:id="112"/>
        </w:r>
        <w:r w:rsidDel="00A232C4">
          <w:delText>?</w:delText>
        </w:r>
      </w:del>
      <w:r>
        <w:t xml:space="preserve"> </w:t>
      </w:r>
      <w:r w:rsidR="00FA7B0A">
        <w:t>How can he know if there are pending commits to be sen</w:t>
      </w:r>
      <w:r w:rsidR="00E85A39">
        <w:t>d</w:t>
      </w:r>
      <w:r w:rsidR="00FA7B0A">
        <w:t xml:space="preserve"> from a </w:t>
      </w:r>
      <w:r w:rsidR="00E85A39">
        <w:t xml:space="preserve">staging </w:t>
      </w:r>
      <w:r w:rsidR="00FA7B0A">
        <w:t>repository to a production one?</w:t>
      </w:r>
      <w:r>
        <w:t xml:space="preserve"> </w:t>
      </w:r>
    </w:p>
    <w:p w14:paraId="3F51F792" w14:textId="3CEB65BE" w:rsidR="00BC3CDC" w:rsidRDefault="00326E4E" w:rsidP="00BC3CDC">
      <w:pPr>
        <w:pStyle w:val="Ttulo1"/>
      </w:pPr>
      <w:bookmarkStart w:id="113" w:name="_Ref391024598"/>
      <w:r>
        <w:t>DyeVC Approach</w:t>
      </w:r>
      <w:bookmarkEnd w:id="113"/>
    </w:p>
    <w:p w14:paraId="34860840" w14:textId="3385DD33" w:rsidR="00D86A98" w:rsidDel="00BD22A1" w:rsidRDefault="00D86A98">
      <w:pPr>
        <w:pStyle w:val="Text"/>
        <w:rPr>
          <w:del w:id="114" w:author="Cristiano Cesario" w:date="2014-06-28T16:25:00Z"/>
        </w:rPr>
      </w:pPr>
      <w:del w:id="115" w:author="Cristiano Cesario" w:date="2014-06-28T16:24:00Z">
        <w:r w:rsidDel="00BD22A1">
          <w:delText xml:space="preserve">We define DyeVC using the categories proposed by </w:delText>
        </w:r>
        <w:r w:rsidDel="00BD22A1">
          <w:fldChar w:fldCharType="begin"/>
        </w:r>
        <w:r w:rsidR="00EF51F4" w:rsidDel="00BD22A1">
          <w:delInstrText xml:space="preserve"> ADDIN ZOTERO_ITEM CSL_CITATION {"citationID":"1a85r6hag2","properties":{"formattedCitation":"[24]","plainCitation":"[24]"},"citationItems":[{"id":2573,"uris":["http://zotero.org/users/892576/items/H5KNK5F9"],"uri":["http://zotero.org/users/892576/items/H5KNK5F9"],"itemData":{"id":2573,"type":"paper-conference","title":"A task oriented view of software visualization","container-title":"First International Workshop on Visualizing Software for Understanding and Analysis, 2002. Proceedings","page":"32-40","source":"IEEE Xplore","event":"First International Workshop on Visualizing Software for Understanding and Analysis, 2002. Proceedings","abstract":"A number of taxonomies to classify and categorize software visualization systems have been proposed in the past. Most notable are those presented by Price (1993) and Roman (1993). While these taxonomies are an accurate representation of software visualization issues, they are somewhat skewed with respect to current research areas on software visualization. We revisit this important work and propose a number of re-alignments with respect to addressing the software engineering tasks of large-scale development and maintenance. We propose a framework to emphasize the general tasks of understanding and analysis during development and maintenance of large-scale software systems. Five dimensions relating to the what, where, how, who, and why of software visualization make up this framework. The focus of this work is not so much as to classify software visualization system, but to point out the need for matching the method with the task. Finally, a number of software visualization systems are examined under our framework to highlight the particular problems each addresses.","DOI":"10.1109/VISSOF.2002.1019792","author":[{"family":"Maletic","given":"J.I."},{"family":"Marcus","given":"A."},{"family":"Collard","given":"M.L."}],"issued":{"date-parts":[["2002"]]}}}],"schema":"https://github.com/citation-style-language/schema/raw/master/csl-citation.json"} </w:delInstrText>
        </w:r>
        <w:r w:rsidDel="00BD22A1">
          <w:fldChar w:fldCharType="separate"/>
        </w:r>
        <w:r w:rsidR="006958C4" w:rsidRPr="006958C4" w:rsidDel="00BD22A1">
          <w:delText>[24]</w:delText>
        </w:r>
        <w:r w:rsidDel="00BD22A1">
          <w:fldChar w:fldCharType="end"/>
        </w:r>
        <w:r w:rsidDel="00BD22A1">
          <w:delText>: task, audience, target, medium and representation</w:delText>
        </w:r>
      </w:del>
      <w:ins w:id="116" w:author="Cristiano Cesario" w:date="2014-06-28T16:24:00Z">
        <w:r w:rsidR="00BD22A1">
          <w:t xml:space="preserve">As we mentioned in Section </w:t>
        </w:r>
        <w:r w:rsidR="00BD22A1">
          <w:fldChar w:fldCharType="begin"/>
        </w:r>
        <w:r w:rsidR="00BD22A1">
          <w:instrText xml:space="preserve"> REF _Ref391111912 \r \h </w:instrText>
        </w:r>
      </w:ins>
      <w:r w:rsidR="00BD22A1">
        <w:fldChar w:fldCharType="separate"/>
      </w:r>
      <w:ins w:id="117" w:author="Cristiano Cesario" w:date="2014-06-28T16:24:00Z">
        <w:r w:rsidR="00BD22A1">
          <w:t>I</w:t>
        </w:r>
        <w:r w:rsidR="00BD22A1">
          <w:fldChar w:fldCharType="end"/>
        </w:r>
      </w:ins>
      <w:ins w:id="118" w:author="Cristiano Cesario" w:date="2014-06-28T16:25:00Z">
        <w:r w:rsidR="00BD22A1">
          <w:t xml:space="preserve"> the goal </w:t>
        </w:r>
      </w:ins>
      <w:del w:id="119" w:author="Cristiano Cesario" w:date="2014-06-28T16:25:00Z">
        <w:r w:rsidDel="00BD22A1">
          <w:delText>.</w:delText>
        </w:r>
      </w:del>
    </w:p>
    <w:p w14:paraId="1C2CE0FE" w14:textId="4C7F3B12" w:rsidR="00105268" w:rsidDel="00BD22A1" w:rsidRDefault="00105268">
      <w:pPr>
        <w:pStyle w:val="Text"/>
        <w:ind w:firstLine="0"/>
        <w:rPr>
          <w:del w:id="120" w:author="Cristiano Cesario" w:date="2014-06-28T16:26:00Z"/>
        </w:rPr>
        <w:pPrChange w:id="121" w:author="Cristiano Cesario" w:date="2014-06-28T16:26:00Z">
          <w:pPr>
            <w:pStyle w:val="Text"/>
          </w:pPr>
        </w:pPrChange>
      </w:pPr>
      <w:del w:id="122" w:author="Cristiano Cesario" w:date="2014-06-28T16:25:00Z">
        <w:r w:rsidDel="00BD22A1">
          <w:delText xml:space="preserve">The </w:delText>
        </w:r>
        <w:r w:rsidDel="00BD22A1">
          <w:rPr>
            <w:b/>
          </w:rPr>
          <w:delText>tasks</w:delText>
        </w:r>
        <w:r w:rsidDel="00BD22A1">
          <w:delText xml:space="preserve"> </w:delText>
        </w:r>
      </w:del>
      <w:proofErr w:type="gramStart"/>
      <w:r w:rsidR="002C6CEA">
        <w:t>of</w:t>
      </w:r>
      <w:proofErr w:type="gramEnd"/>
      <w:r w:rsidR="002C6CEA">
        <w:t xml:space="preserve"> DyeVC </w:t>
      </w:r>
      <w:del w:id="123" w:author="Cristiano Cesario" w:date="2014-06-28T16:25:00Z">
        <w:r w:rsidDel="00BD22A1">
          <w:delText xml:space="preserve">are </w:delText>
        </w:r>
      </w:del>
      <w:ins w:id="124" w:author="Cristiano Cesario" w:date="2014-06-28T16:25:00Z">
        <w:r w:rsidR="00BD22A1">
          <w:t xml:space="preserve">is </w:t>
        </w:r>
      </w:ins>
      <w:r>
        <w:t>three-fold. First, DyeVC should</w:t>
      </w:r>
      <w:r w:rsidRPr="002246F6">
        <w:t xml:space="preserve"> </w:t>
      </w:r>
      <w:r>
        <w:t>work as a non-obtrusive awareness tool to increase</w:t>
      </w:r>
      <w:r w:rsidRPr="002246F6">
        <w:t xml:space="preserve"> the developer knowledge of what is going on around his repository and the repositories of his teammates</w:t>
      </w:r>
      <w:r>
        <w:t>. Second, DyeVC should</w:t>
      </w:r>
      <w:r w:rsidRPr="002246F6">
        <w:t xml:space="preserve"> enable repository administrators </w:t>
      </w:r>
      <w:r>
        <w:t xml:space="preserve">/ managers </w:t>
      </w:r>
      <w:r w:rsidRPr="002246F6">
        <w:t xml:space="preserve">to visualize how the several existing repositories of a </w:t>
      </w:r>
      <w:r w:rsidR="002C6CEA">
        <w:t>project</w:t>
      </w:r>
      <w:r w:rsidR="002C6CEA" w:rsidRPr="002246F6">
        <w:t xml:space="preserve"> </w:t>
      </w:r>
      <w:r w:rsidRPr="002246F6">
        <w:t>interact with each other</w:t>
      </w:r>
      <w:r>
        <w:t>. Third, DyeVC should</w:t>
      </w:r>
      <w:r w:rsidRPr="002246F6">
        <w:t xml:space="preserve"> establish an extensible platform to present different information and metrics regarding </w:t>
      </w:r>
      <w:del w:id="125" w:author="Cristiano Cesario" w:date="2014-06-28T16:26:00Z">
        <w:r w:rsidR="00A4114E" w:rsidDel="00BD22A1">
          <w:delText>DVCS</w:delText>
        </w:r>
        <w:r w:rsidDel="00BD22A1">
          <w:delText>.</w:delText>
        </w:r>
      </w:del>
    </w:p>
    <w:p w14:paraId="75B43EC6" w14:textId="31008904" w:rsidR="00105268" w:rsidDel="00BD22A1" w:rsidRDefault="00105268">
      <w:pPr>
        <w:pStyle w:val="Text"/>
        <w:ind w:firstLine="0"/>
        <w:rPr>
          <w:del w:id="126" w:author="Cristiano Cesario" w:date="2014-06-28T16:25:00Z"/>
        </w:rPr>
        <w:pPrChange w:id="127" w:author="Cristiano Cesario" w:date="2014-06-28T16:26:00Z">
          <w:pPr>
            <w:pStyle w:val="Text"/>
          </w:pPr>
        </w:pPrChange>
      </w:pPr>
      <w:del w:id="128" w:author="Cristiano Cesario" w:date="2014-06-28T16:25:00Z">
        <w:r w:rsidDel="00BD22A1">
          <w:delText xml:space="preserve">The </w:delText>
        </w:r>
        <w:r w:rsidDel="00BD22A1">
          <w:rPr>
            <w:b/>
          </w:rPr>
          <w:delText>audience</w:delText>
        </w:r>
        <w:r w:rsidDel="00BD22A1">
          <w:delText xml:space="preserve"> of DyeVC is </w:delText>
        </w:r>
        <w:r w:rsidR="00B27A29" w:rsidDel="00BD22A1">
          <w:delText xml:space="preserve">software engineers </w:delText>
        </w:r>
        <w:r w:rsidR="00D62BC2" w:rsidDel="00BD22A1">
          <w:delText xml:space="preserve">using </w:delText>
        </w:r>
        <w:r w:rsidDel="00BD22A1">
          <w:delText xml:space="preserve">distributed version control systems. The main roles that DyeVC immediately </w:delText>
        </w:r>
        <w:r w:rsidR="00D62BC2" w:rsidDel="00BD22A1">
          <w:delText xml:space="preserve">focus </w:delText>
        </w:r>
        <w:r w:rsidDel="00BD22A1">
          <w:delText xml:space="preserve">are </w:delText>
        </w:r>
        <w:r w:rsidR="00D62BC2" w:rsidDel="00BD22A1">
          <w:delText>project managers</w:delText>
        </w:r>
        <w:r w:rsidDel="00BD22A1">
          <w:delText xml:space="preserve"> and developers, but due to its extensibility, different views can be developed to support </w:delText>
        </w:r>
        <w:r w:rsidR="00D62BC2" w:rsidDel="00BD22A1">
          <w:delText xml:space="preserve">additional </w:delText>
        </w:r>
        <w:r w:rsidDel="00BD22A1">
          <w:delText>roles</w:delText>
        </w:r>
        <w:r w:rsidR="00D62BC2" w:rsidDel="00BD22A1">
          <w:delText xml:space="preserve"> in the future</w:delText>
        </w:r>
        <w:r w:rsidDel="00BD22A1">
          <w:delText>.</w:delText>
        </w:r>
      </w:del>
    </w:p>
    <w:p w14:paraId="69124EAF" w14:textId="1F7D08FD" w:rsidR="00105268" w:rsidDel="00BD22A1" w:rsidRDefault="00105268">
      <w:pPr>
        <w:pStyle w:val="Text"/>
        <w:ind w:firstLine="0"/>
        <w:rPr>
          <w:del w:id="129" w:author="Cristiano Cesario" w:date="2014-06-28T16:26:00Z"/>
        </w:rPr>
        <w:pPrChange w:id="130" w:author="Cristiano Cesario" w:date="2014-06-28T16:26:00Z">
          <w:pPr>
            <w:pStyle w:val="Text"/>
          </w:pPr>
        </w:pPrChange>
      </w:pPr>
      <w:commentRangeStart w:id="131"/>
      <w:del w:id="132" w:author="Cristiano Cesario" w:date="2014-06-28T16:25:00Z">
        <w:r w:rsidDel="00BD22A1">
          <w:delText>T</w:delText>
        </w:r>
      </w:del>
      <w:del w:id="133" w:author="Cristiano Cesario" w:date="2014-06-28T16:26:00Z">
        <w:r w:rsidDel="00BD22A1">
          <w:delText xml:space="preserve">he </w:delText>
        </w:r>
        <w:r w:rsidDel="00BD22A1">
          <w:rPr>
            <w:b/>
          </w:rPr>
          <w:delText>target</w:delText>
        </w:r>
        <w:r w:rsidDel="00BD22A1">
          <w:delText xml:space="preserve"> of DyeVC </w:delText>
        </w:r>
        <w:r w:rsidR="00A4114E" w:rsidDel="00BD22A1">
          <w:delText xml:space="preserve">is </w:delText>
        </w:r>
        <w:r w:rsidR="00D1526D" w:rsidDel="00BD22A1">
          <w:delText xml:space="preserve">a </w:delText>
        </w:r>
      </w:del>
      <w:del w:id="134" w:author="Cristiano Cesario" w:date="2014-06-24T11:49:00Z">
        <w:r w:rsidR="00A4114E" w:rsidDel="002B4E6B">
          <w:delText xml:space="preserve">local </w:delText>
        </w:r>
      </w:del>
      <w:del w:id="135" w:author="Cristiano Cesario" w:date="2014-06-28T16:26:00Z">
        <w:r w:rsidR="00A4114E" w:rsidDel="00BD22A1">
          <w:delText>DVCS clone of</w:delText>
        </w:r>
      </w:del>
      <w:del w:id="136" w:author="Cristiano Cesario" w:date="2014-06-24T11:50:00Z">
        <w:r w:rsidR="00A4114E" w:rsidDel="002B4E6B">
          <w:delText xml:space="preserve"> a</w:delText>
        </w:r>
      </w:del>
      <w:del w:id="137" w:author="Cristiano Cesario" w:date="2014-06-28T16:26:00Z">
        <w:r w:rsidR="00A4114E" w:rsidDel="00BD22A1">
          <w:delText xml:space="preserve"> repositor</w:delText>
        </w:r>
      </w:del>
      <w:del w:id="138" w:author="Cristiano Cesario" w:date="2014-06-24T11:50:00Z">
        <w:r w:rsidR="00A4114E" w:rsidDel="002B4E6B">
          <w:delText>y</w:delText>
        </w:r>
      </w:del>
      <w:del w:id="139" w:author="Cristiano Cesario" w:date="2014-06-28T16:26:00Z">
        <w:r w:rsidR="00A4114E" w:rsidDel="00BD22A1">
          <w:delText xml:space="preserve"> hosted on a Git server</w:delText>
        </w:r>
      </w:del>
      <w:del w:id="140" w:author="Cristiano Cesario" w:date="2014-06-24T11:50:00Z">
        <w:r w:rsidR="00A4114E" w:rsidDel="002B4E6B">
          <w:delText xml:space="preserve">, such as </w:delText>
        </w:r>
        <w:r w:rsidR="00D1526D" w:rsidDel="002B4E6B">
          <w:delText xml:space="preserve">proprietary </w:delText>
        </w:r>
        <w:r w:rsidR="00A4114E" w:rsidDel="002B4E6B">
          <w:delText>Git server, GitHub</w:delText>
        </w:r>
        <w:r w:rsidR="00A4114E" w:rsidDel="002B4E6B">
          <w:rPr>
            <w:rStyle w:val="Refdenotaderodap"/>
          </w:rPr>
          <w:footnoteReference w:id="4"/>
        </w:r>
        <w:r w:rsidR="00A4114E" w:rsidDel="002B4E6B">
          <w:delText>, Gitorious</w:delText>
        </w:r>
        <w:r w:rsidR="00A4114E" w:rsidDel="002B4E6B">
          <w:rPr>
            <w:rStyle w:val="Refdenotaderodap"/>
          </w:rPr>
          <w:footnoteReference w:id="5"/>
        </w:r>
        <w:r w:rsidR="00D1526D" w:rsidDel="002B4E6B">
          <w:delText>,</w:delText>
        </w:r>
        <w:r w:rsidR="00A4114E" w:rsidDel="002B4E6B">
          <w:delText xml:space="preserve"> or Bitbucket</w:delText>
        </w:r>
        <w:r w:rsidR="00A4114E" w:rsidDel="002B4E6B">
          <w:rPr>
            <w:rStyle w:val="Refdenotaderodap"/>
          </w:rPr>
          <w:footnoteReference w:id="6"/>
        </w:r>
      </w:del>
      <w:del w:id="147" w:author="Cristiano Cesario" w:date="2014-06-28T16:26:00Z">
        <w:r w:rsidR="00A4114E" w:rsidDel="00BD22A1">
          <w:delText>.</w:delText>
        </w:r>
      </w:del>
    </w:p>
    <w:p w14:paraId="23EB7DF4" w14:textId="4B139D67" w:rsidR="00A4114E" w:rsidRDefault="00A4114E">
      <w:pPr>
        <w:pStyle w:val="Text"/>
        <w:ind w:firstLine="0"/>
        <w:pPrChange w:id="148" w:author="Cristiano Cesario" w:date="2014-06-28T16:26:00Z">
          <w:pPr>
            <w:pStyle w:val="Text"/>
          </w:pPr>
        </w:pPrChange>
      </w:pPr>
      <w:del w:id="149" w:author="Cristiano Cesario" w:date="2014-06-28T16:26:00Z">
        <w:r w:rsidDel="00BD22A1">
          <w:delText xml:space="preserve">The </w:delText>
        </w:r>
        <w:r w:rsidDel="00BD22A1">
          <w:rPr>
            <w:b/>
          </w:rPr>
          <w:delText>medium</w:delText>
        </w:r>
        <w:r w:rsidDel="00BD22A1">
          <w:delText xml:space="preserve"> used by DyeVC </w:delText>
        </w:r>
        <w:r w:rsidR="00D1526D" w:rsidDel="00BD22A1">
          <w:delText>range from</w:delText>
        </w:r>
        <w:r w:rsidDel="00BD22A1">
          <w:delText xml:space="preserve"> </w:delText>
        </w:r>
      </w:del>
      <w:del w:id="150" w:author="Cristiano Cesario" w:date="2014-06-24T11:50:00Z">
        <w:r w:rsidDel="002B4E6B">
          <w:delText xml:space="preserve">a message in the </w:delText>
        </w:r>
        <w:r w:rsidR="00C7454F" w:rsidDel="002B4E6B">
          <w:delText>notification area</w:delText>
        </w:r>
        <w:r w:rsidR="00D1526D" w:rsidDel="002B4E6B">
          <w:delText xml:space="preserve"> to</w:delText>
        </w:r>
        <w:r w:rsidR="00C7454F" w:rsidDel="002B4E6B">
          <w:delText xml:space="preserve"> a window in the user’s desktop</w:delText>
        </w:r>
      </w:del>
      <w:r w:rsidR="00C7454F">
        <w:t>.</w:t>
      </w:r>
      <w:commentRangeEnd w:id="131"/>
      <w:r w:rsidR="002F7892">
        <w:rPr>
          <w:rStyle w:val="Refdecomentrio"/>
        </w:rPr>
        <w:commentReference w:id="131"/>
      </w:r>
    </w:p>
    <w:p w14:paraId="4EBE44CC" w14:textId="77777777" w:rsidR="008C10DF" w:rsidRDefault="00BD22A1" w:rsidP="00D86A98">
      <w:pPr>
        <w:pStyle w:val="Text"/>
        <w:rPr>
          <w:ins w:id="151" w:author="Cristiano Cesario" w:date="2014-06-28T16:32:00Z"/>
        </w:rPr>
      </w:pPr>
      <w:ins w:id="152" w:author="Cristiano Cesario" w:date="2014-06-28T16:28:00Z">
        <w:r>
          <w:t>In support of this goal, we have designed our approach</w:t>
        </w:r>
      </w:ins>
      <w:ins w:id="153" w:author="Cristiano Cesario" w:date="2014-06-28T16:29:00Z">
        <w:r w:rsidR="008C10DF">
          <w:t xml:space="preserve"> with: 1) a mechanism to gather information from a set of repositories and</w:t>
        </w:r>
      </w:ins>
      <w:ins w:id="154" w:author="Cristiano Cesario" w:date="2014-06-28T16:30:00Z">
        <w:r w:rsidR="008C10DF">
          <w:t xml:space="preserve"> 2) a set of extensible views with different levels of detail, to let DyeVC users visualize </w:t>
        </w:r>
      </w:ins>
      <w:ins w:id="155" w:author="Cristiano Cesario" w:date="2014-06-28T16:31:00Z">
        <w:r w:rsidR="008C10DF">
          <w:t xml:space="preserve">this information. </w:t>
        </w:r>
      </w:ins>
    </w:p>
    <w:p w14:paraId="591FF92A" w14:textId="74621754" w:rsidR="009000A0" w:rsidRDefault="00C7454F" w:rsidP="00D86A98">
      <w:pPr>
        <w:pStyle w:val="Text"/>
        <w:rPr>
          <w:ins w:id="156" w:author="Cristiano Cesario" w:date="2014-06-20T15:25:00Z"/>
        </w:rPr>
      </w:pPr>
      <w:del w:id="157" w:author="Cristiano Cesario" w:date="2014-06-28T16:26:00Z">
        <w:r w:rsidDel="00BD22A1">
          <w:delText xml:space="preserve">The </w:delText>
        </w:r>
        <w:r w:rsidDel="00BD22A1">
          <w:rPr>
            <w:b/>
          </w:rPr>
          <w:delText>representation</w:delText>
        </w:r>
        <w:r w:rsidDel="00BD22A1">
          <w:delText xml:space="preserve"> should be appropriate to </w:delText>
        </w:r>
        <w:r w:rsidR="0070339C" w:rsidDel="00BD22A1">
          <w:delText xml:space="preserve">show </w:delText>
        </w:r>
        <w:r w:rsidDel="00BD22A1">
          <w:delText xml:space="preserve">the information in each different visualization. For instance, </w:delText>
        </w:r>
        <w:r w:rsidR="0070339C" w:rsidDel="00BD22A1">
          <w:delText>the various clones and their relationships use a network topology metaphor and the repository history use a directed acyclic graph visualization.</w:delText>
        </w:r>
      </w:del>
      <w:ins w:id="158" w:author="Cristiano Cesario" w:date="2014-06-21T09:30:00Z">
        <w:r w:rsidR="00FE6625">
          <w:t>We</w:t>
        </w:r>
      </w:ins>
      <w:ins w:id="159" w:author="Cristiano Cesario" w:date="2014-06-21T09:29:00Z">
        <w:r w:rsidR="00FE6625">
          <w:t xml:space="preserve"> detail </w:t>
        </w:r>
      </w:ins>
      <w:ins w:id="160" w:author="Cristiano Cesario" w:date="2014-06-21T09:30:00Z">
        <w:r w:rsidR="00FE6625">
          <w:t xml:space="preserve">in the following </w:t>
        </w:r>
      </w:ins>
      <w:ins w:id="161" w:author="Cristiano Cesario" w:date="2014-06-23T06:55:00Z">
        <w:r w:rsidR="008855DE">
          <w:t xml:space="preserve">sub-section </w:t>
        </w:r>
      </w:ins>
      <w:ins w:id="162" w:author="Cristiano Cesario" w:date="2014-06-21T09:29:00Z">
        <w:r w:rsidR="00FE6625">
          <w:t>the information that our approach gathers</w:t>
        </w:r>
      </w:ins>
      <w:ins w:id="163" w:author="Cristiano Cesario" w:date="2014-06-21T09:31:00Z">
        <w:r w:rsidR="008855DE">
          <w:t xml:space="preserve">. </w:t>
        </w:r>
      </w:ins>
      <w:ins w:id="164" w:author="Cristiano Cesario" w:date="2014-06-23T06:55:00Z">
        <w:r w:rsidR="008855DE">
          <w:t xml:space="preserve">Next, </w:t>
        </w:r>
      </w:ins>
      <w:ins w:id="165" w:author="Cristiano Cesario" w:date="2014-06-23T06:56:00Z">
        <w:r w:rsidR="008855DE">
          <w:t>w</w:t>
        </w:r>
      </w:ins>
      <w:ins w:id="166" w:author="Cristiano Cesario" w:date="2014-06-21T09:31:00Z">
        <w:r w:rsidR="00FE6625">
          <w:t>e</w:t>
        </w:r>
      </w:ins>
      <w:ins w:id="167" w:author="Cristiano Cesario" w:date="2014-06-21T09:30:00Z">
        <w:r w:rsidR="00FE6625">
          <w:t xml:space="preserve"> </w:t>
        </w:r>
      </w:ins>
      <w:ins w:id="168" w:author="Cristiano Cesario" w:date="2014-06-23T06:56:00Z">
        <w:r w:rsidR="008855DE">
          <w:t xml:space="preserve">discuss how this information is </w:t>
        </w:r>
      </w:ins>
      <w:ins w:id="169" w:author="Cristiano Cesario" w:date="2014-06-21T09:30:00Z">
        <w:r w:rsidR="00FE6625">
          <w:t>present</w:t>
        </w:r>
      </w:ins>
      <w:ins w:id="170" w:author="Cristiano Cesario" w:date="2014-06-23T06:56:00Z">
        <w:r w:rsidR="008855DE">
          <w:t>ed</w:t>
        </w:r>
      </w:ins>
      <w:ins w:id="171" w:author="Cristiano Cesario" w:date="2014-06-21T09:30:00Z">
        <w:r w:rsidR="00FE6625">
          <w:t xml:space="preserve"> using different levels </w:t>
        </w:r>
      </w:ins>
      <w:ins w:id="172" w:author="Cristiano Cesario" w:date="2014-06-21T09:31:00Z">
        <w:r w:rsidR="00FE6625">
          <w:t>of detail.</w:t>
        </w:r>
      </w:ins>
      <w:ins w:id="173" w:author="Cristiano Cesario" w:date="2014-06-23T06:56:00Z">
        <w:r w:rsidR="008855DE">
          <w:t xml:space="preserve"> Finally, we show what happens behind the scenes, this is, </w:t>
        </w:r>
      </w:ins>
      <w:ins w:id="174" w:author="Cristiano Cesario" w:date="2014-06-23T06:57:00Z">
        <w:r w:rsidR="008855DE">
          <w:t>what algorith</w:t>
        </w:r>
      </w:ins>
      <w:ins w:id="175" w:author="Cristiano Cesario" w:date="2014-06-28T16:28:00Z">
        <w:r w:rsidR="00BD22A1">
          <w:t>m</w:t>
        </w:r>
      </w:ins>
      <w:ins w:id="176" w:author="Cristiano Cesario" w:date="2014-06-23T06:57:00Z">
        <w:r w:rsidR="008855DE">
          <w:t>s are involved in the data synchronization process.</w:t>
        </w:r>
      </w:ins>
    </w:p>
    <w:p w14:paraId="3919469D" w14:textId="283C6BFF" w:rsidR="005D639E" w:rsidRPr="0041498F" w:rsidDel="0041498F" w:rsidRDefault="005D639E" w:rsidP="00D86A98">
      <w:pPr>
        <w:pStyle w:val="Text"/>
        <w:rPr>
          <w:del w:id="177" w:author="Cristiano Cesario" w:date="2014-06-21T08:43:00Z"/>
          <w:color w:val="FF0000"/>
          <w:rPrChange w:id="178" w:author="Cristiano Cesario" w:date="2014-06-21T08:43:00Z">
            <w:rPr>
              <w:del w:id="179" w:author="Cristiano Cesario" w:date="2014-06-21T08:43:00Z"/>
            </w:rPr>
          </w:rPrChange>
        </w:rPr>
      </w:pPr>
    </w:p>
    <w:p w14:paraId="5DB7D519" w14:textId="53451739" w:rsidR="0070339C" w:rsidRPr="00C7454F" w:rsidRDefault="0070339C" w:rsidP="009000A0">
      <w:pPr>
        <w:pStyle w:val="Ttulo2"/>
      </w:pPr>
      <w:commentRangeStart w:id="180"/>
      <w:del w:id="181" w:author="Cristiano Cesario" w:date="2014-06-21T09:20:00Z">
        <w:r w:rsidRPr="009000A0" w:rsidDel="00F54817">
          <w:rPr>
            <w:color w:val="FF0000"/>
            <w:rPrChange w:id="182" w:author="Cristiano Cesario" w:date="2014-06-21T09:28:00Z">
              <w:rPr/>
            </w:rPrChange>
          </w:rPr>
          <w:delText>I</w:delText>
        </w:r>
      </w:del>
      <w:ins w:id="183" w:author="Cristiano Cesario" w:date="2014-06-21T09:17:00Z">
        <w:r w:rsidR="00F54817">
          <w:t>Information Gathering</w:t>
        </w:r>
      </w:ins>
      <w:del w:id="184" w:author="Cristiano Cesario" w:date="2014-06-21T09:17:00Z">
        <w:r w:rsidDel="00F54817">
          <w:delText>mplementation</w:delText>
        </w:r>
        <w:commentRangeEnd w:id="180"/>
        <w:r w:rsidR="000773C6" w:rsidDel="00F54817">
          <w:rPr>
            <w:rStyle w:val="Refdecomentrio"/>
            <w:i w:val="0"/>
            <w:iCs w:val="0"/>
          </w:rPr>
          <w:commentReference w:id="180"/>
        </w:r>
      </w:del>
    </w:p>
    <w:p w14:paraId="08C1FC67" w14:textId="6471D220" w:rsidR="002246F6" w:rsidDel="00F54817" w:rsidRDefault="00BC3CDC" w:rsidP="0096768F">
      <w:pPr>
        <w:pStyle w:val="Text"/>
        <w:rPr>
          <w:del w:id="185" w:author="Cristiano Cesario" w:date="2014-06-21T09:17:00Z"/>
        </w:rPr>
      </w:pPr>
      <w:r w:rsidRPr="00DD5572">
        <w:t xml:space="preserve">DyeVC continuously </w:t>
      </w:r>
      <w:del w:id="186" w:author="Cristiano Cesario" w:date="2014-06-21T09:17:00Z">
        <w:r w:rsidRPr="00DD5572" w:rsidDel="00F54817">
          <w:delText>monitor</w:delText>
        </w:r>
        <w:r w:rsidR="000773C6" w:rsidDel="00F54817">
          <w:delText>s</w:delText>
        </w:r>
        <w:r w:rsidRPr="00DD5572" w:rsidDel="00F54817">
          <w:delText xml:space="preserve"> </w:delText>
        </w:r>
      </w:del>
      <w:ins w:id="187" w:author="Cristiano Cesario" w:date="2014-06-21T09:17:00Z">
        <w:r w:rsidR="00F54817">
          <w:t>gathers information from</w:t>
        </w:r>
        <w:r w:rsidR="00F54817" w:rsidRPr="00DD5572">
          <w:t xml:space="preserve"> </w:t>
        </w:r>
      </w:ins>
      <w:r w:rsidRPr="00DD5572">
        <w:t xml:space="preserve">a group of interrelated repositories, </w:t>
      </w:r>
      <w:r w:rsidR="00FA7B0A">
        <w:t>starting from</w:t>
      </w:r>
      <w:r>
        <w:t xml:space="preserve"> repositories registered </w:t>
      </w:r>
      <w:r>
        <w:lastRenderedPageBreak/>
        <w:t xml:space="preserve">by the user. </w:t>
      </w:r>
      <w:moveFromRangeStart w:id="188" w:author="Cristiano Cesario" w:date="2014-06-20T16:49:00Z" w:name="move391046323"/>
      <w:commentRangeStart w:id="189"/>
      <w:moveFrom w:id="190" w:author="Cristiano Cesario" w:date="2014-06-20T16:49:00Z">
        <w:r w:rsidDel="006F0A02">
          <w:t>The implementation uses</w:t>
        </w:r>
        <w:r w:rsidRPr="00DD5572" w:rsidDel="006F0A02">
          <w:t xml:space="preserve"> Java Web Start</w:t>
        </w:r>
        <w:r w:rsidDel="006F0A02">
          <w:rPr>
            <w:rStyle w:val="Refdenotaderodap"/>
          </w:rPr>
          <w:footnoteReference w:id="7"/>
        </w:r>
        <w:r w:rsidRPr="00DD5572" w:rsidDel="006F0A02">
          <w:t xml:space="preserve"> Technology, and </w:t>
        </w:r>
        <w:r w:rsidDel="006F0A02">
          <w:t>focus on monitoring</w:t>
        </w:r>
        <w:r w:rsidRPr="00DD5572" w:rsidDel="006F0A02">
          <w:t xml:space="preserve"> Git</w:t>
        </w:r>
        <w:r w:rsidDel="006F0A02">
          <w:t xml:space="preserve"> repositories</w:t>
        </w:r>
        <w:r w:rsidR="00FA7B0A" w:rsidDel="006F0A02">
          <w:t xml:space="preserve">, once that this is the most used DVCS nowadays </w:t>
        </w:r>
        <w:r w:rsidR="00FA7B0A" w:rsidDel="006F0A02">
          <w:fldChar w:fldCharType="begin"/>
        </w:r>
        <w:r w:rsidR="00FA7B0A" w:rsidDel="006F0A02">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FA7B0A" w:rsidDel="006F0A02">
          <w:fldChar w:fldCharType="separate"/>
        </w:r>
        <w:r w:rsidR="006958C4" w:rsidRPr="006958C4" w:rsidDel="006F0A02">
          <w:t>[8]</w:t>
        </w:r>
        <w:r w:rsidR="00FA7B0A" w:rsidDel="006F0A02">
          <w:fldChar w:fldCharType="end"/>
        </w:r>
        <w:r w:rsidRPr="00DD5572" w:rsidDel="006F0A02">
          <w:t>. The gathering of information from repositories is accomplished using JGit</w:t>
        </w:r>
        <w:r w:rsidRPr="00DD5572" w:rsidDel="006F0A02">
          <w:rPr>
            <w:rStyle w:val="Refdenotaderodap"/>
          </w:rPr>
          <w:footnoteReference w:id="8"/>
        </w:r>
        <w:r w:rsidRPr="00DD5572" w:rsidDel="006F0A02">
          <w:t xml:space="preserve"> library</w:t>
        </w:r>
        <w:r w:rsidDel="006F0A02">
          <w:t>, which allows the user to use DyeVC without having a Git client installed</w:t>
        </w:r>
        <w:r w:rsidRPr="00DD5572" w:rsidDel="006F0A02">
          <w:t xml:space="preserve">. </w:t>
        </w:r>
        <w:r w:rsidDel="006F0A02">
          <w:t xml:space="preserve">DyeVC presents </w:t>
        </w:r>
        <w:r w:rsidR="0096768F" w:rsidDel="006F0A02">
          <w:t xml:space="preserve">the information gathered as </w:t>
        </w:r>
        <w:r w:rsidDel="006F0A02">
          <w:t xml:space="preserve">a </w:t>
        </w:r>
        <w:r w:rsidR="00FA7B0A" w:rsidDel="006F0A02">
          <w:t xml:space="preserve">series of graphs by </w:t>
        </w:r>
        <w:r w:rsidDel="006F0A02">
          <w:t xml:space="preserve">using </w:t>
        </w:r>
        <w:r w:rsidRPr="00091394" w:rsidDel="006F0A02">
          <w:t>JUNG</w:t>
        </w:r>
        <w:r w:rsidRPr="00091394" w:rsidDel="006F0A02">
          <w:rPr>
            <w:rStyle w:val="Refdenotaderodap"/>
          </w:rPr>
          <w:footnoteReference w:id="9"/>
        </w:r>
        <w:r w:rsidRPr="00091394" w:rsidDel="006F0A02">
          <w:t xml:space="preserve"> library</w:t>
        </w:r>
        <w:r w:rsidDel="006F0A02">
          <w:t xml:space="preserve">, from which it inherits the ability to extend existing layouts and filters to create new ones, which can be dynamically attached to the graphs </w:t>
        </w:r>
        <w:r w:rsidR="0096768F" w:rsidDel="006F0A02">
          <w:t xml:space="preserve">that </w:t>
        </w:r>
        <w:r w:rsidDel="006F0A02">
          <w:t>it presents.</w:t>
        </w:r>
        <w:commentRangeEnd w:id="189"/>
        <w:r w:rsidR="000773C6" w:rsidDel="006F0A02">
          <w:rPr>
            <w:rStyle w:val="Refdecomentrio"/>
          </w:rPr>
          <w:commentReference w:id="189"/>
        </w:r>
      </w:moveFrom>
      <w:moveFromRangeEnd w:id="188"/>
    </w:p>
    <w:p w14:paraId="5D9B6AC9" w14:textId="4C406225" w:rsidR="002246F6" w:rsidDel="006F0A02" w:rsidRDefault="00883927" w:rsidP="00883927">
      <w:pPr>
        <w:pStyle w:val="PrimeiroPargrafo"/>
        <w:jc w:val="center"/>
        <w:rPr>
          <w:del w:id="197" w:author="Cristiano Cesario" w:date="2014-06-20T16:52:00Z"/>
        </w:rPr>
      </w:pPr>
      <w:del w:id="198" w:author="Cristiano Cesario" w:date="2014-06-20T16:52:00Z">
        <w:r w:rsidDel="006F0A02">
          <w:rPr>
            <w:noProof/>
          </w:rPr>
          <mc:AlternateContent>
            <mc:Choice Requires="wps">
              <w:drawing>
                <wp:inline distT="0" distB="0" distL="0" distR="0" wp14:anchorId="168761FC" wp14:editId="14909135">
                  <wp:extent cx="1638300" cy="1404620"/>
                  <wp:effectExtent l="0" t="0" r="19050" b="13970"/>
                  <wp:docPr id="19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F8400B0" w14:textId="23E3E77C" w:rsidR="00C62924" w:rsidRPr="000E2444" w:rsidRDefault="00C62924">
                              <w:pPr>
                                <w:rPr>
                                  <w:lang w:val="pt-BR"/>
                                </w:rPr>
                              </w:pPr>
                              <w:r w:rsidRPr="002246F6">
                                <w:rPr>
                                  <w:noProof/>
                                  <w:lang w:val="pt-BR" w:eastAsia="pt-BR"/>
                                </w:rPr>
                                <w:drawing>
                                  <wp:inline distT="0" distB="0" distL="0" distR="0" wp14:anchorId="7934584F" wp14:editId="682CCDDA">
                                    <wp:extent cx="1420289" cy="1407226"/>
                                    <wp:effectExtent l="0" t="0" r="8890" b="2540"/>
                                    <wp:docPr id="2126" name="Imagem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168761FC" id="_x0000_s1027"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">
                  <v:textbox style="mso-fit-shape-to-text:t">
                    <w:txbxContent>
                      <w:p w14:paraId="7F8400B0" w14:textId="23E3E77C" w:rsidR="00C62924" w:rsidRPr="000E2444" w:rsidRDefault="00C62924">
                        <w:pPr>
                          <w:rPr>
                            <w:lang w:val="pt-BR"/>
                          </w:rPr>
                        </w:pPr>
                        <w:r w:rsidRPr="002246F6">
                          <w:rPr>
                            <w:noProof/>
                            <w:lang w:val="pt-BR" w:eastAsia="pt-BR"/>
                          </w:rPr>
                          <w:drawing>
                            <wp:inline distT="0" distB="0" distL="0" distR="0" wp14:anchorId="7934584F" wp14:editId="682CCDDA">
                              <wp:extent cx="1420289" cy="1407226"/>
                              <wp:effectExtent l="0" t="0" r="8890" b="2540"/>
                              <wp:docPr id="2126" name="Imagem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del>
    </w:p>
    <w:p w14:paraId="44BE9A3F" w14:textId="3943BE9D" w:rsidR="002246F6" w:rsidDel="006F0A02" w:rsidRDefault="002246F6" w:rsidP="00883927">
      <w:pPr>
        <w:pStyle w:val="Legenda"/>
        <w:rPr>
          <w:del w:id="199" w:author="Cristiano Cesario" w:date="2014-06-20T16:52:00Z"/>
        </w:rPr>
      </w:pPr>
      <w:commentRangeStart w:id="200"/>
      <w:del w:id="201" w:author="Cristiano Cesario" w:date="2014-06-20T16:52:00Z">
        <w:r w:rsidDel="006F0A02">
          <w:delText xml:space="preserve">Fig. </w:delText>
        </w:r>
        <w:r w:rsidR="00A232C4" w:rsidDel="006F0A02">
          <w:fldChar w:fldCharType="begin"/>
        </w:r>
        <w:r w:rsidR="00A232C4" w:rsidDel="006F0A02">
          <w:delInstrText xml:space="preserve"> SEQ Fig. \* ARABIC </w:delInstrText>
        </w:r>
        <w:r w:rsidR="00A232C4" w:rsidDel="006F0A02">
          <w:fldChar w:fldCharType="separate"/>
        </w:r>
        <w:r w:rsidR="00265954" w:rsidDel="006F0A02">
          <w:rPr>
            <w:noProof/>
          </w:rPr>
          <w:delText>2</w:delText>
        </w:r>
        <w:r w:rsidR="00A232C4" w:rsidDel="006F0A02">
          <w:rPr>
            <w:noProof/>
          </w:rPr>
          <w:fldChar w:fldCharType="end"/>
        </w:r>
        <w:commentRangeEnd w:id="200"/>
        <w:r w:rsidR="005043F5" w:rsidDel="006F0A02">
          <w:rPr>
            <w:rStyle w:val="Refdecomentrio"/>
          </w:rPr>
          <w:commentReference w:id="200"/>
        </w:r>
        <w:r w:rsidDel="006F0A02">
          <w:delText xml:space="preserve">. How </w:delText>
        </w:r>
        <w:r w:rsidRPr="00883927" w:rsidDel="006F0A02">
          <w:delText>DyeVC</w:delText>
        </w:r>
        <w:r w:rsidDel="006F0A02">
          <w:delText xml:space="preserve"> gathers information</w:delText>
        </w:r>
      </w:del>
    </w:p>
    <w:p w14:paraId="7164663E" w14:textId="76F44E98" w:rsidR="002246F6" w:rsidRPr="002246F6" w:rsidDel="006F0A02" w:rsidRDefault="002246F6" w:rsidP="002246F6">
      <w:pPr>
        <w:pStyle w:val="Textodenotaderodap"/>
        <w:rPr>
          <w:del w:id="202" w:author="Cristiano Cesario" w:date="2014-06-20T16:52:00Z"/>
          <w:lang w:eastAsia="pt-BR"/>
        </w:rPr>
      </w:pPr>
    </w:p>
    <w:p w14:paraId="5A5DF5F4" w14:textId="7E234CF1" w:rsidR="0096768F" w:rsidDel="0041498F" w:rsidRDefault="006F2EEC" w:rsidP="0096768F">
      <w:pPr>
        <w:pStyle w:val="Text"/>
        <w:rPr>
          <w:del w:id="203" w:author="Cristiano Cesario" w:date="2014-06-21T08:44:00Z"/>
        </w:rPr>
      </w:pPr>
      <w:r>
        <w:t>The information gathered is stored in a central document database</w:t>
      </w:r>
      <w:ins w:id="204" w:author="Cristiano Cesario" w:date="2014-06-21T09:24:00Z">
        <w:r w:rsidR="009000A0">
          <w:t xml:space="preserve"> (</w:t>
        </w:r>
      </w:ins>
      <w:ins w:id="205" w:author="Cristiano Cesario" w:date="2014-06-21T09:25:00Z">
        <w:r w:rsidR="009000A0">
          <w:fldChar w:fldCharType="begin"/>
        </w:r>
        <w:r w:rsidR="009000A0">
          <w:instrText xml:space="preserve"> REF _Ref391046784 \h </w:instrText>
        </w:r>
      </w:ins>
      <w:r w:rsidR="009000A0">
        <w:fldChar w:fldCharType="separate"/>
      </w:r>
      <w:ins w:id="206" w:author="Cristiano Cesario" w:date="2014-06-23T11:21:00Z">
        <w:r w:rsidR="00C56A5A">
          <w:t xml:space="preserve">Fig. </w:t>
        </w:r>
        <w:r w:rsidR="00C56A5A">
          <w:rPr>
            <w:noProof/>
          </w:rPr>
          <w:t>2</w:t>
        </w:r>
      </w:ins>
      <w:ins w:id="207" w:author="Cristiano Cesario" w:date="2014-06-21T09:25:00Z">
        <w:r w:rsidR="009000A0">
          <w:fldChar w:fldCharType="end"/>
        </w:r>
        <w:r w:rsidR="009000A0">
          <w:t>)</w:t>
        </w:r>
      </w:ins>
      <w:del w:id="208" w:author="Cristiano Cesario" w:date="2014-06-21T08:44:00Z">
        <w:r w:rsidDel="0041498F">
          <w:delText xml:space="preserve"> running MongoDB</w:delText>
        </w:r>
        <w:r w:rsidDel="0041498F">
          <w:rPr>
            <w:rStyle w:val="Refdenotaderodap"/>
          </w:rPr>
          <w:footnoteReference w:id="10"/>
        </w:r>
      </w:del>
      <w:r>
        <w:t xml:space="preserve">, </w:t>
      </w:r>
      <w:del w:id="211" w:author="Cristiano Cesario" w:date="2014-06-21T08:44:00Z">
        <w:r w:rsidR="0096768F" w:rsidDel="0041498F">
          <w:delText xml:space="preserve">using </w:delText>
        </w:r>
        <w:r w:rsidR="002A3CBD" w:rsidDel="0041498F">
          <w:delText>t</w:delText>
        </w:r>
        <w:r w:rsidR="0096768F" w:rsidDel="0041498F">
          <w:delText xml:space="preserve">wo </w:delText>
        </w:r>
        <w:r w:rsidDel="0041498F">
          <w:delText>types of</w:delText>
        </w:r>
        <w:r w:rsidR="0096768F" w:rsidDel="0041498F">
          <w:delText xml:space="preserve"> documents</w:delText>
        </w:r>
      </w:del>
      <w:ins w:id="212" w:author="Cristiano Cesario" w:date="2014-06-21T08:44:00Z">
        <w:r w:rsidR="0041498F">
          <w:t xml:space="preserve">and follows the model presented in </w:t>
        </w:r>
      </w:ins>
      <w:del w:id="213" w:author="Cristiano Cesario" w:date="2014-06-21T08:44:00Z">
        <w:r w:rsidR="002A3CBD" w:rsidDel="0041498F">
          <w:delText xml:space="preserve">: </w:delText>
        </w:r>
      </w:del>
    </w:p>
    <w:p w14:paraId="229514B6" w14:textId="1FB63457" w:rsidR="000E2444" w:rsidDel="00C0362C" w:rsidRDefault="002A3CBD">
      <w:pPr>
        <w:pStyle w:val="Text"/>
        <w:rPr>
          <w:del w:id="214" w:author="Cristiano Cesario" w:date="2014-06-21T08:50:00Z"/>
        </w:rPr>
        <w:pPrChange w:id="215" w:author="Cristiano Cesario" w:date="2014-06-21T08:50:00Z">
          <w:pPr>
            <w:pStyle w:val="bulletlist"/>
            <w:numPr>
              <w:numId w:val="41"/>
            </w:numPr>
            <w:tabs>
              <w:tab w:val="clear" w:pos="648"/>
              <w:tab w:val="num" w:pos="567"/>
            </w:tabs>
            <w:ind w:left="567" w:hanging="279"/>
          </w:pPr>
        </w:pPrChange>
      </w:pPr>
      <w:commentRangeStart w:id="216"/>
      <w:del w:id="217" w:author="Cristiano Cesario" w:date="2014-06-21T08:44:00Z">
        <w:r w:rsidDel="0041498F">
          <w:delText>T</w:delText>
        </w:r>
      </w:del>
      <w:del w:id="218" w:author="Cristiano Cesario" w:date="2014-06-21T08:48:00Z">
        <w:r w:rsidDel="00C0362C">
          <w:delText>h</w:delText>
        </w:r>
      </w:del>
      <w:ins w:id="219" w:author="Cristiano Cesario" w:date="2014-06-21T08:48:00Z">
        <w:r w:rsidR="00C0362C">
          <w:fldChar w:fldCharType="begin"/>
        </w:r>
        <w:r w:rsidR="00C0362C">
          <w:instrText xml:space="preserve"> REF _Ref391103849 \h </w:instrText>
        </w:r>
      </w:ins>
      <w:r w:rsidR="00C0362C">
        <w:fldChar w:fldCharType="separate"/>
      </w:r>
      <w:ins w:id="220" w:author="Cristiano Cesario" w:date="2014-06-23T11:21:00Z">
        <w:r w:rsidR="00C56A5A">
          <w:t xml:space="preserve">Fig. </w:t>
        </w:r>
        <w:r w:rsidR="00C56A5A">
          <w:rPr>
            <w:noProof/>
          </w:rPr>
          <w:t>3</w:t>
        </w:r>
      </w:ins>
      <w:ins w:id="221" w:author="Cristiano Cesario" w:date="2014-06-21T08:48:00Z">
        <w:r w:rsidR="00C0362C">
          <w:fldChar w:fldCharType="end"/>
        </w:r>
        <w:r w:rsidR="00C0362C">
          <w:t>.</w:t>
        </w:r>
      </w:ins>
      <w:del w:id="222" w:author="Cristiano Cesario" w:date="2014-06-21T08:48:00Z">
        <w:r w:rsidDel="00C0362C">
          <w:delText>e</w:delText>
        </w:r>
      </w:del>
      <w:r>
        <w:t xml:space="preserve"> </w:t>
      </w:r>
      <w:ins w:id="223" w:author="Cristiano Cesario" w:date="2014-06-21T08:50:00Z">
        <w:r w:rsidR="00C0362C">
          <w:t xml:space="preserve">A </w:t>
        </w:r>
        <w:r w:rsidR="00C0362C" w:rsidRPr="00C0362C">
          <w:rPr>
            <w:rFonts w:ascii="Courier New" w:hAnsi="Courier New" w:cs="Courier New"/>
            <w:sz w:val="16"/>
            <w:szCs w:val="16"/>
          </w:rPr>
          <w:t>P</w:t>
        </w:r>
        <w:r w:rsidR="00C0362C" w:rsidRPr="00C0362C">
          <w:rPr>
            <w:rFonts w:ascii="Courier New" w:hAnsi="Courier New" w:cs="Courier New"/>
            <w:sz w:val="16"/>
            <w:szCs w:val="16"/>
            <w:rPrChange w:id="224" w:author="Cristiano Cesario" w:date="2014-06-21T08:51:00Z">
              <w:rPr/>
            </w:rPrChange>
          </w:rPr>
          <w:t>roject</w:t>
        </w:r>
        <w:r w:rsidR="00C0362C">
          <w:t xml:space="preserve"> is </w:t>
        </w:r>
      </w:ins>
      <w:del w:id="225" w:author="Cristiano Cesario" w:date="2014-06-21T08:49:00Z">
        <w:r w:rsidDel="00C0362C">
          <w:delText>r</w:delText>
        </w:r>
        <w:r w:rsidR="007F39EB" w:rsidDel="00C0362C">
          <w:delText>epositories</w:delText>
        </w:r>
        <w:r w:rsidDel="00C0362C">
          <w:delText xml:space="preserve"> document, comprised of:</w:delText>
        </w:r>
      </w:del>
    </w:p>
    <w:p w14:paraId="6D842164" w14:textId="2D2FE051" w:rsidR="007F39EB" w:rsidDel="00C0362C" w:rsidRDefault="007F39EB">
      <w:pPr>
        <w:pStyle w:val="Text"/>
        <w:rPr>
          <w:del w:id="226" w:author="Cristiano Cesario" w:date="2014-06-21T08:50:00Z"/>
        </w:rPr>
        <w:pPrChange w:id="227" w:author="Cristiano Cesario" w:date="2014-06-21T08:50:00Z">
          <w:pPr>
            <w:pStyle w:val="bulletlist"/>
            <w:numPr>
              <w:ilvl w:val="1"/>
              <w:numId w:val="41"/>
            </w:numPr>
            <w:tabs>
              <w:tab w:val="clear" w:pos="648"/>
              <w:tab w:val="left" w:pos="851"/>
            </w:tabs>
            <w:ind w:left="851" w:hanging="284"/>
          </w:pPr>
        </w:pPrChange>
      </w:pPr>
      <w:del w:id="228" w:author="Cristiano Cesario" w:date="2014-06-21T08:50:00Z">
        <w:r w:rsidDel="00C0362C">
          <w:delText>Repository id;</w:delText>
        </w:r>
      </w:del>
    </w:p>
    <w:p w14:paraId="6A77639D" w14:textId="7F7746DF" w:rsidR="007F39EB" w:rsidDel="00565C76" w:rsidRDefault="006F552E">
      <w:pPr>
        <w:pStyle w:val="Text"/>
        <w:rPr>
          <w:del w:id="229" w:author="Cristiano Cesario" w:date="2014-06-21T08:52:00Z"/>
        </w:rPr>
        <w:pPrChange w:id="230" w:author="Cristiano Cesario" w:date="2014-06-21T08:57:00Z">
          <w:pPr>
            <w:pStyle w:val="bulletlist"/>
            <w:numPr>
              <w:ilvl w:val="1"/>
              <w:numId w:val="41"/>
            </w:numPr>
            <w:tabs>
              <w:tab w:val="clear" w:pos="648"/>
              <w:tab w:val="left" w:pos="851"/>
            </w:tabs>
            <w:ind w:left="851" w:hanging="284"/>
          </w:pPr>
        </w:pPrChange>
      </w:pPr>
      <w:del w:id="231" w:author="Cristiano Cesario" w:date="2014-06-21T08:50:00Z">
        <w:r w:rsidDel="00C0362C">
          <w:delText xml:space="preserve">Project </w:delText>
        </w:r>
        <w:r w:rsidR="007F39EB" w:rsidDel="00C0362C">
          <w:delText xml:space="preserve">name, </w:delText>
        </w:r>
      </w:del>
      <w:proofErr w:type="gramStart"/>
      <w:r w:rsidR="007F39EB">
        <w:t>used</w:t>
      </w:r>
      <w:proofErr w:type="gramEnd"/>
      <w:r w:rsidR="007F39EB">
        <w:t xml:space="preserve"> to group all repositories that are clones of </w:t>
      </w:r>
      <w:del w:id="232" w:author="Cristiano Cesario" w:date="2014-06-21T08:50:00Z">
        <w:r w:rsidR="007F39EB" w:rsidDel="00C0362C">
          <w:delText xml:space="preserve">a specific </w:delText>
        </w:r>
        <w:r w:rsidDel="00C0362C">
          <w:delText>project</w:delText>
        </w:r>
      </w:del>
      <w:ins w:id="233" w:author="Cristiano Cesario" w:date="2014-06-21T08:50:00Z">
        <w:r w:rsidR="00C0362C">
          <w:t xml:space="preserve">the same system. Repositories are stored as </w:t>
        </w:r>
        <w:proofErr w:type="spellStart"/>
        <w:r w:rsidR="00C0362C" w:rsidRPr="00C0362C">
          <w:rPr>
            <w:rFonts w:ascii="Courier New" w:hAnsi="Courier New" w:cs="Courier New"/>
            <w:sz w:val="16"/>
            <w:szCs w:val="16"/>
            <w:rPrChange w:id="234" w:author="Cristiano Cesario" w:date="2014-06-21T08:51:00Z">
              <w:rPr/>
            </w:rPrChange>
          </w:rPr>
          <w:t>Repo</w:t>
        </w:r>
      </w:ins>
      <w:ins w:id="235" w:author="Cristiano Cesario" w:date="2014-06-21T08:52:00Z">
        <w:r w:rsidR="00C0362C">
          <w:rPr>
            <w:rFonts w:ascii="Courier New" w:hAnsi="Courier New" w:cs="Courier New"/>
            <w:sz w:val="16"/>
            <w:szCs w:val="16"/>
          </w:rPr>
          <w:t>sitoryInfo</w:t>
        </w:r>
        <w:proofErr w:type="spellEnd"/>
        <w:r w:rsidR="00565C76">
          <w:t xml:space="preserve"> and are identified by an id</w:t>
        </w:r>
      </w:ins>
      <w:ins w:id="236" w:author="Cristiano Cesario" w:date="2014-06-21T08:57:00Z">
        <w:r w:rsidR="00565C76">
          <w:t>. One can also give it a meaningful clone name.</w:t>
        </w:r>
      </w:ins>
      <w:del w:id="237" w:author="Cristiano Cesario" w:date="2014-06-21T08:52:00Z">
        <w:r w:rsidR="007F39EB" w:rsidDel="00565C76">
          <w:delText>;</w:delText>
        </w:r>
      </w:del>
    </w:p>
    <w:p w14:paraId="7A1F3403" w14:textId="671974D8" w:rsidR="007F39EB" w:rsidDel="00565C76" w:rsidRDefault="007F39EB">
      <w:pPr>
        <w:pStyle w:val="Text"/>
        <w:rPr>
          <w:del w:id="238" w:author="Cristiano Cesario" w:date="2014-06-21T08:52:00Z"/>
        </w:rPr>
        <w:pPrChange w:id="239" w:author="Cristiano Cesario" w:date="2014-06-21T08:57:00Z">
          <w:pPr>
            <w:pStyle w:val="bulletlist"/>
            <w:numPr>
              <w:ilvl w:val="1"/>
              <w:numId w:val="41"/>
            </w:numPr>
            <w:tabs>
              <w:tab w:val="clear" w:pos="648"/>
              <w:tab w:val="left" w:pos="851"/>
            </w:tabs>
            <w:ind w:left="851" w:hanging="284"/>
          </w:pPr>
        </w:pPrChange>
      </w:pPr>
      <w:del w:id="240" w:author="Cristiano Cesario" w:date="2014-06-21T08:52:00Z">
        <w:r w:rsidDel="00565C76">
          <w:delText xml:space="preserve">Host name of the machine </w:delText>
        </w:r>
        <w:r w:rsidR="00446744" w:rsidDel="00565C76">
          <w:delText>hosting the clone</w:delText>
        </w:r>
        <w:r w:rsidDel="00565C76">
          <w:delText>;</w:delText>
        </w:r>
      </w:del>
    </w:p>
    <w:p w14:paraId="02B57324" w14:textId="5AD2CB7B" w:rsidR="007F39EB" w:rsidDel="00565C76" w:rsidRDefault="007F39EB">
      <w:pPr>
        <w:pStyle w:val="Text"/>
        <w:rPr>
          <w:del w:id="241" w:author="Cristiano Cesario" w:date="2014-06-21T08:53:00Z"/>
        </w:rPr>
        <w:pPrChange w:id="242" w:author="Cristiano Cesario" w:date="2014-06-21T08:57:00Z">
          <w:pPr>
            <w:pStyle w:val="bulletlist"/>
            <w:numPr>
              <w:ilvl w:val="1"/>
              <w:numId w:val="41"/>
            </w:numPr>
            <w:tabs>
              <w:tab w:val="clear" w:pos="648"/>
              <w:tab w:val="left" w:pos="851"/>
            </w:tabs>
            <w:ind w:left="851" w:hanging="284"/>
          </w:pPr>
        </w:pPrChange>
      </w:pPr>
      <w:del w:id="243" w:author="Cristiano Cesario" w:date="2014-06-21T08:52:00Z">
        <w:r w:rsidDel="00565C76">
          <w:delText>Clone name</w:delText>
        </w:r>
        <w:r w:rsidR="00A047D5" w:rsidDel="00565C76">
          <w:delText>, which is given by</w:delText>
        </w:r>
      </w:del>
      <w:del w:id="244" w:author="Cristiano Cesario" w:date="2014-06-21T08:53:00Z">
        <w:r w:rsidR="00A047D5" w:rsidDel="00565C76">
          <w:delText xml:space="preserve"> </w:delText>
        </w:r>
      </w:del>
      <w:del w:id="245" w:author="Cristiano Cesario" w:date="2014-06-21T08:57:00Z">
        <w:r w:rsidR="00A047D5" w:rsidDel="00565C76">
          <w:delText>the user</w:delText>
        </w:r>
      </w:del>
      <w:del w:id="246" w:author="Cristiano Cesario" w:date="2014-06-21T08:53:00Z">
        <w:r w:rsidR="00A047D5" w:rsidDel="00565C76">
          <w:delText xml:space="preserve"> when it registers the </w:delText>
        </w:r>
        <w:r w:rsidR="00F50C49" w:rsidDel="00565C76">
          <w:delText>clone</w:delText>
        </w:r>
        <w:r w:rsidR="00A047D5" w:rsidDel="00565C76">
          <w:delText xml:space="preserve"> to be monitored</w:delText>
        </w:r>
        <w:r w:rsidDel="00565C76">
          <w:delText>;</w:delText>
        </w:r>
      </w:del>
    </w:p>
    <w:p w14:paraId="0119797E" w14:textId="63D50D97" w:rsidR="007F39EB" w:rsidDel="00565C76" w:rsidRDefault="007F39EB">
      <w:pPr>
        <w:pStyle w:val="Text"/>
        <w:rPr>
          <w:del w:id="247" w:author="Cristiano Cesario" w:date="2014-06-21T08:53:00Z"/>
        </w:rPr>
        <w:pPrChange w:id="248" w:author="Cristiano Cesario" w:date="2014-06-21T08:57:00Z">
          <w:pPr>
            <w:pStyle w:val="bulletlist"/>
            <w:numPr>
              <w:ilvl w:val="1"/>
              <w:numId w:val="41"/>
            </w:numPr>
            <w:tabs>
              <w:tab w:val="clear" w:pos="648"/>
              <w:tab w:val="left" w:pos="851"/>
            </w:tabs>
            <w:ind w:left="851" w:hanging="284"/>
          </w:pPr>
        </w:pPrChange>
      </w:pPr>
      <w:del w:id="249" w:author="Cristiano Cesario" w:date="2014-06-21T08:53:00Z">
        <w:r w:rsidDel="00565C76">
          <w:delText>Cl</w:delText>
        </w:r>
      </w:del>
      <w:ins w:id="250" w:author="Cristiano Cesario" w:date="2014-06-21T08:53:00Z">
        <w:r w:rsidR="00565C76">
          <w:t xml:space="preserve"> A </w:t>
        </w:r>
        <w:proofErr w:type="spellStart"/>
        <w:r w:rsidR="00565C76" w:rsidRPr="00565C76">
          <w:rPr>
            <w:rFonts w:ascii="Courier New" w:hAnsi="Courier New" w:cs="Courier New"/>
            <w:sz w:val="16"/>
            <w:szCs w:val="16"/>
            <w:rPrChange w:id="251" w:author="Cristiano Cesario" w:date="2014-06-21T08:55:00Z">
              <w:rPr/>
            </w:rPrChange>
          </w:rPr>
          <w:t>RepositoryInfo</w:t>
        </w:r>
        <w:proofErr w:type="spellEnd"/>
        <w:r w:rsidR="00565C76">
          <w:t xml:space="preserve"> also has </w:t>
        </w:r>
      </w:ins>
      <w:del w:id="252" w:author="Cristiano Cesario" w:date="2014-06-21T08:53:00Z">
        <w:r w:rsidDel="00565C76">
          <w:delText>one path</w:delText>
        </w:r>
        <w:r w:rsidR="00A047D5" w:rsidDel="00565C76">
          <w:delText xml:space="preserve"> in the user’s machine</w:delText>
        </w:r>
        <w:r w:rsidDel="00565C76">
          <w:delText>;</w:delText>
        </w:r>
      </w:del>
    </w:p>
    <w:p w14:paraId="054ADC27" w14:textId="66F9B9E8" w:rsidR="007F39EB" w:rsidDel="00565C76" w:rsidRDefault="00565C76">
      <w:pPr>
        <w:pStyle w:val="Text"/>
        <w:rPr>
          <w:del w:id="253" w:author="Cristiano Cesario" w:date="2014-06-21T08:54:00Z"/>
        </w:rPr>
        <w:pPrChange w:id="254" w:author="Cristiano Cesario" w:date="2014-06-21T08:57:00Z">
          <w:pPr>
            <w:pStyle w:val="bulletlist"/>
            <w:numPr>
              <w:ilvl w:val="1"/>
              <w:numId w:val="41"/>
            </w:numPr>
            <w:tabs>
              <w:tab w:val="clear" w:pos="648"/>
              <w:tab w:val="left" w:pos="851"/>
            </w:tabs>
            <w:ind w:left="851" w:hanging="284"/>
          </w:pPr>
        </w:pPrChange>
      </w:pPr>
      <w:proofErr w:type="gramStart"/>
      <w:ins w:id="255" w:author="Cristiano Cesario" w:date="2014-06-21T08:53:00Z">
        <w:r>
          <w:t>a</w:t>
        </w:r>
        <w:proofErr w:type="gramEnd"/>
        <w:r>
          <w:t xml:space="preserve"> l</w:t>
        </w:r>
      </w:ins>
      <w:del w:id="256" w:author="Cristiano Cesario" w:date="2014-06-21T08:53:00Z">
        <w:r w:rsidR="00A047D5" w:rsidDel="00565C76">
          <w:delText>L</w:delText>
        </w:r>
      </w:del>
      <w:r w:rsidR="00A047D5">
        <w:t xml:space="preserve">ist of </w:t>
      </w:r>
      <w:r w:rsidR="00F50C49">
        <w:t>clones</w:t>
      </w:r>
      <w:r w:rsidR="00A047D5">
        <w:t xml:space="preserve"> to which </w:t>
      </w:r>
      <w:del w:id="257" w:author="Cristiano Cesario" w:date="2014-06-21T08:54:00Z">
        <w:r w:rsidR="00A047D5" w:rsidDel="00565C76">
          <w:delText xml:space="preserve">this </w:delText>
        </w:r>
      </w:del>
      <w:ins w:id="258" w:author="Cristiano Cesario" w:date="2014-06-21T08:54:00Z">
        <w:r>
          <w:t>it</w:t>
        </w:r>
      </w:ins>
      <w:del w:id="259" w:author="Cristiano Cesario" w:date="2014-06-21T08:54:00Z">
        <w:r w:rsidR="00A047D5" w:rsidDel="00565C76">
          <w:delText>repository p</w:delText>
        </w:r>
      </w:del>
      <w:ins w:id="260" w:author="Cristiano Cesario" w:date="2014-06-21T08:54:00Z">
        <w:r>
          <w:t xml:space="preserve"> p</w:t>
        </w:r>
      </w:ins>
      <w:r w:rsidR="00A047D5">
        <w:t>ushes to</w:t>
      </w:r>
      <w:ins w:id="261" w:author="Cristiano Cesario" w:date="2014-06-21T08:54:00Z">
        <w:r>
          <w:t xml:space="preserve"> and a</w:t>
        </w:r>
      </w:ins>
      <w:del w:id="262" w:author="Cristiano Cesario" w:date="2014-06-21T08:54:00Z">
        <w:r w:rsidR="00A047D5" w:rsidDel="00565C76">
          <w:delText>;</w:delText>
        </w:r>
      </w:del>
    </w:p>
    <w:p w14:paraId="5C07495C" w14:textId="6AA0C395" w:rsidR="00A047D5" w:rsidDel="00565C76" w:rsidRDefault="00A047D5">
      <w:pPr>
        <w:pStyle w:val="Text"/>
        <w:rPr>
          <w:del w:id="263" w:author="Cristiano Cesario" w:date="2014-06-21T08:58:00Z"/>
        </w:rPr>
        <w:pPrChange w:id="264" w:author="Cristiano Cesario" w:date="2014-06-21T08:57:00Z">
          <w:pPr>
            <w:pStyle w:val="bulletlist"/>
            <w:numPr>
              <w:ilvl w:val="1"/>
              <w:numId w:val="41"/>
            </w:numPr>
            <w:tabs>
              <w:tab w:val="clear" w:pos="648"/>
              <w:tab w:val="left" w:pos="851"/>
            </w:tabs>
            <w:ind w:left="851" w:hanging="284"/>
          </w:pPr>
        </w:pPrChange>
      </w:pPr>
      <w:del w:id="265" w:author="Cristiano Cesario" w:date="2014-06-21T08:54:00Z">
        <w:r w:rsidDel="00565C76">
          <w:delText>L</w:delText>
        </w:r>
      </w:del>
      <w:ins w:id="266" w:author="Cristiano Cesario" w:date="2014-06-21T08:54:00Z">
        <w:r w:rsidR="00565C76">
          <w:t xml:space="preserve"> </w:t>
        </w:r>
        <w:proofErr w:type="gramStart"/>
        <w:r w:rsidR="00565C76">
          <w:t>l</w:t>
        </w:r>
      </w:ins>
      <w:r>
        <w:t>ist</w:t>
      </w:r>
      <w:proofErr w:type="gramEnd"/>
      <w:r>
        <w:t xml:space="preserve"> of </w:t>
      </w:r>
      <w:r w:rsidR="00F50C49">
        <w:t>clones</w:t>
      </w:r>
      <w:r>
        <w:t xml:space="preserve"> from which </w:t>
      </w:r>
      <w:del w:id="267" w:author="Cristiano Cesario" w:date="2014-06-21T08:54:00Z">
        <w:r w:rsidDel="00565C76">
          <w:delText>this repository</w:delText>
        </w:r>
      </w:del>
      <w:ins w:id="268" w:author="Cristiano Cesario" w:date="2014-06-21T08:54:00Z">
        <w:r w:rsidR="00565C76">
          <w:t>it</w:t>
        </w:r>
      </w:ins>
      <w:r>
        <w:t xml:space="preserve"> pulls from.</w:t>
      </w:r>
      <w:ins w:id="269" w:author="Cristiano Cesario" w:date="2014-06-21T08:54:00Z">
        <w:r w:rsidR="00565C76">
          <w:t xml:space="preserve"> The lists are represented </w:t>
        </w:r>
      </w:ins>
      <w:ins w:id="270" w:author="Cristiano Cesario" w:date="2014-06-21T08:55:00Z">
        <w:r w:rsidR="00565C76">
          <w:t xml:space="preserve">respectively </w:t>
        </w:r>
      </w:ins>
      <w:ins w:id="271" w:author="Cristiano Cesario" w:date="2014-06-21T08:54:00Z">
        <w:r w:rsidR="00565C76">
          <w:t xml:space="preserve">by the self-associations </w:t>
        </w:r>
        <w:proofErr w:type="spellStart"/>
        <w:r w:rsidR="00565C76" w:rsidRPr="00565C76">
          <w:rPr>
            <w:rFonts w:ascii="Courier New" w:hAnsi="Courier New" w:cs="Courier New"/>
            <w:sz w:val="16"/>
            <w:szCs w:val="16"/>
            <w:rPrChange w:id="272" w:author="Cristiano Cesario" w:date="2014-06-21T08:55:00Z">
              <w:rPr/>
            </w:rPrChange>
          </w:rPr>
          <w:t>pushesTo</w:t>
        </w:r>
        <w:proofErr w:type="spellEnd"/>
        <w:r w:rsidR="00565C76">
          <w:t xml:space="preserve"> and </w:t>
        </w:r>
        <w:proofErr w:type="spellStart"/>
        <w:r w:rsidR="00565C76" w:rsidRPr="00565C76">
          <w:rPr>
            <w:rFonts w:ascii="Courier New" w:hAnsi="Courier New" w:cs="Courier New"/>
            <w:sz w:val="16"/>
            <w:szCs w:val="16"/>
            <w:rPrChange w:id="273" w:author="Cristiano Cesario" w:date="2014-06-21T08:55:00Z">
              <w:rPr/>
            </w:rPrChange>
          </w:rPr>
          <w:t>pullsFrom</w:t>
        </w:r>
        <w:proofErr w:type="spellEnd"/>
        <w:r w:rsidR="00565C76">
          <w:t>.</w:t>
        </w:r>
      </w:ins>
      <w:ins w:id="274" w:author="Cristiano Cesario" w:date="2014-06-21T08:55:00Z">
        <w:r w:rsidR="00565C76">
          <w:t xml:space="preserve"> The finer level of information is the </w:t>
        </w:r>
      </w:ins>
      <w:proofErr w:type="spellStart"/>
      <w:ins w:id="275" w:author="Cristiano Cesario" w:date="2014-06-21T09:00:00Z">
        <w:r w:rsidR="00565C76" w:rsidRPr="00F54817">
          <w:rPr>
            <w:rFonts w:ascii="Courier New" w:hAnsi="Courier New" w:cs="Courier New"/>
            <w:sz w:val="16"/>
            <w:szCs w:val="16"/>
          </w:rPr>
          <w:t>CommitInfo</w:t>
        </w:r>
        <w:proofErr w:type="spellEnd"/>
        <w:r w:rsidR="00565C76">
          <w:t>, which</w:t>
        </w:r>
      </w:ins>
      <w:ins w:id="276" w:author="Cristiano Cesario" w:date="2014-06-21T08:56:00Z">
        <w:r w:rsidR="00565C76">
          <w:t xml:space="preserve"> represents each commit in the topology. </w:t>
        </w:r>
      </w:ins>
      <w:ins w:id="277" w:author="Cristiano Cesario" w:date="2014-06-21T09:00:00Z">
        <w:r w:rsidR="00565C76">
          <w:t>A c</w:t>
        </w:r>
      </w:ins>
      <w:ins w:id="278" w:author="Cristiano Cesario" w:date="2014-06-21T08:56:00Z">
        <w:r w:rsidR="00565C76">
          <w:t>ommit is identified by its</w:t>
        </w:r>
      </w:ins>
      <w:ins w:id="279" w:author="Cristiano Cesario" w:date="2014-06-21T08:57:00Z">
        <w:r w:rsidR="00565C76">
          <w:t xml:space="preserve"> hash</w:t>
        </w:r>
      </w:ins>
      <w:ins w:id="280" w:author="Cristiano Cesario" w:date="2014-06-21T08:58:00Z">
        <w:r w:rsidR="00565C76">
          <w:t xml:space="preserve"> and </w:t>
        </w:r>
      </w:ins>
      <w:ins w:id="281" w:author="Cristiano Cesario" w:date="2014-06-21T09:00:00Z">
        <w:r w:rsidR="00565C76">
          <w:t xml:space="preserve">it </w:t>
        </w:r>
      </w:ins>
      <w:ins w:id="282" w:author="Cristiano Cesario" w:date="2014-06-21T08:58:00Z">
        <w:r w:rsidR="00565C76">
          <w:t>can refer to its parents, in the case of a merge.</w:t>
        </w:r>
      </w:ins>
    </w:p>
    <w:p w14:paraId="210E87AC" w14:textId="1324CB23" w:rsidR="007F39EB" w:rsidDel="00565C76" w:rsidRDefault="002A3CBD">
      <w:pPr>
        <w:pStyle w:val="Text"/>
        <w:rPr>
          <w:del w:id="283" w:author="Cristiano Cesario" w:date="2014-06-21T08:58:00Z"/>
        </w:rPr>
        <w:pPrChange w:id="284" w:author="Cristiano Cesario" w:date="2014-06-21T08:58:00Z">
          <w:pPr>
            <w:pStyle w:val="bulletlist"/>
            <w:numPr>
              <w:numId w:val="41"/>
            </w:numPr>
            <w:tabs>
              <w:tab w:val="clear" w:pos="648"/>
              <w:tab w:val="num" w:pos="567"/>
            </w:tabs>
            <w:ind w:left="567" w:hanging="279"/>
          </w:pPr>
        </w:pPrChange>
      </w:pPr>
      <w:del w:id="285" w:author="Cristiano Cesario" w:date="2014-06-21T08:58:00Z">
        <w:r w:rsidDel="00565C76">
          <w:delText>The c</w:delText>
        </w:r>
        <w:r w:rsidR="007F39EB" w:rsidDel="00565C76">
          <w:delText>ommits</w:delText>
        </w:r>
        <w:r w:rsidDel="00565C76">
          <w:delText xml:space="preserve"> document, comprised of:</w:delText>
        </w:r>
      </w:del>
    </w:p>
    <w:p w14:paraId="1154A21E" w14:textId="0591C3ED" w:rsidR="00A047D5" w:rsidDel="00565C76" w:rsidRDefault="00A047D5">
      <w:pPr>
        <w:pStyle w:val="Text"/>
        <w:rPr>
          <w:del w:id="286" w:author="Cristiano Cesario" w:date="2014-06-21T08:58:00Z"/>
        </w:rPr>
        <w:pPrChange w:id="287" w:author="Cristiano Cesario" w:date="2014-06-21T08:58:00Z">
          <w:pPr>
            <w:pStyle w:val="bulletlist"/>
            <w:numPr>
              <w:ilvl w:val="1"/>
              <w:numId w:val="41"/>
            </w:numPr>
            <w:tabs>
              <w:tab w:val="clear" w:pos="648"/>
              <w:tab w:val="left" w:pos="851"/>
            </w:tabs>
            <w:ind w:left="851" w:hanging="284"/>
          </w:pPr>
        </w:pPrChange>
      </w:pPr>
      <w:del w:id="288" w:author="Cristiano Cesario" w:date="2014-06-21T08:58:00Z">
        <w:r w:rsidDel="00565C76">
          <w:delText>Commit id, which is the hash given by Git;</w:delText>
        </w:r>
      </w:del>
    </w:p>
    <w:p w14:paraId="4E7BF270" w14:textId="44161624" w:rsidR="00A047D5" w:rsidDel="00565C76" w:rsidRDefault="00A047D5">
      <w:pPr>
        <w:pStyle w:val="Text"/>
        <w:rPr>
          <w:del w:id="289" w:author="Cristiano Cesario" w:date="2014-06-21T08:58:00Z"/>
        </w:rPr>
        <w:pPrChange w:id="290" w:author="Cristiano Cesario" w:date="2014-06-21T08:58:00Z">
          <w:pPr>
            <w:pStyle w:val="bulletlist"/>
            <w:numPr>
              <w:ilvl w:val="1"/>
              <w:numId w:val="41"/>
            </w:numPr>
            <w:tabs>
              <w:tab w:val="clear" w:pos="648"/>
              <w:tab w:val="left" w:pos="851"/>
            </w:tabs>
            <w:ind w:left="851" w:hanging="284"/>
          </w:pPr>
        </w:pPrChange>
      </w:pPr>
      <w:del w:id="291" w:author="Cristiano Cesario" w:date="2014-06-21T08:58:00Z">
        <w:r w:rsidDel="00565C76">
          <w:delText>Commit date;</w:delText>
        </w:r>
      </w:del>
    </w:p>
    <w:p w14:paraId="0BA0D510" w14:textId="1E5C4204" w:rsidR="00A047D5" w:rsidDel="00565C76" w:rsidRDefault="00A047D5">
      <w:pPr>
        <w:pStyle w:val="Text"/>
        <w:rPr>
          <w:del w:id="292" w:author="Cristiano Cesario" w:date="2014-06-21T08:58:00Z"/>
        </w:rPr>
        <w:pPrChange w:id="293" w:author="Cristiano Cesario" w:date="2014-06-21T08:58:00Z">
          <w:pPr>
            <w:pStyle w:val="bulletlist"/>
            <w:numPr>
              <w:ilvl w:val="1"/>
              <w:numId w:val="41"/>
            </w:numPr>
            <w:tabs>
              <w:tab w:val="clear" w:pos="648"/>
              <w:tab w:val="left" w:pos="851"/>
            </w:tabs>
            <w:ind w:left="851" w:hanging="284"/>
          </w:pPr>
        </w:pPrChange>
      </w:pPr>
      <w:del w:id="294" w:author="Cristiano Cesario" w:date="2014-06-21T08:58:00Z">
        <w:r w:rsidDel="00565C76">
          <w:delText>Committer name;</w:delText>
        </w:r>
      </w:del>
    </w:p>
    <w:p w14:paraId="74DE110E" w14:textId="1A4300F4" w:rsidR="00A047D5" w:rsidDel="00565C76" w:rsidRDefault="00A047D5">
      <w:pPr>
        <w:pStyle w:val="Text"/>
        <w:rPr>
          <w:del w:id="295" w:author="Cristiano Cesario" w:date="2014-06-21T08:58:00Z"/>
        </w:rPr>
        <w:pPrChange w:id="296" w:author="Cristiano Cesario" w:date="2014-06-21T08:58:00Z">
          <w:pPr>
            <w:pStyle w:val="bulletlist"/>
            <w:numPr>
              <w:ilvl w:val="1"/>
              <w:numId w:val="41"/>
            </w:numPr>
            <w:tabs>
              <w:tab w:val="clear" w:pos="648"/>
              <w:tab w:val="left" w:pos="851"/>
            </w:tabs>
            <w:ind w:left="851" w:hanging="284"/>
          </w:pPr>
        </w:pPrChange>
      </w:pPr>
      <w:del w:id="297" w:author="Cristiano Cesario" w:date="2014-06-21T08:58:00Z">
        <w:r w:rsidDel="00565C76">
          <w:delText>List of repositories where this commit exists;</w:delText>
        </w:r>
      </w:del>
    </w:p>
    <w:p w14:paraId="2E1668C7" w14:textId="178851FB" w:rsidR="00A047D5" w:rsidDel="00565C76" w:rsidRDefault="00A047D5">
      <w:pPr>
        <w:pStyle w:val="Text"/>
        <w:rPr>
          <w:del w:id="298" w:author="Cristiano Cesario" w:date="2014-06-21T08:58:00Z"/>
        </w:rPr>
        <w:pPrChange w:id="299" w:author="Cristiano Cesario" w:date="2014-06-21T08:58:00Z">
          <w:pPr>
            <w:pStyle w:val="bulletlist"/>
            <w:numPr>
              <w:ilvl w:val="1"/>
              <w:numId w:val="41"/>
            </w:numPr>
            <w:tabs>
              <w:tab w:val="clear" w:pos="648"/>
              <w:tab w:val="left" w:pos="851"/>
            </w:tabs>
            <w:ind w:left="851" w:hanging="284"/>
          </w:pPr>
        </w:pPrChange>
      </w:pPr>
      <w:del w:id="300" w:author="Cristiano Cesario" w:date="2014-06-21T08:58:00Z">
        <w:r w:rsidDel="00565C76">
          <w:delText>List of commit parents (considering that a commit can be a merge of several parent commits);</w:delText>
        </w:r>
      </w:del>
    </w:p>
    <w:p w14:paraId="6605C03D" w14:textId="63BDCCA5" w:rsidR="00A047D5" w:rsidDel="00565C76" w:rsidRDefault="00A047D5">
      <w:pPr>
        <w:pStyle w:val="Text"/>
        <w:rPr>
          <w:del w:id="301" w:author="Cristiano Cesario" w:date="2014-06-21T08:58:00Z"/>
        </w:rPr>
        <w:pPrChange w:id="302" w:author="Cristiano Cesario" w:date="2014-06-21T08:58:00Z">
          <w:pPr>
            <w:pStyle w:val="bulletlist"/>
            <w:numPr>
              <w:ilvl w:val="1"/>
              <w:numId w:val="41"/>
            </w:numPr>
            <w:tabs>
              <w:tab w:val="clear" w:pos="648"/>
              <w:tab w:val="left" w:pos="851"/>
            </w:tabs>
            <w:ind w:left="851" w:hanging="284"/>
          </w:pPr>
        </w:pPrChange>
      </w:pPr>
      <w:del w:id="303" w:author="Cristiano Cesario" w:date="2014-06-21T08:58:00Z">
        <w:r w:rsidDel="00565C76">
          <w:delText>Commit message;</w:delText>
        </w:r>
      </w:del>
    </w:p>
    <w:p w14:paraId="53F57EA3" w14:textId="1FCCBBB5" w:rsidR="00A047D5" w:rsidRDefault="00A047D5">
      <w:pPr>
        <w:pStyle w:val="Text"/>
        <w:pPrChange w:id="304" w:author="Cristiano Cesario" w:date="2014-06-21T08:58:00Z">
          <w:pPr>
            <w:pStyle w:val="bulletlist"/>
            <w:numPr>
              <w:ilvl w:val="1"/>
              <w:numId w:val="41"/>
            </w:numPr>
            <w:tabs>
              <w:tab w:val="clear" w:pos="648"/>
              <w:tab w:val="left" w:pos="851"/>
            </w:tabs>
            <w:ind w:left="851" w:hanging="284"/>
          </w:pPr>
        </w:pPrChange>
      </w:pPr>
      <w:del w:id="305" w:author="Cristiano Cesario" w:date="2014-06-21T08:58:00Z">
        <w:r w:rsidDel="00565C76">
          <w:delText>System name.</w:delText>
        </w:r>
      </w:del>
    </w:p>
    <w:commentRangeEnd w:id="216"/>
    <w:p w14:paraId="221C42F9" w14:textId="77777777" w:rsidR="009000A0" w:rsidRDefault="006B6A89" w:rsidP="009000A0">
      <w:pPr>
        <w:pStyle w:val="PrimeiroPargrafo"/>
        <w:jc w:val="center"/>
        <w:rPr>
          <w:ins w:id="306" w:author="Cristiano Cesario" w:date="2014-06-21T09:24:00Z"/>
        </w:rPr>
      </w:pPr>
      <w:r>
        <w:rPr>
          <w:rStyle w:val="Refdecomentrio"/>
        </w:rPr>
        <w:commentReference w:id="216"/>
      </w:r>
      <w:ins w:id="307" w:author="Cristiano Cesario" w:date="2014-06-21T09:24:00Z">
        <w:r w:rsidR="009000A0">
          <w:rPr>
            <w:noProof/>
          </w:rPr>
          <mc:AlternateContent>
            <mc:Choice Requires="wps">
              <w:drawing>
                <wp:inline distT="0" distB="0" distL="0" distR="0" wp14:anchorId="3DEF1AB7" wp14:editId="18E0A537">
                  <wp:extent cx="1638300" cy="1404620"/>
                  <wp:effectExtent l="0" t="0" r="19050" b="13970"/>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80681E9" w14:textId="77777777" w:rsidR="00C62924" w:rsidRPr="000E2444" w:rsidRDefault="00C62924" w:rsidP="009000A0">
                              <w:pPr>
                                <w:rPr>
                                  <w:lang w:val="pt-BR"/>
                                </w:rPr>
                              </w:pPr>
                              <w:r w:rsidRPr="002246F6">
                                <w:rPr>
                                  <w:noProof/>
                                  <w:lang w:val="pt-BR" w:eastAsia="pt-BR"/>
                                </w:rPr>
                                <w:drawing>
                                  <wp:inline distT="0" distB="0" distL="0" distR="0" wp14:anchorId="2CB2CAB2" wp14:editId="6216DCAA">
                                    <wp:extent cx="1420289" cy="1407226"/>
                                    <wp:effectExtent l="0" t="0" r="8890" b="2540"/>
                                    <wp:docPr id="2127" name="Imagem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DEF1AB7" id="_x0000_s1028"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">
                  <v:textbox style="mso-fit-shape-to-text:t">
                    <w:txbxContent>
                      <w:p w14:paraId="780681E9" w14:textId="77777777" w:rsidR="00C62924" w:rsidRPr="000E2444" w:rsidRDefault="00C62924" w:rsidP="009000A0">
                        <w:pPr>
                          <w:rPr>
                            <w:lang w:val="pt-BR"/>
                          </w:rPr>
                        </w:pPr>
                        <w:r w:rsidRPr="002246F6">
                          <w:rPr>
                            <w:noProof/>
                            <w:lang w:val="pt-BR" w:eastAsia="pt-BR"/>
                          </w:rPr>
                          <w:drawing>
                            <wp:inline distT="0" distB="0" distL="0" distR="0" wp14:anchorId="2CB2CAB2" wp14:editId="6216DCAA">
                              <wp:extent cx="1420289" cy="1407226"/>
                              <wp:effectExtent l="0" t="0" r="8890" b="2540"/>
                              <wp:docPr id="2127" name="Imagem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ins>
    </w:p>
    <w:p w14:paraId="4B7E0E15" w14:textId="77777777" w:rsidR="009000A0" w:rsidRDefault="009000A0" w:rsidP="009000A0">
      <w:pPr>
        <w:pStyle w:val="Legenda"/>
        <w:rPr>
          <w:ins w:id="308" w:author="Cristiano Cesario" w:date="2014-06-21T09:24:00Z"/>
        </w:rPr>
      </w:pPr>
      <w:bookmarkStart w:id="309" w:name="_Ref391046784"/>
      <w:commentRangeStart w:id="310"/>
      <w:ins w:id="311" w:author="Cristiano Cesario" w:date="2014-06-21T09:24:00Z">
        <w:r>
          <w:t xml:space="preserve">Fig. </w:t>
        </w:r>
        <w:r>
          <w:fldChar w:fldCharType="begin"/>
        </w:r>
        <w:r>
          <w:instrText xml:space="preserve"> SEQ Fig. \* ARABIC </w:instrText>
        </w:r>
        <w:r>
          <w:fldChar w:fldCharType="separate"/>
        </w:r>
      </w:ins>
      <w:ins w:id="312" w:author="Cristiano Cesario" w:date="2014-06-23T11:21:00Z">
        <w:r w:rsidR="00C56A5A">
          <w:rPr>
            <w:noProof/>
          </w:rPr>
          <w:t>2</w:t>
        </w:r>
      </w:ins>
      <w:ins w:id="313" w:author="Cristiano Cesario" w:date="2014-06-21T09:24:00Z">
        <w:r>
          <w:rPr>
            <w:noProof/>
          </w:rPr>
          <w:fldChar w:fldCharType="end"/>
        </w:r>
        <w:bookmarkEnd w:id="309"/>
        <w:commentRangeEnd w:id="310"/>
        <w:r>
          <w:rPr>
            <w:rStyle w:val="Refdecomentrio"/>
          </w:rPr>
          <w:commentReference w:id="310"/>
        </w:r>
        <w:r>
          <w:t xml:space="preserve">. How </w:t>
        </w:r>
        <w:r w:rsidRPr="00883927">
          <w:t>DyeVC</w:t>
        </w:r>
        <w:r>
          <w:t xml:space="preserve"> gathers information</w:t>
        </w:r>
      </w:ins>
    </w:p>
    <w:p w14:paraId="4393AFDD" w14:textId="77777777" w:rsidR="009000A0" w:rsidRDefault="009000A0" w:rsidP="0096768F">
      <w:pPr>
        <w:pStyle w:val="Text"/>
        <w:rPr>
          <w:ins w:id="314" w:author="Cristiano Cesario" w:date="2014-06-21T09:24:00Z"/>
        </w:rPr>
      </w:pPr>
    </w:p>
    <w:p w14:paraId="5D20D967" w14:textId="6EA4FE78" w:rsidR="0041498F" w:rsidRDefault="00446744">
      <w:pPr>
        <w:pStyle w:val="Text"/>
        <w:tabs>
          <w:tab w:val="left" w:pos="0"/>
        </w:tabs>
        <w:jc w:val="center"/>
        <w:rPr>
          <w:ins w:id="315" w:author="Cristiano Cesario" w:date="2014-06-21T08:47:00Z"/>
        </w:rPr>
        <w:pPrChange w:id="316" w:author="Cristiano Cesario" w:date="2014-06-21T08:47:00Z">
          <w:pPr>
            <w:pStyle w:val="Text"/>
          </w:pPr>
        </w:pPrChange>
      </w:pPr>
      <w:commentRangeStart w:id="317"/>
      <w:del w:id="318" w:author="Cristiano Cesario" w:date="2014-06-23T15:45:00Z">
        <w:r w:rsidDel="002D5F77">
          <w:delText>DyeVC has also</w:delText>
        </w:r>
        <w:r w:rsidR="006F2EEC" w:rsidDel="002D5F77">
          <w:delText xml:space="preserve"> the ability to gather information not only from the registered repositories in the user’s machine, but also from </w:delText>
        </w:r>
        <w:r w:rsidR="00D35EFD" w:rsidDel="002D5F77">
          <w:delText>its</w:delText>
        </w:r>
        <w:r w:rsidR="006F2EEC" w:rsidDel="002D5F77">
          <w:delText xml:space="preserve"> partners, which are </w:delText>
        </w:r>
        <w:r w:rsidDel="002D5F77">
          <w:delText xml:space="preserve">the </w:delText>
        </w:r>
        <w:r w:rsidR="006F2EEC" w:rsidDel="002D5F77">
          <w:delText xml:space="preserve">repositories </w:delText>
        </w:r>
      </w:del>
      <w:del w:id="319" w:author="Cristiano Cesario" w:date="2014-06-21T09:02:00Z">
        <w:r w:rsidR="006F2EEC" w:rsidDel="004C7350">
          <w:delText>that</w:delText>
        </w:r>
        <w:r w:rsidR="005711BD" w:rsidDel="004C7350">
          <w:delText xml:space="preserve"> </w:delText>
        </w:r>
      </w:del>
      <w:del w:id="320" w:author="Cristiano Cesario" w:date="2014-06-23T15:45:00Z">
        <w:r w:rsidR="005711BD" w:rsidDel="002D5F77">
          <w:delText>a given repository communicates</w:delText>
        </w:r>
        <w:r w:rsidR="006F2EEC" w:rsidDel="002D5F77">
          <w:delText xml:space="preserve">. </w:delText>
        </w:r>
        <w:commentRangeEnd w:id="317"/>
        <w:r w:rsidR="006B6A89" w:rsidDel="002D5F77">
          <w:rPr>
            <w:rStyle w:val="Refdecomentrio"/>
          </w:rPr>
          <w:commentReference w:id="317"/>
        </w:r>
      </w:del>
      <w:ins w:id="321" w:author="Cristiano Cesario" w:date="2014-06-21T08:44:00Z">
        <w:r w:rsidR="0041498F">
          <w:rPr>
            <w:noProof/>
            <w:lang w:val="pt-BR" w:eastAsia="pt-BR"/>
          </w:rPr>
          <mc:AlternateContent>
            <mc:Choice Requires="wps">
              <w:drawing>
                <wp:inline distT="0" distB="0" distL="0" distR="0" wp14:anchorId="08DF13D2" wp14:editId="22BD2C57">
                  <wp:extent cx="2941607" cy="1785667"/>
                  <wp:effectExtent l="0" t="0" r="11430" b="24130"/>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607" cy="1785667"/>
                          </a:xfrm>
                          <a:prstGeom prst="rect">
                            <a:avLst/>
                          </a:prstGeom>
                          <a:solidFill>
                            <a:srgbClr val="FFFFFF"/>
                          </a:solidFill>
                          <a:ln w="9525">
                            <a:solidFill>
                              <a:srgbClr val="000000"/>
                            </a:solidFill>
                            <a:miter lim="800000"/>
                            <a:headEnd/>
                            <a:tailEnd/>
                          </a:ln>
                        </wps:spPr>
                        <wps:txbx>
                          <w:txbxContent>
                            <w:p w14:paraId="3923EF91" w14:textId="68D94869" w:rsidR="00C62924" w:rsidRPr="000E2444" w:rsidRDefault="00C62924">
                              <w:pPr>
                                <w:rPr>
                                  <w:lang w:val="pt-BR"/>
                                </w:rPr>
                                <w:pPrChange w:id="322" w:author="Cristiano Cesario" w:date="2014-06-23T11:42:00Z">
                                  <w:pPr>
                                    <w:jc w:val="center"/>
                                  </w:pPr>
                                </w:pPrChange>
                              </w:pPr>
                              <w:ins w:id="323" w:author="Cristiano Cesario" w:date="2014-06-21T08:46:00Z">
                                <w:r w:rsidRPr="00C0362C">
                                  <w:rPr>
                                    <w:noProof/>
                                    <w:lang w:val="pt-BR" w:eastAsia="pt-BR"/>
                                  </w:rPr>
                                  <w:drawing>
                                    <wp:inline distT="0" distB="0" distL="0" distR="0" wp14:anchorId="72BBDBE1" wp14:editId="06A4A46D">
                                      <wp:extent cx="2786332" cy="1708692"/>
                                      <wp:effectExtent l="0" t="0" r="0" b="6350"/>
                                      <wp:docPr id="2128" name="Imagem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10" cy="1723090"/>
                                              </a:xfrm>
                                              <a:prstGeom prst="rect">
                                                <a:avLst/>
                                              </a:prstGeom>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08DF13D2" id="_x0000_s1029" type="#_x0000_t202" style="width:231.6pt;height:1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">
                  <v:textbox>
                    <w:txbxContent>
                      <w:p w14:paraId="3923EF91" w14:textId="68D94869" w:rsidR="00C62924" w:rsidRPr="000E2444" w:rsidRDefault="00C62924">
                        <w:pPr>
                          <w:rPr>
                            <w:lang w:val="pt-BR"/>
                          </w:rPr>
                          <w:pPrChange w:id="324" w:author="Cristiano Cesario" w:date="2014-06-23T11:42:00Z">
                            <w:pPr>
                              <w:jc w:val="center"/>
                            </w:pPr>
                          </w:pPrChange>
                        </w:pPr>
                        <w:ins w:id="325" w:author="Cristiano Cesario" w:date="2014-06-21T08:46:00Z">
                          <w:r w:rsidRPr="00C0362C">
                            <w:rPr>
                              <w:noProof/>
                              <w:lang w:val="pt-BR" w:eastAsia="pt-BR"/>
                            </w:rPr>
                            <w:drawing>
                              <wp:inline distT="0" distB="0" distL="0" distR="0" wp14:anchorId="72BBDBE1" wp14:editId="06A4A46D">
                                <wp:extent cx="2786332" cy="1708692"/>
                                <wp:effectExtent l="0" t="0" r="0" b="6350"/>
                                <wp:docPr id="2128" name="Imagem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10" cy="1723090"/>
                                        </a:xfrm>
                                        <a:prstGeom prst="rect">
                                          <a:avLst/>
                                        </a:prstGeom>
                                      </pic:spPr>
                                    </pic:pic>
                                  </a:graphicData>
                                </a:graphic>
                              </wp:inline>
                            </w:drawing>
                          </w:r>
                        </w:ins>
                      </w:p>
                    </w:txbxContent>
                  </v:textbox>
                  <w10:anchorlock/>
                </v:shape>
              </w:pict>
            </mc:Fallback>
          </mc:AlternateContent>
        </w:r>
      </w:ins>
    </w:p>
    <w:p w14:paraId="66E691F3" w14:textId="14BC6C74" w:rsidR="00C0362C" w:rsidRDefault="00C0362C">
      <w:pPr>
        <w:pStyle w:val="Legenda"/>
        <w:rPr>
          <w:ins w:id="326" w:author="Cristiano Cesario" w:date="2014-06-23T15:45:00Z"/>
        </w:rPr>
        <w:pPrChange w:id="327" w:author="Cristiano Cesario" w:date="2014-06-21T08:47:00Z">
          <w:pPr>
            <w:pStyle w:val="Text"/>
          </w:pPr>
        </w:pPrChange>
      </w:pPr>
      <w:bookmarkStart w:id="328" w:name="_Ref391103849"/>
      <w:ins w:id="329" w:author="Cristiano Cesario" w:date="2014-06-21T08:47:00Z">
        <w:r>
          <w:t xml:space="preserve">Fig. </w:t>
        </w:r>
        <w:r>
          <w:fldChar w:fldCharType="begin"/>
        </w:r>
        <w:r>
          <w:instrText xml:space="preserve"> SEQ Fig. \* ARABIC </w:instrText>
        </w:r>
      </w:ins>
      <w:r>
        <w:fldChar w:fldCharType="separate"/>
      </w:r>
      <w:ins w:id="330" w:author="Cristiano Cesario" w:date="2014-06-23T11:21:00Z">
        <w:r w:rsidR="00C56A5A">
          <w:rPr>
            <w:noProof/>
          </w:rPr>
          <w:t>3</w:t>
        </w:r>
      </w:ins>
      <w:ins w:id="331" w:author="Cristiano Cesario" w:date="2014-06-21T08:47:00Z">
        <w:r>
          <w:fldChar w:fldCharType="end"/>
        </w:r>
        <w:bookmarkEnd w:id="328"/>
        <w:r>
          <w:t>. Model used to store topology data</w:t>
        </w:r>
      </w:ins>
    </w:p>
    <w:p w14:paraId="018FD041" w14:textId="77777777" w:rsidR="002D5F77" w:rsidRPr="002D5F77" w:rsidRDefault="002D5F77">
      <w:pPr>
        <w:pPrChange w:id="332" w:author="Cristiano Cesario" w:date="2014-06-23T15:45:00Z">
          <w:pPr>
            <w:pStyle w:val="Text"/>
          </w:pPr>
        </w:pPrChange>
      </w:pPr>
    </w:p>
    <w:p w14:paraId="4AC32A45" w14:textId="593C1F0C" w:rsidR="002D5F77" w:rsidRPr="00AF36FD" w:rsidRDefault="002D5F77" w:rsidP="002D5F77">
      <w:pPr>
        <w:pStyle w:val="Text"/>
        <w:rPr>
          <w:ins w:id="333" w:author="Cristiano Cesario" w:date="2014-06-23T15:45:00Z"/>
          <w:color w:val="FF0000"/>
        </w:rPr>
      </w:pPr>
      <w:bookmarkStart w:id="334" w:name="_Ref384931870"/>
      <w:commentRangeStart w:id="335"/>
      <w:ins w:id="336" w:author="Cristiano Cesario" w:date="2014-06-23T15:45:00Z">
        <w:r>
          <w:t>DyeVC has also the ability to gather information not only from the registered repositories in the user’s machine, but also from its p</w:t>
        </w:r>
      </w:ins>
      <w:ins w:id="337" w:author="Cristiano Cesario" w:date="2014-06-27T14:57:00Z">
        <w:r w:rsidR="004967F4">
          <w:t>eers</w:t>
        </w:r>
      </w:ins>
      <w:ins w:id="338" w:author="Cristiano Cesario" w:date="2014-06-23T15:45:00Z">
        <w:r>
          <w:t xml:space="preserve">, which are the repositories with which a given repository communicates. </w:t>
        </w:r>
        <w:commentRangeEnd w:id="335"/>
        <w:r>
          <w:rPr>
            <w:rStyle w:val="Refdecomentrio"/>
          </w:rPr>
          <w:commentReference w:id="335"/>
        </w:r>
        <w:r>
          <w:t>As there is a communication path between a registered repository and its p</w:t>
        </w:r>
      </w:ins>
      <w:ins w:id="339" w:author="Cristiano Cesario" w:date="2014-06-27T14:57:00Z">
        <w:r w:rsidR="004967F4">
          <w:t>ee</w:t>
        </w:r>
      </w:ins>
      <w:ins w:id="340" w:author="Cristiano Cesario" w:date="2014-06-23T15:45:00Z">
        <w:r>
          <w:t>rs (in order to push and pull data), we are able to synchronize the commits that exist in these p</w:t>
        </w:r>
      </w:ins>
      <w:ins w:id="341" w:author="Cristiano Cesario" w:date="2014-06-27T14:57:00Z">
        <w:r w:rsidR="004967F4">
          <w:t>eer</w:t>
        </w:r>
      </w:ins>
      <w:ins w:id="342" w:author="Cristiano Cesario" w:date="2014-06-23T15:45:00Z">
        <w:r>
          <w:t xml:space="preserve">s. This allow us to visualize the entire topology and to know where each commit exists, even in </w:t>
        </w:r>
      </w:ins>
      <w:ins w:id="343" w:author="Cristiano Cesario" w:date="2014-06-27T15:00:00Z">
        <w:r w:rsidR="004967F4">
          <w:t>peer</w:t>
        </w:r>
      </w:ins>
      <w:ins w:id="344" w:author="Cristiano Cesario" w:date="2014-06-23T15:45:00Z">
        <w:r>
          <w:t xml:space="preserve">s where the approach is not present, provided that these </w:t>
        </w:r>
      </w:ins>
      <w:ins w:id="345" w:author="Cristiano Cesario" w:date="2014-06-27T15:00:00Z">
        <w:r w:rsidR="004967F4">
          <w:t>peer</w:t>
        </w:r>
      </w:ins>
      <w:ins w:id="346" w:author="Cristiano Cesario" w:date="2014-06-23T15:45:00Z">
        <w:r>
          <w:t xml:space="preserve">s communicate somehow with a </w:t>
        </w:r>
      </w:ins>
      <w:ins w:id="347" w:author="Cristiano Cesario" w:date="2014-06-27T15:00:00Z">
        <w:r w:rsidR="004967F4">
          <w:t>peer</w:t>
        </w:r>
      </w:ins>
      <w:ins w:id="348" w:author="Cristiano Cesario" w:date="2014-06-23T15:45:00Z">
        <w:r>
          <w:t xml:space="preserve"> where the approach is present. Details on how data is gathered and how synchronization is performed are exp</w:t>
        </w:r>
        <w:r w:rsidRPr="003F087D">
          <w:t xml:space="preserve">lained in </w:t>
        </w:r>
        <w:r w:rsidRPr="00AF36FD">
          <w:t xml:space="preserve">sub-section </w:t>
        </w:r>
        <w:r w:rsidRPr="00AF36FD">
          <w:fldChar w:fldCharType="begin"/>
        </w:r>
        <w:r w:rsidRPr="00AF36FD">
          <w:instrText xml:space="preserve"> REF _Ref391270243 \w \h </w:instrText>
        </w:r>
      </w:ins>
      <w:ins w:id="349" w:author="Cristiano Cesario" w:date="2014-06-23T15:45:00Z">
        <w:r w:rsidRPr="00AF36FD">
          <w:fldChar w:fldCharType="separate"/>
        </w:r>
        <w:r>
          <w:t>III.C</w:t>
        </w:r>
        <w:r w:rsidRPr="00AF36FD">
          <w:fldChar w:fldCharType="end"/>
        </w:r>
        <w:r>
          <w:t>.</w:t>
        </w:r>
      </w:ins>
    </w:p>
    <w:p w14:paraId="138CEC45" w14:textId="35F42F77" w:rsidR="0096768F" w:rsidRDefault="006F2EEC" w:rsidP="0096768F">
      <w:pPr>
        <w:pStyle w:val="Ttulo2"/>
      </w:pPr>
      <w:r>
        <w:t>Levels of Detail</w:t>
      </w:r>
      <w:bookmarkEnd w:id="334"/>
    </w:p>
    <w:p w14:paraId="635CA674" w14:textId="2D3D1559" w:rsidR="001C3703" w:rsidRPr="00FB6D07" w:rsidRDefault="0096768F" w:rsidP="001C3703">
      <w:pPr>
        <w:pStyle w:val="Text"/>
      </w:pPr>
      <w:del w:id="350" w:author="Cristiano Cesario" w:date="2014-06-21T14:39:00Z">
        <w:r w:rsidDel="00DB5192">
          <w:delText xml:space="preserve">The </w:delText>
        </w:r>
      </w:del>
      <w:ins w:id="351" w:author="Cristiano Cesario" w:date="2014-06-21T14:39:00Z">
        <w:r w:rsidR="00DB5192">
          <w:t>I</w:t>
        </w:r>
      </w:ins>
      <w:del w:id="352" w:author="Cristiano Cesario" w:date="2014-06-21T14:40:00Z">
        <w:r w:rsidDel="00DB5192">
          <w:delText>i</w:delText>
        </w:r>
      </w:del>
      <w:r>
        <w:t>nformation gathered by</w:t>
      </w:r>
      <w:r w:rsidR="006F2EEC">
        <w:t xml:space="preserve"> DyeVC is presented </w:t>
      </w:r>
      <w:del w:id="353" w:author="Cristiano Cesario" w:date="2014-06-21T14:39:00Z">
        <w:r w:rsidR="006F2EEC" w:rsidDel="00DB5192">
          <w:delText xml:space="preserve">in </w:delText>
        </w:r>
      </w:del>
      <w:ins w:id="354" w:author="Cristiano Cesario" w:date="2014-06-21T14:39:00Z">
        <w:r w:rsidR="00DB5192">
          <w:t xml:space="preserve">at </w:t>
        </w:r>
      </w:ins>
      <w:commentRangeStart w:id="355"/>
      <w:r w:rsidR="006F2EEC">
        <w:t>different levels of detail</w:t>
      </w:r>
      <w:commentRangeEnd w:id="355"/>
      <w:del w:id="356" w:author="Cristiano Cesario" w:date="2014-06-21T14:40:00Z">
        <w:r w:rsidR="00D06975" w:rsidDel="00DB5192">
          <w:rPr>
            <w:rStyle w:val="Refdecomentrio"/>
          </w:rPr>
          <w:commentReference w:id="355"/>
        </w:r>
      </w:del>
      <w:ins w:id="357" w:author="Cristiano Cesario" w:date="2014-06-24T11:52:00Z">
        <w:r w:rsidR="009605BA">
          <w:t>.</w:t>
        </w:r>
      </w:ins>
      <w:ins w:id="358" w:author="Cristiano Cesario" w:date="2014-06-21T14:40:00Z">
        <w:r w:rsidR="00DB5192">
          <w:t xml:space="preserve"> </w:t>
        </w:r>
      </w:ins>
      <w:moveToRangeStart w:id="359" w:author="Cristiano Cesario" w:date="2014-06-21T09:33:00Z" w:name="move391106563"/>
      <w:commentRangeStart w:id="360"/>
      <w:moveTo w:id="361" w:author="Cristiano Cesario" w:date="2014-06-21T09:33:00Z">
        <w:del w:id="362" w:author="Cristiano Cesario" w:date="2014-06-21T09:34:00Z">
          <w:r w:rsidR="001C3703" w:rsidDel="001C3703">
            <w:delText xml:space="preserve">The levels of detail defined in DyeVC include </w:delText>
          </w:r>
        </w:del>
        <w:del w:id="363" w:author="Cristiano Cesario" w:date="2014-06-21T09:39:00Z">
          <w:r w:rsidR="001C3703" w:rsidRPr="00FB6D07" w:rsidDel="001C3703">
            <w:delText>p</w:delText>
          </w:r>
        </w:del>
      </w:moveTo>
      <w:ins w:id="364" w:author="Cristiano Cesario" w:date="2014-06-21T09:42:00Z">
        <w:r w:rsidR="001C3703">
          <w:t>Level 1</w:t>
        </w:r>
      </w:ins>
      <w:ins w:id="365" w:author="Cristiano Cesario" w:date="2014-06-24T11:52:00Z">
        <w:r w:rsidR="009605BA" w:rsidRPr="009605BA">
          <w:t xml:space="preserve"> </w:t>
        </w:r>
        <w:r w:rsidR="009605BA">
          <w:t xml:space="preserve">presents </w:t>
        </w:r>
      </w:ins>
      <w:ins w:id="366" w:author="Cristiano Cesario" w:date="2014-06-24T11:53:00Z">
        <w:r w:rsidR="009605BA">
          <w:t>high-level</w:t>
        </w:r>
      </w:ins>
      <w:ins w:id="367" w:author="Cristiano Cesario" w:date="2014-06-24T11:52:00Z">
        <w:r w:rsidR="009605BA">
          <w:t xml:space="preserve"> notifications about the registered repositories</w:t>
        </w:r>
      </w:ins>
      <w:ins w:id="368" w:author="Cristiano Cesario" w:date="2014-06-21T09:42:00Z">
        <w:r w:rsidR="001C3703">
          <w:t xml:space="preserve">; </w:t>
        </w:r>
      </w:ins>
      <w:ins w:id="369" w:author="Cristiano Cesario" w:date="2014-06-24T11:52:00Z">
        <w:r w:rsidR="009605BA">
          <w:t xml:space="preserve">Level </w:t>
        </w:r>
        <w:proofErr w:type="gramStart"/>
        <w:r w:rsidR="009605BA">
          <w:t>2</w:t>
        </w:r>
        <w:proofErr w:type="gramEnd"/>
        <w:r w:rsidR="009605BA">
          <w:t xml:space="preserve"> </w:t>
        </w:r>
      </w:ins>
      <w:ins w:id="370" w:author="Cristiano Cesario" w:date="2014-06-21T09:39:00Z">
        <w:r w:rsidR="009605BA">
          <w:t>present</w:t>
        </w:r>
      </w:ins>
      <w:ins w:id="371" w:author="Cristiano Cesario" w:date="2014-06-24T11:52:00Z">
        <w:r w:rsidR="009605BA">
          <w:t xml:space="preserve"> </w:t>
        </w:r>
      </w:ins>
      <w:ins w:id="372" w:author="Cristiano Cesario" w:date="2014-06-21T09:39:00Z">
        <w:r w:rsidR="001C3703">
          <w:t>the whole topology of a given project</w:t>
        </w:r>
      </w:ins>
      <w:ins w:id="373" w:author="Cristiano Cesario" w:date="2014-06-24T11:53:00Z">
        <w:r w:rsidR="009605BA">
          <w:t>.</w:t>
        </w:r>
      </w:ins>
      <w:ins w:id="374" w:author="Cristiano Cesario" w:date="2014-06-21T09:39:00Z">
        <w:r w:rsidR="001C3703" w:rsidRPr="00FB6D07">
          <w:t xml:space="preserve"> </w:t>
        </w:r>
      </w:ins>
      <w:moveTo w:id="375" w:author="Cristiano Cesario" w:date="2014-06-21T09:33:00Z">
        <w:del w:id="376" w:author="Cristiano Cesario" w:date="2014-06-21T09:39:00Z">
          <w:r w:rsidR="001C3703" w:rsidRPr="00FB6D07" w:rsidDel="001C3703">
            <w:delText xml:space="preserve">resenting </w:delText>
          </w:r>
          <w:r w:rsidR="001C3703" w:rsidDel="001C3703">
            <w:delText>the status of a given repository</w:delText>
          </w:r>
          <w:r w:rsidR="001C3703" w:rsidRPr="00FB6D07" w:rsidDel="001C3703">
            <w:delText xml:space="preserve"> against its partners </w:delText>
          </w:r>
        </w:del>
        <w:del w:id="377" w:author="Cristiano Cesario" w:date="2014-06-24T11:52:00Z">
          <w:r w:rsidR="001C3703" w:rsidDel="009605BA">
            <w:delText xml:space="preserve">(Level </w:delText>
          </w:r>
        </w:del>
        <w:del w:id="378" w:author="Cristiano Cesario" w:date="2014-06-21T09:43:00Z">
          <w:r w:rsidR="001C3703" w:rsidDel="001C3703">
            <w:delText>1</w:delText>
          </w:r>
        </w:del>
        <w:del w:id="379" w:author="Cristiano Cesario" w:date="2014-06-24T11:52:00Z">
          <w:r w:rsidR="001C3703" w:rsidDel="009605BA">
            <w:delText>);</w:delText>
          </w:r>
        </w:del>
        <w:r w:rsidR="001C3703" w:rsidRPr="00FB6D07" w:rsidDel="00E246A7">
          <w:t xml:space="preserve"> </w:t>
        </w:r>
      </w:moveTo>
      <w:ins w:id="380" w:author="Cristiano Cesario" w:date="2014-06-24T11:53:00Z">
        <w:r w:rsidR="009605BA">
          <w:t xml:space="preserve">Level 3 zooms </w:t>
        </w:r>
      </w:ins>
      <w:moveTo w:id="381" w:author="Cristiano Cesario" w:date="2014-06-21T09:33:00Z">
        <w:del w:id="382" w:author="Cristiano Cesario" w:date="2014-06-24T11:53:00Z">
          <w:r w:rsidR="001C3703" w:rsidDel="009605BA">
            <w:delText>zooming</w:delText>
          </w:r>
        </w:del>
        <w:r w:rsidR="001C3703">
          <w:t xml:space="preserve"> into</w:t>
        </w:r>
        <w:r w:rsidR="001C3703" w:rsidRPr="00FB6D07">
          <w:t xml:space="preserve"> the </w:t>
        </w:r>
        <w:r w:rsidR="001C3703">
          <w:t>branches of the repository, to see the status of each local branch that tracks a remote branch</w:t>
        </w:r>
      </w:moveTo>
      <w:ins w:id="383" w:author="Cristiano Cesario" w:date="2014-06-24T11:53:00Z">
        <w:r w:rsidR="009605BA">
          <w:t>.</w:t>
        </w:r>
      </w:ins>
      <w:moveTo w:id="384" w:author="Cristiano Cesario" w:date="2014-06-21T09:33:00Z">
        <w:del w:id="385" w:author="Cristiano Cesario" w:date="2014-06-24T11:53:00Z">
          <w:r w:rsidR="001C3703" w:rsidDel="009605BA">
            <w:delText xml:space="preserve"> (Level </w:delText>
          </w:r>
        </w:del>
        <w:del w:id="386" w:author="Cristiano Cesario" w:date="2014-06-21T09:43:00Z">
          <w:r w:rsidR="001C3703" w:rsidDel="001C3703">
            <w:delText>2</w:delText>
          </w:r>
        </w:del>
        <w:del w:id="387" w:author="Cristiano Cesario" w:date="2014-06-24T11:53:00Z">
          <w:r w:rsidR="001C3703" w:rsidDel="009605BA">
            <w:delText>);</w:delText>
          </w:r>
        </w:del>
        <w:r w:rsidR="001C3703">
          <w:t xml:space="preserve"> </w:t>
        </w:r>
      </w:moveTo>
      <w:ins w:id="388" w:author="Cristiano Cesario" w:date="2014-06-24T11:53:00Z">
        <w:r w:rsidR="009605BA">
          <w:t>Last, Level 4</w:t>
        </w:r>
      </w:ins>
      <w:moveTo w:id="389" w:author="Cristiano Cesario" w:date="2014-06-21T09:33:00Z">
        <w:del w:id="390" w:author="Cristiano Cesario" w:date="2014-06-24T11:53:00Z">
          <w:r w:rsidR="001C3703" w:rsidDel="009605BA">
            <w:delText>and</w:delText>
          </w:r>
        </w:del>
        <w:r w:rsidR="001C3703">
          <w:t xml:space="preserve"> zoom</w:t>
        </w:r>
      </w:moveTo>
      <w:ins w:id="391" w:author="Cristiano Cesario" w:date="2014-06-24T11:53:00Z">
        <w:r w:rsidR="009605BA">
          <w:t>s</w:t>
        </w:r>
      </w:ins>
      <w:moveTo w:id="392" w:author="Cristiano Cesario" w:date="2014-06-21T09:33:00Z">
        <w:del w:id="393" w:author="Cristiano Cesario" w:date="2014-06-24T11:53:00Z">
          <w:r w:rsidR="001C3703" w:rsidDel="009605BA">
            <w:delText>ing</w:delText>
          </w:r>
        </w:del>
        <w:r w:rsidR="001C3703">
          <w:t xml:space="preserve"> into the </w:t>
        </w:r>
        <w:r w:rsidR="001C3703" w:rsidRPr="00FB6D07">
          <w:t xml:space="preserve">commits of </w:t>
        </w:r>
        <w:r w:rsidR="001C3703">
          <w:t>the</w:t>
        </w:r>
        <w:r w:rsidR="001C3703" w:rsidRPr="00FB6D07">
          <w:t xml:space="preserve"> repository, </w:t>
        </w:r>
        <w:r w:rsidR="001C3703">
          <w:t>to see</w:t>
        </w:r>
        <w:r w:rsidR="001C3703" w:rsidRPr="00FB6D07">
          <w:t xml:space="preserve"> a visual log</w:t>
        </w:r>
        <w:r w:rsidR="001C3703">
          <w:t xml:space="preserve"> with information about each commit</w:t>
        </w:r>
        <w:del w:id="394" w:author="Cristiano Cesario" w:date="2014-06-24T11:53:00Z">
          <w:r w:rsidR="001C3703" w:rsidDel="009605BA">
            <w:delText xml:space="preserve"> (Level </w:delText>
          </w:r>
        </w:del>
        <w:del w:id="395" w:author="Cristiano Cesario" w:date="2014-06-21T09:43:00Z">
          <w:r w:rsidR="001C3703" w:rsidDel="001C3703">
            <w:delText>3</w:delText>
          </w:r>
        </w:del>
        <w:del w:id="396" w:author="Cristiano Cesario" w:date="2014-06-24T11:53:00Z">
          <w:r w:rsidR="001C3703" w:rsidDel="009605BA">
            <w:delText>)</w:delText>
          </w:r>
        </w:del>
        <w:r w:rsidR="001C3703">
          <w:t>.</w:t>
        </w:r>
        <w:commentRangeEnd w:id="360"/>
        <w:r w:rsidR="001C3703">
          <w:rPr>
            <w:rStyle w:val="Refdecomentrio"/>
          </w:rPr>
          <w:commentReference w:id="360"/>
        </w:r>
      </w:moveTo>
      <w:bookmarkStart w:id="397" w:name="_GoBack"/>
      <w:bookmarkEnd w:id="397"/>
    </w:p>
    <w:moveToRangeEnd w:id="359"/>
    <w:p w14:paraId="65E79BE6" w14:textId="306A4A9D" w:rsidR="00A122FD" w:rsidRDefault="00A122FD" w:rsidP="002246F6">
      <w:pPr>
        <w:pStyle w:val="Text"/>
        <w:rPr>
          <w:ins w:id="398" w:author="Cristiano Cesario" w:date="2014-06-21T09:45:00Z"/>
        </w:rPr>
      </w:pPr>
      <w:ins w:id="399" w:author="Cristiano Cesario" w:date="2014-06-21T09:44:00Z">
        <w:r>
          <w:lastRenderedPageBreak/>
          <w:t xml:space="preserve">The </w:t>
        </w:r>
      </w:ins>
      <w:ins w:id="400" w:author="Cristiano Cesario" w:date="2014-06-21T09:45:00Z">
        <w:r>
          <w:t>following sections discuss each of these levels.</w:t>
        </w:r>
      </w:ins>
    </w:p>
    <w:p w14:paraId="710D906B" w14:textId="7D24DCCF" w:rsidR="00A122FD" w:rsidRDefault="00A122FD">
      <w:pPr>
        <w:pStyle w:val="Ttulo3"/>
        <w:rPr>
          <w:ins w:id="401" w:author="Cristiano Cesario" w:date="2014-06-21T09:46:00Z"/>
        </w:rPr>
        <w:pPrChange w:id="402" w:author="Cristiano Cesario" w:date="2014-06-21T09:45:00Z">
          <w:pPr>
            <w:pStyle w:val="Text"/>
          </w:pPr>
        </w:pPrChange>
      </w:pPr>
      <w:ins w:id="403" w:author="Cristiano Cesario" w:date="2014-06-21T09:45:00Z">
        <w:r>
          <w:t>Level 1: Notifications</w:t>
        </w:r>
      </w:ins>
    </w:p>
    <w:p w14:paraId="5175C588" w14:textId="50DD3E4F" w:rsidR="00BC3CDC" w:rsidRDefault="00A122FD" w:rsidP="002246F6">
      <w:pPr>
        <w:pStyle w:val="Text"/>
      </w:pPr>
      <w:ins w:id="404" w:author="Cristiano Cesario" w:date="2014-06-21T09:46:00Z">
        <w:r>
          <w:t>In Level 1</w:t>
        </w:r>
      </w:ins>
      <w:ins w:id="405" w:author="Cristiano Cesario" w:date="2014-06-21T09:49:00Z">
        <w:r>
          <w:t>,</w:t>
        </w:r>
      </w:ins>
      <w:ins w:id="406" w:author="Cristiano Cesario" w:date="2014-06-21T09:46:00Z">
        <w:r>
          <w:t xml:space="preserve"> our approach presents notifications whenever a change is detected in any registered repository or in any of their p</w:t>
        </w:r>
      </w:ins>
      <w:ins w:id="407" w:author="Cristiano Cesario" w:date="2014-06-27T14:57:00Z">
        <w:r w:rsidR="004967F4">
          <w:t>ee</w:t>
        </w:r>
      </w:ins>
      <w:ins w:id="408" w:author="Cristiano Cesario" w:date="2014-06-21T09:46:00Z">
        <w:r>
          <w:t>rs</w:t>
        </w:r>
      </w:ins>
      <w:ins w:id="409" w:author="Cristiano Cesario" w:date="2014-06-21T09:49:00Z">
        <w:r>
          <w:t xml:space="preserve">, allowing the user to start investigating what is </w:t>
        </w:r>
      </w:ins>
      <w:ins w:id="410" w:author="Cristiano Cesario" w:date="2014-06-21T09:51:00Z">
        <w:r>
          <w:t xml:space="preserve">occurring. </w:t>
        </w:r>
      </w:ins>
      <w:del w:id="411" w:author="Cristiano Cesario" w:date="2014-06-21T09:40:00Z">
        <w:r w:rsidR="006F2EEC" w:rsidDel="001C3703">
          <w:delText xml:space="preserve">. </w:delText>
        </w:r>
      </w:del>
      <w:del w:id="412" w:author="Cristiano Cesario" w:date="2014-06-21T09:51:00Z">
        <w:r w:rsidR="003E3768" w:rsidDel="00A122FD">
          <w:delText>DyeVC</w:delText>
        </w:r>
        <w:r w:rsidR="006F2EEC" w:rsidDel="00A122FD">
          <w:delText xml:space="preserve"> shows</w:delText>
        </w:r>
        <w:r w:rsidR="00BC3CDC" w:rsidDel="00A122FD">
          <w:delText xml:space="preserve"> notifications whenever there are changes in any of the registered r</w:delText>
        </w:r>
        <w:r w:rsidR="006F2EEC" w:rsidDel="00A122FD">
          <w:delText xml:space="preserve">epositories or in </w:delText>
        </w:r>
        <w:r w:rsidR="003E3768" w:rsidDel="00A122FD">
          <w:delText xml:space="preserve">their </w:delText>
        </w:r>
        <w:r w:rsidR="006F2EEC" w:rsidDel="00A122FD">
          <w:delText>partners</w:delText>
        </w:r>
        <w:r w:rsidR="00A61F8E" w:rsidDel="00A122FD">
          <w:delText xml:space="preserve">, as shown in </w:delText>
        </w:r>
      </w:del>
      <w:r w:rsidR="00A61F8E">
        <w:fldChar w:fldCharType="begin"/>
      </w:r>
      <w:r w:rsidR="00A61F8E">
        <w:instrText xml:space="preserve"> REF _Ref381296152 \h </w:instrText>
      </w:r>
      <w:r w:rsidR="00A61F8E">
        <w:fldChar w:fldCharType="separate"/>
      </w:r>
      <w:ins w:id="413" w:author="Cristiano Cesario" w:date="2014-06-23T11:21:00Z">
        <w:r w:rsidR="00C56A5A">
          <w:t xml:space="preserve">Fig. </w:t>
        </w:r>
        <w:r w:rsidR="00C56A5A">
          <w:rPr>
            <w:noProof/>
          </w:rPr>
          <w:t>4</w:t>
        </w:r>
      </w:ins>
      <w:del w:id="414" w:author="Cristiano Cesario" w:date="2014-06-21T09:25:00Z">
        <w:r w:rsidR="00265954" w:rsidDel="009000A0">
          <w:delText xml:space="preserve">Fig. </w:delText>
        </w:r>
        <w:r w:rsidR="00265954" w:rsidDel="009000A0">
          <w:rPr>
            <w:noProof/>
          </w:rPr>
          <w:delText>3</w:delText>
        </w:r>
      </w:del>
      <w:r w:rsidR="00A61F8E">
        <w:fldChar w:fldCharType="end"/>
      </w:r>
      <w:ins w:id="415" w:author="Cristiano Cesario" w:date="2014-06-21T09:51:00Z">
        <w:r>
          <w:t xml:space="preserve"> shows an example of this kind of noti</w:t>
        </w:r>
      </w:ins>
      <w:ins w:id="416" w:author="Cristiano Cesario" w:date="2014-06-21T09:52:00Z">
        <w:r>
          <w:t>fication</w:t>
        </w:r>
      </w:ins>
      <w:r w:rsidR="00BC3CDC">
        <w:t>.</w:t>
      </w:r>
      <w:del w:id="417" w:author="Cristiano Cesario" w:date="2014-06-21T09:41:00Z">
        <w:r w:rsidR="00BC3CDC" w:rsidDel="001C3703">
          <w:delText xml:space="preserve"> The period between subsequent monitor runs is configurable and defaults to 5 minutes.</w:delText>
        </w:r>
      </w:del>
    </w:p>
    <w:p w14:paraId="5E8DCA77" w14:textId="4418CE4D" w:rsidR="00883927" w:rsidDel="009605BA" w:rsidRDefault="00883927" w:rsidP="002246F6">
      <w:pPr>
        <w:pStyle w:val="Text"/>
        <w:rPr>
          <w:del w:id="418" w:author="Cristiano Cesario" w:date="2014-06-24T11:55:00Z"/>
        </w:rPr>
      </w:pPr>
    </w:p>
    <w:p w14:paraId="2CA8001A" w14:textId="009D10C6" w:rsidR="00BC3CDC" w:rsidRPr="00DD5572" w:rsidRDefault="00883927" w:rsidP="00883927">
      <w:pPr>
        <w:pStyle w:val="Text"/>
        <w:ind w:firstLine="0"/>
        <w:jc w:val="center"/>
      </w:pPr>
      <w:r>
        <w:rPr>
          <w:noProof/>
          <w:lang w:val="pt-BR" w:eastAsia="pt-BR"/>
        </w:rPr>
        <mc:AlternateContent>
          <mc:Choice Requires="wps">
            <w:drawing>
              <wp:inline distT="0" distB="0" distL="0" distR="0" wp14:anchorId="2EC2AC79" wp14:editId="0E714A77">
                <wp:extent cx="2146300" cy="762000"/>
                <wp:effectExtent l="0" t="0" r="25400" b="19050"/>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762000"/>
                        </a:xfrm>
                        <a:prstGeom prst="rect">
                          <a:avLst/>
                        </a:prstGeom>
                        <a:solidFill>
                          <a:srgbClr val="FFFFFF"/>
                        </a:solidFill>
                        <a:ln w="9525">
                          <a:solidFill>
                            <a:srgbClr val="000000"/>
                          </a:solidFill>
                          <a:miter lim="800000"/>
                          <a:headEnd/>
                          <a:tailEnd/>
                        </a:ln>
                      </wps:spPr>
                      <wps:txbx>
                        <w:txbxContent>
                          <w:p w14:paraId="5797C3E0" w14:textId="39270035" w:rsidR="00C62924" w:rsidRPr="00883927" w:rsidRDefault="00C62924">
                            <w:pPr>
                              <w:rPr>
                                <w:lang w:val="pt-BR"/>
                              </w:rPr>
                            </w:pPr>
                            <w:r>
                              <w:rPr>
                                <w:noProof/>
                                <w:lang w:val="pt-BR" w:eastAsia="pt-BR"/>
                              </w:rPr>
                              <w:drawing>
                                <wp:inline distT="0" distB="0" distL="0" distR="0" wp14:anchorId="283FB344" wp14:editId="6E4114D2">
                                  <wp:extent cx="1949450" cy="673841"/>
                                  <wp:effectExtent l="0" t="0" r="0" b="0"/>
                                  <wp:docPr id="2129" name="Imagem 2129"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C2AC79" id="_x0000_s1030" type="#_x0000_t202" style="width:169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">
                <v:textbox>
                  <w:txbxContent>
                    <w:p w14:paraId="5797C3E0" w14:textId="39270035" w:rsidR="00C62924" w:rsidRPr="00883927" w:rsidRDefault="00C62924">
                      <w:pPr>
                        <w:rPr>
                          <w:lang w:val="pt-BR"/>
                        </w:rPr>
                      </w:pPr>
                      <w:r>
                        <w:rPr>
                          <w:noProof/>
                          <w:lang w:val="pt-BR" w:eastAsia="pt-BR"/>
                        </w:rPr>
                        <w:drawing>
                          <wp:inline distT="0" distB="0" distL="0" distR="0" wp14:anchorId="283FB344" wp14:editId="6E4114D2">
                            <wp:extent cx="1949450" cy="673841"/>
                            <wp:effectExtent l="0" t="0" r="0" b="0"/>
                            <wp:docPr id="2129" name="Imagem 2129"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v:textbox>
                <w10:anchorlock/>
              </v:shape>
            </w:pict>
          </mc:Fallback>
        </mc:AlternateContent>
      </w:r>
    </w:p>
    <w:p w14:paraId="6402C802" w14:textId="122036C0" w:rsidR="00BC3CDC" w:rsidRDefault="00BC3CDC" w:rsidP="00446744">
      <w:pPr>
        <w:pStyle w:val="Textodenotaderodap"/>
        <w:ind w:firstLine="0"/>
        <w:jc w:val="center"/>
      </w:pPr>
      <w:bookmarkStart w:id="419" w:name="_Ref381296152"/>
      <w:r>
        <w:t xml:space="preserve">Fig. </w:t>
      </w:r>
      <w:r w:rsidR="00C62924">
        <w:fldChar w:fldCharType="begin"/>
      </w:r>
      <w:r w:rsidR="00C62924">
        <w:instrText xml:space="preserve"> SEQ Fig. \* ARABIC </w:instrText>
      </w:r>
      <w:r w:rsidR="00C62924">
        <w:fldChar w:fldCharType="separate"/>
      </w:r>
      <w:ins w:id="420" w:author="Cristiano Cesario" w:date="2014-06-23T11:21:00Z">
        <w:r w:rsidR="00C56A5A">
          <w:rPr>
            <w:noProof/>
          </w:rPr>
          <w:t>4</w:t>
        </w:r>
      </w:ins>
      <w:del w:id="421" w:author="Cristiano Cesario" w:date="2014-06-21T09:25:00Z">
        <w:r w:rsidR="00265954" w:rsidDel="009000A0">
          <w:rPr>
            <w:noProof/>
          </w:rPr>
          <w:delText>3</w:delText>
        </w:r>
      </w:del>
      <w:r w:rsidR="00C62924">
        <w:rPr>
          <w:noProof/>
        </w:rPr>
        <w:fldChar w:fldCharType="end"/>
      </w:r>
      <w:bookmarkEnd w:id="419"/>
      <w:r>
        <w:t>.</w:t>
      </w:r>
      <w:r w:rsidRPr="00DD5572">
        <w:t xml:space="preserve"> DyeVC </w:t>
      </w:r>
      <w:r>
        <w:t>showing notifications in the notification area</w:t>
      </w:r>
    </w:p>
    <w:p w14:paraId="78E10D42" w14:textId="77777777" w:rsidR="00446744" w:rsidRDefault="00446744" w:rsidP="00446744">
      <w:pPr>
        <w:pStyle w:val="Textodenotaderodap"/>
        <w:ind w:firstLine="0"/>
        <w:jc w:val="center"/>
      </w:pPr>
    </w:p>
    <w:p w14:paraId="10189B9A" w14:textId="66B8613E" w:rsidR="00A122FD" w:rsidRDefault="00A122FD">
      <w:pPr>
        <w:pStyle w:val="Ttulo3"/>
        <w:rPr>
          <w:ins w:id="422" w:author="Cristiano Cesario" w:date="2014-06-21T09:53:00Z"/>
        </w:rPr>
        <w:pPrChange w:id="423" w:author="Cristiano Cesario" w:date="2014-06-21T09:53:00Z">
          <w:pPr>
            <w:pStyle w:val="Ttulo2"/>
          </w:pPr>
        </w:pPrChange>
      </w:pPr>
      <w:ins w:id="424" w:author="Cristiano Cesario" w:date="2014-06-21T09:53:00Z">
        <w:r>
          <w:t xml:space="preserve">Level 2: </w:t>
        </w:r>
        <w:commentRangeStart w:id="425"/>
        <w:r>
          <w:t>Topology</w:t>
        </w:r>
        <w:commentRangeEnd w:id="425"/>
        <w:r>
          <w:rPr>
            <w:rStyle w:val="Refdecomentrio"/>
            <w:i w:val="0"/>
            <w:iCs w:val="0"/>
          </w:rPr>
          <w:commentReference w:id="425"/>
        </w:r>
      </w:ins>
    </w:p>
    <w:p w14:paraId="1B162E2D" w14:textId="3417668A" w:rsidR="00A122FD" w:rsidRDefault="009144C7" w:rsidP="00A122FD">
      <w:pPr>
        <w:pStyle w:val="Text"/>
        <w:rPr>
          <w:ins w:id="426" w:author="Cristiano Cesario" w:date="2014-06-21T09:53:00Z"/>
        </w:rPr>
      </w:pPr>
      <w:ins w:id="427" w:author="Cristiano Cesario" w:date="2014-06-21T11:02:00Z">
        <w:r>
          <w:t xml:space="preserve">To help answering questions Q1 and Q2 from Section </w:t>
        </w:r>
      </w:ins>
      <w:ins w:id="428" w:author="Cristiano Cesario" w:date="2014-06-21T11:03:00Z">
        <w:r>
          <w:fldChar w:fldCharType="begin"/>
        </w:r>
        <w:r>
          <w:instrText xml:space="preserve"> REF _Ref391111912 \w \h </w:instrText>
        </w:r>
      </w:ins>
      <w:r>
        <w:fldChar w:fldCharType="separate"/>
      </w:r>
      <w:ins w:id="429" w:author="Cristiano Cesario" w:date="2014-06-23T11:21:00Z">
        <w:r w:rsidR="00C56A5A">
          <w:t>I</w:t>
        </w:r>
      </w:ins>
      <w:ins w:id="430" w:author="Cristiano Cesario" w:date="2014-06-21T11:03:00Z">
        <w:r>
          <w:fldChar w:fldCharType="end"/>
        </w:r>
        <w:r>
          <w:t>, we</w:t>
        </w:r>
      </w:ins>
      <w:ins w:id="431" w:author="Cristiano Cesario" w:date="2014-06-21T09:53:00Z">
        <w:r w:rsidR="00A122FD">
          <w:t xml:space="preserve"> </w:t>
        </w:r>
        <w:r w:rsidR="00A122FD" w:rsidRPr="00DD5572">
          <w:t xml:space="preserve">present </w:t>
        </w:r>
        <w:r w:rsidR="00A122FD">
          <w:t xml:space="preserve">a </w:t>
        </w:r>
        <w:commentRangeStart w:id="432"/>
        <w:r w:rsidR="00A122FD">
          <w:t xml:space="preserve">topology view </w:t>
        </w:r>
        <w:commentRangeEnd w:id="432"/>
        <w:r w:rsidR="00A122FD">
          <w:rPr>
            <w:rStyle w:val="Refdecomentrio"/>
          </w:rPr>
          <w:commentReference w:id="432"/>
        </w:r>
        <w:r w:rsidR="00A122FD">
          <w:t>showing all repositories for</w:t>
        </w:r>
        <w:r>
          <w:t xml:space="preserve"> a given system, as depicted in </w:t>
        </w:r>
      </w:ins>
      <w:ins w:id="433" w:author="Cristiano Cesario" w:date="2014-06-21T11:06:00Z">
        <w:r>
          <w:fldChar w:fldCharType="begin"/>
        </w:r>
        <w:r>
          <w:instrText xml:space="preserve"> REF _Ref391112101 \h </w:instrText>
        </w:r>
      </w:ins>
      <w:r>
        <w:fldChar w:fldCharType="separate"/>
      </w:r>
      <w:ins w:id="434" w:author="Cristiano Cesario" w:date="2014-06-23T11:21:00Z">
        <w:r w:rsidR="00C56A5A">
          <w:t xml:space="preserve">Fig. </w:t>
        </w:r>
        <w:r w:rsidR="00C56A5A">
          <w:rPr>
            <w:noProof/>
          </w:rPr>
          <w:t>5</w:t>
        </w:r>
      </w:ins>
      <w:ins w:id="435" w:author="Cristiano Cesario" w:date="2014-06-21T11:06:00Z">
        <w:r>
          <w:fldChar w:fldCharType="end"/>
        </w:r>
      </w:ins>
      <w:ins w:id="436" w:author="Cristiano Cesario" w:date="2014-06-21T09:53:00Z">
        <w:r w:rsidR="00A122FD">
          <w:fldChar w:fldCharType="begin"/>
        </w:r>
        <w:r w:rsidR="00A122FD">
          <w:instrText xml:space="preserve"> REF _Ref384929169 \h </w:instrText>
        </w:r>
      </w:ins>
      <w:ins w:id="437" w:author="Cristiano Cesario" w:date="2014-06-21T09:53:00Z">
        <w:r w:rsidR="00A122FD">
          <w:fldChar w:fldCharType="end"/>
        </w:r>
        <w:r w:rsidR="00A122FD">
          <w:t xml:space="preserve">, where each node represents a known clone of the </w:t>
        </w:r>
      </w:ins>
      <w:ins w:id="438" w:author="Cristiano Cesario" w:date="2014-06-21T11:11:00Z">
        <w:r w:rsidR="00B368CB">
          <w:t>project</w:t>
        </w:r>
      </w:ins>
      <w:ins w:id="439" w:author="Cristiano Cesario" w:date="2014-06-21T09:53:00Z">
        <w:r w:rsidR="00A122FD">
          <w:t xml:space="preserve">. </w:t>
        </w:r>
        <w:commentRangeStart w:id="440"/>
        <w:commentRangeStart w:id="441"/>
        <w:r w:rsidR="00A122FD">
          <w:t xml:space="preserve">The clone from where the topology view was </w:t>
        </w:r>
      </w:ins>
      <w:ins w:id="442" w:author="Cristiano Cesario" w:date="2014-06-21T11:08:00Z">
        <w:r>
          <w:t>requested</w:t>
        </w:r>
      </w:ins>
      <w:ins w:id="443" w:author="Cristiano Cesario" w:date="2014-06-21T09:53:00Z">
        <w:r w:rsidR="00A122FD">
          <w:t xml:space="preserve"> is</w:t>
        </w:r>
        <w:commentRangeEnd w:id="440"/>
        <w:r w:rsidR="00A122FD">
          <w:rPr>
            <w:rStyle w:val="Refdecomentrio"/>
          </w:rPr>
          <w:commentReference w:id="440"/>
        </w:r>
        <w:r w:rsidR="00A122FD">
          <w:t xml:space="preserve"> presented as a blue computer and other clones where DyeVC is running are presented as black computers. </w:t>
        </w:r>
        <w:commentRangeStart w:id="444"/>
        <w:r w:rsidR="00A122FD">
          <w:t>Servers represent central repositories that do not pull from nor push to any other clone</w:t>
        </w:r>
        <w:commentRangeEnd w:id="444"/>
        <w:r w:rsidR="00A122FD">
          <w:rPr>
            <w:rStyle w:val="Refdecomentrio"/>
          </w:rPr>
          <w:commentReference w:id="444"/>
        </w:r>
        <w:r w:rsidR="00A122FD">
          <w:t xml:space="preserve">  or clones where DyeVC is not running. The reason why the representation is the same for both kinds of nodes is that, once that DyeVC is not running at a given clone, our approach cannot infer if this clone pushes to or pulls from anyone. Thus, it will have empty push and pull lists and will be understood as a server. Finally, </w:t>
        </w:r>
        <w:commentRangeStart w:id="445"/>
        <w:r w:rsidR="00A122FD">
          <w:t>green checkmarks represent nodes</w:t>
        </w:r>
        <w:commentRangeEnd w:id="445"/>
        <w:r w:rsidR="00A122FD">
          <w:rPr>
            <w:rStyle w:val="Refdecomentrio"/>
          </w:rPr>
          <w:commentReference w:id="445"/>
        </w:r>
        <w:r w:rsidR="00A122FD">
          <w:t xml:space="preserve"> that were selected to perform any operation, like moving it around the window to get a different visualization.</w:t>
        </w:r>
      </w:ins>
    </w:p>
    <w:commentRangeEnd w:id="441"/>
    <w:p w14:paraId="3CF635E9" w14:textId="77777777" w:rsidR="00A122FD" w:rsidRDefault="00A122FD" w:rsidP="00A122FD">
      <w:pPr>
        <w:pStyle w:val="Text"/>
        <w:rPr>
          <w:ins w:id="446" w:author="Cristiano Cesario" w:date="2014-06-21T14:41:00Z"/>
          <w:lang w:eastAsia="pt-BR"/>
        </w:rPr>
      </w:pPr>
      <w:ins w:id="447" w:author="Cristiano Cesario" w:date="2014-06-21T09:53:00Z">
        <w:r>
          <w:rPr>
            <w:rStyle w:val="Refdecomentrio"/>
          </w:rPr>
          <w:commentReference w:id="441"/>
        </w:r>
        <w:r>
          <w:rPr>
            <w:lang w:eastAsia="pt-BR"/>
          </w:rPr>
          <w:t xml:space="preserve">Each edge in the graph represents a relationship between two repositories. Edges </w:t>
        </w:r>
        <w:r w:rsidRPr="002C3EFC">
          <w:t>with</w:t>
        </w:r>
        <w:r>
          <w:rPr>
            <w:lang w:eastAsia="pt-BR"/>
          </w:rPr>
          <w: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green, otherwise it is red.</w:t>
        </w:r>
      </w:ins>
    </w:p>
    <w:p w14:paraId="730303D9" w14:textId="77777777" w:rsidR="00DB5192" w:rsidRDefault="00DB5192" w:rsidP="00DB5192">
      <w:pPr>
        <w:pStyle w:val="Ttulo3"/>
        <w:rPr>
          <w:ins w:id="448" w:author="Cristiano Cesario" w:date="2014-06-21T14:41:00Z"/>
        </w:rPr>
      </w:pPr>
      <w:bookmarkStart w:id="449" w:name="_Ref391295186"/>
      <w:ins w:id="450" w:author="Cristiano Cesario" w:date="2014-06-21T14:41:00Z">
        <w:r>
          <w:t>Level 3: Tracked branches</w:t>
        </w:r>
        <w:bookmarkEnd w:id="449"/>
      </w:ins>
    </w:p>
    <w:p w14:paraId="55B7840E" w14:textId="2CDCFE43" w:rsidR="00DB5192" w:rsidRDefault="00DB5192" w:rsidP="00DB5192">
      <w:pPr>
        <w:pStyle w:val="Text"/>
        <w:rPr>
          <w:ins w:id="451" w:author="Cristiano Cesario" w:date="2014-06-21T14:41:00Z"/>
        </w:rPr>
      </w:pPr>
      <w:ins w:id="452" w:author="Cristiano Cesario" w:date="2014-06-21T14:41:00Z">
        <w:r>
          <w:t xml:space="preserve">To answer question Q3 from Section </w:t>
        </w:r>
        <w:r>
          <w:fldChar w:fldCharType="begin"/>
        </w:r>
        <w:r>
          <w:instrText xml:space="preserve"> REF _Ref391111912 \w \h </w:instrText>
        </w:r>
      </w:ins>
      <w:ins w:id="453" w:author="Cristiano Cesario" w:date="2014-06-21T14:41:00Z">
        <w:r>
          <w:fldChar w:fldCharType="separate"/>
        </w:r>
      </w:ins>
      <w:ins w:id="454" w:author="Cristiano Cesario" w:date="2014-06-23T11:21:00Z">
        <w:r w:rsidR="00C56A5A">
          <w:t>I</w:t>
        </w:r>
      </w:ins>
      <w:ins w:id="455" w:author="Cristiano Cesario" w:date="2014-06-21T14:41:00Z">
        <w:r>
          <w:fldChar w:fldCharType="end"/>
        </w:r>
        <w:r>
          <w:t xml:space="preserve">, our approach’s main screen (see </w:t>
        </w:r>
        <w:r>
          <w:fldChar w:fldCharType="begin"/>
        </w:r>
        <w:r>
          <w:instrText xml:space="preserve"> REF _Ref391124095 \h </w:instrText>
        </w:r>
      </w:ins>
      <w:ins w:id="456" w:author="Cristiano Cesario" w:date="2014-06-21T14:41:00Z">
        <w:r>
          <w:fldChar w:fldCharType="separate"/>
        </w:r>
      </w:ins>
      <w:ins w:id="457" w:author="Cristiano Cesario" w:date="2014-06-23T11:21:00Z">
        <w:r w:rsidR="00C56A5A">
          <w:t xml:space="preserve">Fig. </w:t>
        </w:r>
        <w:r w:rsidR="00C56A5A">
          <w:rPr>
            <w:noProof/>
          </w:rPr>
          <w:t>6</w:t>
        </w:r>
      </w:ins>
      <w:ins w:id="458" w:author="Cristiano Cesario" w:date="2014-06-21T14:41:00Z">
        <w:r>
          <w:fldChar w:fldCharType="end"/>
        </w:r>
        <w:r>
          <w:t>) shows Level 3 information, allowing one to depict the status of each tracked branch between registered reposito</w:t>
        </w:r>
        <w:r w:rsidR="00646B3B">
          <w:t>ries and their p</w:t>
        </w:r>
      </w:ins>
      <w:ins w:id="459" w:author="Cristiano Cesario" w:date="2014-06-27T14:57:00Z">
        <w:r w:rsidR="004967F4">
          <w:t>ee</w:t>
        </w:r>
      </w:ins>
      <w:ins w:id="460" w:author="Cristiano Cesario" w:date="2014-06-21T14:41:00Z">
        <w:r w:rsidR="00646B3B">
          <w:t>rs. This</w:t>
        </w:r>
        <w:r>
          <w:t xml:space="preserve"> information is complemented with that of Level 4, shown in next section.</w:t>
        </w:r>
      </w:ins>
    </w:p>
    <w:p w14:paraId="4DC001AC" w14:textId="4ADB24E8" w:rsidR="00DB5192" w:rsidRPr="002246F6" w:rsidRDefault="00DB5192" w:rsidP="00DB5192">
      <w:pPr>
        <w:pStyle w:val="Text"/>
        <w:rPr>
          <w:ins w:id="461" w:author="Cristiano Cesario" w:date="2014-06-21T14:43:00Z"/>
        </w:rPr>
      </w:pPr>
      <w:ins w:id="462" w:author="Cristiano Cesario" w:date="2014-06-21T14:43:00Z">
        <w:r w:rsidRPr="00DD5572">
          <w:t xml:space="preserve">The </w:t>
        </w:r>
        <w:r>
          <w:t xml:space="preserve">status </w:t>
        </w:r>
        <w:r w:rsidRPr="002246F6">
          <w:t>evaluation considers the existing commits in each repository</w:t>
        </w:r>
        <w:r>
          <w:t xml:space="preserve"> </w:t>
        </w:r>
        <w:r w:rsidRPr="002246F6">
          <w:t>individually.</w:t>
        </w:r>
        <w:r>
          <w:t xml:space="preserve"> </w:t>
        </w:r>
        <w:r>
          <w:fldChar w:fldCharType="begin"/>
        </w:r>
        <w:r>
          <w:instrText xml:space="preserve"> REF _Ref391124271 \h </w:instrText>
        </w:r>
      </w:ins>
      <w:ins w:id="463" w:author="Cristiano Cesario" w:date="2014-06-21T14:43:00Z">
        <w:r>
          <w:fldChar w:fldCharType="separate"/>
        </w:r>
      </w:ins>
      <w:ins w:id="464" w:author="Cristiano Cesario" w:date="2014-06-23T11:21:00Z">
        <w:r w:rsidR="00C56A5A">
          <w:t xml:space="preserve">Table </w:t>
        </w:r>
        <w:r w:rsidR="00C56A5A">
          <w:rPr>
            <w:noProof/>
          </w:rPr>
          <w:t>I</w:t>
        </w:r>
      </w:ins>
      <w:ins w:id="465" w:author="Cristiano Cesario" w:date="2014-06-21T14:43:00Z">
        <w:r>
          <w:fldChar w:fldCharType="end"/>
        </w:r>
        <w:del w:id="466" w:author="Cristiano Cesario" w:date="2014-06-21T14:28:00Z">
          <w:r w:rsidRPr="002246F6" w:rsidDel="002C07F0">
            <w:delText xml:space="preserve"> </w:delText>
          </w:r>
        </w:del>
        <w:r>
          <w:t xml:space="preserve"> shows the possible stat</w:t>
        </w:r>
      </w:ins>
      <w:ins w:id="467" w:author="Cristiano Cesario" w:date="2014-06-21T15:14:00Z">
        <w:r w:rsidR="00E00A87">
          <w:t>e</w:t>
        </w:r>
      </w:ins>
      <w:ins w:id="468" w:author="Cristiano Cesario" w:date="2014-06-21T14:43:00Z">
        <w:r>
          <w:t>s presented by DyeVC.</w:t>
        </w:r>
        <w:del w:id="469" w:author="Cristiano Cesario" w:date="2014-06-21T14:29:00Z">
          <w:r w:rsidRPr="002246F6" w:rsidDel="002C07F0">
            <w:delText xml:space="preserve">Each commit </w:delText>
          </w:r>
          <w:r w:rsidDel="002C07F0">
            <w:delText>implies</w:delText>
          </w:r>
          <w:r w:rsidRPr="002246F6" w:rsidDel="002C07F0">
            <w:delText xml:space="preserve"> a group of changes in various artifacts and is uniquely identified in the repository. Moreover,</w:delText>
          </w:r>
        </w:del>
        <w:r w:rsidRPr="002246F6">
          <w:t xml:space="preserve"> </w:t>
        </w:r>
        <w:r>
          <w:t>D</w:t>
        </w:r>
        <w:del w:id="470" w:author="Cristiano Cesario" w:date="2014-06-21T14:29:00Z">
          <w:r w:rsidRPr="002246F6" w:rsidDel="002C07F0">
            <w:delText>d</w:delText>
          </w:r>
        </w:del>
        <w:r w:rsidRPr="002246F6">
          <w:t xml:space="preserve">ue to the nature of DVCS, </w:t>
        </w:r>
        <w:del w:id="471" w:author="Cristiano Cesario" w:date="2014-06-21T14:32:00Z">
          <w:r w:rsidRPr="002246F6" w:rsidDel="002C07F0">
            <w:delText xml:space="preserve">where </w:delText>
          </w:r>
        </w:del>
        <w:r w:rsidRPr="002246F6">
          <w:t>old data is never deleted and commits are cumulative</w:t>
        </w:r>
      </w:ins>
      <w:ins w:id="472" w:author="Cristiano Cesario" w:date="2014-06-23T11:39:00Z">
        <w:r w:rsidR="00646B3B">
          <w:t>.</w:t>
        </w:r>
      </w:ins>
      <w:ins w:id="473" w:author="Cristiano Cesario" w:date="2014-06-21T14:43:00Z">
        <w:r>
          <w:t xml:space="preserve"> Thus,</w:t>
        </w:r>
        <w:del w:id="474" w:author="Cristiano Cesario" w:date="2014-06-21T14:32:00Z">
          <w:r w:rsidRPr="002246F6" w:rsidDel="002C07F0">
            <w:delText>,</w:delText>
          </w:r>
        </w:del>
        <w:r w:rsidRPr="002246F6">
          <w:t xml:space="preserve"> if a commit N is created over a commit N – 1, the existence of commit N in a given repository implies that commit N – 1 also exists in the repository. </w:t>
        </w:r>
        <w:del w:id="475" w:author="Cristiano Cesario" w:date="2014-06-21T14:32:00Z">
          <w:r w:rsidRPr="002246F6" w:rsidDel="002C07F0">
            <w:delText>Thus</w:delText>
          </w:r>
        </w:del>
        <w:r>
          <w:t>With that said</w:t>
        </w:r>
        <w:r w:rsidRPr="002246F6">
          <w:t xml:space="preserve">, by </w:t>
        </w:r>
        <w:r>
          <w:t>checking</w:t>
        </w:r>
        <w:r w:rsidRPr="002246F6">
          <w:t xml:space="preserve"> the existence of commits in the local repository not yet replicated to the remote repository, and vice-versa, it is possible to come </w:t>
        </w:r>
        <w:r>
          <w:t>up with</w:t>
        </w:r>
        <w:r w:rsidRPr="002246F6">
          <w:t xml:space="preserve"> one of the situations presented in </w:t>
        </w:r>
        <w:r w:rsidRPr="002246F6">
          <w:fldChar w:fldCharType="begin"/>
        </w:r>
        <w:r w:rsidRPr="002246F6">
          <w:instrText xml:space="preserve"> REF _Ref381296696 \h </w:instrText>
        </w:r>
        <w:r>
          <w:instrText xml:space="preserve"> \* MERGEFORMAT </w:instrText>
        </w:r>
      </w:ins>
      <w:ins w:id="476" w:author="Cristiano Cesario" w:date="2014-06-21T14:43:00Z">
        <w:r w:rsidRPr="002246F6">
          <w:fldChar w:fldCharType="separate"/>
        </w:r>
      </w:ins>
      <w:ins w:id="477" w:author="Cristiano Cesario" w:date="2014-06-23T11:21:00Z">
        <w:r w:rsidR="00C56A5A">
          <w:t>Table II</w:t>
        </w:r>
      </w:ins>
      <w:ins w:id="478" w:author="Cristiano Cesario" w:date="2014-06-21T14:43:00Z">
        <w:r w:rsidRPr="002246F6">
          <w:fldChar w:fldCharType="end"/>
        </w:r>
        <w:r w:rsidRPr="002246F6">
          <w:t>.</w:t>
        </w:r>
      </w:ins>
    </w:p>
    <w:p w14:paraId="3FA35BFD" w14:textId="77777777" w:rsidR="00A122FD" w:rsidRDefault="00A122FD">
      <w:pPr>
        <w:pStyle w:val="PrimeiroPargrafo"/>
        <w:tabs>
          <w:tab w:val="clear" w:pos="720"/>
        </w:tabs>
        <w:jc w:val="center"/>
        <w:rPr>
          <w:ins w:id="479" w:author="Cristiano Cesario" w:date="2014-06-21T09:53:00Z"/>
        </w:rPr>
        <w:pPrChange w:id="480" w:author="Cristiano Cesario" w:date="2014-06-21T11:11:00Z">
          <w:pPr>
            <w:pStyle w:val="Text"/>
          </w:pPr>
        </w:pPrChange>
      </w:pPr>
      <w:ins w:id="481" w:author="Cristiano Cesario" w:date="2014-06-21T09:53:00Z">
        <w:r w:rsidRPr="005C05E4">
          <w:rPr>
            <w:noProof/>
          </w:rPr>
          <w:lastRenderedPageBreak/>
          <mc:AlternateContent>
            <mc:Choice Requires="wps">
              <w:drawing>
                <wp:inline distT="0" distB="0" distL="0" distR="0" wp14:anchorId="794EE054" wp14:editId="1DA9162F">
                  <wp:extent cx="3054350" cy="2416628"/>
                  <wp:effectExtent l="0" t="0" r="12700" b="22225"/>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416628"/>
                          </a:xfrm>
                          <a:prstGeom prst="rect">
                            <a:avLst/>
                          </a:prstGeom>
                          <a:solidFill>
                            <a:srgbClr val="FFFFFF"/>
                          </a:solidFill>
                          <a:ln w="9525">
                            <a:solidFill>
                              <a:srgbClr val="000000"/>
                            </a:solidFill>
                            <a:miter lim="800000"/>
                            <a:headEnd/>
                            <a:tailEnd/>
                          </a:ln>
                        </wps:spPr>
                        <wps:txbx>
                          <w:txbxContent>
                            <w:p w14:paraId="6E6DCDB1" w14:textId="77777777" w:rsidR="00C62924" w:rsidRPr="001A05CD" w:rsidRDefault="00C62924">
                              <w:pPr>
                                <w:jc w:val="center"/>
                                <w:rPr>
                                  <w:lang w:val="pt-BR"/>
                                </w:rPr>
                                <w:pPrChange w:id="482" w:author="Cristiano Cesario" w:date="2014-06-21T11:10:00Z">
                                  <w:pPr/>
                                </w:pPrChange>
                              </w:pPr>
                              <w:r>
                                <w:rPr>
                                  <w:noProof/>
                                  <w:lang w:val="pt-BR" w:eastAsia="pt-BR"/>
                                </w:rPr>
                                <w:drawing>
                                  <wp:inline distT="0" distB="0" distL="0" distR="0" wp14:anchorId="0D145371" wp14:editId="1B4EBBBE">
                                    <wp:extent cx="2903517" cy="2345605"/>
                                    <wp:effectExtent l="0" t="0" r="0" b="0"/>
                                    <wp:docPr id="2130" name="Imagem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00" r="6224" b="20481"/>
                                            <a:stretch/>
                                          </pic:blipFill>
                                          <pic:spPr bwMode="auto">
                                            <a:xfrm>
                                              <a:off x="0" y="0"/>
                                              <a:ext cx="2924032" cy="23621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94EE054" id="_x0000_s1031" type="#_x0000_t202" style="width:240.5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">
                  <v:textbox>
                    <w:txbxContent>
                      <w:p w14:paraId="6E6DCDB1" w14:textId="77777777" w:rsidR="00C62924" w:rsidRPr="001A05CD" w:rsidRDefault="00C62924">
                        <w:pPr>
                          <w:jc w:val="center"/>
                          <w:rPr>
                            <w:lang w:val="pt-BR"/>
                          </w:rPr>
                          <w:pPrChange w:id="483" w:author="Cristiano Cesario" w:date="2014-06-21T11:10:00Z">
                            <w:pPr/>
                          </w:pPrChange>
                        </w:pPr>
                        <w:r>
                          <w:rPr>
                            <w:noProof/>
                            <w:lang w:val="pt-BR" w:eastAsia="pt-BR"/>
                          </w:rPr>
                          <w:drawing>
                            <wp:inline distT="0" distB="0" distL="0" distR="0" wp14:anchorId="0D145371" wp14:editId="1B4EBBBE">
                              <wp:extent cx="2903517" cy="2345605"/>
                              <wp:effectExtent l="0" t="0" r="0" b="0"/>
                              <wp:docPr id="2130" name="Imagem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00" r="6224" b="20481"/>
                                      <a:stretch/>
                                    </pic:blipFill>
                                    <pic:spPr bwMode="auto">
                                      <a:xfrm>
                                        <a:off x="0" y="0"/>
                                        <a:ext cx="2924032" cy="2362178"/>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ins>
    </w:p>
    <w:p w14:paraId="790CC0D7" w14:textId="01A4DCD8" w:rsidR="00A122FD" w:rsidRDefault="00A122FD" w:rsidP="00A122FD">
      <w:pPr>
        <w:pStyle w:val="Legenda"/>
        <w:rPr>
          <w:ins w:id="484" w:author="Cristiano Cesario" w:date="2014-06-21T11:50:00Z"/>
        </w:rPr>
      </w:pPr>
      <w:bookmarkStart w:id="485" w:name="_Ref391112101"/>
      <w:ins w:id="486" w:author="Cristiano Cesario" w:date="2014-06-21T09:53:00Z">
        <w:r>
          <w:t xml:space="preserve">Fig. </w:t>
        </w:r>
        <w:r>
          <w:fldChar w:fldCharType="begin"/>
        </w:r>
        <w:r>
          <w:instrText xml:space="preserve"> SEQ Fig. \* ARABIC </w:instrText>
        </w:r>
        <w:r>
          <w:fldChar w:fldCharType="separate"/>
        </w:r>
      </w:ins>
      <w:ins w:id="487" w:author="Cristiano Cesario" w:date="2014-06-23T11:21:00Z">
        <w:r w:rsidR="00C56A5A">
          <w:rPr>
            <w:noProof/>
          </w:rPr>
          <w:t>5</w:t>
        </w:r>
      </w:ins>
      <w:ins w:id="488" w:author="Cristiano Cesario" w:date="2014-06-21T09:53:00Z">
        <w:r>
          <w:rPr>
            <w:noProof/>
          </w:rPr>
          <w:fldChar w:fldCharType="end"/>
        </w:r>
        <w:bookmarkEnd w:id="485"/>
        <w:r>
          <w:t xml:space="preserve">. Topology view for a given </w:t>
        </w:r>
      </w:ins>
      <w:ins w:id="489" w:author="Cristiano Cesario" w:date="2014-06-21T11:11:00Z">
        <w:r w:rsidR="00B368CB">
          <w:t>project</w:t>
        </w:r>
      </w:ins>
    </w:p>
    <w:p w14:paraId="5199D429" w14:textId="77777777" w:rsidR="00565C1C" w:rsidRDefault="00565C1C" w:rsidP="00565C1C">
      <w:pPr>
        <w:pStyle w:val="PrimeiroPargrafo"/>
        <w:jc w:val="center"/>
        <w:rPr>
          <w:ins w:id="490" w:author="Cristiano Cesario" w:date="2014-06-21T12:01:00Z"/>
        </w:rPr>
      </w:pPr>
      <w:ins w:id="491" w:author="Cristiano Cesario" w:date="2014-06-21T12:01:00Z">
        <w:r w:rsidRPr="00883927">
          <w:rPr>
            <w:noProof/>
          </w:rPr>
          <mc:AlternateContent>
            <mc:Choice Requires="wps">
              <w:drawing>
                <wp:inline distT="0" distB="0" distL="0" distR="0" wp14:anchorId="6723D809" wp14:editId="6523BF30">
                  <wp:extent cx="3174520" cy="2648310"/>
                  <wp:effectExtent l="0" t="0" r="26035" b="19050"/>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7B7D59A4" w14:textId="77777777" w:rsidR="00C62924" w:rsidRPr="00883927" w:rsidRDefault="00C62924" w:rsidP="00565C1C">
                              <w:pPr>
                                <w:jc w:val="center"/>
                                <w:rPr>
                                  <w:lang w:val="pt-BR"/>
                                </w:rPr>
                              </w:pPr>
                              <w:r>
                                <w:rPr>
                                  <w:noProof/>
                                  <w:lang w:val="pt-BR" w:eastAsia="pt-BR"/>
                                </w:rPr>
                                <w:drawing>
                                  <wp:inline distT="0" distB="0" distL="0" distR="0" wp14:anchorId="6F5EF975" wp14:editId="2994EECC">
                                    <wp:extent cx="2950234" cy="2528772"/>
                                    <wp:effectExtent l="0" t="0" r="2540" b="5080"/>
                                    <wp:docPr id="2131" name="Imagem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23D809" id="_x0000_s1032"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">
                  <v:textbox>
                    <w:txbxContent>
                      <w:p w14:paraId="7B7D59A4" w14:textId="77777777" w:rsidR="00C62924" w:rsidRPr="00883927" w:rsidRDefault="00C62924" w:rsidP="00565C1C">
                        <w:pPr>
                          <w:jc w:val="center"/>
                          <w:rPr>
                            <w:lang w:val="pt-BR"/>
                          </w:rPr>
                        </w:pPr>
                        <w:r>
                          <w:rPr>
                            <w:noProof/>
                            <w:lang w:val="pt-BR" w:eastAsia="pt-BR"/>
                          </w:rPr>
                          <w:drawing>
                            <wp:inline distT="0" distB="0" distL="0" distR="0" wp14:anchorId="6F5EF975" wp14:editId="2994EECC">
                              <wp:extent cx="2950234" cy="2528772"/>
                              <wp:effectExtent l="0" t="0" r="2540" b="5080"/>
                              <wp:docPr id="2131" name="Imagem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ins>
    </w:p>
    <w:p w14:paraId="14283FCA" w14:textId="77777777" w:rsidR="00565C1C" w:rsidRDefault="00565C1C" w:rsidP="00565C1C">
      <w:pPr>
        <w:pStyle w:val="Legenda"/>
        <w:rPr>
          <w:ins w:id="492" w:author="Cristiano Cesario" w:date="2014-06-21T14:42:00Z"/>
        </w:rPr>
      </w:pPr>
      <w:bookmarkStart w:id="493" w:name="_Ref391124095"/>
      <w:ins w:id="494" w:author="Cristiano Cesario" w:date="2014-06-21T12:01:00Z">
        <w:r>
          <w:t xml:space="preserve">Fig. </w:t>
        </w:r>
        <w:r>
          <w:fldChar w:fldCharType="begin"/>
        </w:r>
        <w:r>
          <w:instrText xml:space="preserve"> SEQ Fig. \* ARABIC </w:instrText>
        </w:r>
        <w:r>
          <w:fldChar w:fldCharType="separate"/>
        </w:r>
      </w:ins>
      <w:ins w:id="495" w:author="Cristiano Cesario" w:date="2014-06-23T11:21:00Z">
        <w:r w:rsidR="00C56A5A">
          <w:rPr>
            <w:noProof/>
          </w:rPr>
          <w:t>6</w:t>
        </w:r>
      </w:ins>
      <w:ins w:id="496" w:author="Cristiano Cesario" w:date="2014-06-21T12:01:00Z">
        <w:r>
          <w:rPr>
            <w:noProof/>
          </w:rPr>
          <w:fldChar w:fldCharType="end"/>
        </w:r>
        <w:bookmarkEnd w:id="493"/>
        <w:r>
          <w:t>.</w:t>
        </w:r>
        <w:r w:rsidRPr="0037160C">
          <w:t xml:space="preserve"> DyeVC Main Screen </w:t>
        </w:r>
      </w:ins>
    </w:p>
    <w:p w14:paraId="63B52B67" w14:textId="5085FFB2" w:rsidR="002C07F0" w:rsidRPr="002246F6" w:rsidDel="00DB5192" w:rsidRDefault="002C07F0" w:rsidP="002C07F0">
      <w:pPr>
        <w:pStyle w:val="Text"/>
        <w:rPr>
          <w:del w:id="497" w:author="Cristiano Cesario" w:date="2014-06-21T14:43:00Z"/>
        </w:rPr>
      </w:pPr>
      <w:moveToRangeStart w:id="498" w:author="Cristiano Cesario" w:date="2014-06-21T14:27:00Z" w:name="move391124153"/>
      <w:moveTo w:id="499" w:author="Cristiano Cesario" w:date="2014-06-21T14:27:00Z">
        <w:del w:id="500" w:author="Cristiano Cesario" w:date="2014-06-21T14:43:00Z">
          <w:r w:rsidRPr="00DD5572" w:rsidDel="00DB5192">
            <w:delText xml:space="preserve">The </w:delText>
          </w:r>
          <w:r w:rsidDel="00DB5192">
            <w:delText xml:space="preserve">status </w:delText>
          </w:r>
          <w:r w:rsidRPr="002246F6" w:rsidDel="00DB5192">
            <w:delText>evaluation considers the existing commits in each repository</w:delText>
          </w:r>
          <w:r w:rsidDel="00DB5192">
            <w:delText xml:space="preserve"> </w:delText>
          </w:r>
          <w:r w:rsidRPr="002246F6" w:rsidDel="00DB5192">
            <w:delText>individually.</w:delText>
          </w:r>
        </w:del>
        <w:del w:id="501" w:author="Cristiano Cesario" w:date="2014-06-21T14:28:00Z">
          <w:r w:rsidRPr="002246F6" w:rsidDel="002C07F0">
            <w:delText xml:space="preserve"> </w:delText>
          </w:r>
        </w:del>
        <w:del w:id="502" w:author="Cristiano Cesario" w:date="2014-06-21T14:29:00Z">
          <w:r w:rsidRPr="002246F6" w:rsidDel="002C07F0">
            <w:delText xml:space="preserve">Each commit </w:delText>
          </w:r>
          <w:r w:rsidDel="002C07F0">
            <w:delText>implies</w:delText>
          </w:r>
          <w:r w:rsidRPr="002246F6" w:rsidDel="002C07F0">
            <w:delText xml:space="preserve"> a group of changes in various artifacts and is uniquely identified in the repository. Moreover,</w:delText>
          </w:r>
        </w:del>
        <w:del w:id="503" w:author="Cristiano Cesario" w:date="2014-06-21T14:43:00Z">
          <w:r w:rsidRPr="002246F6" w:rsidDel="00DB5192">
            <w:delText xml:space="preserve"> </w:delText>
          </w:r>
        </w:del>
        <w:del w:id="504" w:author="Cristiano Cesario" w:date="2014-06-21T14:29:00Z">
          <w:r w:rsidRPr="002246F6" w:rsidDel="002C07F0">
            <w:delText>d</w:delText>
          </w:r>
        </w:del>
        <w:del w:id="505" w:author="Cristiano Cesario" w:date="2014-06-21T14:43:00Z">
          <w:r w:rsidRPr="002246F6" w:rsidDel="00DB5192">
            <w:delText xml:space="preserve">ue to the nature of DVCS, </w:delText>
          </w:r>
        </w:del>
        <w:del w:id="506" w:author="Cristiano Cesario" w:date="2014-06-21T14:32:00Z">
          <w:r w:rsidRPr="002246F6" w:rsidDel="002C07F0">
            <w:delText xml:space="preserve">where </w:delText>
          </w:r>
        </w:del>
        <w:del w:id="507" w:author="Cristiano Cesario" w:date="2014-06-21T14:43:00Z">
          <w:r w:rsidRPr="002246F6" w:rsidDel="00DB5192">
            <w:delText>old data is never deleted and commits are cumulative</w:delText>
          </w:r>
        </w:del>
        <w:del w:id="508" w:author="Cristiano Cesario" w:date="2014-06-21T14:32:00Z">
          <w:r w:rsidRPr="002246F6" w:rsidDel="002C07F0">
            <w:delText>,</w:delText>
          </w:r>
        </w:del>
        <w:del w:id="509" w:author="Cristiano Cesario" w:date="2014-06-21T14:43:00Z">
          <w:r w:rsidRPr="002246F6" w:rsidDel="00DB5192">
            <w:delText xml:space="preserve"> if a commit N is created over a commit N – 1, the existence of commit N in a given repository implies that commit N – 1 also exists in the repository. </w:delText>
          </w:r>
        </w:del>
        <w:del w:id="510" w:author="Cristiano Cesario" w:date="2014-06-21T14:32:00Z">
          <w:r w:rsidRPr="002246F6" w:rsidDel="002C07F0">
            <w:delText>Thus</w:delText>
          </w:r>
        </w:del>
        <w:del w:id="511" w:author="Cristiano Cesario" w:date="2014-06-21T14:43:00Z">
          <w:r w:rsidRPr="002246F6" w:rsidDel="00DB5192">
            <w:delText xml:space="preserve">, by </w:delText>
          </w:r>
          <w:r w:rsidDel="00DB5192">
            <w:delText>checking</w:delText>
          </w:r>
          <w:r w:rsidRPr="002246F6" w:rsidDel="00DB5192">
            <w:delText xml:space="preserve"> the existence of commits in the local repository not yet replicated to the remote repository, and vice-versa, it is possible to come </w:delText>
          </w:r>
          <w:r w:rsidDel="00DB5192">
            <w:delText>up with</w:delText>
          </w:r>
          <w:r w:rsidRPr="002246F6" w:rsidDel="00DB5192">
            <w:delText xml:space="preserve"> one of the situations presented in </w:delText>
          </w:r>
          <w:r w:rsidRPr="002246F6" w:rsidDel="00DB5192">
            <w:fldChar w:fldCharType="begin"/>
          </w:r>
          <w:r w:rsidRPr="002246F6" w:rsidDel="00DB5192">
            <w:delInstrText xml:space="preserve"> REF _Ref381296696 \h </w:delInstrText>
          </w:r>
          <w:r w:rsidDel="00DB5192">
            <w:delInstrText xml:space="preserve"> \* MERGEFORMAT </w:delInstrText>
          </w:r>
        </w:del>
      </w:moveTo>
      <w:del w:id="512" w:author="Cristiano Cesario" w:date="2014-06-21T14:43:00Z"/>
      <w:moveTo w:id="513" w:author="Cristiano Cesario" w:date="2014-06-21T14:27:00Z">
        <w:del w:id="514" w:author="Cristiano Cesario" w:date="2014-06-21T14:43:00Z">
          <w:r w:rsidRPr="002246F6" w:rsidDel="00DB5192">
            <w:fldChar w:fldCharType="separate"/>
          </w:r>
          <w:r w:rsidDel="00DB5192">
            <w:delText>Table II</w:delText>
          </w:r>
          <w:r w:rsidRPr="002246F6" w:rsidDel="00DB5192">
            <w:fldChar w:fldCharType="end"/>
          </w:r>
          <w:r w:rsidRPr="002246F6" w:rsidDel="00DB5192">
            <w:delText>.</w:delText>
          </w:r>
        </w:del>
      </w:moveTo>
    </w:p>
    <w:p w14:paraId="0124EB17" w14:textId="7F8B6A31" w:rsidR="00BC3CDC" w:rsidRPr="00FB6D07" w:rsidDel="001C3703" w:rsidRDefault="00BC3CDC" w:rsidP="00A24CED">
      <w:pPr>
        <w:pStyle w:val="Text"/>
      </w:pPr>
      <w:moveFromRangeStart w:id="515" w:author="Cristiano Cesario" w:date="2014-06-21T09:33:00Z" w:name="move391106563"/>
      <w:moveToRangeEnd w:id="498"/>
      <w:commentRangeStart w:id="516"/>
      <w:moveFrom w:id="517" w:author="Cristiano Cesario" w:date="2014-06-21T09:33:00Z">
        <w:r w:rsidDel="001C3703">
          <w:t xml:space="preserve">The levels of detail defined in DyeVC </w:t>
        </w:r>
        <w:r w:rsidR="00F50C49" w:rsidDel="001C3703">
          <w:t>include</w:t>
        </w:r>
        <w:r w:rsidDel="001C3703">
          <w:t xml:space="preserve"> </w:t>
        </w:r>
        <w:r w:rsidR="00446744" w:rsidRPr="00FB6D07" w:rsidDel="001C3703">
          <w:t xml:space="preserve">presenting </w:t>
        </w:r>
        <w:r w:rsidR="00446744" w:rsidDel="001C3703">
          <w:t>the status of a given repository</w:t>
        </w:r>
        <w:r w:rsidR="00446744" w:rsidRPr="00FB6D07" w:rsidDel="001C3703">
          <w:t xml:space="preserve"> against its partners </w:t>
        </w:r>
        <w:r w:rsidR="00446744" w:rsidDel="001C3703">
          <w:t>(Level 1)</w:t>
        </w:r>
        <w:r w:rsidR="001A05CD" w:rsidDel="001C3703">
          <w:t>;</w:t>
        </w:r>
        <w:r w:rsidRPr="00FB6D07" w:rsidDel="001C3703">
          <w:t xml:space="preserve"> </w:t>
        </w:r>
        <w:r w:rsidDel="001C3703">
          <w:t>zooming into</w:t>
        </w:r>
        <w:r w:rsidRPr="00FB6D07" w:rsidDel="001C3703">
          <w:t xml:space="preserve"> the </w:t>
        </w:r>
        <w:r w:rsidDel="001C3703">
          <w:t xml:space="preserve">branches </w:t>
        </w:r>
        <w:r w:rsidR="001A05CD" w:rsidDel="001C3703">
          <w:t xml:space="preserve">of </w:t>
        </w:r>
        <w:r w:rsidDel="001C3703">
          <w:t xml:space="preserve">the repository, </w:t>
        </w:r>
        <w:r w:rsidR="003F39BF" w:rsidDel="001C3703">
          <w:t xml:space="preserve">to see </w:t>
        </w:r>
        <w:r w:rsidDel="001C3703">
          <w:t xml:space="preserve">the status of each local branch that tracks a remote branch (Level 2); and zooming into the </w:t>
        </w:r>
        <w:r w:rsidRPr="00FB6D07" w:rsidDel="001C3703">
          <w:t xml:space="preserve">commits of </w:t>
        </w:r>
        <w:r w:rsidDel="001C3703">
          <w:t>the</w:t>
        </w:r>
        <w:r w:rsidRPr="00FB6D07" w:rsidDel="001C3703">
          <w:t xml:space="preserve"> repository, </w:t>
        </w:r>
        <w:r w:rsidR="003F39BF" w:rsidDel="001C3703">
          <w:t>to see</w:t>
        </w:r>
        <w:r w:rsidR="003F39BF" w:rsidRPr="00FB6D07" w:rsidDel="001C3703">
          <w:t xml:space="preserve"> </w:t>
        </w:r>
        <w:r w:rsidRPr="00FB6D07" w:rsidDel="001C3703">
          <w:t>a visual log</w:t>
        </w:r>
        <w:r w:rsidDel="001C3703">
          <w:t xml:space="preserve"> with information about each commit (Level 3).</w:t>
        </w:r>
        <w:commentRangeEnd w:id="516"/>
        <w:r w:rsidR="003F39BF" w:rsidDel="001C3703">
          <w:rPr>
            <w:rStyle w:val="Refdecomentrio"/>
          </w:rPr>
          <w:commentReference w:id="516"/>
        </w:r>
      </w:moveFrom>
    </w:p>
    <w:moveFromRangeEnd w:id="515"/>
    <w:p w14:paraId="385C1A4A" w14:textId="69EB58EA" w:rsidR="005E775D" w:rsidDel="00DB5192" w:rsidRDefault="005E775D">
      <w:pPr>
        <w:pStyle w:val="Text"/>
        <w:rPr>
          <w:del w:id="518" w:author="Cristiano Cesario" w:date="2014-06-21T14:43:00Z"/>
        </w:rPr>
        <w:pPrChange w:id="519" w:author="Cristiano Cesario" w:date="2014-06-21T11:53:00Z">
          <w:pPr>
            <w:ind w:firstLine="202"/>
            <w:jc w:val="both"/>
          </w:pPr>
        </w:pPrChange>
      </w:pPr>
    </w:p>
    <w:p w14:paraId="427B426A" w14:textId="575D7B9D" w:rsidR="00BC3CDC" w:rsidRDefault="00A61F8E" w:rsidP="005E775D">
      <w:pPr>
        <w:pStyle w:val="TableTitle"/>
      </w:pPr>
      <w:bookmarkStart w:id="520" w:name="_Ref381296255"/>
      <w:bookmarkStart w:id="521" w:name="_Ref391124271"/>
      <w:commentRangeStart w:id="522"/>
      <w:r>
        <w:t xml:space="preserve">Table </w:t>
      </w:r>
      <w:r w:rsidR="00C62924">
        <w:fldChar w:fldCharType="begin"/>
      </w:r>
      <w:r w:rsidR="00C62924">
        <w:instrText xml:space="preserve"> SEQ Table \* ROMAN </w:instrText>
      </w:r>
      <w:r w:rsidR="00C62924">
        <w:fldChar w:fldCharType="separate"/>
      </w:r>
      <w:r w:rsidR="00C56A5A">
        <w:rPr>
          <w:noProof/>
        </w:rPr>
        <w:t>I</w:t>
      </w:r>
      <w:r w:rsidR="00C62924">
        <w:rPr>
          <w:noProof/>
        </w:rPr>
        <w:fldChar w:fldCharType="end"/>
      </w:r>
      <w:bookmarkEnd w:id="520"/>
      <w:commentRangeEnd w:id="522"/>
      <w:r w:rsidR="000C456E">
        <w:rPr>
          <w:rStyle w:val="Refdecomentrio"/>
          <w:smallCaps w:val="0"/>
        </w:rPr>
        <w:commentReference w:id="522"/>
      </w:r>
      <w:bookmarkEnd w:id="521"/>
    </w:p>
    <w:p w14:paraId="401360F4" w14:textId="3096F4B7" w:rsidR="00BC3CDC" w:rsidRPr="00DD5572" w:rsidRDefault="00BC3CDC" w:rsidP="00A61F8E">
      <w:pPr>
        <w:pStyle w:val="TableTitle"/>
      </w:pPr>
      <w:r>
        <w:t>Possible Stat</w:t>
      </w:r>
      <w:ins w:id="523" w:author="Cristiano Cesario" w:date="2014-06-21T14:30:00Z">
        <w:r w:rsidR="002C07F0">
          <w:t>e</w:t>
        </w:r>
      </w:ins>
      <w:ins w:id="524" w:author="Cristiano Cesario" w:date="2014-06-21T15:15:00Z">
        <w:r w:rsidR="00E00A87">
          <w:t>s</w:t>
        </w:r>
      </w:ins>
      <w:del w:id="525" w:author="Cristiano Cesario" w:date="2014-06-21T14:30:00Z">
        <w:r w:rsidDel="002C07F0">
          <w:delText>us</w:delText>
        </w:r>
      </w:del>
      <w:r>
        <w:t xml:space="preserve"> o</w:t>
      </w:r>
      <w:r w:rsidR="00A61F8E">
        <w:t>f a Repository</w:t>
      </w:r>
    </w:p>
    <w:tbl>
      <w:tblPr>
        <w:tblW w:w="4962" w:type="dxa"/>
        <w:tblInd w:w="108" w:type="dxa"/>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675"/>
        <w:gridCol w:w="4287"/>
      </w:tblGrid>
      <w:tr w:rsidR="00BC3CDC" w:rsidRPr="00DD5572" w14:paraId="41C6EC18" w14:textId="77777777" w:rsidTr="0032111C">
        <w:trPr>
          <w:tblHeader/>
        </w:trPr>
        <w:tc>
          <w:tcPr>
            <w:tcW w:w="675" w:type="dxa"/>
          </w:tcPr>
          <w:p w14:paraId="05863AD3" w14:textId="77777777" w:rsidR="00BC3CDC" w:rsidRPr="00BC3CDC" w:rsidRDefault="00BC3CDC" w:rsidP="00BC3CDC">
            <w:pPr>
              <w:rPr>
                <w:sz w:val="16"/>
                <w:szCs w:val="16"/>
              </w:rPr>
            </w:pPr>
            <w:r w:rsidRPr="00BC3CDC">
              <w:rPr>
                <w:sz w:val="16"/>
                <w:szCs w:val="16"/>
              </w:rPr>
              <w:t>Status</w:t>
            </w:r>
          </w:p>
        </w:tc>
        <w:tc>
          <w:tcPr>
            <w:tcW w:w="4287" w:type="dxa"/>
          </w:tcPr>
          <w:p w14:paraId="098B584B" w14:textId="77777777" w:rsidR="00BC3CDC" w:rsidRPr="00BC3CDC" w:rsidRDefault="00BC3CDC" w:rsidP="00BC3CDC">
            <w:pPr>
              <w:rPr>
                <w:sz w:val="16"/>
                <w:szCs w:val="16"/>
              </w:rPr>
            </w:pPr>
            <w:r w:rsidRPr="00BC3CDC">
              <w:rPr>
                <w:sz w:val="16"/>
                <w:szCs w:val="16"/>
              </w:rPr>
              <w:t>Description</w:t>
            </w:r>
          </w:p>
        </w:tc>
      </w:tr>
      <w:tr w:rsidR="00BC3CDC" w:rsidRPr="00DD5572" w14:paraId="15C56857" w14:textId="77777777" w:rsidTr="0032111C">
        <w:tc>
          <w:tcPr>
            <w:tcW w:w="675" w:type="dxa"/>
            <w:vAlign w:val="center"/>
          </w:tcPr>
          <w:p w14:paraId="075C2D10"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5883F01A" wp14:editId="589EFE7E">
                  <wp:extent cx="180975" cy="180975"/>
                  <wp:effectExtent l="0" t="0" r="9525" b="9525"/>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6397834" w14:textId="77777777" w:rsidR="00BC3CDC" w:rsidRPr="00BC3CDC" w:rsidRDefault="00BC3CDC" w:rsidP="00BC3CDC">
            <w:pPr>
              <w:rPr>
                <w:sz w:val="16"/>
                <w:szCs w:val="16"/>
              </w:rPr>
            </w:pPr>
            <w:r w:rsidRPr="00BC3CDC">
              <w:rPr>
                <w:sz w:val="16"/>
                <w:szCs w:val="16"/>
              </w:rPr>
              <w:t>DyeVC has not analyzed the repository yet.</w:t>
            </w:r>
          </w:p>
        </w:tc>
      </w:tr>
      <w:tr w:rsidR="00BC3CDC" w:rsidRPr="00DD5572" w14:paraId="1A5F4328" w14:textId="77777777" w:rsidTr="0032111C">
        <w:tc>
          <w:tcPr>
            <w:tcW w:w="675" w:type="dxa"/>
            <w:vAlign w:val="center"/>
          </w:tcPr>
          <w:p w14:paraId="51409869"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6961AF0" wp14:editId="279449FF">
                  <wp:extent cx="180975" cy="180975"/>
                  <wp:effectExtent l="0" t="0" r="9525" b="9525"/>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623E6F0" w14:textId="211D60CD" w:rsidR="00BC3CDC" w:rsidRPr="00BC3CDC" w:rsidRDefault="00BC3CDC">
            <w:pPr>
              <w:rPr>
                <w:sz w:val="16"/>
                <w:szCs w:val="16"/>
              </w:rPr>
            </w:pPr>
            <w:r w:rsidRPr="00BC3CDC">
              <w:rPr>
                <w:sz w:val="16"/>
                <w:szCs w:val="16"/>
              </w:rPr>
              <w:t>Repository is synchronized with all p</w:t>
            </w:r>
            <w:ins w:id="526" w:author="Cristiano Cesario" w:date="2014-06-27T14:57:00Z">
              <w:r w:rsidR="004967F4">
                <w:rPr>
                  <w:sz w:val="16"/>
                  <w:szCs w:val="16"/>
                </w:rPr>
                <w:t>ee</w:t>
              </w:r>
            </w:ins>
            <w:del w:id="527" w:author="Cristiano Cesario" w:date="2014-06-27T14:57:00Z">
              <w:r w:rsidRPr="00BC3CDC" w:rsidDel="004967F4">
                <w:rPr>
                  <w:sz w:val="16"/>
                  <w:szCs w:val="16"/>
                </w:rPr>
                <w:delText>artne</w:delText>
              </w:r>
            </w:del>
            <w:r w:rsidRPr="00BC3CDC">
              <w:rPr>
                <w:sz w:val="16"/>
                <w:szCs w:val="16"/>
              </w:rPr>
              <w:t>rs.</w:t>
            </w:r>
          </w:p>
        </w:tc>
      </w:tr>
      <w:tr w:rsidR="00BC3CDC" w:rsidRPr="00DD5572" w14:paraId="3828034F" w14:textId="77777777" w:rsidTr="0032111C">
        <w:tc>
          <w:tcPr>
            <w:tcW w:w="675" w:type="dxa"/>
            <w:vAlign w:val="center"/>
          </w:tcPr>
          <w:p w14:paraId="53A01153"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7EE7892F" wp14:editId="1386D034">
                  <wp:extent cx="180975" cy="180975"/>
                  <wp:effectExtent l="0" t="0" r="9525" b="9525"/>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EC5750B" w14:textId="22080825" w:rsidR="00BC3CDC" w:rsidRPr="00BC3CDC" w:rsidRDefault="00BC3CDC">
            <w:pPr>
              <w:rPr>
                <w:sz w:val="16"/>
                <w:szCs w:val="16"/>
              </w:rPr>
            </w:pPr>
            <w:r w:rsidRPr="00BC3CDC">
              <w:rPr>
                <w:sz w:val="16"/>
                <w:szCs w:val="16"/>
              </w:rPr>
              <w:t xml:space="preserve">Repository has changes that were not sent yet to its </w:t>
            </w:r>
            <w:proofErr w:type="gramStart"/>
            <w:r w:rsidRPr="00BC3CDC">
              <w:rPr>
                <w:sz w:val="16"/>
                <w:szCs w:val="16"/>
              </w:rPr>
              <w:t>p</w:t>
            </w:r>
            <w:ins w:id="528" w:author="Cristiano Cesario" w:date="2014-06-27T14:57:00Z">
              <w:r w:rsidR="004967F4">
                <w:rPr>
                  <w:sz w:val="16"/>
                  <w:szCs w:val="16"/>
                </w:rPr>
                <w:t>ee</w:t>
              </w:r>
            </w:ins>
            <w:del w:id="529" w:author="Cristiano Cesario" w:date="2014-06-27T14:57:00Z">
              <w:r w:rsidRPr="00BC3CDC" w:rsidDel="004967F4">
                <w:rPr>
                  <w:sz w:val="16"/>
                  <w:szCs w:val="16"/>
                </w:rPr>
                <w:delText>a</w:delText>
              </w:r>
            </w:del>
            <w:r w:rsidRPr="00BC3CDC">
              <w:rPr>
                <w:sz w:val="16"/>
                <w:szCs w:val="16"/>
              </w:rPr>
              <w:t>r</w:t>
            </w:r>
            <w:del w:id="530" w:author="Cristiano Cesario" w:date="2014-06-27T14:58:00Z">
              <w:r w:rsidRPr="00BC3CDC" w:rsidDel="004967F4">
                <w:rPr>
                  <w:sz w:val="16"/>
                  <w:szCs w:val="16"/>
                </w:rPr>
                <w:delText>tner</w:delText>
              </w:r>
            </w:del>
            <w:r w:rsidRPr="00BC3CDC">
              <w:rPr>
                <w:sz w:val="16"/>
                <w:szCs w:val="16"/>
              </w:rPr>
              <w:t>s</w:t>
            </w:r>
            <w:proofErr w:type="gramEnd"/>
            <w:r w:rsidRPr="00BC3CDC">
              <w:rPr>
                <w:sz w:val="16"/>
                <w:szCs w:val="16"/>
              </w:rPr>
              <w:t xml:space="preserve"> (it is ahead its p</w:t>
            </w:r>
            <w:ins w:id="531" w:author="Cristiano Cesario" w:date="2014-06-27T14:58:00Z">
              <w:r w:rsidR="004967F4">
                <w:rPr>
                  <w:sz w:val="16"/>
                  <w:szCs w:val="16"/>
                </w:rPr>
                <w:t>ee</w:t>
              </w:r>
            </w:ins>
            <w:del w:id="532" w:author="Cristiano Cesario" w:date="2014-06-27T14:58:00Z">
              <w:r w:rsidRPr="00BC3CDC" w:rsidDel="004967F4">
                <w:rPr>
                  <w:sz w:val="16"/>
                  <w:szCs w:val="16"/>
                </w:rPr>
                <w:delText>artne</w:delText>
              </w:r>
            </w:del>
            <w:r w:rsidRPr="00BC3CDC">
              <w:rPr>
                <w:sz w:val="16"/>
                <w:szCs w:val="16"/>
              </w:rPr>
              <w:t>rs).</w:t>
            </w:r>
          </w:p>
        </w:tc>
      </w:tr>
      <w:tr w:rsidR="00BC3CDC" w:rsidRPr="00DD5572" w14:paraId="54D4C69F" w14:textId="77777777" w:rsidTr="0032111C">
        <w:tc>
          <w:tcPr>
            <w:tcW w:w="675" w:type="dxa"/>
            <w:vAlign w:val="center"/>
          </w:tcPr>
          <w:p w14:paraId="7213BF25"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35EE25BF" wp14:editId="0C2AD579">
                  <wp:extent cx="180975" cy="180975"/>
                  <wp:effectExtent l="0" t="0" r="9525" b="9525"/>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A98D949" w14:textId="489FC6AA" w:rsidR="00BC3CDC" w:rsidRPr="00BC3CDC" w:rsidRDefault="00BC3CDC">
            <w:pPr>
              <w:rPr>
                <w:sz w:val="16"/>
                <w:szCs w:val="16"/>
              </w:rPr>
            </w:pPr>
            <w:del w:id="533" w:author="Cristiano Cesario" w:date="2014-06-27T14:58:00Z">
              <w:r w:rsidRPr="00BC3CDC" w:rsidDel="004967F4">
                <w:rPr>
                  <w:sz w:val="16"/>
                  <w:szCs w:val="16"/>
                </w:rPr>
                <w:delText xml:space="preserve">Partners </w:delText>
              </w:r>
            </w:del>
            <w:ins w:id="534" w:author="Cristiano Cesario" w:date="2014-06-27T14:58:00Z">
              <w:r w:rsidR="004967F4" w:rsidRPr="00BC3CDC">
                <w:rPr>
                  <w:sz w:val="16"/>
                  <w:szCs w:val="16"/>
                </w:rPr>
                <w:t>P</w:t>
              </w:r>
              <w:r w:rsidR="004967F4">
                <w:rPr>
                  <w:sz w:val="16"/>
                  <w:szCs w:val="16"/>
                </w:rPr>
                <w:t>ee</w:t>
              </w:r>
              <w:r w:rsidR="004967F4" w:rsidRPr="00BC3CDC">
                <w:rPr>
                  <w:sz w:val="16"/>
                  <w:szCs w:val="16"/>
                </w:rPr>
                <w:t xml:space="preserve">rs </w:t>
              </w:r>
            </w:ins>
            <w:r w:rsidRPr="00BC3CDC">
              <w:rPr>
                <w:sz w:val="16"/>
                <w:szCs w:val="16"/>
              </w:rPr>
              <w:t>have changes that were not sent yet to the repository (it is behind its p</w:t>
            </w:r>
            <w:ins w:id="535" w:author="Cristiano Cesario" w:date="2014-06-27T14:58:00Z">
              <w:r w:rsidR="004967F4">
                <w:rPr>
                  <w:sz w:val="16"/>
                  <w:szCs w:val="16"/>
                </w:rPr>
                <w:t>ee</w:t>
              </w:r>
            </w:ins>
            <w:del w:id="536" w:author="Cristiano Cesario" w:date="2014-06-27T14:58:00Z">
              <w:r w:rsidRPr="00BC3CDC" w:rsidDel="004967F4">
                <w:rPr>
                  <w:sz w:val="16"/>
                  <w:szCs w:val="16"/>
                </w:rPr>
                <w:delText>artne</w:delText>
              </w:r>
            </w:del>
            <w:r w:rsidRPr="00BC3CDC">
              <w:rPr>
                <w:sz w:val="16"/>
                <w:szCs w:val="16"/>
              </w:rPr>
              <w:t>rs).</w:t>
            </w:r>
          </w:p>
        </w:tc>
      </w:tr>
      <w:tr w:rsidR="00BC3CDC" w:rsidRPr="00DD5572" w14:paraId="7222CC89" w14:textId="77777777" w:rsidTr="0032111C">
        <w:tc>
          <w:tcPr>
            <w:tcW w:w="675" w:type="dxa"/>
            <w:vAlign w:val="center"/>
          </w:tcPr>
          <w:p w14:paraId="01D49A68"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24C4890" wp14:editId="2388B2B4">
                  <wp:extent cx="180975" cy="180975"/>
                  <wp:effectExtent l="0" t="0" r="9525" b="9525"/>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543436AF" w14:textId="20EA8F4C" w:rsidR="00BC3CDC" w:rsidRPr="00BC3CDC" w:rsidRDefault="00BC3CDC">
            <w:pPr>
              <w:rPr>
                <w:sz w:val="16"/>
                <w:szCs w:val="16"/>
              </w:rPr>
            </w:pPr>
            <w:r w:rsidRPr="00BC3CDC">
              <w:rPr>
                <w:sz w:val="16"/>
                <w:szCs w:val="16"/>
              </w:rPr>
              <w:t>Repository is both ahead and behind its p</w:t>
            </w:r>
            <w:ins w:id="537" w:author="Cristiano Cesario" w:date="2014-06-27T14:58:00Z">
              <w:r w:rsidR="004967F4">
                <w:rPr>
                  <w:sz w:val="16"/>
                  <w:szCs w:val="16"/>
                </w:rPr>
                <w:t>ee</w:t>
              </w:r>
            </w:ins>
            <w:del w:id="538" w:author="Cristiano Cesario" w:date="2014-06-27T14:58:00Z">
              <w:r w:rsidRPr="00BC3CDC" w:rsidDel="004967F4">
                <w:rPr>
                  <w:sz w:val="16"/>
                  <w:szCs w:val="16"/>
                </w:rPr>
                <w:delText>artne</w:delText>
              </w:r>
            </w:del>
            <w:r w:rsidRPr="00BC3CDC">
              <w:rPr>
                <w:sz w:val="16"/>
                <w:szCs w:val="16"/>
              </w:rPr>
              <w:t>rs.</w:t>
            </w:r>
          </w:p>
        </w:tc>
      </w:tr>
      <w:tr w:rsidR="00BC3CDC" w:rsidRPr="00DD5572" w14:paraId="4630C860" w14:textId="77777777" w:rsidTr="0032111C">
        <w:tc>
          <w:tcPr>
            <w:tcW w:w="675" w:type="dxa"/>
            <w:vAlign w:val="center"/>
          </w:tcPr>
          <w:p w14:paraId="3C0DA95E"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4E3C5691" wp14:editId="7BD1D4D6">
                  <wp:extent cx="180975" cy="180975"/>
                  <wp:effectExtent l="0" t="0" r="9525" b="9525"/>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3274FE4" w14:textId="77777777" w:rsidR="00BC3CDC" w:rsidRPr="00BC3CDC" w:rsidRDefault="00BC3CDC" w:rsidP="00BC3CDC">
            <w:pPr>
              <w:rPr>
                <w:sz w:val="16"/>
                <w:szCs w:val="16"/>
              </w:rPr>
            </w:pPr>
            <w:r w:rsidRPr="00BC3CDC">
              <w:rPr>
                <w:sz w:val="16"/>
                <w:szCs w:val="16"/>
              </w:rPr>
              <w:t>Invalid repository. This happens when DyeVC cannot access the repository. The reason is presented to the user.</w:t>
            </w:r>
          </w:p>
        </w:tc>
      </w:tr>
    </w:tbl>
    <w:p w14:paraId="2DCDF68A" w14:textId="77777777" w:rsidR="00DB5192" w:rsidRDefault="00DB5192" w:rsidP="00DB5192">
      <w:pPr>
        <w:pStyle w:val="Text"/>
        <w:ind w:firstLine="0"/>
        <w:rPr>
          <w:ins w:id="539" w:author="Cristiano Cesario" w:date="2014-06-21T14:43:00Z"/>
        </w:rPr>
      </w:pPr>
    </w:p>
    <w:p w14:paraId="755C0EE7" w14:textId="77777777" w:rsidR="00DB5192" w:rsidRDefault="00DB5192" w:rsidP="00DB5192">
      <w:pPr>
        <w:pStyle w:val="Text"/>
        <w:ind w:firstLine="0"/>
        <w:rPr>
          <w:ins w:id="540" w:author="Cristiano Cesario" w:date="2014-06-21T15:43:00Z"/>
        </w:rPr>
      </w:pPr>
      <w:ins w:id="541" w:author="Cristiano Cesario" w:date="2014-06-21T14:43:00Z">
        <w:r w:rsidRPr="002246F6">
          <w:t>To illustrate how this approach works, let us assume that each commit is represented by an integer number. At a givi</w:t>
        </w:r>
        <w:r>
          <w:t>ng moment, the local repositories of each</w:t>
        </w:r>
        <w:r w:rsidRPr="002246F6">
          <w:t xml:space="preserve"> developer from </w:t>
        </w:r>
        <w:r w:rsidRPr="002246F6">
          <w:fldChar w:fldCharType="begin"/>
        </w:r>
        <w:r w:rsidRPr="002246F6">
          <w:instrText xml:space="preserve"> REF _Ref359037850 \h </w:instrText>
        </w:r>
        <w:r>
          <w:instrText xml:space="preserve"> \* MERGEFORMAT </w:instrText>
        </w:r>
      </w:ins>
      <w:ins w:id="542" w:author="Cristiano Cesario" w:date="2014-06-21T14:43:00Z">
        <w:r w:rsidRPr="002246F6">
          <w:fldChar w:fldCharType="separate"/>
        </w:r>
      </w:ins>
      <w:ins w:id="543" w:author="Cristiano Cesario" w:date="2014-06-23T11:21:00Z">
        <w:r w:rsidR="00C56A5A" w:rsidRPr="006923BF">
          <w:t xml:space="preserve">Fig. </w:t>
        </w:r>
        <w:r w:rsidR="00C56A5A">
          <w:t>1</w:t>
        </w:r>
      </w:ins>
      <w:ins w:id="544" w:author="Cristiano Cesario" w:date="2014-06-21T14:43:00Z">
        <w:r w:rsidRPr="002246F6">
          <w:fldChar w:fldCharType="end"/>
        </w:r>
        <w:r w:rsidRPr="002246F6">
          <w:t xml:space="preserve"> have the commits shown in</w:t>
        </w:r>
        <w:r>
          <w:t xml:space="preserve"> </w:t>
        </w:r>
        <w:r>
          <w:fldChar w:fldCharType="begin"/>
        </w:r>
        <w:r>
          <w:instrText xml:space="preserve"> REF _Ref391105915 \h </w:instrText>
        </w:r>
      </w:ins>
      <w:ins w:id="545" w:author="Cristiano Cesario" w:date="2014-06-21T14:43:00Z">
        <w:r>
          <w:fldChar w:fldCharType="separate"/>
        </w:r>
      </w:ins>
      <w:ins w:id="546" w:author="Cristiano Cesario" w:date="2014-06-23T11:21:00Z">
        <w:r w:rsidR="00C56A5A">
          <w:t xml:space="preserve">Table </w:t>
        </w:r>
        <w:r w:rsidR="00C56A5A">
          <w:rPr>
            <w:noProof/>
          </w:rPr>
          <w:t>III</w:t>
        </w:r>
      </w:ins>
      <w:ins w:id="547" w:author="Cristiano Cesario" w:date="2014-06-21T14:43:00Z">
        <w:r>
          <w:fldChar w:fldCharType="end"/>
        </w:r>
        <w:r w:rsidRPr="002246F6">
          <w:t>.</w:t>
        </w:r>
      </w:ins>
    </w:p>
    <w:p w14:paraId="0ABA2A43" w14:textId="5CFB043E" w:rsidR="0086752E" w:rsidRDefault="0086752E" w:rsidP="0086752E">
      <w:pPr>
        <w:pStyle w:val="Text"/>
      </w:pPr>
      <w:moveToRangeStart w:id="548" w:author="Cristiano Cesario" w:date="2014-06-21T15:43:00Z" w:name="move391128746"/>
      <w:moveTo w:id="549" w:author="Cristiano Cesario" w:date="2014-06-21T15:43:00Z">
        <w:r w:rsidRPr="00DD5572">
          <w:t>Considering just the synchronizations presented in</w:t>
        </w:r>
        <w:r>
          <w:t xml:space="preserve"> </w:t>
        </w:r>
        <w:r>
          <w:fldChar w:fldCharType="begin"/>
        </w:r>
        <w:r>
          <w:instrText xml:space="preserve"> REF _Ref359037850 \h </w:instrText>
        </w:r>
      </w:moveTo>
      <w:moveTo w:id="550" w:author="Cristiano Cesario" w:date="2014-06-21T15:43:00Z">
        <w:r>
          <w:fldChar w:fldCharType="separate"/>
        </w:r>
      </w:moveTo>
      <w:ins w:id="551" w:author="Cristiano Cesario" w:date="2014-06-23T11:21:00Z">
        <w:r w:rsidR="00C56A5A" w:rsidRPr="006923BF">
          <w:t xml:space="preserve">Fig. </w:t>
        </w:r>
        <w:r w:rsidR="00C56A5A">
          <w:rPr>
            <w:noProof/>
          </w:rPr>
          <w:t>1</w:t>
        </w:r>
      </w:ins>
      <w:moveTo w:id="552" w:author="Cristiano Cesario" w:date="2014-06-21T15:43:00Z">
        <w:del w:id="553" w:author="Cristiano Cesario" w:date="2014-06-22T15:53:00Z">
          <w:r w:rsidRPr="006923BF" w:rsidDel="007875E5">
            <w:delText xml:space="preserve">Fig. </w:delText>
          </w:r>
          <w:r w:rsidDel="007875E5">
            <w:rPr>
              <w:noProof/>
            </w:rPr>
            <w:delText>1</w:delText>
          </w:r>
        </w:del>
        <w:r>
          <w:fldChar w:fldCharType="end"/>
        </w:r>
        <w:r>
          <w:t>,</w:t>
        </w:r>
        <w:r w:rsidRPr="00DD5572">
          <w:t xml:space="preserve"> </w:t>
        </w:r>
        <w:r>
          <w:t xml:space="preserve">which </w:t>
        </w:r>
        <w:r w:rsidRPr="00DD5572">
          <w:t>depend on the direction of the arrows</w:t>
        </w:r>
        <w:r>
          <w:t xml:space="preserve"> and on the type of the lines</w:t>
        </w:r>
        <w:r w:rsidRPr="00DD5572">
          <w:t>, the perception of each developer regarding to his known p</w:t>
        </w:r>
      </w:moveTo>
      <w:ins w:id="554" w:author="Cristiano Cesario" w:date="2014-06-27T14:58:00Z">
        <w:r w:rsidR="004967F4">
          <w:t>ee</w:t>
        </w:r>
      </w:ins>
      <w:moveTo w:id="555" w:author="Cristiano Cesario" w:date="2014-06-21T15:43:00Z">
        <w:del w:id="556" w:author="Cristiano Cesario" w:date="2014-06-27T14:58:00Z">
          <w:r w:rsidRPr="00DD5572" w:rsidDel="004967F4">
            <w:delText>artne</w:delText>
          </w:r>
        </w:del>
        <w:r w:rsidRPr="00DD5572">
          <w:t xml:space="preserve">rs </w:t>
        </w:r>
        <w:r>
          <w:t xml:space="preserve">is shown in </w:t>
        </w:r>
        <w:r>
          <w:fldChar w:fldCharType="begin"/>
        </w:r>
        <w:r>
          <w:instrText xml:space="preserve"> REF _Ref381297325 \h </w:instrText>
        </w:r>
      </w:moveTo>
      <w:moveTo w:id="557" w:author="Cristiano Cesario" w:date="2014-06-21T15:43:00Z">
        <w:r>
          <w:fldChar w:fldCharType="separate"/>
        </w:r>
      </w:moveTo>
      <w:ins w:id="558" w:author="Cristiano Cesario" w:date="2014-06-23T11:21:00Z">
        <w:r w:rsidR="00C56A5A">
          <w:t xml:space="preserve">Table </w:t>
        </w:r>
        <w:r w:rsidR="00C56A5A">
          <w:rPr>
            <w:noProof/>
          </w:rPr>
          <w:t>IV</w:t>
        </w:r>
      </w:ins>
      <w:moveTo w:id="559" w:author="Cristiano Cesario" w:date="2014-06-21T15:43:00Z">
        <w:r>
          <w:fldChar w:fldCharType="end"/>
        </w:r>
        <w:r w:rsidRPr="00DD5572">
          <w:t>.</w:t>
        </w:r>
        <w:r>
          <w:t xml:space="preserve"> Notice that the perceptions are not symmetric. For instance, as Gambit does not pull updates from Nightcrawler, there is no sense in giving him information regarding Nightcrawler.</w:t>
        </w:r>
      </w:moveTo>
    </w:p>
    <w:moveToRangeEnd w:id="548"/>
    <w:p w14:paraId="5D41495B" w14:textId="60F33C88" w:rsidR="00BC3CDC" w:rsidDel="002C07F0" w:rsidRDefault="00BC3CDC" w:rsidP="00BC3CDC">
      <w:pPr>
        <w:pStyle w:val="Text"/>
        <w:rPr>
          <w:del w:id="560" w:author="Cristiano Cesario" w:date="2014-06-21T14:33:00Z"/>
        </w:rPr>
      </w:pPr>
    </w:p>
    <w:p w14:paraId="460F5E9B" w14:textId="740E0FE8" w:rsidR="00BF24A3" w:rsidRPr="002246F6" w:rsidDel="002C07F0" w:rsidRDefault="00A61F8E" w:rsidP="00BF24A3">
      <w:pPr>
        <w:pStyle w:val="Text"/>
      </w:pPr>
      <w:moveFromRangeStart w:id="561" w:author="Cristiano Cesario" w:date="2014-06-21T14:27:00Z" w:name="move391124153"/>
      <w:moveFrom w:id="562" w:author="Cristiano Cesario" w:date="2014-06-21T14:27:00Z">
        <w:r w:rsidRPr="00DD5572" w:rsidDel="002C07F0">
          <w:t xml:space="preserve">The </w:t>
        </w:r>
        <w:r w:rsidR="00446744" w:rsidDel="002C07F0">
          <w:t xml:space="preserve">status </w:t>
        </w:r>
        <w:r w:rsidRPr="002246F6" w:rsidDel="002C07F0">
          <w:t>evaluation considers the existing commits in each repository</w:t>
        </w:r>
        <w:r w:rsidR="00446744" w:rsidDel="002C07F0">
          <w:t xml:space="preserve"> </w:t>
        </w:r>
        <w:r w:rsidR="00446744" w:rsidRPr="002246F6" w:rsidDel="002C07F0">
          <w:t>individually</w:t>
        </w:r>
        <w:r w:rsidRPr="002246F6" w:rsidDel="002C07F0">
          <w:t xml:space="preserve">. Each commit </w:t>
        </w:r>
        <w:r w:rsidR="0076430B" w:rsidDel="002C07F0">
          <w:t>implies</w:t>
        </w:r>
        <w:r w:rsidR="0076430B" w:rsidRPr="002246F6" w:rsidDel="002C07F0">
          <w:t xml:space="preserve"> </w:t>
        </w:r>
        <w:r w:rsidRPr="002246F6" w:rsidDel="002C07F0">
          <w:t xml:space="preserve">a group of changes in various artifacts and is uniquely identified in the repository. Moreover, due to the nature of DVCS, where old data is never deleted and commits are cumulative, if a commit N is created over a commit N – 1, the existence of commit N in a given repository implies that commit N – 1 also exists in the repository. Thus, by </w:t>
        </w:r>
        <w:r w:rsidR="0076430B" w:rsidDel="002C07F0">
          <w:t>checking</w:t>
        </w:r>
        <w:r w:rsidR="0076430B" w:rsidRPr="002246F6" w:rsidDel="002C07F0">
          <w:t xml:space="preserve"> </w:t>
        </w:r>
        <w:r w:rsidRPr="002246F6" w:rsidDel="002C07F0">
          <w:t xml:space="preserve">the existence of commits in the local repository not yet replicated to the remote repository, and vice-versa, it is possible to come </w:t>
        </w:r>
        <w:r w:rsidR="00ED7687" w:rsidDel="002C07F0">
          <w:t>up with</w:t>
        </w:r>
        <w:r w:rsidR="00ED7687" w:rsidRPr="002246F6" w:rsidDel="002C07F0">
          <w:t xml:space="preserve"> </w:t>
        </w:r>
        <w:r w:rsidRPr="002246F6" w:rsidDel="002C07F0">
          <w:t>one of the situations presented in</w:t>
        </w:r>
        <w:r w:rsidR="00243E7C" w:rsidRPr="002246F6" w:rsidDel="002C07F0">
          <w:t xml:space="preserve"> </w:t>
        </w:r>
        <w:r w:rsidR="00243E7C" w:rsidRPr="002246F6" w:rsidDel="002C07F0">
          <w:fldChar w:fldCharType="begin"/>
        </w:r>
        <w:r w:rsidR="00243E7C" w:rsidRPr="002246F6" w:rsidDel="002C07F0">
          <w:instrText xml:space="preserve"> REF _Ref381296696 \h </w:instrText>
        </w:r>
        <w:r w:rsidR="002246F6" w:rsidDel="002C07F0">
          <w:instrText xml:space="preserve"> \* MERGEFORMAT </w:instrText>
        </w:r>
      </w:moveFrom>
      <w:del w:id="563" w:author="Cristiano Cesario" w:date="2014-06-21T14:27:00Z"/>
      <w:moveFrom w:id="564" w:author="Cristiano Cesario" w:date="2014-06-21T14:27:00Z">
        <w:r w:rsidR="00243E7C" w:rsidRPr="002246F6" w:rsidDel="002C07F0">
          <w:fldChar w:fldCharType="separate"/>
        </w:r>
        <w:r w:rsidR="009144C7" w:rsidDel="002C07F0">
          <w:t>Table II</w:t>
        </w:r>
        <w:r w:rsidR="00243E7C" w:rsidRPr="002246F6" w:rsidDel="002C07F0">
          <w:fldChar w:fldCharType="end"/>
        </w:r>
        <w:r w:rsidRPr="002246F6" w:rsidDel="002C07F0">
          <w:t>.</w:t>
        </w:r>
      </w:moveFrom>
    </w:p>
    <w:moveFromRangeEnd w:id="561"/>
    <w:p w14:paraId="4402581B" w14:textId="6DEA0F82" w:rsidR="00243E7C" w:rsidRPr="00DD5572" w:rsidDel="0086752E" w:rsidRDefault="00243E7C" w:rsidP="00A61F8E">
      <w:pPr>
        <w:pStyle w:val="Text"/>
        <w:rPr>
          <w:del w:id="565" w:author="Cristiano Cesario" w:date="2014-06-21T15:43:00Z"/>
        </w:rPr>
      </w:pPr>
    </w:p>
    <w:p w14:paraId="4D155655" w14:textId="79F51B24" w:rsidR="00A61F8E" w:rsidRDefault="00A61F8E" w:rsidP="0086752E">
      <w:pPr>
        <w:pStyle w:val="TableTitle"/>
      </w:pPr>
      <w:bookmarkStart w:id="566" w:name="_Ref381296696"/>
      <w:r>
        <w:t xml:space="preserve">Table </w:t>
      </w:r>
      <w:r w:rsidR="00C62924">
        <w:fldChar w:fldCharType="begin"/>
      </w:r>
      <w:r w:rsidR="00C62924">
        <w:instrText xml:space="preserve"> SEQ Table \* ROMAN </w:instrText>
      </w:r>
      <w:r w:rsidR="00C62924">
        <w:fldChar w:fldCharType="separate"/>
      </w:r>
      <w:r w:rsidR="00C56A5A">
        <w:rPr>
          <w:noProof/>
        </w:rPr>
        <w:t>II</w:t>
      </w:r>
      <w:r w:rsidR="00C62924">
        <w:rPr>
          <w:noProof/>
        </w:rPr>
        <w:fldChar w:fldCharType="end"/>
      </w:r>
      <w:bookmarkEnd w:id="566"/>
    </w:p>
    <w:p w14:paraId="53B75232" w14:textId="20534A56" w:rsidR="00A61F8E" w:rsidRPr="00DD5572" w:rsidRDefault="00A61F8E" w:rsidP="00A61F8E">
      <w:pPr>
        <w:pStyle w:val="TableTitle"/>
      </w:pPr>
      <w:r w:rsidRPr="00DD5572">
        <w:t>Status of a local repository regard</w:t>
      </w:r>
      <w:r w:rsidR="00ED7687">
        <w:t>ing</w:t>
      </w:r>
      <w:r w:rsidRPr="00DD5572">
        <w:t xml:space="preserve"> a remote one, based on the existence of non-replicated commits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951"/>
        <w:gridCol w:w="2901"/>
      </w:tblGrid>
      <w:tr w:rsidR="00243E7C" w:rsidRPr="00A61F8E" w14:paraId="4793550B" w14:textId="77777777" w:rsidTr="00243E7C">
        <w:trPr>
          <w:tblHeader/>
          <w:jc w:val="center"/>
        </w:trPr>
        <w:tc>
          <w:tcPr>
            <w:tcW w:w="2023" w:type="pct"/>
            <w:gridSpan w:val="2"/>
            <w:tcBorders>
              <w:top w:val="double" w:sz="4" w:space="0" w:color="auto"/>
              <w:left w:val="nil"/>
              <w:bottom w:val="single" w:sz="4" w:space="0" w:color="auto"/>
              <w:right w:val="single" w:sz="4" w:space="0" w:color="auto"/>
            </w:tcBorders>
            <w:vAlign w:val="center"/>
          </w:tcPr>
          <w:p w14:paraId="6CCEB746" w14:textId="77777777" w:rsidR="00243E7C" w:rsidRDefault="00A61F8E" w:rsidP="00A61F8E">
            <w:pPr>
              <w:jc w:val="center"/>
              <w:rPr>
                <w:sz w:val="16"/>
                <w:szCs w:val="16"/>
              </w:rPr>
            </w:pPr>
            <w:r w:rsidRPr="00A61F8E">
              <w:rPr>
                <w:sz w:val="16"/>
                <w:szCs w:val="16"/>
              </w:rPr>
              <w:t xml:space="preserve">Existence of </w:t>
            </w:r>
          </w:p>
          <w:p w14:paraId="3AD93230" w14:textId="5159E6B9" w:rsidR="00A61F8E" w:rsidRPr="00A61F8E" w:rsidRDefault="00A61F8E" w:rsidP="00A61F8E">
            <w:pPr>
              <w:jc w:val="center"/>
              <w:rPr>
                <w:sz w:val="16"/>
                <w:szCs w:val="16"/>
              </w:rPr>
            </w:pPr>
            <w:r w:rsidRPr="00A61F8E">
              <w:rPr>
                <w:sz w:val="16"/>
                <w:szCs w:val="16"/>
              </w:rPr>
              <w:t>non-replicated commits</w:t>
            </w:r>
          </w:p>
        </w:tc>
        <w:tc>
          <w:tcPr>
            <w:tcW w:w="2977" w:type="pct"/>
            <w:vMerge w:val="restart"/>
            <w:tcBorders>
              <w:top w:val="double" w:sz="4" w:space="0" w:color="auto"/>
              <w:left w:val="single" w:sz="4" w:space="0" w:color="auto"/>
              <w:bottom w:val="single" w:sz="4" w:space="0" w:color="auto"/>
              <w:right w:val="nil"/>
            </w:tcBorders>
            <w:vAlign w:val="center"/>
          </w:tcPr>
          <w:p w14:paraId="3967361A" w14:textId="77777777" w:rsidR="00A61F8E" w:rsidRPr="00A61F8E" w:rsidRDefault="00A61F8E" w:rsidP="00A61F8E">
            <w:pPr>
              <w:jc w:val="center"/>
              <w:rPr>
                <w:sz w:val="16"/>
                <w:szCs w:val="16"/>
              </w:rPr>
            </w:pPr>
            <w:r w:rsidRPr="00A61F8E">
              <w:rPr>
                <w:sz w:val="16"/>
                <w:szCs w:val="16"/>
              </w:rPr>
              <w:t>Local Status</w:t>
            </w:r>
          </w:p>
        </w:tc>
      </w:tr>
      <w:tr w:rsidR="00243E7C" w:rsidRPr="00A61F8E" w14:paraId="26B22BA7" w14:textId="77777777" w:rsidTr="00243E7C">
        <w:trPr>
          <w:tblHeader/>
          <w:jc w:val="center"/>
        </w:trPr>
        <w:tc>
          <w:tcPr>
            <w:tcW w:w="1047" w:type="pct"/>
            <w:tcBorders>
              <w:top w:val="single" w:sz="4" w:space="0" w:color="auto"/>
              <w:left w:val="nil"/>
              <w:bottom w:val="single" w:sz="4" w:space="0" w:color="auto"/>
              <w:right w:val="nil"/>
            </w:tcBorders>
            <w:vAlign w:val="center"/>
          </w:tcPr>
          <w:p w14:paraId="2314C559" w14:textId="6EE3AB11" w:rsidR="00A61F8E" w:rsidRDefault="00A61F8E" w:rsidP="00A61F8E">
            <w:pPr>
              <w:jc w:val="center"/>
              <w:rPr>
                <w:sz w:val="16"/>
                <w:szCs w:val="16"/>
              </w:rPr>
            </w:pPr>
            <w:r>
              <w:rPr>
                <w:sz w:val="16"/>
                <w:szCs w:val="16"/>
              </w:rPr>
              <w:t>Local</w:t>
            </w:r>
          </w:p>
          <w:p w14:paraId="7A32596A" w14:textId="1CAC8FC9" w:rsidR="00A61F8E" w:rsidRPr="00A61F8E" w:rsidRDefault="00A61F8E" w:rsidP="00A61F8E">
            <w:pPr>
              <w:jc w:val="center"/>
              <w:rPr>
                <w:sz w:val="16"/>
                <w:szCs w:val="16"/>
              </w:rPr>
            </w:pPr>
            <w:r w:rsidRPr="00A61F8E">
              <w:rPr>
                <w:sz w:val="16"/>
                <w:szCs w:val="16"/>
              </w:rPr>
              <w:t>Repository</w:t>
            </w:r>
          </w:p>
        </w:tc>
        <w:tc>
          <w:tcPr>
            <w:tcW w:w="976" w:type="pct"/>
            <w:tcBorders>
              <w:top w:val="single" w:sz="4" w:space="0" w:color="auto"/>
              <w:left w:val="nil"/>
              <w:bottom w:val="single" w:sz="4" w:space="0" w:color="auto"/>
              <w:right w:val="single" w:sz="4" w:space="0" w:color="auto"/>
            </w:tcBorders>
            <w:vAlign w:val="center"/>
          </w:tcPr>
          <w:p w14:paraId="74F4AEBF" w14:textId="77777777" w:rsidR="00A61F8E" w:rsidRDefault="00A61F8E" w:rsidP="00A61F8E">
            <w:pPr>
              <w:jc w:val="center"/>
              <w:rPr>
                <w:sz w:val="16"/>
                <w:szCs w:val="16"/>
              </w:rPr>
            </w:pPr>
            <w:r>
              <w:rPr>
                <w:sz w:val="16"/>
                <w:szCs w:val="16"/>
              </w:rPr>
              <w:t>Remote</w:t>
            </w:r>
          </w:p>
          <w:p w14:paraId="789D3037" w14:textId="2F268CCF" w:rsidR="00A61F8E" w:rsidRPr="00A61F8E" w:rsidRDefault="00A61F8E" w:rsidP="00A61F8E">
            <w:pPr>
              <w:jc w:val="center"/>
              <w:rPr>
                <w:sz w:val="16"/>
                <w:szCs w:val="16"/>
              </w:rPr>
            </w:pPr>
            <w:r w:rsidRPr="00A61F8E">
              <w:rPr>
                <w:sz w:val="16"/>
                <w:szCs w:val="16"/>
              </w:rPr>
              <w:t>Repository</w:t>
            </w:r>
          </w:p>
        </w:tc>
        <w:tc>
          <w:tcPr>
            <w:tcW w:w="2977" w:type="pct"/>
            <w:vMerge/>
            <w:tcBorders>
              <w:top w:val="single" w:sz="4" w:space="0" w:color="auto"/>
              <w:left w:val="single" w:sz="4" w:space="0" w:color="auto"/>
              <w:bottom w:val="single" w:sz="4" w:space="0" w:color="auto"/>
              <w:right w:val="nil"/>
            </w:tcBorders>
            <w:vAlign w:val="center"/>
          </w:tcPr>
          <w:p w14:paraId="414F9FCC" w14:textId="77777777" w:rsidR="00A61F8E" w:rsidRPr="00A61F8E" w:rsidRDefault="00A61F8E" w:rsidP="00A61F8E">
            <w:pPr>
              <w:jc w:val="center"/>
              <w:rPr>
                <w:sz w:val="16"/>
                <w:szCs w:val="16"/>
              </w:rPr>
            </w:pPr>
          </w:p>
        </w:tc>
      </w:tr>
      <w:tr w:rsidR="00243E7C" w:rsidRPr="00A61F8E" w14:paraId="64EB63D9" w14:textId="77777777" w:rsidTr="00243E7C">
        <w:trPr>
          <w:trHeight w:val="279"/>
          <w:jc w:val="center"/>
        </w:trPr>
        <w:tc>
          <w:tcPr>
            <w:tcW w:w="1047" w:type="pct"/>
            <w:tcBorders>
              <w:top w:val="single" w:sz="4" w:space="0" w:color="auto"/>
              <w:left w:val="nil"/>
              <w:bottom w:val="single" w:sz="4" w:space="0" w:color="auto"/>
              <w:right w:val="nil"/>
            </w:tcBorders>
            <w:vAlign w:val="center"/>
          </w:tcPr>
          <w:p w14:paraId="1C4177A4" w14:textId="69E0D583"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6979D7B"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5181356C" w14:textId="41AAC2D6" w:rsidR="00A61F8E" w:rsidRPr="00A61F8E" w:rsidRDefault="00A61F8E" w:rsidP="000D6266">
            <w:pPr>
              <w:rPr>
                <w:sz w:val="16"/>
                <w:szCs w:val="16"/>
              </w:rPr>
            </w:pPr>
            <w:r w:rsidRPr="00A61F8E">
              <w:rPr>
                <w:noProof/>
                <w:sz w:val="16"/>
                <w:szCs w:val="16"/>
                <w:lang w:val="pt-BR" w:eastAsia="pt-BR"/>
              </w:rPr>
              <w:drawing>
                <wp:inline distT="0" distB="0" distL="0" distR="0" wp14:anchorId="7BCF7016" wp14:editId="600BFBD1">
                  <wp:extent cx="180975" cy="180975"/>
                  <wp:effectExtent l="0" t="0" r="9525" b="9525"/>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and Behind (needs </w:t>
            </w:r>
            <w:del w:id="567" w:author="Cristiano Cesario" w:date="2014-06-26T17:21:00Z">
              <w:r w:rsidRPr="00D448CB" w:rsidDel="00D448CB">
                <w:rPr>
                  <w:i/>
                  <w:sz w:val="16"/>
                  <w:szCs w:val="16"/>
                  <w:rPrChange w:id="568" w:author="Cristiano Cesario" w:date="2014-06-26T17:21:00Z">
                    <w:rPr>
                      <w:sz w:val="16"/>
                      <w:szCs w:val="16"/>
                    </w:rPr>
                  </w:rPrChange>
                </w:rPr>
                <w:delText>push</w:delText>
              </w:r>
              <w:r w:rsidRPr="00A61F8E" w:rsidDel="00D448CB">
                <w:rPr>
                  <w:sz w:val="16"/>
                  <w:szCs w:val="16"/>
                </w:rPr>
                <w:delText xml:space="preserve"> </w:delText>
              </w:r>
            </w:del>
            <w:ins w:id="569" w:author="Cristiano Cesario" w:date="2014-06-26T17:21:00Z">
              <w:r w:rsidR="00D448CB">
                <w:rPr>
                  <w:i/>
                  <w:sz w:val="16"/>
                  <w:szCs w:val="16"/>
                </w:rPr>
                <w:t>pull</w:t>
              </w:r>
              <w:r w:rsidR="00D448CB" w:rsidRPr="00A61F8E">
                <w:rPr>
                  <w:sz w:val="16"/>
                  <w:szCs w:val="16"/>
                </w:rPr>
                <w:t xml:space="preserve"> </w:t>
              </w:r>
            </w:ins>
            <w:r w:rsidRPr="00A61F8E">
              <w:rPr>
                <w:sz w:val="16"/>
                <w:szCs w:val="16"/>
              </w:rPr>
              <w:t xml:space="preserve">and </w:t>
            </w:r>
            <w:del w:id="570" w:author="Cristiano Cesario" w:date="2014-06-26T17:21:00Z">
              <w:r w:rsidRPr="00A61F8E" w:rsidDel="00D448CB">
                <w:rPr>
                  <w:i/>
                  <w:sz w:val="16"/>
                  <w:szCs w:val="16"/>
                </w:rPr>
                <w:delText>pull</w:delText>
              </w:r>
            </w:del>
            <w:ins w:id="571" w:author="Cristiano Cesario" w:date="2014-06-26T17:21:00Z">
              <w:r w:rsidR="00D448CB">
                <w:rPr>
                  <w:i/>
                  <w:sz w:val="16"/>
                  <w:szCs w:val="16"/>
                </w:rPr>
                <w:t>push</w:t>
              </w:r>
            </w:ins>
            <w:r w:rsidRPr="00A61F8E">
              <w:rPr>
                <w:sz w:val="16"/>
                <w:szCs w:val="16"/>
              </w:rPr>
              <w:t>)</w:t>
            </w:r>
          </w:p>
        </w:tc>
      </w:tr>
      <w:tr w:rsidR="00243E7C" w:rsidRPr="00A61F8E" w14:paraId="2B3AD425" w14:textId="77777777" w:rsidTr="00243E7C">
        <w:trPr>
          <w:trHeight w:val="174"/>
          <w:jc w:val="center"/>
        </w:trPr>
        <w:tc>
          <w:tcPr>
            <w:tcW w:w="1047" w:type="pct"/>
            <w:tcBorders>
              <w:top w:val="single" w:sz="4" w:space="0" w:color="auto"/>
              <w:left w:val="nil"/>
              <w:bottom w:val="single" w:sz="4" w:space="0" w:color="auto"/>
              <w:right w:val="nil"/>
            </w:tcBorders>
            <w:vAlign w:val="center"/>
          </w:tcPr>
          <w:p w14:paraId="35626016" w14:textId="77777777"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A0D072F"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single" w:sz="4" w:space="0" w:color="auto"/>
              <w:right w:val="nil"/>
            </w:tcBorders>
            <w:vAlign w:val="center"/>
          </w:tcPr>
          <w:p w14:paraId="00D94BBA"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46C87CA2" wp14:editId="1462286C">
                  <wp:extent cx="180975" cy="180975"/>
                  <wp:effectExtent l="0" t="0" r="9525" b="9525"/>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(needs </w:t>
            </w:r>
            <w:r w:rsidRPr="00A61F8E">
              <w:rPr>
                <w:i/>
                <w:sz w:val="16"/>
                <w:szCs w:val="16"/>
              </w:rPr>
              <w:t>push</w:t>
            </w:r>
            <w:r w:rsidRPr="00A61F8E">
              <w:rPr>
                <w:sz w:val="16"/>
                <w:szCs w:val="16"/>
              </w:rPr>
              <w:t>)</w:t>
            </w:r>
          </w:p>
        </w:tc>
      </w:tr>
      <w:tr w:rsidR="00243E7C" w:rsidRPr="00A61F8E" w14:paraId="562CAB01" w14:textId="77777777" w:rsidTr="00243E7C">
        <w:trPr>
          <w:trHeight w:val="250"/>
          <w:jc w:val="center"/>
        </w:trPr>
        <w:tc>
          <w:tcPr>
            <w:tcW w:w="1047" w:type="pct"/>
            <w:tcBorders>
              <w:top w:val="single" w:sz="4" w:space="0" w:color="auto"/>
              <w:left w:val="nil"/>
              <w:bottom w:val="single" w:sz="4" w:space="0" w:color="auto"/>
              <w:right w:val="nil"/>
            </w:tcBorders>
            <w:vAlign w:val="center"/>
          </w:tcPr>
          <w:p w14:paraId="0AE9646A"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single" w:sz="4" w:space="0" w:color="auto"/>
              <w:right w:val="single" w:sz="4" w:space="0" w:color="auto"/>
            </w:tcBorders>
            <w:vAlign w:val="center"/>
          </w:tcPr>
          <w:p w14:paraId="36BDF4BD"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3062B7A9"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14B57B59" wp14:editId="1149BD15">
                  <wp:extent cx="180975" cy="180975"/>
                  <wp:effectExtent l="0" t="0" r="9525" b="9525"/>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Behind (needs </w:t>
            </w:r>
            <w:r w:rsidRPr="00A61F8E">
              <w:rPr>
                <w:i/>
                <w:sz w:val="16"/>
                <w:szCs w:val="16"/>
              </w:rPr>
              <w:t>pull</w:t>
            </w:r>
            <w:r w:rsidRPr="00A61F8E">
              <w:rPr>
                <w:sz w:val="16"/>
                <w:szCs w:val="16"/>
              </w:rPr>
              <w:t>)</w:t>
            </w:r>
          </w:p>
        </w:tc>
      </w:tr>
      <w:tr w:rsidR="00243E7C" w:rsidRPr="00A61F8E" w14:paraId="2D38EC56" w14:textId="77777777" w:rsidTr="00243E7C">
        <w:trPr>
          <w:trHeight w:val="47"/>
          <w:jc w:val="center"/>
        </w:trPr>
        <w:tc>
          <w:tcPr>
            <w:tcW w:w="1047" w:type="pct"/>
            <w:tcBorders>
              <w:top w:val="single" w:sz="4" w:space="0" w:color="auto"/>
              <w:left w:val="nil"/>
              <w:bottom w:val="double" w:sz="4" w:space="0" w:color="auto"/>
              <w:right w:val="nil"/>
            </w:tcBorders>
            <w:vAlign w:val="center"/>
          </w:tcPr>
          <w:p w14:paraId="0AA932B0"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double" w:sz="4" w:space="0" w:color="auto"/>
              <w:right w:val="single" w:sz="4" w:space="0" w:color="auto"/>
            </w:tcBorders>
            <w:vAlign w:val="center"/>
          </w:tcPr>
          <w:p w14:paraId="180A3DF1"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double" w:sz="4" w:space="0" w:color="auto"/>
              <w:right w:val="nil"/>
            </w:tcBorders>
            <w:vAlign w:val="center"/>
          </w:tcPr>
          <w:p w14:paraId="5BF6FC46"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54E78780" wp14:editId="51460E2B">
                  <wp:extent cx="180975" cy="180975"/>
                  <wp:effectExtent l="0" t="0" r="9525" b="9525"/>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Synchronized</w:t>
            </w:r>
          </w:p>
        </w:tc>
      </w:tr>
    </w:tbl>
    <w:p w14:paraId="287C2483" w14:textId="33224597" w:rsidR="001B36B1" w:rsidRPr="00E857A2" w:rsidDel="0086752E" w:rsidRDefault="001B36B1" w:rsidP="001B36B1">
      <w:pPr>
        <w:rPr>
          <w:del w:id="572" w:author="Cristiano Cesario" w:date="2014-06-21T15:43:00Z"/>
        </w:rPr>
      </w:pPr>
    </w:p>
    <w:p w14:paraId="583969D5" w14:textId="6C3A28F3" w:rsidR="00265954" w:rsidRPr="00265954" w:rsidDel="00F54817" w:rsidRDefault="00243E7C">
      <w:pPr>
        <w:pStyle w:val="Text"/>
        <w:ind w:firstLine="0"/>
        <w:rPr>
          <w:del w:id="573" w:author="Cristiano Cesario" w:date="2014-06-21T09:22:00Z"/>
        </w:rPr>
        <w:pPrChange w:id="574" w:author="Cristiano Cesario" w:date="2014-06-21T14:43:00Z">
          <w:pPr>
            <w:pStyle w:val="Text"/>
          </w:pPr>
        </w:pPrChange>
      </w:pPr>
      <w:del w:id="575" w:author="Cristiano Cesario" w:date="2014-06-21T14:43:00Z">
        <w:r w:rsidRPr="002246F6" w:rsidDel="00DB5192">
          <w:delText>To illustrate how this approach works, let us assume that each commit is represented by an integer number. At a givi</w:delText>
        </w:r>
        <w:r w:rsidR="006E17F3" w:rsidDel="00DB5192">
          <w:delText>ng moment, the local repositories of each</w:delText>
        </w:r>
        <w:r w:rsidRPr="002246F6" w:rsidDel="00DB5192">
          <w:delText xml:space="preserve"> developer from </w:delText>
        </w:r>
        <w:r w:rsidRPr="002246F6" w:rsidDel="00DB5192">
          <w:fldChar w:fldCharType="begin"/>
        </w:r>
        <w:r w:rsidRPr="002246F6" w:rsidDel="00DB5192">
          <w:delInstrText xml:space="preserve"> REF _Ref359037850 \h </w:delInstrText>
        </w:r>
        <w:r w:rsidR="002246F6" w:rsidDel="00DB5192">
          <w:delInstrText xml:space="preserve"> \* MERGEFORMAT </w:delInstrText>
        </w:r>
        <w:r w:rsidRPr="002246F6" w:rsidDel="00DB5192">
          <w:fldChar w:fldCharType="separate"/>
        </w:r>
      </w:del>
      <w:del w:id="576" w:author="Cristiano Cesario" w:date="2014-06-21T09:25:00Z">
        <w:r w:rsidR="00265954" w:rsidRPr="006923BF" w:rsidDel="009000A0">
          <w:delText xml:space="preserve">Fig. </w:delText>
        </w:r>
        <w:r w:rsidR="00265954" w:rsidDel="009000A0">
          <w:delText>1</w:delText>
        </w:r>
      </w:del>
      <w:del w:id="577" w:author="Cristiano Cesario" w:date="2014-06-21T14:43:00Z">
        <w:r w:rsidRPr="002246F6" w:rsidDel="00DB5192">
          <w:fldChar w:fldCharType="end"/>
        </w:r>
        <w:r w:rsidRPr="002246F6" w:rsidDel="00DB5192">
          <w:delText xml:space="preserve"> have the commits shown in</w:delText>
        </w:r>
      </w:del>
      <w:del w:id="578" w:author="Cristiano Cesario" w:date="2014-06-21T09:22:00Z">
        <w:r w:rsidRPr="002246F6" w:rsidDel="00F54817">
          <w:delText xml:space="preserve"> </w:delText>
        </w:r>
        <w:r w:rsidRPr="002246F6" w:rsidDel="00F54817">
          <w:fldChar w:fldCharType="begin"/>
        </w:r>
        <w:r w:rsidRPr="002246F6" w:rsidDel="00F54817">
          <w:delInstrText xml:space="preserve"> REF _Ref381296976 \h </w:delInstrText>
        </w:r>
        <w:r w:rsidR="002246F6" w:rsidDel="00F54817">
          <w:delInstrText xml:space="preserve"> \* MERGEFORMAT </w:delInstrText>
        </w:r>
        <w:r w:rsidRPr="002246F6" w:rsidDel="00F54817">
          <w:fldChar w:fldCharType="separate"/>
        </w:r>
        <w:r w:rsidR="00265954" w:rsidDel="00F54817">
          <w:br w:type="page"/>
        </w:r>
      </w:del>
    </w:p>
    <w:p w14:paraId="67F7A875" w14:textId="3618ED80" w:rsidR="00243E7C" w:rsidRPr="002246F6" w:rsidDel="00DB5192" w:rsidRDefault="00265954">
      <w:pPr>
        <w:pStyle w:val="Text"/>
        <w:ind w:firstLine="0"/>
        <w:rPr>
          <w:del w:id="579" w:author="Cristiano Cesario" w:date="2014-06-21T14:43:00Z"/>
        </w:rPr>
        <w:pPrChange w:id="580" w:author="Cristiano Cesario" w:date="2014-06-21T14:43:00Z">
          <w:pPr>
            <w:pStyle w:val="Text"/>
          </w:pPr>
        </w:pPrChange>
      </w:pPr>
      <w:del w:id="581" w:author="Cristiano Cesario" w:date="2014-06-21T09:22:00Z">
        <w:r w:rsidDel="00F54817">
          <w:delText xml:space="preserve">Table </w:delText>
        </w:r>
        <w:r w:rsidDel="00F54817">
          <w:rPr>
            <w:noProof/>
          </w:rPr>
          <w:delText>III</w:delText>
        </w:r>
        <w:r w:rsidR="00243E7C" w:rsidRPr="002246F6" w:rsidDel="00F54817">
          <w:fldChar w:fldCharType="end"/>
        </w:r>
      </w:del>
      <w:del w:id="582" w:author="Cristiano Cesario" w:date="2014-06-21T14:43:00Z">
        <w:r w:rsidR="00243E7C" w:rsidRPr="002246F6" w:rsidDel="00DB5192">
          <w:delText>.</w:delText>
        </w:r>
      </w:del>
    </w:p>
    <w:p w14:paraId="400F7CEC" w14:textId="73A2AE65" w:rsidR="00243E7C" w:rsidRPr="002246F6" w:rsidDel="00F54817" w:rsidRDefault="00243E7C" w:rsidP="002246F6">
      <w:pPr>
        <w:pStyle w:val="Text"/>
        <w:rPr>
          <w:del w:id="583" w:author="Cristiano Cesario" w:date="2014-06-21T09:22:00Z"/>
        </w:rPr>
      </w:pPr>
    </w:p>
    <w:p w14:paraId="27A0DBEB" w14:textId="38485E56" w:rsidR="001A0A38" w:rsidRDefault="001A0A38">
      <w:pPr>
        <w:rPr>
          <w:smallCaps/>
          <w:sz w:val="16"/>
          <w:szCs w:val="16"/>
        </w:rPr>
      </w:pPr>
      <w:bookmarkStart w:id="584" w:name="_Ref381296976"/>
      <w:del w:id="585" w:author="Cristiano Cesario" w:date="2014-06-21T09:22:00Z">
        <w:r w:rsidDel="00F54817">
          <w:br w:type="page"/>
        </w:r>
      </w:del>
    </w:p>
    <w:p w14:paraId="60D8E358" w14:textId="3A5278D0" w:rsidR="00243E7C" w:rsidRDefault="00243E7C" w:rsidP="00243E7C">
      <w:pPr>
        <w:pStyle w:val="TableTitle"/>
        <w:rPr>
          <w:ins w:id="586" w:author="Cristiano Cesario" w:date="2014-06-23T11:20:00Z"/>
          <w:noProof/>
        </w:rPr>
      </w:pPr>
      <w:bookmarkStart w:id="587" w:name="_Ref391105915"/>
      <w:r>
        <w:t xml:space="preserve">Table </w:t>
      </w:r>
      <w:r w:rsidR="00C62924">
        <w:fldChar w:fldCharType="begin"/>
      </w:r>
      <w:r w:rsidR="00C62924">
        <w:instrText xml:space="preserve"> SEQ Table \* ROMAN </w:instrText>
      </w:r>
      <w:r w:rsidR="00C62924">
        <w:fldChar w:fldCharType="separate"/>
      </w:r>
      <w:r w:rsidR="00C56A5A">
        <w:rPr>
          <w:noProof/>
        </w:rPr>
        <w:t>III</w:t>
      </w:r>
      <w:r w:rsidR="00C62924">
        <w:rPr>
          <w:noProof/>
        </w:rPr>
        <w:fldChar w:fldCharType="end"/>
      </w:r>
      <w:bookmarkEnd w:id="584"/>
      <w:bookmarkEnd w:id="587"/>
    </w:p>
    <w:p w14:paraId="11D6F45B" w14:textId="6A2B6B7E" w:rsidR="00C56A5A" w:rsidRPr="00C56A5A" w:rsidDel="00C56A5A" w:rsidRDefault="00C56A5A">
      <w:pPr>
        <w:pStyle w:val="Legenda"/>
        <w:rPr>
          <w:del w:id="588" w:author="Cristiano Cesario" w:date="2014-06-23T11:21:00Z"/>
          <w:rPrChange w:id="589" w:author="Cristiano Cesario" w:date="2014-06-23T11:21:00Z">
            <w:rPr>
              <w:del w:id="590" w:author="Cristiano Cesario" w:date="2014-06-23T11:21:00Z"/>
            </w:rPr>
          </w:rPrChange>
        </w:rPr>
        <w:pPrChange w:id="591" w:author="Cristiano Cesario" w:date="2014-06-23T11:21:00Z">
          <w:pPr>
            <w:pStyle w:val="TableTitle"/>
          </w:pPr>
        </w:pPrChange>
      </w:pPr>
    </w:p>
    <w:p w14:paraId="4C6912C1" w14:textId="7B968094" w:rsidR="00243E7C" w:rsidRPr="00DD5572" w:rsidRDefault="00243E7C" w:rsidP="00243E7C">
      <w:pPr>
        <w:pStyle w:val="TableTitle"/>
      </w:pPr>
      <w:r w:rsidRPr="00DD5572">
        <w:t>Existing commits in each repository</w:t>
      </w:r>
    </w:p>
    <w:tbl>
      <w:tblPr>
        <w:tblW w:w="0" w:type="auto"/>
        <w:jc w:val="center"/>
        <w:tblBorders>
          <w:top w:val="double" w:sz="4" w:space="0" w:color="auto"/>
          <w:bottom w:val="double" w:sz="4" w:space="0" w:color="auto"/>
          <w:insideH w:val="single" w:sz="4" w:space="0" w:color="auto"/>
        </w:tblBorders>
        <w:tblLook w:val="04A0" w:firstRow="1" w:lastRow="0" w:firstColumn="1" w:lastColumn="0" w:noHBand="0" w:noVBand="1"/>
      </w:tblPr>
      <w:tblGrid>
        <w:gridCol w:w="919"/>
        <w:gridCol w:w="892"/>
        <w:gridCol w:w="696"/>
        <w:gridCol w:w="634"/>
        <w:gridCol w:w="1061"/>
        <w:gridCol w:w="572"/>
      </w:tblGrid>
      <w:tr w:rsidR="00243E7C" w:rsidRPr="00DD5572" w14:paraId="05D2E417" w14:textId="77777777" w:rsidTr="00243E7C">
        <w:trPr>
          <w:tblHeader/>
          <w:jc w:val="center"/>
        </w:trPr>
        <w:tc>
          <w:tcPr>
            <w:tcW w:w="0" w:type="auto"/>
            <w:vAlign w:val="center"/>
          </w:tcPr>
          <w:p w14:paraId="76015EA3" w14:textId="77777777" w:rsidR="00243E7C" w:rsidRPr="00243E7C" w:rsidRDefault="00243E7C" w:rsidP="00243E7C">
            <w:pPr>
              <w:rPr>
                <w:sz w:val="16"/>
                <w:szCs w:val="16"/>
              </w:rPr>
            </w:pPr>
            <w:r w:rsidRPr="00243E7C">
              <w:rPr>
                <w:sz w:val="16"/>
                <w:szCs w:val="16"/>
              </w:rPr>
              <w:t>Repository</w:t>
            </w:r>
          </w:p>
        </w:tc>
        <w:tc>
          <w:tcPr>
            <w:tcW w:w="0" w:type="auto"/>
            <w:vAlign w:val="center"/>
          </w:tcPr>
          <w:p w14:paraId="2D987BF7" w14:textId="77777777" w:rsidR="00243E7C" w:rsidRPr="00243E7C" w:rsidRDefault="00243E7C" w:rsidP="00243E7C">
            <w:pPr>
              <w:rPr>
                <w:sz w:val="16"/>
                <w:szCs w:val="16"/>
              </w:rPr>
            </w:pPr>
            <w:r w:rsidRPr="00243E7C">
              <w:rPr>
                <w:sz w:val="16"/>
                <w:szCs w:val="16"/>
              </w:rPr>
              <w:t>Wolverine</w:t>
            </w:r>
          </w:p>
        </w:tc>
        <w:tc>
          <w:tcPr>
            <w:tcW w:w="0" w:type="auto"/>
            <w:vAlign w:val="center"/>
          </w:tcPr>
          <w:p w14:paraId="4DD88A2C" w14:textId="77777777" w:rsidR="00243E7C" w:rsidRPr="00243E7C" w:rsidRDefault="00243E7C" w:rsidP="00243E7C">
            <w:pPr>
              <w:rPr>
                <w:sz w:val="16"/>
                <w:szCs w:val="16"/>
              </w:rPr>
            </w:pPr>
            <w:r w:rsidRPr="00243E7C">
              <w:rPr>
                <w:sz w:val="16"/>
                <w:szCs w:val="16"/>
              </w:rPr>
              <w:t>Gambit</w:t>
            </w:r>
          </w:p>
        </w:tc>
        <w:tc>
          <w:tcPr>
            <w:tcW w:w="0" w:type="auto"/>
            <w:vAlign w:val="center"/>
          </w:tcPr>
          <w:p w14:paraId="073992DA" w14:textId="77777777" w:rsidR="00243E7C" w:rsidRPr="00243E7C" w:rsidRDefault="00243E7C" w:rsidP="00243E7C">
            <w:pPr>
              <w:rPr>
                <w:sz w:val="16"/>
                <w:szCs w:val="16"/>
              </w:rPr>
            </w:pPr>
            <w:r w:rsidRPr="00243E7C">
              <w:rPr>
                <w:sz w:val="16"/>
                <w:szCs w:val="16"/>
              </w:rPr>
              <w:t>Rogue</w:t>
            </w:r>
          </w:p>
        </w:tc>
        <w:tc>
          <w:tcPr>
            <w:tcW w:w="0" w:type="auto"/>
            <w:vAlign w:val="center"/>
          </w:tcPr>
          <w:p w14:paraId="46C37901" w14:textId="77777777" w:rsidR="00243E7C" w:rsidRPr="00243E7C" w:rsidRDefault="00243E7C" w:rsidP="00243E7C">
            <w:pPr>
              <w:rPr>
                <w:sz w:val="16"/>
                <w:szCs w:val="16"/>
              </w:rPr>
            </w:pPr>
            <w:r w:rsidRPr="00243E7C">
              <w:rPr>
                <w:sz w:val="16"/>
                <w:szCs w:val="16"/>
              </w:rPr>
              <w:t>Nightcrawler</w:t>
            </w:r>
          </w:p>
        </w:tc>
        <w:tc>
          <w:tcPr>
            <w:tcW w:w="0" w:type="auto"/>
            <w:vAlign w:val="center"/>
          </w:tcPr>
          <w:p w14:paraId="540603F6" w14:textId="77777777" w:rsidR="00243E7C" w:rsidRPr="00243E7C" w:rsidRDefault="00243E7C" w:rsidP="00243E7C">
            <w:pPr>
              <w:rPr>
                <w:sz w:val="16"/>
                <w:szCs w:val="16"/>
              </w:rPr>
            </w:pPr>
            <w:r w:rsidRPr="00243E7C">
              <w:rPr>
                <w:sz w:val="16"/>
                <w:szCs w:val="16"/>
              </w:rPr>
              <w:t>Beast</w:t>
            </w:r>
          </w:p>
        </w:tc>
      </w:tr>
      <w:tr w:rsidR="00243E7C" w:rsidRPr="00DD5572" w14:paraId="4AB2E8E6" w14:textId="77777777" w:rsidTr="00243E7C">
        <w:trPr>
          <w:jc w:val="center"/>
        </w:trPr>
        <w:tc>
          <w:tcPr>
            <w:tcW w:w="0" w:type="auto"/>
            <w:vAlign w:val="center"/>
          </w:tcPr>
          <w:p w14:paraId="0684F32B" w14:textId="77777777" w:rsidR="00243E7C" w:rsidRPr="00243E7C" w:rsidRDefault="00243E7C" w:rsidP="00243E7C">
            <w:pPr>
              <w:jc w:val="center"/>
              <w:rPr>
                <w:i/>
                <w:sz w:val="16"/>
                <w:szCs w:val="16"/>
              </w:rPr>
            </w:pPr>
            <w:r w:rsidRPr="00243E7C">
              <w:rPr>
                <w:i/>
                <w:sz w:val="16"/>
                <w:szCs w:val="16"/>
              </w:rPr>
              <w:t>Commits</w:t>
            </w:r>
          </w:p>
        </w:tc>
        <w:tc>
          <w:tcPr>
            <w:tcW w:w="0" w:type="auto"/>
            <w:vAlign w:val="center"/>
          </w:tcPr>
          <w:p w14:paraId="35715D90" w14:textId="77777777" w:rsidR="00243E7C" w:rsidRPr="00243E7C" w:rsidRDefault="00243E7C" w:rsidP="00243E7C">
            <w:pPr>
              <w:jc w:val="center"/>
              <w:rPr>
                <w:sz w:val="16"/>
                <w:szCs w:val="16"/>
              </w:rPr>
            </w:pPr>
            <w:r w:rsidRPr="00243E7C">
              <w:rPr>
                <w:sz w:val="16"/>
                <w:szCs w:val="16"/>
              </w:rPr>
              <w:t>10</w:t>
            </w:r>
          </w:p>
          <w:p w14:paraId="591F25D8"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1AFBA2B7" w14:textId="77777777" w:rsidR="00243E7C" w:rsidRPr="00243E7C" w:rsidRDefault="00243E7C" w:rsidP="00243E7C">
            <w:pPr>
              <w:jc w:val="center"/>
              <w:rPr>
                <w:i/>
                <w:sz w:val="16"/>
                <w:szCs w:val="16"/>
              </w:rPr>
            </w:pPr>
            <w:r w:rsidRPr="00243E7C">
              <w:rPr>
                <w:sz w:val="16"/>
                <w:szCs w:val="16"/>
              </w:rPr>
              <w:t>10</w:t>
            </w:r>
          </w:p>
          <w:p w14:paraId="429E18C0"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46286886" w14:textId="77777777" w:rsidR="00243E7C" w:rsidRPr="00243E7C" w:rsidRDefault="00243E7C" w:rsidP="00243E7C">
            <w:pPr>
              <w:jc w:val="center"/>
              <w:rPr>
                <w:sz w:val="16"/>
                <w:szCs w:val="16"/>
              </w:rPr>
            </w:pPr>
            <w:r w:rsidRPr="00243E7C">
              <w:rPr>
                <w:sz w:val="16"/>
                <w:szCs w:val="16"/>
              </w:rPr>
              <w:t>10</w:t>
            </w:r>
          </w:p>
          <w:p w14:paraId="173EB04D" w14:textId="77777777" w:rsidR="00243E7C" w:rsidRPr="00243E7C" w:rsidRDefault="00243E7C" w:rsidP="00243E7C">
            <w:pPr>
              <w:jc w:val="center"/>
              <w:rPr>
                <w:sz w:val="16"/>
                <w:szCs w:val="16"/>
              </w:rPr>
            </w:pPr>
            <w:r w:rsidRPr="00243E7C">
              <w:rPr>
                <w:sz w:val="16"/>
                <w:szCs w:val="16"/>
              </w:rPr>
              <w:t>12</w:t>
            </w:r>
          </w:p>
        </w:tc>
        <w:tc>
          <w:tcPr>
            <w:tcW w:w="0" w:type="auto"/>
            <w:vAlign w:val="center"/>
          </w:tcPr>
          <w:p w14:paraId="5AFE48B9" w14:textId="77777777" w:rsidR="00243E7C" w:rsidRPr="00243E7C" w:rsidRDefault="00243E7C" w:rsidP="00243E7C">
            <w:pPr>
              <w:jc w:val="center"/>
              <w:rPr>
                <w:sz w:val="16"/>
                <w:szCs w:val="16"/>
              </w:rPr>
            </w:pPr>
            <w:r w:rsidRPr="00243E7C">
              <w:rPr>
                <w:sz w:val="16"/>
                <w:szCs w:val="16"/>
              </w:rPr>
              <w:t>10</w:t>
            </w:r>
          </w:p>
          <w:p w14:paraId="6838B75F" w14:textId="77777777" w:rsidR="00243E7C" w:rsidRPr="00243E7C" w:rsidRDefault="00243E7C" w:rsidP="00243E7C">
            <w:pPr>
              <w:jc w:val="center"/>
              <w:rPr>
                <w:sz w:val="16"/>
                <w:szCs w:val="16"/>
              </w:rPr>
            </w:pPr>
            <w:r w:rsidRPr="00243E7C">
              <w:rPr>
                <w:sz w:val="16"/>
                <w:szCs w:val="16"/>
              </w:rPr>
              <w:t>11</w:t>
            </w:r>
          </w:p>
          <w:p w14:paraId="62DFB35E" w14:textId="77777777" w:rsidR="00243E7C" w:rsidRPr="00243E7C" w:rsidRDefault="00243E7C" w:rsidP="00243E7C">
            <w:pPr>
              <w:jc w:val="center"/>
              <w:rPr>
                <w:sz w:val="16"/>
                <w:szCs w:val="16"/>
              </w:rPr>
            </w:pPr>
            <w:r w:rsidRPr="00243E7C">
              <w:rPr>
                <w:sz w:val="16"/>
                <w:szCs w:val="16"/>
              </w:rPr>
              <w:t>13</w:t>
            </w:r>
          </w:p>
        </w:tc>
        <w:tc>
          <w:tcPr>
            <w:tcW w:w="0" w:type="auto"/>
            <w:vAlign w:val="center"/>
          </w:tcPr>
          <w:p w14:paraId="3AF100A7" w14:textId="77777777" w:rsidR="00243E7C" w:rsidRPr="00243E7C" w:rsidRDefault="00243E7C" w:rsidP="00243E7C">
            <w:pPr>
              <w:jc w:val="center"/>
              <w:rPr>
                <w:sz w:val="16"/>
                <w:szCs w:val="16"/>
              </w:rPr>
            </w:pPr>
            <w:r w:rsidRPr="00243E7C">
              <w:rPr>
                <w:sz w:val="16"/>
                <w:szCs w:val="16"/>
              </w:rPr>
              <w:t>10</w:t>
            </w:r>
          </w:p>
        </w:tc>
      </w:tr>
    </w:tbl>
    <w:p w14:paraId="55F6AA39" w14:textId="6E8549D0" w:rsidR="00243E7C" w:rsidDel="0086752E" w:rsidRDefault="00243E7C" w:rsidP="00243E7C">
      <w:pPr>
        <w:rPr>
          <w:del w:id="592" w:author="Cristiano Cesario" w:date="2014-06-21T15:43:00Z"/>
        </w:rPr>
      </w:pPr>
    </w:p>
    <w:p w14:paraId="4C9D9E6A" w14:textId="627DAF47" w:rsidR="00243E7C" w:rsidDel="0086752E" w:rsidRDefault="00243E7C" w:rsidP="00243E7C">
      <w:pPr>
        <w:pStyle w:val="Text"/>
      </w:pPr>
      <w:moveFromRangeStart w:id="593" w:author="Cristiano Cesario" w:date="2014-06-21T15:43:00Z" w:name="move391128746"/>
      <w:moveFrom w:id="594" w:author="Cristiano Cesario" w:date="2014-06-21T15:43:00Z">
        <w:r w:rsidRPr="00DD5572" w:rsidDel="0086752E">
          <w:t>Considering just the synchronizations presented in</w:t>
        </w:r>
        <w:r w:rsidDel="0086752E">
          <w:t xml:space="preserve"> </w:t>
        </w:r>
        <w:r w:rsidDel="0086752E">
          <w:fldChar w:fldCharType="begin"/>
        </w:r>
        <w:r w:rsidDel="0086752E">
          <w:instrText xml:space="preserve"> REF _Ref359037850 \h </w:instrText>
        </w:r>
      </w:moveFrom>
      <w:del w:id="595" w:author="Cristiano Cesario" w:date="2014-06-21T15:43:00Z"/>
      <w:moveFrom w:id="596" w:author="Cristiano Cesario" w:date="2014-06-21T15:43:00Z">
        <w:r w:rsidDel="0086752E">
          <w:fldChar w:fldCharType="separate"/>
        </w:r>
        <w:r w:rsidR="00265954" w:rsidRPr="006923BF" w:rsidDel="009000A0">
          <w:t xml:space="preserve">Fig. </w:t>
        </w:r>
        <w:r w:rsidR="00265954" w:rsidDel="009000A0">
          <w:rPr>
            <w:noProof/>
          </w:rPr>
          <w:t>1</w:t>
        </w:r>
        <w:r w:rsidDel="0086752E">
          <w:fldChar w:fldCharType="end"/>
        </w:r>
        <w:r w:rsidDel="0086752E">
          <w:t>,</w:t>
        </w:r>
        <w:r w:rsidRPr="00DD5572" w:rsidDel="0086752E">
          <w:t xml:space="preserve"> </w:t>
        </w:r>
        <w:r w:rsidDel="0086752E">
          <w:t xml:space="preserve">which </w:t>
        </w:r>
        <w:r w:rsidRPr="00DD5572" w:rsidDel="0086752E">
          <w:t>depend on the direction of the arrows</w:t>
        </w:r>
        <w:r w:rsidR="00E030B4" w:rsidDel="0086752E">
          <w:t xml:space="preserve"> and on the type of the lines</w:t>
        </w:r>
        <w:r w:rsidRPr="00DD5572" w:rsidDel="0086752E">
          <w:t xml:space="preserve">, the perception of each developer regarding to his known partners </w:t>
        </w:r>
        <w:r w:rsidDel="0086752E">
          <w:t>is shown in</w:t>
        </w:r>
        <w:r w:rsidR="0032111C" w:rsidDel="0086752E">
          <w:t xml:space="preserve"> </w:t>
        </w:r>
        <w:r w:rsidR="0032111C" w:rsidDel="0086752E">
          <w:fldChar w:fldCharType="begin"/>
        </w:r>
        <w:r w:rsidR="0032111C" w:rsidDel="0086752E">
          <w:instrText xml:space="preserve"> REF _Ref381297325 \h </w:instrText>
        </w:r>
      </w:moveFrom>
      <w:del w:id="597" w:author="Cristiano Cesario" w:date="2014-06-21T15:43:00Z"/>
      <w:moveFrom w:id="598" w:author="Cristiano Cesario" w:date="2014-06-21T15:43:00Z">
        <w:r w:rsidR="0032111C" w:rsidDel="0086752E">
          <w:fldChar w:fldCharType="separate"/>
        </w:r>
        <w:r w:rsidR="009144C7" w:rsidDel="0086752E">
          <w:t xml:space="preserve">Table </w:t>
        </w:r>
        <w:r w:rsidR="009144C7" w:rsidDel="0086752E">
          <w:rPr>
            <w:noProof/>
          </w:rPr>
          <w:t>IV</w:t>
        </w:r>
        <w:r w:rsidR="0032111C" w:rsidDel="0086752E">
          <w:fldChar w:fldCharType="end"/>
        </w:r>
        <w:r w:rsidRPr="00DD5572" w:rsidDel="0086752E">
          <w:t>.</w:t>
        </w:r>
        <w:r w:rsidDel="0086752E">
          <w:t xml:space="preserve"> Notice that the perceptions are not symmetric. For instance, as Gambit does not pull updates from Nightcrawler, there is no sense in giving him information regarding Nightcrawler.</w:t>
        </w:r>
      </w:moveFrom>
    </w:p>
    <w:moveFromRangeEnd w:id="593"/>
    <w:p w14:paraId="1966F08F" w14:textId="697732AE" w:rsidR="005E775D" w:rsidDel="008855DE" w:rsidRDefault="005E775D" w:rsidP="00243E7C">
      <w:pPr>
        <w:pStyle w:val="Text"/>
        <w:rPr>
          <w:del w:id="599" w:author="Cristiano Cesario" w:date="2014-06-23T06:58:00Z"/>
        </w:rPr>
      </w:pPr>
    </w:p>
    <w:p w14:paraId="32FFD9E4" w14:textId="3DDC189C" w:rsidR="00243E7C" w:rsidRDefault="00243E7C" w:rsidP="00243E7C">
      <w:pPr>
        <w:pStyle w:val="TableTitle"/>
      </w:pPr>
      <w:bookmarkStart w:id="600" w:name="_Ref381297325"/>
      <w:r>
        <w:t xml:space="preserve">Table </w:t>
      </w:r>
      <w:r w:rsidR="00C62924">
        <w:fldChar w:fldCharType="begin"/>
      </w:r>
      <w:r w:rsidR="00C62924">
        <w:instrText xml:space="preserve"> SEQ Table \* ROMAN </w:instrText>
      </w:r>
      <w:r w:rsidR="00C62924">
        <w:fldChar w:fldCharType="separate"/>
      </w:r>
      <w:ins w:id="601" w:author="Cristiano Cesario" w:date="2014-06-23T11:21:00Z">
        <w:r w:rsidR="00C56A5A">
          <w:rPr>
            <w:noProof/>
          </w:rPr>
          <w:t>IV</w:t>
        </w:r>
      </w:ins>
      <w:del w:id="602" w:author="Cristiano Cesario" w:date="2014-06-23T11:20:00Z">
        <w:r w:rsidR="00C56A5A" w:rsidDel="00C56A5A">
          <w:rPr>
            <w:noProof/>
          </w:rPr>
          <w:delText>IV</w:delText>
        </w:r>
      </w:del>
      <w:r w:rsidR="00C62924">
        <w:rPr>
          <w:noProof/>
        </w:rPr>
        <w:fldChar w:fldCharType="end"/>
      </w:r>
      <w:bookmarkEnd w:id="600"/>
    </w:p>
    <w:p w14:paraId="55D320B3" w14:textId="1C56BEFF" w:rsidR="00243E7C" w:rsidRPr="00DD5572" w:rsidRDefault="00243E7C" w:rsidP="00243E7C">
      <w:pPr>
        <w:pStyle w:val="TableTitle"/>
      </w:pPr>
      <w:r w:rsidRPr="00DD5572">
        <w:t>Status of each repository based on known remote repositories</w:t>
      </w:r>
    </w:p>
    <w:tbl>
      <w:tblPr>
        <w:tblStyle w:val="IEEETable"/>
        <w:tblW w:w="0" w:type="auto"/>
        <w:tblInd w:w="108" w:type="dxa"/>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7875E5" w:rsidRPr="00DD5572" w14:paraId="0C9B39CF" w14:textId="77777777" w:rsidTr="007875E5">
        <w:trPr>
          <w:cnfStyle w:val="100000000000" w:firstRow="1" w:lastRow="0" w:firstColumn="0" w:lastColumn="0" w:oddVBand="0" w:evenVBand="0" w:oddHBand="0" w:evenHBand="0" w:firstRowFirstColumn="0" w:firstRowLastColumn="0" w:lastRowFirstColumn="0" w:lastRowLastColumn="0"/>
        </w:trPr>
        <w:tc>
          <w:tcPr>
            <w:tcW w:w="1026" w:type="dxa"/>
            <w:vAlign w:val="center"/>
          </w:tcPr>
          <w:p w14:paraId="1F9A44DA" w14:textId="77777777" w:rsidR="00243E7C" w:rsidRPr="00243E7C" w:rsidRDefault="00243E7C" w:rsidP="00C46406">
            <w:pPr>
              <w:jc w:val="center"/>
              <w:rPr>
                <w:sz w:val="16"/>
                <w:szCs w:val="16"/>
              </w:rPr>
            </w:pPr>
            <w:r w:rsidRPr="00243E7C">
              <w:rPr>
                <w:sz w:val="16"/>
                <w:szCs w:val="16"/>
              </w:rPr>
              <w:t>Repository</w:t>
            </w:r>
          </w:p>
        </w:tc>
        <w:tc>
          <w:tcPr>
            <w:tcW w:w="851" w:type="dxa"/>
            <w:vAlign w:val="center"/>
          </w:tcPr>
          <w:p w14:paraId="7C502028" w14:textId="77777777" w:rsidR="00243E7C" w:rsidRPr="00243E7C" w:rsidRDefault="00243E7C" w:rsidP="00C46406">
            <w:pPr>
              <w:jc w:val="center"/>
              <w:rPr>
                <w:sz w:val="16"/>
                <w:szCs w:val="16"/>
              </w:rPr>
            </w:pPr>
            <w:r w:rsidRPr="00243E7C">
              <w:rPr>
                <w:sz w:val="16"/>
                <w:szCs w:val="16"/>
              </w:rPr>
              <w:t>Wolverine</w:t>
            </w:r>
          </w:p>
        </w:tc>
        <w:tc>
          <w:tcPr>
            <w:tcW w:w="709" w:type="dxa"/>
            <w:vAlign w:val="center"/>
          </w:tcPr>
          <w:p w14:paraId="28EE8AE1" w14:textId="77777777" w:rsidR="00243E7C" w:rsidRPr="00243E7C" w:rsidRDefault="00243E7C" w:rsidP="00C46406">
            <w:pPr>
              <w:jc w:val="center"/>
              <w:rPr>
                <w:sz w:val="16"/>
                <w:szCs w:val="16"/>
              </w:rPr>
            </w:pPr>
            <w:r w:rsidRPr="00243E7C">
              <w:rPr>
                <w:sz w:val="16"/>
                <w:szCs w:val="16"/>
              </w:rPr>
              <w:t>Gambit</w:t>
            </w:r>
          </w:p>
        </w:tc>
        <w:tc>
          <w:tcPr>
            <w:tcW w:w="567" w:type="dxa"/>
            <w:vAlign w:val="center"/>
          </w:tcPr>
          <w:p w14:paraId="6252A663" w14:textId="77777777" w:rsidR="00243E7C" w:rsidRPr="00243E7C" w:rsidRDefault="00243E7C" w:rsidP="00C46406">
            <w:pPr>
              <w:jc w:val="center"/>
              <w:rPr>
                <w:sz w:val="16"/>
                <w:szCs w:val="16"/>
              </w:rPr>
            </w:pPr>
            <w:r w:rsidRPr="00243E7C">
              <w:rPr>
                <w:sz w:val="16"/>
                <w:szCs w:val="16"/>
              </w:rPr>
              <w:t>Rogue</w:t>
            </w:r>
          </w:p>
        </w:tc>
        <w:tc>
          <w:tcPr>
            <w:tcW w:w="1101" w:type="dxa"/>
            <w:vAlign w:val="center"/>
          </w:tcPr>
          <w:p w14:paraId="17C61D34" w14:textId="77777777" w:rsidR="00243E7C" w:rsidRPr="00243E7C" w:rsidRDefault="00243E7C" w:rsidP="00C46406">
            <w:pPr>
              <w:jc w:val="center"/>
              <w:rPr>
                <w:sz w:val="16"/>
                <w:szCs w:val="16"/>
              </w:rPr>
            </w:pPr>
            <w:r w:rsidRPr="00243E7C">
              <w:rPr>
                <w:sz w:val="16"/>
                <w:szCs w:val="16"/>
              </w:rPr>
              <w:t>Nightcrawler</w:t>
            </w:r>
          </w:p>
        </w:tc>
        <w:tc>
          <w:tcPr>
            <w:tcW w:w="511" w:type="dxa"/>
            <w:vAlign w:val="center"/>
          </w:tcPr>
          <w:p w14:paraId="265B0352" w14:textId="77777777" w:rsidR="00243E7C" w:rsidRPr="00243E7C" w:rsidRDefault="00243E7C" w:rsidP="00C46406">
            <w:pPr>
              <w:jc w:val="center"/>
              <w:rPr>
                <w:sz w:val="16"/>
                <w:szCs w:val="16"/>
              </w:rPr>
            </w:pPr>
            <w:r w:rsidRPr="00243E7C">
              <w:rPr>
                <w:sz w:val="16"/>
                <w:szCs w:val="16"/>
              </w:rPr>
              <w:t>Beast</w:t>
            </w:r>
          </w:p>
        </w:tc>
      </w:tr>
      <w:tr w:rsidR="007875E5" w:rsidRPr="00DD5572" w14:paraId="2CE38DAA" w14:textId="77777777" w:rsidTr="007875E5">
        <w:tc>
          <w:tcPr>
            <w:tcW w:w="1026" w:type="dxa"/>
            <w:vAlign w:val="center"/>
          </w:tcPr>
          <w:p w14:paraId="3A056595" w14:textId="77777777" w:rsidR="00243E7C" w:rsidRPr="00243E7C" w:rsidRDefault="00243E7C" w:rsidP="00C46406">
            <w:pPr>
              <w:jc w:val="center"/>
              <w:rPr>
                <w:sz w:val="16"/>
                <w:szCs w:val="16"/>
              </w:rPr>
            </w:pPr>
            <w:r w:rsidRPr="00243E7C">
              <w:rPr>
                <w:sz w:val="16"/>
                <w:szCs w:val="16"/>
              </w:rPr>
              <w:t>Wolverine</w:t>
            </w:r>
          </w:p>
        </w:tc>
        <w:tc>
          <w:tcPr>
            <w:tcW w:w="851" w:type="dxa"/>
            <w:vAlign w:val="center"/>
          </w:tcPr>
          <w:p w14:paraId="7C16E57C"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56EB684" w14:textId="50277BDD" w:rsidR="00243E7C" w:rsidRPr="00243E7C" w:rsidRDefault="00E030B4" w:rsidP="00C46406">
            <w:pPr>
              <w:jc w:val="center"/>
              <w:rPr>
                <w:sz w:val="16"/>
                <w:szCs w:val="16"/>
              </w:rPr>
            </w:pPr>
            <w:r>
              <w:rPr>
                <w:noProof/>
                <w:sz w:val="16"/>
                <w:szCs w:val="16"/>
                <w:lang w:val="pt-BR" w:eastAsia="pt-BR"/>
              </w:rPr>
              <w:t>-</w:t>
            </w:r>
          </w:p>
        </w:tc>
        <w:tc>
          <w:tcPr>
            <w:tcW w:w="567" w:type="dxa"/>
            <w:vAlign w:val="center"/>
          </w:tcPr>
          <w:p w14:paraId="535CB228"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262B77F5"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6CA5BA28" w14:textId="77777777" w:rsidR="00243E7C" w:rsidRPr="00243E7C" w:rsidRDefault="00243E7C" w:rsidP="00C46406">
            <w:pPr>
              <w:jc w:val="center"/>
              <w:rPr>
                <w:sz w:val="16"/>
                <w:szCs w:val="16"/>
              </w:rPr>
            </w:pPr>
            <w:r w:rsidRPr="00243E7C">
              <w:rPr>
                <w:sz w:val="16"/>
                <w:szCs w:val="16"/>
              </w:rPr>
              <w:t>-</w:t>
            </w:r>
          </w:p>
        </w:tc>
      </w:tr>
      <w:tr w:rsidR="007875E5" w:rsidRPr="00DD5572" w14:paraId="2CEBDF4A" w14:textId="77777777" w:rsidTr="007875E5">
        <w:tc>
          <w:tcPr>
            <w:tcW w:w="1026" w:type="dxa"/>
            <w:vAlign w:val="center"/>
          </w:tcPr>
          <w:p w14:paraId="30BE736C" w14:textId="77777777" w:rsidR="00243E7C" w:rsidRPr="00243E7C" w:rsidRDefault="00243E7C" w:rsidP="00C46406">
            <w:pPr>
              <w:jc w:val="center"/>
              <w:rPr>
                <w:sz w:val="16"/>
                <w:szCs w:val="16"/>
              </w:rPr>
            </w:pPr>
            <w:r w:rsidRPr="00243E7C">
              <w:rPr>
                <w:sz w:val="16"/>
                <w:szCs w:val="16"/>
              </w:rPr>
              <w:t>Gambit</w:t>
            </w:r>
          </w:p>
        </w:tc>
        <w:tc>
          <w:tcPr>
            <w:tcW w:w="851" w:type="dxa"/>
            <w:vAlign w:val="center"/>
          </w:tcPr>
          <w:p w14:paraId="155EC6B6"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74DDECA" wp14:editId="3168E717">
                  <wp:extent cx="180000" cy="180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6FF9EABD" w14:textId="77777777" w:rsidR="00243E7C" w:rsidRPr="00243E7C" w:rsidRDefault="00243E7C" w:rsidP="00C46406">
            <w:pPr>
              <w:jc w:val="center"/>
              <w:rPr>
                <w:sz w:val="16"/>
                <w:szCs w:val="16"/>
              </w:rPr>
            </w:pPr>
            <w:r w:rsidRPr="00243E7C">
              <w:rPr>
                <w:sz w:val="16"/>
                <w:szCs w:val="16"/>
              </w:rPr>
              <w:t>-</w:t>
            </w:r>
          </w:p>
        </w:tc>
        <w:tc>
          <w:tcPr>
            <w:tcW w:w="567" w:type="dxa"/>
            <w:vAlign w:val="center"/>
          </w:tcPr>
          <w:p w14:paraId="61AF3E75" w14:textId="5E7F0864" w:rsidR="00243E7C" w:rsidRPr="00243E7C" w:rsidRDefault="00E030B4" w:rsidP="00C46406">
            <w:pPr>
              <w:jc w:val="center"/>
              <w:rPr>
                <w:sz w:val="16"/>
                <w:szCs w:val="16"/>
              </w:rPr>
            </w:pPr>
            <w:r>
              <w:rPr>
                <w:noProof/>
                <w:sz w:val="16"/>
                <w:szCs w:val="16"/>
                <w:lang w:val="pt-BR" w:eastAsia="pt-BR"/>
              </w:rPr>
              <w:t>-</w:t>
            </w:r>
          </w:p>
        </w:tc>
        <w:tc>
          <w:tcPr>
            <w:tcW w:w="1101" w:type="dxa"/>
            <w:vAlign w:val="center"/>
          </w:tcPr>
          <w:p w14:paraId="1AFBFAA1"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4FCAAA16" w14:textId="0DB24E95" w:rsidR="00243E7C" w:rsidRPr="00243E7C" w:rsidRDefault="00E030B4" w:rsidP="00C46406">
            <w:pPr>
              <w:jc w:val="center"/>
              <w:rPr>
                <w:sz w:val="16"/>
                <w:szCs w:val="16"/>
              </w:rPr>
            </w:pPr>
            <w:r>
              <w:rPr>
                <w:noProof/>
                <w:sz w:val="16"/>
                <w:szCs w:val="16"/>
                <w:lang w:val="pt-BR" w:eastAsia="pt-BR"/>
              </w:rPr>
              <w:t>-</w:t>
            </w:r>
          </w:p>
        </w:tc>
      </w:tr>
      <w:tr w:rsidR="007875E5" w:rsidRPr="00DD5572" w14:paraId="76FAC303" w14:textId="77777777" w:rsidTr="007875E5">
        <w:tc>
          <w:tcPr>
            <w:tcW w:w="1026" w:type="dxa"/>
            <w:vAlign w:val="center"/>
          </w:tcPr>
          <w:p w14:paraId="6FE1F6CB" w14:textId="77777777" w:rsidR="00243E7C" w:rsidRPr="00243E7C" w:rsidRDefault="00243E7C" w:rsidP="00C46406">
            <w:pPr>
              <w:jc w:val="center"/>
              <w:rPr>
                <w:sz w:val="16"/>
                <w:szCs w:val="16"/>
              </w:rPr>
            </w:pPr>
            <w:r w:rsidRPr="00243E7C">
              <w:rPr>
                <w:sz w:val="16"/>
                <w:szCs w:val="16"/>
              </w:rPr>
              <w:t>Rogue</w:t>
            </w:r>
          </w:p>
        </w:tc>
        <w:tc>
          <w:tcPr>
            <w:tcW w:w="851" w:type="dxa"/>
            <w:vAlign w:val="center"/>
          </w:tcPr>
          <w:p w14:paraId="4AC5AC94"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C7A73B9"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67C887C" wp14:editId="528CE0C7">
                  <wp:extent cx="180000" cy="180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20B63E66"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0A849FC2"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1CF17AA5" w14:textId="77777777" w:rsidR="00243E7C" w:rsidRPr="00243E7C" w:rsidRDefault="00243E7C" w:rsidP="00C46406">
            <w:pPr>
              <w:jc w:val="center"/>
              <w:rPr>
                <w:sz w:val="16"/>
                <w:szCs w:val="16"/>
              </w:rPr>
            </w:pPr>
            <w:r w:rsidRPr="00243E7C">
              <w:rPr>
                <w:sz w:val="16"/>
                <w:szCs w:val="16"/>
              </w:rPr>
              <w:t>-</w:t>
            </w:r>
          </w:p>
        </w:tc>
      </w:tr>
      <w:tr w:rsidR="007875E5" w:rsidRPr="00DD5572" w14:paraId="6EB2C278" w14:textId="77777777" w:rsidTr="007875E5">
        <w:tc>
          <w:tcPr>
            <w:tcW w:w="1026" w:type="dxa"/>
            <w:tcBorders>
              <w:bottom w:val="single" w:sz="4" w:space="0" w:color="auto"/>
            </w:tcBorders>
            <w:vAlign w:val="center"/>
          </w:tcPr>
          <w:p w14:paraId="0D183757" w14:textId="77777777" w:rsidR="00243E7C" w:rsidRPr="00243E7C" w:rsidRDefault="00243E7C" w:rsidP="00C46406">
            <w:pPr>
              <w:jc w:val="center"/>
              <w:rPr>
                <w:sz w:val="16"/>
                <w:szCs w:val="16"/>
              </w:rPr>
            </w:pPr>
            <w:commentRangeStart w:id="603"/>
            <w:r w:rsidRPr="00243E7C">
              <w:rPr>
                <w:sz w:val="16"/>
                <w:szCs w:val="16"/>
              </w:rPr>
              <w:t>Nightcrawler</w:t>
            </w:r>
            <w:commentRangeEnd w:id="603"/>
            <w:r w:rsidR="009B1D54">
              <w:rPr>
                <w:rStyle w:val="Refdecomentrio"/>
              </w:rPr>
              <w:commentReference w:id="603"/>
            </w:r>
          </w:p>
        </w:tc>
        <w:tc>
          <w:tcPr>
            <w:tcW w:w="851" w:type="dxa"/>
            <w:tcBorders>
              <w:bottom w:val="single" w:sz="4" w:space="0" w:color="auto"/>
            </w:tcBorders>
            <w:vAlign w:val="center"/>
          </w:tcPr>
          <w:p w14:paraId="750FB1C9" w14:textId="77777777" w:rsidR="00243E7C" w:rsidRPr="00243E7C" w:rsidRDefault="00243E7C" w:rsidP="00C46406">
            <w:pPr>
              <w:jc w:val="center"/>
              <w:rPr>
                <w:sz w:val="16"/>
                <w:szCs w:val="16"/>
              </w:rPr>
            </w:pPr>
            <w:r w:rsidRPr="00243E7C">
              <w:rPr>
                <w:sz w:val="16"/>
                <w:szCs w:val="16"/>
              </w:rPr>
              <w:t>-</w:t>
            </w:r>
          </w:p>
        </w:tc>
        <w:tc>
          <w:tcPr>
            <w:tcW w:w="709" w:type="dxa"/>
            <w:tcBorders>
              <w:bottom w:val="single" w:sz="4" w:space="0" w:color="auto"/>
            </w:tcBorders>
            <w:vAlign w:val="center"/>
          </w:tcPr>
          <w:p w14:paraId="76245A29" w14:textId="6F74B072" w:rsidR="00243E7C" w:rsidRPr="00243E7C" w:rsidRDefault="00243E7C" w:rsidP="00C46406">
            <w:pPr>
              <w:jc w:val="center"/>
              <w:rPr>
                <w:sz w:val="16"/>
                <w:szCs w:val="16"/>
              </w:rPr>
            </w:pPr>
            <w:del w:id="604" w:author="Cristiano Cesario" w:date="2014-06-20T17:16:00Z">
              <w:r w:rsidRPr="00243E7C" w:rsidDel="00AD36BF">
                <w:rPr>
                  <w:noProof/>
                  <w:sz w:val="16"/>
                  <w:szCs w:val="16"/>
                  <w:lang w:val="pt-BR" w:eastAsia="pt-BR"/>
                  <w:rPrChange w:id="605" w:author="Unknown">
                    <w:rPr>
                      <w:noProof/>
                      <w:lang w:val="pt-BR" w:eastAsia="pt-BR"/>
                    </w:rPr>
                  </w:rPrChange>
                </w:rPr>
                <w:drawing>
                  <wp:inline distT="0" distB="0" distL="0" distR="0" wp14:anchorId="01980312" wp14:editId="36B59728">
                    <wp:extent cx="180000" cy="180000"/>
                    <wp:effectExtent l="0" t="0" r="0" b="0"/>
                    <wp:docPr id="21" name="Imagem 2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hea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del>
            <w:ins w:id="606" w:author="Cristiano Cesario" w:date="2014-06-20T17:16:00Z">
              <w:r w:rsidR="00AD36BF">
                <w:rPr>
                  <w:sz w:val="16"/>
                  <w:szCs w:val="16"/>
                </w:rPr>
                <w:t>-</w:t>
              </w:r>
            </w:ins>
          </w:p>
        </w:tc>
        <w:tc>
          <w:tcPr>
            <w:tcW w:w="567" w:type="dxa"/>
            <w:tcBorders>
              <w:bottom w:val="single" w:sz="4" w:space="0" w:color="auto"/>
            </w:tcBorders>
            <w:vAlign w:val="center"/>
          </w:tcPr>
          <w:p w14:paraId="6BA3D7B2" w14:textId="77777777" w:rsidR="00243E7C" w:rsidRPr="00243E7C" w:rsidRDefault="00243E7C" w:rsidP="00C46406">
            <w:pPr>
              <w:jc w:val="center"/>
              <w:rPr>
                <w:sz w:val="16"/>
                <w:szCs w:val="16"/>
              </w:rPr>
            </w:pPr>
            <w:r w:rsidRPr="00243E7C">
              <w:rPr>
                <w:sz w:val="16"/>
                <w:szCs w:val="16"/>
              </w:rPr>
              <w:t>-</w:t>
            </w:r>
          </w:p>
        </w:tc>
        <w:tc>
          <w:tcPr>
            <w:tcW w:w="1101" w:type="dxa"/>
            <w:tcBorders>
              <w:bottom w:val="single" w:sz="4" w:space="0" w:color="auto"/>
            </w:tcBorders>
            <w:vAlign w:val="center"/>
          </w:tcPr>
          <w:p w14:paraId="0796AACC" w14:textId="77777777" w:rsidR="00243E7C" w:rsidRPr="00243E7C" w:rsidRDefault="00243E7C" w:rsidP="00C46406">
            <w:pPr>
              <w:jc w:val="center"/>
              <w:rPr>
                <w:sz w:val="16"/>
                <w:szCs w:val="16"/>
              </w:rPr>
            </w:pPr>
            <w:r w:rsidRPr="00243E7C">
              <w:rPr>
                <w:sz w:val="16"/>
                <w:szCs w:val="16"/>
              </w:rPr>
              <w:t>-</w:t>
            </w:r>
          </w:p>
        </w:tc>
        <w:tc>
          <w:tcPr>
            <w:tcW w:w="511" w:type="dxa"/>
            <w:tcBorders>
              <w:bottom w:val="single" w:sz="4" w:space="0" w:color="auto"/>
            </w:tcBorders>
            <w:vAlign w:val="center"/>
          </w:tcPr>
          <w:p w14:paraId="3A231393" w14:textId="77777777" w:rsidR="00243E7C" w:rsidRPr="00243E7C" w:rsidRDefault="00243E7C" w:rsidP="00C46406">
            <w:pPr>
              <w:jc w:val="center"/>
              <w:rPr>
                <w:sz w:val="16"/>
                <w:szCs w:val="16"/>
              </w:rPr>
            </w:pPr>
            <w:r w:rsidRPr="00243E7C">
              <w:rPr>
                <w:sz w:val="16"/>
                <w:szCs w:val="16"/>
              </w:rPr>
              <w:t>-</w:t>
            </w:r>
          </w:p>
        </w:tc>
      </w:tr>
      <w:tr w:rsidR="007875E5" w:rsidRPr="00DD5572" w14:paraId="5C14FC51" w14:textId="77777777" w:rsidTr="007875E5">
        <w:tc>
          <w:tcPr>
            <w:tcW w:w="1026" w:type="dxa"/>
            <w:tcBorders>
              <w:top w:val="single" w:sz="4" w:space="0" w:color="auto"/>
              <w:bottom w:val="double" w:sz="4" w:space="0" w:color="auto"/>
            </w:tcBorders>
            <w:vAlign w:val="center"/>
          </w:tcPr>
          <w:p w14:paraId="5ADB6E27" w14:textId="77777777" w:rsidR="00243E7C" w:rsidRPr="00243E7C" w:rsidRDefault="00243E7C" w:rsidP="00C46406">
            <w:pPr>
              <w:jc w:val="center"/>
              <w:rPr>
                <w:sz w:val="16"/>
                <w:szCs w:val="16"/>
              </w:rPr>
            </w:pPr>
            <w:commentRangeStart w:id="607"/>
            <w:r w:rsidRPr="00243E7C">
              <w:rPr>
                <w:sz w:val="16"/>
                <w:szCs w:val="16"/>
              </w:rPr>
              <w:t>Beast</w:t>
            </w:r>
            <w:commentRangeEnd w:id="607"/>
            <w:r w:rsidR="009B1D54">
              <w:rPr>
                <w:rStyle w:val="Refdecomentrio"/>
              </w:rPr>
              <w:commentReference w:id="607"/>
            </w:r>
          </w:p>
        </w:tc>
        <w:tc>
          <w:tcPr>
            <w:tcW w:w="851" w:type="dxa"/>
            <w:tcBorders>
              <w:top w:val="single" w:sz="4" w:space="0" w:color="auto"/>
              <w:bottom w:val="double" w:sz="4" w:space="0" w:color="auto"/>
            </w:tcBorders>
            <w:vAlign w:val="center"/>
          </w:tcPr>
          <w:p w14:paraId="2F1DB20C" w14:textId="77777777" w:rsidR="00243E7C" w:rsidRPr="00243E7C" w:rsidRDefault="00243E7C" w:rsidP="00C46406">
            <w:pPr>
              <w:jc w:val="center"/>
              <w:rPr>
                <w:sz w:val="16"/>
                <w:szCs w:val="16"/>
              </w:rPr>
            </w:pPr>
            <w:r w:rsidRPr="00243E7C">
              <w:rPr>
                <w:sz w:val="16"/>
                <w:szCs w:val="16"/>
              </w:rPr>
              <w:t>-</w:t>
            </w:r>
          </w:p>
        </w:tc>
        <w:tc>
          <w:tcPr>
            <w:tcW w:w="709" w:type="dxa"/>
            <w:tcBorders>
              <w:top w:val="single" w:sz="4" w:space="0" w:color="auto"/>
              <w:bottom w:val="double" w:sz="4" w:space="0" w:color="auto"/>
            </w:tcBorders>
            <w:vAlign w:val="center"/>
          </w:tcPr>
          <w:p w14:paraId="21445512" w14:textId="46F7FA46" w:rsidR="00243E7C" w:rsidRPr="00243E7C" w:rsidRDefault="00AA5547" w:rsidP="00C46406">
            <w:pPr>
              <w:jc w:val="center"/>
              <w:rPr>
                <w:sz w:val="16"/>
                <w:szCs w:val="16"/>
              </w:rPr>
            </w:pPr>
            <w:ins w:id="608" w:author="Cristiano Cesario" w:date="2014-06-27T15:11:00Z">
              <w:r w:rsidRPr="00243E7C">
                <w:rPr>
                  <w:noProof/>
                  <w:sz w:val="16"/>
                  <w:szCs w:val="16"/>
                  <w:lang w:val="pt-BR" w:eastAsia="pt-BR"/>
                  <w:rPrChange w:id="609" w:author="Unknown">
                    <w:rPr>
                      <w:noProof/>
                      <w:lang w:val="pt-BR" w:eastAsia="pt-BR"/>
                    </w:rPr>
                  </w:rPrChange>
                </w:rPr>
                <w:drawing>
                  <wp:inline distT="0" distB="0" distL="0" distR="0" wp14:anchorId="32493AF4" wp14:editId="3E676F38">
                    <wp:extent cx="180000" cy="180000"/>
                    <wp:effectExtent l="0" t="0" r="0" b="0"/>
                    <wp:docPr id="7" name="Imagem 7"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ins>
            <w:del w:id="610" w:author="Cristiano Cesario" w:date="2014-06-20T17:23:00Z">
              <w:r w:rsidR="00E030B4" w:rsidRPr="00243E7C" w:rsidDel="00E474F0">
                <w:rPr>
                  <w:noProof/>
                  <w:sz w:val="16"/>
                  <w:szCs w:val="16"/>
                  <w:lang w:val="pt-BR" w:eastAsia="pt-BR"/>
                  <w:rPrChange w:id="611" w:author="Unknown">
                    <w:rPr>
                      <w:noProof/>
                      <w:lang w:val="pt-BR" w:eastAsia="pt-BR"/>
                    </w:rPr>
                  </w:rPrChange>
                </w:rPr>
                <w:drawing>
                  <wp:inline distT="0" distB="0" distL="0" distR="0" wp14:anchorId="2DB5295F" wp14:editId="1A00F1B0">
                    <wp:extent cx="180000" cy="180000"/>
                    <wp:effectExtent l="0" t="0" r="0" b="0"/>
                    <wp:docPr id="3" name="Imagem 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del>
          </w:p>
        </w:tc>
        <w:tc>
          <w:tcPr>
            <w:tcW w:w="567" w:type="dxa"/>
            <w:tcBorders>
              <w:top w:val="single" w:sz="4" w:space="0" w:color="auto"/>
              <w:bottom w:val="double" w:sz="4" w:space="0" w:color="auto"/>
            </w:tcBorders>
            <w:vAlign w:val="center"/>
          </w:tcPr>
          <w:p w14:paraId="55805DCB"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F4120CC" wp14:editId="30942B32">
                  <wp:extent cx="180000" cy="180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tcBorders>
              <w:top w:val="single" w:sz="4" w:space="0" w:color="auto"/>
              <w:bottom w:val="double" w:sz="4" w:space="0" w:color="auto"/>
            </w:tcBorders>
            <w:vAlign w:val="center"/>
          </w:tcPr>
          <w:p w14:paraId="389B0ED0"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3F49E505" wp14:editId="10E3D214">
                  <wp:extent cx="180000" cy="180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tcBorders>
              <w:top w:val="single" w:sz="4" w:space="0" w:color="auto"/>
              <w:bottom w:val="double" w:sz="4" w:space="0" w:color="auto"/>
            </w:tcBorders>
            <w:vAlign w:val="center"/>
          </w:tcPr>
          <w:p w14:paraId="2F9401C7" w14:textId="77777777" w:rsidR="00243E7C" w:rsidRPr="00243E7C" w:rsidRDefault="00243E7C" w:rsidP="00C46406">
            <w:pPr>
              <w:jc w:val="center"/>
              <w:rPr>
                <w:sz w:val="16"/>
                <w:szCs w:val="16"/>
              </w:rPr>
            </w:pPr>
            <w:r w:rsidRPr="00243E7C">
              <w:rPr>
                <w:sz w:val="16"/>
                <w:szCs w:val="16"/>
              </w:rPr>
              <w:t>-</w:t>
            </w:r>
          </w:p>
        </w:tc>
      </w:tr>
    </w:tbl>
    <w:p w14:paraId="6B6B8403" w14:textId="77777777" w:rsidR="0032111C" w:rsidRDefault="0032111C" w:rsidP="0032111C">
      <w:pPr>
        <w:pStyle w:val="Text"/>
      </w:pPr>
    </w:p>
    <w:p w14:paraId="0373DBDD" w14:textId="25944F60" w:rsidR="0070339C" w:rsidDel="002C07F0" w:rsidRDefault="00243E7C" w:rsidP="0070339C">
      <w:pPr>
        <w:pStyle w:val="Text"/>
        <w:rPr>
          <w:del w:id="612" w:author="Cristiano Cesario" w:date="2014-06-21T14:33:00Z"/>
        </w:rPr>
      </w:pPr>
      <w:del w:id="613" w:author="Cristiano Cesario" w:date="2014-06-21T14:33:00Z">
        <w:r w:rsidDel="002C07F0">
          <w:delText>The main window of DyeVC presents Level 1 information, as shown in</w:delText>
        </w:r>
        <w:r w:rsidR="0032111C" w:rsidDel="002C07F0">
          <w:delText xml:space="preserve"> </w:delText>
        </w:r>
        <w:r w:rsidR="0032111C" w:rsidDel="002C07F0">
          <w:fldChar w:fldCharType="begin"/>
        </w:r>
        <w:r w:rsidR="0032111C" w:rsidDel="002C07F0">
          <w:delInstrText xml:space="preserve"> REF _Ref381297478 \h </w:delInstrText>
        </w:r>
        <w:r w:rsidR="0032111C" w:rsidDel="002C07F0">
          <w:fldChar w:fldCharType="separate"/>
        </w:r>
      </w:del>
      <w:del w:id="614" w:author="Cristiano Cesario" w:date="2014-06-21T09:25:00Z">
        <w:r w:rsidR="00265954" w:rsidDel="009000A0">
          <w:delText xml:space="preserve">Fig. </w:delText>
        </w:r>
        <w:r w:rsidR="00265954" w:rsidDel="009000A0">
          <w:rPr>
            <w:noProof/>
          </w:rPr>
          <w:delText>4</w:delText>
        </w:r>
      </w:del>
      <w:del w:id="615" w:author="Cristiano Cesario" w:date="2014-06-21T14:33:00Z">
        <w:r w:rsidR="0032111C" w:rsidDel="002C07F0">
          <w:fldChar w:fldCharType="end"/>
        </w:r>
        <w:r w:rsidDel="002C07F0">
          <w:delText xml:space="preserve">. Upon a mouse over a repository, DyeVC informs the number of commits that </w:delText>
        </w:r>
        <w:r w:rsidR="0098551D" w:rsidDel="002C07F0">
          <w:delText xml:space="preserve">each branch that tracks a remote branch is </w:delText>
        </w:r>
        <w:r w:rsidDel="002C07F0">
          <w:delText>ahead or behind (Level 2 information).</w:delText>
        </w:r>
      </w:del>
    </w:p>
    <w:p w14:paraId="73E390A6" w14:textId="737AFF96" w:rsidR="0070339C" w:rsidDel="00565C1C" w:rsidRDefault="0070339C" w:rsidP="00787C81">
      <w:pPr>
        <w:pStyle w:val="PrimeiroPargrafo"/>
        <w:jc w:val="center"/>
        <w:rPr>
          <w:del w:id="616" w:author="Cristiano Cesario" w:date="2014-06-21T12:01:00Z"/>
        </w:rPr>
      </w:pPr>
      <w:del w:id="617" w:author="Cristiano Cesario" w:date="2014-06-21T12:01:00Z">
        <w:r w:rsidRPr="00883927" w:rsidDel="00565C1C">
          <w:rPr>
            <w:noProof/>
          </w:rPr>
          <mc:AlternateContent>
            <mc:Choice Requires="wps">
              <w:drawing>
                <wp:inline distT="0" distB="0" distL="0" distR="0" wp14:anchorId="18E1E141" wp14:editId="4979EADB">
                  <wp:extent cx="3174520" cy="2648310"/>
                  <wp:effectExtent l="0" t="0" r="26035" b="19050"/>
                  <wp:docPr id="20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52E83E1A" w14:textId="77777777" w:rsidR="00C62924" w:rsidRPr="00883927" w:rsidRDefault="00C62924" w:rsidP="00787C81">
                              <w:pPr>
                                <w:jc w:val="center"/>
                                <w:rPr>
                                  <w:lang w:val="pt-BR"/>
                                </w:rPr>
                              </w:pPr>
                              <w:r>
                                <w:rPr>
                                  <w:noProof/>
                                  <w:lang w:val="pt-BR" w:eastAsia="pt-BR"/>
                                </w:rPr>
                                <w:drawing>
                                  <wp:inline distT="0" distB="0" distL="0" distR="0" wp14:anchorId="32A34091" wp14:editId="3A2242ED">
                                    <wp:extent cx="2950234" cy="2528772"/>
                                    <wp:effectExtent l="0" t="0" r="2540" b="5080"/>
                                    <wp:docPr id="2132" name="Imagem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8E1E141" id="_x0000_s1033"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">
                  <v:textbox>
                    <w:txbxContent>
                      <w:p w14:paraId="52E83E1A" w14:textId="77777777" w:rsidR="00C62924" w:rsidRPr="00883927" w:rsidRDefault="00C62924" w:rsidP="00787C81">
                        <w:pPr>
                          <w:jc w:val="center"/>
                          <w:rPr>
                            <w:lang w:val="pt-BR"/>
                          </w:rPr>
                        </w:pPr>
                        <w:r>
                          <w:rPr>
                            <w:noProof/>
                            <w:lang w:val="pt-BR" w:eastAsia="pt-BR"/>
                          </w:rPr>
                          <w:drawing>
                            <wp:inline distT="0" distB="0" distL="0" distR="0" wp14:anchorId="32A34091" wp14:editId="3A2242ED">
                              <wp:extent cx="2950234" cy="2528772"/>
                              <wp:effectExtent l="0" t="0" r="2540" b="5080"/>
                              <wp:docPr id="2132" name="Imagem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del>
    </w:p>
    <w:p w14:paraId="331903D0" w14:textId="35FF1727" w:rsidR="004A0594" w:rsidRPr="004A0594" w:rsidDel="00565C1C" w:rsidRDefault="004A0594" w:rsidP="004A0594">
      <w:pPr>
        <w:rPr>
          <w:del w:id="618" w:author="Cristiano Cesario" w:date="2014-06-21T12:01:00Z"/>
          <w:lang w:val="pt-BR" w:eastAsia="pt-BR"/>
        </w:rPr>
      </w:pPr>
    </w:p>
    <w:p w14:paraId="7CC56696" w14:textId="59505A6B" w:rsidR="00243E7C" w:rsidRPr="00883927" w:rsidDel="00565C1C" w:rsidRDefault="0032111C" w:rsidP="00883927">
      <w:pPr>
        <w:pStyle w:val="Legenda"/>
        <w:rPr>
          <w:del w:id="619" w:author="Cristiano Cesario" w:date="2014-06-21T12:01:00Z"/>
        </w:rPr>
      </w:pPr>
      <w:bookmarkStart w:id="620" w:name="_Ref381297478"/>
      <w:del w:id="621" w:author="Cristiano Cesario" w:date="2014-06-21T12:01:00Z">
        <w:r w:rsidDel="00565C1C">
          <w:delText xml:space="preserve">Fig. </w:delText>
        </w:r>
        <w:r w:rsidR="00A232C4" w:rsidDel="00565C1C">
          <w:fldChar w:fldCharType="begin"/>
        </w:r>
        <w:r w:rsidR="00A232C4" w:rsidDel="00565C1C">
          <w:delInstrText xml:space="preserve"> SEQ Fig. \* ARABIC </w:delInstrText>
        </w:r>
        <w:r w:rsidR="00A232C4" w:rsidDel="00565C1C">
          <w:fldChar w:fldCharType="separate"/>
        </w:r>
      </w:del>
      <w:del w:id="622" w:author="Cristiano Cesario" w:date="2014-06-21T09:25:00Z">
        <w:r w:rsidR="00265954" w:rsidDel="009000A0">
          <w:rPr>
            <w:noProof/>
          </w:rPr>
          <w:delText>4</w:delText>
        </w:r>
      </w:del>
      <w:del w:id="623" w:author="Cristiano Cesario" w:date="2014-06-21T12:01:00Z">
        <w:r w:rsidR="00A232C4" w:rsidDel="00565C1C">
          <w:rPr>
            <w:noProof/>
          </w:rPr>
          <w:fldChar w:fldCharType="end"/>
        </w:r>
        <w:bookmarkEnd w:id="620"/>
        <w:r w:rsidDel="00565C1C">
          <w:delText>.</w:delText>
        </w:r>
        <w:r w:rsidR="00243E7C" w:rsidRPr="0037160C" w:rsidDel="00565C1C">
          <w:delText xml:space="preserve"> DyeVC Main Screen </w:delText>
        </w:r>
      </w:del>
    </w:p>
    <w:p w14:paraId="51C4B759" w14:textId="46155E57" w:rsidR="00845318" w:rsidRPr="001A3336" w:rsidRDefault="00845318">
      <w:pPr>
        <w:pStyle w:val="Ttulo3"/>
        <w:pPrChange w:id="624" w:author="Cristiano Cesario" w:date="2014-06-21T11:52:00Z">
          <w:pPr>
            <w:pStyle w:val="Text"/>
          </w:pPr>
        </w:pPrChange>
      </w:pPr>
      <w:ins w:id="625" w:author="Cristiano Cesario" w:date="2014-06-21T11:52:00Z">
        <w:r>
          <w:t>Level 4: Commits</w:t>
        </w:r>
      </w:ins>
    </w:p>
    <w:p w14:paraId="1007FA98" w14:textId="21EBD709" w:rsidR="00E474F0" w:rsidRDefault="00243E7C" w:rsidP="0032111C">
      <w:pPr>
        <w:pStyle w:val="Text"/>
        <w:rPr>
          <w:ins w:id="626" w:author="Cristiano Cesario" w:date="2014-06-20T17:25:00Z"/>
        </w:rPr>
      </w:pPr>
      <w:r w:rsidRPr="00317874">
        <w:t xml:space="preserve">Level </w:t>
      </w:r>
      <w:ins w:id="627" w:author="Cristiano Cesario" w:date="2014-06-21T14:35:00Z">
        <w:r w:rsidR="002C07F0">
          <w:t>4 complements information</w:t>
        </w:r>
        <w:r w:rsidR="00DB5192">
          <w:t xml:space="preserve"> of L</w:t>
        </w:r>
        <w:r w:rsidR="002C07F0">
          <w:t>evel 3 in order to provide an answer to Question Q3</w:t>
        </w:r>
        <w:r w:rsidR="00DB5192">
          <w:t>, by presenting</w:t>
        </w:r>
      </w:ins>
      <w:del w:id="628" w:author="Cristiano Cesario" w:date="2014-06-21T14:35:00Z">
        <w:r w:rsidRPr="00317874" w:rsidDel="002C07F0">
          <w:delText>3</w:delText>
        </w:r>
        <w:r w:rsidRPr="00317874" w:rsidDel="00DB5192">
          <w:delText xml:space="preserve"> information </w:delText>
        </w:r>
        <w:r w:rsidR="00D03A0E" w:rsidRPr="00317874" w:rsidDel="00DB5192">
          <w:delText>presents</w:delText>
        </w:r>
      </w:del>
      <w:r w:rsidRPr="00317874">
        <w:t xml:space="preserve"> a visual </w:t>
      </w:r>
      <w:r w:rsidR="00317874" w:rsidRPr="00317874">
        <w:t>history</w:t>
      </w:r>
      <w:r w:rsidRPr="00317874">
        <w:t xml:space="preserve"> of the repository (</w:t>
      </w:r>
      <w:r w:rsidR="00F50C49" w:rsidRPr="00317874">
        <w:fldChar w:fldCharType="begin"/>
      </w:r>
      <w:r w:rsidR="00F50C49" w:rsidRPr="00317874">
        <w:instrText xml:space="preserve"> REF _Ref384930630 \h </w:instrText>
      </w:r>
      <w:r w:rsidR="00F50C49" w:rsidRPr="00317874">
        <w:fldChar w:fldCharType="separate"/>
      </w:r>
      <w:ins w:id="629" w:author="Cristiano Cesario" w:date="2014-06-23T11:21:00Z">
        <w:r w:rsidR="00C56A5A" w:rsidRPr="0032111C">
          <w:t xml:space="preserve">Fig. </w:t>
        </w:r>
        <w:r w:rsidR="00C56A5A">
          <w:rPr>
            <w:noProof/>
          </w:rPr>
          <w:t>7</w:t>
        </w:r>
      </w:ins>
      <w:del w:id="630" w:author="Cristiano Cesario" w:date="2014-06-21T09:25:00Z">
        <w:r w:rsidR="00265954" w:rsidRPr="0032111C" w:rsidDel="009000A0">
          <w:delText xml:space="preserve">Fig. </w:delText>
        </w:r>
        <w:r w:rsidR="00265954" w:rsidDel="009000A0">
          <w:rPr>
            <w:noProof/>
          </w:rPr>
          <w:delText>5</w:delText>
        </w:r>
      </w:del>
      <w:r w:rsidR="00F50C49" w:rsidRPr="00317874">
        <w:fldChar w:fldCharType="end"/>
      </w:r>
      <w:r w:rsidRPr="00317874">
        <w:t>)</w:t>
      </w:r>
      <w:ins w:id="631" w:author="Cristiano Cesario" w:date="2014-06-21T15:26:00Z">
        <w:r w:rsidR="003D2876">
          <w:t xml:space="preserve"> as a graph</w:t>
        </w:r>
      </w:ins>
      <w:r w:rsidRPr="00317874">
        <w:t xml:space="preserve">. Each </w:t>
      </w:r>
      <w:r w:rsidR="00D03A0E" w:rsidRPr="00317874">
        <w:t>vertex</w:t>
      </w:r>
      <w:r w:rsidRPr="00317874">
        <w:t xml:space="preserve"> in the graph represents a </w:t>
      </w:r>
      <w:r w:rsidR="00D03A0E" w:rsidRPr="00317874">
        <w:t xml:space="preserve">known </w:t>
      </w:r>
      <w:r w:rsidRPr="00317874">
        <w:t>commit</w:t>
      </w:r>
      <w:r w:rsidR="00D03A0E" w:rsidRPr="00317874">
        <w:t xml:space="preserve"> for the same </w:t>
      </w:r>
      <w:r w:rsidR="004D685C">
        <w:t>project</w:t>
      </w:r>
      <w:r w:rsidR="00D03A0E" w:rsidRPr="00317874">
        <w:t xml:space="preserve">, which is named after its hash’s five initial characters. A </w:t>
      </w:r>
      <w:commentRangeStart w:id="632"/>
      <w:del w:id="633" w:author="Cristiano Cesario" w:date="2014-06-20T17:09:00Z">
        <w:r w:rsidR="00D03A0E" w:rsidRPr="00317874" w:rsidDel="005C3A93">
          <w:delText>h</w:delText>
        </w:r>
      </w:del>
      <w:ins w:id="634" w:author="Cristiano Cesario" w:date="2014-06-20T17:08:00Z">
        <w:r w:rsidR="005C3A93">
          <w:t>thicker</w:t>
        </w:r>
      </w:ins>
      <w:ins w:id="635" w:author="Cristiano Cesario" w:date="2014-06-20T17:09:00Z">
        <w:r w:rsidR="005C3A93">
          <w:t xml:space="preserve"> border</w:t>
        </w:r>
      </w:ins>
      <w:del w:id="636" w:author="Cristiano Cesario" w:date="2014-06-20T17:09:00Z">
        <w:r w:rsidR="00D03A0E" w:rsidRPr="00317874" w:rsidDel="005C3A93">
          <w:delText>e</w:delText>
        </w:r>
        <w:r w:rsidR="005711BD" w:rsidDel="005C3A93">
          <w:delText>a</w:delText>
        </w:r>
        <w:r w:rsidR="00D03A0E" w:rsidRPr="00317874" w:rsidDel="005C3A93">
          <w:delText>vier stroke</w:delText>
        </w:r>
      </w:del>
      <w:commentRangeEnd w:id="632"/>
      <w:r w:rsidR="00F76E56">
        <w:rPr>
          <w:rStyle w:val="Refdecomentrio"/>
        </w:rPr>
        <w:commentReference w:id="632"/>
      </w:r>
      <w:r w:rsidR="00D03A0E" w:rsidRPr="00317874">
        <w:t xml:space="preserve"> denotes that the commit is a branch’s head (</w:t>
      </w:r>
      <w:r w:rsidR="005711BD" w:rsidRPr="00317874">
        <w:t>e.g</w:t>
      </w:r>
      <w:r w:rsidR="00D03A0E" w:rsidRPr="00317874">
        <w:t>.</w:t>
      </w:r>
      <w:r w:rsidR="00F76E56">
        <w:t>,</w:t>
      </w:r>
      <w:r w:rsidR="00D03A0E" w:rsidRPr="00317874">
        <w:t xml:space="preserve"> commit f1a48).</w:t>
      </w:r>
    </w:p>
    <w:p w14:paraId="5F87BC53" w14:textId="5DD696F6" w:rsidR="0086752E" w:rsidRPr="00317874" w:rsidRDefault="0086752E">
      <w:pPr>
        <w:pStyle w:val="Text"/>
      </w:pPr>
      <w:moveToRangeStart w:id="637" w:author="Cristiano Cesario" w:date="2014-06-21T15:35:00Z" w:name="move391128279"/>
      <w:moveTo w:id="638" w:author="Cristiano Cesario" w:date="2014-06-21T15:35:00Z">
        <w:r w:rsidRPr="00317874">
          <w:t xml:space="preserve">Commits are drawn according to </w:t>
        </w:r>
        <w:r>
          <w:t>their</w:t>
        </w:r>
        <w:r w:rsidRPr="00317874">
          <w:t xml:space="preserve"> precedence order. Thus, if a commit N is created over a commit N – 1, then commit N will be located in the right hand side of commit N – 1. </w:t>
        </w:r>
      </w:moveTo>
      <w:ins w:id="639" w:author="Cristiano Cesario" w:date="2014-06-21T15:37:00Z">
        <w:r>
          <w:t xml:space="preserve">For each commit, </w:t>
        </w:r>
      </w:ins>
      <w:moveTo w:id="640" w:author="Cristiano Cesario" w:date="2014-06-21T15:35:00Z">
        <w:r w:rsidRPr="00317874">
          <w:t xml:space="preserve">DyeVC presents </w:t>
        </w:r>
        <w:del w:id="641" w:author="Cristiano Cesario" w:date="2014-06-21T15:37:00Z">
          <w:r w:rsidRPr="00317874" w:rsidDel="0086752E">
            <w:delText xml:space="preserve">a </w:delText>
          </w:r>
          <w:commentRangeStart w:id="642"/>
          <w:r w:rsidRPr="00317874" w:rsidDel="0086752E">
            <w:delText>t</w:delText>
          </w:r>
        </w:del>
      </w:moveTo>
      <w:ins w:id="643" w:author="Cristiano Cesario" w:date="2014-06-21T15:36:00Z">
        <w:r>
          <w:t>some</w:t>
        </w:r>
      </w:ins>
      <w:moveTo w:id="644" w:author="Cristiano Cesario" w:date="2014-06-21T15:35:00Z">
        <w:del w:id="645" w:author="Cristiano Cesario" w:date="2014-06-21T15:37:00Z">
          <w:r w:rsidRPr="00317874" w:rsidDel="0086752E">
            <w:delText>ooltip</w:delText>
          </w:r>
        </w:del>
      </w:moveTo>
      <w:ins w:id="646" w:author="Cristiano Cesario" w:date="2014-06-21T15:37:00Z">
        <w:r>
          <w:t xml:space="preserve"> </w:t>
        </w:r>
      </w:ins>
      <w:ins w:id="647" w:author="Cristiano Cesario" w:date="2014-06-21T15:42:00Z">
        <w:r>
          <w:t>information besides</w:t>
        </w:r>
      </w:ins>
      <w:ins w:id="648" w:author="Cristiano Cesario" w:date="2014-06-21T15:38:00Z">
        <w:r>
          <w:t xml:space="preserve"> that shown in </w:t>
        </w:r>
      </w:ins>
      <w:moveTo w:id="649" w:author="Cristiano Cesario" w:date="2014-06-21T15:35:00Z">
        <w:del w:id="650" w:author="Cristiano Cesario" w:date="2014-06-21T15:39:00Z">
          <w:r w:rsidRPr="00317874" w:rsidDel="0086752E">
            <w:delText xml:space="preserve"> </w:delText>
          </w:r>
        </w:del>
        <w:commentRangeEnd w:id="642"/>
        <w:r>
          <w:rPr>
            <w:rStyle w:val="Refdecomentrio"/>
          </w:rPr>
          <w:commentReference w:id="642"/>
        </w:r>
      </w:moveTo>
      <w:ins w:id="651" w:author="Cristiano Cesario" w:date="2014-06-21T15:39:00Z">
        <w:r>
          <w:fldChar w:fldCharType="begin"/>
        </w:r>
        <w:r>
          <w:instrText xml:space="preserve"> REF _Ref391103849 \h </w:instrText>
        </w:r>
      </w:ins>
      <w:r>
        <w:fldChar w:fldCharType="separate"/>
      </w:r>
      <w:ins w:id="652" w:author="Cristiano Cesario" w:date="2014-06-23T11:21:00Z">
        <w:r w:rsidR="00C56A5A">
          <w:t xml:space="preserve">Fig. </w:t>
        </w:r>
        <w:r w:rsidR="00C56A5A">
          <w:rPr>
            <w:noProof/>
          </w:rPr>
          <w:t>3</w:t>
        </w:r>
      </w:ins>
      <w:ins w:id="653" w:author="Cristiano Cesario" w:date="2014-06-21T15:39:00Z">
        <w:r>
          <w:fldChar w:fldCharType="end"/>
        </w:r>
      </w:ins>
      <w:moveTo w:id="654" w:author="Cristiano Cesario" w:date="2014-06-21T15:35:00Z">
        <w:del w:id="655" w:author="Cristiano Cesario" w:date="2014-06-21T15:37:00Z">
          <w:r w:rsidRPr="00317874" w:rsidDel="0086752E">
            <w:delText>with some information about each commit, upon a mouse over a node</w:delText>
          </w:r>
        </w:del>
      </w:moveTo>
      <w:ins w:id="656" w:author="Cristiano Cesario" w:date="2014-06-21T15:39:00Z">
        <w:r>
          <w:t>, such as branches that point to that commit and files</w:t>
        </w:r>
      </w:ins>
      <w:ins w:id="657" w:author="Cristiano Cesario" w:date="2014-06-21T15:40:00Z">
        <w:r>
          <w:t xml:space="preserve"> that were affected (modified, deleted, inserted)</w:t>
        </w:r>
      </w:ins>
      <w:ins w:id="658" w:author="Cristiano Cesario" w:date="2014-06-21T15:41:00Z">
        <w:r>
          <w:t>.</w:t>
        </w:r>
      </w:ins>
      <w:moveTo w:id="659" w:author="Cristiano Cesario" w:date="2014-06-21T15:35:00Z">
        <w:del w:id="660" w:author="Cristiano Cesario" w:date="2014-06-21T15:39:00Z">
          <w:r w:rsidRPr="00317874" w:rsidDel="0086752E">
            <w:delText>.</w:delText>
          </w:r>
        </w:del>
      </w:moveTo>
    </w:p>
    <w:moveToRangeEnd w:id="637"/>
    <w:p w14:paraId="5925EBDF" w14:textId="1C8838D0" w:rsidR="00D03A0E" w:rsidRPr="002B4E6B" w:rsidDel="00E474F0" w:rsidRDefault="009605BA">
      <w:pPr>
        <w:pStyle w:val="Text"/>
        <w:rPr>
          <w:del w:id="661" w:author="Cristiano Cesario" w:date="2014-06-20T17:26:00Z"/>
        </w:rPr>
      </w:pPr>
      <w:ins w:id="662" w:author="Cristiano Cesario" w:date="2014-06-24T11:55:00Z">
        <w:r w:rsidRPr="00317874">
          <w:t xml:space="preserve">Each commit is painted according to its existence in the local repository and </w:t>
        </w:r>
        <w:r>
          <w:t>in the</w:t>
        </w:r>
        <w:r w:rsidRPr="00317874">
          <w:t xml:space="preserve"> p</w:t>
        </w:r>
      </w:ins>
      <w:ins w:id="663" w:author="Cristiano Cesario" w:date="2014-06-27T14:58:00Z">
        <w:r w:rsidR="004967F4">
          <w:t>ee</w:t>
        </w:r>
      </w:ins>
      <w:ins w:id="664" w:author="Cristiano Cesario" w:date="2014-06-24T11:55:00Z">
        <w:r w:rsidRPr="00317874">
          <w:t>rs’</w:t>
        </w:r>
        <w:r>
          <w:t xml:space="preserve"> repositories</w:t>
        </w:r>
        <w:r w:rsidRPr="00317874">
          <w:t>.</w:t>
        </w:r>
        <w:r>
          <w:t xml:space="preserve"> Ordinary commits that exist locally and in all p</w:t>
        </w:r>
      </w:ins>
      <w:ins w:id="665" w:author="Cristiano Cesario" w:date="2014-06-27T14:59:00Z">
        <w:r w:rsidR="004967F4">
          <w:t>ee</w:t>
        </w:r>
      </w:ins>
      <w:ins w:id="666" w:author="Cristiano Cesario" w:date="2014-06-24T11:55:00Z">
        <w:r>
          <w:t>rs are paint in white. Green commits are ready to be pushed, as they exist locally but do not exist in any p</w:t>
        </w:r>
      </w:ins>
      <w:ins w:id="667" w:author="Cristiano Cesario" w:date="2014-06-27T14:59:00Z">
        <w:r w:rsidR="004967F4">
          <w:t>ee</w:t>
        </w:r>
      </w:ins>
      <w:ins w:id="668" w:author="Cristiano Cesario" w:date="2014-06-24T11:55:00Z">
        <w:r>
          <w:t>r in the push list. Yellow commits need attention, because they exist in at least a p</w:t>
        </w:r>
      </w:ins>
      <w:ins w:id="669" w:author="Cristiano Cesario" w:date="2014-06-27T14:59:00Z">
        <w:r w:rsidR="004967F4">
          <w:t>ee</w:t>
        </w:r>
      </w:ins>
      <w:ins w:id="670" w:author="Cristiano Cesario" w:date="2014-06-24T11:55:00Z">
        <w:r>
          <w:t>r in the pull list, but do not exist locally, meaning that they may need to be pulled. Red commits do not exist locally and are not available to be pulled, as they exist only in repositories that are not p</w:t>
        </w:r>
      </w:ins>
      <w:ins w:id="671" w:author="Cristiano Cesario" w:date="2014-06-27T14:59:00Z">
        <w:r w:rsidR="004967F4">
          <w:t>ee</w:t>
        </w:r>
      </w:ins>
      <w:ins w:id="672" w:author="Cristiano Cesario" w:date="2014-06-24T11:55:00Z">
        <w:r>
          <w:t>rs. Finally, gray commits exist locally, but belong to non-tracked branches, meaning that they can neither be pushed nor pulled.</w:t>
        </w:r>
      </w:ins>
      <w:del w:id="673" w:author="Cristiano Cesario" w:date="2014-06-20T17:25:00Z">
        <w:r w:rsidR="00D03A0E" w:rsidRPr="002B4E6B" w:rsidDel="00E474F0">
          <w:delText xml:space="preserve"> </w:delText>
        </w:r>
      </w:del>
      <w:del w:id="674" w:author="Cristiano Cesario" w:date="2014-06-23T15:55:00Z">
        <w:r w:rsidR="00D03A0E" w:rsidRPr="002B4E6B" w:rsidDel="000957E2">
          <w:delText xml:space="preserve">Each commit is painted according to its existence in the local repository and </w:delText>
        </w:r>
        <w:r w:rsidR="002238B9" w:rsidRPr="002B4E6B" w:rsidDel="000957E2">
          <w:delText>in the partners’ repositories</w:delText>
        </w:r>
      </w:del>
      <w:del w:id="675" w:author="Cristiano Cesario" w:date="2014-06-20T17:25:00Z">
        <w:r w:rsidR="00D03A0E" w:rsidRPr="002B4E6B" w:rsidDel="00E474F0">
          <w:delText>,</w:delText>
        </w:r>
      </w:del>
      <w:del w:id="676" w:author="Cristiano Cesario" w:date="2014-06-20T17:26:00Z">
        <w:r w:rsidR="00D03A0E" w:rsidRPr="002B4E6B" w:rsidDel="00E474F0">
          <w:delText xml:space="preserve"> as following:</w:delText>
        </w:r>
      </w:del>
    </w:p>
    <w:p w14:paraId="2F01C9B5" w14:textId="41CFE4DD" w:rsidR="00D03A0E" w:rsidRPr="008A02D4" w:rsidDel="00E474F0" w:rsidRDefault="00D03A0E">
      <w:pPr>
        <w:pStyle w:val="Text"/>
        <w:rPr>
          <w:del w:id="677" w:author="Cristiano Cesario" w:date="2014-06-20T17:26:00Z"/>
        </w:rPr>
        <w:pPrChange w:id="678" w:author="Cristiano Cesario" w:date="2014-06-24T11:55:00Z">
          <w:pPr>
            <w:pStyle w:val="bulletlist"/>
            <w:numPr>
              <w:numId w:val="41"/>
            </w:numPr>
            <w:tabs>
              <w:tab w:val="clear" w:pos="648"/>
              <w:tab w:val="num" w:pos="567"/>
            </w:tabs>
            <w:ind w:left="567" w:hanging="279"/>
          </w:pPr>
        </w:pPrChange>
      </w:pPr>
      <w:commentRangeStart w:id="679"/>
      <w:del w:id="680" w:author="Cristiano Cesario" w:date="2014-06-20T17:26:00Z">
        <w:r w:rsidRPr="002B4E6B" w:rsidDel="00E474F0">
          <w:rPr>
            <w:rFonts w:eastAsia="SimSun"/>
            <w:spacing w:val="-1"/>
            <w:lang w:eastAsia="zh-CN"/>
          </w:rPr>
          <w:delText>If commit exists locally and in all partners, it is painted in white;</w:delText>
        </w:r>
      </w:del>
    </w:p>
    <w:p w14:paraId="2C4548CE" w14:textId="397358AB" w:rsidR="00D03A0E" w:rsidRPr="008A02D4" w:rsidDel="00E474F0" w:rsidRDefault="00D03A0E">
      <w:pPr>
        <w:pStyle w:val="Text"/>
        <w:rPr>
          <w:del w:id="681" w:author="Cristiano Cesario" w:date="2014-06-20T17:26:00Z"/>
        </w:rPr>
        <w:pPrChange w:id="682" w:author="Cristiano Cesario" w:date="2014-06-24T11:55:00Z">
          <w:pPr>
            <w:pStyle w:val="bulletlist"/>
            <w:numPr>
              <w:numId w:val="41"/>
            </w:numPr>
            <w:tabs>
              <w:tab w:val="clear" w:pos="648"/>
              <w:tab w:val="num" w:pos="567"/>
            </w:tabs>
            <w:ind w:left="567" w:hanging="279"/>
          </w:pPr>
        </w:pPrChange>
      </w:pPr>
      <w:del w:id="683" w:author="Cristiano Cesario" w:date="2014-06-20T17:26:00Z">
        <w:r w:rsidRPr="002B4E6B" w:rsidDel="00E474F0">
          <w:rPr>
            <w:rFonts w:eastAsia="SimSun"/>
            <w:spacing w:val="-1"/>
            <w:lang w:eastAsia="zh-CN"/>
          </w:rPr>
          <w:delText>If commit exists locally but does not exist in any</w:delText>
        </w:r>
        <w:r w:rsidR="00317874" w:rsidRPr="002B4E6B" w:rsidDel="00E474F0">
          <w:rPr>
            <w:rFonts w:eastAsia="SimSun"/>
            <w:spacing w:val="-1"/>
            <w:lang w:eastAsia="zh-CN"/>
          </w:rPr>
          <w:delText xml:space="preserve"> partner it pushes to, it is painted in green;</w:delText>
        </w:r>
      </w:del>
    </w:p>
    <w:p w14:paraId="59AEB444" w14:textId="19593FAA" w:rsidR="00317874" w:rsidRPr="008A02D4" w:rsidDel="00E474F0" w:rsidRDefault="00317874">
      <w:pPr>
        <w:pStyle w:val="Text"/>
        <w:rPr>
          <w:del w:id="684" w:author="Cristiano Cesario" w:date="2014-06-20T17:26:00Z"/>
        </w:rPr>
        <w:pPrChange w:id="685" w:author="Cristiano Cesario" w:date="2014-06-24T11:55:00Z">
          <w:pPr>
            <w:pStyle w:val="bulletlist"/>
            <w:numPr>
              <w:numId w:val="41"/>
            </w:numPr>
            <w:tabs>
              <w:tab w:val="clear" w:pos="648"/>
              <w:tab w:val="num" w:pos="567"/>
            </w:tabs>
            <w:ind w:left="567" w:hanging="279"/>
          </w:pPr>
        </w:pPrChange>
      </w:pPr>
      <w:del w:id="686" w:author="Cristiano Cesario" w:date="2014-06-20T17:26:00Z">
        <w:r w:rsidRPr="002B4E6B" w:rsidDel="00E474F0">
          <w:rPr>
            <w:rFonts w:eastAsia="SimSun"/>
            <w:spacing w:val="-1"/>
            <w:lang w:eastAsia="zh-CN"/>
          </w:rPr>
          <w:delText>If commit doesn’t exist locally, but exists in any of the partners it pulls from, it is painted in yellow;</w:delText>
        </w:r>
      </w:del>
    </w:p>
    <w:p w14:paraId="2A91E5F2" w14:textId="7C27E25A" w:rsidR="00317874" w:rsidRPr="008A02D4" w:rsidDel="00E474F0" w:rsidRDefault="00317874">
      <w:pPr>
        <w:pStyle w:val="Text"/>
        <w:rPr>
          <w:del w:id="687" w:author="Cristiano Cesario" w:date="2014-06-20T17:26:00Z"/>
        </w:rPr>
        <w:pPrChange w:id="688" w:author="Cristiano Cesario" w:date="2014-06-24T11:55:00Z">
          <w:pPr>
            <w:pStyle w:val="bulletlist"/>
            <w:numPr>
              <w:numId w:val="41"/>
            </w:numPr>
            <w:tabs>
              <w:tab w:val="clear" w:pos="648"/>
              <w:tab w:val="num" w:pos="567"/>
            </w:tabs>
            <w:ind w:left="567" w:hanging="279"/>
          </w:pPr>
        </w:pPrChange>
      </w:pPr>
      <w:del w:id="689" w:author="Cristiano Cesario" w:date="2014-06-20T17:26:00Z">
        <w:r w:rsidRPr="002B4E6B" w:rsidDel="00E474F0">
          <w:rPr>
            <w:rFonts w:eastAsia="SimSun"/>
            <w:spacing w:val="-1"/>
            <w:lang w:eastAsia="zh-CN"/>
          </w:rPr>
          <w:delText>If commit exists in repositor</w:delText>
        </w:r>
        <w:r w:rsidR="002238B9" w:rsidRPr="002B4E6B" w:rsidDel="00E474F0">
          <w:rPr>
            <w:rFonts w:eastAsia="SimSun"/>
            <w:spacing w:val="-1"/>
            <w:lang w:eastAsia="zh-CN"/>
          </w:rPr>
          <w:delText>ies</w:delText>
        </w:r>
        <w:r w:rsidRPr="002B4E6B" w:rsidDel="00E474F0">
          <w:rPr>
            <w:rFonts w:eastAsia="SimSun"/>
            <w:spacing w:val="-1"/>
            <w:lang w:eastAsia="zh-CN"/>
          </w:rPr>
          <w:delText xml:space="preserve"> that </w:delText>
        </w:r>
        <w:r w:rsidR="002238B9" w:rsidRPr="002B4E6B" w:rsidDel="00E474F0">
          <w:rPr>
            <w:rFonts w:eastAsia="SimSun"/>
            <w:spacing w:val="-1"/>
            <w:lang w:eastAsia="zh-CN"/>
          </w:rPr>
          <w:delText>are</w:delText>
        </w:r>
        <w:r w:rsidRPr="002B4E6B" w:rsidDel="00E474F0">
          <w:rPr>
            <w:rFonts w:eastAsia="SimSun"/>
            <w:spacing w:val="-1"/>
            <w:lang w:eastAsia="zh-CN"/>
          </w:rPr>
          <w:delText xml:space="preserve"> not partner</w:delText>
        </w:r>
        <w:r w:rsidR="002238B9" w:rsidRPr="002B4E6B" w:rsidDel="00E474F0">
          <w:rPr>
            <w:rFonts w:eastAsia="SimSun"/>
            <w:spacing w:val="-1"/>
            <w:lang w:eastAsia="zh-CN"/>
          </w:rPr>
          <w:delText>s</w:delText>
        </w:r>
        <w:r w:rsidRPr="002B4E6B" w:rsidDel="00E474F0">
          <w:rPr>
            <w:rFonts w:eastAsia="SimSun"/>
            <w:spacing w:val="-1"/>
            <w:lang w:eastAsia="zh-CN"/>
          </w:rPr>
          <w:delText xml:space="preserve"> (th</w:delText>
        </w:r>
        <w:r w:rsidR="002238B9" w:rsidRPr="002B4E6B" w:rsidDel="00E474F0">
          <w:rPr>
            <w:rFonts w:eastAsia="SimSun"/>
            <w:spacing w:val="-1"/>
            <w:lang w:eastAsia="zh-CN"/>
          </w:rPr>
          <w:delText>at</w:delText>
        </w:r>
        <w:r w:rsidRPr="002B4E6B" w:rsidDel="00E474F0">
          <w:rPr>
            <w:rFonts w:eastAsia="SimSun"/>
            <w:spacing w:val="-1"/>
            <w:lang w:eastAsia="zh-CN"/>
          </w:rPr>
          <w:delText xml:space="preserve"> is, it can</w:delText>
        </w:r>
        <w:r w:rsidR="002238B9" w:rsidRPr="002B4E6B" w:rsidDel="00E474F0">
          <w:rPr>
            <w:rFonts w:eastAsia="SimSun"/>
            <w:spacing w:val="-1"/>
            <w:lang w:eastAsia="zh-CN"/>
          </w:rPr>
          <w:delText>not</w:delText>
        </w:r>
        <w:r w:rsidRPr="002B4E6B" w:rsidDel="00E474F0">
          <w:rPr>
            <w:rFonts w:eastAsia="SimSun"/>
            <w:spacing w:val="-1"/>
            <w:lang w:eastAsia="zh-CN"/>
          </w:rPr>
          <w:delText xml:space="preserve"> be pulled), it is painted in red;</w:delText>
        </w:r>
      </w:del>
    </w:p>
    <w:p w14:paraId="0A5A906E" w14:textId="2C8BBD3E" w:rsidR="00243E7C" w:rsidRPr="008A02D4" w:rsidDel="000957E2" w:rsidRDefault="00317874">
      <w:pPr>
        <w:pStyle w:val="Text"/>
        <w:rPr>
          <w:del w:id="690" w:author="Cristiano Cesario" w:date="2014-06-23T15:55:00Z"/>
        </w:rPr>
        <w:pPrChange w:id="691" w:author="Cristiano Cesario" w:date="2014-06-24T11:55:00Z">
          <w:pPr>
            <w:pStyle w:val="bulletlist"/>
            <w:numPr>
              <w:numId w:val="41"/>
            </w:numPr>
            <w:tabs>
              <w:tab w:val="clear" w:pos="648"/>
              <w:tab w:val="num" w:pos="567"/>
            </w:tabs>
            <w:ind w:left="567" w:hanging="279"/>
          </w:pPr>
        </w:pPrChange>
      </w:pPr>
      <w:del w:id="692" w:author="Cristiano Cesario" w:date="2014-06-20T17:26:00Z">
        <w:r w:rsidRPr="004979EA" w:rsidDel="00E474F0">
          <w:delText>If commit does not belong to a tracked branch, it is painted in gray</w:delText>
        </w:r>
      </w:del>
      <w:del w:id="693" w:author="Cristiano Cesario" w:date="2014-06-23T15:55:00Z">
        <w:r w:rsidRPr="00C87B25" w:rsidDel="000957E2">
          <w:delText>.</w:delText>
        </w:r>
      </w:del>
    </w:p>
    <w:commentRangeEnd w:id="679"/>
    <w:p w14:paraId="76D95504" w14:textId="77777777" w:rsidR="00787C81" w:rsidRDefault="000E43CC">
      <w:pPr>
        <w:pStyle w:val="Text"/>
        <w:sectPr w:rsidR="00787C81" w:rsidSect="00231342">
          <w:headerReference w:type="default" r:id="rId23"/>
          <w:footerReference w:type="default" r:id="rId24"/>
          <w:type w:val="continuous"/>
          <w:pgSz w:w="11907" w:h="16839" w:code="9"/>
          <w:pgMar w:top="1009" w:right="936" w:bottom="1009" w:left="936" w:header="431" w:footer="431" w:gutter="0"/>
          <w:cols w:num="2" w:space="288"/>
          <w:docGrid w:linePitch="272"/>
        </w:sectPr>
        <w:pPrChange w:id="694" w:author="Cristiano Cesario" w:date="2014-06-24T11:55:00Z">
          <w:pPr>
            <w:pStyle w:val="PrimeiroPargrafo"/>
          </w:pPr>
        </w:pPrChange>
      </w:pPr>
      <w:r>
        <w:rPr>
          <w:rStyle w:val="Refdecomentrio"/>
        </w:rPr>
        <w:commentReference w:id="679"/>
      </w:r>
    </w:p>
    <w:p w14:paraId="25A0E212" w14:textId="4D423DFA" w:rsidR="00883927" w:rsidRDefault="00883927" w:rsidP="00C027E5">
      <w:pPr>
        <w:pStyle w:val="PrimeiroPargrafo"/>
        <w:jc w:val="center"/>
        <w:rPr>
          <w:lang w:val="en-US"/>
        </w:rPr>
      </w:pPr>
      <w:r w:rsidRPr="00883927">
        <w:rPr>
          <w:noProof/>
        </w:rPr>
        <w:lastRenderedPageBreak/>
        <mc:AlternateContent>
          <mc:Choice Requires="wps">
            <w:drawing>
              <wp:inline distT="0" distB="0" distL="0" distR="0" wp14:anchorId="2A22FAE2" wp14:editId="7CCDE8B2">
                <wp:extent cx="6262777" cy="1890215"/>
                <wp:effectExtent l="0" t="0" r="24130" b="15240"/>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777" cy="1890215"/>
                        </a:xfrm>
                        <a:prstGeom prst="rect">
                          <a:avLst/>
                        </a:prstGeom>
                        <a:solidFill>
                          <a:srgbClr val="FFFFFF"/>
                        </a:solidFill>
                        <a:ln w="9525">
                          <a:solidFill>
                            <a:srgbClr val="000000"/>
                          </a:solidFill>
                          <a:miter lim="800000"/>
                          <a:headEnd/>
                          <a:tailEnd/>
                        </a:ln>
                      </wps:spPr>
                      <wps:txbx>
                        <w:txbxContent>
                          <w:p w14:paraId="5EEE9252" w14:textId="0FA847AA" w:rsidR="00C62924" w:rsidRPr="00883927" w:rsidRDefault="00C62924">
                            <w:pPr>
                              <w:rPr>
                                <w:lang w:val="pt-BR"/>
                              </w:rPr>
                            </w:pPr>
                            <w:r>
                              <w:rPr>
                                <w:noProof/>
                                <w:lang w:val="pt-BR" w:eastAsia="pt-BR"/>
                              </w:rPr>
                              <w:drawing>
                                <wp:inline distT="0" distB="0" distL="0" distR="0" wp14:anchorId="578E95EB" wp14:editId="4693F073">
                                  <wp:extent cx="5929952" cy="1882647"/>
                                  <wp:effectExtent l="0" t="0" r="0" b="3810"/>
                                  <wp:docPr id="2133" name="Imagem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 t="5959" r="1646" b="25510"/>
                                          <a:stretch/>
                                        </pic:blipFill>
                                        <pic:spPr bwMode="auto">
                                          <a:xfrm>
                                            <a:off x="0" y="0"/>
                                            <a:ext cx="5956177" cy="189097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A22FAE2" id="_x0000_s1034" type="#_x0000_t202" style="width:493.15pt;height:14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">
                <v:textbox>
                  <w:txbxContent>
                    <w:p w14:paraId="5EEE9252" w14:textId="0FA847AA" w:rsidR="00C62924" w:rsidRPr="00883927" w:rsidRDefault="00C62924">
                      <w:pPr>
                        <w:rPr>
                          <w:lang w:val="pt-BR"/>
                        </w:rPr>
                      </w:pPr>
                      <w:r>
                        <w:rPr>
                          <w:noProof/>
                          <w:lang w:val="pt-BR" w:eastAsia="pt-BR"/>
                        </w:rPr>
                        <w:drawing>
                          <wp:inline distT="0" distB="0" distL="0" distR="0" wp14:anchorId="578E95EB" wp14:editId="4693F073">
                            <wp:extent cx="5929952" cy="1882647"/>
                            <wp:effectExtent l="0" t="0" r="0" b="3810"/>
                            <wp:docPr id="2133" name="Imagem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 t="5959" r="1646" b="25510"/>
                                    <a:stretch/>
                                  </pic:blipFill>
                                  <pic:spPr bwMode="auto">
                                    <a:xfrm>
                                      <a:off x="0" y="0"/>
                                      <a:ext cx="5956177" cy="189097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597A316" w14:textId="7D7309B0" w:rsidR="003D2876" w:rsidRDefault="0032111C" w:rsidP="00883927">
      <w:pPr>
        <w:pStyle w:val="Legenda"/>
        <w:rPr>
          <w:ins w:id="695" w:author="Cristiano Cesario" w:date="2014-06-21T15:57:00Z"/>
        </w:rPr>
      </w:pPr>
      <w:bookmarkStart w:id="696" w:name="_Ref384930630"/>
      <w:r w:rsidRPr="0032111C">
        <w:t xml:space="preserve">Fig. </w:t>
      </w:r>
      <w:r>
        <w:fldChar w:fldCharType="begin"/>
      </w:r>
      <w:r w:rsidRPr="0032111C">
        <w:instrText xml:space="preserve"> SEQ Fig. \* ARABIC </w:instrText>
      </w:r>
      <w:r>
        <w:fldChar w:fldCharType="separate"/>
      </w:r>
      <w:ins w:id="697" w:author="Cristiano Cesario" w:date="2014-06-23T11:21:00Z">
        <w:r w:rsidR="00C56A5A">
          <w:rPr>
            <w:noProof/>
          </w:rPr>
          <w:t>7</w:t>
        </w:r>
      </w:ins>
      <w:del w:id="698" w:author="Cristiano Cesario" w:date="2014-06-21T09:25:00Z">
        <w:r w:rsidR="00265954" w:rsidDel="009000A0">
          <w:rPr>
            <w:noProof/>
          </w:rPr>
          <w:delText>5</w:delText>
        </w:r>
      </w:del>
      <w:r>
        <w:fldChar w:fldCharType="end"/>
      </w:r>
      <w:bookmarkEnd w:id="696"/>
      <w:r w:rsidRPr="0032111C">
        <w:t xml:space="preserve">. </w:t>
      </w:r>
      <w:del w:id="699" w:author="Cristiano Cesario" w:date="2014-06-21T15:25:00Z">
        <w:r w:rsidR="00243E7C" w:rsidRPr="00340D13" w:rsidDel="003D2876">
          <w:delText>Log Window (</w:delText>
        </w:r>
      </w:del>
      <w:ins w:id="700" w:author="Cristiano Cesario" w:date="2014-06-21T15:25:00Z">
        <w:r w:rsidR="003D2876">
          <w:t>C</w:t>
        </w:r>
      </w:ins>
      <w:del w:id="701" w:author="Cristiano Cesario" w:date="2014-06-21T15:25:00Z">
        <w:r w:rsidR="00243E7C" w:rsidRPr="00340D13" w:rsidDel="003D2876">
          <w:delText>c</w:delText>
        </w:r>
      </w:del>
      <w:r w:rsidR="00243E7C" w:rsidRPr="00340D13">
        <w:t>ommit history</w:t>
      </w:r>
      <w:ins w:id="702" w:author="Cristiano Cesario" w:date="2014-06-21T15:25:00Z">
        <w:r w:rsidR="003D2876">
          <w:t xml:space="preserve"> for a given project</w:t>
        </w:r>
      </w:ins>
    </w:p>
    <w:p w14:paraId="30BBF250" w14:textId="77777777" w:rsidR="00A764E9" w:rsidRPr="00A764E9" w:rsidRDefault="00A764E9">
      <w:pPr>
        <w:rPr>
          <w:ins w:id="703" w:author="Cristiano Cesario" w:date="2014-06-21T15:57:00Z"/>
        </w:rPr>
        <w:pPrChange w:id="704" w:author="Cristiano Cesario" w:date="2014-06-21T15:57:00Z">
          <w:pPr>
            <w:pStyle w:val="Legenda"/>
          </w:pPr>
        </w:pPrChange>
      </w:pPr>
    </w:p>
    <w:p w14:paraId="692CD260" w14:textId="0022C0ED" w:rsidR="00A764E9" w:rsidRPr="00A764E9" w:rsidRDefault="00A764E9">
      <w:pPr>
        <w:jc w:val="center"/>
        <w:rPr>
          <w:ins w:id="705" w:author="Cristiano Cesario" w:date="2014-06-21T15:33:00Z"/>
        </w:rPr>
        <w:pPrChange w:id="706" w:author="Cristiano Cesario" w:date="2014-06-21T15:58:00Z">
          <w:pPr>
            <w:pStyle w:val="Legenda"/>
          </w:pPr>
        </w:pPrChange>
      </w:pPr>
      <w:ins w:id="707" w:author="Cristiano Cesario" w:date="2014-06-21T15:57:00Z">
        <w:r w:rsidRPr="005C05E4">
          <w:rPr>
            <w:noProof/>
            <w:lang w:val="pt-BR" w:eastAsia="pt-BR"/>
          </w:rPr>
          <mc:AlternateContent>
            <mc:Choice Requires="wps">
              <w:drawing>
                <wp:inline distT="0" distB="0" distL="0" distR="0" wp14:anchorId="504FEBE2" wp14:editId="3C77D8EB">
                  <wp:extent cx="4999512" cy="2165231"/>
                  <wp:effectExtent l="0" t="0" r="10795" b="2603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512" cy="2165231"/>
                          </a:xfrm>
                          <a:prstGeom prst="rect">
                            <a:avLst/>
                          </a:prstGeom>
                          <a:solidFill>
                            <a:srgbClr val="FFFFFF"/>
                          </a:solidFill>
                          <a:ln w="9525">
                            <a:solidFill>
                              <a:srgbClr val="000000"/>
                            </a:solidFill>
                            <a:miter lim="800000"/>
                            <a:headEnd/>
                            <a:tailEnd/>
                          </a:ln>
                        </wps:spPr>
                        <wps:txbx>
                          <w:txbxContent>
                            <w:p w14:paraId="1D63BD47" w14:textId="227DB793" w:rsidR="00C62924" w:rsidRPr="00883927" w:rsidRDefault="00C62924" w:rsidP="00A764E9">
                              <w:pPr>
                                <w:jc w:val="center"/>
                                <w:rPr>
                                  <w:lang w:val="pt-BR"/>
                                </w:rPr>
                              </w:pPr>
                              <w:del w:id="708" w:author="Cristiano Cesario" w:date="2014-06-21T15:50:00Z">
                                <w:r w:rsidDel="009E5575">
                                  <w:rPr>
                                    <w:noProof/>
                                    <w:lang w:val="pt-BR" w:eastAsia="pt-BR"/>
                                  </w:rPr>
                                  <w:drawing>
                                    <wp:inline distT="0" distB="0" distL="0" distR="0" wp14:anchorId="1661145A" wp14:editId="25568615">
                                      <wp:extent cx="2950234" cy="2528772"/>
                                      <wp:effectExtent l="0" t="0" r="2540" b="5080"/>
                                      <wp:docPr id="2134" name="Imagem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709" w:author="Cristiano Cesario" w:date="2014-06-26T12:10:00Z">
                                <w:r>
                                  <w:rPr>
                                    <w:noProof/>
                                    <w:lang w:val="pt-BR" w:eastAsia="pt-BR"/>
                                  </w:rPr>
                                  <w:drawing>
                                    <wp:inline distT="0" distB="0" distL="0" distR="0" wp14:anchorId="4BF84C5B" wp14:editId="117B7A3E">
                                      <wp:extent cx="4807585" cy="2144680"/>
                                      <wp:effectExtent l="0" t="0" r="0" b="8255"/>
                                      <wp:docPr id="2135" name="Imagem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504FEBE2" id="_x0000_s1035" type="#_x0000_t202" style="width:393.65pt;height:1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">
                  <v:textbox>
                    <w:txbxContent>
                      <w:p w14:paraId="1D63BD47" w14:textId="227DB793" w:rsidR="00C62924" w:rsidRPr="00883927" w:rsidRDefault="00C62924" w:rsidP="00A764E9">
                        <w:pPr>
                          <w:jc w:val="center"/>
                          <w:rPr>
                            <w:lang w:val="pt-BR"/>
                          </w:rPr>
                        </w:pPr>
                        <w:del w:id="710" w:author="Cristiano Cesario" w:date="2014-06-21T15:50:00Z">
                          <w:r w:rsidDel="009E5575">
                            <w:rPr>
                              <w:noProof/>
                              <w:lang w:val="pt-BR" w:eastAsia="pt-BR"/>
                            </w:rPr>
                            <w:drawing>
                              <wp:inline distT="0" distB="0" distL="0" distR="0" wp14:anchorId="1661145A" wp14:editId="25568615">
                                <wp:extent cx="2950234" cy="2528772"/>
                                <wp:effectExtent l="0" t="0" r="2540" b="5080"/>
                                <wp:docPr id="2134" name="Imagem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711" w:author="Cristiano Cesario" w:date="2014-06-26T12:10:00Z">
                          <w:r>
                            <w:rPr>
                              <w:noProof/>
                              <w:lang w:val="pt-BR" w:eastAsia="pt-BR"/>
                            </w:rPr>
                            <w:drawing>
                              <wp:inline distT="0" distB="0" distL="0" distR="0" wp14:anchorId="4BF84C5B" wp14:editId="117B7A3E">
                                <wp:extent cx="4807585" cy="2144680"/>
                                <wp:effectExtent l="0" t="0" r="0" b="8255"/>
                                <wp:docPr id="2135" name="Imagem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7585" cy="2144680"/>
                                        </a:xfrm>
                                        <a:prstGeom prst="rect">
                                          <a:avLst/>
                                        </a:prstGeom>
                                        <a:noFill/>
                                        <a:ln>
                                          <a:noFill/>
                                        </a:ln>
                                      </pic:spPr>
                                    </pic:pic>
                                  </a:graphicData>
                                </a:graphic>
                              </wp:inline>
                            </w:drawing>
                          </w:r>
                        </w:ins>
                      </w:p>
                    </w:txbxContent>
                  </v:textbox>
                  <w10:anchorlock/>
                </v:shape>
              </w:pict>
            </mc:Fallback>
          </mc:AlternateContent>
        </w:r>
      </w:ins>
    </w:p>
    <w:p w14:paraId="126AD688" w14:textId="77777777" w:rsidR="000577C6" w:rsidRDefault="00A764E9" w:rsidP="00883927">
      <w:pPr>
        <w:pStyle w:val="Legenda"/>
        <w:rPr>
          <w:ins w:id="712" w:author="Cristiano Cesario" w:date="2014-06-23T10:46:00Z"/>
        </w:rPr>
      </w:pPr>
      <w:bookmarkStart w:id="713" w:name="_Ref391129463"/>
      <w:ins w:id="714" w:author="Cristiano Cesario" w:date="2014-06-21T15:58:00Z">
        <w:r>
          <w:t xml:space="preserve">Fig. </w:t>
        </w:r>
        <w:r>
          <w:fldChar w:fldCharType="begin"/>
        </w:r>
        <w:r>
          <w:instrText xml:space="preserve"> SEQ Fig. \* ARABIC </w:instrText>
        </w:r>
        <w:r>
          <w:fldChar w:fldCharType="separate"/>
        </w:r>
      </w:ins>
      <w:ins w:id="715" w:author="Cristiano Cesario" w:date="2014-06-23T11:21:00Z">
        <w:r w:rsidR="00C56A5A">
          <w:rPr>
            <w:noProof/>
          </w:rPr>
          <w:t>8</w:t>
        </w:r>
      </w:ins>
      <w:ins w:id="716" w:author="Cristiano Cesario" w:date="2014-06-21T15:58:00Z">
        <w:r>
          <w:fldChar w:fldCharType="end"/>
        </w:r>
        <w:bookmarkEnd w:id="713"/>
        <w:r>
          <w:t>. Collapsed commit history</w:t>
        </w:r>
      </w:ins>
    </w:p>
    <w:p w14:paraId="62947109" w14:textId="77777777" w:rsidR="000577C6" w:rsidRDefault="000577C6" w:rsidP="00883927">
      <w:pPr>
        <w:pStyle w:val="Legenda"/>
        <w:rPr>
          <w:ins w:id="717" w:author="Cristiano Cesario" w:date="2014-06-23T10:46:00Z"/>
        </w:rPr>
      </w:pPr>
    </w:p>
    <w:p w14:paraId="13A6A3E6" w14:textId="77777777" w:rsidR="000577C6" w:rsidRDefault="000577C6" w:rsidP="00883927">
      <w:pPr>
        <w:pStyle w:val="Legenda"/>
        <w:rPr>
          <w:ins w:id="718" w:author="Cristiano Cesario" w:date="2014-06-23T10:49:00Z"/>
        </w:rPr>
      </w:pPr>
      <w:ins w:id="719" w:author="Cristiano Cesario" w:date="2014-06-23T10:46:00Z">
        <w:r w:rsidRPr="00883927">
          <w:rPr>
            <w:noProof/>
            <w:lang w:val="pt-BR" w:eastAsia="pt-BR"/>
          </w:rPr>
          <mc:AlternateContent>
            <mc:Choice Requires="wps">
              <w:drawing>
                <wp:inline distT="0" distB="0" distL="0" distR="0" wp14:anchorId="04C08207" wp14:editId="4A7C0A5E">
                  <wp:extent cx="4822166" cy="2846717"/>
                  <wp:effectExtent l="0" t="0" r="17145" b="10795"/>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2166" cy="2846717"/>
                          </a:xfrm>
                          <a:prstGeom prst="rect">
                            <a:avLst/>
                          </a:prstGeom>
                          <a:solidFill>
                            <a:srgbClr val="FFFFFF"/>
                          </a:solidFill>
                          <a:ln w="9525">
                            <a:solidFill>
                              <a:srgbClr val="000000"/>
                            </a:solidFill>
                            <a:miter lim="800000"/>
                            <a:headEnd/>
                            <a:tailEnd/>
                          </a:ln>
                        </wps:spPr>
                        <wps:txbx>
                          <w:txbxContent>
                            <w:p w14:paraId="73C145E0" w14:textId="12D84C6B" w:rsidR="00C62924" w:rsidRPr="00883927" w:rsidRDefault="00C62924" w:rsidP="000577C6">
                              <w:pPr>
                                <w:jc w:val="center"/>
                                <w:rPr>
                                  <w:lang w:val="pt-BR"/>
                                </w:rPr>
                              </w:pPr>
                              <w:ins w:id="720" w:author="Cristiano Cesario" w:date="2014-06-23T11:57:00Z">
                                <w:r>
                                  <w:rPr>
                                    <w:noProof/>
                                    <w:lang w:val="pt-BR" w:eastAsia="pt-BR"/>
                                  </w:rPr>
                                  <w:drawing>
                                    <wp:inline distT="0" distB="0" distL="0" distR="0" wp14:anchorId="0EF852BB" wp14:editId="678A89B4">
                                      <wp:extent cx="4448175" cy="2746375"/>
                                      <wp:effectExtent l="0" t="0" r="9525" b="0"/>
                                      <wp:docPr id="2136" name="Imagem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2746375"/>
                                              </a:xfrm>
                                              <a:prstGeom prst="rect">
                                                <a:avLst/>
                                              </a:prstGeom>
                                            </pic:spPr>
                                          </pic:pic>
                                        </a:graphicData>
                                      </a:graphic>
                                    </wp:inline>
                                  </w:drawing>
                                </w:r>
                              </w:ins>
                              <w:del w:id="721" w:author="Cristiano Cesario" w:date="2014-06-23T10:45:00Z">
                                <w:r w:rsidDel="000577C6">
                                  <w:rPr>
                                    <w:noProof/>
                                    <w:lang w:val="pt-BR" w:eastAsia="pt-BR"/>
                                  </w:rPr>
                                  <w:drawing>
                                    <wp:inline distT="0" distB="0" distL="0" distR="0" wp14:anchorId="38145BA2" wp14:editId="00B61668">
                                      <wp:extent cx="2950234" cy="2528772"/>
                                      <wp:effectExtent l="0" t="0" r="2540" b="5080"/>
                                      <wp:docPr id="2137" name="Imagem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04C08207" id="_x0000_s1036" type="#_x0000_t202" style="width:379.7pt;height:2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">
                  <v:textbox>
                    <w:txbxContent>
                      <w:p w14:paraId="73C145E0" w14:textId="12D84C6B" w:rsidR="00C62924" w:rsidRPr="00883927" w:rsidRDefault="00C62924" w:rsidP="000577C6">
                        <w:pPr>
                          <w:jc w:val="center"/>
                          <w:rPr>
                            <w:lang w:val="pt-BR"/>
                          </w:rPr>
                        </w:pPr>
                        <w:ins w:id="722" w:author="Cristiano Cesario" w:date="2014-06-23T11:57:00Z">
                          <w:r>
                            <w:rPr>
                              <w:noProof/>
                              <w:lang w:val="pt-BR" w:eastAsia="pt-BR"/>
                            </w:rPr>
                            <w:drawing>
                              <wp:inline distT="0" distB="0" distL="0" distR="0" wp14:anchorId="0EF852BB" wp14:editId="678A89B4">
                                <wp:extent cx="4448175" cy="2746375"/>
                                <wp:effectExtent l="0" t="0" r="9525" b="0"/>
                                <wp:docPr id="2136" name="Imagem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2746375"/>
                                        </a:xfrm>
                                        <a:prstGeom prst="rect">
                                          <a:avLst/>
                                        </a:prstGeom>
                                      </pic:spPr>
                                    </pic:pic>
                                  </a:graphicData>
                                </a:graphic>
                              </wp:inline>
                            </w:drawing>
                          </w:r>
                        </w:ins>
                        <w:del w:id="723" w:author="Cristiano Cesario" w:date="2014-06-23T10:45:00Z">
                          <w:r w:rsidDel="000577C6">
                            <w:rPr>
                              <w:noProof/>
                              <w:lang w:val="pt-BR" w:eastAsia="pt-BR"/>
                            </w:rPr>
                            <w:drawing>
                              <wp:inline distT="0" distB="0" distL="0" distR="0" wp14:anchorId="38145BA2" wp14:editId="00B61668">
                                <wp:extent cx="2950234" cy="2528772"/>
                                <wp:effectExtent l="0" t="0" r="2540" b="5080"/>
                                <wp:docPr id="2137" name="Imagem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0DE4D164" w14:textId="160CE211" w:rsidR="000577C6" w:rsidRDefault="00646B3B">
      <w:pPr>
        <w:pStyle w:val="Legenda"/>
        <w:rPr>
          <w:ins w:id="724" w:author="Cristiano Cesario" w:date="2014-06-23T10:49:00Z"/>
        </w:rPr>
      </w:pPr>
      <w:bookmarkStart w:id="725" w:name="_Ref391287401"/>
      <w:ins w:id="726" w:author="Cristiano Cesario" w:date="2014-06-23T11:45:00Z">
        <w:r>
          <w:t xml:space="preserve">Fig. </w:t>
        </w:r>
        <w:r>
          <w:fldChar w:fldCharType="begin"/>
        </w:r>
        <w:r>
          <w:instrText xml:space="preserve"> SEQ Fig. \* ARABIC </w:instrText>
        </w:r>
      </w:ins>
      <w:r>
        <w:fldChar w:fldCharType="separate"/>
      </w:r>
      <w:ins w:id="727" w:author="Cristiano Cesario" w:date="2014-06-23T11:45:00Z">
        <w:r>
          <w:rPr>
            <w:noProof/>
          </w:rPr>
          <w:t>9</w:t>
        </w:r>
        <w:r>
          <w:fldChar w:fldCharType="end"/>
        </w:r>
        <w:bookmarkEnd w:id="725"/>
        <w:r>
          <w:t xml:space="preserve">. </w:t>
        </w:r>
      </w:ins>
      <w:ins w:id="728" w:author="Cristiano Cesario" w:date="2014-06-23T11:46:00Z">
        <w:r>
          <w:t xml:space="preserve"> Repository updates synchronization</w:t>
        </w:r>
      </w:ins>
    </w:p>
    <w:p w14:paraId="266DADEB" w14:textId="7AEA69AB" w:rsidR="0032111C" w:rsidRDefault="00243E7C" w:rsidP="00883927">
      <w:pPr>
        <w:pStyle w:val="Legenda"/>
      </w:pPr>
      <w:del w:id="729" w:author="Cristiano Cesario" w:date="2014-06-21T15:25:00Z">
        <w:r w:rsidRPr="00340D13" w:rsidDel="003D2876">
          <w:delText>)</w:delText>
        </w:r>
      </w:del>
    </w:p>
    <w:p w14:paraId="1C484EEB" w14:textId="77777777" w:rsidR="001D73A5" w:rsidRPr="001D73A5" w:rsidRDefault="001D73A5" w:rsidP="001D73A5"/>
    <w:p w14:paraId="23FD67AC" w14:textId="7FB23840" w:rsidR="00787C81" w:rsidRDefault="00787C81" w:rsidP="00446744">
      <w:pPr>
        <w:pStyle w:val="Ttulo2"/>
        <w:sectPr w:rsidR="00787C81" w:rsidSect="00231342">
          <w:pgSz w:w="11907" w:h="16839" w:code="9"/>
          <w:pgMar w:top="1009" w:right="936" w:bottom="1009" w:left="936" w:header="431" w:footer="431" w:gutter="0"/>
          <w:cols w:space="288"/>
        </w:sectPr>
      </w:pPr>
      <w:bookmarkStart w:id="730" w:name="_Ref381298196"/>
    </w:p>
    <w:p w14:paraId="28220226" w14:textId="447007A3" w:rsidR="00787C81" w:rsidRPr="00317874" w:rsidDel="00BD30EB" w:rsidRDefault="00787C81" w:rsidP="00787C81">
      <w:pPr>
        <w:pStyle w:val="Text"/>
        <w:rPr>
          <w:del w:id="731" w:author="Cristiano Cesario" w:date="2014-06-23T13:59:00Z"/>
        </w:rPr>
      </w:pPr>
      <w:moveFromRangeStart w:id="732" w:author="Cristiano Cesario" w:date="2014-06-21T15:35:00Z" w:name="move391128279"/>
      <w:moveFrom w:id="733" w:author="Cristiano Cesario" w:date="2014-06-21T15:35:00Z">
        <w:r w:rsidRPr="00317874" w:rsidDel="0086752E">
          <w:lastRenderedPageBreak/>
          <w:t xml:space="preserve">Commits are drawn according to </w:t>
        </w:r>
        <w:r w:rsidR="00F60FD7" w:rsidDel="0086752E">
          <w:t>their</w:t>
        </w:r>
        <w:r w:rsidR="00F60FD7" w:rsidRPr="00317874" w:rsidDel="0086752E">
          <w:t xml:space="preserve"> </w:t>
        </w:r>
        <w:r w:rsidRPr="00317874" w:rsidDel="0086752E">
          <w:t xml:space="preserve">precedence order. Thus, if a commit N is created over a commit N – 1, then commit N will be located in the right hand side of commit N – 1. DyeVC presents a </w:t>
        </w:r>
        <w:commentRangeStart w:id="734"/>
        <w:r w:rsidRPr="00317874" w:rsidDel="0086752E">
          <w:t xml:space="preserve">tooltip </w:t>
        </w:r>
        <w:commentRangeEnd w:id="734"/>
        <w:r w:rsidR="005B1268" w:rsidDel="0086752E">
          <w:rPr>
            <w:rStyle w:val="Refdecomentrio"/>
          </w:rPr>
          <w:commentReference w:id="734"/>
        </w:r>
        <w:r w:rsidRPr="00317874" w:rsidDel="0086752E">
          <w:t>with some information about each commit, upon a mouse over a node.</w:t>
        </w:r>
      </w:moveFrom>
    </w:p>
    <w:p w14:paraId="142757AD" w14:textId="77777777" w:rsidR="00937029" w:rsidRPr="008A02D4" w:rsidRDefault="00937029">
      <w:pPr>
        <w:pStyle w:val="Ttulo2"/>
        <w:rPr>
          <w:ins w:id="735" w:author="Cristiano Cesario" w:date="2014-06-23T06:59:00Z"/>
        </w:rPr>
        <w:pPrChange w:id="736" w:author="Cristiano Cesario" w:date="2014-06-23T14:00:00Z">
          <w:pPr>
            <w:pStyle w:val="Text"/>
          </w:pPr>
        </w:pPrChange>
      </w:pPr>
      <w:bookmarkStart w:id="737" w:name="_Ref391270243"/>
      <w:moveFromRangeEnd w:id="732"/>
      <w:ins w:id="738" w:author="Cristiano Cesario" w:date="2014-06-23T06:59:00Z">
        <w:r w:rsidRPr="00646B3B">
          <w:t>Behind the Scenes</w:t>
        </w:r>
        <w:bookmarkEnd w:id="737"/>
      </w:ins>
    </w:p>
    <w:p w14:paraId="76EF0DF2" w14:textId="3D7F198F" w:rsidR="000577C6" w:rsidRDefault="00646B3B">
      <w:pPr>
        <w:pStyle w:val="Text"/>
        <w:rPr>
          <w:ins w:id="739" w:author="Cristiano Cesario" w:date="2014-06-23T11:58:00Z"/>
        </w:rPr>
      </w:pPr>
      <w:ins w:id="740" w:author="Cristiano Cesario" w:date="2014-06-23T11:44:00Z">
        <w:r w:rsidRPr="00646B3B">
          <w:rPr>
            <w:rPrChange w:id="741" w:author="Cristiano Cesario" w:date="2014-06-23T11:48:00Z">
              <w:rPr>
                <w:color w:val="FF0000"/>
                <w:lang w:val="pt-BR"/>
              </w:rPr>
            </w:rPrChange>
          </w:rPr>
          <w:t>The synchronization</w:t>
        </w:r>
        <w:r w:rsidR="005028CC">
          <w:t xml:space="preserve"> that occurs behind the scenes i</w:t>
        </w:r>
        <w:r w:rsidRPr="00646B3B">
          <w:rPr>
            <w:rPrChange w:id="742" w:author="Cristiano Cesario" w:date="2014-06-23T11:48:00Z">
              <w:rPr>
                <w:color w:val="FF0000"/>
                <w:lang w:val="pt-BR"/>
              </w:rPr>
            </w:rPrChange>
          </w:rPr>
          <w:t xml:space="preserve">nvolve depicting what are the existing repositories </w:t>
        </w:r>
      </w:ins>
      <w:ins w:id="743" w:author="Cristiano Cesario" w:date="2014-06-23T11:45:00Z">
        <w:r w:rsidRPr="00646B3B">
          <w:rPr>
            <w:rPrChange w:id="744" w:author="Cristiano Cesario" w:date="2014-06-23T11:48:00Z">
              <w:rPr>
                <w:color w:val="FF0000"/>
              </w:rPr>
            </w:rPrChange>
          </w:rPr>
          <w:t xml:space="preserve">and commits </w:t>
        </w:r>
      </w:ins>
      <w:ins w:id="745" w:author="Cristiano Cesario" w:date="2014-06-23T11:44:00Z">
        <w:r w:rsidRPr="00646B3B">
          <w:rPr>
            <w:rPrChange w:id="746" w:author="Cristiano Cesario" w:date="2014-06-23T11:48:00Z">
              <w:rPr>
                <w:color w:val="FF0000"/>
              </w:rPr>
            </w:rPrChange>
          </w:rPr>
          <w:t xml:space="preserve">in the topology. </w:t>
        </w:r>
      </w:ins>
      <w:ins w:id="747" w:author="Cristiano Cesario" w:date="2014-06-23T11:45:00Z">
        <w:r w:rsidRPr="00646B3B">
          <w:rPr>
            <w:rPrChange w:id="748" w:author="Cristiano Cesario" w:date="2014-06-23T11:48:00Z">
              <w:rPr>
                <w:color w:val="FF0000"/>
              </w:rPr>
            </w:rPrChange>
          </w:rPr>
          <w:t>To</w:t>
        </w:r>
      </w:ins>
      <w:ins w:id="749" w:author="Cristiano Cesario" w:date="2014-06-23T11:47:00Z">
        <w:r w:rsidRPr="00646B3B">
          <w:rPr>
            <w:rPrChange w:id="750" w:author="Cristiano Cesario" w:date="2014-06-23T11:48:00Z">
              <w:rPr>
                <w:color w:val="FF0000"/>
              </w:rPr>
            </w:rPrChange>
          </w:rPr>
          <w:t xml:space="preserve"> synchroniz</w:t>
        </w:r>
      </w:ins>
      <w:ins w:id="751" w:author="Cristiano Cesario" w:date="2014-06-23T11:51:00Z">
        <w:r w:rsidR="005028CC">
          <w:t>e</w:t>
        </w:r>
      </w:ins>
      <w:ins w:id="752" w:author="Cristiano Cesario" w:date="2014-06-23T11:47:00Z">
        <w:r w:rsidRPr="00646B3B">
          <w:rPr>
            <w:rPrChange w:id="753" w:author="Cristiano Cesario" w:date="2014-06-23T11:48:00Z">
              <w:rPr>
                <w:color w:val="FF0000"/>
              </w:rPr>
            </w:rPrChange>
          </w:rPr>
          <w:t xml:space="preserve"> repository information, we follow the process represented by activity diagram in </w:t>
        </w:r>
        <w:r w:rsidRPr="00646B3B">
          <w:rPr>
            <w:rPrChange w:id="754" w:author="Cristiano Cesario" w:date="2014-06-23T11:48:00Z">
              <w:rPr>
                <w:color w:val="FF0000"/>
              </w:rPr>
            </w:rPrChange>
          </w:rPr>
          <w:fldChar w:fldCharType="begin"/>
        </w:r>
        <w:r w:rsidRPr="00646B3B">
          <w:rPr>
            <w:rPrChange w:id="755" w:author="Cristiano Cesario" w:date="2014-06-23T11:48:00Z">
              <w:rPr>
                <w:color w:val="FF0000"/>
              </w:rPr>
            </w:rPrChange>
          </w:rPr>
          <w:instrText xml:space="preserve"> REF _Ref391287401 \h </w:instrText>
        </w:r>
      </w:ins>
      <w:r>
        <w:instrText xml:space="preserve"> \* MERGEFORMAT </w:instrText>
      </w:r>
      <w:r w:rsidRPr="00646B3B">
        <w:rPr>
          <w:rPrChange w:id="756" w:author="Cristiano Cesario" w:date="2014-06-23T11:48:00Z">
            <w:rPr/>
          </w:rPrChange>
        </w:rPr>
      </w:r>
      <w:r w:rsidRPr="00646B3B">
        <w:rPr>
          <w:rPrChange w:id="757" w:author="Cristiano Cesario" w:date="2014-06-23T11:48:00Z">
            <w:rPr>
              <w:color w:val="FF0000"/>
            </w:rPr>
          </w:rPrChange>
        </w:rPr>
        <w:fldChar w:fldCharType="separate"/>
      </w:r>
      <w:ins w:id="758" w:author="Cristiano Cesario" w:date="2014-06-23T11:47:00Z">
        <w:r w:rsidRPr="00646B3B">
          <w:t xml:space="preserve">Fig. </w:t>
        </w:r>
        <w:r w:rsidRPr="00646B3B">
          <w:rPr>
            <w:noProof/>
          </w:rPr>
          <w:t>9</w:t>
        </w:r>
        <w:r w:rsidRPr="00646B3B">
          <w:rPr>
            <w:rPrChange w:id="759" w:author="Cristiano Cesario" w:date="2014-06-23T11:48:00Z">
              <w:rPr>
                <w:color w:val="FF0000"/>
              </w:rPr>
            </w:rPrChange>
          </w:rPr>
          <w:fldChar w:fldCharType="end"/>
        </w:r>
        <w:r>
          <w:t>.</w:t>
        </w:r>
      </w:ins>
      <w:ins w:id="760" w:author="Cristiano Cesario" w:date="2014-06-23T11:48:00Z">
        <w:r w:rsidR="005028CC">
          <w:t xml:space="preserve"> This</w:t>
        </w:r>
        <w:r>
          <w:t xml:space="preserve"> process always begin </w:t>
        </w:r>
      </w:ins>
      <w:ins w:id="761" w:author="Cristiano Cesario" w:date="2014-06-23T11:49:00Z">
        <w:r w:rsidR="005028CC">
          <w:t xml:space="preserve">with </w:t>
        </w:r>
      </w:ins>
      <w:ins w:id="762" w:author="Cristiano Cesario" w:date="2014-06-23T11:48:00Z">
        <w:r>
          <w:t xml:space="preserve">a list of repositories </w:t>
        </w:r>
      </w:ins>
      <w:ins w:id="763" w:author="Cristiano Cesario" w:date="2014-06-23T11:49:00Z">
        <w:r w:rsidR="005028CC">
          <w:t>being</w:t>
        </w:r>
      </w:ins>
      <w:ins w:id="764" w:author="Cristiano Cesario" w:date="2014-06-23T11:48:00Z">
        <w:r>
          <w:t xml:space="preserve"> monitored</w:t>
        </w:r>
      </w:ins>
      <w:ins w:id="765" w:author="Cristiano Cesario" w:date="2014-06-23T11:49:00Z">
        <w:r>
          <w:t xml:space="preserve">. </w:t>
        </w:r>
      </w:ins>
      <w:ins w:id="766" w:author="Cristiano Cesario" w:date="2014-06-23T11:52:00Z">
        <w:r w:rsidR="005028CC">
          <w:t xml:space="preserve">For each given repository </w:t>
        </w:r>
        <w:r w:rsidR="005028CC">
          <w:rPr>
            <w:i/>
          </w:rPr>
          <w:t>rep</w:t>
        </w:r>
      </w:ins>
      <w:ins w:id="767" w:author="Cristiano Cesario" w:date="2014-06-23T11:49:00Z">
        <w:r w:rsidR="005028CC">
          <w:t xml:space="preserve">, we find </w:t>
        </w:r>
      </w:ins>
      <w:ins w:id="768" w:author="Cristiano Cesario" w:date="2014-06-23T11:52:00Z">
        <w:r w:rsidR="005028CC">
          <w:t>which repositories rep pulls from and pushes to</w:t>
        </w:r>
      </w:ins>
      <w:ins w:id="769" w:author="Cristiano Cesario" w:date="2014-06-23T11:53:00Z">
        <w:r w:rsidR="005028CC">
          <w:t xml:space="preserve">. These repositories </w:t>
        </w:r>
        <w:r w:rsidR="005028CC">
          <w:lastRenderedPageBreak/>
          <w:t xml:space="preserve">are inserted or updated in the database, where we keep track of each hostname that references them (either by monitoring, pushing to or pulling from). </w:t>
        </w:r>
      </w:ins>
      <w:ins w:id="770" w:author="Cristiano Cesario" w:date="2014-06-23T11:57:00Z">
        <w:r w:rsidR="007D0742">
          <w:t xml:space="preserve"> Repositories that </w:t>
        </w:r>
      </w:ins>
      <w:ins w:id="771" w:author="Cristiano Cesario" w:date="2014-06-23T11:58:00Z">
        <w:r w:rsidR="007D0742">
          <w:t>are not referenced anymore are from the topology.</w:t>
        </w:r>
      </w:ins>
    </w:p>
    <w:p w14:paraId="5004687A" w14:textId="2237D273" w:rsidR="007D0742" w:rsidRPr="00646B3B" w:rsidRDefault="007D0742">
      <w:pPr>
        <w:pStyle w:val="Text"/>
        <w:rPr>
          <w:ins w:id="772" w:author="Cristiano Cesario" w:date="2014-06-23T10:58:00Z"/>
          <w:rPrChange w:id="773" w:author="Cristiano Cesario" w:date="2014-06-23T11:48:00Z">
            <w:rPr>
              <w:ins w:id="774" w:author="Cristiano Cesario" w:date="2014-06-23T10:58:00Z"/>
              <w:color w:val="FF0000"/>
              <w:lang w:val="pt-BR"/>
            </w:rPr>
          </w:rPrChange>
        </w:rPr>
      </w:pPr>
      <w:ins w:id="775" w:author="Cristiano Cesario" w:date="2014-06-23T11:58:00Z">
        <w:r>
          <w:fldChar w:fldCharType="begin"/>
        </w:r>
        <w:r>
          <w:instrText xml:space="preserve"> REF _Ref391288065 \h </w:instrText>
        </w:r>
      </w:ins>
      <w:r>
        <w:fldChar w:fldCharType="separate"/>
      </w:r>
      <w:ins w:id="776" w:author="Cristiano Cesario" w:date="2014-06-23T11:58:00Z">
        <w:r>
          <w:t xml:space="preserve">Table </w:t>
        </w:r>
        <w:r>
          <w:rPr>
            <w:noProof/>
          </w:rPr>
          <w:t>V</w:t>
        </w:r>
        <w:r>
          <w:fldChar w:fldCharType="end"/>
        </w:r>
      </w:ins>
      <w:ins w:id="777" w:author="Cristiano Cesario" w:date="2014-06-23T11:59:00Z">
        <w:r>
          <w:t xml:space="preserve"> shows the algorithm </w:t>
        </w:r>
      </w:ins>
      <w:ins w:id="778" w:author="Cristiano Cesario" w:date="2014-06-23T14:00:00Z">
        <w:r w:rsidR="00BD30EB">
          <w:t xml:space="preserve">used </w:t>
        </w:r>
      </w:ins>
      <w:ins w:id="779" w:author="Cristiano Cesario" w:date="2014-06-23T11:59:00Z">
        <w:r>
          <w:t>to synchronize commits</w:t>
        </w:r>
        <w:r w:rsidR="00BD30EB">
          <w:t>.</w:t>
        </w:r>
      </w:ins>
      <w:ins w:id="780" w:author="Cristiano Cesario" w:date="2014-06-23T14:00:00Z">
        <w:r w:rsidR="00BD30EB">
          <w:t xml:space="preserve"> This synchronization</w:t>
        </w:r>
      </w:ins>
      <w:ins w:id="781" w:author="Cristiano Cesario" w:date="2014-06-23T11:59:00Z">
        <w:r w:rsidR="00091E68">
          <w:t xml:space="preserve"> </w:t>
        </w:r>
      </w:ins>
      <w:ins w:id="782" w:author="Cristiano Cesario" w:date="2014-06-23T14:00:00Z">
        <w:r w:rsidR="00BD30EB">
          <w:t>finds out the existing commits and</w:t>
        </w:r>
      </w:ins>
      <w:ins w:id="783" w:author="Cristiano Cesario" w:date="2014-06-23T11:59:00Z">
        <w:r w:rsidR="00091E68">
          <w:t xml:space="preserve"> </w:t>
        </w:r>
      </w:ins>
      <w:ins w:id="784" w:author="Cristiano Cesario" w:date="2014-06-23T14:01:00Z">
        <w:r w:rsidR="00BD30EB">
          <w:t xml:space="preserve">verifies </w:t>
        </w:r>
      </w:ins>
      <w:ins w:id="785" w:author="Cristiano Cesario" w:date="2014-06-23T11:59:00Z">
        <w:r w:rsidR="00091E68">
          <w:t xml:space="preserve">where each </w:t>
        </w:r>
      </w:ins>
      <w:ins w:id="786" w:author="Cristiano Cesario" w:date="2014-06-23T14:00:00Z">
        <w:r w:rsidR="00BD30EB">
          <w:t>of them</w:t>
        </w:r>
      </w:ins>
      <w:ins w:id="787" w:author="Cristiano Cesario" w:date="2014-06-23T11:59:00Z">
        <w:r w:rsidR="00091E68">
          <w:t xml:space="preserve"> can be found. The whole process is </w:t>
        </w:r>
      </w:ins>
      <w:ins w:id="788" w:author="Cristiano Cesario" w:date="2014-06-23T13:47:00Z">
        <w:r w:rsidR="002B542F">
          <w:t>based on the Set Theory</w:t>
        </w:r>
      </w:ins>
      <w:ins w:id="789" w:author="Cristiano Cesario" w:date="2014-06-23T12:00:00Z">
        <w:r w:rsidR="00091E68">
          <w:t>, and the s</w:t>
        </w:r>
        <w:r w:rsidR="002B542F">
          <w:t xml:space="preserve">ets created </w:t>
        </w:r>
      </w:ins>
      <w:ins w:id="790" w:author="Cristiano Cesario" w:date="2014-06-23T13:47:00Z">
        <w:r w:rsidR="002B542F">
          <w:t>along</w:t>
        </w:r>
      </w:ins>
      <w:ins w:id="791" w:author="Cristiano Cesario" w:date="2014-06-23T12:00:00Z">
        <w:r w:rsidR="002B542F">
          <w:t xml:space="preserve"> the process</w:t>
        </w:r>
        <w:r w:rsidR="00091E68">
          <w:t xml:space="preserve"> are shown between </w:t>
        </w:r>
      </w:ins>
      <w:ins w:id="792" w:author="Cristiano Cesario" w:date="2014-06-23T12:01:00Z">
        <w:r w:rsidR="00091E68">
          <w:t>parentheses</w:t>
        </w:r>
      </w:ins>
      <w:ins w:id="793" w:author="Cristiano Cesario" w:date="2014-06-23T12:00:00Z">
        <w:r w:rsidR="00091E68">
          <w:t>.</w:t>
        </w:r>
      </w:ins>
      <w:ins w:id="794" w:author="Cristiano Cesario" w:date="2014-06-23T12:01:00Z">
        <w:r w:rsidR="00091E68">
          <w:t xml:space="preserve"> The </w:t>
        </w:r>
      </w:ins>
      <w:ins w:id="795" w:author="Cristiano Cesario" w:date="2014-06-23T12:02:00Z">
        <w:r w:rsidR="00091E68">
          <w:t>“</w:t>
        </w:r>
      </w:ins>
      <w:ins w:id="796" w:author="Cristiano Cesario" w:date="2014-06-23T12:01:00Z">
        <w:r w:rsidR="00091E68">
          <w:t>snapshot</w:t>
        </w:r>
      </w:ins>
      <w:ins w:id="797" w:author="Cristiano Cesario" w:date="2014-06-23T12:02:00Z">
        <w:r w:rsidR="00091E68">
          <w:t>”</w:t>
        </w:r>
      </w:ins>
      <w:ins w:id="798" w:author="Cristiano Cesario" w:date="2014-06-23T12:01:00Z">
        <w:r w:rsidR="00091E68">
          <w:t xml:space="preserve"> </w:t>
        </w:r>
        <w:r w:rsidR="00091E68">
          <w:lastRenderedPageBreak/>
          <w:t>mentioned is the set of existing commits at a loc</w:t>
        </w:r>
        <w:r w:rsidR="002B542F">
          <w:t>al repository in a given moment and is used to identify both deleted and inserted commits.</w:t>
        </w:r>
      </w:ins>
      <w:ins w:id="799" w:author="Cristiano Cesario" w:date="2014-06-23T13:54:00Z">
        <w:r w:rsidR="002B542F">
          <w:t xml:space="preserve"> Commits to inserted or updated must be verified to check where they exist. This verification is done using the algorithm shown in </w:t>
        </w:r>
      </w:ins>
      <w:ins w:id="800" w:author="Cristiano Cesario" w:date="2014-06-23T13:55:00Z">
        <w:r w:rsidR="002B542F">
          <w:fldChar w:fldCharType="begin"/>
        </w:r>
        <w:r w:rsidR="002B542F">
          <w:instrText xml:space="preserve"> REF _Ref391285893 \h </w:instrText>
        </w:r>
      </w:ins>
      <w:r w:rsidR="002B542F">
        <w:fldChar w:fldCharType="separate"/>
      </w:r>
      <w:ins w:id="801" w:author="Cristiano Cesario" w:date="2014-06-23T13:55:00Z">
        <w:r w:rsidR="002B542F">
          <w:t xml:space="preserve">Table </w:t>
        </w:r>
        <w:r w:rsidR="002B542F">
          <w:rPr>
            <w:noProof/>
          </w:rPr>
          <w:t>VI</w:t>
        </w:r>
        <w:r w:rsidR="002B542F">
          <w:fldChar w:fldCharType="end"/>
        </w:r>
        <w:r w:rsidR="002B542F">
          <w:t>. This algorithm finds out where each commit exists based on the ahead and behind lists, which are calculated periodically to show the number</w:t>
        </w:r>
        <w:r w:rsidR="00BD30EB">
          <w:t xml:space="preserve"> of commits ahead and behind (Level 3 information, see section </w:t>
        </w:r>
      </w:ins>
      <w:ins w:id="802" w:author="Cristiano Cesario" w:date="2014-06-23T13:57:00Z">
        <w:r w:rsidR="00BD30EB">
          <w:fldChar w:fldCharType="begin"/>
        </w:r>
        <w:r w:rsidR="00BD30EB">
          <w:instrText xml:space="preserve"> REF _Ref391295186 \w \h </w:instrText>
        </w:r>
      </w:ins>
      <w:r w:rsidR="00BD30EB">
        <w:fldChar w:fldCharType="separate"/>
      </w:r>
      <w:ins w:id="803" w:author="Cristiano Cesario" w:date="2014-06-23T13:57:00Z">
        <w:r w:rsidR="00BD30EB">
          <w:t>III.B.3)</w:t>
        </w:r>
        <w:r w:rsidR="00BD30EB">
          <w:fldChar w:fldCharType="end"/>
        </w:r>
      </w:ins>
      <w:ins w:id="804" w:author="Cristiano Cesario" w:date="2014-06-23T13:59:00Z">
        <w:r w:rsidR="00BD30EB">
          <w:t>.</w:t>
        </w:r>
      </w:ins>
    </w:p>
    <w:p w14:paraId="19E9816A" w14:textId="5CC9913A" w:rsidR="000D333E" w:rsidRDefault="000D333E">
      <w:pPr>
        <w:rPr>
          <w:ins w:id="805" w:author="Cristiano Cesario" w:date="2014-06-24T11:56:00Z"/>
          <w:sz w:val="16"/>
          <w:szCs w:val="16"/>
        </w:rPr>
      </w:pPr>
      <w:bookmarkStart w:id="806" w:name="_Ref391288065"/>
    </w:p>
    <w:p w14:paraId="23E03954" w14:textId="0157A1DE" w:rsidR="00C56A5A" w:rsidRPr="00811F2C" w:rsidRDefault="00C56A5A">
      <w:pPr>
        <w:pStyle w:val="TableTitle"/>
        <w:rPr>
          <w:ins w:id="807" w:author="Cristiano Cesario" w:date="2014-06-23T11:21:00Z"/>
          <w:rPrChange w:id="808" w:author="Cristiano Cesario" w:date="2014-06-26T17:43:00Z">
            <w:rPr>
              <w:ins w:id="809" w:author="Cristiano Cesario" w:date="2014-06-23T11:21:00Z"/>
            </w:rPr>
          </w:rPrChange>
        </w:rPr>
        <w:pPrChange w:id="810" w:author="Cristiano Cesario" w:date="2014-06-26T17:43:00Z">
          <w:pPr>
            <w:pStyle w:val="Legenda"/>
          </w:pPr>
        </w:pPrChange>
      </w:pPr>
      <w:ins w:id="811" w:author="Cristiano Cesario" w:date="2014-06-23T11:21:00Z">
        <w:r w:rsidRPr="000D6266">
          <w:t xml:space="preserve">Table </w:t>
        </w:r>
        <w:r w:rsidRPr="00811F2C">
          <w:fldChar w:fldCharType="begin"/>
        </w:r>
        <w:r w:rsidRPr="00811F2C">
          <w:instrText xml:space="preserve"> SEQ Table \* ROMAN </w:instrText>
        </w:r>
        <w:r w:rsidRPr="00811F2C">
          <w:rPr>
            <w:rPrChange w:id="812" w:author="Cristiano Cesario" w:date="2014-06-26T17:43:00Z">
              <w:rPr>
                <w:smallCaps/>
              </w:rPr>
            </w:rPrChange>
          </w:rPr>
          <w:fldChar w:fldCharType="separate"/>
        </w:r>
        <w:r w:rsidRPr="00811F2C">
          <w:rPr>
            <w:rPrChange w:id="813" w:author="Cristiano Cesario" w:date="2014-06-26T17:43:00Z">
              <w:rPr>
                <w:smallCaps/>
                <w:noProof/>
              </w:rPr>
            </w:rPrChange>
          </w:rPr>
          <w:t>V</w:t>
        </w:r>
        <w:r w:rsidRPr="00811F2C">
          <w:rPr>
            <w:rPrChange w:id="814" w:author="Cristiano Cesario" w:date="2014-06-26T17:43:00Z">
              <w:rPr>
                <w:smallCaps/>
              </w:rPr>
            </w:rPrChange>
          </w:rPr>
          <w:fldChar w:fldCharType="end"/>
        </w:r>
        <w:bookmarkEnd w:id="806"/>
      </w:ins>
    </w:p>
    <w:p w14:paraId="53343F2E" w14:textId="08727A01" w:rsidR="00852F25" w:rsidRDefault="00852F25">
      <w:pPr>
        <w:pStyle w:val="TableTitle"/>
        <w:rPr>
          <w:ins w:id="815" w:author="Cristiano Cesario" w:date="2014-06-23T11:14:00Z"/>
        </w:rPr>
        <w:pPrChange w:id="816" w:author="Cristiano Cesario" w:date="2014-06-23T11:15:00Z">
          <w:pPr>
            <w:pStyle w:val="Text"/>
          </w:pPr>
        </w:pPrChange>
      </w:pPr>
      <w:ins w:id="817" w:author="Cristiano Cesario" w:date="2014-06-23T11:15:00Z">
        <w:r>
          <w:t>Commit</w:t>
        </w:r>
      </w:ins>
      <w:ins w:id="818" w:author="Cristiano Cesario" w:date="2014-06-23T11:21:00Z">
        <w:r w:rsidR="00C56A5A">
          <w:t>s</w:t>
        </w:r>
      </w:ins>
      <w:ins w:id="819" w:author="Cristiano Cesario" w:date="2014-06-23T11:15:00Z">
        <w:r>
          <w:t xml:space="preserve"> synchronization algorithm</w:t>
        </w:r>
      </w:ins>
    </w:p>
    <w:p w14:paraId="4396663C" w14:textId="77777777" w:rsidR="00E14B34" w:rsidRPr="008A02D4" w:rsidRDefault="005D3144">
      <w:pPr>
        <w:pStyle w:val="PrimeiroPargrafo"/>
        <w:rPr>
          <w:ins w:id="820" w:author="Cristiano Cesario" w:date="2014-06-23T11:18:00Z"/>
        </w:rPr>
        <w:pPrChange w:id="821" w:author="Cristiano Cesario" w:date="2014-06-23T11:07:00Z">
          <w:pPr>
            <w:pStyle w:val="Text"/>
          </w:pPr>
        </w:pPrChange>
      </w:pPr>
      <w:ins w:id="822" w:author="Cristiano Cesario" w:date="2014-06-23T10:58:00Z">
        <w:r w:rsidRPr="005C05E4">
          <w:rPr>
            <w:noProof/>
          </w:rPr>
          <mc:AlternateContent>
            <mc:Choice Requires="wps">
              <w:drawing>
                <wp:inline distT="0" distB="0" distL="0" distR="0" wp14:anchorId="3BE2CBFC" wp14:editId="05613116">
                  <wp:extent cx="3094355" cy="5201728"/>
                  <wp:effectExtent l="0" t="0" r="10795" b="18415"/>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355" cy="5201728"/>
                          </a:xfrm>
                          <a:prstGeom prst="rect">
                            <a:avLst/>
                          </a:prstGeom>
                          <a:solidFill>
                            <a:srgbClr val="FFFFFF"/>
                          </a:solidFill>
                          <a:ln w="9525">
                            <a:solidFill>
                              <a:srgbClr val="000000"/>
                            </a:solidFill>
                            <a:miter lim="800000"/>
                            <a:headEnd/>
                            <a:tailEnd/>
                          </a:ln>
                        </wps:spPr>
                        <wps:txbx>
                          <w:txbxContent>
                            <w:p w14:paraId="69730B29" w14:textId="18A93908" w:rsidR="00C62924" w:rsidRPr="005D3144" w:rsidRDefault="00C62924">
                              <w:pPr>
                                <w:pStyle w:val="ListaNumerada"/>
                                <w:numPr>
                                  <w:ilvl w:val="0"/>
                                  <w:numId w:val="44"/>
                                </w:numPr>
                                <w:spacing w:before="0" w:after="60"/>
                                <w:ind w:left="142" w:hanging="218"/>
                                <w:jc w:val="left"/>
                                <w:rPr>
                                  <w:ins w:id="823" w:author="Cristiano Cesario" w:date="2014-06-23T10:59:00Z"/>
                                  <w:sz w:val="16"/>
                                  <w:szCs w:val="16"/>
                                  <w:lang w:val="en-US"/>
                                  <w:rPrChange w:id="824" w:author="Cristiano Cesario" w:date="2014-06-23T10:59:00Z">
                                    <w:rPr>
                                      <w:ins w:id="825" w:author="Cristiano Cesario" w:date="2014-06-23T10:59:00Z"/>
                                      <w:lang w:val="en-US"/>
                                    </w:rPr>
                                  </w:rPrChange>
                                </w:rPr>
                                <w:pPrChange w:id="826" w:author="Cristiano Cesario" w:date="2014-06-23T11:12:00Z">
                                  <w:pPr>
                                    <w:pStyle w:val="ListaNumerada"/>
                                    <w:numPr>
                                      <w:numId w:val="44"/>
                                    </w:numPr>
                                    <w:ind w:left="360"/>
                                  </w:pPr>
                                </w:pPrChange>
                              </w:pPr>
                              <w:del w:id="827" w:author="Cristiano Cesario" w:date="2014-06-23T10:58:00Z">
                                <w:r w:rsidRPr="005D3144" w:rsidDel="005D3144">
                                  <w:rPr>
                                    <w:noProof/>
                                    <w:sz w:val="16"/>
                                    <w:szCs w:val="16"/>
                                    <w:rPrChange w:id="828" w:author="Cristiano Cesario" w:date="2014-06-23T10:59:00Z">
                                      <w:rPr>
                                        <w:noProof/>
                                      </w:rPr>
                                    </w:rPrChange>
                                  </w:rPr>
                                  <w:drawing>
                                    <wp:inline distT="0" distB="0" distL="0" distR="0" wp14:anchorId="755C6132" wp14:editId="4B249774">
                                      <wp:extent cx="2950234" cy="2528772"/>
                                      <wp:effectExtent l="0" t="0" r="2540" b="5080"/>
                                      <wp:docPr id="2138" name="Imagem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829" w:author="Cristiano Cesario" w:date="2014-06-23T10:59:00Z">
                                <w:r w:rsidRPr="005D3144">
                                  <w:rPr>
                                    <w:sz w:val="16"/>
                                    <w:szCs w:val="16"/>
                                    <w:lang w:val="en-US"/>
                                    <w:rPrChange w:id="830" w:author="Cristiano Cesario" w:date="2014-06-23T10:59:00Z">
                                      <w:rPr>
                                        <w:lang w:val="en-US"/>
                                      </w:rPr>
                                    </w:rPrChange>
                                  </w:rPr>
                                  <w:t>Retrieve previous local snapshot</w:t>
                                </w:r>
                              </w:ins>
                              <w:ins w:id="831" w:author="Cristiano Cesario" w:date="2014-06-23T13:48:00Z">
                                <w:r>
                                  <w:rPr>
                                    <w:sz w:val="16"/>
                                    <w:szCs w:val="16"/>
                                    <w:lang w:val="en-US"/>
                                  </w:rPr>
                                  <w:t xml:space="preserve"> from disk</w:t>
                                </w:r>
                              </w:ins>
                              <w:ins w:id="832" w:author="Cristiano Cesario" w:date="2014-06-23T10:59:00Z">
                                <w:r>
                                  <w:rPr>
                                    <w:sz w:val="16"/>
                                    <w:szCs w:val="16"/>
                                    <w:lang w:val="en-US"/>
                                  </w:rPr>
                                  <w:t xml:space="preserve"> </w:t>
                                </w:r>
                              </w:ins>
                              <w:ins w:id="833" w:author="Cristiano Cesario" w:date="2014-06-23T11:00:00Z">
                                <w:r>
                                  <w:rPr>
                                    <w:sz w:val="16"/>
                                    <w:szCs w:val="16"/>
                                    <w:lang w:val="en-US"/>
                                  </w:rPr>
                                  <w:t>(</w:t>
                                </w:r>
                              </w:ins>
                              <w:proofErr w:type="spellStart"/>
                              <w:ins w:id="834" w:author="Cristiano Cesario" w:date="2014-06-23T10:59:00Z">
                                <w:r w:rsidRPr="005D3144">
                                  <w:rPr>
                                    <w:sz w:val="16"/>
                                    <w:szCs w:val="16"/>
                                    <w:lang w:val="en-US"/>
                                    <w:rPrChange w:id="835" w:author="Cristiano Cesario" w:date="2014-06-23T10:59:00Z">
                                      <w:rPr>
                                        <w:lang w:val="en-US"/>
                                      </w:rPr>
                                    </w:rPrChange>
                                  </w:rPr>
                                  <w:t>previousSnapshot</w:t>
                                </w:r>
                              </w:ins>
                              <w:proofErr w:type="spellEnd"/>
                              <w:ins w:id="836" w:author="Cristiano Cesario" w:date="2014-06-23T11:00:00Z">
                                <w:r>
                                  <w:rPr>
                                    <w:sz w:val="16"/>
                                    <w:szCs w:val="16"/>
                                    <w:lang w:val="en-US"/>
                                  </w:rPr>
                                  <w:t>)</w:t>
                                </w:r>
                              </w:ins>
                            </w:p>
                            <w:p w14:paraId="7D8004C6" w14:textId="4CD801EB" w:rsidR="00C62924" w:rsidRPr="005D3144" w:rsidRDefault="00C62924">
                              <w:pPr>
                                <w:pStyle w:val="ListaNumerada"/>
                                <w:numPr>
                                  <w:ilvl w:val="0"/>
                                  <w:numId w:val="44"/>
                                </w:numPr>
                                <w:spacing w:before="0" w:after="60"/>
                                <w:ind w:left="142" w:hanging="218"/>
                                <w:jc w:val="left"/>
                                <w:rPr>
                                  <w:ins w:id="837" w:author="Cristiano Cesario" w:date="2014-06-23T10:59:00Z"/>
                                  <w:sz w:val="16"/>
                                  <w:szCs w:val="16"/>
                                  <w:lang w:val="en-US"/>
                                  <w:rPrChange w:id="838" w:author="Cristiano Cesario" w:date="2014-06-23T10:59:00Z">
                                    <w:rPr>
                                      <w:ins w:id="839" w:author="Cristiano Cesario" w:date="2014-06-23T10:59:00Z"/>
                                      <w:lang w:val="en-US"/>
                                    </w:rPr>
                                  </w:rPrChange>
                                </w:rPr>
                                <w:pPrChange w:id="840" w:author="Cristiano Cesario" w:date="2014-06-23T11:12:00Z">
                                  <w:pPr>
                                    <w:pStyle w:val="ListaNumerada"/>
                                    <w:numPr>
                                      <w:numId w:val="44"/>
                                    </w:numPr>
                                    <w:ind w:left="360"/>
                                  </w:pPr>
                                </w:pPrChange>
                              </w:pPr>
                              <w:ins w:id="841" w:author="Cristiano Cesario" w:date="2014-06-23T10:59:00Z">
                                <w:r w:rsidRPr="005D3144">
                                  <w:rPr>
                                    <w:sz w:val="16"/>
                                    <w:szCs w:val="16"/>
                                    <w:lang w:val="en-US"/>
                                    <w:rPrChange w:id="842" w:author="Cristiano Cesario" w:date="2014-06-23T10:59:00Z">
                                      <w:rPr>
                                        <w:lang w:val="en-US"/>
                                      </w:rPr>
                                    </w:rPrChange>
                                  </w:rPr>
                                  <w:t xml:space="preserve">Retrieve current snapshot from repository </w:t>
                                </w:r>
                              </w:ins>
                              <w:ins w:id="843" w:author="Cristiano Cesario" w:date="2014-06-23T11:00:00Z">
                                <w:r>
                                  <w:rPr>
                                    <w:sz w:val="16"/>
                                    <w:szCs w:val="16"/>
                                    <w:lang w:val="en-US"/>
                                  </w:rPr>
                                  <w:t>(</w:t>
                                </w:r>
                              </w:ins>
                              <w:proofErr w:type="spellStart"/>
                              <w:ins w:id="844" w:author="Cristiano Cesario" w:date="2014-06-23T10:59:00Z">
                                <w:r w:rsidRPr="005D3144">
                                  <w:rPr>
                                    <w:sz w:val="16"/>
                                    <w:szCs w:val="16"/>
                                    <w:lang w:val="en-US"/>
                                    <w:rPrChange w:id="845" w:author="Cristiano Cesario" w:date="2014-06-23T10:59:00Z">
                                      <w:rPr>
                                        <w:lang w:val="en-US"/>
                                      </w:rPr>
                                    </w:rPrChange>
                                  </w:rPr>
                                  <w:t>currentSnapshot</w:t>
                                </w:r>
                              </w:ins>
                              <w:proofErr w:type="spellEnd"/>
                              <w:ins w:id="846" w:author="Cristiano Cesario" w:date="2014-06-23T11:00:00Z">
                                <w:r>
                                  <w:rPr>
                                    <w:sz w:val="16"/>
                                    <w:szCs w:val="16"/>
                                    <w:lang w:val="en-US"/>
                                  </w:rPr>
                                  <w:t>)</w:t>
                                </w:r>
                              </w:ins>
                            </w:p>
                            <w:p w14:paraId="33441AD0" w14:textId="54D32202" w:rsidR="00C62924" w:rsidRPr="005D3144" w:rsidRDefault="00C62924">
                              <w:pPr>
                                <w:pStyle w:val="ListaNumerada"/>
                                <w:numPr>
                                  <w:ilvl w:val="0"/>
                                  <w:numId w:val="44"/>
                                </w:numPr>
                                <w:spacing w:before="0" w:after="60"/>
                                <w:ind w:left="142" w:hanging="218"/>
                                <w:jc w:val="left"/>
                                <w:rPr>
                                  <w:ins w:id="847" w:author="Cristiano Cesario" w:date="2014-06-23T10:59:00Z"/>
                                  <w:sz w:val="16"/>
                                  <w:szCs w:val="16"/>
                                  <w:lang w:val="en-US"/>
                                  <w:rPrChange w:id="848" w:author="Cristiano Cesario" w:date="2014-06-23T10:59:00Z">
                                    <w:rPr>
                                      <w:ins w:id="849" w:author="Cristiano Cesario" w:date="2014-06-23T10:59:00Z"/>
                                      <w:lang w:val="en-US"/>
                                    </w:rPr>
                                  </w:rPrChange>
                                </w:rPr>
                                <w:pPrChange w:id="850" w:author="Cristiano Cesario" w:date="2014-06-23T11:12:00Z">
                                  <w:pPr>
                                    <w:pStyle w:val="ListaNumerada"/>
                                    <w:numPr>
                                      <w:numId w:val="44"/>
                                    </w:numPr>
                                    <w:ind w:left="360"/>
                                  </w:pPr>
                                </w:pPrChange>
                              </w:pPr>
                              <w:ins w:id="851" w:author="Cristiano Cesario" w:date="2014-06-23T10:59:00Z">
                                <w:r w:rsidRPr="005D3144">
                                  <w:rPr>
                                    <w:sz w:val="16"/>
                                    <w:szCs w:val="16"/>
                                    <w:lang w:val="en-US"/>
                                    <w:rPrChange w:id="852" w:author="Cristiano Cesario" w:date="2014-06-23T10:59:00Z">
                                      <w:rPr>
                                        <w:lang w:val="en-US"/>
                                      </w:rPr>
                                    </w:rPrChange>
                                  </w:rPr>
                                  <w:t xml:space="preserve">Identify new local commits, comparing current and previous snapshots </w:t>
                                </w:r>
                              </w:ins>
                              <w:ins w:id="853" w:author="Cristiano Cesario" w:date="2014-06-23T11:01:00Z">
                                <w:r>
                                  <w:rPr>
                                    <w:sz w:val="16"/>
                                    <w:szCs w:val="16"/>
                                    <w:lang w:val="en-US"/>
                                  </w:rPr>
                                  <w:t>(</w:t>
                                </w:r>
                              </w:ins>
                              <w:proofErr w:type="spellStart"/>
                              <w:ins w:id="854" w:author="Cristiano Cesario" w:date="2014-06-23T10:59:00Z">
                                <w:r w:rsidRPr="005D3144">
                                  <w:rPr>
                                    <w:sz w:val="16"/>
                                    <w:szCs w:val="16"/>
                                    <w:lang w:val="en-US"/>
                                    <w:rPrChange w:id="855" w:author="Cristiano Cesario" w:date="2014-06-23T10:59:00Z">
                                      <w:rPr>
                                        <w:lang w:val="en-US"/>
                                      </w:rPr>
                                    </w:rPrChange>
                                  </w:rPr>
                                  <w:t>newCommits</w:t>
                                </w:r>
                                <w:proofErr w:type="spellEnd"/>
                                <w:r w:rsidRPr="005D3144">
                                  <w:rPr>
                                    <w:sz w:val="16"/>
                                    <w:szCs w:val="16"/>
                                    <w:lang w:val="en-US"/>
                                    <w:rPrChange w:id="856" w:author="Cristiano Cesario" w:date="2014-06-23T10:59:00Z">
                                      <w:rPr>
                                        <w:lang w:val="en-US"/>
                                      </w:rPr>
                                    </w:rPrChange>
                                  </w:rPr>
                                  <w:t xml:space="preserve"> = </w:t>
                                </w:r>
                                <w:proofErr w:type="spellStart"/>
                                <w:r w:rsidRPr="005D3144">
                                  <w:rPr>
                                    <w:sz w:val="16"/>
                                    <w:szCs w:val="16"/>
                                    <w:lang w:val="en-US"/>
                                    <w:rPrChange w:id="857" w:author="Cristiano Cesario" w:date="2014-06-23T10:59:00Z">
                                      <w:rPr>
                                        <w:lang w:val="en-US"/>
                                      </w:rPr>
                                    </w:rPrChange>
                                  </w:rPr>
                                  <w:t>currentSnapshot</w:t>
                                </w:r>
                                <w:proofErr w:type="spellEnd"/>
                                <w:r w:rsidRPr="005D3144">
                                  <w:rPr>
                                    <w:sz w:val="16"/>
                                    <w:szCs w:val="16"/>
                                    <w:lang w:val="en-US"/>
                                    <w:rPrChange w:id="858" w:author="Cristiano Cesario" w:date="2014-06-23T10:59:00Z">
                                      <w:rPr>
                                        <w:lang w:val="en-US"/>
                                      </w:rPr>
                                    </w:rPrChange>
                                  </w:rPr>
                                  <w:t xml:space="preserve"> \ </w:t>
                                </w:r>
                                <w:proofErr w:type="spellStart"/>
                                <w:r w:rsidRPr="005D3144">
                                  <w:rPr>
                                    <w:sz w:val="16"/>
                                    <w:szCs w:val="16"/>
                                    <w:lang w:val="en-US"/>
                                    <w:rPrChange w:id="859" w:author="Cristiano Cesario" w:date="2014-06-23T10:59:00Z">
                                      <w:rPr>
                                        <w:lang w:val="en-US"/>
                                      </w:rPr>
                                    </w:rPrChange>
                                  </w:rPr>
                                  <w:t>previousSnapshot</w:t>
                                </w:r>
                              </w:ins>
                              <w:proofErr w:type="spellEnd"/>
                              <w:ins w:id="860" w:author="Cristiano Cesario" w:date="2014-06-23T11:01:00Z">
                                <w:r>
                                  <w:rPr>
                                    <w:sz w:val="16"/>
                                    <w:szCs w:val="16"/>
                                    <w:lang w:val="en-US"/>
                                  </w:rPr>
                                  <w:t>)</w:t>
                                </w:r>
                              </w:ins>
                            </w:p>
                            <w:p w14:paraId="56C57334" w14:textId="77777777" w:rsidR="00C62924" w:rsidRPr="005D3144" w:rsidRDefault="00C62924">
                              <w:pPr>
                                <w:pStyle w:val="ListaNumerada"/>
                                <w:numPr>
                                  <w:ilvl w:val="1"/>
                                  <w:numId w:val="44"/>
                                </w:numPr>
                                <w:tabs>
                                  <w:tab w:val="clear" w:pos="993"/>
                                </w:tabs>
                                <w:spacing w:before="0" w:after="60"/>
                                <w:ind w:left="426" w:hanging="284"/>
                                <w:jc w:val="left"/>
                                <w:rPr>
                                  <w:ins w:id="861" w:author="Cristiano Cesario" w:date="2014-06-23T10:59:00Z"/>
                                  <w:sz w:val="16"/>
                                  <w:szCs w:val="16"/>
                                  <w:lang w:val="en-US"/>
                                  <w:rPrChange w:id="862" w:author="Cristiano Cesario" w:date="2014-06-23T10:59:00Z">
                                    <w:rPr>
                                      <w:ins w:id="863" w:author="Cristiano Cesario" w:date="2014-06-23T10:59:00Z"/>
                                      <w:lang w:val="en-US"/>
                                    </w:rPr>
                                  </w:rPrChange>
                                </w:rPr>
                                <w:pPrChange w:id="864" w:author="Cristiano Cesario" w:date="2014-06-23T11:12:00Z">
                                  <w:pPr>
                                    <w:pStyle w:val="ListaNumerada"/>
                                    <w:numPr>
                                      <w:ilvl w:val="1"/>
                                      <w:numId w:val="44"/>
                                    </w:numPr>
                                    <w:ind w:left="792" w:hanging="432"/>
                                  </w:pPr>
                                </w:pPrChange>
                              </w:pPr>
                              <w:ins w:id="865" w:author="Cristiano Cesario" w:date="2014-06-23T10:59:00Z">
                                <w:r w:rsidRPr="005D3144">
                                  <w:rPr>
                                    <w:sz w:val="16"/>
                                    <w:szCs w:val="16"/>
                                    <w:lang w:val="en-US"/>
                                    <w:rPrChange w:id="866" w:author="Cristiano Cesario" w:date="2014-06-23T10:59:00Z">
                                      <w:rPr>
                                        <w:lang w:val="en-US"/>
                                      </w:rPr>
                                    </w:rPrChange>
                                  </w:rPr>
                                  <w:t xml:space="preserve">If </w:t>
                                </w:r>
                                <w:proofErr w:type="spellStart"/>
                                <w:r w:rsidRPr="005D3144">
                                  <w:rPr>
                                    <w:sz w:val="16"/>
                                    <w:szCs w:val="16"/>
                                    <w:lang w:val="en-US"/>
                                    <w:rPrChange w:id="867" w:author="Cristiano Cesario" w:date="2014-06-23T10:59:00Z">
                                      <w:rPr>
                                        <w:lang w:val="en-US"/>
                                      </w:rPr>
                                    </w:rPrChange>
                                  </w:rPr>
                                  <w:t>previousSnapshot</w:t>
                                </w:r>
                                <w:proofErr w:type="spellEnd"/>
                                <w:r w:rsidRPr="005D3144">
                                  <w:rPr>
                                    <w:sz w:val="16"/>
                                    <w:szCs w:val="16"/>
                                    <w:lang w:val="en-US"/>
                                    <w:rPrChange w:id="868" w:author="Cristiano Cesario" w:date="2014-06-23T10:59:00Z">
                                      <w:rPr>
                                        <w:lang w:val="en-US"/>
                                      </w:rPr>
                                    </w:rPrChange>
                                  </w:rPr>
                                  <w:t xml:space="preserve"> doesn’t exist, then </w:t>
                                </w:r>
                                <w:proofErr w:type="spellStart"/>
                                <w:r w:rsidRPr="005D3144">
                                  <w:rPr>
                                    <w:sz w:val="16"/>
                                    <w:szCs w:val="16"/>
                                    <w:lang w:val="en-US"/>
                                    <w:rPrChange w:id="869" w:author="Cristiano Cesario" w:date="2014-06-23T10:59:00Z">
                                      <w:rPr>
                                        <w:lang w:val="en-US"/>
                                      </w:rPr>
                                    </w:rPrChange>
                                  </w:rPr>
                                  <w:t>newCommits</w:t>
                                </w:r>
                                <w:proofErr w:type="spellEnd"/>
                                <w:r w:rsidRPr="005D3144">
                                  <w:rPr>
                                    <w:sz w:val="16"/>
                                    <w:szCs w:val="16"/>
                                    <w:lang w:val="en-US"/>
                                    <w:rPrChange w:id="870" w:author="Cristiano Cesario" w:date="2014-06-23T10:59:00Z">
                                      <w:rPr>
                                        <w:lang w:val="en-US"/>
                                      </w:rPr>
                                    </w:rPrChange>
                                  </w:rPr>
                                  <w:t xml:space="preserve"> = </w:t>
                                </w:r>
                                <w:proofErr w:type="spellStart"/>
                                <w:r w:rsidRPr="005D3144">
                                  <w:rPr>
                                    <w:sz w:val="16"/>
                                    <w:szCs w:val="16"/>
                                    <w:lang w:val="en-US"/>
                                    <w:rPrChange w:id="871" w:author="Cristiano Cesario" w:date="2014-06-23T10:59:00Z">
                                      <w:rPr>
                                        <w:lang w:val="en-US"/>
                                      </w:rPr>
                                    </w:rPrChange>
                                  </w:rPr>
                                  <w:t>currentSnapshot</w:t>
                                </w:r>
                                <w:proofErr w:type="spellEnd"/>
                              </w:ins>
                            </w:p>
                            <w:p w14:paraId="6FE18354" w14:textId="29309C53" w:rsidR="00C62924" w:rsidRPr="005D3144" w:rsidRDefault="00C62924">
                              <w:pPr>
                                <w:pStyle w:val="ListaNumerada"/>
                                <w:numPr>
                                  <w:ilvl w:val="0"/>
                                  <w:numId w:val="44"/>
                                </w:numPr>
                                <w:spacing w:before="0" w:after="60"/>
                                <w:ind w:left="142" w:hanging="218"/>
                                <w:jc w:val="left"/>
                                <w:rPr>
                                  <w:ins w:id="872" w:author="Cristiano Cesario" w:date="2014-06-23T10:59:00Z"/>
                                  <w:sz w:val="16"/>
                                  <w:szCs w:val="16"/>
                                  <w:lang w:val="en-US"/>
                                  <w:rPrChange w:id="873" w:author="Cristiano Cesario" w:date="2014-06-23T10:59:00Z">
                                    <w:rPr>
                                      <w:ins w:id="874" w:author="Cristiano Cesario" w:date="2014-06-23T10:59:00Z"/>
                                      <w:lang w:val="en-US"/>
                                    </w:rPr>
                                  </w:rPrChange>
                                </w:rPr>
                                <w:pPrChange w:id="875" w:author="Cristiano Cesario" w:date="2014-06-23T11:12:00Z">
                                  <w:pPr>
                                    <w:pStyle w:val="ListaNumerada"/>
                                    <w:numPr>
                                      <w:numId w:val="44"/>
                                    </w:numPr>
                                    <w:ind w:left="360"/>
                                  </w:pPr>
                                </w:pPrChange>
                              </w:pPr>
                              <w:ins w:id="876" w:author="Cristiano Cesario" w:date="2014-06-23T10:59:00Z">
                                <w:r w:rsidRPr="005D3144">
                                  <w:rPr>
                                    <w:sz w:val="16"/>
                                    <w:szCs w:val="16"/>
                                    <w:lang w:val="en-US"/>
                                    <w:rPrChange w:id="877" w:author="Cristiano Cesario" w:date="2014-06-23T10:59:00Z">
                                      <w:rPr>
                                        <w:lang w:val="en-US"/>
                                      </w:rPr>
                                    </w:rPrChange>
                                  </w:rPr>
                                  <w:t xml:space="preserve">Retrieve </w:t>
                                </w:r>
                              </w:ins>
                              <w:ins w:id="878" w:author="Cristiano Cesario" w:date="2014-06-23T13:49:00Z">
                                <w:r>
                                  <w:rPr>
                                    <w:sz w:val="16"/>
                                    <w:szCs w:val="16"/>
                                    <w:lang w:val="en-US"/>
                                  </w:rPr>
                                  <w:t>number of existing commits</w:t>
                                </w:r>
                              </w:ins>
                              <w:ins w:id="879" w:author="Cristiano Cesario" w:date="2014-06-23T10:59:00Z">
                                <w:r w:rsidRPr="005D3144">
                                  <w:rPr>
                                    <w:sz w:val="16"/>
                                    <w:szCs w:val="16"/>
                                    <w:lang w:val="en-US"/>
                                    <w:rPrChange w:id="880" w:author="Cristiano Cesario" w:date="2014-06-23T10:59:00Z">
                                      <w:rPr>
                                        <w:lang w:val="en-US"/>
                                      </w:rPr>
                                    </w:rPrChange>
                                  </w:rPr>
                                  <w:t xml:space="preserve"> from database </w:t>
                                </w:r>
                              </w:ins>
                              <w:ins w:id="881" w:author="Cristiano Cesario" w:date="2014-06-23T11:02:00Z">
                                <w:r>
                                  <w:rPr>
                                    <w:sz w:val="16"/>
                                    <w:szCs w:val="16"/>
                                    <w:lang w:val="en-US"/>
                                  </w:rPr>
                                  <w:t>(</w:t>
                                </w:r>
                              </w:ins>
                              <w:ins w:id="882" w:author="Cristiano Cesario" w:date="2014-06-23T10:59:00Z">
                                <w:r w:rsidRPr="005D3144">
                                  <w:rPr>
                                    <w:sz w:val="16"/>
                                    <w:szCs w:val="16"/>
                                    <w:lang w:val="en-US"/>
                                    <w:rPrChange w:id="883" w:author="Cristiano Cesario" w:date="2014-06-23T10:59:00Z">
                                      <w:rPr>
                                        <w:lang w:val="en-US"/>
                                      </w:rPr>
                                    </w:rPrChange>
                                  </w:rPr>
                                  <w:t>C</w:t>
                                </w:r>
                              </w:ins>
                              <w:ins w:id="884" w:author="Cristiano Cesario" w:date="2014-06-23T11:02:00Z">
                                <w:r>
                                  <w:rPr>
                                    <w:sz w:val="16"/>
                                    <w:szCs w:val="16"/>
                                    <w:lang w:val="en-US"/>
                                  </w:rPr>
                                  <w:t>)</w:t>
                                </w:r>
                              </w:ins>
                            </w:p>
                            <w:p w14:paraId="39782DDE" w14:textId="1B119838" w:rsidR="00C62924" w:rsidRPr="005D3144" w:rsidRDefault="00C62924">
                              <w:pPr>
                                <w:pStyle w:val="ListaNumerada"/>
                                <w:numPr>
                                  <w:ilvl w:val="0"/>
                                  <w:numId w:val="44"/>
                                </w:numPr>
                                <w:spacing w:before="0" w:after="60"/>
                                <w:ind w:left="142" w:hanging="218"/>
                                <w:jc w:val="left"/>
                                <w:rPr>
                                  <w:ins w:id="885" w:author="Cristiano Cesario" w:date="2014-06-23T10:59:00Z"/>
                                  <w:sz w:val="16"/>
                                  <w:szCs w:val="16"/>
                                  <w:lang w:val="en-US"/>
                                  <w:rPrChange w:id="886" w:author="Cristiano Cesario" w:date="2014-06-23T10:59:00Z">
                                    <w:rPr>
                                      <w:ins w:id="887" w:author="Cristiano Cesario" w:date="2014-06-23T10:59:00Z"/>
                                      <w:lang w:val="en-US"/>
                                    </w:rPr>
                                  </w:rPrChange>
                                </w:rPr>
                                <w:pPrChange w:id="888" w:author="Cristiano Cesario" w:date="2014-06-23T11:12:00Z">
                                  <w:pPr>
                                    <w:pStyle w:val="ListaNumerada"/>
                                    <w:numPr>
                                      <w:numId w:val="44"/>
                                    </w:numPr>
                                    <w:ind w:left="360"/>
                                  </w:pPr>
                                </w:pPrChange>
                              </w:pPr>
                              <w:ins w:id="889" w:author="Cristiano Cesario" w:date="2014-06-23T10:59:00Z">
                                <w:r w:rsidRPr="005D3144">
                                  <w:rPr>
                                    <w:sz w:val="16"/>
                                    <w:szCs w:val="16"/>
                                    <w:lang w:val="en-US"/>
                                    <w:rPrChange w:id="890" w:author="Cristiano Cesario" w:date="2014-06-23T10:59:00Z">
                                      <w:rPr>
                                        <w:lang w:val="en-US"/>
                                      </w:rPr>
                                    </w:rPrChange>
                                  </w:rPr>
                                  <w:t xml:space="preserve">If C is not 0, retrieve all commits from database that do not exist in at least one of the repositories related to </w:t>
                                </w:r>
                                <w:r>
                                  <w:rPr>
                                    <w:sz w:val="16"/>
                                    <w:szCs w:val="16"/>
                                    <w:lang w:val="en-US"/>
                                  </w:rPr>
                                  <w:t>rep</w:t>
                                </w:r>
                                <w:r w:rsidRPr="005D3144">
                                  <w:rPr>
                                    <w:sz w:val="16"/>
                                    <w:szCs w:val="16"/>
                                    <w:lang w:val="en-US"/>
                                    <w:rPrChange w:id="891" w:author="Cristiano Cesario" w:date="2014-06-23T10:59:00Z">
                                      <w:rPr>
                                        <w:lang w:val="en-US"/>
                                      </w:rPr>
                                    </w:rPrChange>
                                  </w:rPr>
                                  <w:t>, this is, commits th</w:t>
                                </w:r>
                                <w:r>
                                  <w:rPr>
                                    <w:sz w:val="16"/>
                                    <w:szCs w:val="16"/>
                                    <w:lang w:val="en-US"/>
                                  </w:rPr>
                                  <w:t>at were not found either in rep</w:t>
                                </w:r>
                                <w:r w:rsidRPr="005D3144">
                                  <w:rPr>
                                    <w:sz w:val="16"/>
                                    <w:szCs w:val="16"/>
                                    <w:lang w:val="en-US"/>
                                    <w:rPrChange w:id="892" w:author="Cristiano Cesario" w:date="2014-06-23T10:59:00Z">
                                      <w:rPr>
                                        <w:lang w:val="en-US"/>
                                      </w:rPr>
                                    </w:rPrChange>
                                  </w:rPr>
                                  <w:t xml:space="preserve"> or in at least one of its p</w:t>
                                </w:r>
                              </w:ins>
                              <w:ins w:id="893" w:author="Cristiano Cesario" w:date="2014-06-27T14:59:00Z">
                                <w:r>
                                  <w:rPr>
                                    <w:sz w:val="16"/>
                                    <w:szCs w:val="16"/>
                                    <w:lang w:val="en-US"/>
                                  </w:rPr>
                                  <w:t>ee</w:t>
                                </w:r>
                              </w:ins>
                              <w:ins w:id="894" w:author="Cristiano Cesario" w:date="2014-06-23T10:59:00Z">
                                <w:r w:rsidRPr="005D3144">
                                  <w:rPr>
                                    <w:sz w:val="16"/>
                                    <w:szCs w:val="16"/>
                                    <w:lang w:val="en-US"/>
                                    <w:rPrChange w:id="895" w:author="Cristiano Cesario" w:date="2014-06-23T10:59:00Z">
                                      <w:rPr>
                                        <w:lang w:val="en-US"/>
                                      </w:rPr>
                                    </w:rPrChange>
                                  </w:rPr>
                                  <w:t xml:space="preserve">rs. All other commits in the database are considered to be already synchronized </w:t>
                                </w:r>
                                <w:r>
                                  <w:rPr>
                                    <w:sz w:val="16"/>
                                    <w:szCs w:val="16"/>
                                    <w:lang w:val="en-US"/>
                                  </w:rPr>
                                  <w:t>(</w:t>
                                </w:r>
                                <w:proofErr w:type="spellStart"/>
                                <w:r w:rsidRPr="005D3144">
                                  <w:rPr>
                                    <w:sz w:val="16"/>
                                    <w:szCs w:val="16"/>
                                    <w:lang w:val="en-US"/>
                                    <w:rPrChange w:id="896" w:author="Cristiano Cesario" w:date="2014-06-23T10:59:00Z">
                                      <w:rPr>
                                        <w:lang w:val="en-US"/>
                                      </w:rPr>
                                    </w:rPrChange>
                                  </w:rPr>
                                  <w:t>commitsNotFoundInSomeReps</w:t>
                                </w:r>
                              </w:ins>
                              <w:proofErr w:type="spellEnd"/>
                              <w:ins w:id="897" w:author="Cristiano Cesario" w:date="2014-06-23T11:02:00Z">
                                <w:r>
                                  <w:rPr>
                                    <w:sz w:val="16"/>
                                    <w:szCs w:val="16"/>
                                    <w:lang w:val="en-US"/>
                                  </w:rPr>
                                  <w:t>)</w:t>
                                </w:r>
                              </w:ins>
                            </w:p>
                            <w:p w14:paraId="52847D55" w14:textId="0B4BC504" w:rsidR="00C62924" w:rsidRPr="005D3144" w:rsidRDefault="00C62924">
                              <w:pPr>
                                <w:pStyle w:val="ListaNumerada"/>
                                <w:numPr>
                                  <w:ilvl w:val="0"/>
                                  <w:numId w:val="44"/>
                                </w:numPr>
                                <w:spacing w:before="0" w:after="60"/>
                                <w:ind w:left="142" w:hanging="218"/>
                                <w:jc w:val="left"/>
                                <w:rPr>
                                  <w:ins w:id="898" w:author="Cristiano Cesario" w:date="2014-06-23T10:59:00Z"/>
                                  <w:sz w:val="16"/>
                                  <w:szCs w:val="16"/>
                                  <w:lang w:val="en-US"/>
                                  <w:rPrChange w:id="899" w:author="Cristiano Cesario" w:date="2014-06-23T10:59:00Z">
                                    <w:rPr>
                                      <w:ins w:id="900" w:author="Cristiano Cesario" w:date="2014-06-23T10:59:00Z"/>
                                      <w:lang w:val="en-US"/>
                                    </w:rPr>
                                  </w:rPrChange>
                                </w:rPr>
                                <w:pPrChange w:id="901" w:author="Cristiano Cesario" w:date="2014-06-23T11:12:00Z">
                                  <w:pPr>
                                    <w:pStyle w:val="ListaNumerada"/>
                                    <w:numPr>
                                      <w:numId w:val="44"/>
                                    </w:numPr>
                                    <w:ind w:left="360"/>
                                  </w:pPr>
                                </w:pPrChange>
                              </w:pPr>
                              <w:ins w:id="902" w:author="Cristiano Cesario" w:date="2014-06-23T10:59:00Z">
                                <w:r w:rsidRPr="005D3144">
                                  <w:rPr>
                                    <w:sz w:val="16"/>
                                    <w:szCs w:val="16"/>
                                    <w:lang w:val="en-US"/>
                                    <w:rPrChange w:id="903" w:author="Cristiano Cesario" w:date="2014-06-23T10:59:00Z">
                                      <w:rPr>
                                        <w:lang w:val="en-US"/>
                                      </w:rPr>
                                    </w:rPrChange>
                                  </w:rPr>
                                  <w:t xml:space="preserve">If C is not 0, retrieve all commits from database that exist in </w:t>
                                </w:r>
                                <w:proofErr w:type="spellStart"/>
                                <w:r w:rsidRPr="005D3144">
                                  <w:rPr>
                                    <w:sz w:val="16"/>
                                    <w:szCs w:val="16"/>
                                    <w:lang w:val="en-US"/>
                                    <w:rPrChange w:id="904" w:author="Cristiano Cesario" w:date="2014-06-23T10:59:00Z">
                                      <w:rPr>
                                        <w:lang w:val="en-US"/>
                                      </w:rPr>
                                    </w:rPrChange>
                                  </w:rPr>
                                  <w:t>newCommits</w:t>
                                </w:r>
                                <w:proofErr w:type="spellEnd"/>
                                <w:r w:rsidRPr="005D3144">
                                  <w:rPr>
                                    <w:sz w:val="16"/>
                                    <w:szCs w:val="16"/>
                                    <w:lang w:val="en-US"/>
                                    <w:rPrChange w:id="905" w:author="Cristiano Cesario" w:date="2014-06-23T10:59:00Z">
                                      <w:rPr>
                                        <w:lang w:val="en-US"/>
                                      </w:rPr>
                                    </w:rPrChange>
                                  </w:rPr>
                                  <w:t xml:space="preserve"> </w:t>
                                </w:r>
                              </w:ins>
                              <w:ins w:id="906" w:author="Cristiano Cesario" w:date="2014-06-23T11:02:00Z">
                                <w:r>
                                  <w:rPr>
                                    <w:sz w:val="16"/>
                                    <w:szCs w:val="16"/>
                                    <w:lang w:val="en-US"/>
                                  </w:rPr>
                                  <w:t>(</w:t>
                                </w:r>
                                <w:proofErr w:type="spellStart"/>
                                <w:r>
                                  <w:rPr>
                                    <w:sz w:val="16"/>
                                    <w:szCs w:val="16"/>
                                    <w:lang w:val="en-US"/>
                                  </w:rPr>
                                  <w:t>n</w:t>
                                </w:r>
                              </w:ins>
                              <w:ins w:id="907" w:author="Cristiano Cesario" w:date="2014-06-23T10:59:00Z">
                                <w:r w:rsidRPr="005D3144">
                                  <w:rPr>
                                    <w:sz w:val="16"/>
                                    <w:szCs w:val="16"/>
                                    <w:lang w:val="en-US"/>
                                    <w:rPrChange w:id="908" w:author="Cristiano Cesario" w:date="2014-06-23T10:59:00Z">
                                      <w:rPr>
                                        <w:lang w:val="en-US"/>
                                      </w:rPr>
                                    </w:rPrChange>
                                  </w:rPr>
                                  <w:t>ewCommitsInDatabase</w:t>
                                </w:r>
                              </w:ins>
                              <w:proofErr w:type="spellEnd"/>
                              <w:ins w:id="909" w:author="Cristiano Cesario" w:date="2014-06-23T11:03:00Z">
                                <w:r>
                                  <w:rPr>
                                    <w:sz w:val="16"/>
                                    <w:szCs w:val="16"/>
                                    <w:lang w:val="en-US"/>
                                  </w:rPr>
                                  <w:t>)</w:t>
                                </w:r>
                              </w:ins>
                            </w:p>
                            <w:p w14:paraId="3FC8FDFF" w14:textId="60C47C6B" w:rsidR="00C62924" w:rsidRPr="005D3144" w:rsidRDefault="00C62924">
                              <w:pPr>
                                <w:pStyle w:val="ListaNumerada"/>
                                <w:numPr>
                                  <w:ilvl w:val="0"/>
                                  <w:numId w:val="44"/>
                                </w:numPr>
                                <w:spacing w:before="0" w:after="60"/>
                                <w:ind w:left="142" w:hanging="218"/>
                                <w:jc w:val="left"/>
                                <w:rPr>
                                  <w:ins w:id="910" w:author="Cristiano Cesario" w:date="2014-06-23T10:59:00Z"/>
                                  <w:sz w:val="16"/>
                                  <w:szCs w:val="16"/>
                                  <w:lang w:val="en-US"/>
                                  <w:rPrChange w:id="911" w:author="Cristiano Cesario" w:date="2014-06-23T10:59:00Z">
                                    <w:rPr>
                                      <w:ins w:id="912" w:author="Cristiano Cesario" w:date="2014-06-23T10:59:00Z"/>
                                      <w:lang w:val="en-US"/>
                                    </w:rPr>
                                  </w:rPrChange>
                                </w:rPr>
                                <w:pPrChange w:id="913" w:author="Cristiano Cesario" w:date="2014-06-23T11:12:00Z">
                                  <w:pPr>
                                    <w:pStyle w:val="ListaNumerada"/>
                                    <w:numPr>
                                      <w:numId w:val="44"/>
                                    </w:numPr>
                                    <w:ind w:left="360"/>
                                  </w:pPr>
                                </w:pPrChange>
                              </w:pPr>
                              <w:ins w:id="914" w:author="Cristiano Cesario" w:date="2014-06-23T10:59:00Z">
                                <w:r w:rsidRPr="005D3144">
                                  <w:rPr>
                                    <w:sz w:val="16"/>
                                    <w:szCs w:val="16"/>
                                    <w:lang w:val="en-US"/>
                                    <w:rPrChange w:id="915" w:author="Cristiano Cesario" w:date="2014-06-23T10:59:00Z">
                                      <w:rPr>
                                        <w:lang w:val="en-US"/>
                                      </w:rPr>
                                    </w:rPrChange>
                                  </w:rPr>
                                  <w:t xml:space="preserve">If C is not 0, identify which of </w:t>
                                </w:r>
                                <w:proofErr w:type="spellStart"/>
                                <w:r w:rsidRPr="005D3144">
                                  <w:rPr>
                                    <w:sz w:val="16"/>
                                    <w:szCs w:val="16"/>
                                    <w:lang w:val="en-US"/>
                                    <w:rPrChange w:id="916" w:author="Cristiano Cesario" w:date="2014-06-23T10:59:00Z">
                                      <w:rPr>
                                        <w:lang w:val="en-US"/>
                                      </w:rPr>
                                    </w:rPrChange>
                                  </w:rPr>
                                  <w:t>newCommits</w:t>
                                </w:r>
                                <w:proofErr w:type="spellEnd"/>
                                <w:r w:rsidRPr="005D3144">
                                  <w:rPr>
                                    <w:sz w:val="16"/>
                                    <w:szCs w:val="16"/>
                                    <w:lang w:val="en-US"/>
                                    <w:rPrChange w:id="917" w:author="Cristiano Cesario" w:date="2014-06-23T10:59:00Z">
                                      <w:rPr>
                                        <w:lang w:val="en-US"/>
                                      </w:rPr>
                                    </w:rPrChange>
                                  </w:rPr>
                                  <w:t xml:space="preserve"> commits do not exist in </w:t>
                                </w:r>
                                <w:proofErr w:type="spellStart"/>
                                <w:r w:rsidRPr="005D3144">
                                  <w:rPr>
                                    <w:sz w:val="16"/>
                                    <w:szCs w:val="16"/>
                                    <w:lang w:val="en-US"/>
                                    <w:rPrChange w:id="918" w:author="Cristiano Cesario" w:date="2014-06-23T10:59:00Z">
                                      <w:rPr>
                                        <w:lang w:val="en-US"/>
                                      </w:rPr>
                                    </w:rPrChange>
                                  </w:rPr>
                                  <w:t>newCommitsInDatabase</w:t>
                                </w:r>
                                <w:proofErr w:type="spellEnd"/>
                                <w:r w:rsidRPr="005D3144">
                                  <w:rPr>
                                    <w:sz w:val="16"/>
                                    <w:szCs w:val="16"/>
                                    <w:lang w:val="en-US"/>
                                    <w:rPrChange w:id="919" w:author="Cristiano Cesario" w:date="2014-06-23T10:59:00Z">
                                      <w:rPr>
                                        <w:lang w:val="en-US"/>
                                      </w:rPr>
                                    </w:rPrChange>
                                  </w:rPr>
                                  <w:t xml:space="preserve"> </w:t>
                                </w:r>
                              </w:ins>
                              <w:ins w:id="920" w:author="Cristiano Cesario" w:date="2014-06-23T11:03:00Z">
                                <w:r>
                                  <w:rPr>
                                    <w:sz w:val="16"/>
                                    <w:szCs w:val="16"/>
                                    <w:lang w:val="en-US"/>
                                  </w:rPr>
                                  <w:t>(</w:t>
                                </w:r>
                              </w:ins>
                              <w:proofErr w:type="spellStart"/>
                              <w:ins w:id="921" w:author="Cristiano Cesario" w:date="2014-06-23T10:59:00Z">
                                <w:r w:rsidRPr="005D3144">
                                  <w:rPr>
                                    <w:sz w:val="16"/>
                                    <w:szCs w:val="16"/>
                                    <w:lang w:val="en-US"/>
                                    <w:rPrChange w:id="922" w:author="Cristiano Cesario" w:date="2014-06-23T10:59:00Z">
                                      <w:rPr>
                                        <w:lang w:val="en-US"/>
                                      </w:rPr>
                                    </w:rPrChange>
                                  </w:rPr>
                                  <w:t>commitsToInsert</w:t>
                                </w:r>
                                <w:proofErr w:type="spellEnd"/>
                                <w:r w:rsidRPr="005D3144">
                                  <w:rPr>
                                    <w:sz w:val="16"/>
                                    <w:szCs w:val="16"/>
                                    <w:lang w:val="en-US"/>
                                    <w:rPrChange w:id="923" w:author="Cristiano Cesario" w:date="2014-06-23T10:59:00Z">
                                      <w:rPr>
                                        <w:lang w:val="en-US"/>
                                      </w:rPr>
                                    </w:rPrChange>
                                  </w:rPr>
                                  <w:t xml:space="preserve"> = </w:t>
                                </w:r>
                                <w:proofErr w:type="spellStart"/>
                                <w:r w:rsidRPr="005D3144">
                                  <w:rPr>
                                    <w:sz w:val="16"/>
                                    <w:szCs w:val="16"/>
                                    <w:lang w:val="en-US"/>
                                    <w:rPrChange w:id="924" w:author="Cristiano Cesario" w:date="2014-06-23T10:59:00Z">
                                      <w:rPr>
                                        <w:lang w:val="en-US"/>
                                      </w:rPr>
                                    </w:rPrChange>
                                  </w:rPr>
                                  <w:t>newCommits</w:t>
                                </w:r>
                                <w:proofErr w:type="spellEnd"/>
                                <w:r w:rsidRPr="005D3144">
                                  <w:rPr>
                                    <w:sz w:val="16"/>
                                    <w:szCs w:val="16"/>
                                    <w:lang w:val="en-US"/>
                                    <w:rPrChange w:id="925" w:author="Cristiano Cesario" w:date="2014-06-23T10:59:00Z">
                                      <w:rPr>
                                        <w:lang w:val="en-US"/>
                                      </w:rPr>
                                    </w:rPrChange>
                                  </w:rPr>
                                  <w:t xml:space="preserve"> \ </w:t>
                                </w:r>
                                <w:proofErr w:type="spellStart"/>
                                <w:r w:rsidRPr="005D3144">
                                  <w:rPr>
                                    <w:sz w:val="16"/>
                                    <w:szCs w:val="16"/>
                                    <w:lang w:val="en-US"/>
                                    <w:rPrChange w:id="926" w:author="Cristiano Cesario" w:date="2014-06-23T10:59:00Z">
                                      <w:rPr>
                                        <w:lang w:val="en-US"/>
                                      </w:rPr>
                                    </w:rPrChange>
                                  </w:rPr>
                                  <w:t>newCommitsInDatabase</w:t>
                                </w:r>
                              </w:ins>
                              <w:proofErr w:type="spellEnd"/>
                              <w:ins w:id="927" w:author="Cristiano Cesario" w:date="2014-06-23T11:03:00Z">
                                <w:r>
                                  <w:rPr>
                                    <w:sz w:val="16"/>
                                    <w:szCs w:val="16"/>
                                    <w:lang w:val="en-US"/>
                                  </w:rPr>
                                  <w:t>)</w:t>
                                </w:r>
                              </w:ins>
                            </w:p>
                            <w:p w14:paraId="1CC4EA7E" w14:textId="2A892FD0" w:rsidR="00C62924" w:rsidRPr="005D3144" w:rsidRDefault="00C62924">
                              <w:pPr>
                                <w:pStyle w:val="ListaNumerada"/>
                                <w:numPr>
                                  <w:ilvl w:val="1"/>
                                  <w:numId w:val="44"/>
                                </w:numPr>
                                <w:tabs>
                                  <w:tab w:val="clear" w:pos="993"/>
                                </w:tabs>
                                <w:spacing w:before="0" w:after="60"/>
                                <w:ind w:left="426" w:hanging="284"/>
                                <w:jc w:val="left"/>
                                <w:rPr>
                                  <w:ins w:id="928" w:author="Cristiano Cesario" w:date="2014-06-23T10:59:00Z"/>
                                  <w:sz w:val="16"/>
                                  <w:szCs w:val="16"/>
                                  <w:lang w:val="en-US"/>
                                  <w:rPrChange w:id="929" w:author="Cristiano Cesario" w:date="2014-06-23T10:59:00Z">
                                    <w:rPr>
                                      <w:ins w:id="930" w:author="Cristiano Cesario" w:date="2014-06-23T10:59:00Z"/>
                                      <w:lang w:val="en-US"/>
                                    </w:rPr>
                                  </w:rPrChange>
                                </w:rPr>
                                <w:pPrChange w:id="931" w:author="Cristiano Cesario" w:date="2014-06-23T11:12:00Z">
                                  <w:pPr>
                                    <w:pStyle w:val="ListaNumerada"/>
                                    <w:numPr>
                                      <w:ilvl w:val="1"/>
                                      <w:numId w:val="44"/>
                                    </w:numPr>
                                    <w:ind w:left="792" w:hanging="432"/>
                                  </w:pPr>
                                </w:pPrChange>
                              </w:pPr>
                              <w:ins w:id="932" w:author="Cristiano Cesario" w:date="2014-06-23T10:59:00Z">
                                <w:r w:rsidRPr="005D3144">
                                  <w:rPr>
                                    <w:sz w:val="16"/>
                                    <w:szCs w:val="16"/>
                                    <w:lang w:val="en-US"/>
                                    <w:rPrChange w:id="933" w:author="Cristiano Cesario" w:date="2014-06-23T10:59:00Z">
                                      <w:rPr>
                                        <w:lang w:val="en-US"/>
                                      </w:rPr>
                                    </w:rPrChange>
                                  </w:rPr>
                                  <w:t xml:space="preserve">If C is 0 all commits should be sent to database </w:t>
                                </w:r>
                                <w:r>
                                  <w:rPr>
                                    <w:sz w:val="16"/>
                                    <w:szCs w:val="16"/>
                                    <w:lang w:val="en-US"/>
                                  </w:rPr>
                                  <w:t>(</w:t>
                                </w:r>
                                <w:proofErr w:type="spellStart"/>
                                <w:r w:rsidRPr="005D3144">
                                  <w:rPr>
                                    <w:sz w:val="16"/>
                                    <w:szCs w:val="16"/>
                                    <w:lang w:val="en-US"/>
                                    <w:rPrChange w:id="934" w:author="Cristiano Cesario" w:date="2014-06-23T10:59:00Z">
                                      <w:rPr>
                                        <w:lang w:val="en-US"/>
                                      </w:rPr>
                                    </w:rPrChange>
                                  </w:rPr>
                                  <w:t>commitsToInsert</w:t>
                                </w:r>
                                <w:proofErr w:type="spellEnd"/>
                                <w:r w:rsidRPr="005D3144">
                                  <w:rPr>
                                    <w:sz w:val="16"/>
                                    <w:szCs w:val="16"/>
                                    <w:lang w:val="en-US"/>
                                    <w:rPrChange w:id="935" w:author="Cristiano Cesario" w:date="2014-06-23T10:59:00Z">
                                      <w:rPr>
                                        <w:lang w:val="en-US"/>
                                      </w:rPr>
                                    </w:rPrChange>
                                  </w:rPr>
                                  <w:t xml:space="preserve"> = </w:t>
                                </w:r>
                                <w:proofErr w:type="spellStart"/>
                                <w:r w:rsidRPr="005D3144">
                                  <w:rPr>
                                    <w:sz w:val="16"/>
                                    <w:szCs w:val="16"/>
                                    <w:lang w:val="en-US"/>
                                    <w:rPrChange w:id="936" w:author="Cristiano Cesario" w:date="2014-06-23T10:59:00Z">
                                      <w:rPr>
                                        <w:lang w:val="en-US"/>
                                      </w:rPr>
                                    </w:rPrChange>
                                  </w:rPr>
                                  <w:t>newCommits</w:t>
                                </w:r>
                              </w:ins>
                              <w:proofErr w:type="spellEnd"/>
                              <w:ins w:id="937" w:author="Cristiano Cesario" w:date="2014-06-23T11:03:00Z">
                                <w:r>
                                  <w:rPr>
                                    <w:sz w:val="16"/>
                                    <w:szCs w:val="16"/>
                                    <w:lang w:val="en-US"/>
                                  </w:rPr>
                                  <w:t>)</w:t>
                                </w:r>
                              </w:ins>
                            </w:p>
                            <w:p w14:paraId="4964A8DB" w14:textId="50755B21" w:rsidR="00C62924" w:rsidRPr="005D3144" w:rsidRDefault="00C62924">
                              <w:pPr>
                                <w:pStyle w:val="ListaNumerada"/>
                                <w:numPr>
                                  <w:ilvl w:val="0"/>
                                  <w:numId w:val="44"/>
                                </w:numPr>
                                <w:spacing w:before="0" w:after="60"/>
                                <w:ind w:left="142" w:hanging="218"/>
                                <w:jc w:val="left"/>
                                <w:rPr>
                                  <w:ins w:id="938" w:author="Cristiano Cesario" w:date="2014-06-23T10:59:00Z"/>
                                  <w:sz w:val="16"/>
                                  <w:szCs w:val="16"/>
                                  <w:lang w:val="en-US"/>
                                  <w:rPrChange w:id="939" w:author="Cristiano Cesario" w:date="2014-06-23T10:59:00Z">
                                    <w:rPr>
                                      <w:ins w:id="940" w:author="Cristiano Cesario" w:date="2014-06-23T10:59:00Z"/>
                                      <w:lang w:val="en-US"/>
                                    </w:rPr>
                                  </w:rPrChange>
                                </w:rPr>
                                <w:pPrChange w:id="941" w:author="Cristiano Cesario" w:date="2014-06-23T11:12:00Z">
                                  <w:pPr>
                                    <w:pStyle w:val="ListaNumerada"/>
                                    <w:numPr>
                                      <w:numId w:val="44"/>
                                    </w:numPr>
                                    <w:ind w:left="360"/>
                                  </w:pPr>
                                </w:pPrChange>
                              </w:pPr>
                              <w:ins w:id="942" w:author="Cristiano Cesario" w:date="2014-06-23T10:59:00Z">
                                <w:r w:rsidRPr="005D3144">
                                  <w:rPr>
                                    <w:sz w:val="16"/>
                                    <w:szCs w:val="16"/>
                                    <w:lang w:val="en-US"/>
                                    <w:rPrChange w:id="943" w:author="Cristiano Cesario" w:date="2014-06-23T10:59:00Z">
                                      <w:rPr>
                                        <w:lang w:val="en-US"/>
                                      </w:rPr>
                                    </w:rPrChange>
                                  </w:rPr>
                                  <w:t xml:space="preserve">For each </w:t>
                                </w:r>
                              </w:ins>
                              <w:ins w:id="944" w:author="Cristiano Cesario" w:date="2014-06-23T11:03:00Z">
                                <w:r>
                                  <w:rPr>
                                    <w:sz w:val="16"/>
                                    <w:szCs w:val="16"/>
                                    <w:lang w:val="en-US"/>
                                  </w:rPr>
                                  <w:t>commit in</w:t>
                                </w:r>
                              </w:ins>
                              <w:ins w:id="945" w:author="Cristiano Cesario" w:date="2014-06-23T10:59:00Z">
                                <w:r w:rsidRPr="005D3144">
                                  <w:rPr>
                                    <w:sz w:val="16"/>
                                    <w:szCs w:val="16"/>
                                    <w:lang w:val="en-US"/>
                                    <w:rPrChange w:id="946" w:author="Cristiano Cesario" w:date="2014-06-23T10:59:00Z">
                                      <w:rPr>
                                        <w:lang w:val="en-US"/>
                                      </w:rPr>
                                    </w:rPrChange>
                                  </w:rPr>
                                  <w:t xml:space="preserve"> </w:t>
                                </w:r>
                                <w:proofErr w:type="spellStart"/>
                                <w:r w:rsidRPr="005D3144">
                                  <w:rPr>
                                    <w:sz w:val="16"/>
                                    <w:szCs w:val="16"/>
                                    <w:lang w:val="en-US"/>
                                    <w:rPrChange w:id="947" w:author="Cristiano Cesario" w:date="2014-06-23T10:59:00Z">
                                      <w:rPr>
                                        <w:lang w:val="en-US"/>
                                      </w:rPr>
                                    </w:rPrChange>
                                  </w:rPr>
                                  <w:t>commitsToInsert</w:t>
                                </w:r>
                                <w:proofErr w:type="spellEnd"/>
                                <w:r w:rsidRPr="005D3144">
                                  <w:rPr>
                                    <w:sz w:val="16"/>
                                    <w:szCs w:val="16"/>
                                    <w:lang w:val="en-US"/>
                                    <w:rPrChange w:id="948" w:author="Cristiano Cesario" w:date="2014-06-23T10:59:00Z">
                                      <w:rPr>
                                        <w:lang w:val="en-US"/>
                                      </w:rPr>
                                    </w:rPrChange>
                                  </w:rPr>
                                  <w:t xml:space="preserve">, update the list of repositories where it is found, according to the </w:t>
                                </w:r>
                              </w:ins>
                              <w:ins w:id="949" w:author="Cristiano Cesario" w:date="2014-06-23T13:51:00Z">
                                <w:r>
                                  <w:rPr>
                                    <w:sz w:val="16"/>
                                    <w:szCs w:val="16"/>
                                    <w:lang w:val="en-US"/>
                                  </w:rPr>
                                  <w:t>algorithm</w:t>
                                </w:r>
                              </w:ins>
                              <w:ins w:id="950" w:author="Cristiano Cesario" w:date="2014-06-23T10:59:00Z">
                                <w:r w:rsidRPr="005D3144">
                                  <w:rPr>
                                    <w:sz w:val="16"/>
                                    <w:szCs w:val="16"/>
                                    <w:lang w:val="en-US"/>
                                    <w:rPrChange w:id="951" w:author="Cristiano Cesario" w:date="2014-06-23T10:59:00Z">
                                      <w:rPr>
                                        <w:lang w:val="en-US"/>
                                      </w:rPr>
                                    </w:rPrChange>
                                  </w:rPr>
                                  <w:t xml:space="preserve"> in </w:t>
                                </w:r>
                              </w:ins>
                              <w:ins w:id="952"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953" w:author="Cristiano Cesario" w:date="2014-06-23T11:22:00Z">
                                <w:r w:rsidRPr="00C56A5A">
                                  <w:rPr>
                                    <w:sz w:val="16"/>
                                    <w:szCs w:val="16"/>
                                    <w:lang w:val="en-US"/>
                                    <w:rPrChange w:id="954" w:author="Cristiano Cesario" w:date="2014-06-23T11:23:00Z">
                                      <w:rPr/>
                                    </w:rPrChange>
                                  </w:rPr>
                                  <w:t>Table VI</w:t>
                                </w:r>
                                <w:r>
                                  <w:rPr>
                                    <w:sz w:val="16"/>
                                    <w:szCs w:val="16"/>
                                    <w:lang w:val="en-US"/>
                                  </w:rPr>
                                  <w:fldChar w:fldCharType="end"/>
                                </w:r>
                              </w:ins>
                            </w:p>
                            <w:p w14:paraId="35AEC588" w14:textId="77777777" w:rsidR="00C62924" w:rsidRPr="005D3144" w:rsidRDefault="00C62924">
                              <w:pPr>
                                <w:pStyle w:val="ListaNumerada"/>
                                <w:numPr>
                                  <w:ilvl w:val="0"/>
                                  <w:numId w:val="44"/>
                                </w:numPr>
                                <w:spacing w:before="0" w:after="60"/>
                                <w:ind w:left="142" w:hanging="218"/>
                                <w:jc w:val="left"/>
                                <w:rPr>
                                  <w:ins w:id="955" w:author="Cristiano Cesario" w:date="2014-06-23T10:59:00Z"/>
                                  <w:sz w:val="16"/>
                                  <w:szCs w:val="16"/>
                                  <w:lang w:val="en-US"/>
                                  <w:rPrChange w:id="956" w:author="Cristiano Cesario" w:date="2014-06-23T10:59:00Z">
                                    <w:rPr>
                                      <w:ins w:id="957" w:author="Cristiano Cesario" w:date="2014-06-23T10:59:00Z"/>
                                      <w:lang w:val="en-US"/>
                                    </w:rPr>
                                  </w:rPrChange>
                                </w:rPr>
                                <w:pPrChange w:id="958" w:author="Cristiano Cesario" w:date="2014-06-23T11:12:00Z">
                                  <w:pPr>
                                    <w:pStyle w:val="ListaNumerada"/>
                                    <w:numPr>
                                      <w:numId w:val="44"/>
                                    </w:numPr>
                                    <w:ind w:left="360"/>
                                  </w:pPr>
                                </w:pPrChange>
                              </w:pPr>
                              <w:ins w:id="959" w:author="Cristiano Cesario" w:date="2014-06-23T10:59:00Z">
                                <w:r w:rsidRPr="005D3144">
                                  <w:rPr>
                                    <w:sz w:val="16"/>
                                    <w:szCs w:val="16"/>
                                    <w:lang w:val="en-US"/>
                                    <w:rPrChange w:id="960" w:author="Cristiano Cesario" w:date="2014-06-23T10:59:00Z">
                                      <w:rPr>
                                        <w:lang w:val="en-US"/>
                                      </w:rPr>
                                    </w:rPrChange>
                                  </w:rPr>
                                  <w:t xml:space="preserve">Insert commits from </w:t>
                                </w:r>
                                <w:proofErr w:type="spellStart"/>
                                <w:r w:rsidRPr="005D3144">
                                  <w:rPr>
                                    <w:sz w:val="16"/>
                                    <w:szCs w:val="16"/>
                                    <w:lang w:val="en-US"/>
                                    <w:rPrChange w:id="961" w:author="Cristiano Cesario" w:date="2014-06-23T10:59:00Z">
                                      <w:rPr>
                                        <w:lang w:val="en-US"/>
                                      </w:rPr>
                                    </w:rPrChange>
                                  </w:rPr>
                                  <w:t>commitsToInsert</w:t>
                                </w:r>
                                <w:proofErr w:type="spellEnd"/>
                                <w:r w:rsidRPr="005D3144">
                                  <w:rPr>
                                    <w:sz w:val="16"/>
                                    <w:szCs w:val="16"/>
                                    <w:lang w:val="en-US"/>
                                    <w:rPrChange w:id="962" w:author="Cristiano Cesario" w:date="2014-06-23T10:59:00Z">
                                      <w:rPr>
                                        <w:lang w:val="en-US"/>
                                      </w:rPr>
                                    </w:rPrChange>
                                  </w:rPr>
                                  <w:t xml:space="preserve"> in the database</w:t>
                                </w:r>
                              </w:ins>
                            </w:p>
                            <w:p w14:paraId="0CDCC26F" w14:textId="77777777" w:rsidR="00C62924" w:rsidRPr="005D3144" w:rsidRDefault="00C62924">
                              <w:pPr>
                                <w:pStyle w:val="ListaNumerada"/>
                                <w:numPr>
                                  <w:ilvl w:val="0"/>
                                  <w:numId w:val="44"/>
                                </w:numPr>
                                <w:spacing w:before="0" w:after="60"/>
                                <w:ind w:left="142" w:hanging="218"/>
                                <w:jc w:val="left"/>
                                <w:rPr>
                                  <w:ins w:id="963" w:author="Cristiano Cesario" w:date="2014-06-23T10:59:00Z"/>
                                  <w:sz w:val="16"/>
                                  <w:szCs w:val="16"/>
                                  <w:lang w:val="en-US"/>
                                  <w:rPrChange w:id="964" w:author="Cristiano Cesario" w:date="2014-06-23T10:59:00Z">
                                    <w:rPr>
                                      <w:ins w:id="965" w:author="Cristiano Cesario" w:date="2014-06-23T10:59:00Z"/>
                                      <w:lang w:val="en-US"/>
                                    </w:rPr>
                                  </w:rPrChange>
                                </w:rPr>
                                <w:pPrChange w:id="966" w:author="Cristiano Cesario" w:date="2014-06-23T11:12:00Z">
                                  <w:pPr>
                                    <w:pStyle w:val="ListaNumerada"/>
                                    <w:numPr>
                                      <w:numId w:val="44"/>
                                    </w:numPr>
                                    <w:ind w:left="360"/>
                                  </w:pPr>
                                </w:pPrChange>
                              </w:pPr>
                              <w:ins w:id="967" w:author="Cristiano Cesario" w:date="2014-06-23T10:59:00Z">
                                <w:r w:rsidRPr="005D3144">
                                  <w:rPr>
                                    <w:sz w:val="16"/>
                                    <w:szCs w:val="16"/>
                                    <w:lang w:val="en-US"/>
                                    <w:rPrChange w:id="968" w:author="Cristiano Cesario" w:date="2014-06-23T10:59:00Z">
                                      <w:rPr>
                                        <w:lang w:val="en-US"/>
                                      </w:rPr>
                                    </w:rPrChange>
                                  </w:rPr>
                                  <w:t xml:space="preserve">Identify commits that were deleted locally since previous run: </w:t>
                                </w:r>
                                <w:proofErr w:type="spellStart"/>
                                <w:r w:rsidRPr="005D3144">
                                  <w:rPr>
                                    <w:sz w:val="16"/>
                                    <w:szCs w:val="16"/>
                                    <w:lang w:val="en-US"/>
                                    <w:rPrChange w:id="969" w:author="Cristiano Cesario" w:date="2014-06-23T10:59:00Z">
                                      <w:rPr>
                                        <w:lang w:val="en-US"/>
                                      </w:rPr>
                                    </w:rPrChange>
                                  </w:rPr>
                                  <w:t>commitsToDelete</w:t>
                                </w:r>
                                <w:proofErr w:type="spellEnd"/>
                                <w:r w:rsidRPr="005D3144">
                                  <w:rPr>
                                    <w:sz w:val="16"/>
                                    <w:szCs w:val="16"/>
                                    <w:lang w:val="en-US"/>
                                    <w:rPrChange w:id="970" w:author="Cristiano Cesario" w:date="2014-06-23T10:59:00Z">
                                      <w:rPr>
                                        <w:lang w:val="en-US"/>
                                      </w:rPr>
                                    </w:rPrChange>
                                  </w:rPr>
                                  <w:t xml:space="preserve"> = </w:t>
                                </w:r>
                                <w:proofErr w:type="spellStart"/>
                                <w:r w:rsidRPr="005D3144">
                                  <w:rPr>
                                    <w:sz w:val="16"/>
                                    <w:szCs w:val="16"/>
                                    <w:lang w:val="en-US"/>
                                    <w:rPrChange w:id="971" w:author="Cristiano Cesario" w:date="2014-06-23T10:59:00Z">
                                      <w:rPr>
                                        <w:lang w:val="en-US"/>
                                      </w:rPr>
                                    </w:rPrChange>
                                  </w:rPr>
                                  <w:t>previousSnapshot</w:t>
                                </w:r>
                                <w:proofErr w:type="spellEnd"/>
                                <w:r w:rsidRPr="005D3144">
                                  <w:rPr>
                                    <w:sz w:val="16"/>
                                    <w:szCs w:val="16"/>
                                    <w:lang w:val="en-US"/>
                                    <w:rPrChange w:id="972" w:author="Cristiano Cesario" w:date="2014-06-23T10:59:00Z">
                                      <w:rPr>
                                        <w:lang w:val="en-US"/>
                                      </w:rPr>
                                    </w:rPrChange>
                                  </w:rPr>
                                  <w:t xml:space="preserve"> \ </w:t>
                                </w:r>
                                <w:proofErr w:type="spellStart"/>
                                <w:r w:rsidRPr="005D3144">
                                  <w:rPr>
                                    <w:sz w:val="16"/>
                                    <w:szCs w:val="16"/>
                                    <w:lang w:val="en-US"/>
                                    <w:rPrChange w:id="973" w:author="Cristiano Cesario" w:date="2014-06-23T10:59:00Z">
                                      <w:rPr>
                                        <w:lang w:val="en-US"/>
                                      </w:rPr>
                                    </w:rPrChange>
                                  </w:rPr>
                                  <w:t>currentSnapshot</w:t>
                                </w:r>
                                <w:proofErr w:type="spellEnd"/>
                              </w:ins>
                            </w:p>
                            <w:p w14:paraId="0C1BCF81" w14:textId="77777777" w:rsidR="00C62924" w:rsidRPr="005D3144" w:rsidRDefault="00C62924">
                              <w:pPr>
                                <w:pStyle w:val="ListaNumerada"/>
                                <w:numPr>
                                  <w:ilvl w:val="0"/>
                                  <w:numId w:val="44"/>
                                </w:numPr>
                                <w:spacing w:before="0" w:after="60"/>
                                <w:ind w:left="142" w:hanging="218"/>
                                <w:jc w:val="left"/>
                                <w:rPr>
                                  <w:ins w:id="974" w:author="Cristiano Cesario" w:date="2014-06-23T10:59:00Z"/>
                                  <w:sz w:val="16"/>
                                  <w:szCs w:val="16"/>
                                  <w:lang w:val="en-US"/>
                                  <w:rPrChange w:id="975" w:author="Cristiano Cesario" w:date="2014-06-23T10:59:00Z">
                                    <w:rPr>
                                      <w:ins w:id="976" w:author="Cristiano Cesario" w:date="2014-06-23T10:59:00Z"/>
                                      <w:lang w:val="en-US"/>
                                    </w:rPr>
                                  </w:rPrChange>
                                </w:rPr>
                                <w:pPrChange w:id="977" w:author="Cristiano Cesario" w:date="2014-06-23T11:12:00Z">
                                  <w:pPr>
                                    <w:pStyle w:val="ListaNumerada"/>
                                    <w:numPr>
                                      <w:numId w:val="44"/>
                                    </w:numPr>
                                    <w:ind w:left="360"/>
                                  </w:pPr>
                                </w:pPrChange>
                              </w:pPr>
                              <w:ins w:id="978" w:author="Cristiano Cesario" w:date="2014-06-23T10:59:00Z">
                                <w:r w:rsidRPr="005D3144">
                                  <w:rPr>
                                    <w:sz w:val="16"/>
                                    <w:szCs w:val="16"/>
                                    <w:lang w:val="en-US"/>
                                    <w:rPrChange w:id="979" w:author="Cristiano Cesario" w:date="2014-06-23T10:59:00Z">
                                      <w:rPr>
                                        <w:lang w:val="en-US"/>
                                      </w:rPr>
                                    </w:rPrChange>
                                  </w:rPr>
                                  <w:t xml:space="preserve">If </w:t>
                                </w:r>
                                <w:proofErr w:type="spellStart"/>
                                <w:r w:rsidRPr="005D3144">
                                  <w:rPr>
                                    <w:sz w:val="16"/>
                                    <w:szCs w:val="16"/>
                                    <w:lang w:val="en-US"/>
                                    <w:rPrChange w:id="980" w:author="Cristiano Cesario" w:date="2014-06-23T10:59:00Z">
                                      <w:rPr>
                                        <w:lang w:val="en-US"/>
                                      </w:rPr>
                                    </w:rPrChange>
                                  </w:rPr>
                                  <w:t>commitsToDelete</w:t>
                                </w:r>
                                <w:proofErr w:type="spellEnd"/>
                                <w:r w:rsidRPr="005D3144">
                                  <w:rPr>
                                    <w:sz w:val="16"/>
                                    <w:szCs w:val="16"/>
                                    <w:lang w:val="en-US"/>
                                    <w:rPrChange w:id="981" w:author="Cristiano Cesario" w:date="2014-06-23T10:59:00Z">
                                      <w:rPr>
                                        <w:lang w:val="en-US"/>
                                      </w:rPr>
                                    </w:rPrChange>
                                  </w:rPr>
                                  <w:t xml:space="preserve"> is not empty, delete commits from </w:t>
                                </w:r>
                                <w:proofErr w:type="spellStart"/>
                                <w:r w:rsidRPr="005D3144">
                                  <w:rPr>
                                    <w:sz w:val="16"/>
                                    <w:szCs w:val="16"/>
                                    <w:lang w:val="en-US"/>
                                    <w:rPrChange w:id="982" w:author="Cristiano Cesario" w:date="2014-06-23T10:59:00Z">
                                      <w:rPr>
                                        <w:lang w:val="en-US"/>
                                      </w:rPr>
                                    </w:rPrChange>
                                  </w:rPr>
                                  <w:t>commitsToDelete</w:t>
                                </w:r>
                                <w:proofErr w:type="spellEnd"/>
                                <w:r w:rsidRPr="005D3144">
                                  <w:rPr>
                                    <w:sz w:val="16"/>
                                    <w:szCs w:val="16"/>
                                    <w:lang w:val="en-US"/>
                                    <w:rPrChange w:id="983" w:author="Cristiano Cesario" w:date="2014-06-23T10:59:00Z">
                                      <w:rPr>
                                        <w:lang w:val="en-US"/>
                                      </w:rPr>
                                    </w:rPrChange>
                                  </w:rPr>
                                  <w:t xml:space="preserve"> in the database</w:t>
                                </w:r>
                              </w:ins>
                            </w:p>
                            <w:p w14:paraId="31EE6645" w14:textId="702AC2FB" w:rsidR="00C62924" w:rsidRPr="005D3144" w:rsidRDefault="00C62924">
                              <w:pPr>
                                <w:pStyle w:val="ListaNumerada"/>
                                <w:numPr>
                                  <w:ilvl w:val="0"/>
                                  <w:numId w:val="44"/>
                                </w:numPr>
                                <w:spacing w:before="0" w:after="60"/>
                                <w:ind w:left="142" w:hanging="218"/>
                                <w:jc w:val="left"/>
                                <w:rPr>
                                  <w:ins w:id="984" w:author="Cristiano Cesario" w:date="2014-06-23T10:59:00Z"/>
                                  <w:sz w:val="16"/>
                                  <w:szCs w:val="16"/>
                                  <w:lang w:val="en-US"/>
                                  <w:rPrChange w:id="985" w:author="Cristiano Cesario" w:date="2014-06-23T10:59:00Z">
                                    <w:rPr>
                                      <w:ins w:id="986" w:author="Cristiano Cesario" w:date="2014-06-23T10:59:00Z"/>
                                      <w:lang w:val="en-US"/>
                                    </w:rPr>
                                  </w:rPrChange>
                                </w:rPr>
                                <w:pPrChange w:id="987" w:author="Cristiano Cesario" w:date="2014-06-23T11:12:00Z">
                                  <w:pPr>
                                    <w:pStyle w:val="ListaNumerada"/>
                                    <w:numPr>
                                      <w:numId w:val="44"/>
                                    </w:numPr>
                                    <w:ind w:left="360"/>
                                  </w:pPr>
                                </w:pPrChange>
                              </w:pPr>
                              <w:ins w:id="988" w:author="Cristiano Cesario" w:date="2014-06-23T10:59:00Z">
                                <w:r w:rsidRPr="005D3144">
                                  <w:rPr>
                                    <w:sz w:val="16"/>
                                    <w:szCs w:val="16"/>
                                    <w:lang w:val="en-US"/>
                                    <w:rPrChange w:id="989" w:author="Cristiano Cesario" w:date="2014-06-23T10:59:00Z">
                                      <w:rPr>
                                        <w:lang w:val="en-US"/>
                                      </w:rPr>
                                    </w:rPrChange>
                                  </w:rPr>
                                  <w:t xml:space="preserve">Identify local commits that were in non-tracked branches, that now are in tracked branches </w:t>
                                </w:r>
                              </w:ins>
                              <w:ins w:id="990" w:author="Cristiano Cesario" w:date="2014-06-23T11:04:00Z">
                                <w:r>
                                  <w:rPr>
                                    <w:sz w:val="16"/>
                                    <w:szCs w:val="16"/>
                                    <w:lang w:val="en-US"/>
                                  </w:rPr>
                                  <w:t>(</w:t>
                                </w:r>
                              </w:ins>
                              <w:proofErr w:type="spellStart"/>
                              <w:ins w:id="991" w:author="Cristiano Cesario" w:date="2014-06-23T10:59:00Z">
                                <w:r w:rsidRPr="005D3144">
                                  <w:rPr>
                                    <w:sz w:val="16"/>
                                    <w:szCs w:val="16"/>
                                    <w:lang w:val="en-US"/>
                                    <w:rPrChange w:id="992" w:author="Cristiano Cesario" w:date="2014-06-23T10:59:00Z">
                                      <w:rPr>
                                        <w:lang w:val="en-US"/>
                                      </w:rPr>
                                    </w:rPrChange>
                                  </w:rPr>
                                  <w:t>nowTrackedCommits</w:t>
                                </w:r>
                              </w:ins>
                              <w:proofErr w:type="spellEnd"/>
                              <w:ins w:id="993" w:author="Cristiano Cesario" w:date="2014-06-23T11:04:00Z">
                                <w:r>
                                  <w:rPr>
                                    <w:sz w:val="16"/>
                                    <w:szCs w:val="16"/>
                                    <w:lang w:val="en-US"/>
                                  </w:rPr>
                                  <w:t>)</w:t>
                                </w:r>
                              </w:ins>
                            </w:p>
                            <w:p w14:paraId="21D631CC" w14:textId="77777777" w:rsidR="00C62924" w:rsidRPr="005D3144" w:rsidRDefault="00C62924">
                              <w:pPr>
                                <w:pStyle w:val="ListaNumerada"/>
                                <w:numPr>
                                  <w:ilvl w:val="0"/>
                                  <w:numId w:val="44"/>
                                </w:numPr>
                                <w:spacing w:before="0" w:after="60"/>
                                <w:ind w:left="142" w:hanging="218"/>
                                <w:jc w:val="left"/>
                                <w:rPr>
                                  <w:ins w:id="994" w:author="Cristiano Cesario" w:date="2014-06-23T10:59:00Z"/>
                                  <w:sz w:val="16"/>
                                  <w:szCs w:val="16"/>
                                  <w:lang w:val="en-US"/>
                                  <w:rPrChange w:id="995" w:author="Cristiano Cesario" w:date="2014-06-23T10:59:00Z">
                                    <w:rPr>
                                      <w:ins w:id="996" w:author="Cristiano Cesario" w:date="2014-06-23T10:59:00Z"/>
                                      <w:lang w:val="en-US"/>
                                    </w:rPr>
                                  </w:rPrChange>
                                </w:rPr>
                                <w:pPrChange w:id="997" w:author="Cristiano Cesario" w:date="2014-06-23T11:12:00Z">
                                  <w:pPr>
                                    <w:pStyle w:val="ListaNumerada"/>
                                    <w:numPr>
                                      <w:numId w:val="44"/>
                                    </w:numPr>
                                    <w:ind w:left="360"/>
                                  </w:pPr>
                                </w:pPrChange>
                              </w:pPr>
                              <w:ins w:id="998" w:author="Cristiano Cesario" w:date="2014-06-23T10:59:00Z">
                                <w:r w:rsidRPr="005D3144">
                                  <w:rPr>
                                    <w:sz w:val="16"/>
                                    <w:szCs w:val="16"/>
                                    <w:lang w:val="en-US"/>
                                    <w:rPrChange w:id="999" w:author="Cristiano Cesario" w:date="2014-06-23T10:59:00Z">
                                      <w:rPr>
                                        <w:lang w:val="en-US"/>
                                      </w:rPr>
                                    </w:rPrChange>
                                  </w:rPr>
                                  <w:t xml:space="preserve">Update commits from </w:t>
                                </w:r>
                                <w:proofErr w:type="spellStart"/>
                                <w:r w:rsidRPr="005D3144">
                                  <w:rPr>
                                    <w:sz w:val="16"/>
                                    <w:szCs w:val="16"/>
                                    <w:lang w:val="en-US"/>
                                    <w:rPrChange w:id="1000" w:author="Cristiano Cesario" w:date="2014-06-23T10:59:00Z">
                                      <w:rPr>
                                        <w:lang w:val="en-US"/>
                                      </w:rPr>
                                    </w:rPrChange>
                                  </w:rPr>
                                  <w:t>nowTrackedCommits</w:t>
                                </w:r>
                                <w:proofErr w:type="spellEnd"/>
                                <w:r w:rsidRPr="005D3144">
                                  <w:rPr>
                                    <w:sz w:val="16"/>
                                    <w:szCs w:val="16"/>
                                    <w:lang w:val="en-US"/>
                                    <w:rPrChange w:id="1001" w:author="Cristiano Cesario" w:date="2014-06-23T10:59:00Z">
                                      <w:rPr>
                                        <w:lang w:val="en-US"/>
                                      </w:rPr>
                                    </w:rPrChange>
                                  </w:rPr>
                                  <w:t>, changing tracked attribute to “true”</w:t>
                                </w:r>
                              </w:ins>
                            </w:p>
                            <w:p w14:paraId="31411296" w14:textId="4245608E" w:rsidR="00C62924" w:rsidRPr="005D3144" w:rsidRDefault="00C62924">
                              <w:pPr>
                                <w:pStyle w:val="ListaNumerada"/>
                                <w:numPr>
                                  <w:ilvl w:val="0"/>
                                  <w:numId w:val="44"/>
                                </w:numPr>
                                <w:spacing w:before="0" w:after="60"/>
                                <w:ind w:left="142" w:hanging="218"/>
                                <w:jc w:val="left"/>
                                <w:rPr>
                                  <w:ins w:id="1002" w:author="Cristiano Cesario" w:date="2014-06-23T10:59:00Z"/>
                                  <w:sz w:val="16"/>
                                  <w:szCs w:val="16"/>
                                  <w:lang w:val="en-US"/>
                                  <w:rPrChange w:id="1003" w:author="Cristiano Cesario" w:date="2014-06-23T10:59:00Z">
                                    <w:rPr>
                                      <w:ins w:id="1004" w:author="Cristiano Cesario" w:date="2014-06-23T10:59:00Z"/>
                                      <w:lang w:val="en-US"/>
                                    </w:rPr>
                                  </w:rPrChange>
                                </w:rPr>
                                <w:pPrChange w:id="1005" w:author="Cristiano Cesario" w:date="2014-06-23T11:12:00Z">
                                  <w:pPr>
                                    <w:pStyle w:val="ListaNumerada"/>
                                    <w:numPr>
                                      <w:numId w:val="44"/>
                                    </w:numPr>
                                    <w:ind w:left="360"/>
                                  </w:pPr>
                                </w:pPrChange>
                              </w:pPr>
                              <w:ins w:id="1006" w:author="Cristiano Cesario" w:date="2014-06-23T10:59:00Z">
                                <w:r w:rsidRPr="005D3144">
                                  <w:rPr>
                                    <w:sz w:val="16"/>
                                    <w:szCs w:val="16"/>
                                    <w:lang w:val="en-US"/>
                                    <w:rPrChange w:id="1007" w:author="Cristiano Cesario" w:date="2014-06-23T10:59:00Z">
                                      <w:rPr>
                                        <w:lang w:val="en-US"/>
                                      </w:rPr>
                                    </w:rPrChange>
                                  </w:rPr>
                                  <w:t xml:space="preserve">Remove deleted commits from </w:t>
                                </w:r>
                                <w:proofErr w:type="spellStart"/>
                                <w:r w:rsidRPr="005D3144">
                                  <w:rPr>
                                    <w:sz w:val="16"/>
                                    <w:szCs w:val="16"/>
                                    <w:lang w:val="en-US"/>
                                    <w:rPrChange w:id="1008" w:author="Cristiano Cesario" w:date="2014-06-23T10:59:00Z">
                                      <w:rPr>
                                        <w:lang w:val="en-US"/>
                                      </w:rPr>
                                    </w:rPrChange>
                                  </w:rPr>
                                  <w:t>commitsNotFoundInSomeReps</w:t>
                                </w:r>
                                <w:proofErr w:type="spellEnd"/>
                                <w:r w:rsidRPr="005D3144">
                                  <w:rPr>
                                    <w:sz w:val="16"/>
                                    <w:szCs w:val="16"/>
                                    <w:lang w:val="en-US"/>
                                    <w:rPrChange w:id="1009" w:author="Cristiano Cesario" w:date="2014-06-23T10:59:00Z">
                                      <w:rPr>
                                        <w:lang w:val="en-US"/>
                                      </w:rPr>
                                    </w:rPrChange>
                                  </w:rPr>
                                  <w:t xml:space="preserve">  </w:t>
                                </w:r>
                              </w:ins>
                              <w:ins w:id="1010" w:author="Cristiano Cesario" w:date="2014-06-23T11:04:00Z">
                                <w:r>
                                  <w:rPr>
                                    <w:sz w:val="16"/>
                                    <w:szCs w:val="16"/>
                                    <w:lang w:val="en-US"/>
                                  </w:rPr>
                                  <w:t>(</w:t>
                                </w:r>
                              </w:ins>
                              <w:proofErr w:type="spellStart"/>
                              <w:ins w:id="1011" w:author="Cristiano Cesario" w:date="2014-06-23T10:59:00Z">
                                <w:r w:rsidRPr="005D3144">
                                  <w:rPr>
                                    <w:sz w:val="16"/>
                                    <w:szCs w:val="16"/>
                                    <w:lang w:val="en-US"/>
                                    <w:rPrChange w:id="1012" w:author="Cristiano Cesario" w:date="2014-06-23T10:59:00Z">
                                      <w:rPr>
                                        <w:lang w:val="en-US"/>
                                      </w:rPr>
                                    </w:rPrChange>
                                  </w:rPr>
                                  <w:t>commitsToUpdate</w:t>
                                </w:r>
                                <w:proofErr w:type="spellEnd"/>
                                <w:r w:rsidRPr="005D3144">
                                  <w:rPr>
                                    <w:sz w:val="16"/>
                                    <w:szCs w:val="16"/>
                                    <w:lang w:val="en-US"/>
                                    <w:rPrChange w:id="1013" w:author="Cristiano Cesario" w:date="2014-06-23T10:59:00Z">
                                      <w:rPr>
                                        <w:lang w:val="en-US"/>
                                      </w:rPr>
                                    </w:rPrChange>
                                  </w:rPr>
                                  <w:t xml:space="preserve"> = </w:t>
                                </w:r>
                                <w:proofErr w:type="spellStart"/>
                                <w:r w:rsidRPr="005D3144">
                                  <w:rPr>
                                    <w:sz w:val="16"/>
                                    <w:szCs w:val="16"/>
                                    <w:lang w:val="en-US"/>
                                    <w:rPrChange w:id="1014" w:author="Cristiano Cesario" w:date="2014-06-23T10:59:00Z">
                                      <w:rPr>
                                        <w:lang w:val="en-US"/>
                                      </w:rPr>
                                    </w:rPrChange>
                                  </w:rPr>
                                  <w:t>commitsNotFoundInSomeReps</w:t>
                                </w:r>
                                <w:proofErr w:type="spellEnd"/>
                                <w:r w:rsidRPr="005D3144">
                                  <w:rPr>
                                    <w:sz w:val="16"/>
                                    <w:szCs w:val="16"/>
                                    <w:lang w:val="en-US"/>
                                    <w:rPrChange w:id="1015" w:author="Cristiano Cesario" w:date="2014-06-23T10:59:00Z">
                                      <w:rPr>
                                        <w:lang w:val="en-US"/>
                                      </w:rPr>
                                    </w:rPrChange>
                                  </w:rPr>
                                  <w:t xml:space="preserve"> \ </w:t>
                                </w:r>
                                <w:proofErr w:type="spellStart"/>
                                <w:r w:rsidRPr="005D3144">
                                  <w:rPr>
                                    <w:sz w:val="16"/>
                                    <w:szCs w:val="16"/>
                                    <w:lang w:val="en-US"/>
                                    <w:rPrChange w:id="1016" w:author="Cristiano Cesario" w:date="2014-06-23T10:59:00Z">
                                      <w:rPr>
                                        <w:lang w:val="en-US"/>
                                      </w:rPr>
                                    </w:rPrChange>
                                  </w:rPr>
                                  <w:t>commitsToDelete</w:t>
                                </w:r>
                              </w:ins>
                              <w:proofErr w:type="spellEnd"/>
                              <w:ins w:id="1017" w:author="Cristiano Cesario" w:date="2014-06-23T11:04:00Z">
                                <w:r>
                                  <w:rPr>
                                    <w:sz w:val="16"/>
                                    <w:szCs w:val="16"/>
                                    <w:lang w:val="en-US"/>
                                  </w:rPr>
                                  <w:t>)</w:t>
                                </w:r>
                              </w:ins>
                            </w:p>
                            <w:p w14:paraId="2872D62A" w14:textId="4A88E3A5" w:rsidR="00C62924" w:rsidRPr="005D3144" w:rsidRDefault="00C62924">
                              <w:pPr>
                                <w:pStyle w:val="ListaNumerada"/>
                                <w:numPr>
                                  <w:ilvl w:val="0"/>
                                  <w:numId w:val="44"/>
                                </w:numPr>
                                <w:spacing w:before="0" w:after="60"/>
                                <w:ind w:left="142" w:hanging="218"/>
                                <w:jc w:val="left"/>
                                <w:rPr>
                                  <w:ins w:id="1018" w:author="Cristiano Cesario" w:date="2014-06-23T10:59:00Z"/>
                                  <w:sz w:val="16"/>
                                  <w:szCs w:val="16"/>
                                  <w:lang w:val="en-US"/>
                                  <w:rPrChange w:id="1019" w:author="Cristiano Cesario" w:date="2014-06-23T10:59:00Z">
                                    <w:rPr>
                                      <w:ins w:id="1020" w:author="Cristiano Cesario" w:date="2014-06-23T10:59:00Z"/>
                                      <w:lang w:val="en-US"/>
                                    </w:rPr>
                                  </w:rPrChange>
                                </w:rPr>
                                <w:pPrChange w:id="1021" w:author="Cristiano Cesario" w:date="2014-06-23T11:12:00Z">
                                  <w:pPr>
                                    <w:pStyle w:val="ListaNumerada"/>
                                    <w:numPr>
                                      <w:numId w:val="44"/>
                                    </w:numPr>
                                    <w:ind w:left="360"/>
                                  </w:pPr>
                                </w:pPrChange>
                              </w:pPr>
                              <w:ins w:id="1022" w:author="Cristiano Cesario" w:date="2014-06-23T10:59:00Z">
                                <w:r w:rsidRPr="005D3144">
                                  <w:rPr>
                                    <w:sz w:val="16"/>
                                    <w:szCs w:val="16"/>
                                    <w:lang w:val="en-US"/>
                                    <w:rPrChange w:id="1023" w:author="Cristiano Cesario" w:date="2014-06-23T10:59:00Z">
                                      <w:rPr>
                                        <w:lang w:val="en-US"/>
                                      </w:rPr>
                                    </w:rPrChange>
                                  </w:rPr>
                                  <w:t xml:space="preserve">For each one of </w:t>
                                </w:r>
                                <w:proofErr w:type="spellStart"/>
                                <w:r w:rsidRPr="005D3144">
                                  <w:rPr>
                                    <w:sz w:val="16"/>
                                    <w:szCs w:val="16"/>
                                    <w:lang w:val="en-US"/>
                                    <w:rPrChange w:id="1024" w:author="Cristiano Cesario" w:date="2014-06-23T10:59:00Z">
                                      <w:rPr>
                                        <w:lang w:val="en-US"/>
                                      </w:rPr>
                                    </w:rPrChange>
                                  </w:rPr>
                                  <w:t>commitsToUpdate</w:t>
                                </w:r>
                                <w:proofErr w:type="spellEnd"/>
                                <w:r w:rsidRPr="005D3144">
                                  <w:rPr>
                                    <w:sz w:val="16"/>
                                    <w:szCs w:val="16"/>
                                    <w:lang w:val="en-US"/>
                                    <w:rPrChange w:id="1025" w:author="Cristiano Cesario" w:date="2014-06-23T10:59:00Z">
                                      <w:rPr>
                                        <w:lang w:val="en-US"/>
                                      </w:rPr>
                                    </w:rPrChange>
                                  </w:rPr>
                                  <w:t xml:space="preserve"> commits, update the list of repositories where it is found, according to the </w:t>
                                </w:r>
                              </w:ins>
                              <w:ins w:id="1026" w:author="Cristiano Cesario" w:date="2014-06-23T13:51:00Z">
                                <w:r>
                                  <w:rPr>
                                    <w:sz w:val="16"/>
                                    <w:szCs w:val="16"/>
                                    <w:lang w:val="en-US"/>
                                  </w:rPr>
                                  <w:t>algorithm</w:t>
                                </w:r>
                              </w:ins>
                              <w:ins w:id="1027" w:author="Cristiano Cesario" w:date="2014-06-23T10:59:00Z">
                                <w:r w:rsidRPr="005D3144">
                                  <w:rPr>
                                    <w:sz w:val="16"/>
                                    <w:szCs w:val="16"/>
                                    <w:lang w:val="en-US"/>
                                    <w:rPrChange w:id="1028" w:author="Cristiano Cesario" w:date="2014-06-23T10:59:00Z">
                                      <w:rPr>
                                        <w:lang w:val="en-US"/>
                                      </w:rPr>
                                    </w:rPrChange>
                                  </w:rPr>
                                  <w:t xml:space="preserve"> in </w:t>
                                </w:r>
                              </w:ins>
                              <w:ins w:id="1029"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1030" w:author="Cristiano Cesario" w:date="2014-06-23T11:22:00Z">
                                <w:r w:rsidRPr="00C56A5A">
                                  <w:rPr>
                                    <w:sz w:val="16"/>
                                    <w:szCs w:val="16"/>
                                    <w:lang w:val="en-US"/>
                                    <w:rPrChange w:id="1031" w:author="Cristiano Cesario" w:date="2014-06-23T11:23:00Z">
                                      <w:rPr/>
                                    </w:rPrChange>
                                  </w:rPr>
                                  <w:t>Table VI</w:t>
                                </w:r>
                                <w:r>
                                  <w:rPr>
                                    <w:sz w:val="16"/>
                                    <w:szCs w:val="16"/>
                                    <w:lang w:val="en-US"/>
                                  </w:rPr>
                                  <w:fldChar w:fldCharType="end"/>
                                </w:r>
                              </w:ins>
                            </w:p>
                            <w:p w14:paraId="08A87A60" w14:textId="77777777" w:rsidR="00C62924" w:rsidRDefault="00C62924" w:rsidP="00134A5D">
                              <w:pPr>
                                <w:pStyle w:val="ListaNumerada"/>
                                <w:numPr>
                                  <w:ilvl w:val="0"/>
                                  <w:numId w:val="44"/>
                                </w:numPr>
                                <w:spacing w:before="0" w:after="60"/>
                                <w:ind w:left="142" w:hanging="218"/>
                                <w:jc w:val="left"/>
                                <w:rPr>
                                  <w:ins w:id="1032" w:author="Cristiano Cesario" w:date="2014-06-25T19:42:00Z"/>
                                  <w:sz w:val="16"/>
                                  <w:szCs w:val="16"/>
                                  <w:lang w:val="en-US"/>
                                </w:rPr>
                              </w:pPr>
                              <w:ins w:id="1033" w:author="Cristiano Cesario" w:date="2014-06-23T10:59:00Z">
                                <w:r w:rsidRPr="005D3144">
                                  <w:rPr>
                                    <w:sz w:val="16"/>
                                    <w:szCs w:val="16"/>
                                    <w:lang w:val="en-US"/>
                                    <w:rPrChange w:id="1034" w:author="Cristiano Cesario" w:date="2014-06-23T10:59:00Z">
                                      <w:rPr>
                                        <w:lang w:val="en-US"/>
                                      </w:rPr>
                                    </w:rPrChange>
                                  </w:rPr>
                                  <w:t xml:space="preserve">Update commits from </w:t>
                                </w:r>
                                <w:proofErr w:type="spellStart"/>
                                <w:r w:rsidRPr="005D3144">
                                  <w:rPr>
                                    <w:sz w:val="16"/>
                                    <w:szCs w:val="16"/>
                                    <w:lang w:val="en-US"/>
                                    <w:rPrChange w:id="1035" w:author="Cristiano Cesario" w:date="2014-06-23T10:59:00Z">
                                      <w:rPr>
                                        <w:lang w:val="en-US"/>
                                      </w:rPr>
                                    </w:rPrChange>
                                  </w:rPr>
                                  <w:t>commitsToUpdate</w:t>
                                </w:r>
                                <w:proofErr w:type="spellEnd"/>
                                <w:r w:rsidRPr="005D3144">
                                  <w:rPr>
                                    <w:sz w:val="16"/>
                                    <w:szCs w:val="16"/>
                                    <w:lang w:val="en-US"/>
                                    <w:rPrChange w:id="1036" w:author="Cristiano Cesario" w:date="2014-06-23T10:59:00Z">
                                      <w:rPr>
                                        <w:lang w:val="en-US"/>
                                      </w:rPr>
                                    </w:rPrChange>
                                  </w:rPr>
                                  <w:t xml:space="preserve"> that had the “</w:t>
                                </w:r>
                                <w:proofErr w:type="spellStart"/>
                                <w:r w:rsidRPr="005D3144">
                                  <w:rPr>
                                    <w:sz w:val="16"/>
                                    <w:szCs w:val="16"/>
                                    <w:lang w:val="en-US"/>
                                    <w:rPrChange w:id="1037" w:author="Cristiano Cesario" w:date="2014-06-23T10:59:00Z">
                                      <w:rPr>
                                        <w:lang w:val="en-US"/>
                                      </w:rPr>
                                    </w:rPrChange>
                                  </w:rPr>
                                  <w:t>foundI</w:t>
                                </w:r>
                                <w:r>
                                  <w:rPr>
                                    <w:sz w:val="16"/>
                                    <w:szCs w:val="16"/>
                                    <w:lang w:val="en-US"/>
                                  </w:rPr>
                                  <w:t>n</w:t>
                                </w:r>
                                <w:proofErr w:type="spellEnd"/>
                                <w:r>
                                  <w:rPr>
                                    <w:sz w:val="16"/>
                                    <w:szCs w:val="16"/>
                                    <w:lang w:val="en-US"/>
                                  </w:rPr>
                                  <w:t>” list changed in the database</w:t>
                                </w:r>
                              </w:ins>
                              <w:ins w:id="1038" w:author="Cristiano Cesario" w:date="2014-06-25T19:42:00Z">
                                <w:r w:rsidRPr="00134A5D">
                                  <w:rPr>
                                    <w:sz w:val="16"/>
                                    <w:szCs w:val="16"/>
                                    <w:lang w:val="en-US"/>
                                  </w:rPr>
                                  <w:t xml:space="preserve"> </w:t>
                                </w:r>
                              </w:ins>
                            </w:p>
                            <w:p w14:paraId="61ACF691" w14:textId="05686869" w:rsidR="00C62924" w:rsidRPr="00C00B5C" w:rsidRDefault="00C62924" w:rsidP="00134A5D">
                              <w:pPr>
                                <w:pStyle w:val="ListaNumerada"/>
                                <w:numPr>
                                  <w:ilvl w:val="0"/>
                                  <w:numId w:val="44"/>
                                </w:numPr>
                                <w:spacing w:before="0" w:after="60"/>
                                <w:ind w:left="142" w:hanging="218"/>
                                <w:jc w:val="left"/>
                                <w:rPr>
                                  <w:ins w:id="1039" w:author="Cristiano Cesario" w:date="2014-06-25T19:42:00Z"/>
                                  <w:sz w:val="16"/>
                                  <w:szCs w:val="16"/>
                                  <w:lang w:val="en-US"/>
                                </w:rPr>
                              </w:pPr>
                              <w:ins w:id="1040" w:author="Cristiano Cesario" w:date="2014-06-25T19:42:00Z">
                                <w:r>
                                  <w:rPr>
                                    <w:sz w:val="16"/>
                                    <w:szCs w:val="16"/>
                                    <w:lang w:val="en-US"/>
                                  </w:rPr>
                                  <w:t xml:space="preserve">Save </w:t>
                                </w:r>
                                <w:proofErr w:type="spellStart"/>
                                <w:r>
                                  <w:rPr>
                                    <w:sz w:val="16"/>
                                    <w:szCs w:val="16"/>
                                    <w:lang w:val="en-US"/>
                                  </w:rPr>
                                  <w:t>current</w:t>
                                </w:r>
                              </w:ins>
                              <w:ins w:id="1041" w:author="Cristiano Cesario" w:date="2014-06-25T19:43:00Z">
                                <w:r>
                                  <w:rPr>
                                    <w:sz w:val="16"/>
                                    <w:szCs w:val="16"/>
                                    <w:lang w:val="en-US"/>
                                  </w:rPr>
                                  <w:t>S</w:t>
                                </w:r>
                              </w:ins>
                              <w:ins w:id="1042" w:author="Cristiano Cesario" w:date="2014-06-25T19:42:00Z">
                                <w:r w:rsidRPr="00C00B5C">
                                  <w:rPr>
                                    <w:sz w:val="16"/>
                                    <w:szCs w:val="16"/>
                                    <w:lang w:val="en-US"/>
                                  </w:rPr>
                                  <w:t>napshot</w:t>
                                </w:r>
                                <w:proofErr w:type="spellEnd"/>
                                <w:r w:rsidRPr="00C00B5C">
                                  <w:rPr>
                                    <w:sz w:val="16"/>
                                    <w:szCs w:val="16"/>
                                    <w:lang w:val="en-US"/>
                                  </w:rPr>
                                  <w:t xml:space="preserve"> to disk</w:t>
                                </w:r>
                              </w:ins>
                            </w:p>
                            <w:p w14:paraId="588EE2A5" w14:textId="2F58112B" w:rsidR="00C62924" w:rsidRPr="005D3144" w:rsidRDefault="00C62924">
                              <w:pPr>
                                <w:pStyle w:val="ListaNumerada"/>
                                <w:numPr>
                                  <w:ilvl w:val="0"/>
                                  <w:numId w:val="44"/>
                                </w:numPr>
                                <w:spacing w:before="0" w:after="60"/>
                                <w:ind w:left="142" w:hanging="218"/>
                                <w:jc w:val="left"/>
                                <w:rPr>
                                  <w:ins w:id="1043" w:author="Cristiano Cesario" w:date="2014-06-23T10:59:00Z"/>
                                  <w:sz w:val="16"/>
                                  <w:szCs w:val="16"/>
                                  <w:lang w:val="en-US"/>
                                  <w:rPrChange w:id="1044" w:author="Cristiano Cesario" w:date="2014-06-23T10:59:00Z">
                                    <w:rPr>
                                      <w:ins w:id="1045" w:author="Cristiano Cesario" w:date="2014-06-23T10:59:00Z"/>
                                      <w:lang w:val="en-US"/>
                                    </w:rPr>
                                  </w:rPrChange>
                                </w:rPr>
                                <w:pPrChange w:id="1046" w:author="Cristiano Cesario" w:date="2014-06-23T11:12:00Z">
                                  <w:pPr>
                                    <w:pStyle w:val="ListaNumerada"/>
                                    <w:numPr>
                                      <w:numId w:val="44"/>
                                    </w:numPr>
                                    <w:ind w:left="360"/>
                                  </w:pPr>
                                </w:pPrChange>
                              </w:pPr>
                            </w:p>
                            <w:p w14:paraId="42799900" w14:textId="7CB51CF3" w:rsidR="00C62924" w:rsidRPr="005D3144" w:rsidRDefault="00C62924">
                              <w:pPr>
                                <w:ind w:left="142" w:hanging="218"/>
                                <w:rPr>
                                  <w:sz w:val="16"/>
                                  <w:szCs w:val="16"/>
                                  <w:rPrChange w:id="1047" w:author="Cristiano Cesario" w:date="2014-06-23T10:59:00Z">
                                    <w:rPr>
                                      <w:lang w:val="pt-BR"/>
                                    </w:rPr>
                                  </w:rPrChange>
                                </w:rPr>
                                <w:pPrChange w:id="1048" w:author="Cristiano Cesario" w:date="2014-06-23T10:59:00Z">
                                  <w:pPr>
                                    <w:jc w:val="center"/>
                                  </w:pPr>
                                </w:pPrChange>
                              </w:pPr>
                            </w:p>
                          </w:txbxContent>
                        </wps:txbx>
                        <wps:bodyPr rot="0" vert="horz" wrap="square" lIns="91440" tIns="45720" rIns="91440" bIns="45720" anchor="t" anchorCtr="0">
                          <a:noAutofit/>
                        </wps:bodyPr>
                      </wps:wsp>
                    </a:graphicData>
                  </a:graphic>
                </wp:inline>
              </w:drawing>
            </mc:Choice>
            <mc:Fallback>
              <w:pict>
                <v:shape w14:anchorId="3BE2CBFC" id="_x0000_s1037" type="#_x0000_t202" style="width:243.65pt;height:40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">
                  <v:textbox>
                    <w:txbxContent>
                      <w:p w14:paraId="69730B29" w14:textId="18A93908" w:rsidR="00C62924" w:rsidRPr="005D3144" w:rsidRDefault="00C62924">
                        <w:pPr>
                          <w:pStyle w:val="ListaNumerada"/>
                          <w:numPr>
                            <w:ilvl w:val="0"/>
                            <w:numId w:val="44"/>
                          </w:numPr>
                          <w:spacing w:before="0" w:after="60"/>
                          <w:ind w:left="142" w:hanging="218"/>
                          <w:jc w:val="left"/>
                          <w:rPr>
                            <w:ins w:id="1049" w:author="Cristiano Cesario" w:date="2014-06-23T10:59:00Z"/>
                            <w:sz w:val="16"/>
                            <w:szCs w:val="16"/>
                            <w:lang w:val="en-US"/>
                            <w:rPrChange w:id="1050" w:author="Cristiano Cesario" w:date="2014-06-23T10:59:00Z">
                              <w:rPr>
                                <w:ins w:id="1051" w:author="Cristiano Cesario" w:date="2014-06-23T10:59:00Z"/>
                                <w:lang w:val="en-US"/>
                              </w:rPr>
                            </w:rPrChange>
                          </w:rPr>
                          <w:pPrChange w:id="1052" w:author="Cristiano Cesario" w:date="2014-06-23T11:12:00Z">
                            <w:pPr>
                              <w:pStyle w:val="ListaNumerada"/>
                              <w:numPr>
                                <w:numId w:val="44"/>
                              </w:numPr>
                              <w:ind w:left="360"/>
                            </w:pPr>
                          </w:pPrChange>
                        </w:pPr>
                        <w:del w:id="1053" w:author="Cristiano Cesario" w:date="2014-06-23T10:58:00Z">
                          <w:r w:rsidRPr="005D3144" w:rsidDel="005D3144">
                            <w:rPr>
                              <w:noProof/>
                              <w:sz w:val="16"/>
                              <w:szCs w:val="16"/>
                              <w:rPrChange w:id="1054" w:author="Cristiano Cesario" w:date="2014-06-23T10:59:00Z">
                                <w:rPr>
                                  <w:noProof/>
                                </w:rPr>
                              </w:rPrChange>
                            </w:rPr>
                            <w:drawing>
                              <wp:inline distT="0" distB="0" distL="0" distR="0" wp14:anchorId="755C6132" wp14:editId="4B249774">
                                <wp:extent cx="2950234" cy="2528772"/>
                                <wp:effectExtent l="0" t="0" r="2540" b="5080"/>
                                <wp:docPr id="2138" name="Imagem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1055" w:author="Cristiano Cesario" w:date="2014-06-23T10:59:00Z">
                          <w:r w:rsidRPr="005D3144">
                            <w:rPr>
                              <w:sz w:val="16"/>
                              <w:szCs w:val="16"/>
                              <w:lang w:val="en-US"/>
                              <w:rPrChange w:id="1056" w:author="Cristiano Cesario" w:date="2014-06-23T10:59:00Z">
                                <w:rPr>
                                  <w:lang w:val="en-US"/>
                                </w:rPr>
                              </w:rPrChange>
                            </w:rPr>
                            <w:t>Retrieve previous local snapshot</w:t>
                          </w:r>
                        </w:ins>
                        <w:ins w:id="1057" w:author="Cristiano Cesario" w:date="2014-06-23T13:48:00Z">
                          <w:r>
                            <w:rPr>
                              <w:sz w:val="16"/>
                              <w:szCs w:val="16"/>
                              <w:lang w:val="en-US"/>
                            </w:rPr>
                            <w:t xml:space="preserve"> from disk</w:t>
                          </w:r>
                        </w:ins>
                        <w:ins w:id="1058" w:author="Cristiano Cesario" w:date="2014-06-23T10:59:00Z">
                          <w:r>
                            <w:rPr>
                              <w:sz w:val="16"/>
                              <w:szCs w:val="16"/>
                              <w:lang w:val="en-US"/>
                            </w:rPr>
                            <w:t xml:space="preserve"> </w:t>
                          </w:r>
                        </w:ins>
                        <w:ins w:id="1059" w:author="Cristiano Cesario" w:date="2014-06-23T11:00:00Z">
                          <w:r>
                            <w:rPr>
                              <w:sz w:val="16"/>
                              <w:szCs w:val="16"/>
                              <w:lang w:val="en-US"/>
                            </w:rPr>
                            <w:t>(</w:t>
                          </w:r>
                        </w:ins>
                        <w:proofErr w:type="spellStart"/>
                        <w:ins w:id="1060" w:author="Cristiano Cesario" w:date="2014-06-23T10:59:00Z">
                          <w:r w:rsidRPr="005D3144">
                            <w:rPr>
                              <w:sz w:val="16"/>
                              <w:szCs w:val="16"/>
                              <w:lang w:val="en-US"/>
                              <w:rPrChange w:id="1061" w:author="Cristiano Cesario" w:date="2014-06-23T10:59:00Z">
                                <w:rPr>
                                  <w:lang w:val="en-US"/>
                                </w:rPr>
                              </w:rPrChange>
                            </w:rPr>
                            <w:t>previousSnapshot</w:t>
                          </w:r>
                        </w:ins>
                        <w:proofErr w:type="spellEnd"/>
                        <w:ins w:id="1062" w:author="Cristiano Cesario" w:date="2014-06-23T11:00:00Z">
                          <w:r>
                            <w:rPr>
                              <w:sz w:val="16"/>
                              <w:szCs w:val="16"/>
                              <w:lang w:val="en-US"/>
                            </w:rPr>
                            <w:t>)</w:t>
                          </w:r>
                        </w:ins>
                      </w:p>
                      <w:p w14:paraId="7D8004C6" w14:textId="4CD801EB" w:rsidR="00C62924" w:rsidRPr="005D3144" w:rsidRDefault="00C62924">
                        <w:pPr>
                          <w:pStyle w:val="ListaNumerada"/>
                          <w:numPr>
                            <w:ilvl w:val="0"/>
                            <w:numId w:val="44"/>
                          </w:numPr>
                          <w:spacing w:before="0" w:after="60"/>
                          <w:ind w:left="142" w:hanging="218"/>
                          <w:jc w:val="left"/>
                          <w:rPr>
                            <w:ins w:id="1063" w:author="Cristiano Cesario" w:date="2014-06-23T10:59:00Z"/>
                            <w:sz w:val="16"/>
                            <w:szCs w:val="16"/>
                            <w:lang w:val="en-US"/>
                            <w:rPrChange w:id="1064" w:author="Cristiano Cesario" w:date="2014-06-23T10:59:00Z">
                              <w:rPr>
                                <w:ins w:id="1065" w:author="Cristiano Cesario" w:date="2014-06-23T10:59:00Z"/>
                                <w:lang w:val="en-US"/>
                              </w:rPr>
                            </w:rPrChange>
                          </w:rPr>
                          <w:pPrChange w:id="1066" w:author="Cristiano Cesario" w:date="2014-06-23T11:12:00Z">
                            <w:pPr>
                              <w:pStyle w:val="ListaNumerada"/>
                              <w:numPr>
                                <w:numId w:val="44"/>
                              </w:numPr>
                              <w:ind w:left="360"/>
                            </w:pPr>
                          </w:pPrChange>
                        </w:pPr>
                        <w:ins w:id="1067" w:author="Cristiano Cesario" w:date="2014-06-23T10:59:00Z">
                          <w:r w:rsidRPr="005D3144">
                            <w:rPr>
                              <w:sz w:val="16"/>
                              <w:szCs w:val="16"/>
                              <w:lang w:val="en-US"/>
                              <w:rPrChange w:id="1068" w:author="Cristiano Cesario" w:date="2014-06-23T10:59:00Z">
                                <w:rPr>
                                  <w:lang w:val="en-US"/>
                                </w:rPr>
                              </w:rPrChange>
                            </w:rPr>
                            <w:t xml:space="preserve">Retrieve current snapshot from repository </w:t>
                          </w:r>
                        </w:ins>
                        <w:ins w:id="1069" w:author="Cristiano Cesario" w:date="2014-06-23T11:00:00Z">
                          <w:r>
                            <w:rPr>
                              <w:sz w:val="16"/>
                              <w:szCs w:val="16"/>
                              <w:lang w:val="en-US"/>
                            </w:rPr>
                            <w:t>(</w:t>
                          </w:r>
                        </w:ins>
                        <w:proofErr w:type="spellStart"/>
                        <w:ins w:id="1070" w:author="Cristiano Cesario" w:date="2014-06-23T10:59:00Z">
                          <w:r w:rsidRPr="005D3144">
                            <w:rPr>
                              <w:sz w:val="16"/>
                              <w:szCs w:val="16"/>
                              <w:lang w:val="en-US"/>
                              <w:rPrChange w:id="1071" w:author="Cristiano Cesario" w:date="2014-06-23T10:59:00Z">
                                <w:rPr>
                                  <w:lang w:val="en-US"/>
                                </w:rPr>
                              </w:rPrChange>
                            </w:rPr>
                            <w:t>currentSnapshot</w:t>
                          </w:r>
                        </w:ins>
                        <w:proofErr w:type="spellEnd"/>
                        <w:ins w:id="1072" w:author="Cristiano Cesario" w:date="2014-06-23T11:00:00Z">
                          <w:r>
                            <w:rPr>
                              <w:sz w:val="16"/>
                              <w:szCs w:val="16"/>
                              <w:lang w:val="en-US"/>
                            </w:rPr>
                            <w:t>)</w:t>
                          </w:r>
                        </w:ins>
                      </w:p>
                      <w:p w14:paraId="33441AD0" w14:textId="54D32202" w:rsidR="00C62924" w:rsidRPr="005D3144" w:rsidRDefault="00C62924">
                        <w:pPr>
                          <w:pStyle w:val="ListaNumerada"/>
                          <w:numPr>
                            <w:ilvl w:val="0"/>
                            <w:numId w:val="44"/>
                          </w:numPr>
                          <w:spacing w:before="0" w:after="60"/>
                          <w:ind w:left="142" w:hanging="218"/>
                          <w:jc w:val="left"/>
                          <w:rPr>
                            <w:ins w:id="1073" w:author="Cristiano Cesario" w:date="2014-06-23T10:59:00Z"/>
                            <w:sz w:val="16"/>
                            <w:szCs w:val="16"/>
                            <w:lang w:val="en-US"/>
                            <w:rPrChange w:id="1074" w:author="Cristiano Cesario" w:date="2014-06-23T10:59:00Z">
                              <w:rPr>
                                <w:ins w:id="1075" w:author="Cristiano Cesario" w:date="2014-06-23T10:59:00Z"/>
                                <w:lang w:val="en-US"/>
                              </w:rPr>
                            </w:rPrChange>
                          </w:rPr>
                          <w:pPrChange w:id="1076" w:author="Cristiano Cesario" w:date="2014-06-23T11:12:00Z">
                            <w:pPr>
                              <w:pStyle w:val="ListaNumerada"/>
                              <w:numPr>
                                <w:numId w:val="44"/>
                              </w:numPr>
                              <w:ind w:left="360"/>
                            </w:pPr>
                          </w:pPrChange>
                        </w:pPr>
                        <w:ins w:id="1077" w:author="Cristiano Cesario" w:date="2014-06-23T10:59:00Z">
                          <w:r w:rsidRPr="005D3144">
                            <w:rPr>
                              <w:sz w:val="16"/>
                              <w:szCs w:val="16"/>
                              <w:lang w:val="en-US"/>
                              <w:rPrChange w:id="1078" w:author="Cristiano Cesario" w:date="2014-06-23T10:59:00Z">
                                <w:rPr>
                                  <w:lang w:val="en-US"/>
                                </w:rPr>
                              </w:rPrChange>
                            </w:rPr>
                            <w:t xml:space="preserve">Identify new local commits, comparing current and previous snapshots </w:t>
                          </w:r>
                        </w:ins>
                        <w:ins w:id="1079" w:author="Cristiano Cesario" w:date="2014-06-23T11:01:00Z">
                          <w:r>
                            <w:rPr>
                              <w:sz w:val="16"/>
                              <w:szCs w:val="16"/>
                              <w:lang w:val="en-US"/>
                            </w:rPr>
                            <w:t>(</w:t>
                          </w:r>
                        </w:ins>
                        <w:proofErr w:type="spellStart"/>
                        <w:ins w:id="1080" w:author="Cristiano Cesario" w:date="2014-06-23T10:59:00Z">
                          <w:r w:rsidRPr="005D3144">
                            <w:rPr>
                              <w:sz w:val="16"/>
                              <w:szCs w:val="16"/>
                              <w:lang w:val="en-US"/>
                              <w:rPrChange w:id="1081" w:author="Cristiano Cesario" w:date="2014-06-23T10:59:00Z">
                                <w:rPr>
                                  <w:lang w:val="en-US"/>
                                </w:rPr>
                              </w:rPrChange>
                            </w:rPr>
                            <w:t>newCommits</w:t>
                          </w:r>
                          <w:proofErr w:type="spellEnd"/>
                          <w:r w:rsidRPr="005D3144">
                            <w:rPr>
                              <w:sz w:val="16"/>
                              <w:szCs w:val="16"/>
                              <w:lang w:val="en-US"/>
                              <w:rPrChange w:id="1082" w:author="Cristiano Cesario" w:date="2014-06-23T10:59:00Z">
                                <w:rPr>
                                  <w:lang w:val="en-US"/>
                                </w:rPr>
                              </w:rPrChange>
                            </w:rPr>
                            <w:t xml:space="preserve"> = </w:t>
                          </w:r>
                          <w:proofErr w:type="spellStart"/>
                          <w:r w:rsidRPr="005D3144">
                            <w:rPr>
                              <w:sz w:val="16"/>
                              <w:szCs w:val="16"/>
                              <w:lang w:val="en-US"/>
                              <w:rPrChange w:id="1083" w:author="Cristiano Cesario" w:date="2014-06-23T10:59:00Z">
                                <w:rPr>
                                  <w:lang w:val="en-US"/>
                                </w:rPr>
                              </w:rPrChange>
                            </w:rPr>
                            <w:t>currentSnapshot</w:t>
                          </w:r>
                          <w:proofErr w:type="spellEnd"/>
                          <w:r w:rsidRPr="005D3144">
                            <w:rPr>
                              <w:sz w:val="16"/>
                              <w:szCs w:val="16"/>
                              <w:lang w:val="en-US"/>
                              <w:rPrChange w:id="1084" w:author="Cristiano Cesario" w:date="2014-06-23T10:59:00Z">
                                <w:rPr>
                                  <w:lang w:val="en-US"/>
                                </w:rPr>
                              </w:rPrChange>
                            </w:rPr>
                            <w:t xml:space="preserve"> \ </w:t>
                          </w:r>
                          <w:proofErr w:type="spellStart"/>
                          <w:r w:rsidRPr="005D3144">
                            <w:rPr>
                              <w:sz w:val="16"/>
                              <w:szCs w:val="16"/>
                              <w:lang w:val="en-US"/>
                              <w:rPrChange w:id="1085" w:author="Cristiano Cesario" w:date="2014-06-23T10:59:00Z">
                                <w:rPr>
                                  <w:lang w:val="en-US"/>
                                </w:rPr>
                              </w:rPrChange>
                            </w:rPr>
                            <w:t>previousSnapshot</w:t>
                          </w:r>
                        </w:ins>
                        <w:proofErr w:type="spellEnd"/>
                        <w:ins w:id="1086" w:author="Cristiano Cesario" w:date="2014-06-23T11:01:00Z">
                          <w:r>
                            <w:rPr>
                              <w:sz w:val="16"/>
                              <w:szCs w:val="16"/>
                              <w:lang w:val="en-US"/>
                            </w:rPr>
                            <w:t>)</w:t>
                          </w:r>
                        </w:ins>
                      </w:p>
                      <w:p w14:paraId="56C57334" w14:textId="77777777" w:rsidR="00C62924" w:rsidRPr="005D3144" w:rsidRDefault="00C62924">
                        <w:pPr>
                          <w:pStyle w:val="ListaNumerada"/>
                          <w:numPr>
                            <w:ilvl w:val="1"/>
                            <w:numId w:val="44"/>
                          </w:numPr>
                          <w:tabs>
                            <w:tab w:val="clear" w:pos="993"/>
                          </w:tabs>
                          <w:spacing w:before="0" w:after="60"/>
                          <w:ind w:left="426" w:hanging="284"/>
                          <w:jc w:val="left"/>
                          <w:rPr>
                            <w:ins w:id="1087" w:author="Cristiano Cesario" w:date="2014-06-23T10:59:00Z"/>
                            <w:sz w:val="16"/>
                            <w:szCs w:val="16"/>
                            <w:lang w:val="en-US"/>
                            <w:rPrChange w:id="1088" w:author="Cristiano Cesario" w:date="2014-06-23T10:59:00Z">
                              <w:rPr>
                                <w:ins w:id="1089" w:author="Cristiano Cesario" w:date="2014-06-23T10:59:00Z"/>
                                <w:lang w:val="en-US"/>
                              </w:rPr>
                            </w:rPrChange>
                          </w:rPr>
                          <w:pPrChange w:id="1090" w:author="Cristiano Cesario" w:date="2014-06-23T11:12:00Z">
                            <w:pPr>
                              <w:pStyle w:val="ListaNumerada"/>
                              <w:numPr>
                                <w:ilvl w:val="1"/>
                                <w:numId w:val="44"/>
                              </w:numPr>
                              <w:ind w:left="792" w:hanging="432"/>
                            </w:pPr>
                          </w:pPrChange>
                        </w:pPr>
                        <w:ins w:id="1091" w:author="Cristiano Cesario" w:date="2014-06-23T10:59:00Z">
                          <w:r w:rsidRPr="005D3144">
                            <w:rPr>
                              <w:sz w:val="16"/>
                              <w:szCs w:val="16"/>
                              <w:lang w:val="en-US"/>
                              <w:rPrChange w:id="1092" w:author="Cristiano Cesario" w:date="2014-06-23T10:59:00Z">
                                <w:rPr>
                                  <w:lang w:val="en-US"/>
                                </w:rPr>
                              </w:rPrChange>
                            </w:rPr>
                            <w:t xml:space="preserve">If </w:t>
                          </w:r>
                          <w:proofErr w:type="spellStart"/>
                          <w:r w:rsidRPr="005D3144">
                            <w:rPr>
                              <w:sz w:val="16"/>
                              <w:szCs w:val="16"/>
                              <w:lang w:val="en-US"/>
                              <w:rPrChange w:id="1093" w:author="Cristiano Cesario" w:date="2014-06-23T10:59:00Z">
                                <w:rPr>
                                  <w:lang w:val="en-US"/>
                                </w:rPr>
                              </w:rPrChange>
                            </w:rPr>
                            <w:t>previousSnapshot</w:t>
                          </w:r>
                          <w:proofErr w:type="spellEnd"/>
                          <w:r w:rsidRPr="005D3144">
                            <w:rPr>
                              <w:sz w:val="16"/>
                              <w:szCs w:val="16"/>
                              <w:lang w:val="en-US"/>
                              <w:rPrChange w:id="1094" w:author="Cristiano Cesario" w:date="2014-06-23T10:59:00Z">
                                <w:rPr>
                                  <w:lang w:val="en-US"/>
                                </w:rPr>
                              </w:rPrChange>
                            </w:rPr>
                            <w:t xml:space="preserve"> doesn’t exist, then </w:t>
                          </w:r>
                          <w:proofErr w:type="spellStart"/>
                          <w:r w:rsidRPr="005D3144">
                            <w:rPr>
                              <w:sz w:val="16"/>
                              <w:szCs w:val="16"/>
                              <w:lang w:val="en-US"/>
                              <w:rPrChange w:id="1095" w:author="Cristiano Cesario" w:date="2014-06-23T10:59:00Z">
                                <w:rPr>
                                  <w:lang w:val="en-US"/>
                                </w:rPr>
                              </w:rPrChange>
                            </w:rPr>
                            <w:t>newCommits</w:t>
                          </w:r>
                          <w:proofErr w:type="spellEnd"/>
                          <w:r w:rsidRPr="005D3144">
                            <w:rPr>
                              <w:sz w:val="16"/>
                              <w:szCs w:val="16"/>
                              <w:lang w:val="en-US"/>
                              <w:rPrChange w:id="1096" w:author="Cristiano Cesario" w:date="2014-06-23T10:59:00Z">
                                <w:rPr>
                                  <w:lang w:val="en-US"/>
                                </w:rPr>
                              </w:rPrChange>
                            </w:rPr>
                            <w:t xml:space="preserve"> = </w:t>
                          </w:r>
                          <w:proofErr w:type="spellStart"/>
                          <w:r w:rsidRPr="005D3144">
                            <w:rPr>
                              <w:sz w:val="16"/>
                              <w:szCs w:val="16"/>
                              <w:lang w:val="en-US"/>
                              <w:rPrChange w:id="1097" w:author="Cristiano Cesario" w:date="2014-06-23T10:59:00Z">
                                <w:rPr>
                                  <w:lang w:val="en-US"/>
                                </w:rPr>
                              </w:rPrChange>
                            </w:rPr>
                            <w:t>currentSnapshot</w:t>
                          </w:r>
                          <w:proofErr w:type="spellEnd"/>
                        </w:ins>
                      </w:p>
                      <w:p w14:paraId="6FE18354" w14:textId="29309C53" w:rsidR="00C62924" w:rsidRPr="005D3144" w:rsidRDefault="00C62924">
                        <w:pPr>
                          <w:pStyle w:val="ListaNumerada"/>
                          <w:numPr>
                            <w:ilvl w:val="0"/>
                            <w:numId w:val="44"/>
                          </w:numPr>
                          <w:spacing w:before="0" w:after="60"/>
                          <w:ind w:left="142" w:hanging="218"/>
                          <w:jc w:val="left"/>
                          <w:rPr>
                            <w:ins w:id="1098" w:author="Cristiano Cesario" w:date="2014-06-23T10:59:00Z"/>
                            <w:sz w:val="16"/>
                            <w:szCs w:val="16"/>
                            <w:lang w:val="en-US"/>
                            <w:rPrChange w:id="1099" w:author="Cristiano Cesario" w:date="2014-06-23T10:59:00Z">
                              <w:rPr>
                                <w:ins w:id="1100" w:author="Cristiano Cesario" w:date="2014-06-23T10:59:00Z"/>
                                <w:lang w:val="en-US"/>
                              </w:rPr>
                            </w:rPrChange>
                          </w:rPr>
                          <w:pPrChange w:id="1101" w:author="Cristiano Cesario" w:date="2014-06-23T11:12:00Z">
                            <w:pPr>
                              <w:pStyle w:val="ListaNumerada"/>
                              <w:numPr>
                                <w:numId w:val="44"/>
                              </w:numPr>
                              <w:ind w:left="360"/>
                            </w:pPr>
                          </w:pPrChange>
                        </w:pPr>
                        <w:ins w:id="1102" w:author="Cristiano Cesario" w:date="2014-06-23T10:59:00Z">
                          <w:r w:rsidRPr="005D3144">
                            <w:rPr>
                              <w:sz w:val="16"/>
                              <w:szCs w:val="16"/>
                              <w:lang w:val="en-US"/>
                              <w:rPrChange w:id="1103" w:author="Cristiano Cesario" w:date="2014-06-23T10:59:00Z">
                                <w:rPr>
                                  <w:lang w:val="en-US"/>
                                </w:rPr>
                              </w:rPrChange>
                            </w:rPr>
                            <w:t xml:space="preserve">Retrieve </w:t>
                          </w:r>
                        </w:ins>
                        <w:ins w:id="1104" w:author="Cristiano Cesario" w:date="2014-06-23T13:49:00Z">
                          <w:r>
                            <w:rPr>
                              <w:sz w:val="16"/>
                              <w:szCs w:val="16"/>
                              <w:lang w:val="en-US"/>
                            </w:rPr>
                            <w:t>number of existing commits</w:t>
                          </w:r>
                        </w:ins>
                        <w:ins w:id="1105" w:author="Cristiano Cesario" w:date="2014-06-23T10:59:00Z">
                          <w:r w:rsidRPr="005D3144">
                            <w:rPr>
                              <w:sz w:val="16"/>
                              <w:szCs w:val="16"/>
                              <w:lang w:val="en-US"/>
                              <w:rPrChange w:id="1106" w:author="Cristiano Cesario" w:date="2014-06-23T10:59:00Z">
                                <w:rPr>
                                  <w:lang w:val="en-US"/>
                                </w:rPr>
                              </w:rPrChange>
                            </w:rPr>
                            <w:t xml:space="preserve"> from database </w:t>
                          </w:r>
                        </w:ins>
                        <w:ins w:id="1107" w:author="Cristiano Cesario" w:date="2014-06-23T11:02:00Z">
                          <w:r>
                            <w:rPr>
                              <w:sz w:val="16"/>
                              <w:szCs w:val="16"/>
                              <w:lang w:val="en-US"/>
                            </w:rPr>
                            <w:t>(</w:t>
                          </w:r>
                        </w:ins>
                        <w:ins w:id="1108" w:author="Cristiano Cesario" w:date="2014-06-23T10:59:00Z">
                          <w:r w:rsidRPr="005D3144">
                            <w:rPr>
                              <w:sz w:val="16"/>
                              <w:szCs w:val="16"/>
                              <w:lang w:val="en-US"/>
                              <w:rPrChange w:id="1109" w:author="Cristiano Cesario" w:date="2014-06-23T10:59:00Z">
                                <w:rPr>
                                  <w:lang w:val="en-US"/>
                                </w:rPr>
                              </w:rPrChange>
                            </w:rPr>
                            <w:t>C</w:t>
                          </w:r>
                        </w:ins>
                        <w:ins w:id="1110" w:author="Cristiano Cesario" w:date="2014-06-23T11:02:00Z">
                          <w:r>
                            <w:rPr>
                              <w:sz w:val="16"/>
                              <w:szCs w:val="16"/>
                              <w:lang w:val="en-US"/>
                            </w:rPr>
                            <w:t>)</w:t>
                          </w:r>
                        </w:ins>
                      </w:p>
                      <w:p w14:paraId="39782DDE" w14:textId="1B119838" w:rsidR="00C62924" w:rsidRPr="005D3144" w:rsidRDefault="00C62924">
                        <w:pPr>
                          <w:pStyle w:val="ListaNumerada"/>
                          <w:numPr>
                            <w:ilvl w:val="0"/>
                            <w:numId w:val="44"/>
                          </w:numPr>
                          <w:spacing w:before="0" w:after="60"/>
                          <w:ind w:left="142" w:hanging="218"/>
                          <w:jc w:val="left"/>
                          <w:rPr>
                            <w:ins w:id="1111" w:author="Cristiano Cesario" w:date="2014-06-23T10:59:00Z"/>
                            <w:sz w:val="16"/>
                            <w:szCs w:val="16"/>
                            <w:lang w:val="en-US"/>
                            <w:rPrChange w:id="1112" w:author="Cristiano Cesario" w:date="2014-06-23T10:59:00Z">
                              <w:rPr>
                                <w:ins w:id="1113" w:author="Cristiano Cesario" w:date="2014-06-23T10:59:00Z"/>
                                <w:lang w:val="en-US"/>
                              </w:rPr>
                            </w:rPrChange>
                          </w:rPr>
                          <w:pPrChange w:id="1114" w:author="Cristiano Cesario" w:date="2014-06-23T11:12:00Z">
                            <w:pPr>
                              <w:pStyle w:val="ListaNumerada"/>
                              <w:numPr>
                                <w:numId w:val="44"/>
                              </w:numPr>
                              <w:ind w:left="360"/>
                            </w:pPr>
                          </w:pPrChange>
                        </w:pPr>
                        <w:ins w:id="1115" w:author="Cristiano Cesario" w:date="2014-06-23T10:59:00Z">
                          <w:r w:rsidRPr="005D3144">
                            <w:rPr>
                              <w:sz w:val="16"/>
                              <w:szCs w:val="16"/>
                              <w:lang w:val="en-US"/>
                              <w:rPrChange w:id="1116" w:author="Cristiano Cesario" w:date="2014-06-23T10:59:00Z">
                                <w:rPr>
                                  <w:lang w:val="en-US"/>
                                </w:rPr>
                              </w:rPrChange>
                            </w:rPr>
                            <w:t xml:space="preserve">If C is not 0, retrieve all commits from database that do not exist in at least one of the repositories related to </w:t>
                          </w:r>
                          <w:r>
                            <w:rPr>
                              <w:sz w:val="16"/>
                              <w:szCs w:val="16"/>
                              <w:lang w:val="en-US"/>
                            </w:rPr>
                            <w:t>rep</w:t>
                          </w:r>
                          <w:r w:rsidRPr="005D3144">
                            <w:rPr>
                              <w:sz w:val="16"/>
                              <w:szCs w:val="16"/>
                              <w:lang w:val="en-US"/>
                              <w:rPrChange w:id="1117" w:author="Cristiano Cesario" w:date="2014-06-23T10:59:00Z">
                                <w:rPr>
                                  <w:lang w:val="en-US"/>
                                </w:rPr>
                              </w:rPrChange>
                            </w:rPr>
                            <w:t>, this is, commits th</w:t>
                          </w:r>
                          <w:r>
                            <w:rPr>
                              <w:sz w:val="16"/>
                              <w:szCs w:val="16"/>
                              <w:lang w:val="en-US"/>
                            </w:rPr>
                            <w:t>at were not found either in rep</w:t>
                          </w:r>
                          <w:r w:rsidRPr="005D3144">
                            <w:rPr>
                              <w:sz w:val="16"/>
                              <w:szCs w:val="16"/>
                              <w:lang w:val="en-US"/>
                              <w:rPrChange w:id="1118" w:author="Cristiano Cesario" w:date="2014-06-23T10:59:00Z">
                                <w:rPr>
                                  <w:lang w:val="en-US"/>
                                </w:rPr>
                              </w:rPrChange>
                            </w:rPr>
                            <w:t xml:space="preserve"> or in at least one of its p</w:t>
                          </w:r>
                        </w:ins>
                        <w:ins w:id="1119" w:author="Cristiano Cesario" w:date="2014-06-27T14:59:00Z">
                          <w:r>
                            <w:rPr>
                              <w:sz w:val="16"/>
                              <w:szCs w:val="16"/>
                              <w:lang w:val="en-US"/>
                            </w:rPr>
                            <w:t>ee</w:t>
                          </w:r>
                        </w:ins>
                        <w:ins w:id="1120" w:author="Cristiano Cesario" w:date="2014-06-23T10:59:00Z">
                          <w:r w:rsidRPr="005D3144">
                            <w:rPr>
                              <w:sz w:val="16"/>
                              <w:szCs w:val="16"/>
                              <w:lang w:val="en-US"/>
                              <w:rPrChange w:id="1121" w:author="Cristiano Cesario" w:date="2014-06-23T10:59:00Z">
                                <w:rPr>
                                  <w:lang w:val="en-US"/>
                                </w:rPr>
                              </w:rPrChange>
                            </w:rPr>
                            <w:t xml:space="preserve">rs. All other commits in the database are considered to be already synchronized </w:t>
                          </w:r>
                          <w:r>
                            <w:rPr>
                              <w:sz w:val="16"/>
                              <w:szCs w:val="16"/>
                              <w:lang w:val="en-US"/>
                            </w:rPr>
                            <w:t>(</w:t>
                          </w:r>
                          <w:proofErr w:type="spellStart"/>
                          <w:r w:rsidRPr="005D3144">
                            <w:rPr>
                              <w:sz w:val="16"/>
                              <w:szCs w:val="16"/>
                              <w:lang w:val="en-US"/>
                              <w:rPrChange w:id="1122" w:author="Cristiano Cesario" w:date="2014-06-23T10:59:00Z">
                                <w:rPr>
                                  <w:lang w:val="en-US"/>
                                </w:rPr>
                              </w:rPrChange>
                            </w:rPr>
                            <w:t>commitsNotFoundInSomeReps</w:t>
                          </w:r>
                        </w:ins>
                        <w:proofErr w:type="spellEnd"/>
                        <w:ins w:id="1123" w:author="Cristiano Cesario" w:date="2014-06-23T11:02:00Z">
                          <w:r>
                            <w:rPr>
                              <w:sz w:val="16"/>
                              <w:szCs w:val="16"/>
                              <w:lang w:val="en-US"/>
                            </w:rPr>
                            <w:t>)</w:t>
                          </w:r>
                        </w:ins>
                      </w:p>
                      <w:p w14:paraId="52847D55" w14:textId="0B4BC504" w:rsidR="00C62924" w:rsidRPr="005D3144" w:rsidRDefault="00C62924">
                        <w:pPr>
                          <w:pStyle w:val="ListaNumerada"/>
                          <w:numPr>
                            <w:ilvl w:val="0"/>
                            <w:numId w:val="44"/>
                          </w:numPr>
                          <w:spacing w:before="0" w:after="60"/>
                          <w:ind w:left="142" w:hanging="218"/>
                          <w:jc w:val="left"/>
                          <w:rPr>
                            <w:ins w:id="1124" w:author="Cristiano Cesario" w:date="2014-06-23T10:59:00Z"/>
                            <w:sz w:val="16"/>
                            <w:szCs w:val="16"/>
                            <w:lang w:val="en-US"/>
                            <w:rPrChange w:id="1125" w:author="Cristiano Cesario" w:date="2014-06-23T10:59:00Z">
                              <w:rPr>
                                <w:ins w:id="1126" w:author="Cristiano Cesario" w:date="2014-06-23T10:59:00Z"/>
                                <w:lang w:val="en-US"/>
                              </w:rPr>
                            </w:rPrChange>
                          </w:rPr>
                          <w:pPrChange w:id="1127" w:author="Cristiano Cesario" w:date="2014-06-23T11:12:00Z">
                            <w:pPr>
                              <w:pStyle w:val="ListaNumerada"/>
                              <w:numPr>
                                <w:numId w:val="44"/>
                              </w:numPr>
                              <w:ind w:left="360"/>
                            </w:pPr>
                          </w:pPrChange>
                        </w:pPr>
                        <w:ins w:id="1128" w:author="Cristiano Cesario" w:date="2014-06-23T10:59:00Z">
                          <w:r w:rsidRPr="005D3144">
                            <w:rPr>
                              <w:sz w:val="16"/>
                              <w:szCs w:val="16"/>
                              <w:lang w:val="en-US"/>
                              <w:rPrChange w:id="1129" w:author="Cristiano Cesario" w:date="2014-06-23T10:59:00Z">
                                <w:rPr>
                                  <w:lang w:val="en-US"/>
                                </w:rPr>
                              </w:rPrChange>
                            </w:rPr>
                            <w:t xml:space="preserve">If C is not 0, retrieve all commits from database that exist in </w:t>
                          </w:r>
                          <w:proofErr w:type="spellStart"/>
                          <w:r w:rsidRPr="005D3144">
                            <w:rPr>
                              <w:sz w:val="16"/>
                              <w:szCs w:val="16"/>
                              <w:lang w:val="en-US"/>
                              <w:rPrChange w:id="1130" w:author="Cristiano Cesario" w:date="2014-06-23T10:59:00Z">
                                <w:rPr>
                                  <w:lang w:val="en-US"/>
                                </w:rPr>
                              </w:rPrChange>
                            </w:rPr>
                            <w:t>newCommits</w:t>
                          </w:r>
                          <w:proofErr w:type="spellEnd"/>
                          <w:r w:rsidRPr="005D3144">
                            <w:rPr>
                              <w:sz w:val="16"/>
                              <w:szCs w:val="16"/>
                              <w:lang w:val="en-US"/>
                              <w:rPrChange w:id="1131" w:author="Cristiano Cesario" w:date="2014-06-23T10:59:00Z">
                                <w:rPr>
                                  <w:lang w:val="en-US"/>
                                </w:rPr>
                              </w:rPrChange>
                            </w:rPr>
                            <w:t xml:space="preserve"> </w:t>
                          </w:r>
                        </w:ins>
                        <w:ins w:id="1132" w:author="Cristiano Cesario" w:date="2014-06-23T11:02:00Z">
                          <w:r>
                            <w:rPr>
                              <w:sz w:val="16"/>
                              <w:szCs w:val="16"/>
                              <w:lang w:val="en-US"/>
                            </w:rPr>
                            <w:t>(</w:t>
                          </w:r>
                          <w:proofErr w:type="spellStart"/>
                          <w:r>
                            <w:rPr>
                              <w:sz w:val="16"/>
                              <w:szCs w:val="16"/>
                              <w:lang w:val="en-US"/>
                            </w:rPr>
                            <w:t>n</w:t>
                          </w:r>
                        </w:ins>
                        <w:ins w:id="1133" w:author="Cristiano Cesario" w:date="2014-06-23T10:59:00Z">
                          <w:r w:rsidRPr="005D3144">
                            <w:rPr>
                              <w:sz w:val="16"/>
                              <w:szCs w:val="16"/>
                              <w:lang w:val="en-US"/>
                              <w:rPrChange w:id="1134" w:author="Cristiano Cesario" w:date="2014-06-23T10:59:00Z">
                                <w:rPr>
                                  <w:lang w:val="en-US"/>
                                </w:rPr>
                              </w:rPrChange>
                            </w:rPr>
                            <w:t>ewCommitsInDatabase</w:t>
                          </w:r>
                        </w:ins>
                        <w:proofErr w:type="spellEnd"/>
                        <w:ins w:id="1135" w:author="Cristiano Cesario" w:date="2014-06-23T11:03:00Z">
                          <w:r>
                            <w:rPr>
                              <w:sz w:val="16"/>
                              <w:szCs w:val="16"/>
                              <w:lang w:val="en-US"/>
                            </w:rPr>
                            <w:t>)</w:t>
                          </w:r>
                        </w:ins>
                      </w:p>
                      <w:p w14:paraId="3FC8FDFF" w14:textId="60C47C6B" w:rsidR="00C62924" w:rsidRPr="005D3144" w:rsidRDefault="00C62924">
                        <w:pPr>
                          <w:pStyle w:val="ListaNumerada"/>
                          <w:numPr>
                            <w:ilvl w:val="0"/>
                            <w:numId w:val="44"/>
                          </w:numPr>
                          <w:spacing w:before="0" w:after="60"/>
                          <w:ind w:left="142" w:hanging="218"/>
                          <w:jc w:val="left"/>
                          <w:rPr>
                            <w:ins w:id="1136" w:author="Cristiano Cesario" w:date="2014-06-23T10:59:00Z"/>
                            <w:sz w:val="16"/>
                            <w:szCs w:val="16"/>
                            <w:lang w:val="en-US"/>
                            <w:rPrChange w:id="1137" w:author="Cristiano Cesario" w:date="2014-06-23T10:59:00Z">
                              <w:rPr>
                                <w:ins w:id="1138" w:author="Cristiano Cesario" w:date="2014-06-23T10:59:00Z"/>
                                <w:lang w:val="en-US"/>
                              </w:rPr>
                            </w:rPrChange>
                          </w:rPr>
                          <w:pPrChange w:id="1139" w:author="Cristiano Cesario" w:date="2014-06-23T11:12:00Z">
                            <w:pPr>
                              <w:pStyle w:val="ListaNumerada"/>
                              <w:numPr>
                                <w:numId w:val="44"/>
                              </w:numPr>
                              <w:ind w:left="360"/>
                            </w:pPr>
                          </w:pPrChange>
                        </w:pPr>
                        <w:ins w:id="1140" w:author="Cristiano Cesario" w:date="2014-06-23T10:59:00Z">
                          <w:r w:rsidRPr="005D3144">
                            <w:rPr>
                              <w:sz w:val="16"/>
                              <w:szCs w:val="16"/>
                              <w:lang w:val="en-US"/>
                              <w:rPrChange w:id="1141" w:author="Cristiano Cesario" w:date="2014-06-23T10:59:00Z">
                                <w:rPr>
                                  <w:lang w:val="en-US"/>
                                </w:rPr>
                              </w:rPrChange>
                            </w:rPr>
                            <w:t xml:space="preserve">If C is not 0, identify which of </w:t>
                          </w:r>
                          <w:proofErr w:type="spellStart"/>
                          <w:r w:rsidRPr="005D3144">
                            <w:rPr>
                              <w:sz w:val="16"/>
                              <w:szCs w:val="16"/>
                              <w:lang w:val="en-US"/>
                              <w:rPrChange w:id="1142" w:author="Cristiano Cesario" w:date="2014-06-23T10:59:00Z">
                                <w:rPr>
                                  <w:lang w:val="en-US"/>
                                </w:rPr>
                              </w:rPrChange>
                            </w:rPr>
                            <w:t>newCommits</w:t>
                          </w:r>
                          <w:proofErr w:type="spellEnd"/>
                          <w:r w:rsidRPr="005D3144">
                            <w:rPr>
                              <w:sz w:val="16"/>
                              <w:szCs w:val="16"/>
                              <w:lang w:val="en-US"/>
                              <w:rPrChange w:id="1143" w:author="Cristiano Cesario" w:date="2014-06-23T10:59:00Z">
                                <w:rPr>
                                  <w:lang w:val="en-US"/>
                                </w:rPr>
                              </w:rPrChange>
                            </w:rPr>
                            <w:t xml:space="preserve"> commits do not exist in </w:t>
                          </w:r>
                          <w:proofErr w:type="spellStart"/>
                          <w:r w:rsidRPr="005D3144">
                            <w:rPr>
                              <w:sz w:val="16"/>
                              <w:szCs w:val="16"/>
                              <w:lang w:val="en-US"/>
                              <w:rPrChange w:id="1144" w:author="Cristiano Cesario" w:date="2014-06-23T10:59:00Z">
                                <w:rPr>
                                  <w:lang w:val="en-US"/>
                                </w:rPr>
                              </w:rPrChange>
                            </w:rPr>
                            <w:t>newCommitsInDatabase</w:t>
                          </w:r>
                          <w:proofErr w:type="spellEnd"/>
                          <w:r w:rsidRPr="005D3144">
                            <w:rPr>
                              <w:sz w:val="16"/>
                              <w:szCs w:val="16"/>
                              <w:lang w:val="en-US"/>
                              <w:rPrChange w:id="1145" w:author="Cristiano Cesario" w:date="2014-06-23T10:59:00Z">
                                <w:rPr>
                                  <w:lang w:val="en-US"/>
                                </w:rPr>
                              </w:rPrChange>
                            </w:rPr>
                            <w:t xml:space="preserve"> </w:t>
                          </w:r>
                        </w:ins>
                        <w:ins w:id="1146" w:author="Cristiano Cesario" w:date="2014-06-23T11:03:00Z">
                          <w:r>
                            <w:rPr>
                              <w:sz w:val="16"/>
                              <w:szCs w:val="16"/>
                              <w:lang w:val="en-US"/>
                            </w:rPr>
                            <w:t>(</w:t>
                          </w:r>
                        </w:ins>
                        <w:proofErr w:type="spellStart"/>
                        <w:ins w:id="1147" w:author="Cristiano Cesario" w:date="2014-06-23T10:59:00Z">
                          <w:r w:rsidRPr="005D3144">
                            <w:rPr>
                              <w:sz w:val="16"/>
                              <w:szCs w:val="16"/>
                              <w:lang w:val="en-US"/>
                              <w:rPrChange w:id="1148" w:author="Cristiano Cesario" w:date="2014-06-23T10:59:00Z">
                                <w:rPr>
                                  <w:lang w:val="en-US"/>
                                </w:rPr>
                              </w:rPrChange>
                            </w:rPr>
                            <w:t>commitsToInsert</w:t>
                          </w:r>
                          <w:proofErr w:type="spellEnd"/>
                          <w:r w:rsidRPr="005D3144">
                            <w:rPr>
                              <w:sz w:val="16"/>
                              <w:szCs w:val="16"/>
                              <w:lang w:val="en-US"/>
                              <w:rPrChange w:id="1149" w:author="Cristiano Cesario" w:date="2014-06-23T10:59:00Z">
                                <w:rPr>
                                  <w:lang w:val="en-US"/>
                                </w:rPr>
                              </w:rPrChange>
                            </w:rPr>
                            <w:t xml:space="preserve"> = </w:t>
                          </w:r>
                          <w:proofErr w:type="spellStart"/>
                          <w:r w:rsidRPr="005D3144">
                            <w:rPr>
                              <w:sz w:val="16"/>
                              <w:szCs w:val="16"/>
                              <w:lang w:val="en-US"/>
                              <w:rPrChange w:id="1150" w:author="Cristiano Cesario" w:date="2014-06-23T10:59:00Z">
                                <w:rPr>
                                  <w:lang w:val="en-US"/>
                                </w:rPr>
                              </w:rPrChange>
                            </w:rPr>
                            <w:t>newCommits</w:t>
                          </w:r>
                          <w:proofErr w:type="spellEnd"/>
                          <w:r w:rsidRPr="005D3144">
                            <w:rPr>
                              <w:sz w:val="16"/>
                              <w:szCs w:val="16"/>
                              <w:lang w:val="en-US"/>
                              <w:rPrChange w:id="1151" w:author="Cristiano Cesario" w:date="2014-06-23T10:59:00Z">
                                <w:rPr>
                                  <w:lang w:val="en-US"/>
                                </w:rPr>
                              </w:rPrChange>
                            </w:rPr>
                            <w:t xml:space="preserve"> \ </w:t>
                          </w:r>
                          <w:proofErr w:type="spellStart"/>
                          <w:r w:rsidRPr="005D3144">
                            <w:rPr>
                              <w:sz w:val="16"/>
                              <w:szCs w:val="16"/>
                              <w:lang w:val="en-US"/>
                              <w:rPrChange w:id="1152" w:author="Cristiano Cesario" w:date="2014-06-23T10:59:00Z">
                                <w:rPr>
                                  <w:lang w:val="en-US"/>
                                </w:rPr>
                              </w:rPrChange>
                            </w:rPr>
                            <w:t>newCommitsInDatabase</w:t>
                          </w:r>
                        </w:ins>
                        <w:proofErr w:type="spellEnd"/>
                        <w:ins w:id="1153" w:author="Cristiano Cesario" w:date="2014-06-23T11:03:00Z">
                          <w:r>
                            <w:rPr>
                              <w:sz w:val="16"/>
                              <w:szCs w:val="16"/>
                              <w:lang w:val="en-US"/>
                            </w:rPr>
                            <w:t>)</w:t>
                          </w:r>
                        </w:ins>
                      </w:p>
                      <w:p w14:paraId="1CC4EA7E" w14:textId="2A892FD0" w:rsidR="00C62924" w:rsidRPr="005D3144" w:rsidRDefault="00C62924">
                        <w:pPr>
                          <w:pStyle w:val="ListaNumerada"/>
                          <w:numPr>
                            <w:ilvl w:val="1"/>
                            <w:numId w:val="44"/>
                          </w:numPr>
                          <w:tabs>
                            <w:tab w:val="clear" w:pos="993"/>
                          </w:tabs>
                          <w:spacing w:before="0" w:after="60"/>
                          <w:ind w:left="426" w:hanging="284"/>
                          <w:jc w:val="left"/>
                          <w:rPr>
                            <w:ins w:id="1154" w:author="Cristiano Cesario" w:date="2014-06-23T10:59:00Z"/>
                            <w:sz w:val="16"/>
                            <w:szCs w:val="16"/>
                            <w:lang w:val="en-US"/>
                            <w:rPrChange w:id="1155" w:author="Cristiano Cesario" w:date="2014-06-23T10:59:00Z">
                              <w:rPr>
                                <w:ins w:id="1156" w:author="Cristiano Cesario" w:date="2014-06-23T10:59:00Z"/>
                                <w:lang w:val="en-US"/>
                              </w:rPr>
                            </w:rPrChange>
                          </w:rPr>
                          <w:pPrChange w:id="1157" w:author="Cristiano Cesario" w:date="2014-06-23T11:12:00Z">
                            <w:pPr>
                              <w:pStyle w:val="ListaNumerada"/>
                              <w:numPr>
                                <w:ilvl w:val="1"/>
                                <w:numId w:val="44"/>
                              </w:numPr>
                              <w:ind w:left="792" w:hanging="432"/>
                            </w:pPr>
                          </w:pPrChange>
                        </w:pPr>
                        <w:ins w:id="1158" w:author="Cristiano Cesario" w:date="2014-06-23T10:59:00Z">
                          <w:r w:rsidRPr="005D3144">
                            <w:rPr>
                              <w:sz w:val="16"/>
                              <w:szCs w:val="16"/>
                              <w:lang w:val="en-US"/>
                              <w:rPrChange w:id="1159" w:author="Cristiano Cesario" w:date="2014-06-23T10:59:00Z">
                                <w:rPr>
                                  <w:lang w:val="en-US"/>
                                </w:rPr>
                              </w:rPrChange>
                            </w:rPr>
                            <w:t xml:space="preserve">If C is 0 all commits should be sent to database </w:t>
                          </w:r>
                          <w:r>
                            <w:rPr>
                              <w:sz w:val="16"/>
                              <w:szCs w:val="16"/>
                              <w:lang w:val="en-US"/>
                            </w:rPr>
                            <w:t>(</w:t>
                          </w:r>
                          <w:proofErr w:type="spellStart"/>
                          <w:r w:rsidRPr="005D3144">
                            <w:rPr>
                              <w:sz w:val="16"/>
                              <w:szCs w:val="16"/>
                              <w:lang w:val="en-US"/>
                              <w:rPrChange w:id="1160" w:author="Cristiano Cesario" w:date="2014-06-23T10:59:00Z">
                                <w:rPr>
                                  <w:lang w:val="en-US"/>
                                </w:rPr>
                              </w:rPrChange>
                            </w:rPr>
                            <w:t>commitsToInsert</w:t>
                          </w:r>
                          <w:proofErr w:type="spellEnd"/>
                          <w:r w:rsidRPr="005D3144">
                            <w:rPr>
                              <w:sz w:val="16"/>
                              <w:szCs w:val="16"/>
                              <w:lang w:val="en-US"/>
                              <w:rPrChange w:id="1161" w:author="Cristiano Cesario" w:date="2014-06-23T10:59:00Z">
                                <w:rPr>
                                  <w:lang w:val="en-US"/>
                                </w:rPr>
                              </w:rPrChange>
                            </w:rPr>
                            <w:t xml:space="preserve"> = </w:t>
                          </w:r>
                          <w:proofErr w:type="spellStart"/>
                          <w:r w:rsidRPr="005D3144">
                            <w:rPr>
                              <w:sz w:val="16"/>
                              <w:szCs w:val="16"/>
                              <w:lang w:val="en-US"/>
                              <w:rPrChange w:id="1162" w:author="Cristiano Cesario" w:date="2014-06-23T10:59:00Z">
                                <w:rPr>
                                  <w:lang w:val="en-US"/>
                                </w:rPr>
                              </w:rPrChange>
                            </w:rPr>
                            <w:t>newCommits</w:t>
                          </w:r>
                        </w:ins>
                        <w:proofErr w:type="spellEnd"/>
                        <w:ins w:id="1163" w:author="Cristiano Cesario" w:date="2014-06-23T11:03:00Z">
                          <w:r>
                            <w:rPr>
                              <w:sz w:val="16"/>
                              <w:szCs w:val="16"/>
                              <w:lang w:val="en-US"/>
                            </w:rPr>
                            <w:t>)</w:t>
                          </w:r>
                        </w:ins>
                      </w:p>
                      <w:p w14:paraId="4964A8DB" w14:textId="50755B21" w:rsidR="00C62924" w:rsidRPr="005D3144" w:rsidRDefault="00C62924">
                        <w:pPr>
                          <w:pStyle w:val="ListaNumerada"/>
                          <w:numPr>
                            <w:ilvl w:val="0"/>
                            <w:numId w:val="44"/>
                          </w:numPr>
                          <w:spacing w:before="0" w:after="60"/>
                          <w:ind w:left="142" w:hanging="218"/>
                          <w:jc w:val="left"/>
                          <w:rPr>
                            <w:ins w:id="1164" w:author="Cristiano Cesario" w:date="2014-06-23T10:59:00Z"/>
                            <w:sz w:val="16"/>
                            <w:szCs w:val="16"/>
                            <w:lang w:val="en-US"/>
                            <w:rPrChange w:id="1165" w:author="Cristiano Cesario" w:date="2014-06-23T10:59:00Z">
                              <w:rPr>
                                <w:ins w:id="1166" w:author="Cristiano Cesario" w:date="2014-06-23T10:59:00Z"/>
                                <w:lang w:val="en-US"/>
                              </w:rPr>
                            </w:rPrChange>
                          </w:rPr>
                          <w:pPrChange w:id="1167" w:author="Cristiano Cesario" w:date="2014-06-23T11:12:00Z">
                            <w:pPr>
                              <w:pStyle w:val="ListaNumerada"/>
                              <w:numPr>
                                <w:numId w:val="44"/>
                              </w:numPr>
                              <w:ind w:left="360"/>
                            </w:pPr>
                          </w:pPrChange>
                        </w:pPr>
                        <w:ins w:id="1168" w:author="Cristiano Cesario" w:date="2014-06-23T10:59:00Z">
                          <w:r w:rsidRPr="005D3144">
                            <w:rPr>
                              <w:sz w:val="16"/>
                              <w:szCs w:val="16"/>
                              <w:lang w:val="en-US"/>
                              <w:rPrChange w:id="1169" w:author="Cristiano Cesario" w:date="2014-06-23T10:59:00Z">
                                <w:rPr>
                                  <w:lang w:val="en-US"/>
                                </w:rPr>
                              </w:rPrChange>
                            </w:rPr>
                            <w:t xml:space="preserve">For each </w:t>
                          </w:r>
                        </w:ins>
                        <w:ins w:id="1170" w:author="Cristiano Cesario" w:date="2014-06-23T11:03:00Z">
                          <w:r>
                            <w:rPr>
                              <w:sz w:val="16"/>
                              <w:szCs w:val="16"/>
                              <w:lang w:val="en-US"/>
                            </w:rPr>
                            <w:t>commit in</w:t>
                          </w:r>
                        </w:ins>
                        <w:ins w:id="1171" w:author="Cristiano Cesario" w:date="2014-06-23T10:59:00Z">
                          <w:r w:rsidRPr="005D3144">
                            <w:rPr>
                              <w:sz w:val="16"/>
                              <w:szCs w:val="16"/>
                              <w:lang w:val="en-US"/>
                              <w:rPrChange w:id="1172" w:author="Cristiano Cesario" w:date="2014-06-23T10:59:00Z">
                                <w:rPr>
                                  <w:lang w:val="en-US"/>
                                </w:rPr>
                              </w:rPrChange>
                            </w:rPr>
                            <w:t xml:space="preserve"> </w:t>
                          </w:r>
                          <w:proofErr w:type="spellStart"/>
                          <w:r w:rsidRPr="005D3144">
                            <w:rPr>
                              <w:sz w:val="16"/>
                              <w:szCs w:val="16"/>
                              <w:lang w:val="en-US"/>
                              <w:rPrChange w:id="1173" w:author="Cristiano Cesario" w:date="2014-06-23T10:59:00Z">
                                <w:rPr>
                                  <w:lang w:val="en-US"/>
                                </w:rPr>
                              </w:rPrChange>
                            </w:rPr>
                            <w:t>commitsToInsert</w:t>
                          </w:r>
                          <w:proofErr w:type="spellEnd"/>
                          <w:r w:rsidRPr="005D3144">
                            <w:rPr>
                              <w:sz w:val="16"/>
                              <w:szCs w:val="16"/>
                              <w:lang w:val="en-US"/>
                              <w:rPrChange w:id="1174" w:author="Cristiano Cesario" w:date="2014-06-23T10:59:00Z">
                                <w:rPr>
                                  <w:lang w:val="en-US"/>
                                </w:rPr>
                              </w:rPrChange>
                            </w:rPr>
                            <w:t xml:space="preserve">, update the list of repositories where it is found, according to the </w:t>
                          </w:r>
                        </w:ins>
                        <w:ins w:id="1175" w:author="Cristiano Cesario" w:date="2014-06-23T13:51:00Z">
                          <w:r>
                            <w:rPr>
                              <w:sz w:val="16"/>
                              <w:szCs w:val="16"/>
                              <w:lang w:val="en-US"/>
                            </w:rPr>
                            <w:t>algorithm</w:t>
                          </w:r>
                        </w:ins>
                        <w:ins w:id="1176" w:author="Cristiano Cesario" w:date="2014-06-23T10:59:00Z">
                          <w:r w:rsidRPr="005D3144">
                            <w:rPr>
                              <w:sz w:val="16"/>
                              <w:szCs w:val="16"/>
                              <w:lang w:val="en-US"/>
                              <w:rPrChange w:id="1177" w:author="Cristiano Cesario" w:date="2014-06-23T10:59:00Z">
                                <w:rPr>
                                  <w:lang w:val="en-US"/>
                                </w:rPr>
                              </w:rPrChange>
                            </w:rPr>
                            <w:t xml:space="preserve"> in </w:t>
                          </w:r>
                        </w:ins>
                        <w:ins w:id="1178"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1179" w:author="Cristiano Cesario" w:date="2014-06-23T11:22:00Z">
                          <w:r w:rsidRPr="00C56A5A">
                            <w:rPr>
                              <w:sz w:val="16"/>
                              <w:szCs w:val="16"/>
                              <w:lang w:val="en-US"/>
                              <w:rPrChange w:id="1180" w:author="Cristiano Cesario" w:date="2014-06-23T11:23:00Z">
                                <w:rPr/>
                              </w:rPrChange>
                            </w:rPr>
                            <w:t>Table VI</w:t>
                          </w:r>
                          <w:r>
                            <w:rPr>
                              <w:sz w:val="16"/>
                              <w:szCs w:val="16"/>
                              <w:lang w:val="en-US"/>
                            </w:rPr>
                            <w:fldChar w:fldCharType="end"/>
                          </w:r>
                        </w:ins>
                      </w:p>
                      <w:p w14:paraId="35AEC588" w14:textId="77777777" w:rsidR="00C62924" w:rsidRPr="005D3144" w:rsidRDefault="00C62924">
                        <w:pPr>
                          <w:pStyle w:val="ListaNumerada"/>
                          <w:numPr>
                            <w:ilvl w:val="0"/>
                            <w:numId w:val="44"/>
                          </w:numPr>
                          <w:spacing w:before="0" w:after="60"/>
                          <w:ind w:left="142" w:hanging="218"/>
                          <w:jc w:val="left"/>
                          <w:rPr>
                            <w:ins w:id="1181" w:author="Cristiano Cesario" w:date="2014-06-23T10:59:00Z"/>
                            <w:sz w:val="16"/>
                            <w:szCs w:val="16"/>
                            <w:lang w:val="en-US"/>
                            <w:rPrChange w:id="1182" w:author="Cristiano Cesario" w:date="2014-06-23T10:59:00Z">
                              <w:rPr>
                                <w:ins w:id="1183" w:author="Cristiano Cesario" w:date="2014-06-23T10:59:00Z"/>
                                <w:lang w:val="en-US"/>
                              </w:rPr>
                            </w:rPrChange>
                          </w:rPr>
                          <w:pPrChange w:id="1184" w:author="Cristiano Cesario" w:date="2014-06-23T11:12:00Z">
                            <w:pPr>
                              <w:pStyle w:val="ListaNumerada"/>
                              <w:numPr>
                                <w:numId w:val="44"/>
                              </w:numPr>
                              <w:ind w:left="360"/>
                            </w:pPr>
                          </w:pPrChange>
                        </w:pPr>
                        <w:ins w:id="1185" w:author="Cristiano Cesario" w:date="2014-06-23T10:59:00Z">
                          <w:r w:rsidRPr="005D3144">
                            <w:rPr>
                              <w:sz w:val="16"/>
                              <w:szCs w:val="16"/>
                              <w:lang w:val="en-US"/>
                              <w:rPrChange w:id="1186" w:author="Cristiano Cesario" w:date="2014-06-23T10:59:00Z">
                                <w:rPr>
                                  <w:lang w:val="en-US"/>
                                </w:rPr>
                              </w:rPrChange>
                            </w:rPr>
                            <w:t xml:space="preserve">Insert commits from </w:t>
                          </w:r>
                          <w:proofErr w:type="spellStart"/>
                          <w:r w:rsidRPr="005D3144">
                            <w:rPr>
                              <w:sz w:val="16"/>
                              <w:szCs w:val="16"/>
                              <w:lang w:val="en-US"/>
                              <w:rPrChange w:id="1187" w:author="Cristiano Cesario" w:date="2014-06-23T10:59:00Z">
                                <w:rPr>
                                  <w:lang w:val="en-US"/>
                                </w:rPr>
                              </w:rPrChange>
                            </w:rPr>
                            <w:t>commitsToInsert</w:t>
                          </w:r>
                          <w:proofErr w:type="spellEnd"/>
                          <w:r w:rsidRPr="005D3144">
                            <w:rPr>
                              <w:sz w:val="16"/>
                              <w:szCs w:val="16"/>
                              <w:lang w:val="en-US"/>
                              <w:rPrChange w:id="1188" w:author="Cristiano Cesario" w:date="2014-06-23T10:59:00Z">
                                <w:rPr>
                                  <w:lang w:val="en-US"/>
                                </w:rPr>
                              </w:rPrChange>
                            </w:rPr>
                            <w:t xml:space="preserve"> in the database</w:t>
                          </w:r>
                        </w:ins>
                      </w:p>
                      <w:p w14:paraId="0CDCC26F" w14:textId="77777777" w:rsidR="00C62924" w:rsidRPr="005D3144" w:rsidRDefault="00C62924">
                        <w:pPr>
                          <w:pStyle w:val="ListaNumerada"/>
                          <w:numPr>
                            <w:ilvl w:val="0"/>
                            <w:numId w:val="44"/>
                          </w:numPr>
                          <w:spacing w:before="0" w:after="60"/>
                          <w:ind w:left="142" w:hanging="218"/>
                          <w:jc w:val="left"/>
                          <w:rPr>
                            <w:ins w:id="1189" w:author="Cristiano Cesario" w:date="2014-06-23T10:59:00Z"/>
                            <w:sz w:val="16"/>
                            <w:szCs w:val="16"/>
                            <w:lang w:val="en-US"/>
                            <w:rPrChange w:id="1190" w:author="Cristiano Cesario" w:date="2014-06-23T10:59:00Z">
                              <w:rPr>
                                <w:ins w:id="1191" w:author="Cristiano Cesario" w:date="2014-06-23T10:59:00Z"/>
                                <w:lang w:val="en-US"/>
                              </w:rPr>
                            </w:rPrChange>
                          </w:rPr>
                          <w:pPrChange w:id="1192" w:author="Cristiano Cesario" w:date="2014-06-23T11:12:00Z">
                            <w:pPr>
                              <w:pStyle w:val="ListaNumerada"/>
                              <w:numPr>
                                <w:numId w:val="44"/>
                              </w:numPr>
                              <w:ind w:left="360"/>
                            </w:pPr>
                          </w:pPrChange>
                        </w:pPr>
                        <w:ins w:id="1193" w:author="Cristiano Cesario" w:date="2014-06-23T10:59:00Z">
                          <w:r w:rsidRPr="005D3144">
                            <w:rPr>
                              <w:sz w:val="16"/>
                              <w:szCs w:val="16"/>
                              <w:lang w:val="en-US"/>
                              <w:rPrChange w:id="1194" w:author="Cristiano Cesario" w:date="2014-06-23T10:59:00Z">
                                <w:rPr>
                                  <w:lang w:val="en-US"/>
                                </w:rPr>
                              </w:rPrChange>
                            </w:rPr>
                            <w:t xml:space="preserve">Identify commits that were deleted locally since previous run: </w:t>
                          </w:r>
                          <w:proofErr w:type="spellStart"/>
                          <w:r w:rsidRPr="005D3144">
                            <w:rPr>
                              <w:sz w:val="16"/>
                              <w:szCs w:val="16"/>
                              <w:lang w:val="en-US"/>
                              <w:rPrChange w:id="1195" w:author="Cristiano Cesario" w:date="2014-06-23T10:59:00Z">
                                <w:rPr>
                                  <w:lang w:val="en-US"/>
                                </w:rPr>
                              </w:rPrChange>
                            </w:rPr>
                            <w:t>commitsToDelete</w:t>
                          </w:r>
                          <w:proofErr w:type="spellEnd"/>
                          <w:r w:rsidRPr="005D3144">
                            <w:rPr>
                              <w:sz w:val="16"/>
                              <w:szCs w:val="16"/>
                              <w:lang w:val="en-US"/>
                              <w:rPrChange w:id="1196" w:author="Cristiano Cesario" w:date="2014-06-23T10:59:00Z">
                                <w:rPr>
                                  <w:lang w:val="en-US"/>
                                </w:rPr>
                              </w:rPrChange>
                            </w:rPr>
                            <w:t xml:space="preserve"> = </w:t>
                          </w:r>
                          <w:proofErr w:type="spellStart"/>
                          <w:r w:rsidRPr="005D3144">
                            <w:rPr>
                              <w:sz w:val="16"/>
                              <w:szCs w:val="16"/>
                              <w:lang w:val="en-US"/>
                              <w:rPrChange w:id="1197" w:author="Cristiano Cesario" w:date="2014-06-23T10:59:00Z">
                                <w:rPr>
                                  <w:lang w:val="en-US"/>
                                </w:rPr>
                              </w:rPrChange>
                            </w:rPr>
                            <w:t>previousSnapshot</w:t>
                          </w:r>
                          <w:proofErr w:type="spellEnd"/>
                          <w:r w:rsidRPr="005D3144">
                            <w:rPr>
                              <w:sz w:val="16"/>
                              <w:szCs w:val="16"/>
                              <w:lang w:val="en-US"/>
                              <w:rPrChange w:id="1198" w:author="Cristiano Cesario" w:date="2014-06-23T10:59:00Z">
                                <w:rPr>
                                  <w:lang w:val="en-US"/>
                                </w:rPr>
                              </w:rPrChange>
                            </w:rPr>
                            <w:t xml:space="preserve"> \ </w:t>
                          </w:r>
                          <w:proofErr w:type="spellStart"/>
                          <w:r w:rsidRPr="005D3144">
                            <w:rPr>
                              <w:sz w:val="16"/>
                              <w:szCs w:val="16"/>
                              <w:lang w:val="en-US"/>
                              <w:rPrChange w:id="1199" w:author="Cristiano Cesario" w:date="2014-06-23T10:59:00Z">
                                <w:rPr>
                                  <w:lang w:val="en-US"/>
                                </w:rPr>
                              </w:rPrChange>
                            </w:rPr>
                            <w:t>currentSnapshot</w:t>
                          </w:r>
                          <w:proofErr w:type="spellEnd"/>
                        </w:ins>
                      </w:p>
                      <w:p w14:paraId="0C1BCF81" w14:textId="77777777" w:rsidR="00C62924" w:rsidRPr="005D3144" w:rsidRDefault="00C62924">
                        <w:pPr>
                          <w:pStyle w:val="ListaNumerada"/>
                          <w:numPr>
                            <w:ilvl w:val="0"/>
                            <w:numId w:val="44"/>
                          </w:numPr>
                          <w:spacing w:before="0" w:after="60"/>
                          <w:ind w:left="142" w:hanging="218"/>
                          <w:jc w:val="left"/>
                          <w:rPr>
                            <w:ins w:id="1200" w:author="Cristiano Cesario" w:date="2014-06-23T10:59:00Z"/>
                            <w:sz w:val="16"/>
                            <w:szCs w:val="16"/>
                            <w:lang w:val="en-US"/>
                            <w:rPrChange w:id="1201" w:author="Cristiano Cesario" w:date="2014-06-23T10:59:00Z">
                              <w:rPr>
                                <w:ins w:id="1202" w:author="Cristiano Cesario" w:date="2014-06-23T10:59:00Z"/>
                                <w:lang w:val="en-US"/>
                              </w:rPr>
                            </w:rPrChange>
                          </w:rPr>
                          <w:pPrChange w:id="1203" w:author="Cristiano Cesario" w:date="2014-06-23T11:12:00Z">
                            <w:pPr>
                              <w:pStyle w:val="ListaNumerada"/>
                              <w:numPr>
                                <w:numId w:val="44"/>
                              </w:numPr>
                              <w:ind w:left="360"/>
                            </w:pPr>
                          </w:pPrChange>
                        </w:pPr>
                        <w:ins w:id="1204" w:author="Cristiano Cesario" w:date="2014-06-23T10:59:00Z">
                          <w:r w:rsidRPr="005D3144">
                            <w:rPr>
                              <w:sz w:val="16"/>
                              <w:szCs w:val="16"/>
                              <w:lang w:val="en-US"/>
                              <w:rPrChange w:id="1205" w:author="Cristiano Cesario" w:date="2014-06-23T10:59:00Z">
                                <w:rPr>
                                  <w:lang w:val="en-US"/>
                                </w:rPr>
                              </w:rPrChange>
                            </w:rPr>
                            <w:t xml:space="preserve">If </w:t>
                          </w:r>
                          <w:proofErr w:type="spellStart"/>
                          <w:r w:rsidRPr="005D3144">
                            <w:rPr>
                              <w:sz w:val="16"/>
                              <w:szCs w:val="16"/>
                              <w:lang w:val="en-US"/>
                              <w:rPrChange w:id="1206" w:author="Cristiano Cesario" w:date="2014-06-23T10:59:00Z">
                                <w:rPr>
                                  <w:lang w:val="en-US"/>
                                </w:rPr>
                              </w:rPrChange>
                            </w:rPr>
                            <w:t>commitsToDelete</w:t>
                          </w:r>
                          <w:proofErr w:type="spellEnd"/>
                          <w:r w:rsidRPr="005D3144">
                            <w:rPr>
                              <w:sz w:val="16"/>
                              <w:szCs w:val="16"/>
                              <w:lang w:val="en-US"/>
                              <w:rPrChange w:id="1207" w:author="Cristiano Cesario" w:date="2014-06-23T10:59:00Z">
                                <w:rPr>
                                  <w:lang w:val="en-US"/>
                                </w:rPr>
                              </w:rPrChange>
                            </w:rPr>
                            <w:t xml:space="preserve"> is not empty, delete commits from </w:t>
                          </w:r>
                          <w:proofErr w:type="spellStart"/>
                          <w:r w:rsidRPr="005D3144">
                            <w:rPr>
                              <w:sz w:val="16"/>
                              <w:szCs w:val="16"/>
                              <w:lang w:val="en-US"/>
                              <w:rPrChange w:id="1208" w:author="Cristiano Cesario" w:date="2014-06-23T10:59:00Z">
                                <w:rPr>
                                  <w:lang w:val="en-US"/>
                                </w:rPr>
                              </w:rPrChange>
                            </w:rPr>
                            <w:t>commitsToDelete</w:t>
                          </w:r>
                          <w:proofErr w:type="spellEnd"/>
                          <w:r w:rsidRPr="005D3144">
                            <w:rPr>
                              <w:sz w:val="16"/>
                              <w:szCs w:val="16"/>
                              <w:lang w:val="en-US"/>
                              <w:rPrChange w:id="1209" w:author="Cristiano Cesario" w:date="2014-06-23T10:59:00Z">
                                <w:rPr>
                                  <w:lang w:val="en-US"/>
                                </w:rPr>
                              </w:rPrChange>
                            </w:rPr>
                            <w:t xml:space="preserve"> in the database</w:t>
                          </w:r>
                        </w:ins>
                      </w:p>
                      <w:p w14:paraId="31EE6645" w14:textId="702AC2FB" w:rsidR="00C62924" w:rsidRPr="005D3144" w:rsidRDefault="00C62924">
                        <w:pPr>
                          <w:pStyle w:val="ListaNumerada"/>
                          <w:numPr>
                            <w:ilvl w:val="0"/>
                            <w:numId w:val="44"/>
                          </w:numPr>
                          <w:spacing w:before="0" w:after="60"/>
                          <w:ind w:left="142" w:hanging="218"/>
                          <w:jc w:val="left"/>
                          <w:rPr>
                            <w:ins w:id="1210" w:author="Cristiano Cesario" w:date="2014-06-23T10:59:00Z"/>
                            <w:sz w:val="16"/>
                            <w:szCs w:val="16"/>
                            <w:lang w:val="en-US"/>
                            <w:rPrChange w:id="1211" w:author="Cristiano Cesario" w:date="2014-06-23T10:59:00Z">
                              <w:rPr>
                                <w:ins w:id="1212" w:author="Cristiano Cesario" w:date="2014-06-23T10:59:00Z"/>
                                <w:lang w:val="en-US"/>
                              </w:rPr>
                            </w:rPrChange>
                          </w:rPr>
                          <w:pPrChange w:id="1213" w:author="Cristiano Cesario" w:date="2014-06-23T11:12:00Z">
                            <w:pPr>
                              <w:pStyle w:val="ListaNumerada"/>
                              <w:numPr>
                                <w:numId w:val="44"/>
                              </w:numPr>
                              <w:ind w:left="360"/>
                            </w:pPr>
                          </w:pPrChange>
                        </w:pPr>
                        <w:ins w:id="1214" w:author="Cristiano Cesario" w:date="2014-06-23T10:59:00Z">
                          <w:r w:rsidRPr="005D3144">
                            <w:rPr>
                              <w:sz w:val="16"/>
                              <w:szCs w:val="16"/>
                              <w:lang w:val="en-US"/>
                              <w:rPrChange w:id="1215" w:author="Cristiano Cesario" w:date="2014-06-23T10:59:00Z">
                                <w:rPr>
                                  <w:lang w:val="en-US"/>
                                </w:rPr>
                              </w:rPrChange>
                            </w:rPr>
                            <w:t xml:space="preserve">Identify local commits that were in non-tracked branches, that now are in tracked branches </w:t>
                          </w:r>
                        </w:ins>
                        <w:ins w:id="1216" w:author="Cristiano Cesario" w:date="2014-06-23T11:04:00Z">
                          <w:r>
                            <w:rPr>
                              <w:sz w:val="16"/>
                              <w:szCs w:val="16"/>
                              <w:lang w:val="en-US"/>
                            </w:rPr>
                            <w:t>(</w:t>
                          </w:r>
                        </w:ins>
                        <w:proofErr w:type="spellStart"/>
                        <w:ins w:id="1217" w:author="Cristiano Cesario" w:date="2014-06-23T10:59:00Z">
                          <w:r w:rsidRPr="005D3144">
                            <w:rPr>
                              <w:sz w:val="16"/>
                              <w:szCs w:val="16"/>
                              <w:lang w:val="en-US"/>
                              <w:rPrChange w:id="1218" w:author="Cristiano Cesario" w:date="2014-06-23T10:59:00Z">
                                <w:rPr>
                                  <w:lang w:val="en-US"/>
                                </w:rPr>
                              </w:rPrChange>
                            </w:rPr>
                            <w:t>nowTrackedCommits</w:t>
                          </w:r>
                        </w:ins>
                        <w:proofErr w:type="spellEnd"/>
                        <w:ins w:id="1219" w:author="Cristiano Cesario" w:date="2014-06-23T11:04:00Z">
                          <w:r>
                            <w:rPr>
                              <w:sz w:val="16"/>
                              <w:szCs w:val="16"/>
                              <w:lang w:val="en-US"/>
                            </w:rPr>
                            <w:t>)</w:t>
                          </w:r>
                        </w:ins>
                      </w:p>
                      <w:p w14:paraId="21D631CC" w14:textId="77777777" w:rsidR="00C62924" w:rsidRPr="005D3144" w:rsidRDefault="00C62924">
                        <w:pPr>
                          <w:pStyle w:val="ListaNumerada"/>
                          <w:numPr>
                            <w:ilvl w:val="0"/>
                            <w:numId w:val="44"/>
                          </w:numPr>
                          <w:spacing w:before="0" w:after="60"/>
                          <w:ind w:left="142" w:hanging="218"/>
                          <w:jc w:val="left"/>
                          <w:rPr>
                            <w:ins w:id="1220" w:author="Cristiano Cesario" w:date="2014-06-23T10:59:00Z"/>
                            <w:sz w:val="16"/>
                            <w:szCs w:val="16"/>
                            <w:lang w:val="en-US"/>
                            <w:rPrChange w:id="1221" w:author="Cristiano Cesario" w:date="2014-06-23T10:59:00Z">
                              <w:rPr>
                                <w:ins w:id="1222" w:author="Cristiano Cesario" w:date="2014-06-23T10:59:00Z"/>
                                <w:lang w:val="en-US"/>
                              </w:rPr>
                            </w:rPrChange>
                          </w:rPr>
                          <w:pPrChange w:id="1223" w:author="Cristiano Cesario" w:date="2014-06-23T11:12:00Z">
                            <w:pPr>
                              <w:pStyle w:val="ListaNumerada"/>
                              <w:numPr>
                                <w:numId w:val="44"/>
                              </w:numPr>
                              <w:ind w:left="360"/>
                            </w:pPr>
                          </w:pPrChange>
                        </w:pPr>
                        <w:ins w:id="1224" w:author="Cristiano Cesario" w:date="2014-06-23T10:59:00Z">
                          <w:r w:rsidRPr="005D3144">
                            <w:rPr>
                              <w:sz w:val="16"/>
                              <w:szCs w:val="16"/>
                              <w:lang w:val="en-US"/>
                              <w:rPrChange w:id="1225" w:author="Cristiano Cesario" w:date="2014-06-23T10:59:00Z">
                                <w:rPr>
                                  <w:lang w:val="en-US"/>
                                </w:rPr>
                              </w:rPrChange>
                            </w:rPr>
                            <w:t xml:space="preserve">Update commits from </w:t>
                          </w:r>
                          <w:proofErr w:type="spellStart"/>
                          <w:r w:rsidRPr="005D3144">
                            <w:rPr>
                              <w:sz w:val="16"/>
                              <w:szCs w:val="16"/>
                              <w:lang w:val="en-US"/>
                              <w:rPrChange w:id="1226" w:author="Cristiano Cesario" w:date="2014-06-23T10:59:00Z">
                                <w:rPr>
                                  <w:lang w:val="en-US"/>
                                </w:rPr>
                              </w:rPrChange>
                            </w:rPr>
                            <w:t>nowTrackedCommits</w:t>
                          </w:r>
                          <w:proofErr w:type="spellEnd"/>
                          <w:r w:rsidRPr="005D3144">
                            <w:rPr>
                              <w:sz w:val="16"/>
                              <w:szCs w:val="16"/>
                              <w:lang w:val="en-US"/>
                              <w:rPrChange w:id="1227" w:author="Cristiano Cesario" w:date="2014-06-23T10:59:00Z">
                                <w:rPr>
                                  <w:lang w:val="en-US"/>
                                </w:rPr>
                              </w:rPrChange>
                            </w:rPr>
                            <w:t>, changing tracked attribute to “true”</w:t>
                          </w:r>
                        </w:ins>
                      </w:p>
                      <w:p w14:paraId="31411296" w14:textId="4245608E" w:rsidR="00C62924" w:rsidRPr="005D3144" w:rsidRDefault="00C62924">
                        <w:pPr>
                          <w:pStyle w:val="ListaNumerada"/>
                          <w:numPr>
                            <w:ilvl w:val="0"/>
                            <w:numId w:val="44"/>
                          </w:numPr>
                          <w:spacing w:before="0" w:after="60"/>
                          <w:ind w:left="142" w:hanging="218"/>
                          <w:jc w:val="left"/>
                          <w:rPr>
                            <w:ins w:id="1228" w:author="Cristiano Cesario" w:date="2014-06-23T10:59:00Z"/>
                            <w:sz w:val="16"/>
                            <w:szCs w:val="16"/>
                            <w:lang w:val="en-US"/>
                            <w:rPrChange w:id="1229" w:author="Cristiano Cesario" w:date="2014-06-23T10:59:00Z">
                              <w:rPr>
                                <w:ins w:id="1230" w:author="Cristiano Cesario" w:date="2014-06-23T10:59:00Z"/>
                                <w:lang w:val="en-US"/>
                              </w:rPr>
                            </w:rPrChange>
                          </w:rPr>
                          <w:pPrChange w:id="1231" w:author="Cristiano Cesario" w:date="2014-06-23T11:12:00Z">
                            <w:pPr>
                              <w:pStyle w:val="ListaNumerada"/>
                              <w:numPr>
                                <w:numId w:val="44"/>
                              </w:numPr>
                              <w:ind w:left="360"/>
                            </w:pPr>
                          </w:pPrChange>
                        </w:pPr>
                        <w:ins w:id="1232" w:author="Cristiano Cesario" w:date="2014-06-23T10:59:00Z">
                          <w:r w:rsidRPr="005D3144">
                            <w:rPr>
                              <w:sz w:val="16"/>
                              <w:szCs w:val="16"/>
                              <w:lang w:val="en-US"/>
                              <w:rPrChange w:id="1233" w:author="Cristiano Cesario" w:date="2014-06-23T10:59:00Z">
                                <w:rPr>
                                  <w:lang w:val="en-US"/>
                                </w:rPr>
                              </w:rPrChange>
                            </w:rPr>
                            <w:t xml:space="preserve">Remove deleted commits from </w:t>
                          </w:r>
                          <w:proofErr w:type="spellStart"/>
                          <w:r w:rsidRPr="005D3144">
                            <w:rPr>
                              <w:sz w:val="16"/>
                              <w:szCs w:val="16"/>
                              <w:lang w:val="en-US"/>
                              <w:rPrChange w:id="1234" w:author="Cristiano Cesario" w:date="2014-06-23T10:59:00Z">
                                <w:rPr>
                                  <w:lang w:val="en-US"/>
                                </w:rPr>
                              </w:rPrChange>
                            </w:rPr>
                            <w:t>commitsNotFoundInSomeReps</w:t>
                          </w:r>
                          <w:proofErr w:type="spellEnd"/>
                          <w:r w:rsidRPr="005D3144">
                            <w:rPr>
                              <w:sz w:val="16"/>
                              <w:szCs w:val="16"/>
                              <w:lang w:val="en-US"/>
                              <w:rPrChange w:id="1235" w:author="Cristiano Cesario" w:date="2014-06-23T10:59:00Z">
                                <w:rPr>
                                  <w:lang w:val="en-US"/>
                                </w:rPr>
                              </w:rPrChange>
                            </w:rPr>
                            <w:t xml:space="preserve">  </w:t>
                          </w:r>
                        </w:ins>
                        <w:ins w:id="1236" w:author="Cristiano Cesario" w:date="2014-06-23T11:04:00Z">
                          <w:r>
                            <w:rPr>
                              <w:sz w:val="16"/>
                              <w:szCs w:val="16"/>
                              <w:lang w:val="en-US"/>
                            </w:rPr>
                            <w:t>(</w:t>
                          </w:r>
                        </w:ins>
                        <w:proofErr w:type="spellStart"/>
                        <w:ins w:id="1237" w:author="Cristiano Cesario" w:date="2014-06-23T10:59:00Z">
                          <w:r w:rsidRPr="005D3144">
                            <w:rPr>
                              <w:sz w:val="16"/>
                              <w:szCs w:val="16"/>
                              <w:lang w:val="en-US"/>
                              <w:rPrChange w:id="1238" w:author="Cristiano Cesario" w:date="2014-06-23T10:59:00Z">
                                <w:rPr>
                                  <w:lang w:val="en-US"/>
                                </w:rPr>
                              </w:rPrChange>
                            </w:rPr>
                            <w:t>commitsToUpdate</w:t>
                          </w:r>
                          <w:proofErr w:type="spellEnd"/>
                          <w:r w:rsidRPr="005D3144">
                            <w:rPr>
                              <w:sz w:val="16"/>
                              <w:szCs w:val="16"/>
                              <w:lang w:val="en-US"/>
                              <w:rPrChange w:id="1239" w:author="Cristiano Cesario" w:date="2014-06-23T10:59:00Z">
                                <w:rPr>
                                  <w:lang w:val="en-US"/>
                                </w:rPr>
                              </w:rPrChange>
                            </w:rPr>
                            <w:t xml:space="preserve"> = </w:t>
                          </w:r>
                          <w:proofErr w:type="spellStart"/>
                          <w:r w:rsidRPr="005D3144">
                            <w:rPr>
                              <w:sz w:val="16"/>
                              <w:szCs w:val="16"/>
                              <w:lang w:val="en-US"/>
                              <w:rPrChange w:id="1240" w:author="Cristiano Cesario" w:date="2014-06-23T10:59:00Z">
                                <w:rPr>
                                  <w:lang w:val="en-US"/>
                                </w:rPr>
                              </w:rPrChange>
                            </w:rPr>
                            <w:t>commitsNotFoundInSomeReps</w:t>
                          </w:r>
                          <w:proofErr w:type="spellEnd"/>
                          <w:r w:rsidRPr="005D3144">
                            <w:rPr>
                              <w:sz w:val="16"/>
                              <w:szCs w:val="16"/>
                              <w:lang w:val="en-US"/>
                              <w:rPrChange w:id="1241" w:author="Cristiano Cesario" w:date="2014-06-23T10:59:00Z">
                                <w:rPr>
                                  <w:lang w:val="en-US"/>
                                </w:rPr>
                              </w:rPrChange>
                            </w:rPr>
                            <w:t xml:space="preserve"> \ </w:t>
                          </w:r>
                          <w:proofErr w:type="spellStart"/>
                          <w:r w:rsidRPr="005D3144">
                            <w:rPr>
                              <w:sz w:val="16"/>
                              <w:szCs w:val="16"/>
                              <w:lang w:val="en-US"/>
                              <w:rPrChange w:id="1242" w:author="Cristiano Cesario" w:date="2014-06-23T10:59:00Z">
                                <w:rPr>
                                  <w:lang w:val="en-US"/>
                                </w:rPr>
                              </w:rPrChange>
                            </w:rPr>
                            <w:t>commitsToDelete</w:t>
                          </w:r>
                        </w:ins>
                        <w:proofErr w:type="spellEnd"/>
                        <w:ins w:id="1243" w:author="Cristiano Cesario" w:date="2014-06-23T11:04:00Z">
                          <w:r>
                            <w:rPr>
                              <w:sz w:val="16"/>
                              <w:szCs w:val="16"/>
                              <w:lang w:val="en-US"/>
                            </w:rPr>
                            <w:t>)</w:t>
                          </w:r>
                        </w:ins>
                      </w:p>
                      <w:p w14:paraId="2872D62A" w14:textId="4A88E3A5" w:rsidR="00C62924" w:rsidRPr="005D3144" w:rsidRDefault="00C62924">
                        <w:pPr>
                          <w:pStyle w:val="ListaNumerada"/>
                          <w:numPr>
                            <w:ilvl w:val="0"/>
                            <w:numId w:val="44"/>
                          </w:numPr>
                          <w:spacing w:before="0" w:after="60"/>
                          <w:ind w:left="142" w:hanging="218"/>
                          <w:jc w:val="left"/>
                          <w:rPr>
                            <w:ins w:id="1244" w:author="Cristiano Cesario" w:date="2014-06-23T10:59:00Z"/>
                            <w:sz w:val="16"/>
                            <w:szCs w:val="16"/>
                            <w:lang w:val="en-US"/>
                            <w:rPrChange w:id="1245" w:author="Cristiano Cesario" w:date="2014-06-23T10:59:00Z">
                              <w:rPr>
                                <w:ins w:id="1246" w:author="Cristiano Cesario" w:date="2014-06-23T10:59:00Z"/>
                                <w:lang w:val="en-US"/>
                              </w:rPr>
                            </w:rPrChange>
                          </w:rPr>
                          <w:pPrChange w:id="1247" w:author="Cristiano Cesario" w:date="2014-06-23T11:12:00Z">
                            <w:pPr>
                              <w:pStyle w:val="ListaNumerada"/>
                              <w:numPr>
                                <w:numId w:val="44"/>
                              </w:numPr>
                              <w:ind w:left="360"/>
                            </w:pPr>
                          </w:pPrChange>
                        </w:pPr>
                        <w:ins w:id="1248" w:author="Cristiano Cesario" w:date="2014-06-23T10:59:00Z">
                          <w:r w:rsidRPr="005D3144">
                            <w:rPr>
                              <w:sz w:val="16"/>
                              <w:szCs w:val="16"/>
                              <w:lang w:val="en-US"/>
                              <w:rPrChange w:id="1249" w:author="Cristiano Cesario" w:date="2014-06-23T10:59:00Z">
                                <w:rPr>
                                  <w:lang w:val="en-US"/>
                                </w:rPr>
                              </w:rPrChange>
                            </w:rPr>
                            <w:t xml:space="preserve">For each one of </w:t>
                          </w:r>
                          <w:proofErr w:type="spellStart"/>
                          <w:r w:rsidRPr="005D3144">
                            <w:rPr>
                              <w:sz w:val="16"/>
                              <w:szCs w:val="16"/>
                              <w:lang w:val="en-US"/>
                              <w:rPrChange w:id="1250" w:author="Cristiano Cesario" w:date="2014-06-23T10:59:00Z">
                                <w:rPr>
                                  <w:lang w:val="en-US"/>
                                </w:rPr>
                              </w:rPrChange>
                            </w:rPr>
                            <w:t>commitsToUpdate</w:t>
                          </w:r>
                          <w:proofErr w:type="spellEnd"/>
                          <w:r w:rsidRPr="005D3144">
                            <w:rPr>
                              <w:sz w:val="16"/>
                              <w:szCs w:val="16"/>
                              <w:lang w:val="en-US"/>
                              <w:rPrChange w:id="1251" w:author="Cristiano Cesario" w:date="2014-06-23T10:59:00Z">
                                <w:rPr>
                                  <w:lang w:val="en-US"/>
                                </w:rPr>
                              </w:rPrChange>
                            </w:rPr>
                            <w:t xml:space="preserve"> commits, update the list of repositories where it is found, according to the </w:t>
                          </w:r>
                        </w:ins>
                        <w:ins w:id="1252" w:author="Cristiano Cesario" w:date="2014-06-23T13:51:00Z">
                          <w:r>
                            <w:rPr>
                              <w:sz w:val="16"/>
                              <w:szCs w:val="16"/>
                              <w:lang w:val="en-US"/>
                            </w:rPr>
                            <w:t>algorithm</w:t>
                          </w:r>
                        </w:ins>
                        <w:ins w:id="1253" w:author="Cristiano Cesario" w:date="2014-06-23T10:59:00Z">
                          <w:r w:rsidRPr="005D3144">
                            <w:rPr>
                              <w:sz w:val="16"/>
                              <w:szCs w:val="16"/>
                              <w:lang w:val="en-US"/>
                              <w:rPrChange w:id="1254" w:author="Cristiano Cesario" w:date="2014-06-23T10:59:00Z">
                                <w:rPr>
                                  <w:lang w:val="en-US"/>
                                </w:rPr>
                              </w:rPrChange>
                            </w:rPr>
                            <w:t xml:space="preserve"> in </w:t>
                          </w:r>
                        </w:ins>
                        <w:ins w:id="1255" w:author="Cristiano Cesario" w:date="2014-06-23T11:22:00Z">
                          <w:r>
                            <w:rPr>
                              <w:sz w:val="16"/>
                              <w:szCs w:val="16"/>
                              <w:lang w:val="en-US"/>
                            </w:rPr>
                            <w:fldChar w:fldCharType="begin"/>
                          </w:r>
                          <w:r>
                            <w:rPr>
                              <w:sz w:val="16"/>
                              <w:szCs w:val="16"/>
                              <w:lang w:val="en-US"/>
                            </w:rPr>
                            <w:instrText xml:space="preserve"> REF _Ref391285893 \h </w:instrText>
                          </w:r>
                        </w:ins>
                        <w:r>
                          <w:rPr>
                            <w:sz w:val="16"/>
                            <w:szCs w:val="16"/>
                            <w:lang w:val="en-US"/>
                          </w:rPr>
                          <w:instrText xml:space="preserve"> \* MERGEFORMAT </w:instrText>
                        </w:r>
                        <w:r>
                          <w:rPr>
                            <w:sz w:val="16"/>
                            <w:szCs w:val="16"/>
                            <w:lang w:val="en-US"/>
                          </w:rPr>
                        </w:r>
                        <w:r>
                          <w:rPr>
                            <w:sz w:val="16"/>
                            <w:szCs w:val="16"/>
                            <w:lang w:val="en-US"/>
                          </w:rPr>
                          <w:fldChar w:fldCharType="separate"/>
                        </w:r>
                        <w:ins w:id="1256" w:author="Cristiano Cesario" w:date="2014-06-23T11:22:00Z">
                          <w:r w:rsidRPr="00C56A5A">
                            <w:rPr>
                              <w:sz w:val="16"/>
                              <w:szCs w:val="16"/>
                              <w:lang w:val="en-US"/>
                              <w:rPrChange w:id="1257" w:author="Cristiano Cesario" w:date="2014-06-23T11:23:00Z">
                                <w:rPr/>
                              </w:rPrChange>
                            </w:rPr>
                            <w:t>Table VI</w:t>
                          </w:r>
                          <w:r>
                            <w:rPr>
                              <w:sz w:val="16"/>
                              <w:szCs w:val="16"/>
                              <w:lang w:val="en-US"/>
                            </w:rPr>
                            <w:fldChar w:fldCharType="end"/>
                          </w:r>
                        </w:ins>
                      </w:p>
                      <w:p w14:paraId="08A87A60" w14:textId="77777777" w:rsidR="00C62924" w:rsidRDefault="00C62924" w:rsidP="00134A5D">
                        <w:pPr>
                          <w:pStyle w:val="ListaNumerada"/>
                          <w:numPr>
                            <w:ilvl w:val="0"/>
                            <w:numId w:val="44"/>
                          </w:numPr>
                          <w:spacing w:before="0" w:after="60"/>
                          <w:ind w:left="142" w:hanging="218"/>
                          <w:jc w:val="left"/>
                          <w:rPr>
                            <w:ins w:id="1258" w:author="Cristiano Cesario" w:date="2014-06-25T19:42:00Z"/>
                            <w:sz w:val="16"/>
                            <w:szCs w:val="16"/>
                            <w:lang w:val="en-US"/>
                          </w:rPr>
                        </w:pPr>
                        <w:ins w:id="1259" w:author="Cristiano Cesario" w:date="2014-06-23T10:59:00Z">
                          <w:r w:rsidRPr="005D3144">
                            <w:rPr>
                              <w:sz w:val="16"/>
                              <w:szCs w:val="16"/>
                              <w:lang w:val="en-US"/>
                              <w:rPrChange w:id="1260" w:author="Cristiano Cesario" w:date="2014-06-23T10:59:00Z">
                                <w:rPr>
                                  <w:lang w:val="en-US"/>
                                </w:rPr>
                              </w:rPrChange>
                            </w:rPr>
                            <w:t xml:space="preserve">Update commits from </w:t>
                          </w:r>
                          <w:proofErr w:type="spellStart"/>
                          <w:r w:rsidRPr="005D3144">
                            <w:rPr>
                              <w:sz w:val="16"/>
                              <w:szCs w:val="16"/>
                              <w:lang w:val="en-US"/>
                              <w:rPrChange w:id="1261" w:author="Cristiano Cesario" w:date="2014-06-23T10:59:00Z">
                                <w:rPr>
                                  <w:lang w:val="en-US"/>
                                </w:rPr>
                              </w:rPrChange>
                            </w:rPr>
                            <w:t>commitsToUpdate</w:t>
                          </w:r>
                          <w:proofErr w:type="spellEnd"/>
                          <w:r w:rsidRPr="005D3144">
                            <w:rPr>
                              <w:sz w:val="16"/>
                              <w:szCs w:val="16"/>
                              <w:lang w:val="en-US"/>
                              <w:rPrChange w:id="1262" w:author="Cristiano Cesario" w:date="2014-06-23T10:59:00Z">
                                <w:rPr>
                                  <w:lang w:val="en-US"/>
                                </w:rPr>
                              </w:rPrChange>
                            </w:rPr>
                            <w:t xml:space="preserve"> that had the “</w:t>
                          </w:r>
                          <w:proofErr w:type="spellStart"/>
                          <w:r w:rsidRPr="005D3144">
                            <w:rPr>
                              <w:sz w:val="16"/>
                              <w:szCs w:val="16"/>
                              <w:lang w:val="en-US"/>
                              <w:rPrChange w:id="1263" w:author="Cristiano Cesario" w:date="2014-06-23T10:59:00Z">
                                <w:rPr>
                                  <w:lang w:val="en-US"/>
                                </w:rPr>
                              </w:rPrChange>
                            </w:rPr>
                            <w:t>foundI</w:t>
                          </w:r>
                          <w:r>
                            <w:rPr>
                              <w:sz w:val="16"/>
                              <w:szCs w:val="16"/>
                              <w:lang w:val="en-US"/>
                            </w:rPr>
                            <w:t>n</w:t>
                          </w:r>
                          <w:proofErr w:type="spellEnd"/>
                          <w:r>
                            <w:rPr>
                              <w:sz w:val="16"/>
                              <w:szCs w:val="16"/>
                              <w:lang w:val="en-US"/>
                            </w:rPr>
                            <w:t>” list changed in the database</w:t>
                          </w:r>
                        </w:ins>
                        <w:ins w:id="1264" w:author="Cristiano Cesario" w:date="2014-06-25T19:42:00Z">
                          <w:r w:rsidRPr="00134A5D">
                            <w:rPr>
                              <w:sz w:val="16"/>
                              <w:szCs w:val="16"/>
                              <w:lang w:val="en-US"/>
                            </w:rPr>
                            <w:t xml:space="preserve"> </w:t>
                          </w:r>
                        </w:ins>
                      </w:p>
                      <w:p w14:paraId="61ACF691" w14:textId="05686869" w:rsidR="00C62924" w:rsidRPr="00C00B5C" w:rsidRDefault="00C62924" w:rsidP="00134A5D">
                        <w:pPr>
                          <w:pStyle w:val="ListaNumerada"/>
                          <w:numPr>
                            <w:ilvl w:val="0"/>
                            <w:numId w:val="44"/>
                          </w:numPr>
                          <w:spacing w:before="0" w:after="60"/>
                          <w:ind w:left="142" w:hanging="218"/>
                          <w:jc w:val="left"/>
                          <w:rPr>
                            <w:ins w:id="1265" w:author="Cristiano Cesario" w:date="2014-06-25T19:42:00Z"/>
                            <w:sz w:val="16"/>
                            <w:szCs w:val="16"/>
                            <w:lang w:val="en-US"/>
                          </w:rPr>
                        </w:pPr>
                        <w:ins w:id="1266" w:author="Cristiano Cesario" w:date="2014-06-25T19:42:00Z">
                          <w:r>
                            <w:rPr>
                              <w:sz w:val="16"/>
                              <w:szCs w:val="16"/>
                              <w:lang w:val="en-US"/>
                            </w:rPr>
                            <w:t xml:space="preserve">Save </w:t>
                          </w:r>
                          <w:proofErr w:type="spellStart"/>
                          <w:r>
                            <w:rPr>
                              <w:sz w:val="16"/>
                              <w:szCs w:val="16"/>
                              <w:lang w:val="en-US"/>
                            </w:rPr>
                            <w:t>current</w:t>
                          </w:r>
                        </w:ins>
                        <w:ins w:id="1267" w:author="Cristiano Cesario" w:date="2014-06-25T19:43:00Z">
                          <w:r>
                            <w:rPr>
                              <w:sz w:val="16"/>
                              <w:szCs w:val="16"/>
                              <w:lang w:val="en-US"/>
                            </w:rPr>
                            <w:t>S</w:t>
                          </w:r>
                        </w:ins>
                        <w:ins w:id="1268" w:author="Cristiano Cesario" w:date="2014-06-25T19:42:00Z">
                          <w:r w:rsidRPr="00C00B5C">
                            <w:rPr>
                              <w:sz w:val="16"/>
                              <w:szCs w:val="16"/>
                              <w:lang w:val="en-US"/>
                            </w:rPr>
                            <w:t>napshot</w:t>
                          </w:r>
                          <w:proofErr w:type="spellEnd"/>
                          <w:r w:rsidRPr="00C00B5C">
                            <w:rPr>
                              <w:sz w:val="16"/>
                              <w:szCs w:val="16"/>
                              <w:lang w:val="en-US"/>
                            </w:rPr>
                            <w:t xml:space="preserve"> to disk</w:t>
                          </w:r>
                        </w:ins>
                      </w:p>
                      <w:p w14:paraId="588EE2A5" w14:textId="2F58112B" w:rsidR="00C62924" w:rsidRPr="005D3144" w:rsidRDefault="00C62924">
                        <w:pPr>
                          <w:pStyle w:val="ListaNumerada"/>
                          <w:numPr>
                            <w:ilvl w:val="0"/>
                            <w:numId w:val="44"/>
                          </w:numPr>
                          <w:spacing w:before="0" w:after="60"/>
                          <w:ind w:left="142" w:hanging="218"/>
                          <w:jc w:val="left"/>
                          <w:rPr>
                            <w:ins w:id="1269" w:author="Cristiano Cesario" w:date="2014-06-23T10:59:00Z"/>
                            <w:sz w:val="16"/>
                            <w:szCs w:val="16"/>
                            <w:lang w:val="en-US"/>
                            <w:rPrChange w:id="1270" w:author="Cristiano Cesario" w:date="2014-06-23T10:59:00Z">
                              <w:rPr>
                                <w:ins w:id="1271" w:author="Cristiano Cesario" w:date="2014-06-23T10:59:00Z"/>
                                <w:lang w:val="en-US"/>
                              </w:rPr>
                            </w:rPrChange>
                          </w:rPr>
                          <w:pPrChange w:id="1272" w:author="Cristiano Cesario" w:date="2014-06-23T11:12:00Z">
                            <w:pPr>
                              <w:pStyle w:val="ListaNumerada"/>
                              <w:numPr>
                                <w:numId w:val="44"/>
                              </w:numPr>
                              <w:ind w:left="360"/>
                            </w:pPr>
                          </w:pPrChange>
                        </w:pPr>
                      </w:p>
                      <w:p w14:paraId="42799900" w14:textId="7CB51CF3" w:rsidR="00C62924" w:rsidRPr="005D3144" w:rsidRDefault="00C62924">
                        <w:pPr>
                          <w:ind w:left="142" w:hanging="218"/>
                          <w:rPr>
                            <w:sz w:val="16"/>
                            <w:szCs w:val="16"/>
                            <w:rPrChange w:id="1273" w:author="Cristiano Cesario" w:date="2014-06-23T10:59:00Z">
                              <w:rPr>
                                <w:lang w:val="pt-BR"/>
                              </w:rPr>
                            </w:rPrChange>
                          </w:rPr>
                          <w:pPrChange w:id="1274" w:author="Cristiano Cesario" w:date="2014-06-23T10:59:00Z">
                            <w:pPr>
                              <w:jc w:val="center"/>
                            </w:pPr>
                          </w:pPrChange>
                        </w:pPr>
                      </w:p>
                    </w:txbxContent>
                  </v:textbox>
                  <w10:anchorlock/>
                </v:shape>
              </w:pict>
            </mc:Fallback>
          </mc:AlternateContent>
        </w:r>
      </w:ins>
    </w:p>
    <w:p w14:paraId="4F3F6A6E" w14:textId="77777777" w:rsidR="000D333E" w:rsidRDefault="000D333E" w:rsidP="000D333E">
      <w:pPr>
        <w:pStyle w:val="Ttulo1"/>
        <w:rPr>
          <w:ins w:id="1275" w:author="Cristiano Cesario" w:date="2014-06-24T11:58:00Z"/>
        </w:rPr>
      </w:pPr>
      <w:bookmarkStart w:id="1276" w:name="_Ref391285893"/>
      <w:ins w:id="1277" w:author="Cristiano Cesario" w:date="2014-06-24T11:58:00Z">
        <w:r>
          <w:t>Implementation</w:t>
        </w:r>
      </w:ins>
    </w:p>
    <w:p w14:paraId="4EE2DD7E" w14:textId="77777777" w:rsidR="000D333E" w:rsidRDefault="000D333E" w:rsidP="000D333E">
      <w:pPr>
        <w:pStyle w:val="Text"/>
        <w:rPr>
          <w:ins w:id="1278" w:author="Cristiano Cesario" w:date="2014-06-24T11:58:00Z"/>
        </w:rPr>
      </w:pPr>
      <w:commentRangeStart w:id="1279"/>
      <w:ins w:id="1280" w:author="Cristiano Cesario" w:date="2014-06-24T11:58:00Z">
        <w:r>
          <w:t>Our approach uses a client application launched by</w:t>
        </w:r>
        <w:r w:rsidRPr="00DD5572">
          <w:t xml:space="preserve"> Java Web Start</w:t>
        </w:r>
        <w:r>
          <w:rPr>
            <w:rStyle w:val="Refdenotaderodap"/>
          </w:rPr>
          <w:footnoteReference w:id="11"/>
        </w:r>
        <w:r w:rsidRPr="00DD5572">
          <w:t xml:space="preserve"> Technology, and </w:t>
        </w:r>
        <w:r>
          <w:t>focus on monitoring</w:t>
        </w:r>
        <w:r w:rsidRPr="00DD5572">
          <w:t xml:space="preserve"> Git</w:t>
        </w:r>
        <w:r>
          <w:t xml:space="preserve"> repositories, once that this is the most used DVCS nowadays </w:t>
        </w:r>
        <w:r>
          <w:fldChar w:fldCharType="begin"/>
        </w:r>
        <w:r>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fldChar w:fldCharType="separate"/>
        </w:r>
        <w:r w:rsidRPr="006958C4">
          <w:t>[8]</w:t>
        </w:r>
        <w:r>
          <w:fldChar w:fldCharType="end"/>
        </w:r>
        <w:r w:rsidRPr="00DD5572">
          <w:t xml:space="preserve">. </w:t>
        </w:r>
        <w:r>
          <w:t>The client application gathers</w:t>
        </w:r>
        <w:r w:rsidRPr="00DD5572">
          <w:t xml:space="preserve"> information from repositories using JGit</w:t>
        </w:r>
        <w:r w:rsidRPr="00DD5572">
          <w:rPr>
            <w:rStyle w:val="Refdenotaderodap"/>
          </w:rPr>
          <w:footnoteReference w:id="12"/>
        </w:r>
        <w:r w:rsidRPr="00DD5572">
          <w:t xml:space="preserve"> library</w:t>
        </w:r>
        <w:r>
          <w:t>, which allows the user to use our approach without having a Git client installed</w:t>
        </w:r>
        <w:r w:rsidRPr="00DD5572">
          <w:t>.</w:t>
        </w:r>
        <w:r>
          <w:t xml:space="preserve"> Information gathered is stored in a central document database </w:t>
        </w:r>
        <w:commentRangeStart w:id="1285"/>
        <w:r>
          <w:t>running MongoDB</w:t>
        </w:r>
        <w:commentRangeEnd w:id="1285"/>
        <w:r>
          <w:rPr>
            <w:rStyle w:val="Refdecomentrio"/>
          </w:rPr>
          <w:commentReference w:id="1285"/>
        </w:r>
        <w:r>
          <w:rPr>
            <w:rStyle w:val="Refdenotaderodap"/>
          </w:rPr>
          <w:footnoteReference w:id="13"/>
        </w:r>
        <w:r>
          <w:t xml:space="preserve">. We present the information gathered as </w:t>
        </w:r>
        <w:r>
          <w:lastRenderedPageBreak/>
          <w:t xml:space="preserve">a series of graphs by using </w:t>
        </w:r>
        <w:r w:rsidRPr="00091394">
          <w:t>JUNG</w:t>
        </w:r>
        <w:r w:rsidRPr="00091394">
          <w:rPr>
            <w:rStyle w:val="Refdenotaderodap"/>
          </w:rPr>
          <w:footnoteReference w:id="14"/>
        </w:r>
        <w:r w:rsidRPr="00091394">
          <w:t xml:space="preserve"> library</w:t>
        </w:r>
        <w:r>
          <w:t>, from which it inherits the ability to extend existing layouts and filters to create new ones, which can be dynamically attached to the graphs that it presents.</w:t>
        </w:r>
        <w:commentRangeEnd w:id="1279"/>
        <w:r>
          <w:rPr>
            <w:rStyle w:val="Refdecomentrio"/>
          </w:rPr>
          <w:commentReference w:id="1279"/>
        </w:r>
        <w:r>
          <w:t xml:space="preserve"> </w:t>
        </w:r>
      </w:ins>
    </w:p>
    <w:p w14:paraId="70581B50" w14:textId="77777777" w:rsidR="000D333E" w:rsidRDefault="000D333E" w:rsidP="000D333E">
      <w:pPr>
        <w:pStyle w:val="Text"/>
        <w:rPr>
          <w:ins w:id="1290" w:author="Cristiano Cesario" w:date="2014-06-24T11:58:00Z"/>
        </w:rPr>
      </w:pPr>
      <w:ins w:id="1291" w:author="Cristiano Cesario" w:date="2014-06-24T11:58:00Z">
        <w:r>
          <w:t>All graphs present similar behavior,</w:t>
        </w:r>
        <w:commentRangeStart w:id="1292"/>
        <w:r w:rsidRPr="00317874">
          <w:t xml:space="preserve"> </w:t>
        </w:r>
        <w:r>
          <w:t xml:space="preserve">allowing the </w:t>
        </w:r>
        <w:r w:rsidRPr="00317874">
          <w:t xml:space="preserve">window </w:t>
        </w:r>
        <w:r>
          <w:t>to</w:t>
        </w:r>
        <w:r w:rsidRPr="00317874">
          <w:t xml:space="preserve"> be zoomed in or out, whether the user wants to see details of a particular area or an overview of the entire </w:t>
        </w:r>
        <w:r>
          <w:t>graph</w:t>
        </w:r>
        <w:r w:rsidRPr="00317874">
          <w:t xml:space="preserve">. By changing the window mode from </w:t>
        </w:r>
        <w:r w:rsidRPr="00317874">
          <w:rPr>
            <w:i/>
          </w:rPr>
          <w:t>transforming</w:t>
        </w:r>
        <w:r w:rsidRPr="00317874">
          <w:t xml:space="preserve"> to </w:t>
        </w:r>
        <w:r w:rsidRPr="00317874">
          <w:rPr>
            <w:i/>
          </w:rPr>
          <w:t>picking</w:t>
        </w:r>
        <w:r w:rsidRPr="00317874">
          <w:t>, it is possible to select a group of nodes and collapse them into one node that represents them, or simply drag them into new positions to have a better understanding of an area where there are too many crossing lines</w:t>
        </w:r>
        <w:r>
          <w:t>. There is also the possibility to collapse nodes to provide a better understanding of huge amounts of data</w:t>
        </w:r>
        <w:r w:rsidRPr="00317874">
          <w:t>.</w:t>
        </w:r>
        <w:commentRangeEnd w:id="1292"/>
        <w:r>
          <w:t xml:space="preserve"> </w:t>
        </w:r>
        <w:r>
          <w:rPr>
            <w:rStyle w:val="Refdecomentrio"/>
          </w:rPr>
          <w:commentReference w:id="1292"/>
        </w:r>
        <w:r>
          <w:t xml:space="preserve">As shown in </w:t>
        </w:r>
        <w:r>
          <w:fldChar w:fldCharType="begin"/>
        </w:r>
        <w:r>
          <w:instrText xml:space="preserve"> REF _Ref391129463 \h </w:instrText>
        </w:r>
      </w:ins>
      <w:ins w:id="1293" w:author="Cristiano Cesario" w:date="2014-06-24T11:58:00Z">
        <w:r>
          <w:fldChar w:fldCharType="separate"/>
        </w:r>
        <w:r>
          <w:t xml:space="preserve">Fig. </w:t>
        </w:r>
        <w:r>
          <w:rPr>
            <w:noProof/>
          </w:rPr>
          <w:t>8</w:t>
        </w:r>
        <w:r>
          <w:fldChar w:fldCharType="end"/>
        </w:r>
        <w:r>
          <w:t>, the label of collapsed nodes show the number of contained nodes (there is a white node containing 118 nodes and a green node containing 24 nodes).</w:t>
        </w:r>
      </w:ins>
    </w:p>
    <w:p w14:paraId="4BB6A3DA" w14:textId="77777777" w:rsidR="000D333E" w:rsidRPr="008A02D4" w:rsidRDefault="000D333E">
      <w:pPr>
        <w:rPr>
          <w:ins w:id="1294" w:author="Cristiano Cesario" w:date="2014-06-24T11:56:00Z"/>
        </w:rPr>
        <w:pPrChange w:id="1295" w:author="Cristiano Cesario" w:date="2014-06-24T11:58:00Z">
          <w:pPr>
            <w:pStyle w:val="Legenda"/>
          </w:pPr>
        </w:pPrChange>
      </w:pPr>
    </w:p>
    <w:p w14:paraId="1ABED1B9" w14:textId="77777777" w:rsidR="000D333E" w:rsidRDefault="000D333E">
      <w:pPr>
        <w:pStyle w:val="TableTitle"/>
        <w:rPr>
          <w:ins w:id="1296" w:author="Cristiano Cesario" w:date="2014-06-24T11:56:00Z"/>
        </w:rPr>
        <w:pPrChange w:id="1297" w:author="Cristiano Cesario" w:date="2014-06-24T11:57:00Z">
          <w:pPr>
            <w:pStyle w:val="Legenda"/>
          </w:pPr>
        </w:pPrChange>
      </w:pPr>
      <w:ins w:id="1298" w:author="Cristiano Cesario" w:date="2014-06-24T11:56:00Z">
        <w:r>
          <w:t xml:space="preserve">Table </w:t>
        </w:r>
        <w:r>
          <w:fldChar w:fldCharType="begin"/>
        </w:r>
        <w:r>
          <w:instrText xml:space="preserve"> SEQ Table \* ROMAN </w:instrText>
        </w:r>
        <w:r>
          <w:fldChar w:fldCharType="separate"/>
        </w:r>
        <w:r>
          <w:rPr>
            <w:noProof/>
          </w:rPr>
          <w:t>VI</w:t>
        </w:r>
        <w:r>
          <w:fldChar w:fldCharType="end"/>
        </w:r>
      </w:ins>
    </w:p>
    <w:p w14:paraId="25805C88" w14:textId="77777777" w:rsidR="000D333E" w:rsidRPr="00402347" w:rsidRDefault="000D333E">
      <w:pPr>
        <w:pStyle w:val="TableTitle"/>
        <w:rPr>
          <w:ins w:id="1299" w:author="Cristiano Cesario" w:date="2014-06-24T11:56:00Z"/>
        </w:rPr>
      </w:pPr>
      <w:ins w:id="1300" w:author="Cristiano Cesario" w:date="2014-06-24T11:56:00Z">
        <w:r w:rsidRPr="00402347">
          <w:tab/>
        </w:r>
        <w:r>
          <w:t>C</w:t>
        </w:r>
        <w:r w:rsidRPr="00402347">
          <w:t>ommit existence based on behind and ahead lists</w:t>
        </w:r>
        <w:r>
          <w:t xml:space="preserve"> algorithm</w:t>
        </w:r>
      </w:ins>
    </w:p>
    <w:p w14:paraId="486A9B55" w14:textId="77777777" w:rsidR="000D333E" w:rsidRDefault="000D333E" w:rsidP="000D333E">
      <w:pPr>
        <w:pStyle w:val="PrimeiroPargrafo"/>
        <w:rPr>
          <w:ins w:id="1301" w:author="Cristiano Cesario" w:date="2014-06-24T11:56:00Z"/>
        </w:rPr>
      </w:pPr>
      <w:ins w:id="1302" w:author="Cristiano Cesario" w:date="2014-06-24T11:56:00Z">
        <w:r w:rsidRPr="00402347">
          <w:rPr>
            <w:noProof/>
          </w:rPr>
          <mc:AlternateContent>
            <mc:Choice Requires="wps">
              <w:drawing>
                <wp:inline distT="0" distB="0" distL="0" distR="0" wp14:anchorId="3CD5E21F" wp14:editId="74509BB8">
                  <wp:extent cx="3094355" cy="2191109"/>
                  <wp:effectExtent l="0" t="0" r="10795" b="19050"/>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355" cy="2191109"/>
                          </a:xfrm>
                          <a:prstGeom prst="rect">
                            <a:avLst/>
                          </a:prstGeom>
                          <a:solidFill>
                            <a:srgbClr val="FFFFFF"/>
                          </a:solidFill>
                          <a:ln w="9525">
                            <a:solidFill>
                              <a:srgbClr val="000000"/>
                            </a:solidFill>
                            <a:miter lim="800000"/>
                            <a:headEnd/>
                            <a:tailEnd/>
                          </a:ln>
                        </wps:spPr>
                        <wps:txbx>
                          <w:txbxContent>
                            <w:p w14:paraId="45C2BD31" w14:textId="77777777" w:rsidR="00C62924" w:rsidRPr="00402347" w:rsidRDefault="00C62924" w:rsidP="000D333E">
                              <w:pPr>
                                <w:pStyle w:val="ListaNumerada"/>
                                <w:numPr>
                                  <w:ilvl w:val="0"/>
                                  <w:numId w:val="48"/>
                                </w:numPr>
                                <w:spacing w:before="0" w:after="60"/>
                                <w:ind w:left="142" w:hanging="142"/>
                                <w:jc w:val="left"/>
                                <w:rPr>
                                  <w:sz w:val="16"/>
                                  <w:szCs w:val="16"/>
                                  <w:lang w:val="en-US"/>
                                </w:rPr>
                              </w:pPr>
                              <w:r w:rsidRPr="00402347">
                                <w:rPr>
                                  <w:sz w:val="16"/>
                                  <w:szCs w:val="16"/>
                                  <w:lang w:val="en-US"/>
                                </w:rPr>
                                <w:t xml:space="preserve">If commit </w:t>
                              </w:r>
                              <w:r>
                                <w:rPr>
                                  <w:sz w:val="16"/>
                                  <w:szCs w:val="16"/>
                                  <w:lang w:val="en-US"/>
                                </w:rPr>
                                <w:t>does not exist</w:t>
                              </w:r>
                              <w:r w:rsidRPr="00402347">
                                <w:rPr>
                                  <w:sz w:val="16"/>
                                  <w:szCs w:val="16"/>
                                  <w:lang w:val="en-US"/>
                                </w:rPr>
                                <w:t xml:space="preserve"> in any </w:t>
                              </w:r>
                              <w:r>
                                <w:rPr>
                                  <w:sz w:val="16"/>
                                  <w:szCs w:val="16"/>
                                  <w:lang w:val="en-US"/>
                                </w:rPr>
                                <w:t xml:space="preserve">of the </w:t>
                              </w:r>
                              <w:r w:rsidRPr="00402347">
                                <w:rPr>
                                  <w:sz w:val="16"/>
                                  <w:szCs w:val="16"/>
                                  <w:lang w:val="en-US"/>
                                </w:rPr>
                                <w:t>list</w:t>
                              </w:r>
                              <w:r>
                                <w:rPr>
                                  <w:sz w:val="16"/>
                                  <w:szCs w:val="16"/>
                                  <w:lang w:val="en-US"/>
                                </w:rPr>
                                <w:t>s</w:t>
                              </w:r>
                              <w:r w:rsidRPr="00402347">
                                <w:rPr>
                                  <w:sz w:val="16"/>
                                  <w:szCs w:val="16"/>
                                  <w:lang w:val="en-US"/>
                                </w:rPr>
                                <w:t xml:space="preserve"> then it either:</w:t>
                              </w:r>
                            </w:p>
                            <w:p w14:paraId="5AE0CAC1" w14:textId="77777777" w:rsidR="00C62924" w:rsidRPr="00402347" w:rsidRDefault="00C62924"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d</w:t>
                              </w:r>
                              <w:r w:rsidRPr="00402347">
                                <w:rPr>
                                  <w:sz w:val="16"/>
                                  <w:szCs w:val="16"/>
                                  <w:lang w:val="en-US"/>
                                </w:rPr>
                                <w:t>oes not exist locally: then it does not exist in any of the repositories in the push / pull lists either;</w:t>
                              </w:r>
                              <w:r>
                                <w:rPr>
                                  <w:sz w:val="16"/>
                                  <w:szCs w:val="16"/>
                                  <w:lang w:val="en-US"/>
                                </w:rPr>
                                <w:t xml:space="preserve"> or</w:t>
                              </w:r>
                            </w:p>
                            <w:p w14:paraId="7CCF32AA" w14:textId="77777777" w:rsidR="00C62924" w:rsidRPr="00402347" w:rsidRDefault="00C62924"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e</w:t>
                              </w:r>
                              <w:r w:rsidRPr="00402347">
                                <w:rPr>
                                  <w:sz w:val="16"/>
                                  <w:szCs w:val="16"/>
                                  <w:lang w:val="en-US"/>
                                </w:rPr>
                                <w:t>xists locally: then its existence in other repositories will be based on whether it belongs to a tracked or to a non-tracked branch:</w:t>
                              </w:r>
                            </w:p>
                            <w:p w14:paraId="33D79AD2" w14:textId="77777777" w:rsidR="00C62924" w:rsidRPr="00402347" w:rsidRDefault="00C62924"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tracked branch, it means that it also exists in all repositories in the push / pull lists;</w:t>
                              </w:r>
                            </w:p>
                            <w:p w14:paraId="715B35E4" w14:textId="77777777" w:rsidR="00C62924" w:rsidRPr="00402347" w:rsidRDefault="00C62924"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non-tracked branch, it means that it exists only locally;</w:t>
                              </w:r>
                            </w:p>
                            <w:p w14:paraId="532F503B" w14:textId="77777777" w:rsidR="00C62924" w:rsidRPr="00402347" w:rsidRDefault="00C62924"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behind list, then it does not exist locally and exists in all repositories that have at least one behind list containing it;</w:t>
                              </w:r>
                            </w:p>
                            <w:p w14:paraId="5925D08F" w14:textId="77777777" w:rsidR="00C62924" w:rsidRPr="00402347" w:rsidRDefault="00C62924"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ahead list, then it exists locally and in all repositories in the push list that DO NOT have an ahead list containing it.</w:t>
                              </w:r>
                            </w:p>
                          </w:txbxContent>
                        </wps:txbx>
                        <wps:bodyPr rot="0" vert="horz" wrap="square" lIns="91440" tIns="45720" rIns="91440" bIns="45720" anchor="t" anchorCtr="0">
                          <a:noAutofit/>
                        </wps:bodyPr>
                      </wps:wsp>
                    </a:graphicData>
                  </a:graphic>
                </wp:inline>
              </w:drawing>
            </mc:Choice>
            <mc:Fallback>
              <w:pict>
                <v:shape w14:anchorId="3CD5E21F" id="_x0000_s1038" type="#_x0000_t202" style="width:243.65pt;height:17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">
                  <v:textbox>
                    <w:txbxContent>
                      <w:p w14:paraId="45C2BD31" w14:textId="77777777" w:rsidR="00C62924" w:rsidRPr="00402347" w:rsidRDefault="00C62924" w:rsidP="000D333E">
                        <w:pPr>
                          <w:pStyle w:val="ListaNumerada"/>
                          <w:numPr>
                            <w:ilvl w:val="0"/>
                            <w:numId w:val="48"/>
                          </w:numPr>
                          <w:spacing w:before="0" w:after="60"/>
                          <w:ind w:left="142" w:hanging="142"/>
                          <w:jc w:val="left"/>
                          <w:rPr>
                            <w:sz w:val="16"/>
                            <w:szCs w:val="16"/>
                            <w:lang w:val="en-US"/>
                          </w:rPr>
                        </w:pPr>
                        <w:r w:rsidRPr="00402347">
                          <w:rPr>
                            <w:sz w:val="16"/>
                            <w:szCs w:val="16"/>
                            <w:lang w:val="en-US"/>
                          </w:rPr>
                          <w:t xml:space="preserve">If commit </w:t>
                        </w:r>
                        <w:r>
                          <w:rPr>
                            <w:sz w:val="16"/>
                            <w:szCs w:val="16"/>
                            <w:lang w:val="en-US"/>
                          </w:rPr>
                          <w:t>does not exist</w:t>
                        </w:r>
                        <w:r w:rsidRPr="00402347">
                          <w:rPr>
                            <w:sz w:val="16"/>
                            <w:szCs w:val="16"/>
                            <w:lang w:val="en-US"/>
                          </w:rPr>
                          <w:t xml:space="preserve"> in any </w:t>
                        </w:r>
                        <w:r>
                          <w:rPr>
                            <w:sz w:val="16"/>
                            <w:szCs w:val="16"/>
                            <w:lang w:val="en-US"/>
                          </w:rPr>
                          <w:t xml:space="preserve">of the </w:t>
                        </w:r>
                        <w:r w:rsidRPr="00402347">
                          <w:rPr>
                            <w:sz w:val="16"/>
                            <w:szCs w:val="16"/>
                            <w:lang w:val="en-US"/>
                          </w:rPr>
                          <w:t>list</w:t>
                        </w:r>
                        <w:r>
                          <w:rPr>
                            <w:sz w:val="16"/>
                            <w:szCs w:val="16"/>
                            <w:lang w:val="en-US"/>
                          </w:rPr>
                          <w:t>s</w:t>
                        </w:r>
                        <w:r w:rsidRPr="00402347">
                          <w:rPr>
                            <w:sz w:val="16"/>
                            <w:szCs w:val="16"/>
                            <w:lang w:val="en-US"/>
                          </w:rPr>
                          <w:t xml:space="preserve"> then it either:</w:t>
                        </w:r>
                      </w:p>
                      <w:p w14:paraId="5AE0CAC1" w14:textId="77777777" w:rsidR="00C62924" w:rsidRPr="00402347" w:rsidRDefault="00C62924"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d</w:t>
                        </w:r>
                        <w:r w:rsidRPr="00402347">
                          <w:rPr>
                            <w:sz w:val="16"/>
                            <w:szCs w:val="16"/>
                            <w:lang w:val="en-US"/>
                          </w:rPr>
                          <w:t>oes not exist locally: then it does not exist in any of the repositories in the push / pull lists either;</w:t>
                        </w:r>
                        <w:r>
                          <w:rPr>
                            <w:sz w:val="16"/>
                            <w:szCs w:val="16"/>
                            <w:lang w:val="en-US"/>
                          </w:rPr>
                          <w:t xml:space="preserve"> or</w:t>
                        </w:r>
                      </w:p>
                      <w:p w14:paraId="7CCF32AA" w14:textId="77777777" w:rsidR="00C62924" w:rsidRPr="00402347" w:rsidRDefault="00C62924" w:rsidP="000D333E">
                        <w:pPr>
                          <w:pStyle w:val="ListaNumerada"/>
                          <w:numPr>
                            <w:ilvl w:val="1"/>
                            <w:numId w:val="48"/>
                          </w:numPr>
                          <w:tabs>
                            <w:tab w:val="clear" w:pos="993"/>
                          </w:tabs>
                          <w:spacing w:before="0" w:after="60"/>
                          <w:ind w:left="426" w:hanging="284"/>
                          <w:jc w:val="left"/>
                          <w:rPr>
                            <w:sz w:val="16"/>
                            <w:szCs w:val="16"/>
                            <w:lang w:val="en-US"/>
                          </w:rPr>
                        </w:pPr>
                        <w:r>
                          <w:rPr>
                            <w:sz w:val="16"/>
                            <w:szCs w:val="16"/>
                            <w:lang w:val="en-US"/>
                          </w:rPr>
                          <w:t>e</w:t>
                        </w:r>
                        <w:r w:rsidRPr="00402347">
                          <w:rPr>
                            <w:sz w:val="16"/>
                            <w:szCs w:val="16"/>
                            <w:lang w:val="en-US"/>
                          </w:rPr>
                          <w:t>xists locally: then its existence in other repositories will be based on whether it belongs to a tracked or to a non-tracked branch:</w:t>
                        </w:r>
                      </w:p>
                      <w:p w14:paraId="33D79AD2" w14:textId="77777777" w:rsidR="00C62924" w:rsidRPr="00402347" w:rsidRDefault="00C62924"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tracked branch, it means that it also exists in all repositories in the push / pull lists;</w:t>
                        </w:r>
                      </w:p>
                      <w:p w14:paraId="715B35E4" w14:textId="77777777" w:rsidR="00C62924" w:rsidRPr="00402347" w:rsidRDefault="00C62924" w:rsidP="000D333E">
                        <w:pPr>
                          <w:pStyle w:val="ListaNumerada"/>
                          <w:numPr>
                            <w:ilvl w:val="2"/>
                            <w:numId w:val="48"/>
                          </w:numPr>
                          <w:tabs>
                            <w:tab w:val="clear" w:pos="993"/>
                          </w:tabs>
                          <w:spacing w:before="0" w:after="60"/>
                          <w:ind w:left="851" w:hanging="425"/>
                          <w:jc w:val="left"/>
                          <w:rPr>
                            <w:sz w:val="16"/>
                            <w:szCs w:val="16"/>
                            <w:lang w:val="en-US"/>
                          </w:rPr>
                        </w:pPr>
                        <w:r>
                          <w:rPr>
                            <w:sz w:val="16"/>
                            <w:szCs w:val="16"/>
                            <w:lang w:val="en-US"/>
                          </w:rPr>
                          <w:t>i</w:t>
                        </w:r>
                        <w:r w:rsidRPr="00402347">
                          <w:rPr>
                            <w:sz w:val="16"/>
                            <w:szCs w:val="16"/>
                            <w:lang w:val="en-US"/>
                          </w:rPr>
                          <w:t>f it belongs to a non-tracked branch, it means that it exists only locally;</w:t>
                        </w:r>
                      </w:p>
                      <w:p w14:paraId="532F503B" w14:textId="77777777" w:rsidR="00C62924" w:rsidRPr="00402347" w:rsidRDefault="00C62924"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behind list, then it does not exist locally and exists in all repositories that have at least one behind list containing it;</w:t>
                        </w:r>
                      </w:p>
                      <w:p w14:paraId="5925D08F" w14:textId="77777777" w:rsidR="00C62924" w:rsidRPr="00402347" w:rsidRDefault="00C62924" w:rsidP="000D333E">
                        <w:pPr>
                          <w:pStyle w:val="ListaNumerada"/>
                          <w:numPr>
                            <w:ilvl w:val="0"/>
                            <w:numId w:val="48"/>
                          </w:numPr>
                          <w:spacing w:before="0" w:after="60"/>
                          <w:ind w:left="142" w:hanging="142"/>
                          <w:jc w:val="left"/>
                          <w:rPr>
                            <w:sz w:val="16"/>
                            <w:szCs w:val="16"/>
                            <w:lang w:val="en-US"/>
                          </w:rPr>
                        </w:pPr>
                        <w:r w:rsidRPr="00402347">
                          <w:rPr>
                            <w:sz w:val="16"/>
                            <w:szCs w:val="16"/>
                            <w:lang w:val="en-US"/>
                          </w:rPr>
                          <w:t>If commit is in at least one ahead list, then it exists locally and in all repositories in the push list that DO NOT have an ahead list containing it.</w:t>
                        </w:r>
                      </w:p>
                    </w:txbxContent>
                  </v:textbox>
                  <w10:anchorlock/>
                </v:shape>
              </w:pict>
            </mc:Fallback>
          </mc:AlternateContent>
        </w:r>
      </w:ins>
    </w:p>
    <w:bookmarkEnd w:id="1276"/>
    <w:p w14:paraId="23D7C80B" w14:textId="4A0F6606" w:rsidR="00787C81" w:rsidRPr="004979EA" w:rsidDel="00C56A5A" w:rsidRDefault="00787C81">
      <w:pPr>
        <w:pStyle w:val="Legenda"/>
        <w:rPr>
          <w:del w:id="1303" w:author="Cristiano Cesario" w:date="2014-06-23T11:21:00Z"/>
          <w:smallCaps/>
        </w:rPr>
        <w:pPrChange w:id="1304" w:author="Cristiano Cesario" w:date="2014-06-23T11:20:00Z">
          <w:pPr>
            <w:pStyle w:val="Text"/>
          </w:pPr>
        </w:pPrChange>
      </w:pPr>
      <w:moveFromRangeStart w:id="1305" w:author="Cristiano Cesario" w:date="2014-06-21T15:44:00Z" w:name="move391128796"/>
      <w:commentRangeStart w:id="1306"/>
      <w:moveFrom w:id="1307" w:author="Cristiano Cesario" w:date="2014-06-21T15:44:00Z">
        <w:del w:id="1308" w:author="Cristiano Cesario" w:date="2014-06-23T11:21:00Z">
          <w:r w:rsidRPr="004979EA" w:rsidDel="00C56A5A">
            <w:rPr>
              <w:smallCaps/>
            </w:rPr>
            <w:delText xml:space="preserve">The history window can also be zoomed in or out, whether the user wants to see details of a particular area of the history or an overview of the entire history. The line style can be one of cubic curves, straight or quad curves. By changing the window mode from </w:delText>
          </w:r>
          <w:r w:rsidRPr="004979EA" w:rsidDel="00C56A5A">
            <w:rPr>
              <w:i/>
              <w:smallCaps/>
            </w:rPr>
            <w:delText>transforming</w:delText>
          </w:r>
          <w:r w:rsidRPr="00C87B25" w:rsidDel="00C56A5A">
            <w:rPr>
              <w:smallCaps/>
            </w:rPr>
            <w:delText xml:space="preserve"> to </w:delText>
          </w:r>
          <w:r w:rsidRPr="00C87B25" w:rsidDel="00C56A5A">
            <w:rPr>
              <w:i/>
              <w:smallCaps/>
            </w:rPr>
            <w:delText>picking</w:delText>
          </w:r>
          <w:r w:rsidRPr="00C87B25" w:rsidDel="00C56A5A">
            <w:rPr>
              <w:smallCaps/>
            </w:rPr>
            <w:delText>, it is possible to select a group of nodes and collapse them into one node that represents them, or simply drag them into new positions to have a better understanding of an area where there are too many crossing lines.</w:delText>
          </w:r>
          <w:commentRangeEnd w:id="1306"/>
          <w:r w:rsidR="002E29F5" w:rsidRPr="00C56A5A" w:rsidDel="00C56A5A">
            <w:rPr>
              <w:rStyle w:val="Refdecomentrio"/>
            </w:rPr>
            <w:commentReference w:id="1306"/>
          </w:r>
        </w:del>
      </w:moveFrom>
    </w:p>
    <w:moveFromRangeEnd w:id="1305"/>
    <w:p w14:paraId="0E088A00" w14:textId="6B12E746" w:rsidR="009E5575" w:rsidDel="00A764E9" w:rsidRDefault="0086752E">
      <w:pPr>
        <w:pStyle w:val="PrimeiroPargrafo"/>
        <w:rPr>
          <w:del w:id="1309" w:author="Cristiano Cesario" w:date="2014-06-21T15:58:00Z"/>
        </w:rPr>
        <w:pPrChange w:id="1310" w:author="Cristiano Cesario" w:date="2014-06-21T15:50:00Z">
          <w:pPr>
            <w:pStyle w:val="Text"/>
          </w:pPr>
        </w:pPrChange>
      </w:pPr>
      <w:moveToRangeStart w:id="1311" w:author="Cristiano Cesario" w:date="2014-06-21T15:44:00Z" w:name="move391128796"/>
      <w:commentRangeStart w:id="1312"/>
      <w:moveTo w:id="1313" w:author="Cristiano Cesario" w:date="2014-06-21T15:44:00Z">
        <w:del w:id="1314" w:author="Cristiano Cesario" w:date="2014-06-21T15:47:00Z">
          <w:r w:rsidRPr="00317874" w:rsidDel="009E5575">
            <w:delText>The</w:delText>
          </w:r>
        </w:del>
        <w:del w:id="1315" w:author="Cristiano Cesario" w:date="2014-06-24T11:58:00Z">
          <w:r w:rsidRPr="00317874" w:rsidDel="000D333E">
            <w:delText xml:space="preserve"> </w:delText>
          </w:r>
        </w:del>
        <w:del w:id="1316" w:author="Cristiano Cesario" w:date="2014-06-21T15:48:00Z">
          <w:r w:rsidRPr="00317874" w:rsidDel="009E5575">
            <w:delText xml:space="preserve">history </w:delText>
          </w:r>
        </w:del>
        <w:del w:id="1317" w:author="Cristiano Cesario" w:date="2014-06-24T11:58:00Z">
          <w:r w:rsidRPr="00317874" w:rsidDel="000D333E">
            <w:delText xml:space="preserve">window </w:delText>
          </w:r>
        </w:del>
        <w:del w:id="1318" w:author="Cristiano Cesario" w:date="2014-06-21T15:48:00Z">
          <w:r w:rsidRPr="00317874" w:rsidDel="009E5575">
            <w:delText>can also</w:delText>
          </w:r>
        </w:del>
        <w:del w:id="1319" w:author="Cristiano Cesario" w:date="2014-06-24T11:58:00Z">
          <w:r w:rsidRPr="00317874" w:rsidDel="000D333E">
            <w:delText xml:space="preserve"> be zoomed in or out, whether the user wants to see details of a particular area </w:delText>
          </w:r>
        </w:del>
        <w:del w:id="1320" w:author="Cristiano Cesario" w:date="2014-06-21T15:48:00Z">
          <w:r w:rsidRPr="00317874" w:rsidDel="009E5575">
            <w:delText xml:space="preserve">of the history </w:delText>
          </w:r>
        </w:del>
        <w:del w:id="1321" w:author="Cristiano Cesario" w:date="2014-06-24T11:58:00Z">
          <w:r w:rsidRPr="00317874" w:rsidDel="000D333E">
            <w:delText xml:space="preserve">or an overview of the entire </w:delText>
          </w:r>
        </w:del>
        <w:del w:id="1322" w:author="Cristiano Cesario" w:date="2014-06-21T15:48:00Z">
          <w:r w:rsidRPr="00317874" w:rsidDel="009E5575">
            <w:delText>history</w:delText>
          </w:r>
        </w:del>
        <w:del w:id="1323" w:author="Cristiano Cesario" w:date="2014-06-24T11:58:00Z">
          <w:r w:rsidRPr="00317874" w:rsidDel="000D333E">
            <w:delText xml:space="preserve">. </w:delText>
          </w:r>
        </w:del>
        <w:del w:id="1324" w:author="Cristiano Cesario" w:date="2014-06-21T15:49:00Z">
          <w:r w:rsidRPr="00317874" w:rsidDel="009E5575">
            <w:delText xml:space="preserve">The line style can be one of cubic curves, straight or quad curves. </w:delText>
          </w:r>
        </w:del>
        <w:del w:id="1325" w:author="Cristiano Cesario" w:date="2014-06-24T11:58:00Z">
          <w:r w:rsidRPr="00317874" w:rsidDel="000D333E">
            <w:delText xml:space="preserve">By changing the window mode from </w:delText>
          </w:r>
          <w:r w:rsidRPr="00317874" w:rsidDel="000D333E">
            <w:rPr>
              <w:i/>
            </w:rPr>
            <w:delText>transforming</w:delText>
          </w:r>
          <w:r w:rsidRPr="00317874" w:rsidDel="000D333E">
            <w:delText xml:space="preserve"> to </w:delText>
          </w:r>
          <w:r w:rsidRPr="00317874" w:rsidDel="000D333E">
            <w:rPr>
              <w:i/>
            </w:rPr>
            <w:delText>picking</w:delText>
          </w:r>
          <w:r w:rsidRPr="00317874" w:rsidDel="000D333E">
            <w:delText>, it is possible to select a group of nodes and collapse them into one node that represents them, or simply drag them into new positions to have a better understanding of an area where there are too many crossing lines.</w:delText>
          </w:r>
          <w:commentRangeEnd w:id="1312"/>
          <w:r w:rsidDel="000D333E">
            <w:rPr>
              <w:rStyle w:val="Refdecomentrio"/>
            </w:rPr>
            <w:commentReference w:id="1312"/>
          </w:r>
        </w:del>
      </w:moveTo>
    </w:p>
    <w:moveToRangeEnd w:id="1311"/>
    <w:p w14:paraId="1A34B66C" w14:textId="2BD20430" w:rsidR="00446744" w:rsidDel="00A122FD" w:rsidRDefault="00446744" w:rsidP="00446744">
      <w:pPr>
        <w:pStyle w:val="Ttulo2"/>
        <w:rPr>
          <w:del w:id="1326" w:author="Cristiano Cesario" w:date="2014-06-21T09:53:00Z"/>
        </w:rPr>
      </w:pPr>
      <w:commentRangeStart w:id="1327"/>
      <w:del w:id="1328" w:author="Cristiano Cesario" w:date="2014-06-21T09:53:00Z">
        <w:r w:rsidDel="00A122FD">
          <w:delText>Topology View</w:delText>
        </w:r>
        <w:commentRangeEnd w:id="1327"/>
        <w:r w:rsidR="0064458B" w:rsidDel="00A122FD">
          <w:rPr>
            <w:rStyle w:val="Refdecomentrio"/>
            <w:i w:val="0"/>
            <w:iCs w:val="0"/>
          </w:rPr>
          <w:commentReference w:id="1327"/>
        </w:r>
      </w:del>
    </w:p>
    <w:p w14:paraId="26E41BD3" w14:textId="01AE8ECF" w:rsidR="00446744" w:rsidDel="009D551C" w:rsidRDefault="005711BD" w:rsidP="00446744">
      <w:pPr>
        <w:pStyle w:val="Text"/>
        <w:rPr>
          <w:del w:id="1329" w:author="Cristiano Cesario" w:date="2014-06-20T17:41:00Z"/>
        </w:rPr>
      </w:pPr>
      <w:del w:id="1330" w:author="Cristiano Cesario" w:date="2014-06-21T09:53:00Z">
        <w:r w:rsidDel="00A122FD">
          <w:delText>DyeVC</w:delText>
        </w:r>
        <w:r w:rsidR="00446744" w:rsidDel="00A122FD">
          <w:delText xml:space="preserve"> </w:delText>
        </w:r>
        <w:r w:rsidR="00446744" w:rsidRPr="00DD5572" w:rsidDel="00A122FD">
          <w:delText xml:space="preserve">presents </w:delText>
        </w:r>
        <w:r w:rsidDel="00A122FD">
          <w:delText>a</w:delText>
        </w:r>
        <w:r w:rsidR="00446744" w:rsidDel="00A122FD">
          <w:delText xml:space="preserve"> </w:delText>
        </w:r>
        <w:commentRangeStart w:id="1331"/>
        <w:r w:rsidR="00446744" w:rsidDel="00A122FD">
          <w:delText xml:space="preserve">topology view </w:delText>
        </w:r>
        <w:commentRangeEnd w:id="1331"/>
        <w:r w:rsidR="00B811FB" w:rsidDel="00A122FD">
          <w:rPr>
            <w:rStyle w:val="Refdecomentrio"/>
          </w:rPr>
          <w:commentReference w:id="1331"/>
        </w:r>
        <w:r w:rsidR="00446744" w:rsidDel="00A122FD">
          <w:delText xml:space="preserve">showing all repositories </w:delText>
        </w:r>
        <w:r w:rsidDel="00A122FD">
          <w:delText>for</w:delText>
        </w:r>
        <w:r w:rsidR="00446744" w:rsidDel="00A122FD">
          <w:delText xml:space="preserve"> a given system, as depicted in </w:delText>
        </w:r>
        <w:r w:rsidR="00446744" w:rsidDel="00A122FD">
          <w:fldChar w:fldCharType="begin"/>
        </w:r>
        <w:r w:rsidR="00446744" w:rsidDel="00A122FD">
          <w:delInstrText xml:space="preserve"> REF _Ref384929169 \h </w:delInstrText>
        </w:r>
        <w:r w:rsidR="00446744" w:rsidDel="00A122FD">
          <w:fldChar w:fldCharType="separate"/>
        </w:r>
      </w:del>
      <w:del w:id="1332" w:author="Cristiano Cesario" w:date="2014-06-21T09:25:00Z">
        <w:r w:rsidR="00265954" w:rsidDel="009000A0">
          <w:delText xml:space="preserve">Fig. </w:delText>
        </w:r>
        <w:r w:rsidR="00265954" w:rsidDel="009000A0">
          <w:rPr>
            <w:noProof/>
          </w:rPr>
          <w:delText>6</w:delText>
        </w:r>
      </w:del>
      <w:del w:id="1333" w:author="Cristiano Cesario" w:date="2014-06-21T09:53:00Z">
        <w:r w:rsidR="00446744" w:rsidDel="00A122FD">
          <w:fldChar w:fldCharType="end"/>
        </w:r>
        <w:r w:rsidR="00446744" w:rsidDel="00A122FD">
          <w:delText xml:space="preserve">, where each </w:delText>
        </w:r>
        <w:r w:rsidR="00D03A0E" w:rsidDel="00A122FD">
          <w:delText>node</w:delText>
        </w:r>
        <w:r w:rsidR="00446744" w:rsidDel="00A122FD">
          <w:delText xml:space="preserve"> represents a known clone of the system.</w:delText>
        </w:r>
      </w:del>
      <w:del w:id="1334" w:author="Cristiano Cesario" w:date="2014-06-20T17:40:00Z">
        <w:r w:rsidR="00446744" w:rsidDel="009D551C">
          <w:delText xml:space="preserve"> Each </w:delText>
        </w:r>
        <w:r w:rsidR="00D03A0E" w:rsidDel="009D551C">
          <w:delText>node</w:delText>
        </w:r>
        <w:r w:rsidR="00446744" w:rsidDel="009D551C">
          <w:delText xml:space="preserve"> icon has a different meaning</w:delText>
        </w:r>
      </w:del>
      <w:del w:id="1335" w:author="Cristiano Cesario" w:date="2014-06-20T17:41:00Z">
        <w:r w:rsidR="00446744" w:rsidDel="009D551C">
          <w:delText>:</w:delText>
        </w:r>
      </w:del>
    </w:p>
    <w:p w14:paraId="180C446C" w14:textId="786E093C" w:rsidR="00446744" w:rsidDel="009D551C" w:rsidRDefault="00446744">
      <w:pPr>
        <w:pStyle w:val="Text"/>
        <w:rPr>
          <w:del w:id="1336" w:author="Cristiano Cesario" w:date="2014-06-20T17:44:00Z"/>
        </w:rPr>
        <w:pPrChange w:id="1337" w:author="Cristiano Cesario" w:date="2014-06-20T17:41:00Z">
          <w:pPr>
            <w:pStyle w:val="bulletlist"/>
            <w:numPr>
              <w:numId w:val="41"/>
            </w:numPr>
            <w:tabs>
              <w:tab w:val="clear" w:pos="648"/>
              <w:tab w:val="num" w:pos="567"/>
            </w:tabs>
            <w:ind w:left="567" w:hanging="279"/>
          </w:pPr>
        </w:pPrChange>
      </w:pPr>
      <w:commentRangeStart w:id="1338"/>
      <w:del w:id="1339" w:author="Cristiano Cesario" w:date="2014-06-20T17:41:00Z">
        <w:r w:rsidDel="009D551C">
          <w:delText xml:space="preserve">A blue computer represents </w:delText>
        </w:r>
      </w:del>
      <w:commentRangeStart w:id="1340"/>
      <w:del w:id="1341" w:author="Cristiano Cesario" w:date="2014-06-20T17:39:00Z">
        <w:r w:rsidDel="009D551C">
          <w:delText xml:space="preserve">your </w:delText>
        </w:r>
      </w:del>
      <w:commentRangeEnd w:id="1340"/>
      <w:del w:id="1342" w:author="Cristiano Cesario" w:date="2014-06-21T09:53:00Z">
        <w:r w:rsidR="00EC3D96" w:rsidDel="00A122FD">
          <w:rPr>
            <w:rStyle w:val="Refdecomentrio"/>
          </w:rPr>
          <w:commentReference w:id="1340"/>
        </w:r>
      </w:del>
      <w:del w:id="1343" w:author="Cristiano Cesario" w:date="2014-06-20T17:39:00Z">
        <w:r w:rsidDel="009D551C">
          <w:delText>clone</w:delText>
        </w:r>
      </w:del>
      <w:del w:id="1344" w:author="Cristiano Cesario" w:date="2014-06-20T17:41:00Z">
        <w:r w:rsidDel="009D551C">
          <w:delText>;</w:delText>
        </w:r>
      </w:del>
    </w:p>
    <w:p w14:paraId="29A9A3C0" w14:textId="0D7627C6" w:rsidR="00446744" w:rsidDel="009D551C" w:rsidRDefault="00446744">
      <w:pPr>
        <w:pStyle w:val="bulletlist"/>
        <w:tabs>
          <w:tab w:val="clear" w:pos="648"/>
        </w:tabs>
        <w:ind w:left="0"/>
        <w:rPr>
          <w:del w:id="1345" w:author="Cristiano Cesario" w:date="2014-06-20T17:44:00Z"/>
        </w:rPr>
        <w:pPrChange w:id="1346" w:author="Cristiano Cesario" w:date="2014-06-20T17:44:00Z">
          <w:pPr>
            <w:pStyle w:val="bulletlist"/>
            <w:numPr>
              <w:numId w:val="41"/>
            </w:numPr>
            <w:tabs>
              <w:tab w:val="clear" w:pos="648"/>
              <w:tab w:val="num" w:pos="567"/>
            </w:tabs>
            <w:ind w:left="567" w:hanging="279"/>
          </w:pPr>
        </w:pPrChange>
      </w:pPr>
      <w:del w:id="1347" w:author="Cristiano Cesario" w:date="2014-06-20T17:44:00Z">
        <w:r w:rsidDel="009D551C">
          <w:delText>Black computers represent ordinary clones;</w:delText>
        </w:r>
      </w:del>
    </w:p>
    <w:p w14:paraId="6BFBBF49" w14:textId="55FCBB65" w:rsidR="00446744" w:rsidDel="0063204F" w:rsidRDefault="00446744">
      <w:pPr>
        <w:pStyle w:val="Text"/>
        <w:rPr>
          <w:del w:id="1348" w:author="Cristiano Cesario" w:date="2014-06-20T17:50:00Z"/>
        </w:rPr>
        <w:pPrChange w:id="1349" w:author="Cristiano Cesario" w:date="2014-06-20T17:44:00Z">
          <w:pPr>
            <w:pStyle w:val="bulletlist"/>
            <w:numPr>
              <w:numId w:val="41"/>
            </w:numPr>
            <w:tabs>
              <w:tab w:val="clear" w:pos="648"/>
              <w:tab w:val="num" w:pos="567"/>
            </w:tabs>
            <w:ind w:left="567" w:hanging="279"/>
          </w:pPr>
        </w:pPrChange>
      </w:pPr>
      <w:commentRangeStart w:id="1350"/>
      <w:del w:id="1351" w:author="Cristiano Cesario" w:date="2014-06-21T09:53:00Z">
        <w:r w:rsidDel="00A122FD">
          <w:delText>Servers represent central repositories that do not pull from nor push to any other clone</w:delText>
        </w:r>
        <w:commentRangeEnd w:id="1350"/>
        <w:r w:rsidR="0076131B" w:rsidDel="00A122FD">
          <w:rPr>
            <w:rStyle w:val="Refdecomentrio"/>
          </w:rPr>
          <w:commentReference w:id="1350"/>
        </w:r>
      </w:del>
      <w:del w:id="1352" w:author="Cristiano Cesario" w:date="2014-06-20T17:45:00Z">
        <w:r w:rsidDel="009D551C">
          <w:delText>,</w:delText>
        </w:r>
      </w:del>
      <w:del w:id="1353" w:author="Cristiano Cesario" w:date="2014-06-21T09:53:00Z">
        <w:r w:rsidDel="00A122FD">
          <w:delText xml:space="preserve"> </w:delText>
        </w:r>
      </w:del>
      <w:del w:id="1354" w:author="Cristiano Cesario" w:date="2014-06-20T17:46:00Z">
        <w:r w:rsidDel="009D551C">
          <w:delText xml:space="preserve">or </w:delText>
        </w:r>
      </w:del>
      <w:del w:id="1355" w:author="Cristiano Cesario" w:date="2014-06-21T09:53:00Z">
        <w:r w:rsidDel="00A122FD">
          <w:delText>clones where DyeVC is not running</w:delText>
        </w:r>
      </w:del>
      <w:del w:id="1356" w:author="Cristiano Cesario" w:date="2014-06-20T17:46:00Z">
        <w:r w:rsidDel="009D551C">
          <w:delText>;</w:delText>
        </w:r>
      </w:del>
    </w:p>
    <w:p w14:paraId="33E638C0" w14:textId="6DF672C4" w:rsidR="00446744" w:rsidDel="00A122FD" w:rsidRDefault="00D03A0E">
      <w:pPr>
        <w:pStyle w:val="Text"/>
        <w:rPr>
          <w:del w:id="1357" w:author="Cristiano Cesario" w:date="2014-06-21T09:53:00Z"/>
        </w:rPr>
        <w:pPrChange w:id="1358" w:author="Cristiano Cesario" w:date="2014-06-20T17:50:00Z">
          <w:pPr>
            <w:pStyle w:val="bulletlist"/>
            <w:numPr>
              <w:numId w:val="41"/>
            </w:numPr>
            <w:tabs>
              <w:tab w:val="clear" w:pos="648"/>
              <w:tab w:val="num" w:pos="567"/>
            </w:tabs>
            <w:ind w:left="567" w:hanging="279"/>
          </w:pPr>
        </w:pPrChange>
      </w:pPr>
      <w:commentRangeStart w:id="1359"/>
      <w:del w:id="1360" w:author="Cristiano Cesario" w:date="2014-06-20T17:50:00Z">
        <w:r w:rsidDel="0063204F">
          <w:delText>G</w:delText>
        </w:r>
      </w:del>
      <w:del w:id="1361" w:author="Cristiano Cesario" w:date="2014-06-21T09:53:00Z">
        <w:r w:rsidR="00446744" w:rsidDel="00A122FD">
          <w:delText>reen checkmark</w:delText>
        </w:r>
        <w:r w:rsidDel="00A122FD">
          <w:delText xml:space="preserve">s represent </w:delText>
        </w:r>
      </w:del>
      <w:del w:id="1362" w:author="Cristiano Cesario" w:date="2014-06-20T17:50:00Z">
        <w:r w:rsidDel="0063204F">
          <w:delText xml:space="preserve">selected </w:delText>
        </w:r>
      </w:del>
      <w:del w:id="1363" w:author="Cristiano Cesario" w:date="2014-06-21T09:53:00Z">
        <w:r w:rsidDel="00A122FD">
          <w:delText>nodes</w:delText>
        </w:r>
        <w:commentRangeEnd w:id="1359"/>
        <w:r w:rsidR="0076131B" w:rsidDel="00A122FD">
          <w:rPr>
            <w:rStyle w:val="Refdecomentrio"/>
          </w:rPr>
          <w:commentReference w:id="1359"/>
        </w:r>
        <w:r w:rsidR="00446744" w:rsidDel="00A122FD">
          <w:delText>.</w:delText>
        </w:r>
      </w:del>
    </w:p>
    <w:commentRangeEnd w:id="1338"/>
    <w:p w14:paraId="52338A6E" w14:textId="62ECE4AC" w:rsidR="002C3EFC" w:rsidRPr="007270A3" w:rsidDel="00A122FD" w:rsidRDefault="0065694A" w:rsidP="002C3EFC">
      <w:pPr>
        <w:pStyle w:val="Text"/>
        <w:rPr>
          <w:del w:id="1364" w:author="Cristiano Cesario" w:date="2014-06-21T09:53:00Z"/>
          <w:lang w:eastAsia="pt-BR"/>
        </w:rPr>
      </w:pPr>
      <w:del w:id="1365" w:author="Cristiano Cesario" w:date="2014-06-21T09:53:00Z">
        <w:r w:rsidDel="00A122FD">
          <w:rPr>
            <w:rStyle w:val="Refdecomentrio"/>
          </w:rPr>
          <w:commentReference w:id="1338"/>
        </w:r>
        <w:r w:rsidR="002C3EFC" w:rsidDel="00A122FD">
          <w:rPr>
            <w:lang w:eastAsia="pt-BR"/>
          </w:rPr>
          <w:delText xml:space="preserve">Each edge in the graph represents a relationship between two repositories. Edges </w:delText>
        </w:r>
        <w:r w:rsidR="002C3EFC" w:rsidRPr="002C3EFC" w:rsidDel="00A122FD">
          <w:delText>with</w:delText>
        </w:r>
        <w:r w:rsidR="002C3EFC" w:rsidDel="00A122FD">
          <w:rPr>
            <w:lang w:eastAsia="pt-BR"/>
          </w:rPr>
          <w:delTex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green, otherwise it is red.</w:delText>
        </w:r>
      </w:del>
    </w:p>
    <w:p w14:paraId="747CA1B7" w14:textId="350D7479" w:rsidR="002C3EFC" w:rsidDel="00A122FD" w:rsidRDefault="002C3EFC" w:rsidP="002C3EFC">
      <w:pPr>
        <w:pStyle w:val="Text"/>
        <w:rPr>
          <w:del w:id="1366" w:author="Cristiano Cesario" w:date="2014-06-21T09:53:00Z"/>
        </w:rPr>
      </w:pPr>
    </w:p>
    <w:p w14:paraId="221BE083" w14:textId="31BFFCD3" w:rsidR="00446744" w:rsidDel="00A122FD" w:rsidRDefault="00446744" w:rsidP="00446744">
      <w:pPr>
        <w:pStyle w:val="Text"/>
        <w:rPr>
          <w:del w:id="1367" w:author="Cristiano Cesario" w:date="2014-06-21T09:53:00Z"/>
        </w:rPr>
      </w:pPr>
      <w:del w:id="1368" w:author="Cristiano Cesario" w:date="2014-06-21T09:53:00Z">
        <w:r w:rsidDel="00A122FD">
          <w:rPr>
            <w:noProof/>
            <w:lang w:val="pt-BR" w:eastAsia="pt-BR"/>
          </w:rPr>
          <mc:AlternateContent>
            <mc:Choice Requires="wps">
              <w:drawing>
                <wp:inline distT="0" distB="0" distL="0" distR="0" wp14:anchorId="26A41454" wp14:editId="7FAC909C">
                  <wp:extent cx="3054350" cy="2533650"/>
                  <wp:effectExtent l="0" t="0" r="12700" b="19050"/>
                  <wp:docPr id="20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533650"/>
                          </a:xfrm>
                          <a:prstGeom prst="rect">
                            <a:avLst/>
                          </a:prstGeom>
                          <a:solidFill>
                            <a:srgbClr val="FFFFFF"/>
                          </a:solidFill>
                          <a:ln w="9525">
                            <a:solidFill>
                              <a:srgbClr val="000000"/>
                            </a:solidFill>
                            <a:miter lim="800000"/>
                            <a:headEnd/>
                            <a:tailEnd/>
                          </a:ln>
                        </wps:spPr>
                        <wps:txbx>
                          <w:txbxContent>
                            <w:p w14:paraId="605313A5" w14:textId="77777777" w:rsidR="00C62924" w:rsidRPr="001A05CD" w:rsidRDefault="00C62924" w:rsidP="00446744">
                              <w:pPr>
                                <w:rPr>
                                  <w:lang w:val="pt-BR"/>
                                </w:rPr>
                              </w:pPr>
                              <w:r>
                                <w:rPr>
                                  <w:noProof/>
                                  <w:lang w:val="pt-BR" w:eastAsia="pt-BR"/>
                                </w:rPr>
                                <w:drawing>
                                  <wp:inline distT="0" distB="0" distL="0" distR="0" wp14:anchorId="6E259381" wp14:editId="3298B1A7">
                                    <wp:extent cx="2856295" cy="2419350"/>
                                    <wp:effectExtent l="0" t="0" r="1270" b="0"/>
                                    <wp:docPr id="2139" name="Imagem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957" cy="2427534"/>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6A41454" id="_x0000_s1039" type="#_x0000_t202" style="width:240.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">
                  <v:textbox>
                    <w:txbxContent>
                      <w:p w14:paraId="605313A5" w14:textId="77777777" w:rsidR="00C62924" w:rsidRPr="001A05CD" w:rsidRDefault="00C62924" w:rsidP="00446744">
                        <w:pPr>
                          <w:rPr>
                            <w:lang w:val="pt-BR"/>
                          </w:rPr>
                        </w:pPr>
                        <w:r>
                          <w:rPr>
                            <w:noProof/>
                            <w:lang w:val="pt-BR" w:eastAsia="pt-BR"/>
                          </w:rPr>
                          <w:drawing>
                            <wp:inline distT="0" distB="0" distL="0" distR="0" wp14:anchorId="6E259381" wp14:editId="3298B1A7">
                              <wp:extent cx="2856295" cy="2419350"/>
                              <wp:effectExtent l="0" t="0" r="1270" b="0"/>
                              <wp:docPr id="2139" name="Imagem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957" cy="2427534"/>
                                      </a:xfrm>
                                      <a:prstGeom prst="rect">
                                        <a:avLst/>
                                      </a:prstGeom>
                                    </pic:spPr>
                                  </pic:pic>
                                </a:graphicData>
                              </a:graphic>
                            </wp:inline>
                          </w:drawing>
                        </w:r>
                      </w:p>
                    </w:txbxContent>
                  </v:textbox>
                  <w10:anchorlock/>
                </v:shape>
              </w:pict>
            </mc:Fallback>
          </mc:AlternateContent>
        </w:r>
      </w:del>
    </w:p>
    <w:p w14:paraId="6DB1B1E7" w14:textId="2FE48FCF" w:rsidR="006F0A02" w:rsidRPr="00873575" w:rsidDel="007B0F59" w:rsidRDefault="00446744">
      <w:pPr>
        <w:pStyle w:val="Text"/>
        <w:rPr>
          <w:del w:id="1369" w:author="Cristiano Cesario" w:date="2014-06-21T08:32:00Z"/>
        </w:rPr>
        <w:pPrChange w:id="1370" w:author="Cristiano Cesario" w:date="2014-06-20T16:49:00Z">
          <w:pPr>
            <w:pStyle w:val="Legenda"/>
          </w:pPr>
        </w:pPrChange>
      </w:pPr>
      <w:bookmarkStart w:id="1371" w:name="_Ref384929169"/>
      <w:del w:id="1372" w:author="Cristiano Cesario" w:date="2014-06-21T09:53:00Z">
        <w:r w:rsidDel="00A122FD">
          <w:delText xml:space="preserve">Fig. </w:delText>
        </w:r>
        <w:r w:rsidR="00A232C4" w:rsidDel="00A122FD">
          <w:fldChar w:fldCharType="begin"/>
        </w:r>
        <w:r w:rsidR="00A232C4" w:rsidDel="00A122FD">
          <w:delInstrText xml:space="preserve"> SEQ Fig. \* ARABIC </w:delInstrText>
        </w:r>
        <w:r w:rsidR="00A232C4" w:rsidDel="00A122FD">
          <w:fldChar w:fldCharType="separate"/>
        </w:r>
      </w:del>
      <w:del w:id="1373" w:author="Cristiano Cesario" w:date="2014-06-21T09:25:00Z">
        <w:r w:rsidR="00265954" w:rsidDel="009000A0">
          <w:rPr>
            <w:noProof/>
          </w:rPr>
          <w:delText>6</w:delText>
        </w:r>
      </w:del>
      <w:del w:id="1374" w:author="Cristiano Cesario" w:date="2014-06-21T09:53:00Z">
        <w:r w:rsidR="00A232C4" w:rsidDel="00A122FD">
          <w:rPr>
            <w:noProof/>
          </w:rPr>
          <w:fldChar w:fldCharType="end"/>
        </w:r>
        <w:bookmarkEnd w:id="1371"/>
        <w:r w:rsidDel="00A122FD">
          <w:delText>. Topology view for a given system</w:delText>
        </w:r>
      </w:del>
      <w:moveToRangeStart w:id="1375" w:author="Cristiano Cesario" w:date="2014-06-20T16:49:00Z" w:name="move391046323"/>
      <w:commentRangeStart w:id="1376"/>
      <w:moveTo w:id="1377" w:author="Cristiano Cesario" w:date="2014-06-20T16:49:00Z">
        <w:del w:id="1378" w:author="Cristiano Cesario" w:date="2014-06-20T16:50:00Z">
          <w:r w:rsidR="006F0A02" w:rsidDel="006F0A02">
            <w:delText>The implementation</w:delText>
          </w:r>
        </w:del>
        <w:del w:id="1379" w:author="Cristiano Cesario" w:date="2014-06-20T16:59:00Z">
          <w:r w:rsidR="006F0A02" w:rsidDel="00873575">
            <w:delText xml:space="preserve"> </w:delText>
          </w:r>
        </w:del>
        <w:del w:id="1380" w:author="Cristiano Cesario" w:date="2014-06-20T16:50:00Z">
          <w:r w:rsidR="006F0A02" w:rsidDel="006F0A02">
            <w:delText>use</w:delText>
          </w:r>
        </w:del>
        <w:del w:id="1381" w:author="Cristiano Cesario" w:date="2014-06-20T16:51:00Z">
          <w:r w:rsidR="006F0A02" w:rsidDel="006F0A02">
            <w:delText>s</w:delText>
          </w:r>
        </w:del>
        <w:del w:id="1382" w:author="Cristiano Cesario" w:date="2014-06-21T08:32:00Z">
          <w:r w:rsidR="006F0A02" w:rsidRPr="00DD5572" w:rsidDel="007B0F59">
            <w:delText xml:space="preserve"> Java Web Start</w:delText>
          </w:r>
          <w:r w:rsidR="006F0A02" w:rsidDel="007B0F59">
            <w:rPr>
              <w:rStyle w:val="Refdenotaderodap"/>
            </w:rPr>
            <w:footnoteReference w:id="15"/>
          </w:r>
          <w:r w:rsidR="006F0A02" w:rsidRPr="00DD5572" w:rsidDel="007B0F59">
            <w:delText xml:space="preserve"> Technology, and </w:delText>
          </w:r>
          <w:r w:rsidR="006F0A02" w:rsidDel="007B0F59">
            <w:delText>focus on monitoring</w:delText>
          </w:r>
          <w:r w:rsidR="006F0A02" w:rsidRPr="00DD5572" w:rsidDel="007B0F59">
            <w:delText xml:space="preserve"> Git</w:delText>
          </w:r>
          <w:r w:rsidR="006F0A02" w:rsidDel="007B0F59">
            <w:delText xml:space="preserve"> repositories, once that this is the most used DVCS nowadays </w:delText>
          </w:r>
          <w:r w:rsidR="006F0A02" w:rsidDel="007B0F59">
            <w:fldChar w:fldCharType="begin"/>
          </w:r>
          <w:r w:rsidR="006F0A02" w:rsidDel="007B0F59">
            <w:del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delInstrText>
          </w:r>
          <w:r w:rsidR="006F0A02" w:rsidDel="007B0F59">
            <w:fldChar w:fldCharType="separate"/>
          </w:r>
          <w:r w:rsidR="006F0A02" w:rsidRPr="006958C4" w:rsidDel="007B0F59">
            <w:delText>[8]</w:delText>
          </w:r>
          <w:r w:rsidR="006F0A02" w:rsidDel="007B0F59">
            <w:fldChar w:fldCharType="end"/>
          </w:r>
          <w:r w:rsidR="006F0A02" w:rsidRPr="00DD5572" w:rsidDel="007B0F59">
            <w:delText xml:space="preserve">. </w:delText>
          </w:r>
        </w:del>
        <w:del w:id="1387" w:author="Cristiano Cesario" w:date="2014-06-20T17:00:00Z">
          <w:r w:rsidR="006F0A02" w:rsidRPr="00DD5572" w:rsidDel="00873575">
            <w:delText>The gathering of</w:delText>
          </w:r>
        </w:del>
        <w:del w:id="1388" w:author="Cristiano Cesario" w:date="2014-06-21T08:32:00Z">
          <w:r w:rsidR="006F0A02" w:rsidRPr="00DD5572" w:rsidDel="007B0F59">
            <w:delText xml:space="preserve"> information from repositories </w:delText>
          </w:r>
        </w:del>
        <w:del w:id="1389" w:author="Cristiano Cesario" w:date="2014-06-20T17:00:00Z">
          <w:r w:rsidR="006F0A02" w:rsidRPr="00DD5572" w:rsidDel="00873575">
            <w:delText xml:space="preserve">is accomplished </w:delText>
          </w:r>
        </w:del>
        <w:del w:id="1390" w:author="Cristiano Cesario" w:date="2014-06-21T08:32:00Z">
          <w:r w:rsidR="006F0A02" w:rsidRPr="00DD5572" w:rsidDel="007B0F59">
            <w:delText>using JGit</w:delText>
          </w:r>
          <w:r w:rsidR="006F0A02" w:rsidRPr="00DD5572" w:rsidDel="007B0F59">
            <w:rPr>
              <w:rStyle w:val="Refdenotaderodap"/>
            </w:rPr>
            <w:footnoteReference w:id="16"/>
          </w:r>
          <w:r w:rsidR="006F0A02" w:rsidRPr="00DD5572" w:rsidDel="007B0F59">
            <w:delText xml:space="preserve"> library</w:delText>
          </w:r>
          <w:r w:rsidR="006F0A02" w:rsidDel="007B0F59">
            <w:delText xml:space="preserve">, which allows the user to use </w:delText>
          </w:r>
        </w:del>
        <w:del w:id="1395" w:author="Cristiano Cesario" w:date="2014-06-20T16:56:00Z">
          <w:r w:rsidR="006F0A02" w:rsidDel="00873575">
            <w:delText>DyeVC</w:delText>
          </w:r>
        </w:del>
        <w:del w:id="1396" w:author="Cristiano Cesario" w:date="2014-06-21T08:32:00Z">
          <w:r w:rsidR="006F0A02" w:rsidDel="007B0F59">
            <w:delText xml:space="preserve"> without having a Git client installed</w:delText>
          </w:r>
          <w:r w:rsidR="006F0A02" w:rsidRPr="00DD5572" w:rsidDel="007B0F59">
            <w:delText>.</w:delText>
          </w:r>
        </w:del>
        <w:del w:id="1397" w:author="Cristiano Cesario" w:date="2014-06-20T16:55:00Z">
          <w:r w:rsidR="006F0A02" w:rsidRPr="00DD5572" w:rsidDel="006F0A02">
            <w:delText xml:space="preserve"> </w:delText>
          </w:r>
        </w:del>
        <w:del w:id="1398" w:author="Cristiano Cesario" w:date="2014-06-20T16:56:00Z">
          <w:r w:rsidR="006F0A02" w:rsidDel="00873575">
            <w:delText>DyeVC presents</w:delText>
          </w:r>
        </w:del>
        <w:del w:id="1399" w:author="Cristiano Cesario" w:date="2014-06-21T08:32:00Z">
          <w:r w:rsidR="006F0A02" w:rsidDel="007B0F59">
            <w:delText xml:space="preserve"> the information gathered as a series of graphs by using </w:delText>
          </w:r>
          <w:r w:rsidR="006F0A02" w:rsidRPr="00091394" w:rsidDel="007B0F59">
            <w:delText>JUNG</w:delText>
          </w:r>
          <w:r w:rsidR="006F0A02" w:rsidRPr="00091394" w:rsidDel="007B0F59">
            <w:rPr>
              <w:rStyle w:val="Refdenotaderodap"/>
            </w:rPr>
            <w:footnoteReference w:id="17"/>
          </w:r>
          <w:r w:rsidR="006F0A02" w:rsidRPr="00091394" w:rsidDel="007B0F59">
            <w:delText xml:space="preserve"> library</w:delText>
          </w:r>
          <w:r w:rsidR="006F0A02" w:rsidDel="007B0F59">
            <w:delText>, from which it inherits the ability to extend existing layouts and filters to create new ones, which can be dynamically attached to the graphs that it presents.</w:delText>
          </w:r>
          <w:commentRangeEnd w:id="1376"/>
          <w:r w:rsidR="006F0A02" w:rsidDel="007B0F59">
            <w:rPr>
              <w:rStyle w:val="Refdecomentrio"/>
            </w:rPr>
            <w:commentReference w:id="1376"/>
          </w:r>
        </w:del>
      </w:moveTo>
      <w:moveToRangeEnd w:id="1375"/>
    </w:p>
    <w:p w14:paraId="79028EE4" w14:textId="52E027DC" w:rsidR="00FA7B0A" w:rsidRDefault="00FA7B0A" w:rsidP="0032111C">
      <w:pPr>
        <w:pStyle w:val="Ttulo1"/>
      </w:pPr>
      <w:bookmarkStart w:id="1404" w:name="_Ref384931976"/>
      <w:r>
        <w:t>Evaluation</w:t>
      </w:r>
      <w:bookmarkEnd w:id="1404"/>
    </w:p>
    <w:p w14:paraId="7230BD6E" w14:textId="31F3898B" w:rsidR="00FA7B0A" w:rsidRDefault="00C6091C" w:rsidP="00FA7B0A">
      <w:pPr>
        <w:pStyle w:val="Text"/>
      </w:pPr>
      <w:del w:id="1405" w:author="Cristiano Cesario" w:date="2014-06-22T15:26:00Z">
        <w:r w:rsidDel="004F1423">
          <w:delText>We performed</w:delText>
        </w:r>
      </w:del>
      <w:ins w:id="1406" w:author="Cristiano Cesario" w:date="2014-06-22T15:26:00Z">
        <w:r w:rsidR="004F1423">
          <w:t>In order to evaluate our approach</w:t>
        </w:r>
      </w:ins>
      <w:ins w:id="1407" w:author="Cristiano Cesario" w:date="2014-06-22T15:28:00Z">
        <w:r w:rsidR="004F1423">
          <w:t xml:space="preserve"> we performed two experiments.</w:t>
        </w:r>
      </w:ins>
      <w:r>
        <w:t xml:space="preserve"> </w:t>
      </w:r>
      <w:ins w:id="1408" w:author="Cristiano Cesario" w:date="2014-06-22T15:28:00Z">
        <w:r w:rsidR="004F1423">
          <w:t xml:space="preserve">First, </w:t>
        </w:r>
      </w:ins>
      <w:del w:id="1409" w:author="Cristiano Cesario" w:date="2014-06-21T16:03:00Z">
        <w:r w:rsidDel="00204E3C">
          <w:delText xml:space="preserve">both </w:delText>
        </w:r>
        <w:commentRangeStart w:id="1410"/>
        <w:r w:rsidDel="00204E3C">
          <w:delText>q</w:delText>
        </w:r>
      </w:del>
      <w:ins w:id="1411" w:author="Cristiano Cesario" w:date="2014-06-21T16:03:00Z">
        <w:r w:rsidR="00204E3C">
          <w:t>w</w:t>
        </w:r>
      </w:ins>
      <w:ins w:id="1412" w:author="Cristiano Cesario" w:date="2014-06-22T15:26:00Z">
        <w:r w:rsidR="004F1423">
          <w:t>e conducte</w:t>
        </w:r>
      </w:ins>
      <w:ins w:id="1413" w:author="Cristiano Cesario" w:date="2014-06-22T15:27:00Z">
        <w:r w:rsidR="004F1423">
          <w:t xml:space="preserve">d a </w:t>
        </w:r>
        <w:r w:rsidR="004F1423">
          <w:rPr>
            <w:i/>
          </w:rPr>
          <w:t xml:space="preserve">post-hoc </w:t>
        </w:r>
        <w:r w:rsidR="004F1423" w:rsidRPr="007C6EFC">
          <w:rPr>
            <w:rPrChange w:id="1414" w:author="Cristiano Cesario" w:date="2014-06-25T20:06:00Z">
              <w:rPr>
                <w:i/>
              </w:rPr>
            </w:rPrChange>
          </w:rPr>
          <w:t>analysis</w:t>
        </w:r>
        <w:r w:rsidR="004F1423">
          <w:t xml:space="preserve"> in a real project, to check if DyeVC can help answering questions</w:t>
        </w:r>
      </w:ins>
      <w:ins w:id="1415" w:author="Cristiano Cesario" w:date="2014-06-25T11:15:00Z">
        <w:r w:rsidR="0058575D">
          <w:t xml:space="preserve"> Q1-Q3,</w:t>
        </w:r>
      </w:ins>
      <w:ins w:id="1416" w:author="Cristiano Cesario" w:date="2014-06-22T15:27:00Z">
        <w:r w:rsidR="004F1423">
          <w:t xml:space="preserve"> posed in Section </w:t>
        </w:r>
        <w:r w:rsidR="004F1423">
          <w:fldChar w:fldCharType="begin"/>
        </w:r>
        <w:r w:rsidR="004F1423">
          <w:instrText xml:space="preserve"> REF _Ref391111912 \r \h </w:instrText>
        </w:r>
      </w:ins>
      <w:ins w:id="1417" w:author="Cristiano Cesario" w:date="2014-06-22T15:27:00Z">
        <w:r w:rsidR="004F1423">
          <w:fldChar w:fldCharType="separate"/>
        </w:r>
      </w:ins>
      <w:ins w:id="1418" w:author="Cristiano Cesario" w:date="2014-06-23T11:21:00Z">
        <w:r w:rsidR="00C56A5A">
          <w:t>I</w:t>
        </w:r>
      </w:ins>
      <w:ins w:id="1419" w:author="Cristiano Cesario" w:date="2014-06-22T15:27:00Z">
        <w:r w:rsidR="004F1423">
          <w:fldChar w:fldCharType="end"/>
        </w:r>
        <w:r w:rsidR="004F1423">
          <w:t>. Next, we took some real projects of different sizes and from different sources, to evaluate the feasibility of processing huge amounts of information using our approach</w:t>
        </w:r>
      </w:ins>
      <w:ins w:id="1420" w:author="Cristiano Cesario" w:date="2014-06-25T11:15:00Z">
        <w:r w:rsidR="0058575D">
          <w:t>, in order to answer question Q4</w:t>
        </w:r>
      </w:ins>
      <w:ins w:id="1421" w:author="Cristiano Cesario" w:date="2014-06-22T15:27:00Z">
        <w:r w:rsidR="004F1423">
          <w:t xml:space="preserve">. </w:t>
        </w:r>
      </w:ins>
      <w:del w:id="1422" w:author="Cristiano Cesario" w:date="2014-06-21T16:04:00Z">
        <w:r w:rsidDel="00204E3C">
          <w:delText>uantitative and qualitative evaluations</w:delText>
        </w:r>
      </w:del>
      <w:del w:id="1423" w:author="Cristiano Cesario" w:date="2014-06-22T15:26:00Z">
        <w:r w:rsidDel="004F1423">
          <w:delText xml:space="preserve"> </w:delText>
        </w:r>
      </w:del>
      <w:commentRangeEnd w:id="1410"/>
      <w:r w:rsidR="00BD4A18">
        <w:rPr>
          <w:rStyle w:val="Refdecomentrio"/>
        </w:rPr>
        <w:commentReference w:id="1410"/>
      </w:r>
      <w:del w:id="1424" w:author="Cristiano Cesario" w:date="2014-06-21T16:04:00Z">
        <w:r w:rsidDel="00204E3C">
          <w:delText>of DyeVC,</w:delText>
        </w:r>
      </w:del>
      <w:ins w:id="1425" w:author="Cristiano Cesario" w:date="2014-06-22T15:27:00Z">
        <w:r w:rsidR="004F1423">
          <w:t>Th</w:t>
        </w:r>
      </w:ins>
      <w:ins w:id="1426" w:author="Cristiano Cesario" w:date="2014-06-21T16:07:00Z">
        <w:r w:rsidR="00D356D4">
          <w:t>e next sub-sections detail each of the experiments.</w:t>
        </w:r>
      </w:ins>
      <w:del w:id="1427" w:author="Cristiano Cesario" w:date="2014-06-21T16:08:00Z">
        <w:r w:rsidDel="00D356D4">
          <w:delText xml:space="preserve"> as detailed in the next sub-sections.</w:delText>
        </w:r>
      </w:del>
    </w:p>
    <w:p w14:paraId="3CBD51B2" w14:textId="0D4D084E" w:rsidR="00061435" w:rsidRDefault="00061435" w:rsidP="00C6091C">
      <w:pPr>
        <w:pStyle w:val="Ttulo2"/>
        <w:rPr>
          <w:ins w:id="1428" w:author="Cristiano Cesario" w:date="2014-06-24T06:54:00Z"/>
        </w:rPr>
      </w:pPr>
      <w:ins w:id="1429" w:author="Cristiano Cesario" w:date="2014-06-22T08:32:00Z">
        <w:r>
          <w:t>Analyzing</w:t>
        </w:r>
      </w:ins>
      <w:ins w:id="1430" w:author="Cristiano Cesario" w:date="2014-06-22T08:31:00Z">
        <w:r>
          <w:t xml:space="preserve"> a real project with DyeVC</w:t>
        </w:r>
      </w:ins>
    </w:p>
    <w:p w14:paraId="79A18A7F" w14:textId="3671C126" w:rsidR="00214588" w:rsidRDefault="007C6EFC">
      <w:pPr>
        <w:pStyle w:val="Text"/>
        <w:rPr>
          <w:ins w:id="1431" w:author="Cristiano Cesario" w:date="2014-06-25T20:30:00Z"/>
        </w:rPr>
        <w:pPrChange w:id="1432" w:author="Cristiano Cesario" w:date="2014-06-24T06:54:00Z">
          <w:pPr>
            <w:pStyle w:val="Ttulo2"/>
          </w:pPr>
        </w:pPrChange>
      </w:pPr>
      <w:ins w:id="1433" w:author="Cristiano Cesario" w:date="2014-06-25T20:08:00Z">
        <w:r>
          <w:t xml:space="preserve">To demonstrate that our approach can help answering questions Q1-Q3, we conducted a </w:t>
        </w:r>
        <w:r>
          <w:rPr>
            <w:i/>
          </w:rPr>
          <w:t>post-hoc</w:t>
        </w:r>
        <w:r>
          <w:t xml:space="preserve"> analysis using a real open source project. </w:t>
        </w:r>
      </w:ins>
      <w:ins w:id="1434" w:author="Cristiano Cesario" w:date="2014-06-25T20:09:00Z">
        <w:r>
          <w:t>We used the JQuery project</w:t>
        </w:r>
        <w:r>
          <w:rPr>
            <w:rStyle w:val="Refdenotaderodap"/>
          </w:rPr>
          <w:footnoteReference w:id="18"/>
        </w:r>
      </w:ins>
      <w:ins w:id="1437" w:author="Cristiano Cesario" w:date="2014-06-25T20:11:00Z">
        <w:r>
          <w:t>, a project that began in 2006 and had</w:t>
        </w:r>
      </w:ins>
      <w:ins w:id="1438" w:author="Cristiano Cesario" w:date="2014-06-25T20:12:00Z">
        <w:r>
          <w:t xml:space="preserve"> 6,222 commits by the time of the evaluation. </w:t>
        </w:r>
      </w:ins>
      <w:ins w:id="1439" w:author="Cristiano Cesario" w:date="2014-06-25T20:14:00Z">
        <w:r w:rsidR="00CF22D0">
          <w:t>We used the repository history and reconstructed it, simulating the actions that occurred in the past</w:t>
        </w:r>
      </w:ins>
      <w:ins w:id="1440" w:author="Cristiano Cesario" w:date="2014-06-25T20:19:00Z">
        <w:r w:rsidR="00CF22D0">
          <w:t xml:space="preserve">. </w:t>
        </w:r>
      </w:ins>
      <w:ins w:id="1441" w:author="Cristiano Cesario" w:date="2014-06-26T17:23:00Z">
        <w:r w:rsidR="00D448CB">
          <w:t>We do not replicate the repository history here, due to its size, but it is public available at the server</w:t>
        </w:r>
      </w:ins>
      <w:ins w:id="1442" w:author="Cristiano Cesario" w:date="2014-06-26T17:24:00Z">
        <w:r w:rsidR="00D448CB">
          <w:t xml:space="preserve"> that hosts JQuery project</w:t>
        </w:r>
      </w:ins>
      <w:ins w:id="1443" w:author="Cristiano Cesario" w:date="2014-06-26T17:23:00Z">
        <w:r w:rsidR="00D448CB">
          <w:t xml:space="preserve">. </w:t>
        </w:r>
      </w:ins>
      <w:ins w:id="1444" w:author="Cristiano Cesario" w:date="2014-06-25T20:20:00Z">
        <w:r w:rsidR="00CF22D0">
          <w:t xml:space="preserve">Comments generated automatically helped us to depict </w:t>
        </w:r>
      </w:ins>
      <w:ins w:id="1445" w:author="Cristiano Cesario" w:date="2014-06-25T20:21:00Z">
        <w:r w:rsidR="00CF22D0">
          <w:t>specific flows. For example, the comment “</w:t>
        </w:r>
        <w:r w:rsidR="00CF22D0" w:rsidRPr="00CF22D0">
          <w:rPr>
            <w:rFonts w:ascii="Courier New" w:hAnsi="Courier New" w:cs="Courier New"/>
            <w:b/>
            <w:bCs/>
            <w:sz w:val="17"/>
            <w:szCs w:val="17"/>
            <w:rPrChange w:id="1446" w:author="Cristiano Cesario" w:date="2014-06-25T20:21:00Z">
              <w:rPr>
                <w:rFonts w:ascii="Courier New" w:hAnsi="Courier New" w:cs="Courier New"/>
                <w:b/>
                <w:bCs/>
                <w:i w:val="0"/>
                <w:iCs w:val="0"/>
                <w:sz w:val="17"/>
                <w:szCs w:val="17"/>
                <w:lang w:val="pt-BR"/>
              </w:rPr>
            </w:rPrChange>
          </w:rPr>
          <w:t xml:space="preserve">Merge </w:t>
        </w:r>
        <w:r w:rsidR="00CF22D0" w:rsidRPr="00CF22D0">
          <w:rPr>
            <w:rFonts w:ascii="Courier New" w:hAnsi="Courier New" w:cs="Courier New"/>
            <w:b/>
            <w:bCs/>
            <w:sz w:val="17"/>
            <w:szCs w:val="17"/>
            <w:rPrChange w:id="1447" w:author="Cristiano Cesario" w:date="2014-06-25T20:21:00Z">
              <w:rPr>
                <w:rFonts w:ascii="Courier New" w:hAnsi="Courier New" w:cs="Courier New"/>
                <w:b/>
                <w:bCs/>
                <w:i w:val="0"/>
                <w:iCs w:val="0"/>
                <w:sz w:val="17"/>
                <w:szCs w:val="17"/>
                <w:lang w:val="pt-BR"/>
              </w:rPr>
            </w:rPrChange>
          </w:rPr>
          <w:lastRenderedPageBreak/>
          <w:t xml:space="preserve">branch 'master' of https://github.com/scottjehl/jquery into </w:t>
        </w:r>
        <w:proofErr w:type="spellStart"/>
        <w:r w:rsidR="00CF22D0" w:rsidRPr="00CF22D0">
          <w:rPr>
            <w:rFonts w:ascii="Courier New" w:hAnsi="Courier New" w:cs="Courier New"/>
            <w:b/>
            <w:bCs/>
            <w:sz w:val="17"/>
            <w:szCs w:val="17"/>
            <w:rPrChange w:id="1448" w:author="Cristiano Cesario" w:date="2014-06-25T20:21:00Z">
              <w:rPr>
                <w:rFonts w:ascii="Courier New" w:hAnsi="Courier New" w:cs="Courier New"/>
                <w:b/>
                <w:bCs/>
                <w:i w:val="0"/>
                <w:iCs w:val="0"/>
                <w:sz w:val="17"/>
                <w:szCs w:val="17"/>
                <w:lang w:val="pt-BR"/>
              </w:rPr>
            </w:rPrChange>
          </w:rPr>
          <w:t>scottjehl</w:t>
        </w:r>
        <w:proofErr w:type="spellEnd"/>
        <w:r w:rsidR="00CF22D0" w:rsidRPr="00CF22D0">
          <w:rPr>
            <w:rFonts w:ascii="Courier New" w:hAnsi="Courier New" w:cs="Courier New"/>
            <w:b/>
            <w:bCs/>
            <w:sz w:val="17"/>
            <w:szCs w:val="17"/>
            <w:rPrChange w:id="1449" w:author="Cristiano Cesario" w:date="2014-06-25T20:21:00Z">
              <w:rPr>
                <w:rFonts w:ascii="Courier New" w:hAnsi="Courier New" w:cs="Courier New"/>
                <w:b/>
                <w:bCs/>
                <w:i w:val="0"/>
                <w:iCs w:val="0"/>
                <w:sz w:val="17"/>
                <w:szCs w:val="17"/>
                <w:lang w:val="pt-BR"/>
              </w:rPr>
            </w:rPrChange>
          </w:rPr>
          <w:t>-master</w:t>
        </w:r>
        <w:r w:rsidR="00CF22D0">
          <w:t xml:space="preserve">” </w:t>
        </w:r>
      </w:ins>
      <w:ins w:id="1450" w:author="Cristiano Cesario" w:date="2014-06-25T20:22:00Z">
        <w:r w:rsidR="00CF22D0">
          <w:t>tells us that there was a user named “</w:t>
        </w:r>
        <w:proofErr w:type="spellStart"/>
        <w:r w:rsidR="00CF22D0">
          <w:t>scottjehl</w:t>
        </w:r>
        <w:proofErr w:type="spellEnd"/>
        <w:r w:rsidR="00CF22D0">
          <w:t xml:space="preserve">” and that the merge operation was done at a branch called </w:t>
        </w:r>
      </w:ins>
      <w:ins w:id="1451" w:author="Cristiano Cesario" w:date="2014-06-25T20:23:00Z">
        <w:r w:rsidR="00CF22D0">
          <w:t>“</w:t>
        </w:r>
        <w:proofErr w:type="spellStart"/>
        <w:r w:rsidR="00CF22D0">
          <w:t>scottjehl</w:t>
        </w:r>
        <w:proofErr w:type="spellEnd"/>
        <w:r w:rsidR="00CF22D0">
          <w:t>-master”.</w:t>
        </w:r>
        <w:r w:rsidR="00214588">
          <w:t xml:space="preserve"> </w:t>
        </w:r>
      </w:ins>
    </w:p>
    <w:p w14:paraId="4A6AA50F" w14:textId="4DB963E6" w:rsidR="00AC0321" w:rsidRDefault="00214588">
      <w:pPr>
        <w:pStyle w:val="Text"/>
        <w:rPr>
          <w:ins w:id="1452" w:author="Cristiano Cesario" w:date="2014-06-25T20:30:00Z"/>
        </w:rPr>
        <w:pPrChange w:id="1453" w:author="Cristiano Cesario" w:date="2014-06-24T06:54:00Z">
          <w:pPr>
            <w:pStyle w:val="Ttulo2"/>
          </w:pPr>
        </w:pPrChange>
      </w:pPr>
      <w:ins w:id="1454" w:author="Cristiano Cesario" w:date="2014-06-25T20:26:00Z">
        <w:r>
          <w:t xml:space="preserve">Due to the operating mode of Git, </w:t>
        </w:r>
      </w:ins>
      <w:ins w:id="1455" w:author="Cristiano Cesario" w:date="2014-06-25T20:24:00Z">
        <w:r>
          <w:t>some details</w:t>
        </w:r>
      </w:ins>
      <w:ins w:id="1456" w:author="Cristiano Cesario" w:date="2014-06-26T09:56:00Z">
        <w:r w:rsidR="00D75D6A">
          <w:t xml:space="preserve"> were missing</w:t>
        </w:r>
      </w:ins>
      <w:ins w:id="1457" w:author="Cristiano Cesario" w:date="2014-06-25T20:27:00Z">
        <w:r>
          <w:t>, but these do</w:t>
        </w:r>
      </w:ins>
      <w:ins w:id="1458" w:author="Cristiano Cesario" w:date="2014-06-25T20:24:00Z">
        <w:r>
          <w:t xml:space="preserve"> not compromise </w:t>
        </w:r>
      </w:ins>
      <w:ins w:id="1459" w:author="Cristiano Cesario" w:date="2014-06-25T20:25:00Z">
        <w:r>
          <w:t xml:space="preserve">our </w:t>
        </w:r>
      </w:ins>
      <w:ins w:id="1460" w:author="Cristiano Cesario" w:date="2014-06-25T20:34:00Z">
        <w:r w:rsidR="00C06CD7">
          <w:t>analysis</w:t>
        </w:r>
      </w:ins>
      <w:ins w:id="1461" w:author="Cristiano Cesario" w:date="2014-06-25T20:25:00Z">
        <w:r>
          <w:t>. The first one is the</w:t>
        </w:r>
      </w:ins>
      <w:ins w:id="1462" w:author="Cristiano Cesario" w:date="2014-06-25T20:23:00Z">
        <w:r>
          <w:t xml:space="preserve"> </w:t>
        </w:r>
      </w:ins>
      <w:ins w:id="1463" w:author="Cristiano Cesario" w:date="2014-06-25T20:27:00Z">
        <w:r>
          <w:t>moment where a</w:t>
        </w:r>
      </w:ins>
      <w:ins w:id="1464" w:author="Cristiano Cesario" w:date="2014-06-26T09:59:00Z">
        <w:r w:rsidR="00D75D6A">
          <w:t xml:space="preserve"> </w:t>
        </w:r>
      </w:ins>
      <w:ins w:id="1465" w:author="Cristiano Cesario" w:date="2014-06-26T12:27:00Z">
        <w:r w:rsidR="00583768">
          <w:t>named branch</w:t>
        </w:r>
      </w:ins>
      <w:ins w:id="1466" w:author="Cristiano Cesario" w:date="2014-06-25T20:27:00Z">
        <w:r>
          <w:t xml:space="preserve"> is </w:t>
        </w:r>
      </w:ins>
      <w:ins w:id="1467" w:author="Cristiano Cesario" w:date="2014-06-26T09:58:00Z">
        <w:r w:rsidR="00D75D6A">
          <w:t>removed</w:t>
        </w:r>
      </w:ins>
      <w:ins w:id="1468" w:author="Cristiano Cesario" w:date="2014-06-25T20:27:00Z">
        <w:r>
          <w:t xml:space="preserve">. </w:t>
        </w:r>
      </w:ins>
      <w:ins w:id="1469" w:author="Cristiano Cesario" w:date="2014-06-26T09:59:00Z">
        <w:r w:rsidR="00D75D6A">
          <w:t>Named branches</w:t>
        </w:r>
      </w:ins>
      <w:ins w:id="1470" w:author="Cristiano Cesario" w:date="2014-06-25T20:28:00Z">
        <w:r>
          <w:t xml:space="preserve"> in Git are just pointers to a commit and they are not persistent. </w:t>
        </w:r>
      </w:ins>
      <w:ins w:id="1471" w:author="Cristiano Cesario" w:date="2014-06-25T20:29:00Z">
        <w:r>
          <w:t>When a merge is performed between two branches, one of them disappears and we continue to have the pointer to just one of them.</w:t>
        </w:r>
      </w:ins>
      <w:ins w:id="1472" w:author="Cristiano Cesario" w:date="2014-06-26T09:58:00Z">
        <w:r w:rsidR="00D75D6A">
          <w:t xml:space="preserve"> This does not affect our study, because we just </w:t>
        </w:r>
      </w:ins>
      <w:ins w:id="1473" w:author="Cristiano Cesario" w:date="2014-06-26T12:27:00Z">
        <w:r w:rsidR="00583768">
          <w:t>do not</w:t>
        </w:r>
      </w:ins>
      <w:ins w:id="1474" w:author="Cristiano Cesario" w:date="2014-06-26T10:00:00Z">
        <w:r w:rsidR="00D75D6A">
          <w:t xml:space="preserve"> </w:t>
        </w:r>
      </w:ins>
      <w:ins w:id="1475" w:author="Cristiano Cesario" w:date="2014-06-26T09:58:00Z">
        <w:r w:rsidR="00D75D6A">
          <w:t xml:space="preserve">need to know the existence of a </w:t>
        </w:r>
      </w:ins>
      <w:ins w:id="1476" w:author="Cristiano Cesario" w:date="2014-06-26T10:00:00Z">
        <w:r w:rsidR="00D75D6A">
          <w:t xml:space="preserve">named </w:t>
        </w:r>
      </w:ins>
      <w:ins w:id="1477" w:author="Cristiano Cesario" w:date="2014-06-26T09:58:00Z">
        <w:r w:rsidR="00D75D6A">
          <w:t>branch. T</w:t>
        </w:r>
      </w:ins>
      <w:ins w:id="1478" w:author="Cristiano Cesario" w:date="2014-06-26T10:00:00Z">
        <w:r w:rsidR="00D75D6A">
          <w:t xml:space="preserve">he visual information in </w:t>
        </w:r>
      </w:ins>
      <w:proofErr w:type="spellStart"/>
      <w:ins w:id="1479" w:author="Cristiano Cesario" w:date="2014-06-26T17:25:00Z">
        <w:r w:rsidR="00D448CB">
          <w:t>DyeVC’s</w:t>
        </w:r>
      </w:ins>
      <w:proofErr w:type="spellEnd"/>
      <w:ins w:id="1480" w:author="Cristiano Cesario" w:date="2014-06-26T10:00:00Z">
        <w:r w:rsidR="00D75D6A">
          <w:t xml:space="preserve"> commit history is sufficient to let us know that a branch existed.</w:t>
        </w:r>
      </w:ins>
    </w:p>
    <w:p w14:paraId="70509597" w14:textId="32F099E7" w:rsidR="00214588" w:rsidRDefault="00214588">
      <w:pPr>
        <w:pStyle w:val="Text"/>
        <w:rPr>
          <w:ins w:id="1481" w:author="Cristiano Cesario" w:date="2014-06-25T20:33:00Z"/>
        </w:rPr>
        <w:pPrChange w:id="1482" w:author="Cristiano Cesario" w:date="2014-06-24T06:54:00Z">
          <w:pPr>
            <w:pStyle w:val="Ttulo2"/>
          </w:pPr>
        </w:pPrChange>
      </w:pPr>
      <w:ins w:id="1483" w:author="Cristiano Cesario" w:date="2014-06-25T20:30:00Z">
        <w:r>
          <w:t xml:space="preserve">The second </w:t>
        </w:r>
      </w:ins>
      <w:ins w:id="1484" w:author="Cristiano Cesario" w:date="2014-06-26T09:56:00Z">
        <w:r w:rsidR="00D75D6A">
          <w:t>missing detail</w:t>
        </w:r>
      </w:ins>
      <w:ins w:id="1485" w:author="Cristiano Cesario" w:date="2014-06-26T09:57:00Z">
        <w:r w:rsidR="00D75D6A">
          <w:t xml:space="preserve"> was the mom</w:t>
        </w:r>
      </w:ins>
      <w:ins w:id="1486" w:author="Cristiano Cesario" w:date="2014-06-25T20:30:00Z">
        <w:r>
          <w:t>ent when a clone arises or deceases, because this information does not exist anywhere. W</w:t>
        </w:r>
      </w:ins>
      <w:ins w:id="1487" w:author="Cristiano Cesario" w:date="2014-06-25T20:31:00Z">
        <w:r>
          <w:t>e inferred the creation of clones looking at t</w:t>
        </w:r>
      </w:ins>
      <w:ins w:id="1488" w:author="Cristiano Cesario" w:date="2014-06-25T20:32:00Z">
        <w:r>
          <w:t xml:space="preserve">he commit messages </w:t>
        </w:r>
      </w:ins>
      <w:ins w:id="1489" w:author="Cristiano Cesario" w:date="2014-06-26T17:25:00Z">
        <w:r w:rsidR="00EB16A7">
          <w:t xml:space="preserve">in the repository history </w:t>
        </w:r>
      </w:ins>
      <w:ins w:id="1490" w:author="Cristiano Cesario" w:date="2014-06-25T20:32:00Z">
        <w:r>
          <w:t>(a commit by developer X led to the creation of a clone named X)</w:t>
        </w:r>
      </w:ins>
      <w:ins w:id="1491" w:author="Cristiano Cesario" w:date="2014-06-25T20:33:00Z">
        <w:r w:rsidR="00C06CD7">
          <w:t xml:space="preserve">. Clones created at a given time stayed alive for the rest of the </w:t>
        </w:r>
      </w:ins>
      <w:ins w:id="1492" w:author="Cristiano Cesario" w:date="2014-06-25T20:34:00Z">
        <w:r w:rsidR="00C06CD7">
          <w:t>analysis</w:t>
        </w:r>
      </w:ins>
      <w:ins w:id="1493" w:author="Cristiano Cesario" w:date="2014-06-25T20:33:00Z">
        <w:r w:rsidR="00C06CD7">
          <w:t>.</w:t>
        </w:r>
      </w:ins>
    </w:p>
    <w:p w14:paraId="2BBD8CEA" w14:textId="192C516D" w:rsidR="00214588" w:rsidRDefault="00164534">
      <w:pPr>
        <w:pStyle w:val="Text"/>
        <w:rPr>
          <w:ins w:id="1494" w:author="Cristiano Cesario" w:date="2014-06-26T10:03:00Z"/>
        </w:rPr>
        <w:pPrChange w:id="1495" w:author="Cristiano Cesario" w:date="2014-06-26T10:03:00Z">
          <w:pPr>
            <w:pStyle w:val="Ttulo2"/>
          </w:pPr>
        </w:pPrChange>
      </w:pPr>
      <w:ins w:id="1496" w:author="Cristiano Cesario" w:date="2014-06-26T09:38:00Z">
        <w:r>
          <w:t xml:space="preserve">The final </w:t>
        </w:r>
      </w:ins>
      <w:ins w:id="1497" w:author="Cristiano Cesario" w:date="2014-06-26T09:57:00Z">
        <w:r w:rsidR="00D75D6A">
          <w:t xml:space="preserve">missing </w:t>
        </w:r>
      </w:ins>
      <w:ins w:id="1498" w:author="Cristiano Cesario" w:date="2014-06-26T09:38:00Z">
        <w:r>
          <w:t xml:space="preserve">detail </w:t>
        </w:r>
      </w:ins>
      <w:ins w:id="1499" w:author="Cristiano Cesario" w:date="2014-06-26T09:57:00Z">
        <w:r w:rsidR="00D75D6A">
          <w:t>was</w:t>
        </w:r>
      </w:ins>
      <w:ins w:id="1500" w:author="Cristiano Cesario" w:date="2014-06-26T09:38:00Z">
        <w:r>
          <w:t xml:space="preserve"> </w:t>
        </w:r>
      </w:ins>
      <w:ins w:id="1501" w:author="Cristiano Cesario" w:date="2014-06-26T09:39:00Z">
        <w:r>
          <w:t xml:space="preserve">that </w:t>
        </w:r>
      </w:ins>
      <w:ins w:id="1502" w:author="Cristiano Cesario" w:date="2014-06-26T09:57:00Z">
        <w:r w:rsidR="00D75D6A">
          <w:t xml:space="preserve">although </w:t>
        </w:r>
      </w:ins>
      <w:ins w:id="1503" w:author="Cristiano Cesario" w:date="2014-06-26T09:39:00Z">
        <w:r>
          <w:t>we had</w:t>
        </w:r>
      </w:ins>
      <w:ins w:id="1504" w:author="Cristiano Cesario" w:date="2014-06-25T20:34:00Z">
        <w:r w:rsidR="00C06CD7">
          <w:t xml:space="preserve"> the commit dates and times in the </w:t>
        </w:r>
      </w:ins>
      <w:ins w:id="1505" w:author="Cristiano Cesario" w:date="2014-06-26T17:25:00Z">
        <w:r w:rsidR="00EB16A7">
          <w:t xml:space="preserve">repository </w:t>
        </w:r>
      </w:ins>
      <w:ins w:id="1506" w:author="Cristiano Cesario" w:date="2014-06-25T20:34:00Z">
        <w:r w:rsidR="00C06CD7">
          <w:t xml:space="preserve">history, these dates and times </w:t>
        </w:r>
      </w:ins>
      <w:ins w:id="1507" w:author="Cristiano Cesario" w:date="2014-06-26T09:58:00Z">
        <w:r w:rsidR="00D75D6A">
          <w:t>were not guaranteed to be correct</w:t>
        </w:r>
      </w:ins>
      <w:ins w:id="1508" w:author="Cristiano Cesario" w:date="2014-06-25T20:36:00Z">
        <w:r w:rsidR="00C06CD7">
          <w:t xml:space="preserve">. </w:t>
        </w:r>
      </w:ins>
      <w:ins w:id="1509" w:author="Cristiano Cesario" w:date="2014-06-25T20:37:00Z">
        <w:r w:rsidR="00C06CD7">
          <w:t>This is because in DVCS</w:t>
        </w:r>
      </w:ins>
      <w:ins w:id="1510" w:author="Cristiano Cesario" w:date="2014-06-26T17:25:00Z">
        <w:r w:rsidR="00EB16A7">
          <w:t>’s</w:t>
        </w:r>
      </w:ins>
      <w:ins w:id="1511" w:author="Cristiano Cesario" w:date="2014-06-25T20:37:00Z">
        <w:r w:rsidR="00C06CD7">
          <w:t xml:space="preserve"> we do not have a central clock. Each commit is registered with the local time at the machine where the clone is located, which could lead us to have a commit </w:t>
        </w:r>
      </w:ins>
      <w:ins w:id="1512" w:author="Cristiano Cesario" w:date="2014-06-25T20:39:00Z">
        <w:r w:rsidR="00C06CD7">
          <w:t>in the history with a predecessor in the future, depending on when and where each one of them were performed.</w:t>
        </w:r>
      </w:ins>
      <w:ins w:id="1513" w:author="Cristiano Cesario" w:date="2014-06-26T10:01:00Z">
        <w:r w:rsidR="00D75D6A">
          <w:t xml:space="preserve"> This missing detail is not relevant, because the precedence between two commits is not depicted from their commit times, but from the pointers that </w:t>
        </w:r>
      </w:ins>
      <w:ins w:id="1514" w:author="Cristiano Cesario" w:date="2014-06-26T10:02:00Z">
        <w:r w:rsidR="00D75D6A">
          <w:t>G</w:t>
        </w:r>
      </w:ins>
      <w:ins w:id="1515" w:author="Cristiano Cesario" w:date="2014-06-26T10:01:00Z">
        <w:r w:rsidR="00D75D6A">
          <w:t>it maintains from a commit to its ancestors.</w:t>
        </w:r>
      </w:ins>
      <w:ins w:id="1516" w:author="Cristiano Cesario" w:date="2014-06-26T10:36:00Z">
        <w:r w:rsidR="00BD0BDF">
          <w:t xml:space="preserve"> We </w:t>
        </w:r>
      </w:ins>
      <w:ins w:id="1517" w:author="Cristiano Cesario" w:date="2014-06-26T17:26:00Z">
        <w:r w:rsidR="00EB16A7">
          <w:t>can use these dates</w:t>
        </w:r>
      </w:ins>
      <w:ins w:id="1518" w:author="Cristiano Cesario" w:date="2014-06-26T10:36:00Z">
        <w:r w:rsidR="00BD0BDF">
          <w:t>, but not as an authoritative information.</w:t>
        </w:r>
      </w:ins>
    </w:p>
    <w:p w14:paraId="467F1BC3" w14:textId="721C1CBA" w:rsidR="00BD0BDF" w:rsidRDefault="00A3125C">
      <w:pPr>
        <w:pStyle w:val="PrimeiroPargrafo"/>
        <w:jc w:val="center"/>
        <w:rPr>
          <w:ins w:id="1519" w:author="Cristiano Cesario" w:date="2014-06-26T10:45:00Z"/>
        </w:rPr>
        <w:pPrChange w:id="1520" w:author="Cristiano Cesario" w:date="2014-06-26T10:45:00Z">
          <w:pPr>
            <w:pStyle w:val="Ttulo2"/>
          </w:pPr>
        </w:pPrChange>
      </w:pPr>
      <w:ins w:id="1521" w:author="Cristiano Cesario" w:date="2014-06-26T10:44:00Z">
        <w:r w:rsidRPr="005C05E4">
          <w:rPr>
            <w:noProof/>
          </w:rPr>
          <mc:AlternateContent>
            <mc:Choice Requires="wps">
              <w:drawing>
                <wp:inline distT="0" distB="0" distL="0" distR="0" wp14:anchorId="3B86ED34" wp14:editId="4B80DA4A">
                  <wp:extent cx="2605177" cy="1932317"/>
                  <wp:effectExtent l="0" t="0" r="24130" b="10795"/>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5177" cy="1932317"/>
                          </a:xfrm>
                          <a:prstGeom prst="rect">
                            <a:avLst/>
                          </a:prstGeom>
                          <a:solidFill>
                            <a:srgbClr val="FFFFFF"/>
                          </a:solidFill>
                          <a:ln w="9525">
                            <a:solidFill>
                              <a:srgbClr val="000000"/>
                            </a:solidFill>
                            <a:miter lim="800000"/>
                            <a:headEnd/>
                            <a:tailEnd/>
                          </a:ln>
                        </wps:spPr>
                        <wps:txbx>
                          <w:txbxContent>
                            <w:p w14:paraId="61158402" w14:textId="5348B90C" w:rsidR="00C62924" w:rsidRPr="00883927" w:rsidRDefault="00C62924" w:rsidP="00A3125C">
                              <w:pPr>
                                <w:jc w:val="center"/>
                                <w:rPr>
                                  <w:lang w:val="pt-BR"/>
                                </w:rPr>
                              </w:pPr>
                              <w:ins w:id="1522" w:author="Cristiano Cesario" w:date="2014-06-26T10:45:00Z">
                                <w:r>
                                  <w:rPr>
                                    <w:noProof/>
                                    <w:lang w:val="pt-BR" w:eastAsia="pt-BR"/>
                                  </w:rPr>
                                  <w:drawing>
                                    <wp:inline distT="0" distB="0" distL="0" distR="0" wp14:anchorId="41B811AB" wp14:editId="622CECCE">
                                      <wp:extent cx="2449902" cy="1852051"/>
                                      <wp:effectExtent l="0" t="0" r="7620" b="0"/>
                                      <wp:docPr id="2140" name="Imagem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ins>
                              <w:del w:id="1523" w:author="Cristiano Cesario" w:date="2014-06-26T10:45:00Z">
                                <w:r w:rsidDel="00A3125C">
                                  <w:rPr>
                                    <w:noProof/>
                                    <w:lang w:val="pt-BR" w:eastAsia="pt-BR"/>
                                  </w:rPr>
                                  <w:drawing>
                                    <wp:inline distT="0" distB="0" distL="0" distR="0" wp14:anchorId="7CE88732" wp14:editId="5BC2460C">
                                      <wp:extent cx="2950234" cy="2528772"/>
                                      <wp:effectExtent l="0" t="0" r="2540" b="5080"/>
                                      <wp:docPr id="2141" name="Imagem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3B86ED34" id="_x0000_s1040" type="#_x0000_t202" style="width:205.15pt;height:15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">
                  <v:textbox>
                    <w:txbxContent>
                      <w:p w14:paraId="61158402" w14:textId="5348B90C" w:rsidR="00C62924" w:rsidRPr="00883927" w:rsidRDefault="00C62924" w:rsidP="00A3125C">
                        <w:pPr>
                          <w:jc w:val="center"/>
                          <w:rPr>
                            <w:lang w:val="pt-BR"/>
                          </w:rPr>
                        </w:pPr>
                        <w:ins w:id="1524" w:author="Cristiano Cesario" w:date="2014-06-26T10:45:00Z">
                          <w:r>
                            <w:rPr>
                              <w:noProof/>
                              <w:lang w:val="pt-BR" w:eastAsia="pt-BR"/>
                            </w:rPr>
                            <w:drawing>
                              <wp:inline distT="0" distB="0" distL="0" distR="0" wp14:anchorId="41B811AB" wp14:editId="622CECCE">
                                <wp:extent cx="2449902" cy="1852051"/>
                                <wp:effectExtent l="0" t="0" r="7620" b="0"/>
                                <wp:docPr id="2140" name="Imagem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4517" cy="1855540"/>
                                        </a:xfrm>
                                        <a:prstGeom prst="rect">
                                          <a:avLst/>
                                        </a:prstGeom>
                                        <a:noFill/>
                                        <a:ln>
                                          <a:noFill/>
                                        </a:ln>
                                      </pic:spPr>
                                    </pic:pic>
                                  </a:graphicData>
                                </a:graphic>
                              </wp:inline>
                            </w:drawing>
                          </w:r>
                        </w:ins>
                        <w:del w:id="1525" w:author="Cristiano Cesario" w:date="2014-06-26T10:45:00Z">
                          <w:r w:rsidDel="00A3125C">
                            <w:rPr>
                              <w:noProof/>
                              <w:lang w:val="pt-BR" w:eastAsia="pt-BR"/>
                            </w:rPr>
                            <w:drawing>
                              <wp:inline distT="0" distB="0" distL="0" distR="0" wp14:anchorId="7CE88732" wp14:editId="5BC2460C">
                                <wp:extent cx="2950234" cy="2528772"/>
                                <wp:effectExtent l="0" t="0" r="2540" b="5080"/>
                                <wp:docPr id="2141" name="Imagem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294333E2" w14:textId="469EC5D7" w:rsidR="00A3125C" w:rsidRDefault="00AC205B">
      <w:pPr>
        <w:pStyle w:val="Legenda"/>
        <w:rPr>
          <w:ins w:id="1526" w:author="Cristiano Cesario" w:date="2014-06-26T12:13:00Z"/>
        </w:rPr>
        <w:pPrChange w:id="1527" w:author="Cristiano Cesario" w:date="2014-06-26T12:11:00Z">
          <w:pPr>
            <w:pStyle w:val="Ttulo2"/>
          </w:pPr>
        </w:pPrChange>
      </w:pPr>
      <w:bookmarkStart w:id="1528" w:name="_Ref391548072"/>
      <w:ins w:id="1529" w:author="Cristiano Cesario" w:date="2014-06-26T12:11:00Z">
        <w:r>
          <w:t xml:space="preserve">Fig. </w:t>
        </w:r>
        <w:r>
          <w:fldChar w:fldCharType="begin"/>
        </w:r>
        <w:r>
          <w:instrText xml:space="preserve"> SEQ Fig. \* ARABIC </w:instrText>
        </w:r>
      </w:ins>
      <w:r>
        <w:fldChar w:fldCharType="separate"/>
      </w:r>
      <w:ins w:id="1530" w:author="Cristiano Cesario" w:date="2014-06-26T12:11:00Z">
        <w:r>
          <w:rPr>
            <w:noProof/>
          </w:rPr>
          <w:t>10</w:t>
        </w:r>
        <w:r>
          <w:fldChar w:fldCharType="end"/>
        </w:r>
        <w:bookmarkEnd w:id="1528"/>
        <w:r>
          <w:t>. Topology view showing first monitored repository</w:t>
        </w:r>
      </w:ins>
    </w:p>
    <w:p w14:paraId="1D3BBCEC" w14:textId="52E52552" w:rsidR="00AC205B" w:rsidRDefault="00AC205B">
      <w:pPr>
        <w:pStyle w:val="PrimeiroPargrafo"/>
        <w:rPr>
          <w:ins w:id="1531" w:author="Cristiano Cesario" w:date="2014-06-26T12:17:00Z"/>
        </w:rPr>
        <w:pPrChange w:id="1532" w:author="Cristiano Cesario" w:date="2014-06-26T12:16:00Z">
          <w:pPr>
            <w:pStyle w:val="Ttulo2"/>
          </w:pPr>
        </w:pPrChange>
      </w:pPr>
      <w:ins w:id="1533" w:author="Cristiano Cesario" w:date="2014-06-26T12:14:00Z">
        <w:r w:rsidRPr="005C05E4">
          <w:rPr>
            <w:noProof/>
          </w:rPr>
          <mc:AlternateContent>
            <mc:Choice Requires="wps">
              <w:drawing>
                <wp:inline distT="0" distB="0" distL="0" distR="0" wp14:anchorId="3BD5A62A" wp14:editId="0C8FEE2C">
                  <wp:extent cx="2976113" cy="586596"/>
                  <wp:effectExtent l="0" t="0" r="15240" b="23495"/>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113" cy="586596"/>
                          </a:xfrm>
                          <a:prstGeom prst="rect">
                            <a:avLst/>
                          </a:prstGeom>
                          <a:solidFill>
                            <a:srgbClr val="FFFFFF"/>
                          </a:solidFill>
                          <a:ln w="9525">
                            <a:solidFill>
                              <a:srgbClr val="000000"/>
                            </a:solidFill>
                            <a:miter lim="800000"/>
                            <a:headEnd/>
                            <a:tailEnd/>
                          </a:ln>
                        </wps:spPr>
                        <wps:txbx>
                          <w:txbxContent>
                            <w:p w14:paraId="17CB6E39" w14:textId="3E9DFA33" w:rsidR="00C62924" w:rsidRPr="00883927" w:rsidRDefault="00C62924" w:rsidP="00AC205B">
                              <w:pPr>
                                <w:jc w:val="center"/>
                                <w:rPr>
                                  <w:lang w:val="pt-BR"/>
                                </w:rPr>
                              </w:pPr>
                              <w:ins w:id="1534" w:author="Cristiano Cesario" w:date="2014-06-26T12:15:00Z">
                                <w:r>
                                  <w:rPr>
                                    <w:noProof/>
                                    <w:lang w:val="pt-BR" w:eastAsia="pt-BR"/>
                                  </w:rPr>
                                  <w:drawing>
                                    <wp:inline distT="0" distB="0" distL="0" distR="0" wp14:anchorId="4D944367" wp14:editId="4E45ECDE">
                                      <wp:extent cx="2898479" cy="569344"/>
                                      <wp:effectExtent l="0" t="0" r="0" b="2540"/>
                                      <wp:docPr id="2142" name="Imagem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ins>
                              <w:del w:id="1535" w:author="Cristiano Cesario" w:date="2014-06-26T10:45:00Z">
                                <w:r w:rsidDel="00A3125C">
                                  <w:rPr>
                                    <w:noProof/>
                                    <w:lang w:val="pt-BR" w:eastAsia="pt-BR"/>
                                  </w:rPr>
                                  <w:drawing>
                                    <wp:inline distT="0" distB="0" distL="0" distR="0" wp14:anchorId="123B1A8D" wp14:editId="4D33284D">
                                      <wp:extent cx="2950234" cy="2528772"/>
                                      <wp:effectExtent l="0" t="0" r="2540" b="5080"/>
                                      <wp:docPr id="2143" name="Imagem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3BD5A62A" id="_x0000_s1041" type="#_x0000_t202" style="width:234.35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">
                  <v:textbox>
                    <w:txbxContent>
                      <w:p w14:paraId="17CB6E39" w14:textId="3E9DFA33" w:rsidR="00C62924" w:rsidRPr="00883927" w:rsidRDefault="00C62924" w:rsidP="00AC205B">
                        <w:pPr>
                          <w:jc w:val="center"/>
                          <w:rPr>
                            <w:lang w:val="pt-BR"/>
                          </w:rPr>
                        </w:pPr>
                        <w:ins w:id="1536" w:author="Cristiano Cesario" w:date="2014-06-26T12:15:00Z">
                          <w:r>
                            <w:rPr>
                              <w:noProof/>
                              <w:lang w:val="pt-BR" w:eastAsia="pt-BR"/>
                            </w:rPr>
                            <w:drawing>
                              <wp:inline distT="0" distB="0" distL="0" distR="0" wp14:anchorId="4D944367" wp14:editId="4E45ECDE">
                                <wp:extent cx="2898479" cy="569344"/>
                                <wp:effectExtent l="0" t="0" r="0" b="2540"/>
                                <wp:docPr id="2142" name="Imagem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ins>
                        <w:del w:id="1537" w:author="Cristiano Cesario" w:date="2014-06-26T10:45:00Z">
                          <w:r w:rsidDel="00A3125C">
                            <w:rPr>
                              <w:noProof/>
                              <w:lang w:val="pt-BR" w:eastAsia="pt-BR"/>
                            </w:rPr>
                            <w:drawing>
                              <wp:inline distT="0" distB="0" distL="0" distR="0" wp14:anchorId="123B1A8D" wp14:editId="4D33284D">
                                <wp:extent cx="2950234" cy="2528772"/>
                                <wp:effectExtent l="0" t="0" r="2540" b="5080"/>
                                <wp:docPr id="2143" name="Imagem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38833491" w14:textId="2080B185" w:rsidR="00AC205B" w:rsidRDefault="00AC205B">
      <w:pPr>
        <w:pStyle w:val="Legenda"/>
        <w:rPr>
          <w:ins w:id="1538" w:author="Cristiano Cesario" w:date="2014-06-26T12:17:00Z"/>
        </w:rPr>
        <w:pPrChange w:id="1539" w:author="Cristiano Cesario" w:date="2014-06-26T12:17:00Z">
          <w:pPr>
            <w:pStyle w:val="Ttulo2"/>
          </w:pPr>
        </w:pPrChange>
      </w:pPr>
      <w:bookmarkStart w:id="1540" w:name="_Ref391548397"/>
      <w:ins w:id="1541" w:author="Cristiano Cesario" w:date="2014-06-26T12:17:00Z">
        <w:r>
          <w:t xml:space="preserve">Fig. </w:t>
        </w:r>
        <w:r>
          <w:fldChar w:fldCharType="begin"/>
        </w:r>
        <w:r>
          <w:instrText xml:space="preserve"> SEQ Fig. \* ARABIC </w:instrText>
        </w:r>
      </w:ins>
      <w:r>
        <w:fldChar w:fldCharType="separate"/>
      </w:r>
      <w:ins w:id="1542" w:author="Cristiano Cesario" w:date="2014-06-26T12:17:00Z">
        <w:r>
          <w:rPr>
            <w:noProof/>
          </w:rPr>
          <w:t>11</w:t>
        </w:r>
        <w:r>
          <w:fldChar w:fldCharType="end"/>
        </w:r>
        <w:bookmarkEnd w:id="1540"/>
        <w:r w:rsidR="00A610BB">
          <w:t>.</w:t>
        </w:r>
        <w:r>
          <w:t xml:space="preserve"> </w:t>
        </w:r>
        <w:proofErr w:type="spellStart"/>
        <w:proofErr w:type="gramStart"/>
        <w:r>
          <w:t>aakoch’s</w:t>
        </w:r>
        <w:proofErr w:type="spellEnd"/>
        <w:proofErr w:type="gramEnd"/>
        <w:r>
          <w:t xml:space="preserve"> commit history showing commits pending to be pushed</w:t>
        </w:r>
      </w:ins>
    </w:p>
    <w:p w14:paraId="1A88B22E" w14:textId="77777777" w:rsidR="00AC205B" w:rsidRPr="000D6266" w:rsidRDefault="00AC205B">
      <w:pPr>
        <w:rPr>
          <w:ins w:id="1543" w:author="Cristiano Cesario" w:date="2014-06-26T12:16:00Z"/>
        </w:rPr>
        <w:pPrChange w:id="1544" w:author="Cristiano Cesario" w:date="2014-06-26T12:17:00Z">
          <w:pPr>
            <w:pStyle w:val="Ttulo2"/>
          </w:pPr>
        </w:pPrChange>
      </w:pPr>
    </w:p>
    <w:p w14:paraId="3148F742" w14:textId="77777777" w:rsidR="00AC205B" w:rsidRPr="00102095" w:rsidRDefault="00AC205B" w:rsidP="00AC205B">
      <w:pPr>
        <w:pStyle w:val="Text"/>
        <w:rPr>
          <w:ins w:id="1545" w:author="Cristiano Cesario" w:date="2014-06-26T12:19:00Z"/>
        </w:rPr>
      </w:pPr>
      <w:ins w:id="1546" w:author="Cristiano Cesario" w:date="2014-06-26T12:19:00Z">
        <w:r>
          <w:t xml:space="preserve">We chose a moment in time when three developers were involved, performing commits and merging changes in the repository. We created three clones for these developers, named after their author names and commit messages: </w:t>
        </w:r>
        <w:proofErr w:type="spellStart"/>
        <w:r w:rsidRPr="00102095">
          <w:rPr>
            <w:i/>
          </w:rPr>
          <w:t>jeresig</w:t>
        </w:r>
        <w:proofErr w:type="spellEnd"/>
        <w:r>
          <w:t xml:space="preserve">, </w:t>
        </w:r>
        <w:proofErr w:type="spellStart"/>
        <w:proofErr w:type="gramStart"/>
        <w:r w:rsidRPr="00102095">
          <w:rPr>
            <w:i/>
          </w:rPr>
          <w:t>adam</w:t>
        </w:r>
        <w:proofErr w:type="spellEnd"/>
        <w:proofErr w:type="gramEnd"/>
        <w:r>
          <w:t xml:space="preserve"> and </w:t>
        </w:r>
        <w:proofErr w:type="spellStart"/>
        <w:r w:rsidRPr="00102095">
          <w:rPr>
            <w:i/>
          </w:rPr>
          <w:t>aakosh</w:t>
        </w:r>
        <w:proofErr w:type="spellEnd"/>
        <w:r>
          <w:t xml:space="preserve">. </w:t>
        </w:r>
        <w:r>
          <w:fldChar w:fldCharType="begin"/>
        </w:r>
        <w:r>
          <w:instrText xml:space="preserve"> REF _Ref391548072 \h </w:instrText>
        </w:r>
      </w:ins>
      <w:ins w:id="1547" w:author="Cristiano Cesario" w:date="2014-06-26T12:19:00Z">
        <w:r>
          <w:fldChar w:fldCharType="separate"/>
        </w:r>
        <w:r>
          <w:t xml:space="preserve">Fig. </w:t>
        </w:r>
        <w:r>
          <w:rPr>
            <w:noProof/>
          </w:rPr>
          <w:t>10</w:t>
        </w:r>
        <w:r>
          <w:fldChar w:fldCharType="end"/>
        </w:r>
        <w:r>
          <w:t xml:space="preserve"> shows the topology view when </w:t>
        </w:r>
        <w:proofErr w:type="spellStart"/>
        <w:r>
          <w:rPr>
            <w:i/>
          </w:rPr>
          <w:t>aakosh</w:t>
        </w:r>
        <w:proofErr w:type="spellEnd"/>
        <w:r>
          <w:t xml:space="preserve"> had 121 commits pending to be pushed to the central repository (hereafter represented as </w:t>
        </w:r>
        <w:r>
          <w:rPr>
            <w:i/>
          </w:rPr>
          <w:t>central-repo</w:t>
        </w:r>
        <w:r>
          <w:t xml:space="preserve">).  </w:t>
        </w:r>
        <w:r>
          <w:fldChar w:fldCharType="begin"/>
        </w:r>
        <w:r>
          <w:instrText xml:space="preserve"> REF _Ref391548397 \h </w:instrText>
        </w:r>
      </w:ins>
      <w:ins w:id="1548" w:author="Cristiano Cesario" w:date="2014-06-26T12:19:00Z">
        <w:r>
          <w:fldChar w:fldCharType="separate"/>
        </w:r>
        <w:r>
          <w:t xml:space="preserve">Fig. </w:t>
        </w:r>
        <w:r>
          <w:rPr>
            <w:noProof/>
          </w:rPr>
          <w:t>11</w:t>
        </w:r>
        <w:r>
          <w:fldChar w:fldCharType="end"/>
        </w:r>
        <w:r>
          <w:t xml:space="preserve"> shows part of </w:t>
        </w:r>
        <w:proofErr w:type="spellStart"/>
        <w:r>
          <w:t>aakosh’s</w:t>
        </w:r>
        <w:proofErr w:type="spellEnd"/>
        <w:r>
          <w:t xml:space="preserve"> commit history and how </w:t>
        </w:r>
        <w:r>
          <w:lastRenderedPageBreak/>
          <w:t>DyeVC represents commits pending to be pushed as green nodes in the graph.</w:t>
        </w:r>
      </w:ins>
    </w:p>
    <w:p w14:paraId="393411E6" w14:textId="16A71820" w:rsidR="0028756B" w:rsidRDefault="00AC205B">
      <w:pPr>
        <w:pStyle w:val="Text"/>
        <w:rPr>
          <w:ins w:id="1549" w:author="Cristiano Cesario" w:date="2014-06-26T16:55:00Z"/>
        </w:rPr>
        <w:pPrChange w:id="1550" w:author="Cristiano Cesario" w:date="2014-06-26T12:13:00Z">
          <w:pPr>
            <w:pStyle w:val="Ttulo2"/>
          </w:pPr>
        </w:pPrChange>
      </w:pPr>
      <w:ins w:id="1551" w:author="Cristiano Cesario" w:date="2014-06-26T12:13:00Z">
        <w:r>
          <w:t xml:space="preserve">Later on, </w:t>
        </w:r>
      </w:ins>
      <w:proofErr w:type="spellStart"/>
      <w:ins w:id="1552" w:author="Cristiano Cesario" w:date="2014-06-26T12:19:00Z">
        <w:r w:rsidR="00A610BB">
          <w:t>aakoch</w:t>
        </w:r>
        <w:proofErr w:type="spellEnd"/>
        <w:r w:rsidR="00A610BB">
          <w:t xml:space="preserve"> pushe</w:t>
        </w:r>
      </w:ins>
      <w:ins w:id="1553" w:author="Cristiano Cesario" w:date="2014-06-26T17:27:00Z">
        <w:r w:rsidR="00EB16A7">
          <w:t>d</w:t>
        </w:r>
      </w:ins>
      <w:ins w:id="1554" w:author="Cristiano Cesario" w:date="2014-06-26T12:19:00Z">
        <w:r w:rsidR="00A610BB">
          <w:t xml:space="preserve"> his commits to </w:t>
        </w:r>
      </w:ins>
      <w:ins w:id="1555" w:author="Cristiano Cesario" w:date="2014-06-26T12:20:00Z">
        <w:r w:rsidR="00A610BB">
          <w:rPr>
            <w:i/>
          </w:rPr>
          <w:t>central-repo</w:t>
        </w:r>
        <w:r w:rsidR="00A610BB">
          <w:t xml:space="preserve"> and </w:t>
        </w:r>
      </w:ins>
      <w:ins w:id="1556" w:author="Cristiano Cesario" w:date="2014-06-26T12:24:00Z">
        <w:r w:rsidR="00A610BB">
          <w:t xml:space="preserve">both </w:t>
        </w:r>
        <w:proofErr w:type="spellStart"/>
        <w:proofErr w:type="gramStart"/>
        <w:r w:rsidR="00A610BB">
          <w:rPr>
            <w:i/>
          </w:rPr>
          <w:t>adam</w:t>
        </w:r>
        <w:proofErr w:type="spellEnd"/>
        <w:proofErr w:type="gramEnd"/>
        <w:r w:rsidR="00A610BB">
          <w:t xml:space="preserve"> and </w:t>
        </w:r>
        <w:proofErr w:type="spellStart"/>
        <w:r w:rsidR="00A610BB">
          <w:rPr>
            <w:i/>
          </w:rPr>
          <w:t>jeresig</w:t>
        </w:r>
        <w:proofErr w:type="spellEnd"/>
        <w:r w:rsidR="00A610BB">
          <w:t xml:space="preserve"> </w:t>
        </w:r>
        <w:proofErr w:type="spellStart"/>
        <w:r w:rsidR="00A610BB">
          <w:t>commit</w:t>
        </w:r>
      </w:ins>
      <w:ins w:id="1557" w:author="Cristiano Cesario" w:date="2014-06-26T17:27:00Z">
        <w:r w:rsidR="00EB16A7">
          <w:t>ed</w:t>
        </w:r>
      </w:ins>
      <w:proofErr w:type="spellEnd"/>
      <w:ins w:id="1558" w:author="Cristiano Cesario" w:date="2014-06-26T12:24:00Z">
        <w:r w:rsidR="00A610BB">
          <w:t xml:space="preserve"> some changes. </w:t>
        </w:r>
      </w:ins>
      <w:ins w:id="1559" w:author="Cristiano Cesario" w:date="2014-06-26T12:27:00Z">
        <w:r w:rsidR="00583768">
          <w:fldChar w:fldCharType="begin"/>
        </w:r>
        <w:r w:rsidR="00583768">
          <w:instrText xml:space="preserve"> REF _Ref391548958 \h </w:instrText>
        </w:r>
      </w:ins>
      <w:r w:rsidR="00583768">
        <w:fldChar w:fldCharType="separate"/>
      </w:r>
      <w:ins w:id="1560" w:author="Cristiano Cesario" w:date="2014-06-26T12:27:00Z">
        <w:r w:rsidR="00583768">
          <w:t xml:space="preserve">Fig. </w:t>
        </w:r>
        <w:r w:rsidR="00583768">
          <w:rPr>
            <w:noProof/>
          </w:rPr>
          <w:t>12</w:t>
        </w:r>
        <w:r w:rsidR="00583768">
          <w:fldChar w:fldCharType="end"/>
        </w:r>
        <w:r w:rsidR="00583768">
          <w:t xml:space="preserve"> shows the topology view</w:t>
        </w:r>
      </w:ins>
      <w:ins w:id="1561" w:author="Cristiano Cesario" w:date="2014-06-26T12:28:00Z">
        <w:r w:rsidR="00583768">
          <w:t xml:space="preserve"> after registering </w:t>
        </w:r>
        <w:proofErr w:type="spellStart"/>
        <w:proofErr w:type="gramStart"/>
        <w:r w:rsidR="00583768">
          <w:rPr>
            <w:i/>
          </w:rPr>
          <w:t>adam</w:t>
        </w:r>
        <w:proofErr w:type="spellEnd"/>
        <w:proofErr w:type="gramEnd"/>
        <w:r w:rsidR="00583768">
          <w:rPr>
            <w:i/>
          </w:rPr>
          <w:t xml:space="preserve"> </w:t>
        </w:r>
        <w:r w:rsidR="00583768">
          <w:t xml:space="preserve">and </w:t>
        </w:r>
        <w:proofErr w:type="spellStart"/>
        <w:r w:rsidR="00583768">
          <w:rPr>
            <w:i/>
          </w:rPr>
          <w:t>jeresig</w:t>
        </w:r>
        <w:proofErr w:type="spellEnd"/>
        <w:r w:rsidR="00583768">
          <w:t xml:space="preserve"> to be monitored</w:t>
        </w:r>
      </w:ins>
      <w:ins w:id="1562" w:author="Cristiano Cesario" w:date="2014-06-26T17:27:00Z">
        <w:r w:rsidR="00EB16A7">
          <w:t xml:space="preserve"> by DyeVC</w:t>
        </w:r>
      </w:ins>
      <w:ins w:id="1563" w:author="Cristiano Cesario" w:date="2014-06-26T12:28:00Z">
        <w:r w:rsidR="00583768">
          <w:t xml:space="preserve">. Here, we can see that </w:t>
        </w:r>
        <w:proofErr w:type="spellStart"/>
        <w:r w:rsidR="00583768">
          <w:rPr>
            <w:i/>
          </w:rPr>
          <w:t>aakoch</w:t>
        </w:r>
        <w:proofErr w:type="spellEnd"/>
        <w:r w:rsidR="00583768">
          <w:t xml:space="preserve"> </w:t>
        </w:r>
      </w:ins>
      <w:ins w:id="1564" w:author="Cristiano Cesario" w:date="2014-06-26T17:27:00Z">
        <w:r w:rsidR="00EB16A7">
          <w:t>was</w:t>
        </w:r>
      </w:ins>
      <w:ins w:id="1565" w:author="Cristiano Cesario" w:date="2014-06-26T12:28:00Z">
        <w:r w:rsidR="00583768">
          <w:t xml:space="preserve"> synchronized with </w:t>
        </w:r>
        <w:r w:rsidR="00583768">
          <w:rPr>
            <w:i/>
          </w:rPr>
          <w:t>central-repo</w:t>
        </w:r>
        <w:r w:rsidR="00583768">
          <w:t xml:space="preserve">, whereas </w:t>
        </w:r>
      </w:ins>
      <w:proofErr w:type="spellStart"/>
      <w:proofErr w:type="gramStart"/>
      <w:ins w:id="1566" w:author="Cristiano Cesario" w:date="2014-06-26T12:29:00Z">
        <w:r w:rsidR="00583768">
          <w:rPr>
            <w:i/>
          </w:rPr>
          <w:t>adam</w:t>
        </w:r>
        <w:proofErr w:type="spellEnd"/>
        <w:proofErr w:type="gramEnd"/>
        <w:r w:rsidR="00583768">
          <w:rPr>
            <w:i/>
          </w:rPr>
          <w:t xml:space="preserve"> </w:t>
        </w:r>
        <w:r w:rsidR="00583768">
          <w:t xml:space="preserve">and </w:t>
        </w:r>
        <w:proofErr w:type="spellStart"/>
        <w:r w:rsidR="00583768">
          <w:rPr>
            <w:i/>
          </w:rPr>
          <w:t>jeresig</w:t>
        </w:r>
        <w:proofErr w:type="spellEnd"/>
        <w:r w:rsidR="00583768">
          <w:t xml:space="preserve"> </w:t>
        </w:r>
      </w:ins>
      <w:ins w:id="1567" w:author="Cristiano Cesario" w:date="2014-06-26T17:27:00Z">
        <w:r w:rsidR="00EB16A7">
          <w:t>had</w:t>
        </w:r>
      </w:ins>
      <w:ins w:id="1568" w:author="Cristiano Cesario" w:date="2014-06-26T12:29:00Z">
        <w:r w:rsidR="00583768">
          <w:t xml:space="preserve"> some pending actions.</w:t>
        </w:r>
      </w:ins>
      <w:ins w:id="1569" w:author="Cristiano Cesario" w:date="2014-06-26T17:02:00Z">
        <w:r w:rsidR="0028756B">
          <w:t xml:space="preserve"> If one asked Q1</w:t>
        </w:r>
      </w:ins>
      <w:ins w:id="1570" w:author="Cristiano Cesario" w:date="2014-06-26T17:04:00Z">
        <w:r w:rsidR="0028756B">
          <w:t xml:space="preserve"> or Q2</w:t>
        </w:r>
      </w:ins>
      <w:ins w:id="1571" w:author="Cristiano Cesario" w:date="2014-06-26T17:02:00Z">
        <w:r w:rsidR="0028756B">
          <w:t xml:space="preserve"> at that time and participants used DyeVC, the answer would be </w:t>
        </w:r>
      </w:ins>
      <w:ins w:id="1572" w:author="Cristiano Cesario" w:date="2014-06-26T17:03:00Z">
        <w:r w:rsidR="0028756B">
          <w:t>the graph shown in</w:t>
        </w:r>
      </w:ins>
      <w:ins w:id="1573" w:author="Cristiano Cesario" w:date="2014-06-26T17:02:00Z">
        <w:r w:rsidR="0028756B">
          <w:t xml:space="preserve"> </w:t>
        </w:r>
      </w:ins>
      <w:ins w:id="1574" w:author="Cristiano Cesario" w:date="2014-06-26T17:03:00Z">
        <w:r w:rsidR="0028756B">
          <w:fldChar w:fldCharType="begin"/>
        </w:r>
        <w:r w:rsidR="0028756B">
          <w:instrText xml:space="preserve"> REF _Ref391548958 \h </w:instrText>
        </w:r>
      </w:ins>
      <w:r w:rsidR="0028756B">
        <w:fldChar w:fldCharType="separate"/>
      </w:r>
      <w:ins w:id="1575" w:author="Cristiano Cesario" w:date="2014-06-26T17:03:00Z">
        <w:r w:rsidR="0028756B">
          <w:t xml:space="preserve">Fig. </w:t>
        </w:r>
        <w:r w:rsidR="0028756B">
          <w:rPr>
            <w:noProof/>
          </w:rPr>
          <w:t>12</w:t>
        </w:r>
        <w:r w:rsidR="0028756B">
          <w:fldChar w:fldCharType="end"/>
        </w:r>
        <w:r w:rsidR="0028756B">
          <w:t>.</w:t>
        </w:r>
      </w:ins>
    </w:p>
    <w:p w14:paraId="68D4BA39" w14:textId="43F907DB" w:rsidR="00EB16A7" w:rsidRDefault="0028756B">
      <w:pPr>
        <w:pStyle w:val="Text"/>
        <w:rPr>
          <w:ins w:id="1576" w:author="Cristiano Cesario" w:date="2014-06-26T17:33:00Z"/>
        </w:rPr>
        <w:pPrChange w:id="1577" w:author="Cristiano Cesario" w:date="2014-06-26T17:33:00Z">
          <w:pPr>
            <w:pStyle w:val="Ttulo2"/>
          </w:pPr>
        </w:pPrChange>
      </w:pPr>
      <w:ins w:id="1578" w:author="Cristiano Cesario" w:date="2014-06-26T16:55:00Z">
        <w:r>
          <w:t>Adam ha</w:t>
        </w:r>
      </w:ins>
      <w:ins w:id="1579" w:author="Cristiano Cesario" w:date="2014-06-26T17:27:00Z">
        <w:r w:rsidR="00EB16A7">
          <w:t>d</w:t>
        </w:r>
      </w:ins>
      <w:ins w:id="1580" w:author="Cristiano Cesario" w:date="2014-06-26T16:55:00Z">
        <w:r>
          <w:t xml:space="preserve"> 121 commits to push from </w:t>
        </w:r>
        <w:r>
          <w:rPr>
            <w:i/>
          </w:rPr>
          <w:t>central-repo</w:t>
        </w:r>
        <w:r>
          <w:t xml:space="preserve">, what is corroborated by </w:t>
        </w:r>
      </w:ins>
      <w:ins w:id="1581" w:author="Cristiano Cesario" w:date="2014-06-26T16:56:00Z">
        <w:r>
          <w:t>the details of his tracked branches (</w:t>
        </w:r>
        <w:r>
          <w:fldChar w:fldCharType="begin"/>
        </w:r>
        <w:r>
          <w:instrText xml:space="preserve"> REF _Ref391565122 \h </w:instrText>
        </w:r>
      </w:ins>
      <w:r>
        <w:fldChar w:fldCharType="separate"/>
      </w:r>
      <w:ins w:id="1582" w:author="Cristiano Cesario" w:date="2014-06-26T16:56:00Z">
        <w:r>
          <w:t xml:space="preserve">Fig. </w:t>
        </w:r>
        <w:r>
          <w:rPr>
            <w:noProof/>
          </w:rPr>
          <w:t>13</w:t>
        </w:r>
        <w:r>
          <w:fldChar w:fldCharType="end"/>
        </w:r>
        <w:r>
          <w:t>)</w:t>
        </w:r>
      </w:ins>
      <w:ins w:id="1583" w:author="Cristiano Cesario" w:date="2014-06-26T16:57:00Z">
        <w:r>
          <w:t>. He also ha</w:t>
        </w:r>
      </w:ins>
      <w:ins w:id="1584" w:author="Cristiano Cesario" w:date="2014-06-26T17:27:00Z">
        <w:r w:rsidR="00EB16A7">
          <w:t>d</w:t>
        </w:r>
      </w:ins>
      <w:ins w:id="1585" w:author="Cristiano Cesario" w:date="2014-06-26T16:57:00Z">
        <w:r>
          <w:t xml:space="preserve"> a non-tracked commit pending to be pushed. Non-tracked commits are not shown in the tracked branches view, but we can see them in commit history views, painted in gray. </w:t>
        </w:r>
      </w:ins>
      <w:ins w:id="1586" w:author="Cristiano Cesario" w:date="2014-06-26T16:58:00Z">
        <w:r>
          <w:fldChar w:fldCharType="begin"/>
        </w:r>
        <w:r>
          <w:instrText xml:space="preserve"> REF _Ref391129463 \h </w:instrText>
        </w:r>
      </w:ins>
      <w:r>
        <w:fldChar w:fldCharType="separate"/>
      </w:r>
      <w:ins w:id="1587" w:author="Cristiano Cesario" w:date="2014-06-26T16:58:00Z">
        <w:r>
          <w:t xml:space="preserve">Fig. </w:t>
        </w:r>
        <w:r>
          <w:rPr>
            <w:noProof/>
          </w:rPr>
          <w:t>8</w:t>
        </w:r>
        <w:r>
          <w:fldChar w:fldCharType="end"/>
        </w:r>
        <w:r>
          <w:t xml:space="preserve"> shows the collapsed commit history for </w:t>
        </w:r>
        <w:proofErr w:type="spellStart"/>
        <w:r>
          <w:t>jeresig</w:t>
        </w:r>
        <w:proofErr w:type="spellEnd"/>
        <w:r>
          <w:t xml:space="preserve">, where we can see </w:t>
        </w:r>
        <w:proofErr w:type="spellStart"/>
        <w:proofErr w:type="gramStart"/>
        <w:r w:rsidR="00EB16A7" w:rsidRPr="000D6266">
          <w:rPr>
            <w:i/>
          </w:rPr>
          <w:t>adam</w:t>
        </w:r>
      </w:ins>
      <w:ins w:id="1588" w:author="Cristiano Cesario" w:date="2014-06-26T16:59:00Z">
        <w:r w:rsidRPr="00EB16A7">
          <w:rPr>
            <w:i/>
            <w:rPrChange w:id="1589" w:author="Cristiano Cesario" w:date="2014-06-26T17:28:00Z">
              <w:rPr>
                <w:i w:val="0"/>
                <w:iCs w:val="0"/>
              </w:rPr>
            </w:rPrChange>
          </w:rPr>
          <w:t>’s</w:t>
        </w:r>
        <w:proofErr w:type="spellEnd"/>
        <w:proofErr w:type="gramEnd"/>
        <w:r>
          <w:t xml:space="preserve"> non tracked commit with hash </w:t>
        </w:r>
        <w:r w:rsidRPr="007E0912">
          <w:rPr>
            <w:rFonts w:ascii="Courier New" w:hAnsi="Courier New" w:cs="Courier New"/>
            <w:sz w:val="16"/>
            <w:szCs w:val="16"/>
            <w:rPrChange w:id="1590" w:author="Cristiano Cesario" w:date="2014-06-26T17:08:00Z">
              <w:rPr>
                <w:i w:val="0"/>
                <w:iCs w:val="0"/>
              </w:rPr>
            </w:rPrChange>
          </w:rPr>
          <w:t>a2bd8</w:t>
        </w:r>
        <w:r>
          <w:t xml:space="preserve"> (</w:t>
        </w:r>
      </w:ins>
      <w:ins w:id="1591" w:author="Cristiano Cesario" w:date="2014-06-26T17:05:00Z">
        <w:r w:rsidR="00582885">
          <w:t xml:space="preserve">we know </w:t>
        </w:r>
      </w:ins>
      <w:ins w:id="1592" w:author="Cristiano Cesario" w:date="2014-06-26T17:28:00Z">
        <w:r w:rsidR="00EB16A7">
          <w:t xml:space="preserve">this is an </w:t>
        </w:r>
        <w:proofErr w:type="spellStart"/>
        <w:r w:rsidR="00EB16A7">
          <w:rPr>
            <w:i/>
          </w:rPr>
          <w:t>adam’s</w:t>
        </w:r>
        <w:proofErr w:type="spellEnd"/>
        <w:r w:rsidR="00EB16A7">
          <w:t xml:space="preserve"> commit</w:t>
        </w:r>
      </w:ins>
      <w:ins w:id="1593" w:author="Cristiano Cesario" w:date="2014-06-26T17:05:00Z">
        <w:r w:rsidR="00582885">
          <w:t xml:space="preserve"> by comparing</w:t>
        </w:r>
      </w:ins>
      <w:ins w:id="1594" w:author="Cristiano Cesario" w:date="2014-06-26T16:59:00Z">
        <w:r>
          <w:t xml:space="preserve"> the</w:t>
        </w:r>
      </w:ins>
      <w:ins w:id="1595" w:author="Cristiano Cesario" w:date="2014-06-26T17:00:00Z">
        <w:r>
          <w:t xml:space="preserve"> id of the repository in the message details with </w:t>
        </w:r>
        <w:proofErr w:type="spellStart"/>
        <w:r w:rsidRPr="00EB16A7">
          <w:rPr>
            <w:i/>
            <w:rPrChange w:id="1596" w:author="Cristiano Cesario" w:date="2014-06-26T17:28:00Z">
              <w:rPr>
                <w:i w:val="0"/>
                <w:iCs w:val="0"/>
              </w:rPr>
            </w:rPrChange>
          </w:rPr>
          <w:t>adam’s</w:t>
        </w:r>
        <w:proofErr w:type="spellEnd"/>
        <w:r>
          <w:t xml:space="preserve"> repository id in </w:t>
        </w:r>
        <w:r>
          <w:fldChar w:fldCharType="begin"/>
        </w:r>
        <w:r>
          <w:instrText xml:space="preserve"> REF _Ref391548958 \h </w:instrText>
        </w:r>
      </w:ins>
      <w:r>
        <w:fldChar w:fldCharType="separate"/>
      </w:r>
      <w:ins w:id="1597" w:author="Cristiano Cesario" w:date="2014-06-26T17:00:00Z">
        <w:r>
          <w:t xml:space="preserve">Fig. </w:t>
        </w:r>
        <w:r>
          <w:rPr>
            <w:noProof/>
          </w:rPr>
          <w:t>12</w:t>
        </w:r>
        <w:r>
          <w:fldChar w:fldCharType="end"/>
        </w:r>
        <w:r>
          <w:t>).</w:t>
        </w:r>
      </w:ins>
    </w:p>
    <w:p w14:paraId="43AF2CA8" w14:textId="77777777" w:rsidR="00EB16A7" w:rsidRDefault="00EB16A7">
      <w:pPr>
        <w:pStyle w:val="Text"/>
        <w:rPr>
          <w:ins w:id="1598" w:author="Cristiano Cesario" w:date="2014-06-26T17:05:00Z"/>
        </w:rPr>
        <w:pPrChange w:id="1599" w:author="Cristiano Cesario" w:date="2014-06-26T17:33:00Z">
          <w:pPr>
            <w:pStyle w:val="Ttulo2"/>
          </w:pPr>
        </w:pPrChange>
      </w:pPr>
    </w:p>
    <w:p w14:paraId="463B4CC9" w14:textId="5C9BF4A5" w:rsidR="00A3125C" w:rsidRDefault="00A3125C">
      <w:pPr>
        <w:rPr>
          <w:ins w:id="1600" w:author="Cristiano Cesario" w:date="2014-06-26T10:49:00Z"/>
          <w:lang w:eastAsia="pt-BR"/>
        </w:rPr>
        <w:pPrChange w:id="1601" w:author="Cristiano Cesario" w:date="2014-06-26T10:45:00Z">
          <w:pPr>
            <w:pStyle w:val="Ttulo2"/>
          </w:pPr>
        </w:pPrChange>
      </w:pPr>
      <w:ins w:id="1602" w:author="Cristiano Cesario" w:date="2014-06-26T10:48:00Z">
        <w:r w:rsidRPr="005C05E4">
          <w:rPr>
            <w:noProof/>
            <w:lang w:val="pt-BR" w:eastAsia="pt-BR"/>
          </w:rPr>
          <mc:AlternateContent>
            <mc:Choice Requires="wps">
              <w:drawing>
                <wp:inline distT="0" distB="0" distL="0" distR="0" wp14:anchorId="66053408" wp14:editId="1ED22A78">
                  <wp:extent cx="3019245" cy="1828800"/>
                  <wp:effectExtent l="0" t="0" r="10160" b="1905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245" cy="1828800"/>
                          </a:xfrm>
                          <a:prstGeom prst="rect">
                            <a:avLst/>
                          </a:prstGeom>
                          <a:solidFill>
                            <a:srgbClr val="FFFFFF"/>
                          </a:solidFill>
                          <a:ln w="9525">
                            <a:solidFill>
                              <a:srgbClr val="000000"/>
                            </a:solidFill>
                            <a:miter lim="800000"/>
                            <a:headEnd/>
                            <a:tailEnd/>
                          </a:ln>
                        </wps:spPr>
                        <wps:txbx>
                          <w:txbxContent>
                            <w:p w14:paraId="5BF74415" w14:textId="5CF893F7" w:rsidR="00C62924" w:rsidRPr="00883927" w:rsidRDefault="00C62924" w:rsidP="00A3125C">
                              <w:pPr>
                                <w:jc w:val="center"/>
                                <w:rPr>
                                  <w:lang w:val="pt-BR"/>
                                </w:rPr>
                              </w:pPr>
                              <w:ins w:id="1603" w:author="Cristiano Cesario" w:date="2014-06-26T10:48:00Z">
                                <w:r>
                                  <w:rPr>
                                    <w:noProof/>
                                    <w:lang w:val="pt-BR" w:eastAsia="pt-BR"/>
                                  </w:rPr>
                                  <w:drawing>
                                    <wp:inline distT="0" distB="0" distL="0" distR="0" wp14:anchorId="47514A6A" wp14:editId="2CA10FB2">
                                      <wp:extent cx="2877353" cy="1751163"/>
                                      <wp:effectExtent l="0" t="0" r="0" b="1905"/>
                                      <wp:docPr id="2144" name="Imagem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ins>
                              <w:del w:id="1604" w:author="Cristiano Cesario" w:date="2014-06-26T10:45:00Z">
                                <w:r w:rsidDel="00A3125C">
                                  <w:rPr>
                                    <w:noProof/>
                                    <w:lang w:val="pt-BR" w:eastAsia="pt-BR"/>
                                  </w:rPr>
                                  <w:drawing>
                                    <wp:inline distT="0" distB="0" distL="0" distR="0" wp14:anchorId="35C0AD9C" wp14:editId="1CCBE872">
                                      <wp:extent cx="2950234" cy="2528772"/>
                                      <wp:effectExtent l="0" t="0" r="2540" b="5080"/>
                                      <wp:docPr id="2145" name="Imagem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66053408" id="_x0000_s1042" type="#_x0000_t202" style="width:237.7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">
                  <v:textbox>
                    <w:txbxContent>
                      <w:p w14:paraId="5BF74415" w14:textId="5CF893F7" w:rsidR="00C62924" w:rsidRPr="00883927" w:rsidRDefault="00C62924" w:rsidP="00A3125C">
                        <w:pPr>
                          <w:jc w:val="center"/>
                          <w:rPr>
                            <w:lang w:val="pt-BR"/>
                          </w:rPr>
                        </w:pPr>
                        <w:ins w:id="1605" w:author="Cristiano Cesario" w:date="2014-06-26T10:48:00Z">
                          <w:r>
                            <w:rPr>
                              <w:noProof/>
                              <w:lang w:val="pt-BR" w:eastAsia="pt-BR"/>
                            </w:rPr>
                            <w:drawing>
                              <wp:inline distT="0" distB="0" distL="0" distR="0" wp14:anchorId="47514A6A" wp14:editId="2CA10FB2">
                                <wp:extent cx="2877353" cy="1751163"/>
                                <wp:effectExtent l="0" t="0" r="0" b="1905"/>
                                <wp:docPr id="2144" name="Imagem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409" cy="1755457"/>
                                        </a:xfrm>
                                        <a:prstGeom prst="rect">
                                          <a:avLst/>
                                        </a:prstGeom>
                                        <a:noFill/>
                                        <a:ln>
                                          <a:noFill/>
                                        </a:ln>
                                      </pic:spPr>
                                    </pic:pic>
                                  </a:graphicData>
                                </a:graphic>
                              </wp:inline>
                            </w:drawing>
                          </w:r>
                        </w:ins>
                        <w:del w:id="1606" w:author="Cristiano Cesario" w:date="2014-06-26T10:45:00Z">
                          <w:r w:rsidDel="00A3125C">
                            <w:rPr>
                              <w:noProof/>
                              <w:lang w:val="pt-BR" w:eastAsia="pt-BR"/>
                            </w:rPr>
                            <w:drawing>
                              <wp:inline distT="0" distB="0" distL="0" distR="0" wp14:anchorId="35C0AD9C" wp14:editId="1CCBE872">
                                <wp:extent cx="2950234" cy="2528772"/>
                                <wp:effectExtent l="0" t="0" r="2540" b="5080"/>
                                <wp:docPr id="2145" name="Imagem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394953F1" w14:textId="52ED8F68" w:rsidR="00A3125C" w:rsidRDefault="00A610BB">
      <w:pPr>
        <w:pStyle w:val="Legenda"/>
        <w:rPr>
          <w:ins w:id="1607" w:author="Cristiano Cesario" w:date="2014-06-26T12:25:00Z"/>
        </w:rPr>
        <w:pPrChange w:id="1608" w:author="Cristiano Cesario" w:date="2014-06-26T12:25:00Z">
          <w:pPr>
            <w:pStyle w:val="Ttulo2"/>
          </w:pPr>
        </w:pPrChange>
      </w:pPr>
      <w:bookmarkStart w:id="1609" w:name="_Ref391548958"/>
      <w:ins w:id="1610" w:author="Cristiano Cesario" w:date="2014-06-26T12:25:00Z">
        <w:r>
          <w:t xml:space="preserve">Fig. </w:t>
        </w:r>
        <w:r>
          <w:fldChar w:fldCharType="begin"/>
        </w:r>
        <w:r>
          <w:instrText xml:space="preserve"> SEQ Fig. \* ARABIC </w:instrText>
        </w:r>
      </w:ins>
      <w:r>
        <w:fldChar w:fldCharType="separate"/>
      </w:r>
      <w:ins w:id="1611" w:author="Cristiano Cesario" w:date="2014-06-26T12:25:00Z">
        <w:r>
          <w:rPr>
            <w:noProof/>
          </w:rPr>
          <w:t>12</w:t>
        </w:r>
        <w:r>
          <w:fldChar w:fldCharType="end"/>
        </w:r>
      </w:ins>
      <w:bookmarkEnd w:id="1609"/>
      <w:ins w:id="1612" w:author="Cristiano Cesario" w:date="2014-06-26T12:26:00Z">
        <w:r w:rsidR="00583768">
          <w:t>. Topology view showing the three monitored repositories</w:t>
        </w:r>
      </w:ins>
    </w:p>
    <w:p w14:paraId="58B7E7FB" w14:textId="77777777" w:rsidR="00A610BB" w:rsidRPr="00A610BB" w:rsidRDefault="00A610BB">
      <w:pPr>
        <w:rPr>
          <w:ins w:id="1613" w:author="Cristiano Cesario" w:date="2014-06-26T10:49:00Z"/>
          <w:rPrChange w:id="1614" w:author="Cristiano Cesario" w:date="2014-06-26T12:25:00Z">
            <w:rPr>
              <w:ins w:id="1615" w:author="Cristiano Cesario" w:date="2014-06-26T10:49:00Z"/>
              <w:lang w:eastAsia="pt-BR"/>
            </w:rPr>
          </w:rPrChange>
        </w:rPr>
        <w:pPrChange w:id="1616" w:author="Cristiano Cesario" w:date="2014-06-26T12:25:00Z">
          <w:pPr>
            <w:pStyle w:val="Ttulo2"/>
          </w:pPr>
        </w:pPrChange>
      </w:pPr>
    </w:p>
    <w:p w14:paraId="600E41AA" w14:textId="792B53D6" w:rsidR="00A3125C" w:rsidRDefault="00A3125C">
      <w:pPr>
        <w:rPr>
          <w:ins w:id="1617" w:author="Cristiano Cesario" w:date="2014-06-26T10:50:00Z"/>
          <w:lang w:eastAsia="pt-BR"/>
        </w:rPr>
        <w:pPrChange w:id="1618" w:author="Cristiano Cesario" w:date="2014-06-26T10:45:00Z">
          <w:pPr>
            <w:pStyle w:val="Ttulo2"/>
          </w:pPr>
        </w:pPrChange>
      </w:pPr>
      <w:ins w:id="1619" w:author="Cristiano Cesario" w:date="2014-06-26T10:49:00Z">
        <w:r w:rsidRPr="005C05E4">
          <w:rPr>
            <w:noProof/>
            <w:lang w:val="pt-BR" w:eastAsia="pt-BR"/>
          </w:rPr>
          <mc:AlternateContent>
            <mc:Choice Requires="wps">
              <w:drawing>
                <wp:inline distT="0" distB="0" distL="0" distR="0" wp14:anchorId="0E3C3C78" wp14:editId="43554614">
                  <wp:extent cx="3045125" cy="1880188"/>
                  <wp:effectExtent l="0" t="0" r="22225" b="25400"/>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880188"/>
                          </a:xfrm>
                          <a:prstGeom prst="rect">
                            <a:avLst/>
                          </a:prstGeom>
                          <a:solidFill>
                            <a:srgbClr val="FFFFFF"/>
                          </a:solidFill>
                          <a:ln w="9525">
                            <a:solidFill>
                              <a:srgbClr val="000000"/>
                            </a:solidFill>
                            <a:miter lim="800000"/>
                            <a:headEnd/>
                            <a:tailEnd/>
                          </a:ln>
                        </wps:spPr>
                        <wps:txbx>
                          <w:txbxContent>
                            <w:p w14:paraId="605767A5" w14:textId="15D0F5ED" w:rsidR="00C62924" w:rsidRPr="00883927" w:rsidRDefault="00C62924" w:rsidP="00A3125C">
                              <w:pPr>
                                <w:jc w:val="center"/>
                                <w:rPr>
                                  <w:lang w:val="pt-BR"/>
                                </w:rPr>
                              </w:pPr>
                              <w:ins w:id="1620" w:author="Cristiano Cesario" w:date="2014-06-26T10:49:00Z">
                                <w:r>
                                  <w:rPr>
                                    <w:noProof/>
                                    <w:lang w:val="pt-BR" w:eastAsia="pt-BR"/>
                                  </w:rPr>
                                  <w:drawing>
                                    <wp:inline distT="0" distB="0" distL="0" distR="0" wp14:anchorId="0C773847" wp14:editId="7E4738DD">
                                      <wp:extent cx="2881312" cy="1837426"/>
                                      <wp:effectExtent l="0" t="0" r="0" b="0"/>
                                      <wp:docPr id="2146" name="Imagem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a:ext>
                                              </a:extLst>
                                            </pic:spPr>
                                          </pic:pic>
                                        </a:graphicData>
                                      </a:graphic>
                                    </wp:inline>
                                  </w:drawing>
                                </w:r>
                              </w:ins>
                              <w:del w:id="1621" w:author="Cristiano Cesario" w:date="2014-06-26T10:45:00Z">
                                <w:r w:rsidDel="00A3125C">
                                  <w:rPr>
                                    <w:noProof/>
                                    <w:lang w:val="pt-BR" w:eastAsia="pt-BR"/>
                                  </w:rPr>
                                  <w:drawing>
                                    <wp:inline distT="0" distB="0" distL="0" distR="0" wp14:anchorId="28135E0B" wp14:editId="68DCF5A3">
                                      <wp:extent cx="2950234" cy="2528772"/>
                                      <wp:effectExtent l="0" t="0" r="2540" b="5080"/>
                                      <wp:docPr id="2147" name="Imagem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0E3C3C78" id="_x0000_s1043" type="#_x0000_t202" style="width:239.75pt;height:14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">
                  <v:textbox>
                    <w:txbxContent>
                      <w:p w14:paraId="605767A5" w14:textId="15D0F5ED" w:rsidR="00C62924" w:rsidRPr="00883927" w:rsidRDefault="00C62924" w:rsidP="00A3125C">
                        <w:pPr>
                          <w:jc w:val="center"/>
                          <w:rPr>
                            <w:lang w:val="pt-BR"/>
                          </w:rPr>
                        </w:pPr>
                        <w:ins w:id="1622" w:author="Cristiano Cesario" w:date="2014-06-26T10:49:00Z">
                          <w:r>
                            <w:rPr>
                              <w:noProof/>
                              <w:lang w:val="pt-BR" w:eastAsia="pt-BR"/>
                            </w:rPr>
                            <w:drawing>
                              <wp:inline distT="0" distB="0" distL="0" distR="0" wp14:anchorId="0C773847" wp14:editId="7E4738DD">
                                <wp:extent cx="2881312" cy="1837426"/>
                                <wp:effectExtent l="0" t="0" r="0" b="0"/>
                                <wp:docPr id="2146" name="Imagem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a:ext>
                                        </a:extLst>
                                      </pic:spPr>
                                    </pic:pic>
                                  </a:graphicData>
                                </a:graphic>
                              </wp:inline>
                            </w:drawing>
                          </w:r>
                        </w:ins>
                        <w:del w:id="1623" w:author="Cristiano Cesario" w:date="2014-06-26T10:45:00Z">
                          <w:r w:rsidDel="00A3125C">
                            <w:rPr>
                              <w:noProof/>
                              <w:lang w:val="pt-BR" w:eastAsia="pt-BR"/>
                            </w:rPr>
                            <w:drawing>
                              <wp:inline distT="0" distB="0" distL="0" distR="0" wp14:anchorId="28135E0B" wp14:editId="68DCF5A3">
                                <wp:extent cx="2950234" cy="2528772"/>
                                <wp:effectExtent l="0" t="0" r="2540" b="5080"/>
                                <wp:docPr id="2147" name="Imagem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3251098A" w14:textId="4DEA3FAC" w:rsidR="00EB16A7" w:rsidRDefault="00A610BB">
      <w:pPr>
        <w:pStyle w:val="Legenda"/>
        <w:rPr>
          <w:ins w:id="1624" w:author="Cristiano Cesario" w:date="2014-06-26T16:56:00Z"/>
        </w:rPr>
        <w:pPrChange w:id="1625" w:author="Cristiano Cesario" w:date="2014-06-26T17:33:00Z">
          <w:pPr>
            <w:pStyle w:val="Ttulo2"/>
          </w:pPr>
        </w:pPrChange>
      </w:pPr>
      <w:bookmarkStart w:id="1626" w:name="_Ref391565122"/>
      <w:ins w:id="1627" w:author="Cristiano Cesario" w:date="2014-06-26T12:26:00Z">
        <w:r>
          <w:t xml:space="preserve">Fig. </w:t>
        </w:r>
        <w:r>
          <w:fldChar w:fldCharType="begin"/>
        </w:r>
        <w:r>
          <w:instrText xml:space="preserve"> SEQ Fig. \* ARABIC </w:instrText>
        </w:r>
      </w:ins>
      <w:r>
        <w:fldChar w:fldCharType="separate"/>
      </w:r>
      <w:ins w:id="1628" w:author="Cristiano Cesario" w:date="2014-06-26T12:26:00Z">
        <w:r>
          <w:rPr>
            <w:noProof/>
          </w:rPr>
          <w:t>13</w:t>
        </w:r>
        <w:r>
          <w:fldChar w:fldCharType="end"/>
        </w:r>
        <w:bookmarkEnd w:id="1626"/>
        <w:r>
          <w:t xml:space="preserve">. </w:t>
        </w:r>
      </w:ins>
      <w:proofErr w:type="gramStart"/>
      <w:ins w:id="1629" w:author="Cristiano Cesario" w:date="2014-06-26T16:56:00Z">
        <w:r w:rsidR="0028756B">
          <w:t>Adam’s</w:t>
        </w:r>
        <w:proofErr w:type="gramEnd"/>
        <w:r w:rsidR="0028756B">
          <w:t xml:space="preserve"> tracked bra</w:t>
        </w:r>
        <w:r w:rsidR="00EB16A7">
          <w:t>nches</w:t>
        </w:r>
      </w:ins>
    </w:p>
    <w:p w14:paraId="13556401" w14:textId="77777777" w:rsidR="00EB16A7" w:rsidRPr="000D6266" w:rsidRDefault="00EB16A7">
      <w:pPr>
        <w:rPr>
          <w:ins w:id="1630" w:author="Cristiano Cesario" w:date="2014-06-26T12:26:00Z"/>
        </w:rPr>
        <w:pPrChange w:id="1631" w:author="Cristiano Cesario" w:date="2014-06-26T17:33:00Z">
          <w:pPr>
            <w:pStyle w:val="Ttulo2"/>
          </w:pPr>
        </w:pPrChange>
      </w:pPr>
    </w:p>
    <w:p w14:paraId="2CD4552F" w14:textId="77777777" w:rsidR="00EB16A7" w:rsidRPr="00093BB1" w:rsidRDefault="00EB16A7" w:rsidP="00EB16A7">
      <w:pPr>
        <w:pStyle w:val="Text"/>
        <w:rPr>
          <w:ins w:id="1632" w:author="Cristiano Cesario" w:date="2014-06-26T17:33:00Z"/>
          <w:i/>
        </w:rPr>
      </w:pPr>
      <w:ins w:id="1633" w:author="Cristiano Cesario" w:date="2014-06-26T17:33:00Z">
        <w:r>
          <w:t xml:space="preserve">The repository history leads us to think that </w:t>
        </w:r>
        <w:proofErr w:type="spellStart"/>
        <w:r>
          <w:rPr>
            <w:i/>
          </w:rPr>
          <w:t>jeresig</w:t>
        </w:r>
        <w:proofErr w:type="spellEnd"/>
        <w:r>
          <w:t xml:space="preserve"> is a primary developer in the project, because he performed most of the merges to master branch. Looking at </w:t>
        </w:r>
        <w:r>
          <w:fldChar w:fldCharType="begin"/>
        </w:r>
        <w:r>
          <w:instrText xml:space="preserve"> REF _Ref391548958 \h </w:instrText>
        </w:r>
      </w:ins>
      <w:ins w:id="1634" w:author="Cristiano Cesario" w:date="2014-06-26T17:33:00Z">
        <w:r>
          <w:fldChar w:fldCharType="separate"/>
        </w:r>
        <w:r>
          <w:t xml:space="preserve">Fig. </w:t>
        </w:r>
        <w:r>
          <w:rPr>
            <w:noProof/>
          </w:rPr>
          <w:t>12</w:t>
        </w:r>
        <w:r>
          <w:fldChar w:fldCharType="end"/>
        </w:r>
        <w:r>
          <w:t xml:space="preserve">, we see that at that time he had 26 commits pending to be pushed to </w:t>
        </w:r>
        <w:r>
          <w:rPr>
            <w:i/>
          </w:rPr>
          <w:t>central-repo</w:t>
        </w:r>
        <w:r>
          <w:t xml:space="preserve">. These 26 commits can be seen at </w:t>
        </w:r>
        <w:proofErr w:type="spellStart"/>
        <w:r>
          <w:rPr>
            <w:i/>
          </w:rPr>
          <w:t>aakoch’s</w:t>
        </w:r>
        <w:proofErr w:type="spellEnd"/>
        <w:r>
          <w:t xml:space="preserve"> commit history (</w:t>
        </w:r>
        <w:r>
          <w:fldChar w:fldCharType="begin"/>
        </w:r>
        <w:r>
          <w:instrText xml:space="preserve"> REF _Ref391566001 \h </w:instrText>
        </w:r>
      </w:ins>
      <w:ins w:id="1635" w:author="Cristiano Cesario" w:date="2014-06-26T17:33:00Z">
        <w:r>
          <w:fldChar w:fldCharType="separate"/>
        </w:r>
        <w:r>
          <w:t xml:space="preserve">Fig. </w:t>
        </w:r>
        <w:r>
          <w:rPr>
            <w:noProof/>
          </w:rPr>
          <w:t>15</w:t>
        </w:r>
        <w:r>
          <w:fldChar w:fldCharType="end"/>
        </w:r>
        <w:r>
          <w:t xml:space="preserve">), as red commits, once that they could not be pulled by </w:t>
        </w:r>
        <w:proofErr w:type="spellStart"/>
        <w:r>
          <w:rPr>
            <w:i/>
          </w:rPr>
          <w:t>aakoch</w:t>
        </w:r>
        <w:proofErr w:type="spellEnd"/>
        <w:r>
          <w:t xml:space="preserve"> until </w:t>
        </w:r>
        <w:proofErr w:type="spellStart"/>
        <w:r>
          <w:rPr>
            <w:i/>
          </w:rPr>
          <w:t>jeresig</w:t>
        </w:r>
        <w:proofErr w:type="spellEnd"/>
        <w:r>
          <w:t xml:space="preserve"> pushed them to </w:t>
        </w:r>
        <w:r>
          <w:rPr>
            <w:i/>
          </w:rPr>
          <w:t>central-repo</w:t>
        </w:r>
        <w:r>
          <w:t>.</w:t>
        </w:r>
        <w:r>
          <w:rPr>
            <w:i/>
          </w:rPr>
          <w:t xml:space="preserve"> </w:t>
        </w:r>
        <w:r>
          <w:t xml:space="preserve">There was also a commit in </w:t>
        </w:r>
        <w:r>
          <w:rPr>
            <w:i/>
          </w:rPr>
          <w:t>central-repo</w:t>
        </w:r>
        <w:r>
          <w:t xml:space="preserve"> pending to be pulled by </w:t>
        </w:r>
        <w:proofErr w:type="spellStart"/>
        <w:r>
          <w:rPr>
            <w:i/>
          </w:rPr>
          <w:t>jeresig</w:t>
        </w:r>
        <w:proofErr w:type="spellEnd"/>
        <w:r>
          <w:t xml:space="preserve">. This could not be commit </w:t>
        </w:r>
        <w:r w:rsidRPr="00093BB1">
          <w:rPr>
            <w:rFonts w:ascii="Courier New" w:hAnsi="Courier New" w:cs="Courier New"/>
            <w:sz w:val="16"/>
            <w:szCs w:val="16"/>
          </w:rPr>
          <w:t>a2bd8</w:t>
        </w:r>
        <w:r>
          <w:t xml:space="preserve">, because that commit was on a non-tracked branch at </w:t>
        </w:r>
        <w:proofErr w:type="spellStart"/>
        <w:proofErr w:type="gramStart"/>
        <w:r>
          <w:rPr>
            <w:i/>
          </w:rPr>
          <w:t>adam’s</w:t>
        </w:r>
        <w:proofErr w:type="spellEnd"/>
        <w:proofErr w:type="gramEnd"/>
        <w:r>
          <w:t xml:space="preserve"> repository. If we look back at </w:t>
        </w:r>
        <w:r>
          <w:fldChar w:fldCharType="begin"/>
        </w:r>
        <w:r>
          <w:instrText xml:space="preserve"> REF _Ref391129463 \h </w:instrText>
        </w:r>
      </w:ins>
      <w:ins w:id="1636" w:author="Cristiano Cesario" w:date="2014-06-26T17:33:00Z">
        <w:r>
          <w:fldChar w:fldCharType="separate"/>
        </w:r>
        <w:r>
          <w:t xml:space="preserve">Fig. </w:t>
        </w:r>
        <w:r>
          <w:rPr>
            <w:noProof/>
          </w:rPr>
          <w:t>8,</w:t>
        </w:r>
        <w:r>
          <w:fldChar w:fldCharType="end"/>
        </w:r>
        <w:r>
          <w:t xml:space="preserve"> we see that the only </w:t>
        </w:r>
        <w:r>
          <w:lastRenderedPageBreak/>
          <w:t xml:space="preserve">yellow commit is </w:t>
        </w:r>
        <w:r w:rsidRPr="00093BB1">
          <w:rPr>
            <w:rFonts w:ascii="Courier New" w:hAnsi="Courier New" w:cs="Courier New"/>
            <w:sz w:val="16"/>
            <w:szCs w:val="16"/>
          </w:rPr>
          <w:t>a0887</w:t>
        </w:r>
        <w:r>
          <w:t xml:space="preserve">. </w:t>
        </w:r>
        <w:r>
          <w:fldChar w:fldCharType="begin"/>
        </w:r>
        <w:r>
          <w:instrText xml:space="preserve"> REF _Ref391129463 \h </w:instrText>
        </w:r>
      </w:ins>
      <w:ins w:id="1637" w:author="Cristiano Cesario" w:date="2014-06-26T17:33:00Z">
        <w:r>
          <w:fldChar w:fldCharType="separate"/>
        </w:r>
        <w:r>
          <w:t xml:space="preserve">Fig. </w:t>
        </w:r>
        <w:r>
          <w:rPr>
            <w:noProof/>
          </w:rPr>
          <w:t>8</w:t>
        </w:r>
        <w:r>
          <w:fldChar w:fldCharType="end"/>
        </w:r>
        <w:r>
          <w:t xml:space="preserve"> does not show it, but this commit was made by </w:t>
        </w:r>
        <w:proofErr w:type="spellStart"/>
        <w:r>
          <w:rPr>
            <w:i/>
          </w:rPr>
          <w:t>aakoch</w:t>
        </w:r>
        <w:proofErr w:type="spellEnd"/>
        <w:r>
          <w:t xml:space="preserve">. This tells us that </w:t>
        </w:r>
        <w:proofErr w:type="spellStart"/>
        <w:r>
          <w:rPr>
            <w:i/>
          </w:rPr>
          <w:t>jeresig</w:t>
        </w:r>
        <w:proofErr w:type="spellEnd"/>
        <w:r>
          <w:t xml:space="preserve"> pulled changes from </w:t>
        </w:r>
        <w:r>
          <w:rPr>
            <w:i/>
          </w:rPr>
          <w:t>central-repo</w:t>
        </w:r>
        <w:r>
          <w:t xml:space="preserve"> at a moment before </w:t>
        </w:r>
        <w:proofErr w:type="spellStart"/>
        <w:r>
          <w:rPr>
            <w:i/>
          </w:rPr>
          <w:t>aakoch</w:t>
        </w:r>
        <w:proofErr w:type="spellEnd"/>
        <w:r>
          <w:t xml:space="preserve"> pushed commit </w:t>
        </w:r>
        <w:r w:rsidRPr="00093BB1">
          <w:rPr>
            <w:rFonts w:ascii="Courier New" w:hAnsi="Courier New" w:cs="Courier New"/>
            <w:sz w:val="16"/>
            <w:szCs w:val="16"/>
          </w:rPr>
          <w:t>a0887</w:t>
        </w:r>
        <w:r>
          <w:t xml:space="preserve">. If we look at </w:t>
        </w:r>
        <w:r>
          <w:fldChar w:fldCharType="begin"/>
        </w:r>
        <w:r>
          <w:instrText xml:space="preserve"> REF _Ref391566489 \h </w:instrText>
        </w:r>
      </w:ins>
      <w:ins w:id="1638" w:author="Cristiano Cesario" w:date="2014-06-26T17:33:00Z">
        <w:r>
          <w:fldChar w:fldCharType="separate"/>
        </w:r>
        <w:r>
          <w:t xml:space="preserve">Fig. </w:t>
        </w:r>
        <w:r>
          <w:rPr>
            <w:noProof/>
          </w:rPr>
          <w:t>14</w:t>
        </w:r>
        <w:r>
          <w:fldChar w:fldCharType="end"/>
        </w:r>
        <w:r>
          <w:t xml:space="preserve">, we see that all the pending commits (those that were pending to be pushed and those that were pending to be pulled) related to the same branch </w:t>
        </w:r>
        <w:r>
          <w:rPr>
            <w:i/>
          </w:rPr>
          <w:t>master</w:t>
        </w:r>
        <w:r>
          <w:t xml:space="preserve">. This tells us that, if </w:t>
        </w:r>
        <w:proofErr w:type="spellStart"/>
        <w:r>
          <w:rPr>
            <w:i/>
          </w:rPr>
          <w:t>jeresig</w:t>
        </w:r>
        <w:proofErr w:type="spellEnd"/>
        <w:r>
          <w:t xml:space="preserve"> wanted to push these commits to </w:t>
        </w:r>
        <w:r>
          <w:rPr>
            <w:i/>
          </w:rPr>
          <w:t>central-repo</w:t>
        </w:r>
        <w:r>
          <w:t>, he would have to perform both push and pull operations. This analysis helps us answer Q3.</w:t>
        </w:r>
      </w:ins>
    </w:p>
    <w:p w14:paraId="2A6EE16A" w14:textId="77777777" w:rsidR="00A610BB" w:rsidRPr="00A610BB" w:rsidRDefault="00A610BB">
      <w:pPr>
        <w:rPr>
          <w:ins w:id="1639" w:author="Cristiano Cesario" w:date="2014-06-26T10:50:00Z"/>
          <w:rPrChange w:id="1640" w:author="Cristiano Cesario" w:date="2014-06-26T12:26:00Z">
            <w:rPr>
              <w:ins w:id="1641" w:author="Cristiano Cesario" w:date="2014-06-26T10:50:00Z"/>
              <w:lang w:eastAsia="pt-BR"/>
            </w:rPr>
          </w:rPrChange>
        </w:rPr>
        <w:pPrChange w:id="1642" w:author="Cristiano Cesario" w:date="2014-06-26T12:26:00Z">
          <w:pPr>
            <w:pStyle w:val="Ttulo2"/>
          </w:pPr>
        </w:pPrChange>
      </w:pPr>
    </w:p>
    <w:p w14:paraId="50B23F5F" w14:textId="588473EE" w:rsidR="00A3125C" w:rsidRDefault="00A3125C">
      <w:pPr>
        <w:rPr>
          <w:ins w:id="1643" w:author="Cristiano Cesario" w:date="2014-06-26T10:51:00Z"/>
          <w:lang w:eastAsia="pt-BR"/>
        </w:rPr>
        <w:pPrChange w:id="1644" w:author="Cristiano Cesario" w:date="2014-06-26T10:45:00Z">
          <w:pPr>
            <w:pStyle w:val="Ttulo2"/>
          </w:pPr>
        </w:pPrChange>
      </w:pPr>
      <w:ins w:id="1645" w:author="Cristiano Cesario" w:date="2014-06-26T10:50:00Z">
        <w:r w:rsidRPr="005C05E4">
          <w:rPr>
            <w:noProof/>
            <w:lang w:val="pt-BR" w:eastAsia="pt-BR"/>
          </w:rPr>
          <mc:AlternateContent>
            <mc:Choice Requires="wps">
              <w:drawing>
                <wp:inline distT="0" distB="0" distL="0" distR="0" wp14:anchorId="6C604E12" wp14:editId="7FDCD191">
                  <wp:extent cx="3045125" cy="1664898"/>
                  <wp:effectExtent l="0" t="0" r="22225" b="12065"/>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664898"/>
                          </a:xfrm>
                          <a:prstGeom prst="rect">
                            <a:avLst/>
                          </a:prstGeom>
                          <a:solidFill>
                            <a:srgbClr val="FFFFFF"/>
                          </a:solidFill>
                          <a:ln w="9525">
                            <a:solidFill>
                              <a:srgbClr val="000000"/>
                            </a:solidFill>
                            <a:miter lim="800000"/>
                            <a:headEnd/>
                            <a:tailEnd/>
                          </a:ln>
                        </wps:spPr>
                        <wps:txbx>
                          <w:txbxContent>
                            <w:p w14:paraId="45ECE6D3" w14:textId="74EA9DDD" w:rsidR="00C62924" w:rsidRPr="00883927" w:rsidRDefault="00C62924" w:rsidP="00A3125C">
                              <w:pPr>
                                <w:jc w:val="center"/>
                                <w:rPr>
                                  <w:lang w:val="pt-BR"/>
                                </w:rPr>
                              </w:pPr>
                              <w:ins w:id="1646" w:author="Cristiano Cesario" w:date="2014-06-26T10:51:00Z">
                                <w:r>
                                  <w:rPr>
                                    <w:noProof/>
                                    <w:lang w:val="pt-BR" w:eastAsia="pt-BR"/>
                                  </w:rPr>
                                  <w:drawing>
                                    <wp:inline distT="0" distB="0" distL="0" distR="0" wp14:anchorId="67B71D12" wp14:editId="27E231AC">
                                      <wp:extent cx="2875037" cy="1587261"/>
                                      <wp:effectExtent l="0" t="0" r="1905" b="0"/>
                                      <wp:docPr id="2148" name="Imagem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a:ext>
                                              </a:extLst>
                                            </pic:spPr>
                                          </pic:pic>
                                        </a:graphicData>
                                      </a:graphic>
                                    </wp:inline>
                                  </w:drawing>
                                </w:r>
                              </w:ins>
                              <w:del w:id="1647" w:author="Cristiano Cesario" w:date="2014-06-26T10:45:00Z">
                                <w:r w:rsidDel="00A3125C">
                                  <w:rPr>
                                    <w:noProof/>
                                    <w:lang w:val="pt-BR" w:eastAsia="pt-BR"/>
                                  </w:rPr>
                                  <w:drawing>
                                    <wp:inline distT="0" distB="0" distL="0" distR="0" wp14:anchorId="123B364C" wp14:editId="5564537A">
                                      <wp:extent cx="2950234" cy="2528772"/>
                                      <wp:effectExtent l="0" t="0" r="2540" b="5080"/>
                                      <wp:docPr id="2149" name="Imagem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6C604E12" id="_x0000_s1044" type="#_x0000_t202" style="width:239.75pt;height:1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">
                  <v:textbox>
                    <w:txbxContent>
                      <w:p w14:paraId="45ECE6D3" w14:textId="74EA9DDD" w:rsidR="00C62924" w:rsidRPr="00883927" w:rsidRDefault="00C62924" w:rsidP="00A3125C">
                        <w:pPr>
                          <w:jc w:val="center"/>
                          <w:rPr>
                            <w:lang w:val="pt-BR"/>
                          </w:rPr>
                        </w:pPr>
                        <w:ins w:id="1648" w:author="Cristiano Cesario" w:date="2014-06-26T10:51:00Z">
                          <w:r>
                            <w:rPr>
                              <w:noProof/>
                              <w:lang w:val="pt-BR" w:eastAsia="pt-BR"/>
                            </w:rPr>
                            <w:drawing>
                              <wp:inline distT="0" distB="0" distL="0" distR="0" wp14:anchorId="67B71D12" wp14:editId="27E231AC">
                                <wp:extent cx="2875037" cy="1587261"/>
                                <wp:effectExtent l="0" t="0" r="1905" b="0"/>
                                <wp:docPr id="2148" name="Imagem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a:ext>
                                        </a:extLst>
                                      </pic:spPr>
                                    </pic:pic>
                                  </a:graphicData>
                                </a:graphic>
                              </wp:inline>
                            </w:drawing>
                          </w:r>
                        </w:ins>
                        <w:del w:id="1649" w:author="Cristiano Cesario" w:date="2014-06-26T10:45:00Z">
                          <w:r w:rsidDel="00A3125C">
                            <w:rPr>
                              <w:noProof/>
                              <w:lang w:val="pt-BR" w:eastAsia="pt-BR"/>
                            </w:rPr>
                            <w:drawing>
                              <wp:inline distT="0" distB="0" distL="0" distR="0" wp14:anchorId="123B364C" wp14:editId="5564537A">
                                <wp:extent cx="2950234" cy="2528772"/>
                                <wp:effectExtent l="0" t="0" r="2540" b="5080"/>
                                <wp:docPr id="2149" name="Imagem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5560949F" w14:textId="1EC58159" w:rsidR="00A3125C" w:rsidRDefault="00A610BB">
      <w:pPr>
        <w:pStyle w:val="Legenda"/>
        <w:rPr>
          <w:ins w:id="1650" w:author="Cristiano Cesario" w:date="2014-06-26T12:26:00Z"/>
        </w:rPr>
        <w:pPrChange w:id="1651" w:author="Cristiano Cesario" w:date="2014-06-26T12:26:00Z">
          <w:pPr>
            <w:pStyle w:val="Ttulo2"/>
          </w:pPr>
        </w:pPrChange>
      </w:pPr>
      <w:bookmarkStart w:id="1652" w:name="_Ref391566489"/>
      <w:ins w:id="1653" w:author="Cristiano Cesario" w:date="2014-06-26T12:26:00Z">
        <w:r>
          <w:t xml:space="preserve">Fig. </w:t>
        </w:r>
        <w:r>
          <w:fldChar w:fldCharType="begin"/>
        </w:r>
        <w:r>
          <w:instrText xml:space="preserve"> SEQ Fig. \* ARABIC </w:instrText>
        </w:r>
      </w:ins>
      <w:r>
        <w:fldChar w:fldCharType="separate"/>
      </w:r>
      <w:ins w:id="1654" w:author="Cristiano Cesario" w:date="2014-06-26T12:26:00Z">
        <w:r>
          <w:rPr>
            <w:noProof/>
          </w:rPr>
          <w:t>14</w:t>
        </w:r>
        <w:r>
          <w:fldChar w:fldCharType="end"/>
        </w:r>
        <w:bookmarkEnd w:id="1652"/>
        <w:r>
          <w:t xml:space="preserve">. </w:t>
        </w:r>
      </w:ins>
      <w:proofErr w:type="spellStart"/>
      <w:ins w:id="1655" w:author="Cristiano Cesario" w:date="2014-06-26T16:56:00Z">
        <w:r w:rsidR="0028756B">
          <w:t>Jeresig’s</w:t>
        </w:r>
        <w:proofErr w:type="spellEnd"/>
        <w:r w:rsidR="0028756B">
          <w:t xml:space="preserve"> tracked branches</w:t>
        </w:r>
      </w:ins>
    </w:p>
    <w:p w14:paraId="4F2ED8C8" w14:textId="77777777" w:rsidR="00A610BB" w:rsidRPr="00A610BB" w:rsidRDefault="00A610BB">
      <w:pPr>
        <w:rPr>
          <w:ins w:id="1656" w:author="Cristiano Cesario" w:date="2014-06-26T10:51:00Z"/>
          <w:rPrChange w:id="1657" w:author="Cristiano Cesario" w:date="2014-06-26T12:26:00Z">
            <w:rPr>
              <w:ins w:id="1658" w:author="Cristiano Cesario" w:date="2014-06-26T10:51:00Z"/>
              <w:lang w:eastAsia="pt-BR"/>
            </w:rPr>
          </w:rPrChange>
        </w:rPr>
        <w:pPrChange w:id="1659" w:author="Cristiano Cesario" w:date="2014-06-26T12:26:00Z">
          <w:pPr>
            <w:pStyle w:val="Ttulo2"/>
          </w:pPr>
        </w:pPrChange>
      </w:pPr>
    </w:p>
    <w:p w14:paraId="5A33F405" w14:textId="1BA06EC3" w:rsidR="00A3125C" w:rsidRDefault="00A3125C">
      <w:pPr>
        <w:rPr>
          <w:ins w:id="1660" w:author="Cristiano Cesario" w:date="2014-06-26T10:53:00Z"/>
          <w:lang w:eastAsia="pt-BR"/>
        </w:rPr>
        <w:pPrChange w:id="1661" w:author="Cristiano Cesario" w:date="2014-06-26T10:45:00Z">
          <w:pPr>
            <w:pStyle w:val="Ttulo2"/>
          </w:pPr>
        </w:pPrChange>
      </w:pPr>
      <w:ins w:id="1662" w:author="Cristiano Cesario" w:date="2014-06-26T10:52:00Z">
        <w:r w:rsidRPr="005C05E4">
          <w:rPr>
            <w:noProof/>
            <w:lang w:val="pt-BR" w:eastAsia="pt-BR"/>
          </w:rPr>
          <mc:AlternateContent>
            <mc:Choice Requires="wps">
              <w:drawing>
                <wp:inline distT="0" distB="0" distL="0" distR="0" wp14:anchorId="74C601B5" wp14:editId="5D3C52C1">
                  <wp:extent cx="3045125" cy="1293962"/>
                  <wp:effectExtent l="0" t="0" r="22225" b="20955"/>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293962"/>
                          </a:xfrm>
                          <a:prstGeom prst="rect">
                            <a:avLst/>
                          </a:prstGeom>
                          <a:solidFill>
                            <a:srgbClr val="FFFFFF"/>
                          </a:solidFill>
                          <a:ln w="9525">
                            <a:solidFill>
                              <a:srgbClr val="000000"/>
                            </a:solidFill>
                            <a:miter lim="800000"/>
                            <a:headEnd/>
                            <a:tailEnd/>
                          </a:ln>
                        </wps:spPr>
                        <wps:txbx>
                          <w:txbxContent>
                            <w:p w14:paraId="7298673F" w14:textId="6FFD177A" w:rsidR="00C62924" w:rsidRPr="00883927" w:rsidRDefault="00C62924" w:rsidP="00A3125C">
                              <w:pPr>
                                <w:jc w:val="center"/>
                                <w:rPr>
                                  <w:lang w:val="pt-BR"/>
                                </w:rPr>
                              </w:pPr>
                              <w:ins w:id="1663" w:author="Cristiano Cesario" w:date="2014-06-26T10:52:00Z">
                                <w:r>
                                  <w:rPr>
                                    <w:noProof/>
                                    <w:lang w:val="pt-BR" w:eastAsia="pt-BR"/>
                                  </w:rPr>
                                  <w:drawing>
                                    <wp:inline distT="0" distB="0" distL="0" distR="0" wp14:anchorId="5B7A9403" wp14:editId="3E5FA66D">
                                      <wp:extent cx="2853055" cy="1180157"/>
                                      <wp:effectExtent l="0" t="0" r="4445" b="1270"/>
                                      <wp:docPr id="2150" name="Imagem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ins>
                              <w:del w:id="1664" w:author="Cristiano Cesario" w:date="2014-06-26T10:45:00Z">
                                <w:r w:rsidDel="00A3125C">
                                  <w:rPr>
                                    <w:noProof/>
                                    <w:lang w:val="pt-BR" w:eastAsia="pt-BR"/>
                                  </w:rPr>
                                  <w:drawing>
                                    <wp:inline distT="0" distB="0" distL="0" distR="0" wp14:anchorId="3FC54AEE" wp14:editId="71871416">
                                      <wp:extent cx="2950234" cy="2528772"/>
                                      <wp:effectExtent l="0" t="0" r="2540" b="5080"/>
                                      <wp:docPr id="2151" name="Imagem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wps:txbx>
                        <wps:bodyPr rot="0" vert="horz" wrap="square" lIns="91440" tIns="45720" rIns="91440" bIns="45720" anchor="t" anchorCtr="0">
                          <a:noAutofit/>
                        </wps:bodyPr>
                      </wps:wsp>
                    </a:graphicData>
                  </a:graphic>
                </wp:inline>
              </w:drawing>
            </mc:Choice>
            <mc:Fallback>
              <w:pict>
                <v:shape w14:anchorId="74C601B5" id="_x0000_s1045" type="#_x0000_t202" style="width:239.75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">
                  <v:textbox>
                    <w:txbxContent>
                      <w:p w14:paraId="7298673F" w14:textId="6FFD177A" w:rsidR="00C62924" w:rsidRPr="00883927" w:rsidRDefault="00C62924" w:rsidP="00A3125C">
                        <w:pPr>
                          <w:jc w:val="center"/>
                          <w:rPr>
                            <w:lang w:val="pt-BR"/>
                          </w:rPr>
                        </w:pPr>
                        <w:ins w:id="1665" w:author="Cristiano Cesario" w:date="2014-06-26T10:52:00Z">
                          <w:r>
                            <w:rPr>
                              <w:noProof/>
                              <w:lang w:val="pt-BR" w:eastAsia="pt-BR"/>
                            </w:rPr>
                            <w:drawing>
                              <wp:inline distT="0" distB="0" distL="0" distR="0" wp14:anchorId="5B7A9403" wp14:editId="3E5FA66D">
                                <wp:extent cx="2853055" cy="1180157"/>
                                <wp:effectExtent l="0" t="0" r="4445" b="1270"/>
                                <wp:docPr id="2150" name="Imagem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1180157"/>
                                        </a:xfrm>
                                        <a:prstGeom prst="rect">
                                          <a:avLst/>
                                        </a:prstGeom>
                                        <a:noFill/>
                                        <a:ln>
                                          <a:noFill/>
                                        </a:ln>
                                      </pic:spPr>
                                    </pic:pic>
                                  </a:graphicData>
                                </a:graphic>
                              </wp:inline>
                            </w:drawing>
                          </w:r>
                        </w:ins>
                        <w:del w:id="1666" w:author="Cristiano Cesario" w:date="2014-06-26T10:45:00Z">
                          <w:r w:rsidDel="00A3125C">
                            <w:rPr>
                              <w:noProof/>
                              <w:lang w:val="pt-BR" w:eastAsia="pt-BR"/>
                            </w:rPr>
                            <w:drawing>
                              <wp:inline distT="0" distB="0" distL="0" distR="0" wp14:anchorId="3FC54AEE" wp14:editId="71871416">
                                <wp:extent cx="2950234" cy="2528772"/>
                                <wp:effectExtent l="0" t="0" r="2540" b="5080"/>
                                <wp:docPr id="2151" name="Imagem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p>
                    </w:txbxContent>
                  </v:textbox>
                  <w10:anchorlock/>
                </v:shape>
              </w:pict>
            </mc:Fallback>
          </mc:AlternateContent>
        </w:r>
      </w:ins>
    </w:p>
    <w:p w14:paraId="6E3F8B15" w14:textId="21C693AC" w:rsidR="00A3125C" w:rsidRDefault="00A610BB">
      <w:pPr>
        <w:pStyle w:val="Legenda"/>
        <w:rPr>
          <w:ins w:id="1667" w:author="Cristiano Cesario" w:date="2014-06-26T12:26:00Z"/>
        </w:rPr>
        <w:pPrChange w:id="1668" w:author="Cristiano Cesario" w:date="2014-06-26T12:26:00Z">
          <w:pPr>
            <w:pStyle w:val="Ttulo2"/>
          </w:pPr>
        </w:pPrChange>
      </w:pPr>
      <w:bookmarkStart w:id="1669" w:name="_Ref391566001"/>
      <w:ins w:id="1670" w:author="Cristiano Cesario" w:date="2014-06-26T12:26:00Z">
        <w:r>
          <w:t xml:space="preserve">Fig. </w:t>
        </w:r>
        <w:r>
          <w:fldChar w:fldCharType="begin"/>
        </w:r>
        <w:r>
          <w:instrText xml:space="preserve"> SEQ Fig. \* ARABIC </w:instrText>
        </w:r>
      </w:ins>
      <w:r>
        <w:fldChar w:fldCharType="separate"/>
      </w:r>
      <w:ins w:id="1671" w:author="Cristiano Cesario" w:date="2014-06-26T12:26:00Z">
        <w:r>
          <w:rPr>
            <w:noProof/>
          </w:rPr>
          <w:t>15</w:t>
        </w:r>
        <w:r>
          <w:fldChar w:fldCharType="end"/>
        </w:r>
        <w:bookmarkEnd w:id="1669"/>
        <w:r>
          <w:t xml:space="preserve">. </w:t>
        </w:r>
      </w:ins>
      <w:proofErr w:type="spellStart"/>
      <w:ins w:id="1672" w:author="Cristiano Cesario" w:date="2014-06-26T16:56:00Z">
        <w:r w:rsidR="0028756B">
          <w:t>Aakoch</w:t>
        </w:r>
      </w:ins>
      <w:ins w:id="1673" w:author="Cristiano Cesario" w:date="2014-06-26T16:57:00Z">
        <w:r w:rsidR="0028756B">
          <w:t>’s</w:t>
        </w:r>
        <w:proofErr w:type="spellEnd"/>
        <w:r w:rsidR="0028756B">
          <w:t xml:space="preserve"> commit history</w:t>
        </w:r>
      </w:ins>
    </w:p>
    <w:p w14:paraId="67989C42" w14:textId="1AA34AD1" w:rsidR="00C6091C" w:rsidRDefault="00061435" w:rsidP="00C6091C">
      <w:pPr>
        <w:pStyle w:val="Ttulo2"/>
      </w:pPr>
      <w:ins w:id="1674" w:author="Cristiano Cesario" w:date="2014-06-22T08:32:00Z">
        <w:r>
          <w:t>Applying DyeVC in projects with different characteristics</w:t>
        </w:r>
      </w:ins>
      <w:del w:id="1675" w:author="Cristiano Cesario" w:date="2014-06-22T08:31:00Z">
        <w:r w:rsidR="00EA6CD0" w:rsidDel="00061435">
          <w:delText>Quantitative Evaluation</w:delText>
        </w:r>
      </w:del>
    </w:p>
    <w:p w14:paraId="6FB689BE" w14:textId="4AF0329E" w:rsidR="00265954" w:rsidDel="006F0A02" w:rsidRDefault="002C3EFC">
      <w:pPr>
        <w:pStyle w:val="Text"/>
        <w:rPr>
          <w:del w:id="1676" w:author="Cristiano Cesario" w:date="2014-06-20T16:54:00Z"/>
        </w:rPr>
        <w:pPrChange w:id="1677" w:author="Cristiano Cesario" w:date="2014-06-21T15:58:00Z">
          <w:pPr>
            <w:pStyle w:val="TableTitle"/>
          </w:pPr>
        </w:pPrChange>
      </w:pPr>
      <w:r>
        <w:t xml:space="preserve">In order to </w:t>
      </w:r>
      <w:ins w:id="1678" w:author="Cristiano Cesario" w:date="2014-06-24T06:52:00Z">
        <w:r w:rsidR="00DD5F67">
          <w:t>answer question Q4, we</w:t>
        </w:r>
      </w:ins>
      <w:ins w:id="1679" w:author="Cristiano Cesario" w:date="2014-06-24T06:53:00Z">
        <w:r w:rsidR="00DD5F67">
          <w:t xml:space="preserve"> </w:t>
        </w:r>
      </w:ins>
      <w:r>
        <w:t>evaluate</w:t>
      </w:r>
      <w:ins w:id="1680" w:author="Cristiano Cesario" w:date="2014-06-24T06:52:00Z">
        <w:r w:rsidR="00DD5F67">
          <w:t>d</w:t>
        </w:r>
      </w:ins>
      <w:r>
        <w:t xml:space="preserve"> the </w:t>
      </w:r>
      <w:commentRangeStart w:id="1681"/>
      <w:r w:rsidR="00AC55BD">
        <w:t>time spent to perform the most common DyeVC operations</w:t>
      </w:r>
      <w:commentRangeEnd w:id="1681"/>
      <w:r w:rsidR="00F82139">
        <w:rPr>
          <w:rStyle w:val="Refdecomentrio"/>
        </w:rPr>
        <w:commentReference w:id="1681"/>
      </w:r>
      <w:r w:rsidR="00AC55BD">
        <w:t xml:space="preserve">, </w:t>
      </w:r>
      <w:del w:id="1682" w:author="Cristiano Cesario" w:date="2014-06-24T06:52:00Z">
        <w:r w:rsidR="00AC55BD" w:rsidDel="00DD5F67">
          <w:delText>we analyzed</w:delText>
        </w:r>
      </w:del>
      <w:ins w:id="1683" w:author="Cristiano Cesario" w:date="2014-06-24T06:53:00Z">
        <w:r w:rsidR="00DD5F67">
          <w:t>by analyzing</w:t>
        </w:r>
      </w:ins>
      <w:r w:rsidR="00AC55BD">
        <w:t xml:space="preserve"> repositories of different sizes and hosted in different </w:t>
      </w:r>
      <w:r w:rsidR="00FF1548">
        <w:t>G</w:t>
      </w:r>
      <w:r w:rsidR="00AC55BD">
        <w:t xml:space="preserve">it servers. The results are </w:t>
      </w:r>
      <w:r w:rsidR="00FF1548">
        <w:t>show</w:t>
      </w:r>
      <w:r w:rsidR="00487761">
        <w:t>n</w:t>
      </w:r>
      <w:r w:rsidR="00FF1548">
        <w:t xml:space="preserve"> </w:t>
      </w:r>
      <w:r w:rsidR="00AC55BD">
        <w:t>in</w:t>
      </w:r>
      <w:del w:id="1684" w:author="Cristiano Cesario" w:date="2014-06-21T15:58:00Z">
        <w:r w:rsidR="00AC55BD" w:rsidDel="00A764E9">
          <w:delText xml:space="preserve"> </w:delText>
        </w:r>
        <w:r w:rsidR="00AC55BD" w:rsidDel="00A764E9">
          <w:fldChar w:fldCharType="begin"/>
        </w:r>
        <w:r w:rsidR="00AC55BD" w:rsidDel="00A764E9">
          <w:delInstrText xml:space="preserve"> REF _Ref386820417 \h </w:delInstrText>
        </w:r>
        <w:r w:rsidR="006F0A02" w:rsidDel="00A764E9">
          <w:delInstrText xml:space="preserve"> \* MERGEFORMAT </w:delInstrText>
        </w:r>
        <w:r w:rsidR="00AC55BD" w:rsidDel="00A764E9">
          <w:fldChar w:fldCharType="separate"/>
        </w:r>
      </w:del>
    </w:p>
    <w:p w14:paraId="70CF431B" w14:textId="55178A87" w:rsidR="00C46406" w:rsidRDefault="00265954" w:rsidP="00A764E9">
      <w:pPr>
        <w:pStyle w:val="Text"/>
        <w:rPr>
          <w:ins w:id="1685" w:author="Cristiano Cesario" w:date="2014-06-21T16:01:00Z"/>
        </w:rPr>
      </w:pPr>
      <w:del w:id="1686" w:author="Cristiano Cesario" w:date="2014-06-21T09:25:00Z">
        <w:r w:rsidDel="009000A0">
          <w:delText xml:space="preserve">Table </w:delText>
        </w:r>
        <w:r w:rsidDel="009000A0">
          <w:rPr>
            <w:noProof/>
          </w:rPr>
          <w:delText>V</w:delText>
        </w:r>
      </w:del>
      <w:del w:id="1687" w:author="Cristiano Cesario" w:date="2014-06-21T15:58:00Z">
        <w:r w:rsidR="00AC55BD" w:rsidDel="00A764E9">
          <w:fldChar w:fldCharType="end"/>
        </w:r>
      </w:del>
      <w:ins w:id="1688" w:author="Cristiano Cesario" w:date="2014-06-21T15:58:00Z">
        <w:r w:rsidR="00A764E9">
          <w:t xml:space="preserve"> </w:t>
        </w:r>
        <w:r w:rsidR="00A764E9">
          <w:fldChar w:fldCharType="begin"/>
        </w:r>
        <w:r w:rsidR="00A764E9">
          <w:instrText xml:space="preserve"> REF _Ref386820651 \h </w:instrText>
        </w:r>
      </w:ins>
      <w:r w:rsidR="00A764E9">
        <w:fldChar w:fldCharType="separate"/>
      </w:r>
      <w:ins w:id="1689" w:author="Cristiano Cesario" w:date="2014-06-23T11:21:00Z">
        <w:r w:rsidR="00C56A5A">
          <w:t xml:space="preserve">Table </w:t>
        </w:r>
        <w:r w:rsidR="00C56A5A">
          <w:rPr>
            <w:noProof/>
          </w:rPr>
          <w:t>VIII</w:t>
        </w:r>
      </w:ins>
      <w:ins w:id="1690" w:author="Cristiano Cesario" w:date="2014-06-21T15:58:00Z">
        <w:r w:rsidR="00A764E9">
          <w:fldChar w:fldCharType="end"/>
        </w:r>
      </w:ins>
      <w:r w:rsidR="00AC55BD">
        <w:t xml:space="preserve">. </w:t>
      </w:r>
    </w:p>
    <w:moveToRangeStart w:id="1691" w:author="Cristiano Cesario" w:date="2014-06-21T16:01:00Z" w:name="move391129807"/>
    <w:p w14:paraId="7CB98C0A" w14:textId="2F0867E0" w:rsidR="00F63703" w:rsidRDefault="00204E3C" w:rsidP="00204E3C">
      <w:pPr>
        <w:pStyle w:val="Text"/>
        <w:rPr>
          <w:ins w:id="1692" w:author="Cristiano Cesario" w:date="2014-06-22T08:33:00Z"/>
        </w:rPr>
      </w:pPr>
      <w:moveTo w:id="1693" w:author="Cristiano Cesario" w:date="2014-06-21T16:01:00Z">
        <w:r>
          <w:fldChar w:fldCharType="begin"/>
        </w:r>
        <w:r>
          <w:instrText xml:space="preserve"> REF _Ref386820651 \h </w:instrText>
        </w:r>
      </w:moveTo>
      <w:moveTo w:id="1694" w:author="Cristiano Cesario" w:date="2014-06-21T16:01:00Z">
        <w:r>
          <w:fldChar w:fldCharType="separate"/>
        </w:r>
      </w:moveTo>
      <w:ins w:id="1695" w:author="Cristiano Cesario" w:date="2014-06-23T11:21:00Z">
        <w:r w:rsidR="00C56A5A">
          <w:t xml:space="preserve">Table </w:t>
        </w:r>
        <w:r w:rsidR="00C56A5A">
          <w:rPr>
            <w:noProof/>
          </w:rPr>
          <w:t>VIII</w:t>
        </w:r>
      </w:ins>
      <w:moveTo w:id="1696" w:author="Cristiano Cesario" w:date="2014-06-21T16:01:00Z">
        <w:del w:id="1697" w:author="Cristiano Cesario" w:date="2014-06-22T15:53:00Z">
          <w:r w:rsidDel="007875E5">
            <w:delText xml:space="preserve">Table </w:delText>
          </w:r>
          <w:r w:rsidDel="007875E5">
            <w:rPr>
              <w:noProof/>
            </w:rPr>
            <w:delText>V</w:delText>
          </w:r>
        </w:del>
        <w:r>
          <w:fldChar w:fldCharType="end"/>
        </w:r>
        <w:r>
          <w:t xml:space="preserve"> shows the monitored projects (name and hosting service), the repository </w:t>
        </w:r>
        <w:del w:id="1698" w:author="Cristiano Cesario" w:date="2014-06-22T15:54:00Z">
          <w:r w:rsidDel="007875E5">
            <w:delText>size</w:delText>
          </w:r>
        </w:del>
      </w:moveTo>
      <w:ins w:id="1699" w:author="Cristiano Cesario" w:date="2014-06-22T15:54:00Z">
        <w:r w:rsidR="007875E5">
          <w:t>metrics</w:t>
        </w:r>
      </w:ins>
      <w:moveTo w:id="1700" w:author="Cristiano Cesario" w:date="2014-06-21T16:01:00Z">
        <w:r>
          <w:t xml:space="preserve"> – in terms of number of commits, disk usage, number of files and number of </w:t>
        </w:r>
        <w:del w:id="1701" w:author="Cristiano Cesario" w:date="2014-06-27T15:02:00Z">
          <w:r w:rsidDel="004967F4">
            <w:delText>nodes</w:delText>
          </w:r>
        </w:del>
      </w:moveTo>
      <w:ins w:id="1702" w:author="Cristiano Cesario" w:date="2014-06-27T15:02:00Z">
        <w:r w:rsidR="004967F4">
          <w:t>peers</w:t>
        </w:r>
      </w:ins>
      <w:moveTo w:id="1703" w:author="Cristiano Cesario" w:date="2014-06-21T16:01:00Z">
        <w:r>
          <w:t xml:space="preserve"> in the measured topology –, and the time spent by DyeVC to </w:t>
        </w:r>
        <w:r>
          <w:lastRenderedPageBreak/>
          <w:t xml:space="preserve">run some background and foreground operations. All measurements were done in the same period of the day and from the same machine, a Core Duo CPU running at 2.53 GHz, with 4GB RAM running Windows 8.1 Professional 64 bits, connected to the internet at 35 Mbit/s. </w:t>
        </w:r>
      </w:moveTo>
    </w:p>
    <w:p w14:paraId="5A27B1EB" w14:textId="7A0EAD2E" w:rsidR="00204E3C" w:rsidDel="00F63703" w:rsidRDefault="00204E3C">
      <w:pPr>
        <w:pStyle w:val="Text"/>
        <w:rPr>
          <w:del w:id="1704" w:author="Cristiano Cesario" w:date="2014-06-22T08:33:00Z"/>
        </w:rPr>
      </w:pPr>
      <w:moveTo w:id="1705" w:author="Cristiano Cesario" w:date="2014-06-21T16:01:00Z">
        <w:r>
          <w:t xml:space="preserve">We measured the </w:t>
        </w:r>
      </w:moveTo>
      <w:ins w:id="1706" w:author="Cristiano Cesario" w:date="2014-06-22T08:35:00Z">
        <w:r w:rsidR="00F63703">
          <w:t>main</w:t>
        </w:r>
      </w:ins>
      <w:ins w:id="1707" w:author="Cristiano Cesario" w:date="2014-06-22T08:33:00Z">
        <w:r w:rsidR="00F63703">
          <w:t xml:space="preserve"> </w:t>
        </w:r>
      </w:ins>
      <w:moveTo w:id="1708" w:author="Cristiano Cesario" w:date="2014-06-21T16:01:00Z">
        <w:del w:id="1709" w:author="Cristiano Cesario" w:date="2014-06-22T08:33:00Z">
          <w:r w:rsidDel="00F63703">
            <w:delText xml:space="preserve">following </w:delText>
          </w:r>
        </w:del>
        <w:r>
          <w:t>operations</w:t>
        </w:r>
      </w:moveTo>
      <w:ins w:id="1710" w:author="Cristiano Cesario" w:date="2014-06-22T08:33:00Z">
        <w:r w:rsidR="00F63703">
          <w:t xml:space="preserve"> of our approach</w:t>
        </w:r>
      </w:ins>
      <w:ins w:id="1711" w:author="Cristiano Cesario" w:date="2014-06-22T08:35:00Z">
        <w:r w:rsidR="00595619">
          <w:t>:</w:t>
        </w:r>
      </w:ins>
      <w:moveTo w:id="1712" w:author="Cristiano Cesario" w:date="2014-06-21T16:01:00Z">
        <w:del w:id="1713" w:author="Cristiano Cesario" w:date="2014-06-22T08:35:00Z">
          <w:r w:rsidDel="00F63703">
            <w:delText>:</w:delText>
          </w:r>
        </w:del>
      </w:moveTo>
      <w:ins w:id="1714" w:author="Cristiano Cesario" w:date="2014-06-22T08:34:00Z">
        <w:r w:rsidR="00F63703">
          <w:t xml:space="preserve"> </w:t>
        </w:r>
      </w:ins>
      <w:ins w:id="1715" w:author="Cristiano Cesario" w:date="2014-06-22T08:35:00Z">
        <w:r w:rsidR="00F63703">
          <w:t>“</w:t>
        </w:r>
      </w:ins>
    </w:p>
    <w:p w14:paraId="3FE1779D" w14:textId="05CF60F9" w:rsidR="00204E3C" w:rsidDel="00F63703" w:rsidRDefault="00204E3C">
      <w:pPr>
        <w:pStyle w:val="Text"/>
        <w:ind w:firstLine="0"/>
        <w:rPr>
          <w:del w:id="1716" w:author="Cristiano Cesario" w:date="2014-06-22T08:34:00Z"/>
        </w:rPr>
        <w:pPrChange w:id="1717" w:author="Cristiano Cesario" w:date="2014-06-22T16:34:00Z">
          <w:pPr>
            <w:pStyle w:val="bulletlist"/>
            <w:numPr>
              <w:numId w:val="41"/>
            </w:numPr>
            <w:tabs>
              <w:tab w:val="clear" w:pos="648"/>
              <w:tab w:val="num" w:pos="567"/>
            </w:tabs>
            <w:ind w:left="567" w:hanging="279"/>
          </w:pPr>
        </w:pPrChange>
      </w:pPr>
      <w:commentRangeStart w:id="1718"/>
      <w:moveTo w:id="1719" w:author="Cristiano Cesario" w:date="2014-06-21T16:01:00Z">
        <w:r>
          <w:t>Insert 1</w:t>
        </w:r>
        <w:r w:rsidRPr="00D81735">
          <w:rPr>
            <w:vertAlign w:val="superscript"/>
          </w:rPr>
          <w:t>st</w:t>
        </w:r>
      </w:moveTo>
      <w:ins w:id="1720" w:author="Cristiano Cesario" w:date="2014-06-22T08:35:00Z">
        <w:r w:rsidR="00F63703">
          <w:t>”,</w:t>
        </w:r>
      </w:ins>
      <w:moveTo w:id="1721" w:author="Cristiano Cesario" w:date="2014-06-21T16:01:00Z">
        <w:del w:id="1722" w:author="Cristiano Cesario" w:date="2014-06-22T08:34:00Z">
          <w:r w:rsidDel="00F63703">
            <w:delText>:</w:delText>
          </w:r>
        </w:del>
        <w:r>
          <w:t xml:space="preserve"> </w:t>
        </w:r>
      </w:moveTo>
      <w:ins w:id="1723" w:author="Cristiano Cesario" w:date="2014-06-22T08:36:00Z">
        <w:r w:rsidR="00F63703">
          <w:t xml:space="preserve">invoked </w:t>
        </w:r>
      </w:ins>
      <w:ins w:id="1724" w:author="Cristiano Cesario" w:date="2014-06-22T08:34:00Z">
        <w:r w:rsidR="00F63703">
          <w:t>w</w:t>
        </w:r>
      </w:ins>
      <w:moveTo w:id="1725" w:author="Cristiano Cesario" w:date="2014-06-21T16:01:00Z">
        <w:del w:id="1726" w:author="Cristiano Cesario" w:date="2014-06-22T08:34:00Z">
          <w:r w:rsidDel="00F63703">
            <w:delText>W</w:delText>
          </w:r>
        </w:del>
        <w:r>
          <w:t>hen the user includes the first repository of a given system to be monitored</w:t>
        </w:r>
      </w:moveTo>
      <w:ins w:id="1727" w:author="Cristiano Cesario" w:date="2014-06-22T08:35:00Z">
        <w:r w:rsidR="00F63703">
          <w:t>.</w:t>
        </w:r>
      </w:ins>
      <w:moveTo w:id="1728" w:author="Cristiano Cesario" w:date="2014-06-21T16:01:00Z">
        <w:del w:id="1729" w:author="Cristiano Cesario" w:date="2014-06-22T08:35:00Z">
          <w:r w:rsidDel="00F63703">
            <w:delText>;</w:delText>
          </w:r>
        </w:del>
      </w:moveTo>
    </w:p>
    <w:p w14:paraId="47B691D5" w14:textId="7D911DFD" w:rsidR="00204E3C" w:rsidDel="00F63703" w:rsidRDefault="00204E3C">
      <w:pPr>
        <w:pStyle w:val="Text"/>
        <w:ind w:firstLine="0"/>
        <w:rPr>
          <w:del w:id="1730" w:author="Cristiano Cesario" w:date="2014-06-22T08:34:00Z"/>
        </w:rPr>
        <w:pPrChange w:id="1731" w:author="Cristiano Cesario" w:date="2014-06-22T16:34:00Z">
          <w:pPr>
            <w:pStyle w:val="bulletlist"/>
            <w:numPr>
              <w:numId w:val="41"/>
            </w:numPr>
            <w:tabs>
              <w:tab w:val="clear" w:pos="648"/>
              <w:tab w:val="num" w:pos="567"/>
            </w:tabs>
            <w:ind w:left="567" w:hanging="279"/>
          </w:pPr>
        </w:pPrChange>
      </w:pPr>
      <w:moveTo w:id="1732" w:author="Cristiano Cesario" w:date="2014-06-21T16:01:00Z">
        <w:del w:id="1733" w:author="Cristiano Cesario" w:date="2014-06-22T08:34:00Z">
          <w:r w:rsidDel="00F63703">
            <w:delText>I</w:delText>
          </w:r>
        </w:del>
      </w:moveTo>
      <w:ins w:id="1734" w:author="Cristiano Cesario" w:date="2014-06-22T08:34:00Z">
        <w:r w:rsidR="00F63703">
          <w:t xml:space="preserve"> </w:t>
        </w:r>
      </w:ins>
      <w:ins w:id="1735" w:author="Cristiano Cesario" w:date="2014-06-22T08:35:00Z">
        <w:r w:rsidR="00F63703">
          <w:t>“</w:t>
        </w:r>
      </w:ins>
      <w:ins w:id="1736" w:author="Cristiano Cesario" w:date="2014-06-22T08:34:00Z">
        <w:r w:rsidR="00F63703">
          <w:t>I</w:t>
        </w:r>
      </w:ins>
      <w:moveTo w:id="1737" w:author="Cristiano Cesario" w:date="2014-06-21T16:01:00Z">
        <w:r>
          <w:t>nsert 2</w:t>
        </w:r>
        <w:r w:rsidRPr="00AB0025">
          <w:rPr>
            <w:vertAlign w:val="superscript"/>
          </w:rPr>
          <w:t>nd</w:t>
        </w:r>
      </w:moveTo>
      <w:ins w:id="1738" w:author="Cristiano Cesario" w:date="2014-06-22T08:35:00Z">
        <w:r w:rsidR="00F63703">
          <w:t>”,</w:t>
        </w:r>
      </w:ins>
      <w:moveTo w:id="1739" w:author="Cristiano Cesario" w:date="2014-06-21T16:01:00Z">
        <w:del w:id="1740" w:author="Cristiano Cesario" w:date="2014-06-22T08:35:00Z">
          <w:r w:rsidDel="00F63703">
            <w:delText>:</w:delText>
          </w:r>
        </w:del>
        <w:r>
          <w:t xml:space="preserve"> </w:t>
        </w:r>
      </w:moveTo>
      <w:ins w:id="1741" w:author="Cristiano Cesario" w:date="2014-06-22T08:36:00Z">
        <w:r w:rsidR="00F63703">
          <w:t xml:space="preserve">invoked </w:t>
        </w:r>
      </w:ins>
      <w:ins w:id="1742" w:author="Cristiano Cesario" w:date="2014-06-22T08:35:00Z">
        <w:r w:rsidR="00F63703">
          <w:t>w</w:t>
        </w:r>
      </w:ins>
      <w:moveTo w:id="1743" w:author="Cristiano Cesario" w:date="2014-06-21T16:01:00Z">
        <w:del w:id="1744" w:author="Cristiano Cesario" w:date="2014-06-22T08:35:00Z">
          <w:r w:rsidDel="00F63703">
            <w:delText>W</w:delText>
          </w:r>
        </w:del>
        <w:r>
          <w:t>hen the user includes a repository to be monitored in a system that already have registered repositories</w:t>
        </w:r>
      </w:moveTo>
      <w:ins w:id="1745" w:author="Cristiano Cesario" w:date="2014-06-22T08:35:00Z">
        <w:r w:rsidR="00F63703">
          <w:t>.</w:t>
        </w:r>
      </w:ins>
      <w:moveTo w:id="1746" w:author="Cristiano Cesario" w:date="2014-06-21T16:01:00Z">
        <w:del w:id="1747" w:author="Cristiano Cesario" w:date="2014-06-22T08:35:00Z">
          <w:r w:rsidDel="00F63703">
            <w:delText>;</w:delText>
          </w:r>
        </w:del>
      </w:moveTo>
    </w:p>
    <w:p w14:paraId="42058360" w14:textId="61F11397" w:rsidR="00204E3C" w:rsidDel="00F63703" w:rsidRDefault="00F63703">
      <w:pPr>
        <w:pStyle w:val="Text"/>
        <w:ind w:firstLine="0"/>
        <w:rPr>
          <w:del w:id="1748" w:author="Cristiano Cesario" w:date="2014-06-22T08:34:00Z"/>
        </w:rPr>
        <w:pPrChange w:id="1749" w:author="Cristiano Cesario" w:date="2014-06-22T16:34:00Z">
          <w:pPr>
            <w:pStyle w:val="bulletlist"/>
            <w:numPr>
              <w:numId w:val="41"/>
            </w:numPr>
            <w:tabs>
              <w:tab w:val="clear" w:pos="648"/>
              <w:tab w:val="num" w:pos="567"/>
            </w:tabs>
            <w:ind w:left="567" w:hanging="279"/>
          </w:pPr>
        </w:pPrChange>
      </w:pPr>
      <w:ins w:id="1750" w:author="Cristiano Cesario" w:date="2014-06-22T08:34:00Z">
        <w:r>
          <w:t xml:space="preserve"> </w:t>
        </w:r>
      </w:ins>
      <w:ins w:id="1751" w:author="Cristiano Cesario" w:date="2014-06-22T08:35:00Z">
        <w:r>
          <w:t>“</w:t>
        </w:r>
      </w:ins>
      <w:moveTo w:id="1752" w:author="Cristiano Cesario" w:date="2014-06-21T16:01:00Z">
        <w:r w:rsidR="00204E3C">
          <w:t>Commit History</w:t>
        </w:r>
      </w:moveTo>
      <w:ins w:id="1753" w:author="Cristiano Cesario" w:date="2014-06-22T08:35:00Z">
        <w:r>
          <w:t>”</w:t>
        </w:r>
      </w:ins>
      <w:moveTo w:id="1754" w:author="Cristiano Cesario" w:date="2014-06-21T16:01:00Z">
        <w:del w:id="1755" w:author="Cristiano Cesario" w:date="2014-06-22T08:35:00Z">
          <w:r w:rsidR="00204E3C" w:rsidDel="00F63703">
            <w:delText>:</w:delText>
          </w:r>
        </w:del>
      </w:moveTo>
      <w:ins w:id="1756" w:author="Cristiano Cesario" w:date="2014-06-22T08:35:00Z">
        <w:r>
          <w:t xml:space="preserve">, </w:t>
        </w:r>
      </w:ins>
      <w:ins w:id="1757" w:author="Cristiano Cesario" w:date="2014-06-22T08:37:00Z">
        <w:r>
          <w:t xml:space="preserve">invoked </w:t>
        </w:r>
      </w:ins>
      <w:moveTo w:id="1758" w:author="Cristiano Cesario" w:date="2014-06-21T16:01:00Z">
        <w:del w:id="1759" w:author="Cristiano Cesario" w:date="2014-06-22T08:35:00Z">
          <w:r w:rsidR="00204E3C" w:rsidDel="00F63703">
            <w:delText xml:space="preserve"> W</w:delText>
          </w:r>
        </w:del>
      </w:moveTo>
      <w:ins w:id="1760" w:author="Cristiano Cesario" w:date="2014-06-22T08:35:00Z">
        <w:r>
          <w:t>w</w:t>
        </w:r>
      </w:ins>
      <w:moveTo w:id="1761" w:author="Cristiano Cesario" w:date="2014-06-21T16:01:00Z">
        <w:r w:rsidR="00204E3C">
          <w:t xml:space="preserve">hen the user </w:t>
        </w:r>
        <w:del w:id="1762" w:author="Cristiano Cesario" w:date="2014-06-22T08:37:00Z">
          <w:r w:rsidR="00204E3C" w:rsidDel="00F63703">
            <w:delText>selects the command to show</w:delText>
          </w:r>
        </w:del>
      </w:moveTo>
      <w:ins w:id="1763" w:author="Cristiano Cesario" w:date="2014-06-22T08:37:00Z">
        <w:r>
          <w:t>requests to see</w:t>
        </w:r>
      </w:ins>
      <w:moveTo w:id="1764" w:author="Cristiano Cesario" w:date="2014-06-21T16:01:00Z">
        <w:r w:rsidR="00204E3C">
          <w:t xml:space="preserve"> the commit history of a given repository</w:t>
        </w:r>
      </w:moveTo>
      <w:ins w:id="1765" w:author="Cristiano Cesario" w:date="2014-06-22T08:35:00Z">
        <w:r>
          <w:t>.</w:t>
        </w:r>
      </w:ins>
      <w:moveTo w:id="1766" w:author="Cristiano Cesario" w:date="2014-06-21T16:01:00Z">
        <w:del w:id="1767" w:author="Cristiano Cesario" w:date="2014-06-22T08:35:00Z">
          <w:r w:rsidR="00204E3C" w:rsidDel="00F63703">
            <w:delText>;</w:delText>
          </w:r>
        </w:del>
      </w:moveTo>
    </w:p>
    <w:p w14:paraId="688DE266" w14:textId="08238E5B" w:rsidR="00204E3C" w:rsidDel="00F63703" w:rsidRDefault="00F63703">
      <w:pPr>
        <w:pStyle w:val="Text"/>
        <w:ind w:firstLine="0"/>
        <w:rPr>
          <w:del w:id="1768" w:author="Cristiano Cesario" w:date="2014-06-22T08:34:00Z"/>
        </w:rPr>
        <w:pPrChange w:id="1769" w:author="Cristiano Cesario" w:date="2014-06-22T16:34:00Z">
          <w:pPr>
            <w:pStyle w:val="bulletlist"/>
            <w:numPr>
              <w:numId w:val="41"/>
            </w:numPr>
            <w:tabs>
              <w:tab w:val="clear" w:pos="648"/>
              <w:tab w:val="num" w:pos="567"/>
            </w:tabs>
            <w:ind w:left="567" w:hanging="279"/>
          </w:pPr>
        </w:pPrChange>
      </w:pPr>
      <w:ins w:id="1770" w:author="Cristiano Cesario" w:date="2014-06-22T08:34:00Z">
        <w:r>
          <w:t xml:space="preserve"> </w:t>
        </w:r>
      </w:ins>
      <w:ins w:id="1771" w:author="Cristiano Cesario" w:date="2014-06-22T08:35:00Z">
        <w:r>
          <w:t>“</w:t>
        </w:r>
      </w:ins>
      <w:moveTo w:id="1772" w:author="Cristiano Cesario" w:date="2014-06-21T16:01:00Z">
        <w:r w:rsidR="00204E3C">
          <w:t>Topology</w:t>
        </w:r>
      </w:moveTo>
      <w:ins w:id="1773" w:author="Cristiano Cesario" w:date="2014-06-22T08:35:00Z">
        <w:r>
          <w:t>”</w:t>
        </w:r>
      </w:ins>
      <w:ins w:id="1774" w:author="Cristiano Cesario" w:date="2014-06-22T08:37:00Z">
        <w:r>
          <w:t>, invoked</w:t>
        </w:r>
      </w:ins>
      <w:moveTo w:id="1775" w:author="Cristiano Cesario" w:date="2014-06-21T16:01:00Z">
        <w:del w:id="1776" w:author="Cristiano Cesario" w:date="2014-06-22T08:35:00Z">
          <w:r w:rsidR="00204E3C" w:rsidDel="00F63703">
            <w:delText>:</w:delText>
          </w:r>
        </w:del>
        <w:r w:rsidR="00204E3C">
          <w:t xml:space="preserve"> </w:t>
        </w:r>
      </w:moveTo>
      <w:ins w:id="1777" w:author="Cristiano Cesario" w:date="2014-06-22T08:36:00Z">
        <w:r>
          <w:t>w</w:t>
        </w:r>
      </w:ins>
      <w:moveTo w:id="1778" w:author="Cristiano Cesario" w:date="2014-06-21T16:01:00Z">
        <w:del w:id="1779" w:author="Cristiano Cesario" w:date="2014-06-22T08:36:00Z">
          <w:r w:rsidR="00204E3C" w:rsidDel="00F63703">
            <w:delText>W</w:delText>
          </w:r>
        </w:del>
        <w:r w:rsidR="00204E3C">
          <w:t xml:space="preserve">hen the user </w:t>
        </w:r>
        <w:del w:id="1780" w:author="Cristiano Cesario" w:date="2014-06-22T08:37:00Z">
          <w:r w:rsidR="00204E3C" w:rsidDel="00F63703">
            <w:delText>selects the command to</w:delText>
          </w:r>
        </w:del>
      </w:moveTo>
      <w:ins w:id="1781" w:author="Cristiano Cesario" w:date="2014-06-22T08:37:00Z">
        <w:r>
          <w:t>wants to see</w:t>
        </w:r>
      </w:ins>
      <w:moveTo w:id="1782" w:author="Cristiano Cesario" w:date="2014-06-21T16:01:00Z">
        <w:del w:id="1783" w:author="Cristiano Cesario" w:date="2014-06-22T08:37:00Z">
          <w:r w:rsidR="00204E3C" w:rsidDel="00F63703">
            <w:delText xml:space="preserve"> show</w:delText>
          </w:r>
        </w:del>
        <w:r w:rsidR="00204E3C">
          <w:t xml:space="preserve"> the topology of repositories of a given system</w:t>
        </w:r>
      </w:moveTo>
      <w:ins w:id="1784" w:author="Cristiano Cesario" w:date="2014-06-22T08:36:00Z">
        <w:r>
          <w:t>.</w:t>
        </w:r>
      </w:ins>
      <w:moveTo w:id="1785" w:author="Cristiano Cesario" w:date="2014-06-21T16:01:00Z">
        <w:del w:id="1786" w:author="Cristiano Cesario" w:date="2014-06-22T08:36:00Z">
          <w:r w:rsidR="00204E3C" w:rsidDel="00F63703">
            <w:delText>;</w:delText>
          </w:r>
        </w:del>
      </w:moveTo>
    </w:p>
    <w:p w14:paraId="26334BCE" w14:textId="0E2E31EF" w:rsidR="00204E3C" w:rsidDel="00F63703" w:rsidRDefault="00F63703">
      <w:pPr>
        <w:pStyle w:val="Text"/>
        <w:ind w:firstLine="0"/>
        <w:rPr>
          <w:del w:id="1787" w:author="Cristiano Cesario" w:date="2014-06-22T08:34:00Z"/>
        </w:rPr>
        <w:pPrChange w:id="1788" w:author="Cristiano Cesario" w:date="2014-06-22T16:34:00Z">
          <w:pPr>
            <w:pStyle w:val="bulletlist"/>
            <w:numPr>
              <w:numId w:val="41"/>
            </w:numPr>
            <w:tabs>
              <w:tab w:val="clear" w:pos="648"/>
              <w:tab w:val="num" w:pos="567"/>
            </w:tabs>
            <w:ind w:left="567" w:hanging="279"/>
          </w:pPr>
        </w:pPrChange>
      </w:pPr>
      <w:ins w:id="1789" w:author="Cristiano Cesario" w:date="2014-06-22T08:34:00Z">
        <w:r>
          <w:t xml:space="preserve"> </w:t>
        </w:r>
      </w:ins>
      <w:ins w:id="1790" w:author="Cristiano Cesario" w:date="2014-06-22T08:36:00Z">
        <w:r>
          <w:t>“</w:t>
        </w:r>
      </w:ins>
      <w:moveTo w:id="1791" w:author="Cristiano Cesario" w:date="2014-06-21T16:01:00Z">
        <w:r w:rsidR="00204E3C">
          <w:t>Check Branches</w:t>
        </w:r>
      </w:moveTo>
      <w:ins w:id="1792" w:author="Cristiano Cesario" w:date="2014-06-22T08:36:00Z">
        <w:r>
          <w:t>”,</w:t>
        </w:r>
      </w:ins>
      <w:moveTo w:id="1793" w:author="Cristiano Cesario" w:date="2014-06-21T16:01:00Z">
        <w:del w:id="1794" w:author="Cristiano Cesario" w:date="2014-06-22T08:36:00Z">
          <w:r w:rsidR="00204E3C" w:rsidDel="00F63703">
            <w:delText>:</w:delText>
          </w:r>
        </w:del>
        <w:r w:rsidR="00204E3C">
          <w:t xml:space="preserve"> </w:t>
        </w:r>
      </w:moveTo>
      <w:ins w:id="1795" w:author="Cristiano Cesario" w:date="2014-06-22T08:38:00Z">
        <w:r>
          <w:t>invoked</w:t>
        </w:r>
      </w:ins>
      <w:moveTo w:id="1796" w:author="Cristiano Cesario" w:date="2014-06-21T16:01:00Z">
        <w:del w:id="1797" w:author="Cristiano Cesario" w:date="2014-06-22T08:36:00Z">
          <w:r w:rsidR="00204E3C" w:rsidDel="00F63703">
            <w:delText>T</w:delText>
          </w:r>
        </w:del>
        <w:del w:id="1798" w:author="Cristiano Cesario" w:date="2014-06-22T08:38:00Z">
          <w:r w:rsidR="00204E3C" w:rsidDel="00F63703">
            <w:delText xml:space="preserve">he </w:delText>
          </w:r>
          <w:commentRangeStart w:id="1799"/>
          <w:r w:rsidR="00204E3C" w:rsidDel="00F63703">
            <w:delText xml:space="preserve">monitor </w:delText>
          </w:r>
          <w:commentRangeEnd w:id="1799"/>
          <w:r w:rsidR="00204E3C" w:rsidDel="00F63703">
            <w:rPr>
              <w:rStyle w:val="Refdecomentrio"/>
            </w:rPr>
            <w:commentReference w:id="1799"/>
          </w:r>
          <w:r w:rsidR="00204E3C" w:rsidDel="00F63703">
            <w:delText>runs this process</w:delText>
          </w:r>
        </w:del>
        <w:r w:rsidR="00204E3C">
          <w:t xml:space="preserve"> periodically to check all the monitored repositories, searching for ahead or behind commits</w:t>
        </w:r>
      </w:moveTo>
      <w:ins w:id="1800" w:author="Cristiano Cesario" w:date="2014-06-22T08:36:00Z">
        <w:r>
          <w:t>.</w:t>
        </w:r>
      </w:ins>
      <w:moveTo w:id="1801" w:author="Cristiano Cesario" w:date="2014-06-21T16:01:00Z">
        <w:del w:id="1802" w:author="Cristiano Cesario" w:date="2014-06-22T08:36:00Z">
          <w:r w:rsidR="00204E3C" w:rsidDel="00F63703">
            <w:delText>;</w:delText>
          </w:r>
        </w:del>
      </w:moveTo>
    </w:p>
    <w:p w14:paraId="18EFF521" w14:textId="45ECE6DF" w:rsidR="00204E3C" w:rsidRDefault="00F63703">
      <w:pPr>
        <w:pStyle w:val="Text"/>
        <w:ind w:firstLine="0"/>
        <w:pPrChange w:id="1803" w:author="Cristiano Cesario" w:date="2014-06-22T16:34:00Z">
          <w:pPr>
            <w:pStyle w:val="bulletlist"/>
            <w:numPr>
              <w:numId w:val="41"/>
            </w:numPr>
            <w:tabs>
              <w:tab w:val="clear" w:pos="648"/>
              <w:tab w:val="num" w:pos="567"/>
            </w:tabs>
            <w:ind w:left="567" w:hanging="279"/>
          </w:pPr>
        </w:pPrChange>
      </w:pPr>
      <w:ins w:id="1804" w:author="Cristiano Cesario" w:date="2014-06-22T08:34:00Z">
        <w:r>
          <w:t xml:space="preserve"> </w:t>
        </w:r>
      </w:ins>
      <w:ins w:id="1805" w:author="Cristiano Cesario" w:date="2014-06-22T08:36:00Z">
        <w:r>
          <w:t>“</w:t>
        </w:r>
      </w:ins>
      <w:moveTo w:id="1806" w:author="Cristiano Cesario" w:date="2014-06-21T16:01:00Z">
        <w:r w:rsidR="00204E3C">
          <w:t>Update Topology</w:t>
        </w:r>
      </w:moveTo>
      <w:ins w:id="1807" w:author="Cristiano Cesario" w:date="2014-06-22T08:36:00Z">
        <w:r>
          <w:t>”</w:t>
        </w:r>
      </w:ins>
      <w:moveTo w:id="1808" w:author="Cristiano Cesario" w:date="2014-06-21T16:01:00Z">
        <w:del w:id="1809" w:author="Cristiano Cesario" w:date="2014-06-22T08:36:00Z">
          <w:r w:rsidR="00204E3C" w:rsidDel="00F63703">
            <w:delText>:</w:delText>
          </w:r>
        </w:del>
      </w:moveTo>
      <w:ins w:id="1810" w:author="Cristiano Cesario" w:date="2014-06-22T08:36:00Z">
        <w:r>
          <w:t>,</w:t>
        </w:r>
      </w:ins>
      <w:moveTo w:id="1811" w:author="Cristiano Cesario" w:date="2014-06-21T16:01:00Z">
        <w:r w:rsidR="00204E3C">
          <w:t xml:space="preserve"> </w:t>
        </w:r>
      </w:moveTo>
      <w:ins w:id="1812" w:author="Cristiano Cesario" w:date="2014-06-22T08:38:00Z">
        <w:r>
          <w:t>invoked periodically</w:t>
        </w:r>
      </w:ins>
      <w:moveTo w:id="1813" w:author="Cristiano Cesario" w:date="2014-06-21T16:01:00Z">
        <w:del w:id="1814" w:author="Cristiano Cesario" w:date="2014-06-22T08:36:00Z">
          <w:r w:rsidR="00204E3C" w:rsidDel="00F63703">
            <w:delText>T</w:delText>
          </w:r>
        </w:del>
        <w:del w:id="1815" w:author="Cristiano Cesario" w:date="2014-06-22T08:38:00Z">
          <w:r w:rsidR="00204E3C" w:rsidDel="00F63703">
            <w:delText>he monitor runs this process periodically</w:delText>
          </w:r>
        </w:del>
        <w:r w:rsidR="00204E3C">
          <w:t xml:space="preserve"> to update the topology information in </w:t>
        </w:r>
        <w:commentRangeStart w:id="1816"/>
        <w:del w:id="1817" w:author="Cristiano Cesario" w:date="2014-06-22T08:40:00Z">
          <w:r w:rsidR="00204E3C" w:rsidDel="00F63703">
            <w:delText>M</w:delText>
          </w:r>
        </w:del>
      </w:moveTo>
      <w:ins w:id="1818" w:author="Cristiano Cesario" w:date="2014-06-22T08:40:00Z">
        <w:r>
          <w:t>the central database</w:t>
        </w:r>
      </w:ins>
      <w:moveTo w:id="1819" w:author="Cristiano Cesario" w:date="2014-06-21T16:01:00Z">
        <w:del w:id="1820" w:author="Cristiano Cesario" w:date="2014-06-22T08:40:00Z">
          <w:r w:rsidR="00204E3C" w:rsidDel="00F63703">
            <w:delText>ongoDB</w:delText>
          </w:r>
        </w:del>
        <w:commentRangeEnd w:id="1816"/>
        <w:r w:rsidR="00204E3C">
          <w:rPr>
            <w:rStyle w:val="Refdecomentrio"/>
          </w:rPr>
          <w:commentReference w:id="1816"/>
        </w:r>
        <w:r w:rsidR="00204E3C">
          <w:t xml:space="preserve">. </w:t>
        </w:r>
      </w:moveTo>
      <w:ins w:id="1821" w:author="Cristiano Cesario" w:date="2014-06-22T08:38:00Z">
        <w:r>
          <w:t xml:space="preserve">This last </w:t>
        </w:r>
      </w:ins>
      <w:ins w:id="1822" w:author="Cristiano Cesario" w:date="2014-06-22T08:39:00Z">
        <w:r>
          <w:t>operation</w:t>
        </w:r>
      </w:ins>
      <w:moveTo w:id="1823" w:author="Cristiano Cesario" w:date="2014-06-21T16:01:00Z">
        <w:del w:id="1824" w:author="Cristiano Cesario" w:date="2014-06-22T08:39:00Z">
          <w:r w:rsidR="00204E3C" w:rsidDel="00F63703">
            <w:delText>It</w:delText>
          </w:r>
        </w:del>
        <w:r w:rsidR="00204E3C">
          <w:t xml:space="preserve"> updates the existing repositories, their p</w:t>
        </w:r>
      </w:moveTo>
      <w:ins w:id="1825" w:author="Cristiano Cesario" w:date="2014-06-27T14:59:00Z">
        <w:r w:rsidR="004967F4">
          <w:t>ee</w:t>
        </w:r>
      </w:ins>
      <w:moveTo w:id="1826" w:author="Cristiano Cesario" w:date="2014-06-21T16:01:00Z">
        <w:del w:id="1827" w:author="Cristiano Cesario" w:date="2014-06-27T14:59:00Z">
          <w:r w:rsidR="00204E3C" w:rsidDel="004967F4">
            <w:delText>artne</w:delText>
          </w:r>
        </w:del>
        <w:r w:rsidR="00204E3C">
          <w:t>rs, and the existing commits, marking in which repositories each commit is found.</w:t>
        </w:r>
      </w:moveTo>
    </w:p>
    <w:commentRangeEnd w:id="1718"/>
    <w:p w14:paraId="2EB8146E" w14:textId="5F7D8463" w:rsidR="00554329" w:rsidRDefault="00204E3C" w:rsidP="00554329">
      <w:pPr>
        <w:pStyle w:val="Text"/>
        <w:rPr>
          <w:ins w:id="1828" w:author="Cristiano Cesario" w:date="2014-06-22T16:11:00Z"/>
        </w:rPr>
      </w:pPr>
      <w:moveTo w:id="1829" w:author="Cristiano Cesario" w:date="2014-06-21T16:01:00Z">
        <w:r>
          <w:rPr>
            <w:rStyle w:val="Refdecomentrio"/>
          </w:rPr>
          <w:commentReference w:id="1718"/>
        </w:r>
      </w:moveTo>
      <w:ins w:id="1830" w:author="Cristiano Cesario" w:date="2014-06-22T15:54:00Z">
        <w:r w:rsidR="007875E5">
          <w:fldChar w:fldCharType="begin"/>
        </w:r>
        <w:r w:rsidR="007875E5">
          <w:instrText xml:space="preserve"> REF _Ref391215776 \h </w:instrText>
        </w:r>
      </w:ins>
      <w:r w:rsidR="007875E5">
        <w:fldChar w:fldCharType="separate"/>
      </w:r>
      <w:ins w:id="1831" w:author="Cristiano Cesario" w:date="2014-06-23T11:21:00Z">
        <w:r w:rsidR="00C56A5A">
          <w:t xml:space="preserve">Table </w:t>
        </w:r>
        <w:r w:rsidR="00C56A5A">
          <w:rPr>
            <w:noProof/>
          </w:rPr>
          <w:t>VII</w:t>
        </w:r>
      </w:ins>
      <w:ins w:id="1832" w:author="Cristiano Cesario" w:date="2014-06-22T15:54:00Z">
        <w:r w:rsidR="007875E5">
          <w:fldChar w:fldCharType="end"/>
        </w:r>
        <w:r w:rsidR="007875E5" w:rsidDel="007875E5">
          <w:t xml:space="preserve"> </w:t>
        </w:r>
      </w:ins>
      <w:moveTo w:id="1833" w:author="Cristiano Cesario" w:date="2014-06-21T16:01:00Z">
        <w:del w:id="1834" w:author="Cristiano Cesario" w:date="2014-06-22T15:53:00Z">
          <w:r w:rsidDel="007875E5">
            <w:fldChar w:fldCharType="begin"/>
          </w:r>
          <w:r w:rsidDel="007875E5">
            <w:delInstrText xml:space="preserve"> REF _Ref386820651 \h </w:delInstrText>
          </w:r>
        </w:del>
      </w:moveTo>
      <w:del w:id="1835" w:author="Cristiano Cesario" w:date="2014-06-22T15:53:00Z"/>
      <w:moveTo w:id="1836" w:author="Cristiano Cesario" w:date="2014-06-21T16:01:00Z">
        <w:del w:id="1837" w:author="Cristiano Cesario" w:date="2014-06-22T15:53:00Z">
          <w:r w:rsidDel="007875E5">
            <w:fldChar w:fldCharType="separate"/>
          </w:r>
          <w:r w:rsidDel="007875E5">
            <w:delText xml:space="preserve">Table </w:delText>
          </w:r>
          <w:r w:rsidDel="007875E5">
            <w:rPr>
              <w:noProof/>
            </w:rPr>
            <w:delText>V</w:delText>
          </w:r>
          <w:r w:rsidDel="007875E5">
            <w:fldChar w:fldCharType="end"/>
          </w:r>
        </w:del>
        <w:del w:id="1838" w:author="Cristiano Cesario" w:date="2014-06-22T16:26:00Z">
          <w:r w:rsidDel="00281AAE">
            <w:delText xml:space="preserve"> </w:delText>
          </w:r>
        </w:del>
        <w:r>
          <w:t>shows th</w:t>
        </w:r>
      </w:moveTo>
      <w:ins w:id="1839" w:author="Cristiano Cesario" w:date="2014-06-22T15:54:00Z">
        <w:r w:rsidR="007875E5">
          <w:t>e correlation between each repository metric and the measured</w:t>
        </w:r>
      </w:ins>
      <w:ins w:id="1840" w:author="Cristiano Cesario" w:date="2014-06-22T16:27:00Z">
        <w:r w:rsidR="00917245" w:rsidRPr="00917245">
          <w:t xml:space="preserve"> </w:t>
        </w:r>
        <w:r w:rsidR="00917245">
          <w:t>operations</w:t>
        </w:r>
      </w:ins>
      <w:ins w:id="1841" w:author="Cristiano Cesario" w:date="2014-06-22T15:54:00Z">
        <w:r w:rsidR="007875E5">
          <w:t xml:space="preserve">, </w:t>
        </w:r>
      </w:ins>
      <w:commentRangeStart w:id="1842"/>
      <w:ins w:id="1843" w:author="Cristiano Cesario" w:date="2014-06-22T15:55:00Z">
        <w:r w:rsidR="007875E5">
          <w:t xml:space="preserve">according to the </w:t>
        </w:r>
      </w:ins>
      <w:ins w:id="1844" w:author="Cristiano Cesario" w:date="2014-06-22T15:56:00Z">
        <w:r w:rsidR="007875E5" w:rsidRPr="007071FA">
          <w:rPr>
            <w:i/>
            <w:rPrChange w:id="1845" w:author="Cristiano Cesario" w:date="2014-06-22T16:03:00Z">
              <w:rPr/>
            </w:rPrChange>
          </w:rPr>
          <w:t>Pearson coefficient</w:t>
        </w:r>
      </w:ins>
      <w:moveTo w:id="1846" w:author="Cristiano Cesario" w:date="2014-06-21T16:01:00Z">
        <w:del w:id="1847" w:author="Cristiano Cesario" w:date="2014-06-22T15:57:00Z">
          <w:r w:rsidDel="007071FA">
            <w:delText>at</w:delText>
          </w:r>
        </w:del>
      </w:moveTo>
      <w:ins w:id="1848" w:author="Cristiano Cesario" w:date="2014-06-22T15:57:00Z">
        <w:r w:rsidR="007071FA">
          <w:t xml:space="preserve"> </w:t>
        </w:r>
      </w:ins>
      <w:ins w:id="1849" w:author="Cristiano Cesario" w:date="2014-06-22T16:02:00Z">
        <w:r w:rsidR="007071FA">
          <w:fldChar w:fldCharType="begin"/>
        </w:r>
        <w:r w:rsidR="007071FA">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ins>
      <w:r w:rsidR="007071FA">
        <w:fldChar w:fldCharType="separate"/>
      </w:r>
      <w:ins w:id="1850" w:author="Cristiano Cesario" w:date="2014-06-22T16:02:00Z">
        <w:r w:rsidR="007071FA" w:rsidRPr="007071FA">
          <w:t>[25]</w:t>
        </w:r>
        <w:r w:rsidR="007071FA">
          <w:fldChar w:fldCharType="end"/>
        </w:r>
      </w:ins>
      <w:ins w:id="1851" w:author="Cristiano Cesario" w:date="2014-06-22T16:04:00Z">
        <w:r w:rsidR="007071FA">
          <w:t xml:space="preserve">. </w:t>
        </w:r>
      </w:ins>
      <w:commentRangeEnd w:id="1842"/>
      <w:ins w:id="1852" w:author="Cristiano Cesario" w:date="2014-06-28T17:55:00Z">
        <w:r w:rsidR="008968AA">
          <w:rPr>
            <w:rStyle w:val="Refdecomentrio"/>
          </w:rPr>
          <w:commentReference w:id="1842"/>
        </w:r>
      </w:ins>
      <w:moveTo w:id="1853" w:author="Cristiano Cesario" w:date="2014-06-21T16:01:00Z">
        <w:del w:id="1854" w:author="Cristiano Cesario" w:date="2014-06-22T16:04:00Z">
          <w:r w:rsidDel="007071FA">
            <w:delText xml:space="preserve">, </w:delText>
          </w:r>
        </w:del>
      </w:moveTo>
      <w:ins w:id="1855" w:author="Cristiano Cesario" w:date="2014-06-22T16:04:00Z">
        <w:r w:rsidR="007071FA">
          <w:t xml:space="preserve">This correlation coefficient </w:t>
        </w:r>
      </w:ins>
      <w:ins w:id="1856" w:author="Cristiano Cesario" w:date="2014-06-22T16:06:00Z">
        <w:r w:rsidR="007071FA">
          <w:t xml:space="preserve">measures the linear correlation between two variables </w:t>
        </w:r>
      </w:ins>
      <w:ins w:id="1857" w:author="Cristiano Cesario" w:date="2014-06-22T16:07:00Z">
        <w:r w:rsidR="00554329">
          <w:t xml:space="preserve">X and Y </w:t>
        </w:r>
      </w:ins>
      <w:ins w:id="1858" w:author="Cristiano Cesario" w:date="2014-06-22T16:06:00Z">
        <w:r w:rsidR="007071FA">
          <w:t xml:space="preserve">and </w:t>
        </w:r>
      </w:ins>
      <w:ins w:id="1859" w:author="Cristiano Cesario" w:date="2014-06-22T16:04:00Z">
        <w:r w:rsidR="007071FA">
          <w:t xml:space="preserve">ranges from −1 to </w:t>
        </w:r>
        <w:proofErr w:type="gramStart"/>
        <w:r w:rsidR="007071FA">
          <w:t>1</w:t>
        </w:r>
        <w:proofErr w:type="gramEnd"/>
        <w:r w:rsidR="007071FA">
          <w:t xml:space="preserve">. </w:t>
        </w:r>
      </w:ins>
      <w:ins w:id="1860" w:author="Cristiano Cesario" w:date="2014-06-22T16:06:00Z">
        <w:r w:rsidR="007071FA">
          <w:t>V</w:t>
        </w:r>
      </w:ins>
      <w:ins w:id="1861" w:author="Cristiano Cesario" w:date="2014-06-22T16:04:00Z">
        <w:r w:rsidR="00554329">
          <w:t>alue</w:t>
        </w:r>
      </w:ins>
      <w:ins w:id="1862" w:author="Cristiano Cesario" w:date="2014-06-22T16:09:00Z">
        <w:r w:rsidR="00554329">
          <w:t>s</w:t>
        </w:r>
      </w:ins>
      <w:ins w:id="1863" w:author="Cristiano Cesario" w:date="2014-06-22T16:04:00Z">
        <w:r w:rsidR="007071FA">
          <w:t xml:space="preserve"> </w:t>
        </w:r>
      </w:ins>
      <w:ins w:id="1864" w:author="Cristiano Cesario" w:date="2014-06-22T16:08:00Z">
        <w:r w:rsidR="00554329">
          <w:t>of</w:t>
        </w:r>
      </w:ins>
      <w:ins w:id="1865" w:author="Cristiano Cesario" w:date="2014-06-22T16:04:00Z">
        <w:r w:rsidR="007071FA">
          <w:t xml:space="preserve"> </w:t>
        </w:r>
        <w:proofErr w:type="gramStart"/>
        <w:r w:rsidR="007071FA">
          <w:t>1</w:t>
        </w:r>
      </w:ins>
      <w:proofErr w:type="gramEnd"/>
      <w:ins w:id="1866" w:author="Cristiano Cesario" w:date="2014-06-22T16:08:00Z">
        <w:r w:rsidR="00554329">
          <w:t xml:space="preserve"> or -1</w:t>
        </w:r>
      </w:ins>
      <w:ins w:id="1867" w:author="Cristiano Cesario" w:date="2014-06-22T16:04:00Z">
        <w:r w:rsidR="007071FA">
          <w:t xml:space="preserve"> mean</w:t>
        </w:r>
      </w:ins>
      <w:ins w:id="1868" w:author="Cristiano Cesario" w:date="2014-06-22T16:05:00Z">
        <w:r w:rsidR="007071FA">
          <w:t xml:space="preserve"> that a linear equation can describe the correlation between </w:t>
        </w:r>
      </w:ins>
      <w:ins w:id="1869" w:author="Cristiano Cesario" w:date="2014-06-22T16:04:00Z">
        <w:r w:rsidR="007071FA">
          <w:t>X and Y perfectly</w:t>
        </w:r>
      </w:ins>
      <w:ins w:id="1870" w:author="Cristiano Cesario" w:date="2014-06-22T16:09:00Z">
        <w:r w:rsidR="00554329">
          <w:t xml:space="preserve"> (either </w:t>
        </w:r>
        <w:r w:rsidR="00554329">
          <w:tab/>
          <w:t>positive or negative, respectively)</w:t>
        </w:r>
      </w:ins>
      <w:ins w:id="1871" w:author="Cristiano Cesario" w:date="2014-06-22T16:04:00Z">
        <w:r w:rsidR="007071FA">
          <w:t xml:space="preserve">. </w:t>
        </w:r>
      </w:ins>
      <w:ins w:id="1872" w:author="Cristiano Cesario" w:date="2014-06-22T16:10:00Z">
        <w:r w:rsidR="00554329">
          <w:t>A v</w:t>
        </w:r>
      </w:ins>
      <w:ins w:id="1873" w:author="Cristiano Cesario" w:date="2014-06-22T16:08:00Z">
        <w:r w:rsidR="00554329">
          <w:t>alue</w:t>
        </w:r>
      </w:ins>
      <w:ins w:id="1874" w:author="Cristiano Cesario" w:date="2014-06-22T16:04:00Z">
        <w:r w:rsidR="007071FA">
          <w:t xml:space="preserve"> </w:t>
        </w:r>
      </w:ins>
      <w:ins w:id="1875" w:author="Cristiano Cesario" w:date="2014-06-22T16:26:00Z">
        <w:r w:rsidR="00281AAE">
          <w:t xml:space="preserve">of </w:t>
        </w:r>
      </w:ins>
      <w:proofErr w:type="gramStart"/>
      <w:ins w:id="1876" w:author="Cristiano Cesario" w:date="2014-06-22T16:04:00Z">
        <w:r w:rsidR="007071FA">
          <w:t>0</w:t>
        </w:r>
        <w:proofErr w:type="gramEnd"/>
        <w:r w:rsidR="007071FA">
          <w:t xml:space="preserve"> </w:t>
        </w:r>
      </w:ins>
      <w:ins w:id="1877" w:author="Cristiano Cesario" w:date="2014-06-22T16:10:00Z">
        <w:r w:rsidR="00554329">
          <w:t>mean</w:t>
        </w:r>
      </w:ins>
      <w:ins w:id="1878" w:author="Cristiano Cesario" w:date="2014-06-22T16:26:00Z">
        <w:r w:rsidR="00281AAE">
          <w:t>s</w:t>
        </w:r>
      </w:ins>
      <w:ins w:id="1879" w:author="Cristiano Cesario" w:date="2014-06-22T16:04:00Z">
        <w:r w:rsidR="007071FA">
          <w:t xml:space="preserve"> that there is no </w:t>
        </w:r>
      </w:ins>
      <w:ins w:id="1880" w:author="Cristiano Cesario" w:date="2014-06-22T16:10:00Z">
        <w:r w:rsidR="00554329">
          <w:t>correlation between X and Y</w:t>
        </w:r>
      </w:ins>
      <w:ins w:id="1881" w:author="Cristiano Cesario" w:date="2014-06-22T16:04:00Z">
        <w:r w:rsidR="00554329">
          <w:t>.</w:t>
        </w:r>
      </w:ins>
      <w:ins w:id="1882" w:author="Cristiano Cesario" w:date="2014-06-22T16:03:00Z">
        <w:r w:rsidR="007071FA">
          <w:t xml:space="preserve"> </w:t>
        </w:r>
      </w:ins>
    </w:p>
    <w:p w14:paraId="16773AB4" w14:textId="59DE8BD3" w:rsidR="00281AAE" w:rsidRDefault="00204E3C" w:rsidP="00554329">
      <w:pPr>
        <w:pStyle w:val="Text"/>
        <w:rPr>
          <w:ins w:id="1883" w:author="Cristiano Cesario" w:date="2014-06-22T15:46:00Z"/>
        </w:rPr>
      </w:pPr>
      <w:commentRangeStart w:id="1884"/>
      <w:moveTo w:id="1885" w:author="Cristiano Cesario" w:date="2014-06-21T16:01:00Z">
        <w:del w:id="1886" w:author="Cristiano Cesario" w:date="2014-06-22T16:03:00Z">
          <w:r w:rsidDel="007071FA">
            <w:delText>d</w:delText>
          </w:r>
        </w:del>
        <w:del w:id="1887" w:author="Cristiano Cesario" w:date="2014-06-22T16:12:00Z">
          <w:r w:rsidDel="00554329">
            <w:delText xml:space="preserve">espite of the other size metrics, </w:delText>
          </w:r>
        </w:del>
        <w:del w:id="1888" w:author="Cristiano Cesario" w:date="2014-06-27T15:15:00Z">
          <w:r w:rsidDel="00AA5547">
            <w:delText xml:space="preserve">the number of commits in the repositories </w:delText>
          </w:r>
        </w:del>
        <w:del w:id="1889" w:author="Cristiano Cesario" w:date="2014-06-22T16:12:00Z">
          <w:r w:rsidDel="00554329">
            <w:delText>made the difference in the measurements</w:delText>
          </w:r>
          <w:commentRangeEnd w:id="1884"/>
          <w:r w:rsidDel="00554329">
            <w:rPr>
              <w:rStyle w:val="Refdecomentrio"/>
            </w:rPr>
            <w:commentReference w:id="1884"/>
          </w:r>
        </w:del>
        <w:del w:id="1890" w:author="Cristiano Cesario" w:date="2014-06-27T15:15:00Z">
          <w:r w:rsidDel="00AA5547">
            <w:delText xml:space="preserve">. </w:delText>
          </w:r>
        </w:del>
        <w:del w:id="1891" w:author="Cristiano Cesario" w:date="2014-06-22T16:13:00Z">
          <w:r w:rsidDel="00554329">
            <w:delText>We</w:delText>
          </w:r>
        </w:del>
        <w:del w:id="1892" w:author="Cristiano Cesario" w:date="2014-06-22T16:14:00Z">
          <w:r w:rsidDel="00554329">
            <w:delText xml:space="preserve"> </w:delText>
          </w:r>
        </w:del>
        <w:del w:id="1893" w:author="Cristiano Cesario" w:date="2014-06-22T16:13:00Z">
          <w:r w:rsidDel="00554329">
            <w:delText xml:space="preserve">had longer </w:delText>
          </w:r>
        </w:del>
        <w:del w:id="1894" w:author="Cristiano Cesario" w:date="2014-06-27T15:15:00Z">
          <w:r w:rsidDel="00AA5547">
            <w:delText xml:space="preserve">operations in repositories that had more commits. </w:delText>
          </w:r>
        </w:del>
        <w:del w:id="1895" w:author="Cristiano Cesario" w:date="2014-06-22T16:14:00Z">
          <w:r w:rsidDel="00554329">
            <w:delText>T</w:delText>
          </w:r>
        </w:del>
        <w:del w:id="1896" w:author="Cristiano Cesario" w:date="2014-06-27T15:15:00Z">
          <w:r w:rsidDel="00AA5547">
            <w:delText>he slowest operations were Insert 1</w:delText>
          </w:r>
          <w:r w:rsidRPr="00327C1F" w:rsidDel="00AA5547">
            <w:rPr>
              <w:vertAlign w:val="superscript"/>
            </w:rPr>
            <w:delText>st</w:delText>
          </w:r>
        </w:del>
        <w:del w:id="1897" w:author="Cristiano Cesario" w:date="2014-06-21T16:10:00Z">
          <w:r w:rsidDel="00D438B5">
            <w:delText xml:space="preserve"> </w:delText>
          </w:r>
        </w:del>
        <w:del w:id="1898" w:author="Cristiano Cesario" w:date="2014-06-27T15:15:00Z">
          <w:r w:rsidDel="00AA5547">
            <w:delText>and Insert 2</w:delText>
          </w:r>
          <w:r w:rsidRPr="00327C1F" w:rsidDel="00AA5547">
            <w:rPr>
              <w:vertAlign w:val="superscript"/>
            </w:rPr>
            <w:delText>nd</w:delText>
          </w:r>
        </w:del>
        <w:del w:id="1899" w:author="Cristiano Cesario" w:date="2014-06-21T16:10:00Z">
          <w:r w:rsidDel="00D438B5">
            <w:delText>,</w:delText>
          </w:r>
        </w:del>
        <w:del w:id="1900" w:author="Cristiano Cesario" w:date="2014-06-27T15:15:00Z">
          <w:r w:rsidDel="00AA5547">
            <w:delText xml:space="preserve"> due to the amount of data sent over the internet to update the database. </w:delText>
          </w:r>
          <w:commentRangeStart w:id="1901"/>
          <w:r w:rsidDel="00AA5547">
            <w:delText xml:space="preserve">Amongst the foreground operations, the </w:delText>
          </w:r>
          <w:commentRangeStart w:id="1902"/>
          <w:r w:rsidDel="00AA5547">
            <w:delText xml:space="preserve">“Topology” </w:delText>
          </w:r>
          <w:commentRangeEnd w:id="1902"/>
          <w:r w:rsidDel="00AA5547">
            <w:rPr>
              <w:rStyle w:val="Refdecomentrio"/>
            </w:rPr>
            <w:commentReference w:id="1902"/>
          </w:r>
          <w:r w:rsidDel="00AA5547">
            <w:delText>operation</w:delText>
          </w:r>
        </w:del>
        <w:del w:id="1903" w:author="Cristiano Cesario" w:date="2014-06-22T16:15:00Z">
          <w:r w:rsidDel="00554329">
            <w:delText>,</w:delText>
          </w:r>
        </w:del>
        <w:del w:id="1904" w:author="Cristiano Cesario" w:date="2014-06-27T15:15:00Z">
          <w:r w:rsidDel="00AA5547">
            <w:delText xml:space="preserve"> </w:delText>
          </w:r>
        </w:del>
        <w:del w:id="1905" w:author="Cristiano Cesario" w:date="2014-06-22T16:15:00Z">
          <w:r w:rsidDel="00554329">
            <w:delText xml:space="preserve">which shows coarse grain information, </w:delText>
          </w:r>
        </w:del>
        <w:del w:id="1906" w:author="Cristiano Cesario" w:date="2014-06-27T15:15:00Z">
          <w:r w:rsidDel="00AA5547">
            <w:delText>had a significant increase in its response time, but with lower values than the “Commit History” operation</w:delText>
          </w:r>
        </w:del>
        <w:del w:id="1907" w:author="Cristiano Cesario" w:date="2014-06-22T16:15:00Z">
          <w:r w:rsidDel="00554329">
            <w:delText>,</w:delText>
          </w:r>
        </w:del>
        <w:del w:id="1908" w:author="Cristiano Cesario" w:date="2014-06-22T16:21:00Z">
          <w:r w:rsidDel="00591503">
            <w:delText xml:space="preserve"> which</w:delText>
          </w:r>
        </w:del>
        <w:del w:id="1909" w:author="Cristiano Cesario" w:date="2014-06-22T16:22:00Z">
          <w:r w:rsidDel="00591503">
            <w:delText xml:space="preserve"> d</w:delText>
          </w:r>
        </w:del>
        <w:del w:id="1910" w:author="Cristiano Cesario" w:date="2014-06-22T16:23:00Z">
          <w:r w:rsidDel="00281AAE">
            <w:delText>eals with much finer grain data</w:delText>
          </w:r>
        </w:del>
        <w:del w:id="1911" w:author="Cristiano Cesario" w:date="2014-06-22T16:22:00Z">
          <w:r w:rsidDel="00591503">
            <w:delText>, showing information about each one of the commits in the topology</w:delText>
          </w:r>
        </w:del>
        <w:del w:id="1912" w:author="Cristiano Cesario" w:date="2014-06-27T15:15:00Z">
          <w:r w:rsidDel="00AA5547">
            <w:delText>.</w:delText>
          </w:r>
        </w:del>
        <w:del w:id="1913" w:author="Cristiano Cesario" w:date="2014-06-22T16:23:00Z">
          <w:r w:rsidDel="00281AAE">
            <w:delText xml:space="preserve"> </w:delText>
          </w:r>
        </w:del>
        <w:commentRangeEnd w:id="1901"/>
        <w:del w:id="1914" w:author="Cristiano Cesario" w:date="2014-06-27T15:15:00Z">
          <w:r w:rsidDel="00AA5547">
            <w:rPr>
              <w:rStyle w:val="Refdecomentrio"/>
            </w:rPr>
            <w:commentReference w:id="1901"/>
          </w:r>
          <w:r w:rsidDel="00AA5547">
            <w:delText xml:space="preserve">In fact, the application was not able to show the commit history for repositories with more than 6.4K commits, </w:delText>
          </w:r>
          <w:commentRangeStart w:id="1915"/>
          <w:r w:rsidDel="00AA5547">
            <w:delText>giving memory errors</w:delText>
          </w:r>
          <w:commentRangeEnd w:id="1915"/>
          <w:r w:rsidDel="00AA5547">
            <w:rPr>
              <w:rStyle w:val="Refdecomentrio"/>
            </w:rPr>
            <w:commentReference w:id="1915"/>
          </w:r>
          <w:r w:rsidDel="00AA5547">
            <w:delText>. As the commit graph has to be entirely in memory to be plotted, this is a scalability limitation of our approach.</w:delText>
          </w:r>
        </w:del>
      </w:moveTo>
    </w:p>
    <w:p w14:paraId="4A2193D2" w14:textId="2740468E" w:rsidR="007875E5" w:rsidRDefault="007875E5">
      <w:pPr>
        <w:pStyle w:val="TableTitle"/>
        <w:rPr>
          <w:ins w:id="1916" w:author="Cristiano Cesario" w:date="2014-06-22T15:48:00Z"/>
        </w:rPr>
        <w:pPrChange w:id="1917" w:author="Cristiano Cesario" w:date="2014-06-22T15:48:00Z">
          <w:pPr>
            <w:pStyle w:val="Text"/>
          </w:pPr>
        </w:pPrChange>
      </w:pPr>
      <w:bookmarkStart w:id="1918" w:name="_Ref391215776"/>
      <w:ins w:id="1919" w:author="Cristiano Cesario" w:date="2014-06-22T15:48:00Z">
        <w:r>
          <w:t xml:space="preserve">Table </w:t>
        </w:r>
        <w:r>
          <w:fldChar w:fldCharType="begin"/>
        </w:r>
        <w:r>
          <w:instrText xml:space="preserve"> SEQ Table \* ROMAN </w:instrText>
        </w:r>
      </w:ins>
      <w:r>
        <w:fldChar w:fldCharType="separate"/>
      </w:r>
      <w:ins w:id="1920" w:author="Cristiano Cesario" w:date="2014-06-23T11:21:00Z">
        <w:r w:rsidR="00C56A5A">
          <w:rPr>
            <w:noProof/>
          </w:rPr>
          <w:t>VII</w:t>
        </w:r>
      </w:ins>
      <w:ins w:id="1921" w:author="Cristiano Cesario" w:date="2014-06-22T15:48:00Z">
        <w:r>
          <w:fldChar w:fldCharType="end"/>
        </w:r>
        <w:bookmarkEnd w:id="1918"/>
      </w:ins>
    </w:p>
    <w:p w14:paraId="6418669B" w14:textId="3098CB09" w:rsidR="007875E5" w:rsidRDefault="00D66729">
      <w:pPr>
        <w:pStyle w:val="TableTitle"/>
        <w:rPr>
          <w:ins w:id="1922" w:author="Cristiano Cesario" w:date="2014-06-22T15:46:00Z"/>
        </w:rPr>
        <w:pPrChange w:id="1923" w:author="Cristiano Cesario" w:date="2014-06-22T15:48:00Z">
          <w:pPr>
            <w:pStyle w:val="Text"/>
          </w:pPr>
        </w:pPrChange>
      </w:pPr>
      <w:ins w:id="1924" w:author="Cristiano Cesario" w:date="2014-06-28T17:33:00Z">
        <w:r>
          <w:t>Pearson coefficient</w:t>
        </w:r>
      </w:ins>
      <w:ins w:id="1925" w:author="Cristiano Cesario" w:date="2014-06-22T15:48:00Z">
        <w:r w:rsidR="007875E5">
          <w:t xml:space="preserve"> </w:t>
        </w:r>
      </w:ins>
      <w:ins w:id="1926" w:author="Cristiano Cesario" w:date="2014-06-22T15:49:00Z">
        <w:r w:rsidR="007875E5">
          <w:t>between measured operations and repository metrics</w:t>
        </w:r>
      </w:ins>
    </w:p>
    <w:tbl>
      <w:tblPr>
        <w:tblStyle w:val="IEEETable"/>
        <w:tblW w:w="0" w:type="auto"/>
        <w:jc w:val="center"/>
        <w:tblLook w:val="04A0" w:firstRow="1" w:lastRow="0" w:firstColumn="1" w:lastColumn="0" w:noHBand="0" w:noVBand="1"/>
        <w:tblPrChange w:id="1927" w:author="Cristiano Cesario" w:date="2014-06-28T17:33:00Z">
          <w:tblPr>
            <w:tblW w:w="5340" w:type="dxa"/>
            <w:tblCellMar>
              <w:left w:w="70" w:type="dxa"/>
              <w:right w:w="70" w:type="dxa"/>
            </w:tblCellMar>
            <w:tblLook w:val="04A0" w:firstRow="1" w:lastRow="0" w:firstColumn="1" w:lastColumn="0" w:noHBand="0" w:noVBand="1"/>
          </w:tblPr>
        </w:tblPrChange>
      </w:tblPr>
      <w:tblGrid>
        <w:gridCol w:w="1341"/>
        <w:gridCol w:w="888"/>
        <w:gridCol w:w="550"/>
        <w:gridCol w:w="612"/>
        <w:gridCol w:w="674"/>
        <w:tblGridChange w:id="1928">
          <w:tblGrid>
            <w:gridCol w:w="1500"/>
            <w:gridCol w:w="976"/>
            <w:gridCol w:w="976"/>
            <w:gridCol w:w="976"/>
            <w:gridCol w:w="960"/>
          </w:tblGrid>
        </w:tblGridChange>
      </w:tblGrid>
      <w:tr w:rsidR="007875E5" w:rsidRPr="007875E5" w14:paraId="76CD7ECC" w14:textId="77777777" w:rsidTr="00D66729">
        <w:trPr>
          <w:cnfStyle w:val="100000000000" w:firstRow="1" w:lastRow="0" w:firstColumn="0" w:lastColumn="0" w:oddVBand="0" w:evenVBand="0" w:oddHBand="0" w:evenHBand="0" w:firstRowFirstColumn="0" w:firstRowLastColumn="0" w:lastRowFirstColumn="0" w:lastRowLastColumn="0"/>
          <w:trHeight w:val="145"/>
          <w:jc w:val="center"/>
          <w:ins w:id="1929" w:author="Cristiano Cesario" w:date="2014-06-22T15:46:00Z"/>
          <w:trPrChange w:id="1930" w:author="Cristiano Cesario" w:date="2014-06-28T17:33:00Z">
            <w:trPr>
              <w:trHeight w:val="510"/>
            </w:trPr>
          </w:trPrChange>
        </w:trPr>
        <w:tc>
          <w:tcPr>
            <w:tcW w:w="0" w:type="auto"/>
            <w:hideMark/>
            <w:tcPrChange w:id="1931" w:author="Cristiano Cesario" w:date="2014-06-28T17:33:00Z">
              <w:tcPr>
                <w:tcW w:w="1500" w:type="dxa"/>
                <w:tcBorders>
                  <w:top w:val="nil"/>
                  <w:left w:val="single" w:sz="4" w:space="0" w:color="auto"/>
                  <w:bottom w:val="nil"/>
                  <w:right w:val="nil"/>
                </w:tcBorders>
                <w:shd w:val="clear" w:color="000000" w:fill="92D050"/>
                <w:vAlign w:val="center"/>
                <w:hideMark/>
              </w:tcPr>
            </w:tcPrChange>
          </w:tcPr>
          <w:p w14:paraId="3F52487B" w14:textId="77777777" w:rsidR="007875E5" w:rsidRPr="00D66729" w:rsidRDefault="007875E5" w:rsidP="007875E5">
            <w:pPr>
              <w:jc w:val="center"/>
              <w:cnfStyle w:val="100000000000" w:firstRow="1" w:lastRow="0" w:firstColumn="0" w:lastColumn="0" w:oddVBand="0" w:evenVBand="0" w:oddHBand="0" w:evenHBand="0" w:firstRowFirstColumn="0" w:firstRowLastColumn="0" w:lastRowFirstColumn="0" w:lastRowLastColumn="0"/>
              <w:rPr>
                <w:ins w:id="1932" w:author="Cristiano Cesario" w:date="2014-06-22T15:46:00Z"/>
                <w:sz w:val="16"/>
                <w:szCs w:val="16"/>
                <w:rPrChange w:id="1933" w:author="Cristiano Cesario" w:date="2014-06-28T17:31:00Z">
                  <w:rPr>
                    <w:ins w:id="1934" w:author="Cristiano Cesario" w:date="2014-06-22T15:46:00Z"/>
                    <w:rFonts w:ascii="Calibri" w:hAnsi="Calibri"/>
                    <w:b/>
                    <w:bCs/>
                    <w:color w:val="000000"/>
                    <w:lang w:val="pt-BR" w:eastAsia="pt-BR"/>
                  </w:rPr>
                </w:rPrChange>
              </w:rPr>
            </w:pPr>
            <w:ins w:id="1935" w:author="Cristiano Cesario" w:date="2014-06-22T15:46:00Z">
              <w:r w:rsidRPr="00D66729">
                <w:rPr>
                  <w:sz w:val="16"/>
                  <w:szCs w:val="16"/>
                  <w:rPrChange w:id="1936" w:author="Cristiano Cesario" w:date="2014-06-28T17:31:00Z">
                    <w:rPr>
                      <w:rFonts w:ascii="Calibri" w:hAnsi="Calibri"/>
                      <w:b/>
                      <w:bCs/>
                      <w:color w:val="000000"/>
                      <w:lang w:val="pt-BR" w:eastAsia="pt-BR"/>
                    </w:rPr>
                  </w:rPrChange>
                </w:rPr>
                <w:t>Operation</w:t>
              </w:r>
            </w:ins>
          </w:p>
        </w:tc>
        <w:tc>
          <w:tcPr>
            <w:tcW w:w="0" w:type="auto"/>
            <w:hideMark/>
            <w:tcPrChange w:id="1937" w:author="Cristiano Cesario" w:date="2014-06-28T17:33:00Z">
              <w:tcPr>
                <w:tcW w:w="960" w:type="dxa"/>
                <w:tcBorders>
                  <w:top w:val="nil"/>
                  <w:left w:val="single" w:sz="4" w:space="0" w:color="auto"/>
                  <w:bottom w:val="nil"/>
                  <w:right w:val="nil"/>
                </w:tcBorders>
                <w:shd w:val="clear" w:color="000000" w:fill="92D050"/>
                <w:vAlign w:val="center"/>
                <w:hideMark/>
              </w:tcPr>
            </w:tcPrChange>
          </w:tcPr>
          <w:p w14:paraId="52B35E64" w14:textId="77777777" w:rsidR="007875E5" w:rsidRPr="00D66729" w:rsidRDefault="007875E5" w:rsidP="007875E5">
            <w:pPr>
              <w:jc w:val="center"/>
              <w:cnfStyle w:val="100000000000" w:firstRow="1" w:lastRow="0" w:firstColumn="0" w:lastColumn="0" w:oddVBand="0" w:evenVBand="0" w:oddHBand="0" w:evenHBand="0" w:firstRowFirstColumn="0" w:firstRowLastColumn="0" w:lastRowFirstColumn="0" w:lastRowLastColumn="0"/>
              <w:rPr>
                <w:ins w:id="1938" w:author="Cristiano Cesario" w:date="2014-06-22T15:46:00Z"/>
                <w:sz w:val="16"/>
                <w:szCs w:val="16"/>
                <w:rPrChange w:id="1939" w:author="Cristiano Cesario" w:date="2014-06-28T17:31:00Z">
                  <w:rPr>
                    <w:ins w:id="1940" w:author="Cristiano Cesario" w:date="2014-06-22T15:46:00Z"/>
                    <w:rFonts w:ascii="Calibri" w:hAnsi="Calibri"/>
                    <w:b/>
                    <w:bCs/>
                    <w:color w:val="000000"/>
                    <w:lang w:val="pt-BR" w:eastAsia="pt-BR"/>
                  </w:rPr>
                </w:rPrChange>
              </w:rPr>
            </w:pPr>
            <w:ins w:id="1941" w:author="Cristiano Cesario" w:date="2014-06-22T15:46:00Z">
              <w:r w:rsidRPr="00D66729">
                <w:rPr>
                  <w:sz w:val="16"/>
                  <w:szCs w:val="16"/>
                  <w:rPrChange w:id="1942" w:author="Cristiano Cesario" w:date="2014-06-28T17:31:00Z">
                    <w:rPr>
                      <w:rFonts w:ascii="Calibri" w:hAnsi="Calibri"/>
                      <w:b/>
                      <w:bCs/>
                      <w:color w:val="000000"/>
                      <w:lang w:val="pt-BR" w:eastAsia="pt-BR"/>
                    </w:rPr>
                  </w:rPrChange>
                </w:rPr>
                <w:t># commits</w:t>
              </w:r>
            </w:ins>
          </w:p>
        </w:tc>
        <w:tc>
          <w:tcPr>
            <w:tcW w:w="0" w:type="auto"/>
            <w:hideMark/>
            <w:tcPrChange w:id="1943" w:author="Cristiano Cesario" w:date="2014-06-28T17:33:00Z">
              <w:tcPr>
                <w:tcW w:w="960" w:type="dxa"/>
                <w:tcBorders>
                  <w:top w:val="nil"/>
                  <w:left w:val="single" w:sz="4" w:space="0" w:color="auto"/>
                  <w:bottom w:val="nil"/>
                  <w:right w:val="nil"/>
                </w:tcBorders>
                <w:shd w:val="clear" w:color="000000" w:fill="92D050"/>
                <w:vAlign w:val="center"/>
                <w:hideMark/>
              </w:tcPr>
            </w:tcPrChange>
          </w:tcPr>
          <w:p w14:paraId="4638F5A6" w14:textId="77777777" w:rsidR="007875E5" w:rsidRPr="00D66729" w:rsidRDefault="007875E5" w:rsidP="007875E5">
            <w:pPr>
              <w:jc w:val="center"/>
              <w:cnfStyle w:val="100000000000" w:firstRow="1" w:lastRow="0" w:firstColumn="0" w:lastColumn="0" w:oddVBand="0" w:evenVBand="0" w:oddHBand="0" w:evenHBand="0" w:firstRowFirstColumn="0" w:firstRowLastColumn="0" w:lastRowFirstColumn="0" w:lastRowLastColumn="0"/>
              <w:rPr>
                <w:ins w:id="1944" w:author="Cristiano Cesario" w:date="2014-06-22T15:46:00Z"/>
                <w:sz w:val="16"/>
                <w:szCs w:val="16"/>
                <w:rPrChange w:id="1945" w:author="Cristiano Cesario" w:date="2014-06-28T17:31:00Z">
                  <w:rPr>
                    <w:ins w:id="1946" w:author="Cristiano Cesario" w:date="2014-06-22T15:46:00Z"/>
                    <w:rFonts w:ascii="Calibri" w:hAnsi="Calibri"/>
                    <w:b/>
                    <w:bCs/>
                    <w:color w:val="000000"/>
                    <w:lang w:val="pt-BR" w:eastAsia="pt-BR"/>
                  </w:rPr>
                </w:rPrChange>
              </w:rPr>
            </w:pPr>
            <w:ins w:id="1947" w:author="Cristiano Cesario" w:date="2014-06-22T15:46:00Z">
              <w:r w:rsidRPr="00D66729">
                <w:rPr>
                  <w:sz w:val="16"/>
                  <w:szCs w:val="16"/>
                  <w:rPrChange w:id="1948" w:author="Cristiano Cesario" w:date="2014-06-28T17:31:00Z">
                    <w:rPr>
                      <w:rFonts w:ascii="Calibri" w:hAnsi="Calibri"/>
                      <w:b/>
                      <w:bCs/>
                      <w:color w:val="000000"/>
                      <w:lang w:val="pt-BR" w:eastAsia="pt-BR"/>
                    </w:rPr>
                  </w:rPrChange>
                </w:rPr>
                <w:t>Size</w:t>
              </w:r>
            </w:ins>
          </w:p>
        </w:tc>
        <w:tc>
          <w:tcPr>
            <w:tcW w:w="0" w:type="auto"/>
            <w:hideMark/>
            <w:tcPrChange w:id="1949" w:author="Cristiano Cesario" w:date="2014-06-28T17:33:00Z">
              <w:tcPr>
                <w:tcW w:w="960" w:type="dxa"/>
                <w:tcBorders>
                  <w:top w:val="nil"/>
                  <w:left w:val="single" w:sz="4" w:space="0" w:color="auto"/>
                  <w:bottom w:val="nil"/>
                  <w:right w:val="nil"/>
                </w:tcBorders>
                <w:shd w:val="clear" w:color="000000" w:fill="92D050"/>
                <w:vAlign w:val="center"/>
                <w:hideMark/>
              </w:tcPr>
            </w:tcPrChange>
          </w:tcPr>
          <w:p w14:paraId="1234BA8C" w14:textId="77777777" w:rsidR="007875E5" w:rsidRPr="00D66729" w:rsidRDefault="007875E5" w:rsidP="007875E5">
            <w:pPr>
              <w:jc w:val="center"/>
              <w:cnfStyle w:val="100000000000" w:firstRow="1" w:lastRow="0" w:firstColumn="0" w:lastColumn="0" w:oddVBand="0" w:evenVBand="0" w:oddHBand="0" w:evenHBand="0" w:firstRowFirstColumn="0" w:firstRowLastColumn="0" w:lastRowFirstColumn="0" w:lastRowLastColumn="0"/>
              <w:rPr>
                <w:ins w:id="1950" w:author="Cristiano Cesario" w:date="2014-06-22T15:46:00Z"/>
                <w:sz w:val="16"/>
                <w:szCs w:val="16"/>
                <w:rPrChange w:id="1951" w:author="Cristiano Cesario" w:date="2014-06-28T17:31:00Z">
                  <w:rPr>
                    <w:ins w:id="1952" w:author="Cristiano Cesario" w:date="2014-06-22T15:46:00Z"/>
                    <w:rFonts w:ascii="Calibri" w:hAnsi="Calibri"/>
                    <w:b/>
                    <w:bCs/>
                    <w:color w:val="000000"/>
                    <w:lang w:val="pt-BR" w:eastAsia="pt-BR"/>
                  </w:rPr>
                </w:rPrChange>
              </w:rPr>
            </w:pPr>
            <w:ins w:id="1953" w:author="Cristiano Cesario" w:date="2014-06-22T15:46:00Z">
              <w:r w:rsidRPr="00D66729">
                <w:rPr>
                  <w:sz w:val="16"/>
                  <w:szCs w:val="16"/>
                  <w:rPrChange w:id="1954" w:author="Cristiano Cesario" w:date="2014-06-28T17:31:00Z">
                    <w:rPr>
                      <w:rFonts w:ascii="Calibri" w:hAnsi="Calibri"/>
                      <w:b/>
                      <w:bCs/>
                      <w:color w:val="000000"/>
                      <w:lang w:val="pt-BR" w:eastAsia="pt-BR"/>
                    </w:rPr>
                  </w:rPrChange>
                </w:rPr>
                <w:t># files</w:t>
              </w:r>
            </w:ins>
          </w:p>
        </w:tc>
        <w:tc>
          <w:tcPr>
            <w:tcW w:w="0" w:type="auto"/>
            <w:hideMark/>
            <w:tcPrChange w:id="1955" w:author="Cristiano Cesario" w:date="2014-06-28T17:33:00Z">
              <w:tcPr>
                <w:tcW w:w="960" w:type="dxa"/>
                <w:tcBorders>
                  <w:top w:val="nil"/>
                  <w:left w:val="single" w:sz="4" w:space="0" w:color="auto"/>
                  <w:bottom w:val="nil"/>
                  <w:right w:val="nil"/>
                </w:tcBorders>
                <w:shd w:val="clear" w:color="000000" w:fill="92D050"/>
                <w:vAlign w:val="center"/>
                <w:hideMark/>
              </w:tcPr>
            </w:tcPrChange>
          </w:tcPr>
          <w:p w14:paraId="0BE54D27" w14:textId="6016AF24" w:rsidR="007875E5" w:rsidRPr="00D66729" w:rsidRDefault="007875E5">
            <w:pPr>
              <w:jc w:val="center"/>
              <w:cnfStyle w:val="100000000000" w:firstRow="1" w:lastRow="0" w:firstColumn="0" w:lastColumn="0" w:oddVBand="0" w:evenVBand="0" w:oddHBand="0" w:evenHBand="0" w:firstRowFirstColumn="0" w:firstRowLastColumn="0" w:lastRowFirstColumn="0" w:lastRowLastColumn="0"/>
              <w:rPr>
                <w:ins w:id="1956" w:author="Cristiano Cesario" w:date="2014-06-22T15:46:00Z"/>
                <w:sz w:val="16"/>
                <w:szCs w:val="16"/>
                <w:rPrChange w:id="1957" w:author="Cristiano Cesario" w:date="2014-06-28T17:31:00Z">
                  <w:rPr>
                    <w:ins w:id="1958" w:author="Cristiano Cesario" w:date="2014-06-22T15:46:00Z"/>
                    <w:rFonts w:ascii="Calibri" w:hAnsi="Calibri"/>
                    <w:b/>
                    <w:bCs/>
                    <w:color w:val="000000"/>
                    <w:lang w:val="pt-BR" w:eastAsia="pt-BR"/>
                  </w:rPr>
                </w:rPrChange>
              </w:rPr>
            </w:pPr>
            <w:ins w:id="1959" w:author="Cristiano Cesario" w:date="2014-06-22T15:46:00Z">
              <w:r w:rsidRPr="00D66729">
                <w:rPr>
                  <w:sz w:val="16"/>
                  <w:szCs w:val="16"/>
                  <w:rPrChange w:id="1960" w:author="Cristiano Cesario" w:date="2014-06-28T17:31:00Z">
                    <w:rPr>
                      <w:rFonts w:ascii="Calibri" w:hAnsi="Calibri"/>
                      <w:b/>
                      <w:bCs/>
                      <w:color w:val="000000"/>
                      <w:lang w:val="pt-BR" w:eastAsia="pt-BR"/>
                    </w:rPr>
                  </w:rPrChange>
                </w:rPr>
                <w:t xml:space="preserve"># </w:t>
              </w:r>
            </w:ins>
            <w:ins w:id="1961" w:author="Cristiano Cesario" w:date="2014-06-27T14:36:00Z">
              <w:r w:rsidR="0089567E" w:rsidRPr="00D66729">
                <w:rPr>
                  <w:sz w:val="16"/>
                  <w:szCs w:val="16"/>
                </w:rPr>
                <w:t>peers</w:t>
              </w:r>
            </w:ins>
          </w:p>
        </w:tc>
      </w:tr>
      <w:tr w:rsidR="00D66729" w:rsidRPr="007875E5" w14:paraId="039E5419" w14:textId="77777777" w:rsidTr="00D66729">
        <w:trPr>
          <w:trHeight w:val="50"/>
          <w:jc w:val="center"/>
          <w:ins w:id="1962" w:author="Cristiano Cesario" w:date="2014-06-22T15:46:00Z"/>
          <w:trPrChange w:id="1963" w:author="Cristiano Cesario" w:date="2014-06-28T17:33:00Z">
            <w:trPr>
              <w:trHeight w:val="300"/>
            </w:trPr>
          </w:trPrChange>
        </w:trPr>
        <w:tc>
          <w:tcPr>
            <w:tcW w:w="0" w:type="auto"/>
            <w:noWrap/>
            <w:hideMark/>
            <w:tcPrChange w:id="1964" w:author="Cristiano Cesario" w:date="2014-06-28T17:33:00Z">
              <w:tcPr>
                <w:tcW w:w="15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tcPrChange>
          </w:tcPr>
          <w:p w14:paraId="448649B3" w14:textId="77777777" w:rsidR="00D66729" w:rsidRPr="00D66729" w:rsidRDefault="00D66729">
            <w:pPr>
              <w:jc w:val="center"/>
              <w:rPr>
                <w:ins w:id="1965" w:author="Cristiano Cesario" w:date="2014-06-22T15:46:00Z"/>
                <w:sz w:val="16"/>
                <w:szCs w:val="16"/>
                <w:rPrChange w:id="1966" w:author="Cristiano Cesario" w:date="2014-06-28T17:31:00Z">
                  <w:rPr>
                    <w:ins w:id="1967" w:author="Cristiano Cesario" w:date="2014-06-22T15:46:00Z"/>
                    <w:rFonts w:ascii="Calibri" w:hAnsi="Calibri"/>
                    <w:b/>
                    <w:bCs/>
                    <w:color w:val="000000"/>
                    <w:lang w:val="pt-BR" w:eastAsia="pt-BR"/>
                  </w:rPr>
                </w:rPrChange>
              </w:rPr>
              <w:pPrChange w:id="1968" w:author="Cristiano Cesario" w:date="2014-06-22T15:48:00Z">
                <w:pPr/>
              </w:pPrChange>
            </w:pPr>
            <w:ins w:id="1969" w:author="Cristiano Cesario" w:date="2014-06-22T15:46:00Z">
              <w:r w:rsidRPr="00D66729">
                <w:rPr>
                  <w:sz w:val="16"/>
                  <w:szCs w:val="16"/>
                  <w:rPrChange w:id="1970" w:author="Cristiano Cesario" w:date="2014-06-28T17:31:00Z">
                    <w:rPr>
                      <w:rFonts w:ascii="Calibri" w:hAnsi="Calibri"/>
                      <w:b/>
                      <w:bCs/>
                      <w:color w:val="000000"/>
                      <w:lang w:val="pt-BR" w:eastAsia="pt-BR"/>
                    </w:rPr>
                  </w:rPrChange>
                </w:rPr>
                <w:t>Insert 1st</w:t>
              </w:r>
            </w:ins>
          </w:p>
        </w:tc>
        <w:tc>
          <w:tcPr>
            <w:tcW w:w="0" w:type="auto"/>
            <w:noWrap/>
            <w:hideMark/>
            <w:tcPrChange w:id="1971" w:author="Cristiano Cesario" w:date="2014-06-28T17:33:00Z">
              <w:tcPr>
                <w:tcW w:w="960" w:type="dxa"/>
                <w:tcBorders>
                  <w:top w:val="nil"/>
                  <w:left w:val="nil"/>
                  <w:bottom w:val="nil"/>
                  <w:right w:val="nil"/>
                </w:tcBorders>
                <w:shd w:val="clear" w:color="auto" w:fill="auto"/>
                <w:noWrap/>
                <w:vAlign w:val="bottom"/>
                <w:hideMark/>
              </w:tcPr>
            </w:tcPrChange>
          </w:tcPr>
          <w:p w14:paraId="6EC63FF3" w14:textId="020BF963" w:rsidR="00D66729" w:rsidRPr="00D66729" w:rsidRDefault="00D66729">
            <w:pPr>
              <w:jc w:val="center"/>
              <w:rPr>
                <w:ins w:id="1972" w:author="Cristiano Cesario" w:date="2014-06-22T15:46:00Z"/>
                <w:sz w:val="16"/>
                <w:szCs w:val="16"/>
                <w:rPrChange w:id="1973" w:author="Cristiano Cesario" w:date="2014-06-28T17:31:00Z">
                  <w:rPr>
                    <w:ins w:id="1974" w:author="Cristiano Cesario" w:date="2014-06-22T15:46:00Z"/>
                    <w:rFonts w:ascii="Calibri" w:hAnsi="Calibri"/>
                    <w:color w:val="000000"/>
                    <w:sz w:val="22"/>
                    <w:szCs w:val="22"/>
                    <w:lang w:val="pt-BR" w:eastAsia="pt-BR"/>
                  </w:rPr>
                </w:rPrChange>
              </w:rPr>
              <w:pPrChange w:id="1975" w:author="Cristiano Cesario" w:date="2014-06-22T15:48:00Z">
                <w:pPr>
                  <w:jc w:val="right"/>
                </w:pPr>
              </w:pPrChange>
            </w:pPr>
            <w:ins w:id="1976" w:author="Cristiano Cesario" w:date="2014-06-28T17:31:00Z">
              <w:r w:rsidRPr="00D66729">
                <w:rPr>
                  <w:sz w:val="16"/>
                  <w:szCs w:val="16"/>
                  <w:rPrChange w:id="1977" w:author="Cristiano Cesario" w:date="2014-06-28T17:31:00Z">
                    <w:rPr/>
                  </w:rPrChange>
                </w:rPr>
                <w:t>0</w:t>
              </w:r>
              <w:r>
                <w:rPr>
                  <w:sz w:val="16"/>
                  <w:szCs w:val="16"/>
                </w:rPr>
                <w:t>.</w:t>
              </w:r>
              <w:r w:rsidRPr="00D66729">
                <w:rPr>
                  <w:sz w:val="16"/>
                  <w:szCs w:val="16"/>
                  <w:rPrChange w:id="1978" w:author="Cristiano Cesario" w:date="2014-06-28T17:31:00Z">
                    <w:rPr/>
                  </w:rPrChange>
                </w:rPr>
                <w:t>79</w:t>
              </w:r>
            </w:ins>
          </w:p>
        </w:tc>
        <w:tc>
          <w:tcPr>
            <w:tcW w:w="0" w:type="auto"/>
            <w:noWrap/>
            <w:hideMark/>
            <w:tcPrChange w:id="1979" w:author="Cristiano Cesario" w:date="2014-06-28T17:33:00Z">
              <w:tcPr>
                <w:tcW w:w="960" w:type="dxa"/>
                <w:tcBorders>
                  <w:top w:val="nil"/>
                  <w:left w:val="nil"/>
                  <w:bottom w:val="nil"/>
                  <w:right w:val="nil"/>
                </w:tcBorders>
                <w:shd w:val="clear" w:color="auto" w:fill="auto"/>
                <w:noWrap/>
                <w:vAlign w:val="bottom"/>
                <w:hideMark/>
              </w:tcPr>
            </w:tcPrChange>
          </w:tcPr>
          <w:p w14:paraId="46904B02" w14:textId="42D8706D" w:rsidR="00D66729" w:rsidRPr="00D66729" w:rsidRDefault="00D66729">
            <w:pPr>
              <w:jc w:val="center"/>
              <w:rPr>
                <w:ins w:id="1980" w:author="Cristiano Cesario" w:date="2014-06-22T15:46:00Z"/>
                <w:sz w:val="16"/>
                <w:szCs w:val="16"/>
                <w:rPrChange w:id="1981" w:author="Cristiano Cesario" w:date="2014-06-28T17:31:00Z">
                  <w:rPr>
                    <w:ins w:id="1982" w:author="Cristiano Cesario" w:date="2014-06-22T15:46:00Z"/>
                    <w:rFonts w:ascii="Calibri" w:hAnsi="Calibri"/>
                    <w:color w:val="000000"/>
                    <w:sz w:val="22"/>
                    <w:szCs w:val="22"/>
                    <w:lang w:val="pt-BR" w:eastAsia="pt-BR"/>
                  </w:rPr>
                </w:rPrChange>
              </w:rPr>
              <w:pPrChange w:id="1983" w:author="Cristiano Cesario" w:date="2014-06-22T15:48:00Z">
                <w:pPr>
                  <w:jc w:val="right"/>
                </w:pPr>
              </w:pPrChange>
            </w:pPr>
            <w:ins w:id="1984" w:author="Cristiano Cesario" w:date="2014-06-28T17:31:00Z">
              <w:r w:rsidRPr="00D66729">
                <w:rPr>
                  <w:sz w:val="16"/>
                  <w:szCs w:val="16"/>
                  <w:rPrChange w:id="1985" w:author="Cristiano Cesario" w:date="2014-06-28T17:31:00Z">
                    <w:rPr/>
                  </w:rPrChange>
                </w:rPr>
                <w:t>0</w:t>
              </w:r>
              <w:r>
                <w:rPr>
                  <w:sz w:val="16"/>
                  <w:szCs w:val="16"/>
                </w:rPr>
                <w:t>.</w:t>
              </w:r>
              <w:r w:rsidRPr="00D66729">
                <w:rPr>
                  <w:sz w:val="16"/>
                  <w:szCs w:val="16"/>
                  <w:rPrChange w:id="1986" w:author="Cristiano Cesario" w:date="2014-06-28T17:31:00Z">
                    <w:rPr/>
                  </w:rPrChange>
                </w:rPr>
                <w:t>65</w:t>
              </w:r>
            </w:ins>
          </w:p>
        </w:tc>
        <w:tc>
          <w:tcPr>
            <w:tcW w:w="0" w:type="auto"/>
            <w:noWrap/>
            <w:hideMark/>
            <w:tcPrChange w:id="1987" w:author="Cristiano Cesario" w:date="2014-06-28T17:33:00Z">
              <w:tcPr>
                <w:tcW w:w="960" w:type="dxa"/>
                <w:tcBorders>
                  <w:top w:val="nil"/>
                  <w:left w:val="nil"/>
                  <w:bottom w:val="nil"/>
                  <w:right w:val="nil"/>
                </w:tcBorders>
                <w:shd w:val="clear" w:color="auto" w:fill="auto"/>
                <w:noWrap/>
                <w:vAlign w:val="bottom"/>
                <w:hideMark/>
              </w:tcPr>
            </w:tcPrChange>
          </w:tcPr>
          <w:p w14:paraId="289A5DC6" w14:textId="1E4674E6" w:rsidR="00D66729" w:rsidRPr="00D66729" w:rsidRDefault="00D66729">
            <w:pPr>
              <w:jc w:val="center"/>
              <w:rPr>
                <w:ins w:id="1988" w:author="Cristiano Cesario" w:date="2014-06-22T15:46:00Z"/>
                <w:sz w:val="16"/>
                <w:szCs w:val="16"/>
                <w:rPrChange w:id="1989" w:author="Cristiano Cesario" w:date="2014-06-28T17:31:00Z">
                  <w:rPr>
                    <w:ins w:id="1990" w:author="Cristiano Cesario" w:date="2014-06-22T15:46:00Z"/>
                    <w:rFonts w:ascii="Calibri" w:hAnsi="Calibri"/>
                    <w:color w:val="000000"/>
                    <w:sz w:val="22"/>
                    <w:szCs w:val="22"/>
                    <w:lang w:val="pt-BR" w:eastAsia="pt-BR"/>
                  </w:rPr>
                </w:rPrChange>
              </w:rPr>
              <w:pPrChange w:id="1991" w:author="Cristiano Cesario" w:date="2014-06-22T15:48:00Z">
                <w:pPr>
                  <w:jc w:val="right"/>
                </w:pPr>
              </w:pPrChange>
            </w:pPr>
            <w:ins w:id="1992" w:author="Cristiano Cesario" w:date="2014-06-28T17:31:00Z">
              <w:r w:rsidRPr="00D66729">
                <w:rPr>
                  <w:sz w:val="16"/>
                  <w:szCs w:val="16"/>
                  <w:rPrChange w:id="1993" w:author="Cristiano Cesario" w:date="2014-06-28T17:31:00Z">
                    <w:rPr/>
                  </w:rPrChange>
                </w:rPr>
                <w:t>0</w:t>
              </w:r>
              <w:r>
                <w:rPr>
                  <w:sz w:val="16"/>
                  <w:szCs w:val="16"/>
                </w:rPr>
                <w:t>.</w:t>
              </w:r>
              <w:r w:rsidRPr="00D66729">
                <w:rPr>
                  <w:sz w:val="16"/>
                  <w:szCs w:val="16"/>
                  <w:rPrChange w:id="1994" w:author="Cristiano Cesario" w:date="2014-06-28T17:31:00Z">
                    <w:rPr/>
                  </w:rPrChange>
                </w:rPr>
                <w:t>30</w:t>
              </w:r>
            </w:ins>
          </w:p>
        </w:tc>
        <w:tc>
          <w:tcPr>
            <w:tcW w:w="0" w:type="auto"/>
            <w:noWrap/>
            <w:hideMark/>
            <w:tcPrChange w:id="1995" w:author="Cristiano Cesario" w:date="2014-06-28T17:33:00Z">
              <w:tcPr>
                <w:tcW w:w="960" w:type="dxa"/>
                <w:tcBorders>
                  <w:top w:val="nil"/>
                  <w:left w:val="nil"/>
                  <w:bottom w:val="nil"/>
                  <w:right w:val="nil"/>
                </w:tcBorders>
                <w:shd w:val="clear" w:color="auto" w:fill="auto"/>
                <w:noWrap/>
                <w:vAlign w:val="bottom"/>
                <w:hideMark/>
              </w:tcPr>
            </w:tcPrChange>
          </w:tcPr>
          <w:p w14:paraId="450C4ACC" w14:textId="53A113E2" w:rsidR="00D66729" w:rsidRPr="00D66729" w:rsidRDefault="00D66729">
            <w:pPr>
              <w:jc w:val="center"/>
              <w:rPr>
                <w:ins w:id="1996" w:author="Cristiano Cesario" w:date="2014-06-22T15:46:00Z"/>
                <w:sz w:val="16"/>
                <w:szCs w:val="16"/>
                <w:rPrChange w:id="1997" w:author="Cristiano Cesario" w:date="2014-06-28T17:31:00Z">
                  <w:rPr>
                    <w:ins w:id="1998" w:author="Cristiano Cesario" w:date="2014-06-22T15:46:00Z"/>
                    <w:rFonts w:ascii="Calibri" w:hAnsi="Calibri"/>
                    <w:color w:val="000000"/>
                    <w:sz w:val="22"/>
                    <w:szCs w:val="22"/>
                    <w:lang w:val="pt-BR" w:eastAsia="pt-BR"/>
                  </w:rPr>
                </w:rPrChange>
              </w:rPr>
              <w:pPrChange w:id="1999" w:author="Cristiano Cesario" w:date="2014-06-22T15:48:00Z">
                <w:pPr>
                  <w:jc w:val="right"/>
                </w:pPr>
              </w:pPrChange>
            </w:pPr>
            <w:ins w:id="2000" w:author="Cristiano Cesario" w:date="2014-06-28T17:31:00Z">
              <w:r w:rsidRPr="00D66729">
                <w:rPr>
                  <w:sz w:val="16"/>
                  <w:szCs w:val="16"/>
                  <w:rPrChange w:id="2001" w:author="Cristiano Cesario" w:date="2014-06-28T17:31:00Z">
                    <w:rPr/>
                  </w:rPrChange>
                </w:rPr>
                <w:t>-0</w:t>
              </w:r>
              <w:r>
                <w:rPr>
                  <w:sz w:val="16"/>
                  <w:szCs w:val="16"/>
                </w:rPr>
                <w:t>.</w:t>
              </w:r>
              <w:r w:rsidRPr="00D66729">
                <w:rPr>
                  <w:sz w:val="16"/>
                  <w:szCs w:val="16"/>
                  <w:rPrChange w:id="2002" w:author="Cristiano Cesario" w:date="2014-06-28T17:31:00Z">
                    <w:rPr/>
                  </w:rPrChange>
                </w:rPr>
                <w:t>44</w:t>
              </w:r>
            </w:ins>
          </w:p>
        </w:tc>
      </w:tr>
      <w:tr w:rsidR="00D66729" w:rsidRPr="007875E5" w14:paraId="38CEF1D8" w14:textId="77777777" w:rsidTr="00D66729">
        <w:trPr>
          <w:trHeight w:val="129"/>
          <w:jc w:val="center"/>
          <w:ins w:id="2003" w:author="Cristiano Cesario" w:date="2014-06-22T15:46:00Z"/>
          <w:trPrChange w:id="2004" w:author="Cristiano Cesario" w:date="2014-06-28T17:33:00Z">
            <w:trPr>
              <w:trHeight w:val="300"/>
            </w:trPr>
          </w:trPrChange>
        </w:trPr>
        <w:tc>
          <w:tcPr>
            <w:tcW w:w="0" w:type="auto"/>
            <w:noWrap/>
            <w:hideMark/>
            <w:tcPrChange w:id="2005" w:author="Cristiano Cesario" w:date="2014-06-28T17:33: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6C0CEA58" w14:textId="77777777" w:rsidR="00D66729" w:rsidRPr="00D66729" w:rsidRDefault="00D66729">
            <w:pPr>
              <w:jc w:val="center"/>
              <w:rPr>
                <w:ins w:id="2006" w:author="Cristiano Cesario" w:date="2014-06-22T15:46:00Z"/>
                <w:sz w:val="16"/>
                <w:szCs w:val="16"/>
                <w:rPrChange w:id="2007" w:author="Cristiano Cesario" w:date="2014-06-28T17:31:00Z">
                  <w:rPr>
                    <w:ins w:id="2008" w:author="Cristiano Cesario" w:date="2014-06-22T15:46:00Z"/>
                    <w:rFonts w:ascii="Calibri" w:hAnsi="Calibri"/>
                    <w:b/>
                    <w:bCs/>
                    <w:color w:val="000000"/>
                    <w:lang w:val="pt-BR" w:eastAsia="pt-BR"/>
                  </w:rPr>
                </w:rPrChange>
              </w:rPr>
              <w:pPrChange w:id="2009" w:author="Cristiano Cesario" w:date="2014-06-22T15:48:00Z">
                <w:pPr/>
              </w:pPrChange>
            </w:pPr>
            <w:ins w:id="2010" w:author="Cristiano Cesario" w:date="2014-06-22T15:46:00Z">
              <w:r w:rsidRPr="00D66729">
                <w:rPr>
                  <w:sz w:val="16"/>
                  <w:szCs w:val="16"/>
                  <w:rPrChange w:id="2011" w:author="Cristiano Cesario" w:date="2014-06-28T17:31:00Z">
                    <w:rPr>
                      <w:rFonts w:ascii="Calibri" w:hAnsi="Calibri"/>
                      <w:b/>
                      <w:bCs/>
                      <w:color w:val="000000"/>
                      <w:lang w:val="pt-BR" w:eastAsia="pt-BR"/>
                    </w:rPr>
                  </w:rPrChange>
                </w:rPr>
                <w:t>Insert 2nd</w:t>
              </w:r>
            </w:ins>
          </w:p>
        </w:tc>
        <w:tc>
          <w:tcPr>
            <w:tcW w:w="0" w:type="auto"/>
            <w:noWrap/>
            <w:hideMark/>
            <w:tcPrChange w:id="2012" w:author="Cristiano Cesario" w:date="2014-06-28T17:33:00Z">
              <w:tcPr>
                <w:tcW w:w="960" w:type="dxa"/>
                <w:tcBorders>
                  <w:top w:val="nil"/>
                  <w:left w:val="nil"/>
                  <w:bottom w:val="nil"/>
                  <w:right w:val="nil"/>
                </w:tcBorders>
                <w:shd w:val="clear" w:color="auto" w:fill="auto"/>
                <w:noWrap/>
                <w:vAlign w:val="bottom"/>
                <w:hideMark/>
              </w:tcPr>
            </w:tcPrChange>
          </w:tcPr>
          <w:p w14:paraId="468712B3" w14:textId="2DC67EB9" w:rsidR="00D66729" w:rsidRPr="00D66729" w:rsidRDefault="00D66729">
            <w:pPr>
              <w:jc w:val="center"/>
              <w:rPr>
                <w:ins w:id="2013" w:author="Cristiano Cesario" w:date="2014-06-22T15:46:00Z"/>
                <w:sz w:val="16"/>
                <w:szCs w:val="16"/>
                <w:rPrChange w:id="2014" w:author="Cristiano Cesario" w:date="2014-06-28T17:31:00Z">
                  <w:rPr>
                    <w:ins w:id="2015" w:author="Cristiano Cesario" w:date="2014-06-22T15:46:00Z"/>
                    <w:rFonts w:ascii="Calibri" w:hAnsi="Calibri"/>
                    <w:color w:val="000000"/>
                    <w:sz w:val="22"/>
                    <w:szCs w:val="22"/>
                    <w:lang w:val="pt-BR" w:eastAsia="pt-BR"/>
                  </w:rPr>
                </w:rPrChange>
              </w:rPr>
              <w:pPrChange w:id="2016" w:author="Cristiano Cesario" w:date="2014-06-22T15:48:00Z">
                <w:pPr>
                  <w:jc w:val="right"/>
                </w:pPr>
              </w:pPrChange>
            </w:pPr>
            <w:ins w:id="2017" w:author="Cristiano Cesario" w:date="2014-06-28T17:31:00Z">
              <w:r w:rsidRPr="00D66729">
                <w:rPr>
                  <w:sz w:val="16"/>
                  <w:szCs w:val="16"/>
                  <w:rPrChange w:id="2018" w:author="Cristiano Cesario" w:date="2014-06-28T17:31:00Z">
                    <w:rPr/>
                  </w:rPrChange>
                </w:rPr>
                <w:t>0</w:t>
              </w:r>
              <w:r>
                <w:rPr>
                  <w:sz w:val="16"/>
                  <w:szCs w:val="16"/>
                </w:rPr>
                <w:t>.</w:t>
              </w:r>
              <w:r w:rsidRPr="00D66729">
                <w:rPr>
                  <w:sz w:val="16"/>
                  <w:szCs w:val="16"/>
                  <w:rPrChange w:id="2019" w:author="Cristiano Cesario" w:date="2014-06-28T17:31:00Z">
                    <w:rPr/>
                  </w:rPrChange>
                </w:rPr>
                <w:t>82</w:t>
              </w:r>
            </w:ins>
          </w:p>
        </w:tc>
        <w:tc>
          <w:tcPr>
            <w:tcW w:w="0" w:type="auto"/>
            <w:noWrap/>
            <w:hideMark/>
            <w:tcPrChange w:id="2020" w:author="Cristiano Cesario" w:date="2014-06-28T17:33:00Z">
              <w:tcPr>
                <w:tcW w:w="960" w:type="dxa"/>
                <w:tcBorders>
                  <w:top w:val="nil"/>
                  <w:left w:val="nil"/>
                  <w:bottom w:val="nil"/>
                  <w:right w:val="nil"/>
                </w:tcBorders>
                <w:shd w:val="clear" w:color="auto" w:fill="auto"/>
                <w:noWrap/>
                <w:vAlign w:val="bottom"/>
                <w:hideMark/>
              </w:tcPr>
            </w:tcPrChange>
          </w:tcPr>
          <w:p w14:paraId="46E54A0C" w14:textId="78722196" w:rsidR="00D66729" w:rsidRPr="00D66729" w:rsidRDefault="00D66729">
            <w:pPr>
              <w:jc w:val="center"/>
              <w:rPr>
                <w:ins w:id="2021" w:author="Cristiano Cesario" w:date="2014-06-22T15:46:00Z"/>
                <w:sz w:val="16"/>
                <w:szCs w:val="16"/>
                <w:rPrChange w:id="2022" w:author="Cristiano Cesario" w:date="2014-06-28T17:31:00Z">
                  <w:rPr>
                    <w:ins w:id="2023" w:author="Cristiano Cesario" w:date="2014-06-22T15:46:00Z"/>
                    <w:rFonts w:ascii="Calibri" w:hAnsi="Calibri"/>
                    <w:color w:val="000000"/>
                    <w:sz w:val="22"/>
                    <w:szCs w:val="22"/>
                    <w:lang w:val="pt-BR" w:eastAsia="pt-BR"/>
                  </w:rPr>
                </w:rPrChange>
              </w:rPr>
              <w:pPrChange w:id="2024" w:author="Cristiano Cesario" w:date="2014-06-22T15:48:00Z">
                <w:pPr>
                  <w:jc w:val="right"/>
                </w:pPr>
              </w:pPrChange>
            </w:pPr>
            <w:ins w:id="2025" w:author="Cristiano Cesario" w:date="2014-06-28T17:31:00Z">
              <w:r w:rsidRPr="00D66729">
                <w:rPr>
                  <w:sz w:val="16"/>
                  <w:szCs w:val="16"/>
                  <w:rPrChange w:id="2026" w:author="Cristiano Cesario" w:date="2014-06-28T17:31:00Z">
                    <w:rPr/>
                  </w:rPrChange>
                </w:rPr>
                <w:t>0</w:t>
              </w:r>
              <w:r>
                <w:rPr>
                  <w:sz w:val="16"/>
                  <w:szCs w:val="16"/>
                </w:rPr>
                <w:t>.</w:t>
              </w:r>
              <w:r w:rsidRPr="00D66729">
                <w:rPr>
                  <w:sz w:val="16"/>
                  <w:szCs w:val="16"/>
                  <w:rPrChange w:id="2027" w:author="Cristiano Cesario" w:date="2014-06-28T17:31:00Z">
                    <w:rPr/>
                  </w:rPrChange>
                </w:rPr>
                <w:t>65</w:t>
              </w:r>
            </w:ins>
          </w:p>
        </w:tc>
        <w:tc>
          <w:tcPr>
            <w:tcW w:w="0" w:type="auto"/>
            <w:noWrap/>
            <w:hideMark/>
            <w:tcPrChange w:id="2028" w:author="Cristiano Cesario" w:date="2014-06-28T17:33:00Z">
              <w:tcPr>
                <w:tcW w:w="960" w:type="dxa"/>
                <w:tcBorders>
                  <w:top w:val="nil"/>
                  <w:left w:val="nil"/>
                  <w:bottom w:val="nil"/>
                  <w:right w:val="nil"/>
                </w:tcBorders>
                <w:shd w:val="clear" w:color="auto" w:fill="auto"/>
                <w:noWrap/>
                <w:vAlign w:val="bottom"/>
                <w:hideMark/>
              </w:tcPr>
            </w:tcPrChange>
          </w:tcPr>
          <w:p w14:paraId="65569336" w14:textId="2C2B8FEA" w:rsidR="00D66729" w:rsidRPr="00D66729" w:rsidRDefault="00D66729">
            <w:pPr>
              <w:jc w:val="center"/>
              <w:rPr>
                <w:ins w:id="2029" w:author="Cristiano Cesario" w:date="2014-06-22T15:46:00Z"/>
                <w:sz w:val="16"/>
                <w:szCs w:val="16"/>
                <w:rPrChange w:id="2030" w:author="Cristiano Cesario" w:date="2014-06-28T17:31:00Z">
                  <w:rPr>
                    <w:ins w:id="2031" w:author="Cristiano Cesario" w:date="2014-06-22T15:46:00Z"/>
                    <w:rFonts w:ascii="Calibri" w:hAnsi="Calibri"/>
                    <w:color w:val="000000"/>
                    <w:sz w:val="22"/>
                    <w:szCs w:val="22"/>
                    <w:lang w:val="pt-BR" w:eastAsia="pt-BR"/>
                  </w:rPr>
                </w:rPrChange>
              </w:rPr>
              <w:pPrChange w:id="2032" w:author="Cristiano Cesario" w:date="2014-06-22T15:48:00Z">
                <w:pPr>
                  <w:jc w:val="right"/>
                </w:pPr>
              </w:pPrChange>
            </w:pPr>
            <w:ins w:id="2033" w:author="Cristiano Cesario" w:date="2014-06-28T17:31:00Z">
              <w:r w:rsidRPr="00D66729">
                <w:rPr>
                  <w:sz w:val="16"/>
                  <w:szCs w:val="16"/>
                  <w:rPrChange w:id="2034" w:author="Cristiano Cesario" w:date="2014-06-28T17:31:00Z">
                    <w:rPr/>
                  </w:rPrChange>
                </w:rPr>
                <w:t>0</w:t>
              </w:r>
              <w:r>
                <w:rPr>
                  <w:sz w:val="16"/>
                  <w:szCs w:val="16"/>
                </w:rPr>
                <w:t>.</w:t>
              </w:r>
              <w:r w:rsidRPr="00D66729">
                <w:rPr>
                  <w:sz w:val="16"/>
                  <w:szCs w:val="16"/>
                  <w:rPrChange w:id="2035" w:author="Cristiano Cesario" w:date="2014-06-28T17:31:00Z">
                    <w:rPr/>
                  </w:rPrChange>
                </w:rPr>
                <w:t>36</w:t>
              </w:r>
            </w:ins>
          </w:p>
        </w:tc>
        <w:tc>
          <w:tcPr>
            <w:tcW w:w="0" w:type="auto"/>
            <w:noWrap/>
            <w:hideMark/>
            <w:tcPrChange w:id="2036" w:author="Cristiano Cesario" w:date="2014-06-28T17:33:00Z">
              <w:tcPr>
                <w:tcW w:w="960" w:type="dxa"/>
                <w:tcBorders>
                  <w:top w:val="nil"/>
                  <w:left w:val="nil"/>
                  <w:bottom w:val="nil"/>
                  <w:right w:val="nil"/>
                </w:tcBorders>
                <w:shd w:val="clear" w:color="auto" w:fill="auto"/>
                <w:noWrap/>
                <w:vAlign w:val="bottom"/>
                <w:hideMark/>
              </w:tcPr>
            </w:tcPrChange>
          </w:tcPr>
          <w:p w14:paraId="455A6B30" w14:textId="1F4B88B0" w:rsidR="00D66729" w:rsidRPr="00D66729" w:rsidRDefault="00D66729">
            <w:pPr>
              <w:jc w:val="center"/>
              <w:rPr>
                <w:ins w:id="2037" w:author="Cristiano Cesario" w:date="2014-06-22T15:46:00Z"/>
                <w:sz w:val="16"/>
                <w:szCs w:val="16"/>
                <w:rPrChange w:id="2038" w:author="Cristiano Cesario" w:date="2014-06-28T17:31:00Z">
                  <w:rPr>
                    <w:ins w:id="2039" w:author="Cristiano Cesario" w:date="2014-06-22T15:46:00Z"/>
                    <w:rFonts w:ascii="Calibri" w:hAnsi="Calibri"/>
                    <w:color w:val="000000"/>
                    <w:sz w:val="22"/>
                    <w:szCs w:val="22"/>
                    <w:lang w:val="pt-BR" w:eastAsia="pt-BR"/>
                  </w:rPr>
                </w:rPrChange>
              </w:rPr>
              <w:pPrChange w:id="2040" w:author="Cristiano Cesario" w:date="2014-06-22T15:48:00Z">
                <w:pPr>
                  <w:jc w:val="right"/>
                </w:pPr>
              </w:pPrChange>
            </w:pPr>
            <w:ins w:id="2041" w:author="Cristiano Cesario" w:date="2014-06-28T17:31:00Z">
              <w:r w:rsidRPr="00D66729">
                <w:rPr>
                  <w:sz w:val="16"/>
                  <w:szCs w:val="16"/>
                  <w:rPrChange w:id="2042" w:author="Cristiano Cesario" w:date="2014-06-28T17:31:00Z">
                    <w:rPr/>
                  </w:rPrChange>
                </w:rPr>
                <w:t>-0</w:t>
              </w:r>
              <w:r>
                <w:rPr>
                  <w:sz w:val="16"/>
                  <w:szCs w:val="16"/>
                </w:rPr>
                <w:t>.</w:t>
              </w:r>
              <w:r w:rsidRPr="00D66729">
                <w:rPr>
                  <w:sz w:val="16"/>
                  <w:szCs w:val="16"/>
                  <w:rPrChange w:id="2043" w:author="Cristiano Cesario" w:date="2014-06-28T17:31:00Z">
                    <w:rPr/>
                  </w:rPrChange>
                </w:rPr>
                <w:t>46</w:t>
              </w:r>
            </w:ins>
          </w:p>
        </w:tc>
      </w:tr>
      <w:tr w:rsidR="00D66729" w:rsidRPr="007875E5" w14:paraId="370D0943" w14:textId="77777777" w:rsidTr="00D66729">
        <w:trPr>
          <w:trHeight w:val="217"/>
          <w:jc w:val="center"/>
          <w:ins w:id="2044" w:author="Cristiano Cesario" w:date="2014-06-22T15:46:00Z"/>
          <w:trPrChange w:id="2045" w:author="Cristiano Cesario" w:date="2014-06-28T17:33:00Z">
            <w:trPr>
              <w:trHeight w:val="300"/>
            </w:trPr>
          </w:trPrChange>
        </w:trPr>
        <w:tc>
          <w:tcPr>
            <w:tcW w:w="0" w:type="auto"/>
            <w:noWrap/>
            <w:hideMark/>
            <w:tcPrChange w:id="2046" w:author="Cristiano Cesario" w:date="2014-06-28T17:33: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620CA66" w14:textId="77777777" w:rsidR="00D66729" w:rsidRPr="00D66729" w:rsidRDefault="00D66729">
            <w:pPr>
              <w:jc w:val="center"/>
              <w:rPr>
                <w:ins w:id="2047" w:author="Cristiano Cesario" w:date="2014-06-22T15:46:00Z"/>
                <w:sz w:val="16"/>
                <w:szCs w:val="16"/>
                <w:rPrChange w:id="2048" w:author="Cristiano Cesario" w:date="2014-06-28T17:31:00Z">
                  <w:rPr>
                    <w:ins w:id="2049" w:author="Cristiano Cesario" w:date="2014-06-22T15:46:00Z"/>
                    <w:rFonts w:ascii="Calibri" w:hAnsi="Calibri"/>
                    <w:b/>
                    <w:bCs/>
                    <w:color w:val="000000"/>
                    <w:lang w:val="pt-BR" w:eastAsia="pt-BR"/>
                  </w:rPr>
                </w:rPrChange>
              </w:rPr>
              <w:pPrChange w:id="2050" w:author="Cristiano Cesario" w:date="2014-06-22T15:48:00Z">
                <w:pPr/>
              </w:pPrChange>
            </w:pPr>
            <w:ins w:id="2051" w:author="Cristiano Cesario" w:date="2014-06-22T15:46:00Z">
              <w:r w:rsidRPr="00D66729">
                <w:rPr>
                  <w:sz w:val="16"/>
                  <w:szCs w:val="16"/>
                  <w:rPrChange w:id="2052" w:author="Cristiano Cesario" w:date="2014-06-28T17:31:00Z">
                    <w:rPr>
                      <w:rFonts w:ascii="Calibri" w:hAnsi="Calibri"/>
                      <w:b/>
                      <w:bCs/>
                      <w:color w:val="000000"/>
                      <w:lang w:val="pt-BR" w:eastAsia="pt-BR"/>
                    </w:rPr>
                  </w:rPrChange>
                </w:rPr>
                <w:t>Check Branches</w:t>
              </w:r>
            </w:ins>
          </w:p>
        </w:tc>
        <w:tc>
          <w:tcPr>
            <w:tcW w:w="0" w:type="auto"/>
            <w:noWrap/>
            <w:hideMark/>
            <w:tcPrChange w:id="2053" w:author="Cristiano Cesario" w:date="2014-06-28T17:33:00Z">
              <w:tcPr>
                <w:tcW w:w="960" w:type="dxa"/>
                <w:tcBorders>
                  <w:top w:val="nil"/>
                  <w:left w:val="nil"/>
                  <w:bottom w:val="nil"/>
                  <w:right w:val="nil"/>
                </w:tcBorders>
                <w:shd w:val="clear" w:color="auto" w:fill="auto"/>
                <w:noWrap/>
                <w:vAlign w:val="bottom"/>
                <w:hideMark/>
              </w:tcPr>
            </w:tcPrChange>
          </w:tcPr>
          <w:p w14:paraId="6301B093" w14:textId="165FDA72" w:rsidR="00D66729" w:rsidRPr="00D66729" w:rsidRDefault="00D66729">
            <w:pPr>
              <w:jc w:val="center"/>
              <w:rPr>
                <w:ins w:id="2054" w:author="Cristiano Cesario" w:date="2014-06-22T15:46:00Z"/>
                <w:sz w:val="16"/>
                <w:szCs w:val="16"/>
                <w:rPrChange w:id="2055" w:author="Cristiano Cesario" w:date="2014-06-28T17:31:00Z">
                  <w:rPr>
                    <w:ins w:id="2056" w:author="Cristiano Cesario" w:date="2014-06-22T15:46:00Z"/>
                    <w:rFonts w:ascii="Calibri" w:hAnsi="Calibri"/>
                    <w:color w:val="000000"/>
                    <w:sz w:val="22"/>
                    <w:szCs w:val="22"/>
                    <w:lang w:val="pt-BR" w:eastAsia="pt-BR"/>
                  </w:rPr>
                </w:rPrChange>
              </w:rPr>
              <w:pPrChange w:id="2057" w:author="Cristiano Cesario" w:date="2014-06-22T15:48:00Z">
                <w:pPr>
                  <w:jc w:val="right"/>
                </w:pPr>
              </w:pPrChange>
            </w:pPr>
            <w:ins w:id="2058" w:author="Cristiano Cesario" w:date="2014-06-28T17:31:00Z">
              <w:r w:rsidRPr="00D66729">
                <w:rPr>
                  <w:sz w:val="16"/>
                  <w:szCs w:val="16"/>
                  <w:rPrChange w:id="2059" w:author="Cristiano Cesario" w:date="2014-06-28T17:31:00Z">
                    <w:rPr/>
                  </w:rPrChange>
                </w:rPr>
                <w:t>0</w:t>
              </w:r>
              <w:r>
                <w:rPr>
                  <w:sz w:val="16"/>
                  <w:szCs w:val="16"/>
                </w:rPr>
                <w:t>.</w:t>
              </w:r>
              <w:r w:rsidRPr="00D66729">
                <w:rPr>
                  <w:sz w:val="16"/>
                  <w:szCs w:val="16"/>
                  <w:rPrChange w:id="2060" w:author="Cristiano Cesario" w:date="2014-06-28T17:31:00Z">
                    <w:rPr/>
                  </w:rPrChange>
                </w:rPr>
                <w:t>00</w:t>
              </w:r>
            </w:ins>
          </w:p>
        </w:tc>
        <w:tc>
          <w:tcPr>
            <w:tcW w:w="0" w:type="auto"/>
            <w:noWrap/>
            <w:hideMark/>
            <w:tcPrChange w:id="2061" w:author="Cristiano Cesario" w:date="2014-06-28T17:33:00Z">
              <w:tcPr>
                <w:tcW w:w="960" w:type="dxa"/>
                <w:tcBorders>
                  <w:top w:val="nil"/>
                  <w:left w:val="nil"/>
                  <w:bottom w:val="nil"/>
                  <w:right w:val="nil"/>
                </w:tcBorders>
                <w:shd w:val="clear" w:color="auto" w:fill="auto"/>
                <w:noWrap/>
                <w:vAlign w:val="bottom"/>
                <w:hideMark/>
              </w:tcPr>
            </w:tcPrChange>
          </w:tcPr>
          <w:p w14:paraId="52DFEB9E" w14:textId="5CC2248A" w:rsidR="00D66729" w:rsidRPr="00D66729" w:rsidRDefault="00D66729">
            <w:pPr>
              <w:jc w:val="center"/>
              <w:rPr>
                <w:ins w:id="2062" w:author="Cristiano Cesario" w:date="2014-06-22T15:46:00Z"/>
                <w:sz w:val="16"/>
                <w:szCs w:val="16"/>
                <w:rPrChange w:id="2063" w:author="Cristiano Cesario" w:date="2014-06-28T17:31:00Z">
                  <w:rPr>
                    <w:ins w:id="2064" w:author="Cristiano Cesario" w:date="2014-06-22T15:46:00Z"/>
                    <w:rFonts w:ascii="Calibri" w:hAnsi="Calibri"/>
                    <w:color w:val="000000"/>
                    <w:sz w:val="22"/>
                    <w:szCs w:val="22"/>
                    <w:lang w:val="pt-BR" w:eastAsia="pt-BR"/>
                  </w:rPr>
                </w:rPrChange>
              </w:rPr>
              <w:pPrChange w:id="2065" w:author="Cristiano Cesario" w:date="2014-06-22T15:48:00Z">
                <w:pPr>
                  <w:jc w:val="right"/>
                </w:pPr>
              </w:pPrChange>
            </w:pPr>
            <w:ins w:id="2066" w:author="Cristiano Cesario" w:date="2014-06-28T17:31:00Z">
              <w:r w:rsidRPr="00D66729">
                <w:rPr>
                  <w:sz w:val="16"/>
                  <w:szCs w:val="16"/>
                  <w:rPrChange w:id="2067" w:author="Cristiano Cesario" w:date="2014-06-28T17:31:00Z">
                    <w:rPr/>
                  </w:rPrChange>
                </w:rPr>
                <w:t>-0</w:t>
              </w:r>
              <w:r>
                <w:rPr>
                  <w:sz w:val="16"/>
                  <w:szCs w:val="16"/>
                </w:rPr>
                <w:t>.</w:t>
              </w:r>
              <w:r w:rsidRPr="00D66729">
                <w:rPr>
                  <w:sz w:val="16"/>
                  <w:szCs w:val="16"/>
                  <w:rPrChange w:id="2068" w:author="Cristiano Cesario" w:date="2014-06-28T17:31:00Z">
                    <w:rPr/>
                  </w:rPrChange>
                </w:rPr>
                <w:t>28</w:t>
              </w:r>
            </w:ins>
          </w:p>
        </w:tc>
        <w:tc>
          <w:tcPr>
            <w:tcW w:w="0" w:type="auto"/>
            <w:noWrap/>
            <w:hideMark/>
            <w:tcPrChange w:id="2069" w:author="Cristiano Cesario" w:date="2014-06-28T17:33:00Z">
              <w:tcPr>
                <w:tcW w:w="960" w:type="dxa"/>
                <w:tcBorders>
                  <w:top w:val="nil"/>
                  <w:left w:val="nil"/>
                  <w:bottom w:val="nil"/>
                  <w:right w:val="nil"/>
                </w:tcBorders>
                <w:shd w:val="clear" w:color="auto" w:fill="auto"/>
                <w:noWrap/>
                <w:vAlign w:val="bottom"/>
                <w:hideMark/>
              </w:tcPr>
            </w:tcPrChange>
          </w:tcPr>
          <w:p w14:paraId="735EDBAB" w14:textId="798E4189" w:rsidR="00D66729" w:rsidRPr="00D66729" w:rsidRDefault="00D66729">
            <w:pPr>
              <w:jc w:val="center"/>
              <w:rPr>
                <w:ins w:id="2070" w:author="Cristiano Cesario" w:date="2014-06-22T15:46:00Z"/>
                <w:sz w:val="16"/>
                <w:szCs w:val="16"/>
                <w:rPrChange w:id="2071" w:author="Cristiano Cesario" w:date="2014-06-28T17:31:00Z">
                  <w:rPr>
                    <w:ins w:id="2072" w:author="Cristiano Cesario" w:date="2014-06-22T15:46:00Z"/>
                    <w:rFonts w:ascii="Calibri" w:hAnsi="Calibri"/>
                    <w:color w:val="000000"/>
                    <w:sz w:val="22"/>
                    <w:szCs w:val="22"/>
                    <w:lang w:val="pt-BR" w:eastAsia="pt-BR"/>
                  </w:rPr>
                </w:rPrChange>
              </w:rPr>
              <w:pPrChange w:id="2073" w:author="Cristiano Cesario" w:date="2014-06-22T15:48:00Z">
                <w:pPr>
                  <w:jc w:val="right"/>
                </w:pPr>
              </w:pPrChange>
            </w:pPr>
            <w:ins w:id="2074" w:author="Cristiano Cesario" w:date="2014-06-28T17:31:00Z">
              <w:r w:rsidRPr="00D66729">
                <w:rPr>
                  <w:sz w:val="16"/>
                  <w:szCs w:val="16"/>
                  <w:rPrChange w:id="2075" w:author="Cristiano Cesario" w:date="2014-06-28T17:31:00Z">
                    <w:rPr/>
                  </w:rPrChange>
                </w:rPr>
                <w:t>-0</w:t>
              </w:r>
              <w:r>
                <w:rPr>
                  <w:sz w:val="16"/>
                  <w:szCs w:val="16"/>
                </w:rPr>
                <w:t>.</w:t>
              </w:r>
              <w:r w:rsidRPr="00D66729">
                <w:rPr>
                  <w:sz w:val="16"/>
                  <w:szCs w:val="16"/>
                  <w:rPrChange w:id="2076" w:author="Cristiano Cesario" w:date="2014-06-28T17:31:00Z">
                    <w:rPr/>
                  </w:rPrChange>
                </w:rPr>
                <w:t>13</w:t>
              </w:r>
            </w:ins>
          </w:p>
        </w:tc>
        <w:tc>
          <w:tcPr>
            <w:tcW w:w="0" w:type="auto"/>
            <w:noWrap/>
            <w:hideMark/>
            <w:tcPrChange w:id="2077" w:author="Cristiano Cesario" w:date="2014-06-28T17:33:00Z">
              <w:tcPr>
                <w:tcW w:w="960" w:type="dxa"/>
                <w:tcBorders>
                  <w:top w:val="nil"/>
                  <w:left w:val="nil"/>
                  <w:bottom w:val="nil"/>
                  <w:right w:val="nil"/>
                </w:tcBorders>
                <w:shd w:val="clear" w:color="auto" w:fill="auto"/>
                <w:noWrap/>
                <w:vAlign w:val="bottom"/>
                <w:hideMark/>
              </w:tcPr>
            </w:tcPrChange>
          </w:tcPr>
          <w:p w14:paraId="191E3612" w14:textId="62F91A28" w:rsidR="00D66729" w:rsidRPr="00D66729" w:rsidRDefault="00D66729">
            <w:pPr>
              <w:jc w:val="center"/>
              <w:rPr>
                <w:ins w:id="2078" w:author="Cristiano Cesario" w:date="2014-06-22T15:46:00Z"/>
                <w:sz w:val="16"/>
                <w:szCs w:val="16"/>
                <w:rPrChange w:id="2079" w:author="Cristiano Cesario" w:date="2014-06-28T17:31:00Z">
                  <w:rPr>
                    <w:ins w:id="2080" w:author="Cristiano Cesario" w:date="2014-06-22T15:46:00Z"/>
                    <w:rFonts w:ascii="Calibri" w:hAnsi="Calibri"/>
                    <w:color w:val="000000"/>
                    <w:sz w:val="22"/>
                    <w:szCs w:val="22"/>
                    <w:lang w:val="pt-BR" w:eastAsia="pt-BR"/>
                  </w:rPr>
                </w:rPrChange>
              </w:rPr>
              <w:pPrChange w:id="2081" w:author="Cristiano Cesario" w:date="2014-06-22T15:48:00Z">
                <w:pPr>
                  <w:jc w:val="right"/>
                </w:pPr>
              </w:pPrChange>
            </w:pPr>
            <w:ins w:id="2082" w:author="Cristiano Cesario" w:date="2014-06-28T17:31:00Z">
              <w:r w:rsidRPr="00D66729">
                <w:rPr>
                  <w:sz w:val="16"/>
                  <w:szCs w:val="16"/>
                  <w:rPrChange w:id="2083" w:author="Cristiano Cesario" w:date="2014-06-28T17:31:00Z">
                    <w:rPr/>
                  </w:rPrChange>
                </w:rPr>
                <w:t>-0</w:t>
              </w:r>
              <w:r>
                <w:rPr>
                  <w:sz w:val="16"/>
                  <w:szCs w:val="16"/>
                </w:rPr>
                <w:t>.</w:t>
              </w:r>
              <w:r w:rsidRPr="00D66729">
                <w:rPr>
                  <w:sz w:val="16"/>
                  <w:szCs w:val="16"/>
                  <w:rPrChange w:id="2084" w:author="Cristiano Cesario" w:date="2014-06-28T17:31:00Z">
                    <w:rPr/>
                  </w:rPrChange>
                </w:rPr>
                <w:t>25</w:t>
              </w:r>
            </w:ins>
          </w:p>
        </w:tc>
      </w:tr>
      <w:tr w:rsidR="00D66729" w:rsidRPr="007875E5" w14:paraId="0D1F1753" w14:textId="77777777" w:rsidTr="00D66729">
        <w:trPr>
          <w:trHeight w:val="181"/>
          <w:jc w:val="center"/>
          <w:ins w:id="2085" w:author="Cristiano Cesario" w:date="2014-06-22T15:46:00Z"/>
          <w:trPrChange w:id="2086" w:author="Cristiano Cesario" w:date="2014-06-28T17:33:00Z">
            <w:trPr>
              <w:trHeight w:val="300"/>
            </w:trPr>
          </w:trPrChange>
        </w:trPr>
        <w:tc>
          <w:tcPr>
            <w:tcW w:w="0" w:type="auto"/>
            <w:noWrap/>
            <w:hideMark/>
            <w:tcPrChange w:id="2087" w:author="Cristiano Cesario" w:date="2014-06-28T17:33: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0A291613" w14:textId="77777777" w:rsidR="00D66729" w:rsidRPr="00D66729" w:rsidRDefault="00D66729">
            <w:pPr>
              <w:jc w:val="center"/>
              <w:rPr>
                <w:ins w:id="2088" w:author="Cristiano Cesario" w:date="2014-06-22T15:46:00Z"/>
                <w:sz w:val="16"/>
                <w:szCs w:val="16"/>
                <w:rPrChange w:id="2089" w:author="Cristiano Cesario" w:date="2014-06-28T17:31:00Z">
                  <w:rPr>
                    <w:ins w:id="2090" w:author="Cristiano Cesario" w:date="2014-06-22T15:46:00Z"/>
                    <w:rFonts w:ascii="Calibri" w:hAnsi="Calibri"/>
                    <w:b/>
                    <w:bCs/>
                    <w:color w:val="000000"/>
                    <w:lang w:val="pt-BR" w:eastAsia="pt-BR"/>
                  </w:rPr>
                </w:rPrChange>
              </w:rPr>
              <w:pPrChange w:id="2091" w:author="Cristiano Cesario" w:date="2014-06-22T15:48:00Z">
                <w:pPr/>
              </w:pPrChange>
            </w:pPr>
            <w:ins w:id="2092" w:author="Cristiano Cesario" w:date="2014-06-22T15:46:00Z">
              <w:r w:rsidRPr="00D66729">
                <w:rPr>
                  <w:sz w:val="16"/>
                  <w:szCs w:val="16"/>
                  <w:rPrChange w:id="2093" w:author="Cristiano Cesario" w:date="2014-06-28T17:31:00Z">
                    <w:rPr>
                      <w:rFonts w:ascii="Calibri" w:hAnsi="Calibri"/>
                      <w:b/>
                      <w:bCs/>
                      <w:color w:val="000000"/>
                      <w:lang w:val="pt-BR" w:eastAsia="pt-BR"/>
                    </w:rPr>
                  </w:rPrChange>
                </w:rPr>
                <w:t>Update Topology</w:t>
              </w:r>
            </w:ins>
          </w:p>
        </w:tc>
        <w:tc>
          <w:tcPr>
            <w:tcW w:w="0" w:type="auto"/>
            <w:noWrap/>
            <w:hideMark/>
            <w:tcPrChange w:id="2094" w:author="Cristiano Cesario" w:date="2014-06-28T17:33:00Z">
              <w:tcPr>
                <w:tcW w:w="960" w:type="dxa"/>
                <w:tcBorders>
                  <w:top w:val="nil"/>
                  <w:left w:val="nil"/>
                  <w:bottom w:val="nil"/>
                  <w:right w:val="nil"/>
                </w:tcBorders>
                <w:shd w:val="clear" w:color="auto" w:fill="auto"/>
                <w:noWrap/>
                <w:vAlign w:val="bottom"/>
                <w:hideMark/>
              </w:tcPr>
            </w:tcPrChange>
          </w:tcPr>
          <w:p w14:paraId="65409C5C" w14:textId="40FBCDFC" w:rsidR="00D66729" w:rsidRPr="00932727" w:rsidRDefault="00D66729">
            <w:pPr>
              <w:jc w:val="center"/>
              <w:rPr>
                <w:ins w:id="2095" w:author="Cristiano Cesario" w:date="2014-06-22T15:46:00Z"/>
                <w:sz w:val="16"/>
                <w:szCs w:val="16"/>
                <w:rPrChange w:id="2096" w:author="Cristiano Cesario" w:date="2014-06-29T14:53:00Z">
                  <w:rPr>
                    <w:ins w:id="2097" w:author="Cristiano Cesario" w:date="2014-06-22T15:46:00Z"/>
                    <w:rFonts w:ascii="Calibri" w:hAnsi="Calibri"/>
                    <w:color w:val="000000"/>
                    <w:sz w:val="22"/>
                    <w:szCs w:val="22"/>
                    <w:lang w:val="pt-BR" w:eastAsia="pt-BR"/>
                  </w:rPr>
                </w:rPrChange>
              </w:rPr>
              <w:pPrChange w:id="2098" w:author="Cristiano Cesario" w:date="2014-06-22T15:48:00Z">
                <w:pPr>
                  <w:jc w:val="right"/>
                </w:pPr>
              </w:pPrChange>
            </w:pPr>
            <w:ins w:id="2099" w:author="Cristiano Cesario" w:date="2014-06-28T17:31:00Z">
              <w:r w:rsidRPr="00932727">
                <w:rPr>
                  <w:sz w:val="16"/>
                  <w:szCs w:val="16"/>
                  <w:rPrChange w:id="2100" w:author="Cristiano Cesario" w:date="2014-06-29T14:53:00Z">
                    <w:rPr/>
                  </w:rPrChange>
                </w:rPr>
                <w:t>0</w:t>
              </w:r>
              <w:r w:rsidRPr="005C05E4">
                <w:rPr>
                  <w:sz w:val="16"/>
                  <w:szCs w:val="16"/>
                </w:rPr>
                <w:t>.</w:t>
              </w:r>
              <w:r w:rsidRPr="00932727">
                <w:rPr>
                  <w:sz w:val="16"/>
                  <w:szCs w:val="16"/>
                  <w:rPrChange w:id="2101" w:author="Cristiano Cesario" w:date="2014-06-29T14:53:00Z">
                    <w:rPr/>
                  </w:rPrChange>
                </w:rPr>
                <w:t>94</w:t>
              </w:r>
            </w:ins>
          </w:p>
        </w:tc>
        <w:tc>
          <w:tcPr>
            <w:tcW w:w="0" w:type="auto"/>
            <w:noWrap/>
            <w:hideMark/>
            <w:tcPrChange w:id="2102" w:author="Cristiano Cesario" w:date="2014-06-28T17:33:00Z">
              <w:tcPr>
                <w:tcW w:w="960" w:type="dxa"/>
                <w:tcBorders>
                  <w:top w:val="nil"/>
                  <w:left w:val="nil"/>
                  <w:bottom w:val="nil"/>
                  <w:right w:val="nil"/>
                </w:tcBorders>
                <w:shd w:val="clear" w:color="auto" w:fill="auto"/>
                <w:noWrap/>
                <w:vAlign w:val="bottom"/>
                <w:hideMark/>
              </w:tcPr>
            </w:tcPrChange>
          </w:tcPr>
          <w:p w14:paraId="7ABB5DDE" w14:textId="5FC83AE7" w:rsidR="00D66729" w:rsidRPr="00932727" w:rsidRDefault="00D66729">
            <w:pPr>
              <w:jc w:val="center"/>
              <w:rPr>
                <w:ins w:id="2103" w:author="Cristiano Cesario" w:date="2014-06-22T15:46:00Z"/>
                <w:sz w:val="16"/>
                <w:szCs w:val="16"/>
                <w:rPrChange w:id="2104" w:author="Cristiano Cesario" w:date="2014-06-29T14:53:00Z">
                  <w:rPr>
                    <w:ins w:id="2105" w:author="Cristiano Cesario" w:date="2014-06-22T15:46:00Z"/>
                    <w:rFonts w:ascii="Calibri" w:hAnsi="Calibri"/>
                    <w:color w:val="000000"/>
                    <w:sz w:val="22"/>
                    <w:szCs w:val="22"/>
                    <w:lang w:val="pt-BR" w:eastAsia="pt-BR"/>
                  </w:rPr>
                </w:rPrChange>
              </w:rPr>
              <w:pPrChange w:id="2106" w:author="Cristiano Cesario" w:date="2014-06-22T15:48:00Z">
                <w:pPr>
                  <w:jc w:val="right"/>
                </w:pPr>
              </w:pPrChange>
            </w:pPr>
            <w:ins w:id="2107" w:author="Cristiano Cesario" w:date="2014-06-28T17:31:00Z">
              <w:r w:rsidRPr="00932727">
                <w:rPr>
                  <w:sz w:val="16"/>
                  <w:szCs w:val="16"/>
                  <w:rPrChange w:id="2108" w:author="Cristiano Cesario" w:date="2014-06-29T14:53:00Z">
                    <w:rPr/>
                  </w:rPrChange>
                </w:rPr>
                <w:t>0</w:t>
              </w:r>
              <w:r w:rsidRPr="005C05E4">
                <w:rPr>
                  <w:sz w:val="16"/>
                  <w:szCs w:val="16"/>
                </w:rPr>
                <w:t>.</w:t>
              </w:r>
              <w:r w:rsidRPr="00932727">
                <w:rPr>
                  <w:sz w:val="16"/>
                  <w:szCs w:val="16"/>
                  <w:rPrChange w:id="2109" w:author="Cristiano Cesario" w:date="2014-06-29T14:53:00Z">
                    <w:rPr/>
                  </w:rPrChange>
                </w:rPr>
                <w:t>17</w:t>
              </w:r>
            </w:ins>
          </w:p>
        </w:tc>
        <w:tc>
          <w:tcPr>
            <w:tcW w:w="0" w:type="auto"/>
            <w:noWrap/>
            <w:hideMark/>
            <w:tcPrChange w:id="2110" w:author="Cristiano Cesario" w:date="2014-06-28T17:33:00Z">
              <w:tcPr>
                <w:tcW w:w="960" w:type="dxa"/>
                <w:tcBorders>
                  <w:top w:val="nil"/>
                  <w:left w:val="nil"/>
                  <w:bottom w:val="nil"/>
                  <w:right w:val="nil"/>
                </w:tcBorders>
                <w:shd w:val="clear" w:color="auto" w:fill="auto"/>
                <w:noWrap/>
                <w:vAlign w:val="bottom"/>
                <w:hideMark/>
              </w:tcPr>
            </w:tcPrChange>
          </w:tcPr>
          <w:p w14:paraId="010D15CC" w14:textId="5484045D" w:rsidR="00D66729" w:rsidRPr="00932727" w:rsidRDefault="00D66729">
            <w:pPr>
              <w:jc w:val="center"/>
              <w:rPr>
                <w:ins w:id="2111" w:author="Cristiano Cesario" w:date="2014-06-22T15:46:00Z"/>
                <w:sz w:val="16"/>
                <w:szCs w:val="16"/>
                <w:rPrChange w:id="2112" w:author="Cristiano Cesario" w:date="2014-06-29T14:53:00Z">
                  <w:rPr>
                    <w:ins w:id="2113" w:author="Cristiano Cesario" w:date="2014-06-22T15:46:00Z"/>
                    <w:rFonts w:ascii="Calibri" w:hAnsi="Calibri"/>
                    <w:color w:val="000000"/>
                    <w:sz w:val="22"/>
                    <w:szCs w:val="22"/>
                    <w:lang w:val="pt-BR" w:eastAsia="pt-BR"/>
                  </w:rPr>
                </w:rPrChange>
              </w:rPr>
              <w:pPrChange w:id="2114" w:author="Cristiano Cesario" w:date="2014-06-22T15:48:00Z">
                <w:pPr>
                  <w:jc w:val="right"/>
                </w:pPr>
              </w:pPrChange>
            </w:pPr>
            <w:ins w:id="2115" w:author="Cristiano Cesario" w:date="2014-06-28T17:31:00Z">
              <w:r w:rsidRPr="00932727">
                <w:rPr>
                  <w:sz w:val="16"/>
                  <w:szCs w:val="16"/>
                  <w:rPrChange w:id="2116" w:author="Cristiano Cesario" w:date="2014-06-29T14:53:00Z">
                    <w:rPr/>
                  </w:rPrChange>
                </w:rPr>
                <w:t>0</w:t>
              </w:r>
              <w:r w:rsidRPr="005C05E4">
                <w:rPr>
                  <w:sz w:val="16"/>
                  <w:szCs w:val="16"/>
                </w:rPr>
                <w:t>.</w:t>
              </w:r>
              <w:r w:rsidRPr="00932727">
                <w:rPr>
                  <w:sz w:val="16"/>
                  <w:szCs w:val="16"/>
                  <w:rPrChange w:id="2117" w:author="Cristiano Cesario" w:date="2014-06-29T14:53:00Z">
                    <w:rPr/>
                  </w:rPrChange>
                </w:rPr>
                <w:t>33</w:t>
              </w:r>
            </w:ins>
          </w:p>
        </w:tc>
        <w:tc>
          <w:tcPr>
            <w:tcW w:w="0" w:type="auto"/>
            <w:noWrap/>
            <w:hideMark/>
            <w:tcPrChange w:id="2118" w:author="Cristiano Cesario" w:date="2014-06-28T17:33:00Z">
              <w:tcPr>
                <w:tcW w:w="960" w:type="dxa"/>
                <w:tcBorders>
                  <w:top w:val="nil"/>
                  <w:left w:val="nil"/>
                  <w:bottom w:val="nil"/>
                  <w:right w:val="nil"/>
                </w:tcBorders>
                <w:shd w:val="clear" w:color="auto" w:fill="auto"/>
                <w:noWrap/>
                <w:vAlign w:val="bottom"/>
                <w:hideMark/>
              </w:tcPr>
            </w:tcPrChange>
          </w:tcPr>
          <w:p w14:paraId="6E09E83B" w14:textId="3C6513E4" w:rsidR="00D66729" w:rsidRPr="00932727" w:rsidRDefault="00D66729">
            <w:pPr>
              <w:jc w:val="center"/>
              <w:rPr>
                <w:ins w:id="2119" w:author="Cristiano Cesario" w:date="2014-06-22T15:46:00Z"/>
                <w:sz w:val="16"/>
                <w:szCs w:val="16"/>
                <w:rPrChange w:id="2120" w:author="Cristiano Cesario" w:date="2014-06-29T14:53:00Z">
                  <w:rPr>
                    <w:ins w:id="2121" w:author="Cristiano Cesario" w:date="2014-06-22T15:46:00Z"/>
                    <w:rFonts w:ascii="Calibri" w:hAnsi="Calibri"/>
                    <w:color w:val="000000"/>
                    <w:sz w:val="22"/>
                    <w:szCs w:val="22"/>
                    <w:lang w:val="pt-BR" w:eastAsia="pt-BR"/>
                  </w:rPr>
                </w:rPrChange>
              </w:rPr>
              <w:pPrChange w:id="2122" w:author="Cristiano Cesario" w:date="2014-06-22T15:48:00Z">
                <w:pPr>
                  <w:jc w:val="right"/>
                </w:pPr>
              </w:pPrChange>
            </w:pPr>
            <w:ins w:id="2123" w:author="Cristiano Cesario" w:date="2014-06-28T17:31:00Z">
              <w:r w:rsidRPr="00932727">
                <w:rPr>
                  <w:sz w:val="16"/>
                  <w:szCs w:val="16"/>
                  <w:rPrChange w:id="2124" w:author="Cristiano Cesario" w:date="2014-06-29T14:53:00Z">
                    <w:rPr/>
                  </w:rPrChange>
                </w:rPr>
                <w:t>-0</w:t>
              </w:r>
              <w:r w:rsidRPr="005C05E4">
                <w:rPr>
                  <w:sz w:val="16"/>
                  <w:szCs w:val="16"/>
                </w:rPr>
                <w:t>.</w:t>
              </w:r>
              <w:r w:rsidRPr="00932727">
                <w:rPr>
                  <w:sz w:val="16"/>
                  <w:szCs w:val="16"/>
                  <w:rPrChange w:id="2125" w:author="Cristiano Cesario" w:date="2014-06-29T14:53:00Z">
                    <w:rPr/>
                  </w:rPrChange>
                </w:rPr>
                <w:t>35</w:t>
              </w:r>
            </w:ins>
          </w:p>
        </w:tc>
      </w:tr>
      <w:tr w:rsidR="00932727" w:rsidRPr="007875E5" w14:paraId="40C57D9C" w14:textId="77777777" w:rsidTr="00D66729">
        <w:trPr>
          <w:trHeight w:val="113"/>
          <w:jc w:val="center"/>
          <w:ins w:id="2126" w:author="Cristiano Cesario" w:date="2014-06-22T15:46:00Z"/>
          <w:trPrChange w:id="2127" w:author="Cristiano Cesario" w:date="2014-06-28T17:33:00Z">
            <w:trPr>
              <w:trHeight w:val="300"/>
            </w:trPr>
          </w:trPrChange>
        </w:trPr>
        <w:tc>
          <w:tcPr>
            <w:tcW w:w="0" w:type="auto"/>
            <w:tcBorders>
              <w:bottom w:val="single" w:sz="4" w:space="0" w:color="auto"/>
            </w:tcBorders>
            <w:noWrap/>
            <w:hideMark/>
            <w:tcPrChange w:id="2128" w:author="Cristiano Cesario" w:date="2014-06-28T17:33: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CCE7BC7" w14:textId="77777777" w:rsidR="00932727" w:rsidRPr="00D66729" w:rsidRDefault="00932727" w:rsidP="00932727">
            <w:pPr>
              <w:jc w:val="center"/>
              <w:rPr>
                <w:ins w:id="2129" w:author="Cristiano Cesario" w:date="2014-06-22T15:46:00Z"/>
                <w:sz w:val="16"/>
                <w:szCs w:val="16"/>
                <w:rPrChange w:id="2130" w:author="Cristiano Cesario" w:date="2014-06-28T17:31:00Z">
                  <w:rPr>
                    <w:ins w:id="2131" w:author="Cristiano Cesario" w:date="2014-06-22T15:46:00Z"/>
                    <w:rFonts w:ascii="Calibri" w:hAnsi="Calibri"/>
                    <w:b/>
                    <w:bCs/>
                    <w:color w:val="000000"/>
                    <w:lang w:val="pt-BR" w:eastAsia="pt-BR"/>
                  </w:rPr>
                </w:rPrChange>
              </w:rPr>
              <w:pPrChange w:id="2132" w:author="Cristiano Cesario" w:date="2014-06-22T15:48:00Z">
                <w:pPr/>
              </w:pPrChange>
            </w:pPr>
            <w:ins w:id="2133" w:author="Cristiano Cesario" w:date="2014-06-22T15:46:00Z">
              <w:r w:rsidRPr="00D66729">
                <w:rPr>
                  <w:sz w:val="16"/>
                  <w:szCs w:val="16"/>
                  <w:rPrChange w:id="2134" w:author="Cristiano Cesario" w:date="2014-06-28T17:31:00Z">
                    <w:rPr>
                      <w:rFonts w:ascii="Calibri" w:hAnsi="Calibri"/>
                      <w:b/>
                      <w:bCs/>
                      <w:color w:val="000000"/>
                      <w:lang w:val="pt-BR" w:eastAsia="pt-BR"/>
                    </w:rPr>
                  </w:rPrChange>
                </w:rPr>
                <w:t>Commit History</w:t>
              </w:r>
            </w:ins>
          </w:p>
        </w:tc>
        <w:tc>
          <w:tcPr>
            <w:tcW w:w="0" w:type="auto"/>
            <w:tcBorders>
              <w:bottom w:val="single" w:sz="4" w:space="0" w:color="auto"/>
            </w:tcBorders>
            <w:noWrap/>
            <w:hideMark/>
            <w:tcPrChange w:id="2135" w:author="Cristiano Cesario" w:date="2014-06-28T17:33:00Z">
              <w:tcPr>
                <w:tcW w:w="960" w:type="dxa"/>
                <w:tcBorders>
                  <w:top w:val="nil"/>
                  <w:left w:val="nil"/>
                  <w:bottom w:val="nil"/>
                  <w:right w:val="nil"/>
                </w:tcBorders>
                <w:shd w:val="clear" w:color="auto" w:fill="auto"/>
                <w:noWrap/>
                <w:vAlign w:val="bottom"/>
                <w:hideMark/>
              </w:tcPr>
            </w:tcPrChange>
          </w:tcPr>
          <w:p w14:paraId="186F7D14" w14:textId="13CAB859" w:rsidR="00932727" w:rsidRPr="00932727" w:rsidRDefault="00932727" w:rsidP="00932727">
            <w:pPr>
              <w:jc w:val="center"/>
              <w:rPr>
                <w:ins w:id="2136" w:author="Cristiano Cesario" w:date="2014-06-22T15:46:00Z"/>
                <w:sz w:val="16"/>
                <w:szCs w:val="16"/>
                <w:rPrChange w:id="2137" w:author="Cristiano Cesario" w:date="2014-06-29T14:53:00Z">
                  <w:rPr>
                    <w:ins w:id="2138" w:author="Cristiano Cesario" w:date="2014-06-22T15:46:00Z"/>
                    <w:rFonts w:ascii="Calibri" w:hAnsi="Calibri"/>
                    <w:color w:val="000000"/>
                    <w:sz w:val="22"/>
                    <w:szCs w:val="22"/>
                    <w:lang w:val="pt-BR" w:eastAsia="pt-BR"/>
                  </w:rPr>
                </w:rPrChange>
              </w:rPr>
              <w:pPrChange w:id="2139" w:author="Cristiano Cesario" w:date="2014-06-22T15:48:00Z">
                <w:pPr>
                  <w:jc w:val="right"/>
                </w:pPr>
              </w:pPrChange>
            </w:pPr>
            <w:ins w:id="2140" w:author="Cristiano Cesario" w:date="2014-06-29T14:53:00Z">
              <w:r w:rsidRPr="005C05E4">
                <w:rPr>
                  <w:sz w:val="16"/>
                  <w:szCs w:val="16"/>
                </w:rPr>
                <w:t>0.</w:t>
              </w:r>
              <w:r w:rsidRPr="00932727">
                <w:rPr>
                  <w:sz w:val="16"/>
                  <w:szCs w:val="16"/>
                  <w:rPrChange w:id="2141" w:author="Cristiano Cesario" w:date="2014-06-29T14:53:00Z">
                    <w:rPr/>
                  </w:rPrChange>
                </w:rPr>
                <w:t>95</w:t>
              </w:r>
            </w:ins>
          </w:p>
        </w:tc>
        <w:tc>
          <w:tcPr>
            <w:tcW w:w="0" w:type="auto"/>
            <w:tcBorders>
              <w:bottom w:val="single" w:sz="4" w:space="0" w:color="auto"/>
            </w:tcBorders>
            <w:noWrap/>
            <w:hideMark/>
            <w:tcPrChange w:id="2142" w:author="Cristiano Cesario" w:date="2014-06-28T17:33:00Z">
              <w:tcPr>
                <w:tcW w:w="960" w:type="dxa"/>
                <w:tcBorders>
                  <w:top w:val="nil"/>
                  <w:left w:val="nil"/>
                  <w:bottom w:val="nil"/>
                  <w:right w:val="nil"/>
                </w:tcBorders>
                <w:shd w:val="clear" w:color="auto" w:fill="auto"/>
                <w:noWrap/>
                <w:vAlign w:val="bottom"/>
                <w:hideMark/>
              </w:tcPr>
            </w:tcPrChange>
          </w:tcPr>
          <w:p w14:paraId="081E1E71" w14:textId="4F245AE9" w:rsidR="00932727" w:rsidRPr="00932727" w:rsidRDefault="00932727" w:rsidP="00932727">
            <w:pPr>
              <w:jc w:val="center"/>
              <w:rPr>
                <w:ins w:id="2143" w:author="Cristiano Cesario" w:date="2014-06-22T15:46:00Z"/>
                <w:sz w:val="16"/>
                <w:szCs w:val="16"/>
                <w:rPrChange w:id="2144" w:author="Cristiano Cesario" w:date="2014-06-29T14:53:00Z">
                  <w:rPr>
                    <w:ins w:id="2145" w:author="Cristiano Cesario" w:date="2014-06-22T15:46:00Z"/>
                    <w:rFonts w:ascii="Calibri" w:hAnsi="Calibri"/>
                    <w:color w:val="000000"/>
                    <w:sz w:val="22"/>
                    <w:szCs w:val="22"/>
                    <w:lang w:val="pt-BR" w:eastAsia="pt-BR"/>
                  </w:rPr>
                </w:rPrChange>
              </w:rPr>
              <w:pPrChange w:id="2146" w:author="Cristiano Cesario" w:date="2014-06-22T15:48:00Z">
                <w:pPr>
                  <w:jc w:val="right"/>
                </w:pPr>
              </w:pPrChange>
            </w:pPr>
            <w:ins w:id="2147" w:author="Cristiano Cesario" w:date="2014-06-29T14:53:00Z">
              <w:r w:rsidRPr="005C05E4">
                <w:rPr>
                  <w:sz w:val="16"/>
                  <w:szCs w:val="16"/>
                </w:rPr>
                <w:t>0.</w:t>
              </w:r>
              <w:r w:rsidRPr="00932727">
                <w:rPr>
                  <w:sz w:val="16"/>
                  <w:szCs w:val="16"/>
                  <w:rPrChange w:id="2148" w:author="Cristiano Cesario" w:date="2014-06-29T14:53:00Z">
                    <w:rPr/>
                  </w:rPrChange>
                </w:rPr>
                <w:t>62</w:t>
              </w:r>
            </w:ins>
          </w:p>
        </w:tc>
        <w:tc>
          <w:tcPr>
            <w:tcW w:w="0" w:type="auto"/>
            <w:tcBorders>
              <w:bottom w:val="single" w:sz="4" w:space="0" w:color="auto"/>
            </w:tcBorders>
            <w:noWrap/>
            <w:hideMark/>
            <w:tcPrChange w:id="2149" w:author="Cristiano Cesario" w:date="2014-06-28T17:33:00Z">
              <w:tcPr>
                <w:tcW w:w="960" w:type="dxa"/>
                <w:tcBorders>
                  <w:top w:val="nil"/>
                  <w:left w:val="nil"/>
                  <w:bottom w:val="nil"/>
                  <w:right w:val="nil"/>
                </w:tcBorders>
                <w:shd w:val="clear" w:color="auto" w:fill="auto"/>
                <w:noWrap/>
                <w:vAlign w:val="bottom"/>
                <w:hideMark/>
              </w:tcPr>
            </w:tcPrChange>
          </w:tcPr>
          <w:p w14:paraId="0682950B" w14:textId="3406D3C7" w:rsidR="00932727" w:rsidRPr="00932727" w:rsidRDefault="00932727" w:rsidP="00932727">
            <w:pPr>
              <w:jc w:val="center"/>
              <w:rPr>
                <w:ins w:id="2150" w:author="Cristiano Cesario" w:date="2014-06-22T15:46:00Z"/>
                <w:sz w:val="16"/>
                <w:szCs w:val="16"/>
                <w:rPrChange w:id="2151" w:author="Cristiano Cesario" w:date="2014-06-29T14:53:00Z">
                  <w:rPr>
                    <w:ins w:id="2152" w:author="Cristiano Cesario" w:date="2014-06-22T15:46:00Z"/>
                    <w:rFonts w:ascii="Calibri" w:hAnsi="Calibri"/>
                    <w:color w:val="000000"/>
                    <w:sz w:val="22"/>
                    <w:szCs w:val="22"/>
                    <w:lang w:val="pt-BR" w:eastAsia="pt-BR"/>
                  </w:rPr>
                </w:rPrChange>
              </w:rPr>
              <w:pPrChange w:id="2153" w:author="Cristiano Cesario" w:date="2014-06-22T15:48:00Z">
                <w:pPr>
                  <w:jc w:val="right"/>
                </w:pPr>
              </w:pPrChange>
            </w:pPr>
            <w:ins w:id="2154" w:author="Cristiano Cesario" w:date="2014-06-29T14:53:00Z">
              <w:r w:rsidRPr="005C05E4">
                <w:rPr>
                  <w:sz w:val="16"/>
                  <w:szCs w:val="16"/>
                </w:rPr>
                <w:t>0.</w:t>
              </w:r>
              <w:r w:rsidRPr="00932727">
                <w:rPr>
                  <w:sz w:val="16"/>
                  <w:szCs w:val="16"/>
                  <w:rPrChange w:id="2155" w:author="Cristiano Cesario" w:date="2014-06-29T14:53:00Z">
                    <w:rPr/>
                  </w:rPrChange>
                </w:rPr>
                <w:t>41</w:t>
              </w:r>
            </w:ins>
          </w:p>
        </w:tc>
        <w:tc>
          <w:tcPr>
            <w:tcW w:w="0" w:type="auto"/>
            <w:tcBorders>
              <w:bottom w:val="single" w:sz="4" w:space="0" w:color="auto"/>
            </w:tcBorders>
            <w:noWrap/>
            <w:hideMark/>
            <w:tcPrChange w:id="2156" w:author="Cristiano Cesario" w:date="2014-06-28T17:33:00Z">
              <w:tcPr>
                <w:tcW w:w="960" w:type="dxa"/>
                <w:tcBorders>
                  <w:top w:val="nil"/>
                  <w:left w:val="nil"/>
                  <w:bottom w:val="nil"/>
                  <w:right w:val="nil"/>
                </w:tcBorders>
                <w:shd w:val="clear" w:color="auto" w:fill="auto"/>
                <w:noWrap/>
                <w:vAlign w:val="bottom"/>
                <w:hideMark/>
              </w:tcPr>
            </w:tcPrChange>
          </w:tcPr>
          <w:p w14:paraId="5A9C7F1E" w14:textId="1EC17696" w:rsidR="00932727" w:rsidRPr="00932727" w:rsidRDefault="00932727" w:rsidP="00932727">
            <w:pPr>
              <w:jc w:val="center"/>
              <w:rPr>
                <w:ins w:id="2157" w:author="Cristiano Cesario" w:date="2014-06-22T15:46:00Z"/>
                <w:sz w:val="16"/>
                <w:szCs w:val="16"/>
                <w:rPrChange w:id="2158" w:author="Cristiano Cesario" w:date="2014-06-29T14:53:00Z">
                  <w:rPr>
                    <w:ins w:id="2159" w:author="Cristiano Cesario" w:date="2014-06-22T15:46:00Z"/>
                    <w:rFonts w:ascii="Calibri" w:hAnsi="Calibri"/>
                    <w:color w:val="000000"/>
                    <w:sz w:val="22"/>
                    <w:szCs w:val="22"/>
                    <w:lang w:val="pt-BR" w:eastAsia="pt-BR"/>
                  </w:rPr>
                </w:rPrChange>
              </w:rPr>
              <w:pPrChange w:id="2160" w:author="Cristiano Cesario" w:date="2014-06-22T15:48:00Z">
                <w:pPr>
                  <w:jc w:val="right"/>
                </w:pPr>
              </w:pPrChange>
            </w:pPr>
            <w:ins w:id="2161" w:author="Cristiano Cesario" w:date="2014-06-29T14:53:00Z">
              <w:r w:rsidRPr="005C05E4">
                <w:rPr>
                  <w:sz w:val="16"/>
                  <w:szCs w:val="16"/>
                </w:rPr>
                <w:t>-0.</w:t>
              </w:r>
              <w:r w:rsidRPr="00932727">
                <w:rPr>
                  <w:sz w:val="16"/>
                  <w:szCs w:val="16"/>
                  <w:rPrChange w:id="2162" w:author="Cristiano Cesario" w:date="2014-06-29T14:53:00Z">
                    <w:rPr/>
                  </w:rPrChange>
                </w:rPr>
                <w:t>61</w:t>
              </w:r>
            </w:ins>
          </w:p>
        </w:tc>
      </w:tr>
      <w:tr w:rsidR="00D66729" w:rsidRPr="007875E5" w14:paraId="647611F8" w14:textId="77777777" w:rsidTr="00D66729">
        <w:trPr>
          <w:trHeight w:val="215"/>
          <w:jc w:val="center"/>
          <w:ins w:id="2163" w:author="Cristiano Cesario" w:date="2014-06-22T15:46:00Z"/>
          <w:trPrChange w:id="2164" w:author="Cristiano Cesario" w:date="2014-06-28T17:33:00Z">
            <w:trPr>
              <w:trHeight w:val="300"/>
            </w:trPr>
          </w:trPrChange>
        </w:trPr>
        <w:tc>
          <w:tcPr>
            <w:tcW w:w="0" w:type="auto"/>
            <w:tcBorders>
              <w:top w:val="single" w:sz="4" w:space="0" w:color="auto"/>
              <w:bottom w:val="double" w:sz="4" w:space="0" w:color="auto"/>
            </w:tcBorders>
            <w:noWrap/>
            <w:hideMark/>
            <w:tcPrChange w:id="2165" w:author="Cristiano Cesario" w:date="2014-06-28T17:33: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370B019" w14:textId="77777777" w:rsidR="00D66729" w:rsidRPr="00D66729" w:rsidRDefault="00D66729">
            <w:pPr>
              <w:jc w:val="center"/>
              <w:rPr>
                <w:ins w:id="2166" w:author="Cristiano Cesario" w:date="2014-06-22T15:46:00Z"/>
                <w:sz w:val="16"/>
                <w:szCs w:val="16"/>
                <w:rPrChange w:id="2167" w:author="Cristiano Cesario" w:date="2014-06-28T17:31:00Z">
                  <w:rPr>
                    <w:ins w:id="2168" w:author="Cristiano Cesario" w:date="2014-06-22T15:46:00Z"/>
                    <w:rFonts w:ascii="Calibri" w:hAnsi="Calibri"/>
                    <w:b/>
                    <w:bCs/>
                    <w:color w:val="000000"/>
                    <w:lang w:val="pt-BR" w:eastAsia="pt-BR"/>
                  </w:rPr>
                </w:rPrChange>
              </w:rPr>
              <w:pPrChange w:id="2169" w:author="Cristiano Cesario" w:date="2014-06-22T15:48:00Z">
                <w:pPr/>
              </w:pPrChange>
            </w:pPr>
            <w:ins w:id="2170" w:author="Cristiano Cesario" w:date="2014-06-22T15:46:00Z">
              <w:r w:rsidRPr="00D66729">
                <w:rPr>
                  <w:sz w:val="16"/>
                  <w:szCs w:val="16"/>
                  <w:rPrChange w:id="2171" w:author="Cristiano Cesario" w:date="2014-06-28T17:31:00Z">
                    <w:rPr>
                      <w:rFonts w:ascii="Calibri" w:hAnsi="Calibri"/>
                      <w:b/>
                      <w:bCs/>
                      <w:color w:val="000000"/>
                      <w:lang w:val="pt-BR" w:eastAsia="pt-BR"/>
                    </w:rPr>
                  </w:rPrChange>
                </w:rPr>
                <w:t>Topology</w:t>
              </w:r>
            </w:ins>
          </w:p>
        </w:tc>
        <w:tc>
          <w:tcPr>
            <w:tcW w:w="0" w:type="auto"/>
            <w:tcBorders>
              <w:top w:val="single" w:sz="4" w:space="0" w:color="auto"/>
              <w:bottom w:val="double" w:sz="4" w:space="0" w:color="auto"/>
            </w:tcBorders>
            <w:noWrap/>
            <w:hideMark/>
            <w:tcPrChange w:id="2172" w:author="Cristiano Cesario" w:date="2014-06-28T17:33:00Z">
              <w:tcPr>
                <w:tcW w:w="960" w:type="dxa"/>
                <w:tcBorders>
                  <w:top w:val="nil"/>
                  <w:left w:val="nil"/>
                  <w:bottom w:val="nil"/>
                  <w:right w:val="nil"/>
                </w:tcBorders>
                <w:shd w:val="clear" w:color="auto" w:fill="auto"/>
                <w:noWrap/>
                <w:vAlign w:val="bottom"/>
                <w:hideMark/>
              </w:tcPr>
            </w:tcPrChange>
          </w:tcPr>
          <w:p w14:paraId="45209489" w14:textId="16D394B3" w:rsidR="00D66729" w:rsidRPr="00D66729" w:rsidRDefault="00D66729">
            <w:pPr>
              <w:jc w:val="center"/>
              <w:rPr>
                <w:ins w:id="2173" w:author="Cristiano Cesario" w:date="2014-06-22T15:46:00Z"/>
                <w:sz w:val="16"/>
                <w:szCs w:val="16"/>
                <w:rPrChange w:id="2174" w:author="Cristiano Cesario" w:date="2014-06-28T17:31:00Z">
                  <w:rPr>
                    <w:ins w:id="2175" w:author="Cristiano Cesario" w:date="2014-06-22T15:46:00Z"/>
                    <w:rFonts w:ascii="Calibri" w:hAnsi="Calibri"/>
                    <w:color w:val="000000"/>
                    <w:sz w:val="22"/>
                    <w:szCs w:val="22"/>
                    <w:lang w:val="pt-BR" w:eastAsia="pt-BR"/>
                  </w:rPr>
                </w:rPrChange>
              </w:rPr>
              <w:pPrChange w:id="2176" w:author="Cristiano Cesario" w:date="2014-06-22T15:48:00Z">
                <w:pPr>
                  <w:jc w:val="right"/>
                </w:pPr>
              </w:pPrChange>
            </w:pPr>
            <w:ins w:id="2177" w:author="Cristiano Cesario" w:date="2014-06-28T17:31:00Z">
              <w:r w:rsidRPr="00D66729">
                <w:rPr>
                  <w:sz w:val="16"/>
                  <w:szCs w:val="16"/>
                  <w:rPrChange w:id="2178" w:author="Cristiano Cesario" w:date="2014-06-28T17:31:00Z">
                    <w:rPr/>
                  </w:rPrChange>
                </w:rPr>
                <w:t>0</w:t>
              </w:r>
              <w:r>
                <w:rPr>
                  <w:sz w:val="16"/>
                  <w:szCs w:val="16"/>
                </w:rPr>
                <w:t>.</w:t>
              </w:r>
              <w:r w:rsidRPr="00D66729">
                <w:rPr>
                  <w:sz w:val="16"/>
                  <w:szCs w:val="16"/>
                  <w:rPrChange w:id="2179" w:author="Cristiano Cesario" w:date="2014-06-28T17:31:00Z">
                    <w:rPr/>
                  </w:rPrChange>
                </w:rPr>
                <w:t>86</w:t>
              </w:r>
            </w:ins>
          </w:p>
        </w:tc>
        <w:tc>
          <w:tcPr>
            <w:tcW w:w="0" w:type="auto"/>
            <w:tcBorders>
              <w:top w:val="single" w:sz="4" w:space="0" w:color="auto"/>
              <w:bottom w:val="double" w:sz="4" w:space="0" w:color="auto"/>
            </w:tcBorders>
            <w:noWrap/>
            <w:hideMark/>
            <w:tcPrChange w:id="2180" w:author="Cristiano Cesario" w:date="2014-06-28T17:33:00Z">
              <w:tcPr>
                <w:tcW w:w="960" w:type="dxa"/>
                <w:tcBorders>
                  <w:top w:val="nil"/>
                  <w:left w:val="nil"/>
                  <w:bottom w:val="nil"/>
                  <w:right w:val="nil"/>
                </w:tcBorders>
                <w:shd w:val="clear" w:color="auto" w:fill="auto"/>
                <w:noWrap/>
                <w:vAlign w:val="bottom"/>
                <w:hideMark/>
              </w:tcPr>
            </w:tcPrChange>
          </w:tcPr>
          <w:p w14:paraId="0DEF2384" w14:textId="64979374" w:rsidR="00D66729" w:rsidRPr="00D66729" w:rsidRDefault="00D66729">
            <w:pPr>
              <w:jc w:val="center"/>
              <w:rPr>
                <w:ins w:id="2181" w:author="Cristiano Cesario" w:date="2014-06-22T15:46:00Z"/>
                <w:sz w:val="16"/>
                <w:szCs w:val="16"/>
                <w:rPrChange w:id="2182" w:author="Cristiano Cesario" w:date="2014-06-28T17:31:00Z">
                  <w:rPr>
                    <w:ins w:id="2183" w:author="Cristiano Cesario" w:date="2014-06-22T15:46:00Z"/>
                    <w:rFonts w:ascii="Calibri" w:hAnsi="Calibri"/>
                    <w:color w:val="000000"/>
                    <w:sz w:val="22"/>
                    <w:szCs w:val="22"/>
                    <w:lang w:val="pt-BR" w:eastAsia="pt-BR"/>
                  </w:rPr>
                </w:rPrChange>
              </w:rPr>
              <w:pPrChange w:id="2184" w:author="Cristiano Cesario" w:date="2014-06-22T15:48:00Z">
                <w:pPr>
                  <w:jc w:val="right"/>
                </w:pPr>
              </w:pPrChange>
            </w:pPr>
            <w:ins w:id="2185" w:author="Cristiano Cesario" w:date="2014-06-28T17:31:00Z">
              <w:r w:rsidRPr="00D66729">
                <w:rPr>
                  <w:sz w:val="16"/>
                  <w:szCs w:val="16"/>
                  <w:rPrChange w:id="2186" w:author="Cristiano Cesario" w:date="2014-06-28T17:31:00Z">
                    <w:rPr/>
                  </w:rPrChange>
                </w:rPr>
                <w:t>0</w:t>
              </w:r>
              <w:r>
                <w:rPr>
                  <w:sz w:val="16"/>
                  <w:szCs w:val="16"/>
                </w:rPr>
                <w:t>.</w:t>
              </w:r>
              <w:r w:rsidRPr="00D66729">
                <w:rPr>
                  <w:sz w:val="16"/>
                  <w:szCs w:val="16"/>
                  <w:rPrChange w:id="2187" w:author="Cristiano Cesario" w:date="2014-06-28T17:31:00Z">
                    <w:rPr/>
                  </w:rPrChange>
                </w:rPr>
                <w:t>61</w:t>
              </w:r>
            </w:ins>
          </w:p>
        </w:tc>
        <w:tc>
          <w:tcPr>
            <w:tcW w:w="0" w:type="auto"/>
            <w:tcBorders>
              <w:top w:val="single" w:sz="4" w:space="0" w:color="auto"/>
              <w:bottom w:val="double" w:sz="4" w:space="0" w:color="auto"/>
            </w:tcBorders>
            <w:noWrap/>
            <w:hideMark/>
            <w:tcPrChange w:id="2188" w:author="Cristiano Cesario" w:date="2014-06-28T17:33:00Z">
              <w:tcPr>
                <w:tcW w:w="960" w:type="dxa"/>
                <w:tcBorders>
                  <w:top w:val="nil"/>
                  <w:left w:val="nil"/>
                  <w:bottom w:val="nil"/>
                  <w:right w:val="nil"/>
                </w:tcBorders>
                <w:shd w:val="clear" w:color="auto" w:fill="auto"/>
                <w:noWrap/>
                <w:vAlign w:val="bottom"/>
                <w:hideMark/>
              </w:tcPr>
            </w:tcPrChange>
          </w:tcPr>
          <w:p w14:paraId="2A3226F7" w14:textId="0439892D" w:rsidR="00D66729" w:rsidRPr="00D66729" w:rsidRDefault="00D66729">
            <w:pPr>
              <w:jc w:val="center"/>
              <w:rPr>
                <w:ins w:id="2189" w:author="Cristiano Cesario" w:date="2014-06-22T15:46:00Z"/>
                <w:sz w:val="16"/>
                <w:szCs w:val="16"/>
                <w:rPrChange w:id="2190" w:author="Cristiano Cesario" w:date="2014-06-28T17:31:00Z">
                  <w:rPr>
                    <w:ins w:id="2191" w:author="Cristiano Cesario" w:date="2014-06-22T15:46:00Z"/>
                    <w:rFonts w:ascii="Calibri" w:hAnsi="Calibri"/>
                    <w:color w:val="000000"/>
                    <w:sz w:val="22"/>
                    <w:szCs w:val="22"/>
                    <w:lang w:val="pt-BR" w:eastAsia="pt-BR"/>
                  </w:rPr>
                </w:rPrChange>
              </w:rPr>
              <w:pPrChange w:id="2192" w:author="Cristiano Cesario" w:date="2014-06-22T15:48:00Z">
                <w:pPr>
                  <w:jc w:val="right"/>
                </w:pPr>
              </w:pPrChange>
            </w:pPr>
            <w:ins w:id="2193" w:author="Cristiano Cesario" w:date="2014-06-28T17:31:00Z">
              <w:r w:rsidRPr="00D66729">
                <w:rPr>
                  <w:sz w:val="16"/>
                  <w:szCs w:val="16"/>
                  <w:rPrChange w:id="2194" w:author="Cristiano Cesario" w:date="2014-06-28T17:31:00Z">
                    <w:rPr/>
                  </w:rPrChange>
                </w:rPr>
                <w:t>0</w:t>
              </w:r>
              <w:r>
                <w:rPr>
                  <w:sz w:val="16"/>
                  <w:szCs w:val="16"/>
                </w:rPr>
                <w:t>.</w:t>
              </w:r>
              <w:r w:rsidRPr="00D66729">
                <w:rPr>
                  <w:sz w:val="16"/>
                  <w:szCs w:val="16"/>
                  <w:rPrChange w:id="2195" w:author="Cristiano Cesario" w:date="2014-06-28T17:31:00Z">
                    <w:rPr/>
                  </w:rPrChange>
                </w:rPr>
                <w:t>59</w:t>
              </w:r>
            </w:ins>
          </w:p>
        </w:tc>
        <w:tc>
          <w:tcPr>
            <w:tcW w:w="0" w:type="auto"/>
            <w:tcBorders>
              <w:top w:val="single" w:sz="4" w:space="0" w:color="auto"/>
              <w:bottom w:val="double" w:sz="4" w:space="0" w:color="auto"/>
            </w:tcBorders>
            <w:noWrap/>
            <w:hideMark/>
            <w:tcPrChange w:id="2196" w:author="Cristiano Cesario" w:date="2014-06-28T17:33:00Z">
              <w:tcPr>
                <w:tcW w:w="960" w:type="dxa"/>
                <w:tcBorders>
                  <w:top w:val="nil"/>
                  <w:left w:val="nil"/>
                  <w:bottom w:val="nil"/>
                  <w:right w:val="nil"/>
                </w:tcBorders>
                <w:shd w:val="clear" w:color="auto" w:fill="auto"/>
                <w:noWrap/>
                <w:vAlign w:val="bottom"/>
                <w:hideMark/>
              </w:tcPr>
            </w:tcPrChange>
          </w:tcPr>
          <w:p w14:paraId="610DAB6B" w14:textId="546E442E" w:rsidR="00D66729" w:rsidRPr="00D66729" w:rsidRDefault="00D66729">
            <w:pPr>
              <w:jc w:val="center"/>
              <w:rPr>
                <w:ins w:id="2197" w:author="Cristiano Cesario" w:date="2014-06-22T15:46:00Z"/>
                <w:sz w:val="16"/>
                <w:szCs w:val="16"/>
                <w:rPrChange w:id="2198" w:author="Cristiano Cesario" w:date="2014-06-28T17:31:00Z">
                  <w:rPr>
                    <w:ins w:id="2199" w:author="Cristiano Cesario" w:date="2014-06-22T15:46:00Z"/>
                    <w:rFonts w:ascii="Calibri" w:hAnsi="Calibri"/>
                    <w:color w:val="000000"/>
                    <w:sz w:val="22"/>
                    <w:szCs w:val="22"/>
                    <w:lang w:val="pt-BR" w:eastAsia="pt-BR"/>
                  </w:rPr>
                </w:rPrChange>
              </w:rPr>
              <w:pPrChange w:id="2200" w:author="Cristiano Cesario" w:date="2014-06-22T15:48:00Z">
                <w:pPr>
                  <w:jc w:val="right"/>
                </w:pPr>
              </w:pPrChange>
            </w:pPr>
            <w:ins w:id="2201" w:author="Cristiano Cesario" w:date="2014-06-28T17:31:00Z">
              <w:r w:rsidRPr="00D66729">
                <w:rPr>
                  <w:sz w:val="16"/>
                  <w:szCs w:val="16"/>
                  <w:rPrChange w:id="2202" w:author="Cristiano Cesario" w:date="2014-06-28T17:31:00Z">
                    <w:rPr/>
                  </w:rPrChange>
                </w:rPr>
                <w:t>-0</w:t>
              </w:r>
              <w:r>
                <w:rPr>
                  <w:sz w:val="16"/>
                  <w:szCs w:val="16"/>
                </w:rPr>
                <w:t>.</w:t>
              </w:r>
              <w:r w:rsidRPr="00D66729">
                <w:rPr>
                  <w:sz w:val="16"/>
                  <w:szCs w:val="16"/>
                  <w:rPrChange w:id="2203" w:author="Cristiano Cesario" w:date="2014-06-28T17:31:00Z">
                    <w:rPr/>
                  </w:rPrChange>
                </w:rPr>
                <w:t>39</w:t>
              </w:r>
            </w:ins>
          </w:p>
        </w:tc>
      </w:tr>
    </w:tbl>
    <w:p w14:paraId="09DE6F8D" w14:textId="77777777" w:rsidR="00AA5547" w:rsidRDefault="00AA5547" w:rsidP="00AA5547">
      <w:pPr>
        <w:pStyle w:val="Text"/>
        <w:rPr>
          <w:ins w:id="2204" w:author="Cristiano Cesario" w:date="2014-06-27T15:15:00Z"/>
        </w:rPr>
      </w:pPr>
    </w:p>
    <w:p w14:paraId="075FD462" w14:textId="65C98C80" w:rsidR="007875E5" w:rsidRDefault="007875E5" w:rsidP="00204E3C">
      <w:pPr>
        <w:pStyle w:val="Text"/>
      </w:pPr>
    </w:p>
    <w:moveToRangeEnd w:id="1691"/>
    <w:p w14:paraId="6A20CC53" w14:textId="73875212" w:rsidR="00204E3C" w:rsidRDefault="00204E3C" w:rsidP="00A764E9">
      <w:pPr>
        <w:pStyle w:val="Text"/>
      </w:pPr>
    </w:p>
    <w:p w14:paraId="461BE544" w14:textId="77777777" w:rsidR="00C46406" w:rsidRDefault="00C46406" w:rsidP="00C46406">
      <w:pPr>
        <w:pStyle w:val="Text"/>
      </w:pPr>
    </w:p>
    <w:p w14:paraId="58AC6045" w14:textId="77777777" w:rsidR="00C46406" w:rsidRDefault="00C46406" w:rsidP="00C46406">
      <w:pPr>
        <w:pStyle w:val="Text"/>
        <w:ind w:firstLine="0"/>
        <w:sectPr w:rsidR="00C46406" w:rsidSect="00231342">
          <w:type w:val="continuous"/>
          <w:pgSz w:w="11907" w:h="16839" w:code="9"/>
          <w:pgMar w:top="1009" w:right="936" w:bottom="1009" w:left="936" w:header="431" w:footer="431" w:gutter="0"/>
          <w:cols w:num="2" w:space="288"/>
        </w:sectPr>
      </w:pPr>
    </w:p>
    <w:p w14:paraId="2E6A52A2" w14:textId="098B65A3" w:rsidR="00AC55BD" w:rsidDel="00811F2C" w:rsidRDefault="00AC55BD" w:rsidP="00C46406">
      <w:pPr>
        <w:pStyle w:val="TableTitle"/>
        <w:rPr>
          <w:del w:id="2205" w:author="Cristiano Cesario" w:date="2014-06-26T17:36:00Z"/>
        </w:rPr>
      </w:pPr>
      <w:bookmarkStart w:id="2206" w:name="_Ref386820417"/>
    </w:p>
    <w:p w14:paraId="72DFE9F7" w14:textId="2D973CCC" w:rsidR="00C46406" w:rsidRDefault="00C46406" w:rsidP="00C46406">
      <w:pPr>
        <w:pStyle w:val="TableTitle"/>
      </w:pPr>
      <w:bookmarkStart w:id="2207" w:name="_Ref386820651"/>
      <w:commentRangeStart w:id="2208"/>
      <w:r>
        <w:t xml:space="preserve">Table </w:t>
      </w:r>
      <w:commentRangeEnd w:id="2208"/>
      <w:r w:rsidR="00575D29">
        <w:rPr>
          <w:rStyle w:val="Refdecomentrio"/>
          <w:smallCaps w:val="0"/>
        </w:rPr>
        <w:commentReference w:id="2208"/>
      </w:r>
      <w:r w:rsidR="00C62924">
        <w:fldChar w:fldCharType="begin"/>
      </w:r>
      <w:r w:rsidR="00C62924">
        <w:instrText xml:space="preserve"> SEQ Table \* ROMAN </w:instrText>
      </w:r>
      <w:r w:rsidR="00C62924">
        <w:fldChar w:fldCharType="separate"/>
      </w:r>
      <w:ins w:id="2209" w:author="Cristiano Cesario" w:date="2014-06-23T11:21:00Z">
        <w:r w:rsidR="00C56A5A">
          <w:rPr>
            <w:noProof/>
          </w:rPr>
          <w:t>VIII</w:t>
        </w:r>
      </w:ins>
      <w:del w:id="2210" w:author="Cristiano Cesario" w:date="2014-06-22T15:48:00Z">
        <w:r w:rsidR="009144C7" w:rsidDel="007875E5">
          <w:rPr>
            <w:noProof/>
          </w:rPr>
          <w:delText>V</w:delText>
        </w:r>
      </w:del>
      <w:r w:rsidR="00C62924">
        <w:rPr>
          <w:noProof/>
        </w:rPr>
        <w:fldChar w:fldCharType="end"/>
      </w:r>
      <w:bookmarkEnd w:id="2206"/>
      <w:bookmarkEnd w:id="2207"/>
    </w:p>
    <w:p w14:paraId="131F8DA9" w14:textId="54B207A2" w:rsidR="00C46406" w:rsidRPr="00DD5572" w:rsidRDefault="00F57E8C" w:rsidP="00C46406">
      <w:pPr>
        <w:pStyle w:val="TableTitle"/>
      </w:pPr>
      <w:r>
        <w:t>Time (in seconds) spent by DyeVC in several operations for repositories with different histories and sizes</w:t>
      </w:r>
    </w:p>
    <w:tbl>
      <w:tblPr>
        <w:tblStyle w:val="IEEETable"/>
        <w:tblW w:w="0" w:type="auto"/>
        <w:jc w:val="center"/>
        <w:tblLayout w:type="fixed"/>
        <w:tblCellMar>
          <w:left w:w="57" w:type="dxa"/>
          <w:right w:w="57" w:type="dxa"/>
        </w:tblCellMar>
        <w:tblLook w:val="04A0" w:firstRow="1" w:lastRow="0" w:firstColumn="1" w:lastColumn="0" w:noHBand="0" w:noVBand="1"/>
      </w:tblPr>
      <w:tblGrid>
        <w:gridCol w:w="1134"/>
        <w:gridCol w:w="1276"/>
        <w:gridCol w:w="709"/>
        <w:gridCol w:w="515"/>
        <w:gridCol w:w="619"/>
        <w:gridCol w:w="734"/>
        <w:gridCol w:w="683"/>
        <w:gridCol w:w="709"/>
        <w:gridCol w:w="851"/>
        <w:gridCol w:w="567"/>
        <w:gridCol w:w="567"/>
        <w:gridCol w:w="850"/>
        <w:gridCol w:w="821"/>
        <w:tblGridChange w:id="2211">
          <w:tblGrid>
            <w:gridCol w:w="1134"/>
            <w:gridCol w:w="1276"/>
            <w:gridCol w:w="709"/>
            <w:gridCol w:w="515"/>
            <w:gridCol w:w="619"/>
            <w:gridCol w:w="734"/>
            <w:gridCol w:w="683"/>
            <w:gridCol w:w="709"/>
            <w:gridCol w:w="851"/>
            <w:gridCol w:w="567"/>
            <w:gridCol w:w="567"/>
            <w:gridCol w:w="850"/>
            <w:gridCol w:w="821"/>
          </w:tblGrid>
        </w:tblGridChange>
      </w:tblGrid>
      <w:tr w:rsidR="00C62924" w:rsidRPr="00C46406" w14:paraId="3B2E9C46" w14:textId="77777777" w:rsidTr="00C62924">
        <w:trPr>
          <w:cnfStyle w:val="100000000000" w:firstRow="1" w:lastRow="0" w:firstColumn="0" w:lastColumn="0" w:oddVBand="0" w:evenVBand="0" w:oddHBand="0" w:evenHBand="0" w:firstRowFirstColumn="0" w:firstRowLastColumn="0" w:lastRowFirstColumn="0" w:lastRowLastColumn="0"/>
          <w:trHeight w:val="100"/>
          <w:jc w:val="center"/>
        </w:trPr>
        <w:tc>
          <w:tcPr>
            <w:tcW w:w="1134" w:type="dxa"/>
            <w:vMerge w:val="restart"/>
            <w:tcBorders>
              <w:right w:val="single" w:sz="4" w:space="0" w:color="auto"/>
            </w:tcBorders>
            <w:noWrap/>
            <w:vAlign w:val="center"/>
          </w:tcPr>
          <w:p w14:paraId="4B508506" w14:textId="4CB5257C" w:rsidR="00C62924" w:rsidRPr="00C46406" w:rsidRDefault="00C62924" w:rsidP="00327C1F">
            <w:pPr>
              <w:jc w:val="center"/>
              <w:rPr>
                <w:bCs/>
                <w:sz w:val="16"/>
                <w:szCs w:val="16"/>
              </w:rPr>
            </w:pPr>
            <w:r>
              <w:rPr>
                <w:bCs/>
                <w:sz w:val="16"/>
                <w:szCs w:val="16"/>
              </w:rPr>
              <w:t>Repository</w:t>
            </w:r>
          </w:p>
        </w:tc>
        <w:tc>
          <w:tcPr>
            <w:tcW w:w="1276" w:type="dxa"/>
            <w:vMerge w:val="restart"/>
            <w:tcBorders>
              <w:left w:val="single" w:sz="4" w:space="0" w:color="auto"/>
              <w:bottom w:val="single" w:sz="4" w:space="0" w:color="auto"/>
              <w:right w:val="single" w:sz="4" w:space="0" w:color="auto"/>
            </w:tcBorders>
            <w:vAlign w:val="center"/>
          </w:tcPr>
          <w:p w14:paraId="6B0C1596" w14:textId="1B0C427C" w:rsidR="00C62924" w:rsidRPr="00C46406" w:rsidRDefault="00C62924" w:rsidP="00327C1F">
            <w:pPr>
              <w:jc w:val="center"/>
              <w:rPr>
                <w:bCs/>
                <w:sz w:val="16"/>
                <w:szCs w:val="16"/>
              </w:rPr>
            </w:pPr>
            <w:r>
              <w:rPr>
                <w:bCs/>
                <w:sz w:val="16"/>
                <w:szCs w:val="16"/>
              </w:rPr>
              <w:t>Hosting</w:t>
            </w:r>
          </w:p>
        </w:tc>
        <w:tc>
          <w:tcPr>
            <w:tcW w:w="2577" w:type="dxa"/>
            <w:gridSpan w:val="4"/>
            <w:tcBorders>
              <w:left w:val="single" w:sz="4" w:space="0" w:color="auto"/>
              <w:bottom w:val="single" w:sz="4" w:space="0" w:color="auto"/>
              <w:right w:val="single" w:sz="4" w:space="0" w:color="auto"/>
            </w:tcBorders>
            <w:noWrap/>
            <w:vAlign w:val="center"/>
          </w:tcPr>
          <w:p w14:paraId="7DC0F22D" w14:textId="617B59BE" w:rsidR="00C62924" w:rsidRPr="00C46406" w:rsidRDefault="00C62924" w:rsidP="007875E5">
            <w:pPr>
              <w:jc w:val="center"/>
              <w:rPr>
                <w:bCs/>
                <w:sz w:val="16"/>
                <w:szCs w:val="16"/>
              </w:rPr>
            </w:pPr>
            <w:r>
              <w:rPr>
                <w:bCs/>
                <w:sz w:val="16"/>
                <w:szCs w:val="16"/>
              </w:rPr>
              <w:t xml:space="preserve">Repository </w:t>
            </w:r>
            <w:del w:id="2212" w:author="Cristiano Cesario" w:date="2014-06-22T15:49:00Z">
              <w:r w:rsidDel="007875E5">
                <w:rPr>
                  <w:bCs/>
                  <w:sz w:val="16"/>
                  <w:szCs w:val="16"/>
                </w:rPr>
                <w:delText>size</w:delText>
              </w:r>
            </w:del>
            <w:ins w:id="2213" w:author="Cristiano Cesario" w:date="2014-06-22T15:49:00Z">
              <w:r>
                <w:rPr>
                  <w:bCs/>
                  <w:sz w:val="16"/>
                  <w:szCs w:val="16"/>
                </w:rPr>
                <w:t>metrics</w:t>
              </w:r>
            </w:ins>
          </w:p>
        </w:tc>
        <w:tc>
          <w:tcPr>
            <w:tcW w:w="2243" w:type="dxa"/>
            <w:gridSpan w:val="3"/>
            <w:tcBorders>
              <w:bottom w:val="single" w:sz="4" w:space="0" w:color="auto"/>
              <w:right w:val="single" w:sz="4" w:space="0" w:color="auto"/>
            </w:tcBorders>
          </w:tcPr>
          <w:p w14:paraId="1C006287" w14:textId="155E9F3D" w:rsidR="00C62924" w:rsidRPr="00C46406" w:rsidRDefault="00C62924" w:rsidP="00327C1F">
            <w:pPr>
              <w:jc w:val="center"/>
              <w:rPr>
                <w:bCs/>
                <w:sz w:val="16"/>
                <w:szCs w:val="16"/>
              </w:rPr>
            </w:pPr>
            <w:r>
              <w:rPr>
                <w:bCs/>
                <w:sz w:val="16"/>
                <w:szCs w:val="16"/>
              </w:rPr>
              <w:t>Foreground operations</w:t>
            </w:r>
          </w:p>
        </w:tc>
        <w:tc>
          <w:tcPr>
            <w:tcW w:w="2805" w:type="dxa"/>
            <w:gridSpan w:val="4"/>
            <w:tcBorders>
              <w:left w:val="single" w:sz="4" w:space="0" w:color="auto"/>
              <w:bottom w:val="single" w:sz="4" w:space="0" w:color="auto"/>
            </w:tcBorders>
            <w:vAlign w:val="center"/>
          </w:tcPr>
          <w:p w14:paraId="599B7043" w14:textId="71C1062E" w:rsidR="00C62924" w:rsidRPr="00C46406" w:rsidRDefault="00C62924" w:rsidP="00327C1F">
            <w:pPr>
              <w:jc w:val="center"/>
              <w:rPr>
                <w:bCs/>
                <w:sz w:val="16"/>
                <w:szCs w:val="16"/>
              </w:rPr>
            </w:pPr>
            <w:r>
              <w:rPr>
                <w:bCs/>
                <w:sz w:val="16"/>
                <w:szCs w:val="16"/>
              </w:rPr>
              <w:t>Background operations</w:t>
            </w:r>
          </w:p>
        </w:tc>
      </w:tr>
      <w:tr w:rsidR="00C62924" w:rsidRPr="00C46406" w14:paraId="1F698D44" w14:textId="3B00ED66" w:rsidTr="00C62924">
        <w:trPr>
          <w:trHeight w:val="298"/>
          <w:jc w:val="center"/>
        </w:trPr>
        <w:tc>
          <w:tcPr>
            <w:tcW w:w="1134" w:type="dxa"/>
            <w:vMerge/>
            <w:tcBorders>
              <w:right w:val="single" w:sz="4" w:space="0" w:color="auto"/>
            </w:tcBorders>
            <w:noWrap/>
            <w:vAlign w:val="center"/>
            <w:hideMark/>
          </w:tcPr>
          <w:p w14:paraId="25F87490" w14:textId="166F4599" w:rsidR="00C62924" w:rsidRPr="00C46406" w:rsidRDefault="00C62924" w:rsidP="00C62924">
            <w:pPr>
              <w:jc w:val="center"/>
              <w:rPr>
                <w:bCs/>
                <w:sz w:val="16"/>
                <w:szCs w:val="16"/>
              </w:rPr>
            </w:pPr>
          </w:p>
        </w:tc>
        <w:tc>
          <w:tcPr>
            <w:tcW w:w="1276" w:type="dxa"/>
            <w:vMerge/>
            <w:tcBorders>
              <w:top w:val="single" w:sz="4" w:space="0" w:color="auto"/>
              <w:left w:val="single" w:sz="4" w:space="0" w:color="auto"/>
              <w:bottom w:val="single" w:sz="4" w:space="0" w:color="auto"/>
              <w:right w:val="single" w:sz="4" w:space="0" w:color="auto"/>
            </w:tcBorders>
            <w:vAlign w:val="center"/>
          </w:tcPr>
          <w:p w14:paraId="11D557C7" w14:textId="21CE2254" w:rsidR="00C62924" w:rsidRPr="00C46406" w:rsidRDefault="00C62924" w:rsidP="00C62924">
            <w:pPr>
              <w:jc w:val="center"/>
              <w:rPr>
                <w:bCs/>
                <w:sz w:val="16"/>
                <w:szCs w:val="16"/>
              </w:rPr>
            </w:pPr>
          </w:p>
        </w:tc>
        <w:tc>
          <w:tcPr>
            <w:tcW w:w="709" w:type="dxa"/>
            <w:tcBorders>
              <w:top w:val="single" w:sz="4" w:space="0" w:color="auto"/>
              <w:left w:val="single" w:sz="4" w:space="0" w:color="auto"/>
              <w:bottom w:val="single" w:sz="4" w:space="0" w:color="auto"/>
            </w:tcBorders>
            <w:noWrap/>
            <w:vAlign w:val="center"/>
            <w:hideMark/>
          </w:tcPr>
          <w:p w14:paraId="479C814B" w14:textId="1B5089F9" w:rsidR="00C62924" w:rsidRPr="00C46406" w:rsidRDefault="00C62924" w:rsidP="00C62924">
            <w:pPr>
              <w:jc w:val="center"/>
              <w:rPr>
                <w:bCs/>
                <w:sz w:val="16"/>
                <w:szCs w:val="16"/>
              </w:rPr>
            </w:pPr>
            <w:r w:rsidRPr="00C46406">
              <w:rPr>
                <w:bCs/>
                <w:sz w:val="16"/>
                <w:szCs w:val="16"/>
              </w:rPr>
              <w:t># commits</w:t>
            </w:r>
          </w:p>
        </w:tc>
        <w:tc>
          <w:tcPr>
            <w:tcW w:w="515" w:type="dxa"/>
            <w:noWrap/>
            <w:vAlign w:val="center"/>
            <w:hideMark/>
          </w:tcPr>
          <w:p w14:paraId="5A18F0F0" w14:textId="7F382F31" w:rsidR="00C62924" w:rsidRPr="00C46406" w:rsidRDefault="00C62924" w:rsidP="00C62924">
            <w:pPr>
              <w:jc w:val="center"/>
              <w:rPr>
                <w:bCs/>
                <w:sz w:val="16"/>
                <w:szCs w:val="16"/>
              </w:rPr>
            </w:pPr>
            <w:r w:rsidRPr="00C46406">
              <w:rPr>
                <w:bCs/>
                <w:sz w:val="16"/>
                <w:szCs w:val="16"/>
              </w:rPr>
              <w:t>MB</w:t>
            </w:r>
          </w:p>
        </w:tc>
        <w:tc>
          <w:tcPr>
            <w:tcW w:w="619" w:type="dxa"/>
            <w:noWrap/>
            <w:vAlign w:val="center"/>
            <w:hideMark/>
          </w:tcPr>
          <w:p w14:paraId="09E00719" w14:textId="0650F475" w:rsidR="00C62924" w:rsidRPr="00C46406" w:rsidRDefault="00C62924" w:rsidP="00C62924">
            <w:pPr>
              <w:jc w:val="center"/>
              <w:rPr>
                <w:bCs/>
                <w:sz w:val="16"/>
                <w:szCs w:val="16"/>
              </w:rPr>
            </w:pPr>
            <w:r w:rsidRPr="00C46406">
              <w:rPr>
                <w:bCs/>
                <w:sz w:val="16"/>
                <w:szCs w:val="16"/>
              </w:rPr>
              <w:t># files</w:t>
            </w:r>
          </w:p>
        </w:tc>
        <w:tc>
          <w:tcPr>
            <w:tcW w:w="734" w:type="dxa"/>
            <w:tcBorders>
              <w:top w:val="single" w:sz="4" w:space="0" w:color="auto"/>
              <w:right w:val="single" w:sz="4" w:space="0" w:color="auto"/>
            </w:tcBorders>
            <w:noWrap/>
            <w:vAlign w:val="center"/>
            <w:hideMark/>
          </w:tcPr>
          <w:p w14:paraId="727D10BD" w14:textId="0C76D97B" w:rsidR="00C62924" w:rsidRPr="00C46406" w:rsidRDefault="00C62924" w:rsidP="00C62924">
            <w:pPr>
              <w:jc w:val="center"/>
              <w:rPr>
                <w:bCs/>
                <w:sz w:val="16"/>
                <w:szCs w:val="16"/>
              </w:rPr>
            </w:pPr>
            <w:r w:rsidRPr="00C46406">
              <w:rPr>
                <w:bCs/>
                <w:sz w:val="16"/>
                <w:szCs w:val="16"/>
              </w:rPr>
              <w:t>#</w:t>
            </w:r>
            <w:ins w:id="2214" w:author="Cristiano Cesario" w:date="2014-06-27T15:02:00Z">
              <w:r>
                <w:rPr>
                  <w:bCs/>
                  <w:sz w:val="16"/>
                  <w:szCs w:val="16"/>
                </w:rPr>
                <w:t xml:space="preserve"> </w:t>
              </w:r>
            </w:ins>
            <w:del w:id="2215" w:author="Cristiano Cesario" w:date="2014-06-27T15:02:00Z">
              <w:r w:rsidRPr="00C46406" w:rsidDel="004967F4">
                <w:rPr>
                  <w:bCs/>
                  <w:sz w:val="16"/>
                  <w:szCs w:val="16"/>
                </w:rPr>
                <w:delText>nodes</w:delText>
              </w:r>
            </w:del>
            <w:ins w:id="2216" w:author="Cristiano Cesario" w:date="2014-06-27T15:02:00Z">
              <w:r>
                <w:rPr>
                  <w:bCs/>
                  <w:sz w:val="16"/>
                  <w:szCs w:val="16"/>
                </w:rPr>
                <w:t>peers</w:t>
              </w:r>
            </w:ins>
          </w:p>
        </w:tc>
        <w:tc>
          <w:tcPr>
            <w:tcW w:w="683" w:type="dxa"/>
            <w:tcBorders>
              <w:top w:val="single" w:sz="4" w:space="0" w:color="auto"/>
            </w:tcBorders>
            <w:vAlign w:val="center"/>
          </w:tcPr>
          <w:p w14:paraId="0E5005B4" w14:textId="77871DEB" w:rsidR="00C62924" w:rsidRPr="00C46406" w:rsidRDefault="00C62924" w:rsidP="00C62924">
            <w:pPr>
              <w:jc w:val="center"/>
              <w:rPr>
                <w:ins w:id="2217" w:author="Cristiano Cesario" w:date="2014-06-29T14:39:00Z"/>
                <w:bCs/>
                <w:sz w:val="16"/>
                <w:szCs w:val="16"/>
              </w:rPr>
            </w:pPr>
            <w:ins w:id="2218" w:author="Cristiano Cesario" w:date="2014-06-29T14:39:00Z">
              <w:r w:rsidRPr="00C46406">
                <w:rPr>
                  <w:bCs/>
                  <w:sz w:val="16"/>
                  <w:szCs w:val="16"/>
                </w:rPr>
                <w:t>Commit History</w:t>
              </w:r>
            </w:ins>
          </w:p>
        </w:tc>
        <w:tc>
          <w:tcPr>
            <w:tcW w:w="709" w:type="dxa"/>
            <w:tcBorders>
              <w:top w:val="single" w:sz="4" w:space="0" w:color="auto"/>
            </w:tcBorders>
            <w:vAlign w:val="center"/>
          </w:tcPr>
          <w:p w14:paraId="4FC5DE7C" w14:textId="1F775797" w:rsidR="00C62924" w:rsidRPr="00C46406" w:rsidRDefault="00932727" w:rsidP="005C05E4">
            <w:pPr>
              <w:jc w:val="center"/>
              <w:rPr>
                <w:bCs/>
                <w:sz w:val="16"/>
                <w:szCs w:val="16"/>
              </w:rPr>
            </w:pPr>
            <w:ins w:id="2219" w:author="Cristiano Cesario" w:date="2014-06-29T14:39:00Z">
              <w:r>
                <w:rPr>
                  <w:bCs/>
                  <w:sz w:val="16"/>
                  <w:szCs w:val="16"/>
                </w:rPr>
                <w:t>Memory Usage</w:t>
              </w:r>
            </w:ins>
            <w:ins w:id="2220" w:author="Cristiano Cesario" w:date="2014-06-29T14:40:00Z">
              <w:r w:rsidR="00C62924">
                <w:rPr>
                  <w:rStyle w:val="Refdenotaderodap"/>
                  <w:bCs/>
                  <w:sz w:val="16"/>
                  <w:szCs w:val="16"/>
                </w:rPr>
                <w:footnoteReference w:id="19"/>
              </w:r>
            </w:ins>
            <w:del w:id="2228" w:author="Cristiano Cesario" w:date="2014-06-29T14:39:00Z">
              <w:r w:rsidR="00C62924" w:rsidRPr="00C46406" w:rsidDel="00C62924">
                <w:rPr>
                  <w:bCs/>
                  <w:sz w:val="16"/>
                  <w:szCs w:val="16"/>
                </w:rPr>
                <w:delText>Commit History</w:delText>
              </w:r>
            </w:del>
          </w:p>
        </w:tc>
        <w:tc>
          <w:tcPr>
            <w:tcW w:w="851" w:type="dxa"/>
            <w:tcBorders>
              <w:top w:val="single" w:sz="4" w:space="0" w:color="auto"/>
              <w:right w:val="single" w:sz="4" w:space="0" w:color="auto"/>
            </w:tcBorders>
            <w:vAlign w:val="center"/>
          </w:tcPr>
          <w:p w14:paraId="3AAE2D26" w14:textId="10BD1FED" w:rsidR="00C62924" w:rsidRPr="00C46406" w:rsidRDefault="00C62924" w:rsidP="00C62924">
            <w:pPr>
              <w:jc w:val="center"/>
              <w:rPr>
                <w:bCs/>
                <w:sz w:val="16"/>
                <w:szCs w:val="16"/>
              </w:rPr>
            </w:pPr>
            <w:r w:rsidRPr="00C46406">
              <w:rPr>
                <w:bCs/>
                <w:sz w:val="16"/>
                <w:szCs w:val="16"/>
              </w:rPr>
              <w:t>Topology</w:t>
            </w:r>
          </w:p>
        </w:tc>
        <w:tc>
          <w:tcPr>
            <w:tcW w:w="567" w:type="dxa"/>
            <w:tcBorders>
              <w:top w:val="single" w:sz="4" w:space="0" w:color="auto"/>
              <w:left w:val="single" w:sz="4" w:space="0" w:color="auto"/>
              <w:bottom w:val="single" w:sz="4" w:space="0" w:color="auto"/>
            </w:tcBorders>
            <w:vAlign w:val="center"/>
          </w:tcPr>
          <w:p w14:paraId="133B1E47" w14:textId="3B7D493C" w:rsidR="00C62924" w:rsidRPr="00C46406" w:rsidRDefault="00C62924" w:rsidP="00C62924">
            <w:pPr>
              <w:jc w:val="center"/>
              <w:rPr>
                <w:bCs/>
                <w:sz w:val="16"/>
                <w:szCs w:val="16"/>
              </w:rPr>
            </w:pPr>
            <w:r>
              <w:rPr>
                <w:bCs/>
                <w:sz w:val="16"/>
                <w:szCs w:val="16"/>
              </w:rPr>
              <w:t>Insert 1</w:t>
            </w:r>
            <w:r w:rsidRPr="00D81735">
              <w:rPr>
                <w:bCs/>
                <w:sz w:val="16"/>
                <w:szCs w:val="16"/>
                <w:vertAlign w:val="superscript"/>
              </w:rPr>
              <w:t>st</w:t>
            </w:r>
          </w:p>
        </w:tc>
        <w:tc>
          <w:tcPr>
            <w:tcW w:w="567" w:type="dxa"/>
            <w:tcBorders>
              <w:top w:val="single" w:sz="4" w:space="0" w:color="auto"/>
              <w:right w:val="nil"/>
            </w:tcBorders>
            <w:vAlign w:val="center"/>
          </w:tcPr>
          <w:p w14:paraId="6273AF31" w14:textId="34391A35" w:rsidR="00C62924" w:rsidRPr="00C46406" w:rsidRDefault="00C62924" w:rsidP="00C62924">
            <w:pPr>
              <w:jc w:val="center"/>
              <w:rPr>
                <w:bCs/>
                <w:sz w:val="16"/>
                <w:szCs w:val="16"/>
              </w:rPr>
            </w:pPr>
            <w:r>
              <w:rPr>
                <w:bCs/>
                <w:sz w:val="16"/>
                <w:szCs w:val="16"/>
              </w:rPr>
              <w:t>Insert 2</w:t>
            </w:r>
            <w:r w:rsidRPr="00D81735">
              <w:rPr>
                <w:bCs/>
                <w:sz w:val="16"/>
                <w:szCs w:val="16"/>
                <w:vertAlign w:val="superscript"/>
              </w:rPr>
              <w:t>nd</w:t>
            </w:r>
          </w:p>
        </w:tc>
        <w:tc>
          <w:tcPr>
            <w:tcW w:w="850" w:type="dxa"/>
            <w:tcBorders>
              <w:top w:val="single" w:sz="4" w:space="0" w:color="auto"/>
              <w:left w:val="nil"/>
              <w:bottom w:val="single" w:sz="4" w:space="0" w:color="auto"/>
            </w:tcBorders>
            <w:vAlign w:val="center"/>
          </w:tcPr>
          <w:p w14:paraId="0B3A870E" w14:textId="610A47DC" w:rsidR="00C62924" w:rsidRPr="00C46406" w:rsidRDefault="00C62924" w:rsidP="00C62924">
            <w:pPr>
              <w:jc w:val="center"/>
              <w:rPr>
                <w:bCs/>
                <w:sz w:val="16"/>
                <w:szCs w:val="16"/>
              </w:rPr>
            </w:pPr>
            <w:r w:rsidRPr="00C46406">
              <w:rPr>
                <w:bCs/>
                <w:sz w:val="16"/>
                <w:szCs w:val="16"/>
              </w:rPr>
              <w:t>Check Branches</w:t>
            </w:r>
          </w:p>
        </w:tc>
        <w:tc>
          <w:tcPr>
            <w:tcW w:w="821" w:type="dxa"/>
            <w:vAlign w:val="center"/>
          </w:tcPr>
          <w:p w14:paraId="2DA03CDF" w14:textId="7700169D" w:rsidR="00C62924" w:rsidRPr="00C46406" w:rsidRDefault="00C62924" w:rsidP="00C62924">
            <w:pPr>
              <w:jc w:val="center"/>
              <w:rPr>
                <w:bCs/>
                <w:sz w:val="16"/>
                <w:szCs w:val="16"/>
              </w:rPr>
            </w:pPr>
            <w:r w:rsidRPr="00C46406">
              <w:rPr>
                <w:bCs/>
                <w:sz w:val="16"/>
                <w:szCs w:val="16"/>
              </w:rPr>
              <w:t>Update Topology</w:t>
            </w:r>
          </w:p>
        </w:tc>
      </w:tr>
      <w:tr w:rsidR="00C62924" w:rsidRPr="00C46406" w14:paraId="3C048EAD" w14:textId="774BF02E" w:rsidTr="00C62924">
        <w:trPr>
          <w:trHeight w:val="63"/>
          <w:jc w:val="center"/>
        </w:trPr>
        <w:tc>
          <w:tcPr>
            <w:tcW w:w="1134" w:type="dxa"/>
            <w:tcBorders>
              <w:right w:val="single" w:sz="4" w:space="0" w:color="auto"/>
            </w:tcBorders>
            <w:noWrap/>
            <w:vAlign w:val="center"/>
            <w:hideMark/>
          </w:tcPr>
          <w:p w14:paraId="2F5D2FEA" w14:textId="77777777" w:rsidR="00C62924" w:rsidRPr="00C46406" w:rsidRDefault="00C62924" w:rsidP="00C62924">
            <w:pPr>
              <w:rPr>
                <w:bCs/>
                <w:sz w:val="16"/>
                <w:szCs w:val="16"/>
              </w:rPr>
            </w:pPr>
            <w:r w:rsidRPr="00C46406">
              <w:rPr>
                <w:bCs/>
                <w:sz w:val="16"/>
                <w:szCs w:val="16"/>
              </w:rPr>
              <w:t>DyeVC</w:t>
            </w:r>
          </w:p>
        </w:tc>
        <w:tc>
          <w:tcPr>
            <w:tcW w:w="1276" w:type="dxa"/>
            <w:tcBorders>
              <w:top w:val="single" w:sz="4" w:space="0" w:color="auto"/>
              <w:left w:val="single" w:sz="4" w:space="0" w:color="auto"/>
              <w:bottom w:val="single" w:sz="4" w:space="0" w:color="auto"/>
              <w:right w:val="single" w:sz="4" w:space="0" w:color="auto"/>
            </w:tcBorders>
            <w:vAlign w:val="center"/>
          </w:tcPr>
          <w:p w14:paraId="34F72D27" w14:textId="689A9101"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503DF0E" w14:textId="4095269D" w:rsidR="00C62924" w:rsidRPr="00C46406" w:rsidRDefault="00C62924" w:rsidP="00C62924">
            <w:pPr>
              <w:jc w:val="center"/>
              <w:rPr>
                <w:sz w:val="16"/>
                <w:szCs w:val="16"/>
              </w:rPr>
            </w:pPr>
            <w:r w:rsidRPr="00C46406">
              <w:rPr>
                <w:sz w:val="16"/>
                <w:szCs w:val="16"/>
              </w:rPr>
              <w:t>187</w:t>
            </w:r>
          </w:p>
        </w:tc>
        <w:tc>
          <w:tcPr>
            <w:tcW w:w="515" w:type="dxa"/>
            <w:noWrap/>
            <w:vAlign w:val="center"/>
            <w:hideMark/>
          </w:tcPr>
          <w:p w14:paraId="2090D4A9" w14:textId="4B8B5D8A" w:rsidR="00C62924" w:rsidRPr="00C46406" w:rsidRDefault="00C62924" w:rsidP="00C62924">
            <w:pPr>
              <w:jc w:val="center"/>
              <w:rPr>
                <w:sz w:val="16"/>
                <w:szCs w:val="16"/>
              </w:rPr>
            </w:pPr>
            <w:r w:rsidRPr="00C46406">
              <w:rPr>
                <w:sz w:val="16"/>
                <w:szCs w:val="16"/>
              </w:rPr>
              <w:t>1</w:t>
            </w:r>
            <w:r>
              <w:rPr>
                <w:sz w:val="16"/>
                <w:szCs w:val="16"/>
              </w:rPr>
              <w:t>.0</w:t>
            </w:r>
          </w:p>
        </w:tc>
        <w:tc>
          <w:tcPr>
            <w:tcW w:w="619" w:type="dxa"/>
            <w:noWrap/>
            <w:vAlign w:val="center"/>
            <w:hideMark/>
          </w:tcPr>
          <w:p w14:paraId="6F3B1030" w14:textId="77777777" w:rsidR="00C62924" w:rsidRPr="00C46406" w:rsidRDefault="00C62924" w:rsidP="00C62924">
            <w:pPr>
              <w:jc w:val="center"/>
              <w:rPr>
                <w:sz w:val="16"/>
                <w:szCs w:val="16"/>
              </w:rPr>
            </w:pPr>
            <w:r w:rsidRPr="00C46406">
              <w:rPr>
                <w:sz w:val="16"/>
                <w:szCs w:val="16"/>
              </w:rPr>
              <w:t>539</w:t>
            </w:r>
          </w:p>
        </w:tc>
        <w:tc>
          <w:tcPr>
            <w:tcW w:w="734" w:type="dxa"/>
            <w:tcBorders>
              <w:right w:val="single" w:sz="4" w:space="0" w:color="auto"/>
            </w:tcBorders>
            <w:noWrap/>
            <w:vAlign w:val="center"/>
            <w:hideMark/>
          </w:tcPr>
          <w:p w14:paraId="47E8F580" w14:textId="77777777" w:rsidR="00C62924" w:rsidRPr="00C46406" w:rsidRDefault="00C62924" w:rsidP="00C62924">
            <w:pPr>
              <w:jc w:val="center"/>
              <w:rPr>
                <w:sz w:val="16"/>
                <w:szCs w:val="16"/>
              </w:rPr>
            </w:pPr>
            <w:r w:rsidRPr="00C46406">
              <w:rPr>
                <w:sz w:val="16"/>
                <w:szCs w:val="16"/>
              </w:rPr>
              <w:t>6</w:t>
            </w:r>
          </w:p>
        </w:tc>
        <w:tc>
          <w:tcPr>
            <w:tcW w:w="683" w:type="dxa"/>
            <w:vAlign w:val="center"/>
          </w:tcPr>
          <w:p w14:paraId="680BFAAA" w14:textId="1593B4AA" w:rsidR="00C62924" w:rsidRPr="00C46406" w:rsidRDefault="00C62924" w:rsidP="00C62924">
            <w:pPr>
              <w:jc w:val="center"/>
              <w:rPr>
                <w:ins w:id="2229" w:author="Cristiano Cesario" w:date="2014-06-29T14:39:00Z"/>
                <w:sz w:val="16"/>
                <w:szCs w:val="16"/>
              </w:rPr>
            </w:pPr>
            <w:ins w:id="2230" w:author="Cristiano Cesario" w:date="2014-06-29T14:39:00Z">
              <w:r w:rsidRPr="00C46406">
                <w:rPr>
                  <w:sz w:val="16"/>
                  <w:szCs w:val="16"/>
                </w:rPr>
                <w:t>3</w:t>
              </w:r>
              <w:r>
                <w:rPr>
                  <w:sz w:val="16"/>
                  <w:szCs w:val="16"/>
                </w:rPr>
                <w:t>.</w:t>
              </w:r>
              <w:r w:rsidRPr="00C46406">
                <w:rPr>
                  <w:sz w:val="16"/>
                  <w:szCs w:val="16"/>
                </w:rPr>
                <w:t>5</w:t>
              </w:r>
            </w:ins>
          </w:p>
        </w:tc>
        <w:tc>
          <w:tcPr>
            <w:tcW w:w="709" w:type="dxa"/>
          </w:tcPr>
          <w:p w14:paraId="7937B9BF" w14:textId="5A2CABFD" w:rsidR="00C62924" w:rsidRPr="005C05E4" w:rsidRDefault="00C62924" w:rsidP="00C62924">
            <w:pPr>
              <w:jc w:val="center"/>
              <w:rPr>
                <w:sz w:val="16"/>
                <w:szCs w:val="16"/>
              </w:rPr>
            </w:pPr>
            <w:ins w:id="2231" w:author="Cristiano Cesario" w:date="2014-06-29T14:42:00Z">
              <w:r w:rsidRPr="00C62924">
                <w:rPr>
                  <w:sz w:val="16"/>
                  <w:szCs w:val="16"/>
                  <w:rPrChange w:id="2232" w:author="Cristiano Cesario" w:date="2014-06-29T14:42:00Z">
                    <w:rPr/>
                  </w:rPrChange>
                </w:rPr>
                <w:t>15</w:t>
              </w:r>
            </w:ins>
            <w:del w:id="2233" w:author="Cristiano Cesario" w:date="2014-06-29T14:39:00Z">
              <w:r w:rsidRPr="005C05E4" w:rsidDel="00C62924">
                <w:rPr>
                  <w:sz w:val="16"/>
                  <w:szCs w:val="16"/>
                </w:rPr>
                <w:delText>3.5</w:delText>
              </w:r>
            </w:del>
          </w:p>
        </w:tc>
        <w:tc>
          <w:tcPr>
            <w:tcW w:w="851" w:type="dxa"/>
            <w:tcBorders>
              <w:right w:val="single" w:sz="4" w:space="0" w:color="auto"/>
            </w:tcBorders>
            <w:vAlign w:val="center"/>
          </w:tcPr>
          <w:p w14:paraId="6E16E444" w14:textId="729075C7" w:rsidR="00C62924" w:rsidRPr="00C46406" w:rsidRDefault="00C62924" w:rsidP="00C62924">
            <w:pPr>
              <w:jc w:val="center"/>
              <w:rPr>
                <w:sz w:val="16"/>
                <w:szCs w:val="16"/>
              </w:rPr>
            </w:pPr>
            <w:r w:rsidRPr="00C46406">
              <w:rPr>
                <w:sz w:val="16"/>
                <w:szCs w:val="16"/>
              </w:rPr>
              <w:t>2</w:t>
            </w:r>
            <w:r>
              <w:rPr>
                <w:sz w:val="16"/>
                <w:szCs w:val="16"/>
              </w:rPr>
              <w:t>.</w:t>
            </w:r>
            <w:r w:rsidRPr="00C46406">
              <w:rPr>
                <w:sz w:val="16"/>
                <w:szCs w:val="16"/>
              </w:rPr>
              <w:t>7</w:t>
            </w:r>
          </w:p>
        </w:tc>
        <w:tc>
          <w:tcPr>
            <w:tcW w:w="567" w:type="dxa"/>
            <w:tcBorders>
              <w:top w:val="single" w:sz="4" w:space="0" w:color="auto"/>
              <w:left w:val="single" w:sz="4" w:space="0" w:color="auto"/>
              <w:bottom w:val="single" w:sz="4" w:space="0" w:color="auto"/>
            </w:tcBorders>
            <w:vAlign w:val="center"/>
          </w:tcPr>
          <w:p w14:paraId="0AB8C9FB" w14:textId="2B03573E" w:rsidR="00C62924" w:rsidRPr="00C46406" w:rsidRDefault="00C62924" w:rsidP="00C62924">
            <w:pPr>
              <w:jc w:val="center"/>
              <w:rPr>
                <w:sz w:val="16"/>
                <w:szCs w:val="16"/>
              </w:rPr>
            </w:pPr>
            <w:r w:rsidRPr="00C46406">
              <w:rPr>
                <w:sz w:val="16"/>
                <w:szCs w:val="16"/>
              </w:rPr>
              <w:t>12</w:t>
            </w:r>
            <w:r>
              <w:rPr>
                <w:sz w:val="16"/>
                <w:szCs w:val="16"/>
              </w:rPr>
              <w:t>.</w:t>
            </w:r>
            <w:r w:rsidRPr="00C46406">
              <w:rPr>
                <w:sz w:val="16"/>
                <w:szCs w:val="16"/>
              </w:rPr>
              <w:t>4</w:t>
            </w:r>
          </w:p>
        </w:tc>
        <w:tc>
          <w:tcPr>
            <w:tcW w:w="567" w:type="dxa"/>
            <w:tcBorders>
              <w:right w:val="nil"/>
            </w:tcBorders>
            <w:vAlign w:val="center"/>
          </w:tcPr>
          <w:p w14:paraId="397D5A15" w14:textId="3A36BA6B" w:rsidR="00C62924" w:rsidRPr="00C46406" w:rsidRDefault="00C62924" w:rsidP="00C62924">
            <w:pPr>
              <w:jc w:val="center"/>
              <w:rPr>
                <w:sz w:val="16"/>
                <w:szCs w:val="16"/>
              </w:rPr>
            </w:pPr>
            <w:r w:rsidRPr="00C46406">
              <w:rPr>
                <w:sz w:val="16"/>
                <w:szCs w:val="16"/>
              </w:rPr>
              <w:t>16</w:t>
            </w:r>
            <w:r>
              <w:rPr>
                <w:sz w:val="16"/>
                <w:szCs w:val="16"/>
              </w:rPr>
              <w:t>.</w:t>
            </w:r>
            <w:r w:rsidRPr="00C46406">
              <w:rPr>
                <w:sz w:val="16"/>
                <w:szCs w:val="16"/>
              </w:rPr>
              <w:t>1</w:t>
            </w:r>
          </w:p>
        </w:tc>
        <w:tc>
          <w:tcPr>
            <w:tcW w:w="850" w:type="dxa"/>
            <w:tcBorders>
              <w:top w:val="single" w:sz="4" w:space="0" w:color="auto"/>
              <w:left w:val="nil"/>
              <w:bottom w:val="single" w:sz="4" w:space="0" w:color="auto"/>
            </w:tcBorders>
            <w:vAlign w:val="center"/>
          </w:tcPr>
          <w:p w14:paraId="6357EABD" w14:textId="609A6CFE"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7</w:t>
            </w:r>
          </w:p>
        </w:tc>
        <w:tc>
          <w:tcPr>
            <w:tcW w:w="821" w:type="dxa"/>
            <w:vAlign w:val="center"/>
          </w:tcPr>
          <w:p w14:paraId="374A0541" w14:textId="1F54291D"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4</w:t>
            </w:r>
          </w:p>
        </w:tc>
      </w:tr>
      <w:tr w:rsidR="00C62924" w:rsidRPr="00C46406" w14:paraId="2EB64A71" w14:textId="2DB861DC" w:rsidTr="00C62924">
        <w:trPr>
          <w:trHeight w:val="151"/>
          <w:jc w:val="center"/>
        </w:trPr>
        <w:tc>
          <w:tcPr>
            <w:tcW w:w="1134" w:type="dxa"/>
            <w:tcBorders>
              <w:right w:val="single" w:sz="4" w:space="0" w:color="auto"/>
            </w:tcBorders>
            <w:noWrap/>
            <w:vAlign w:val="center"/>
            <w:hideMark/>
          </w:tcPr>
          <w:p w14:paraId="15E2459D" w14:textId="77777777" w:rsidR="00C62924" w:rsidRPr="00C46406" w:rsidRDefault="00C62924" w:rsidP="00C62924">
            <w:pPr>
              <w:rPr>
                <w:bCs/>
                <w:sz w:val="16"/>
                <w:szCs w:val="16"/>
              </w:rPr>
            </w:pPr>
            <w:proofErr w:type="spellStart"/>
            <w:r w:rsidRPr="00C46406">
              <w:rPr>
                <w:bCs/>
                <w:sz w:val="16"/>
                <w:szCs w:val="16"/>
              </w:rPr>
              <w:t>Sapos</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5A503743" w14:textId="09B6A41A"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4954572" w14:textId="098BFC06" w:rsidR="00C62924" w:rsidRPr="00C46406" w:rsidRDefault="00C62924" w:rsidP="00C62924">
            <w:pPr>
              <w:jc w:val="center"/>
              <w:rPr>
                <w:sz w:val="16"/>
                <w:szCs w:val="16"/>
              </w:rPr>
            </w:pPr>
            <w:r w:rsidRPr="00C46406">
              <w:rPr>
                <w:sz w:val="16"/>
                <w:szCs w:val="16"/>
              </w:rPr>
              <w:t>702</w:t>
            </w:r>
          </w:p>
        </w:tc>
        <w:tc>
          <w:tcPr>
            <w:tcW w:w="515" w:type="dxa"/>
            <w:noWrap/>
            <w:vAlign w:val="center"/>
            <w:hideMark/>
          </w:tcPr>
          <w:p w14:paraId="0D95DCBE" w14:textId="19662A53" w:rsidR="00C62924" w:rsidRPr="00C46406" w:rsidRDefault="00C62924" w:rsidP="00C62924">
            <w:pPr>
              <w:jc w:val="center"/>
              <w:rPr>
                <w:sz w:val="16"/>
                <w:szCs w:val="16"/>
              </w:rPr>
            </w:pPr>
            <w:r w:rsidRPr="00C46406">
              <w:rPr>
                <w:sz w:val="16"/>
                <w:szCs w:val="16"/>
              </w:rPr>
              <w:t>7</w:t>
            </w:r>
            <w:r>
              <w:rPr>
                <w:sz w:val="16"/>
                <w:szCs w:val="16"/>
              </w:rPr>
              <w:t>.0</w:t>
            </w:r>
          </w:p>
        </w:tc>
        <w:tc>
          <w:tcPr>
            <w:tcW w:w="619" w:type="dxa"/>
            <w:noWrap/>
            <w:vAlign w:val="center"/>
            <w:hideMark/>
          </w:tcPr>
          <w:p w14:paraId="49420C96" w14:textId="77777777" w:rsidR="00C62924" w:rsidRPr="00C46406" w:rsidRDefault="00C62924" w:rsidP="00C62924">
            <w:pPr>
              <w:jc w:val="center"/>
              <w:rPr>
                <w:sz w:val="16"/>
                <w:szCs w:val="16"/>
              </w:rPr>
            </w:pPr>
            <w:r w:rsidRPr="00C46406">
              <w:rPr>
                <w:sz w:val="16"/>
                <w:szCs w:val="16"/>
              </w:rPr>
              <w:t>685</w:t>
            </w:r>
          </w:p>
        </w:tc>
        <w:tc>
          <w:tcPr>
            <w:tcW w:w="734" w:type="dxa"/>
            <w:tcBorders>
              <w:right w:val="single" w:sz="4" w:space="0" w:color="auto"/>
            </w:tcBorders>
            <w:noWrap/>
            <w:vAlign w:val="center"/>
            <w:hideMark/>
          </w:tcPr>
          <w:p w14:paraId="05E9ACBD" w14:textId="77777777" w:rsidR="00C62924" w:rsidRPr="00C46406" w:rsidRDefault="00C62924" w:rsidP="00C62924">
            <w:pPr>
              <w:jc w:val="center"/>
              <w:rPr>
                <w:sz w:val="16"/>
                <w:szCs w:val="16"/>
              </w:rPr>
            </w:pPr>
            <w:r w:rsidRPr="00C46406">
              <w:rPr>
                <w:sz w:val="16"/>
                <w:szCs w:val="16"/>
              </w:rPr>
              <w:t>11</w:t>
            </w:r>
          </w:p>
        </w:tc>
        <w:tc>
          <w:tcPr>
            <w:tcW w:w="683" w:type="dxa"/>
            <w:vAlign w:val="center"/>
          </w:tcPr>
          <w:p w14:paraId="380D683D" w14:textId="5E868DA3" w:rsidR="00C62924" w:rsidRPr="00C46406" w:rsidRDefault="00C62924" w:rsidP="00C62924">
            <w:pPr>
              <w:jc w:val="center"/>
              <w:rPr>
                <w:ins w:id="2234" w:author="Cristiano Cesario" w:date="2014-06-29T14:39:00Z"/>
                <w:sz w:val="16"/>
                <w:szCs w:val="16"/>
              </w:rPr>
            </w:pPr>
            <w:ins w:id="2235" w:author="Cristiano Cesario" w:date="2014-06-29T14:39:00Z">
              <w:r w:rsidRPr="00C46406">
                <w:rPr>
                  <w:sz w:val="16"/>
                  <w:szCs w:val="16"/>
                </w:rPr>
                <w:t>5</w:t>
              </w:r>
              <w:r>
                <w:rPr>
                  <w:sz w:val="16"/>
                  <w:szCs w:val="16"/>
                </w:rPr>
                <w:t>.</w:t>
              </w:r>
              <w:r w:rsidRPr="00C46406">
                <w:rPr>
                  <w:sz w:val="16"/>
                  <w:szCs w:val="16"/>
                </w:rPr>
                <w:t>6</w:t>
              </w:r>
            </w:ins>
          </w:p>
        </w:tc>
        <w:tc>
          <w:tcPr>
            <w:tcW w:w="709" w:type="dxa"/>
          </w:tcPr>
          <w:p w14:paraId="7C48CC96" w14:textId="7ECEFC39" w:rsidR="00C62924" w:rsidRPr="005C05E4" w:rsidRDefault="00C62924" w:rsidP="00C62924">
            <w:pPr>
              <w:jc w:val="center"/>
              <w:rPr>
                <w:sz w:val="16"/>
                <w:szCs w:val="16"/>
              </w:rPr>
            </w:pPr>
            <w:ins w:id="2236" w:author="Cristiano Cesario" w:date="2014-06-29T14:42:00Z">
              <w:r w:rsidRPr="00C62924">
                <w:rPr>
                  <w:sz w:val="16"/>
                  <w:szCs w:val="16"/>
                  <w:rPrChange w:id="2237" w:author="Cristiano Cesario" w:date="2014-06-29T14:42:00Z">
                    <w:rPr/>
                  </w:rPrChange>
                </w:rPr>
                <w:t>19</w:t>
              </w:r>
            </w:ins>
            <w:del w:id="2238" w:author="Cristiano Cesario" w:date="2014-06-29T14:39:00Z">
              <w:r w:rsidRPr="005C05E4" w:rsidDel="00C62924">
                <w:rPr>
                  <w:sz w:val="16"/>
                  <w:szCs w:val="16"/>
                </w:rPr>
                <w:delText>5.6</w:delText>
              </w:r>
            </w:del>
          </w:p>
        </w:tc>
        <w:tc>
          <w:tcPr>
            <w:tcW w:w="851" w:type="dxa"/>
            <w:tcBorders>
              <w:right w:val="single" w:sz="4" w:space="0" w:color="auto"/>
            </w:tcBorders>
            <w:vAlign w:val="center"/>
          </w:tcPr>
          <w:p w14:paraId="55345399" w14:textId="4AAD6E45"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2</w:t>
            </w:r>
          </w:p>
        </w:tc>
        <w:tc>
          <w:tcPr>
            <w:tcW w:w="567" w:type="dxa"/>
            <w:tcBorders>
              <w:top w:val="single" w:sz="4" w:space="0" w:color="auto"/>
              <w:left w:val="single" w:sz="4" w:space="0" w:color="auto"/>
              <w:bottom w:val="single" w:sz="4" w:space="0" w:color="auto"/>
            </w:tcBorders>
            <w:vAlign w:val="center"/>
          </w:tcPr>
          <w:p w14:paraId="45E7221D" w14:textId="7A6C2A59" w:rsidR="00C62924" w:rsidRPr="00C46406" w:rsidRDefault="00C62924" w:rsidP="00C62924">
            <w:pPr>
              <w:jc w:val="center"/>
              <w:rPr>
                <w:sz w:val="16"/>
                <w:szCs w:val="16"/>
              </w:rPr>
            </w:pPr>
            <w:r w:rsidRPr="00C46406">
              <w:rPr>
                <w:sz w:val="16"/>
                <w:szCs w:val="16"/>
              </w:rPr>
              <w:t>20</w:t>
            </w:r>
            <w:r>
              <w:rPr>
                <w:sz w:val="16"/>
                <w:szCs w:val="16"/>
              </w:rPr>
              <w:t>.</w:t>
            </w:r>
            <w:r w:rsidRPr="00C46406">
              <w:rPr>
                <w:sz w:val="16"/>
                <w:szCs w:val="16"/>
              </w:rPr>
              <w:t>8</w:t>
            </w:r>
          </w:p>
        </w:tc>
        <w:tc>
          <w:tcPr>
            <w:tcW w:w="567" w:type="dxa"/>
            <w:tcBorders>
              <w:right w:val="nil"/>
            </w:tcBorders>
            <w:vAlign w:val="center"/>
          </w:tcPr>
          <w:p w14:paraId="2538B3AC" w14:textId="22A19E02" w:rsidR="00C62924" w:rsidRPr="00C46406" w:rsidRDefault="00C62924" w:rsidP="00C62924">
            <w:pPr>
              <w:jc w:val="center"/>
              <w:rPr>
                <w:sz w:val="16"/>
                <w:szCs w:val="16"/>
              </w:rPr>
            </w:pPr>
            <w:r w:rsidRPr="00C46406">
              <w:rPr>
                <w:sz w:val="16"/>
                <w:szCs w:val="16"/>
              </w:rPr>
              <w:t>22</w:t>
            </w:r>
            <w:r>
              <w:rPr>
                <w:sz w:val="16"/>
                <w:szCs w:val="16"/>
              </w:rPr>
              <w:t>.</w:t>
            </w:r>
            <w:r w:rsidRPr="00C46406">
              <w:rPr>
                <w:sz w:val="16"/>
                <w:szCs w:val="16"/>
              </w:rPr>
              <w:t>6</w:t>
            </w:r>
          </w:p>
        </w:tc>
        <w:tc>
          <w:tcPr>
            <w:tcW w:w="850" w:type="dxa"/>
            <w:tcBorders>
              <w:top w:val="single" w:sz="4" w:space="0" w:color="auto"/>
              <w:left w:val="nil"/>
              <w:bottom w:val="single" w:sz="4" w:space="0" w:color="auto"/>
            </w:tcBorders>
            <w:vAlign w:val="center"/>
          </w:tcPr>
          <w:p w14:paraId="1656D44B" w14:textId="2D376801"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8</w:t>
            </w:r>
          </w:p>
        </w:tc>
        <w:tc>
          <w:tcPr>
            <w:tcW w:w="821" w:type="dxa"/>
            <w:vAlign w:val="center"/>
          </w:tcPr>
          <w:p w14:paraId="158F0732" w14:textId="419DA775" w:rsidR="00C62924" w:rsidRPr="00C46406" w:rsidRDefault="00C62924" w:rsidP="00C62924">
            <w:pPr>
              <w:jc w:val="center"/>
              <w:rPr>
                <w:sz w:val="16"/>
                <w:szCs w:val="16"/>
              </w:rPr>
            </w:pPr>
            <w:r w:rsidRPr="00C46406">
              <w:rPr>
                <w:sz w:val="16"/>
                <w:szCs w:val="16"/>
              </w:rPr>
              <w:t>5</w:t>
            </w:r>
            <w:r>
              <w:rPr>
                <w:sz w:val="16"/>
                <w:szCs w:val="16"/>
              </w:rPr>
              <w:t>.</w:t>
            </w:r>
            <w:r w:rsidRPr="00C46406">
              <w:rPr>
                <w:sz w:val="16"/>
                <w:szCs w:val="16"/>
              </w:rPr>
              <w:t>2</w:t>
            </w:r>
          </w:p>
        </w:tc>
      </w:tr>
      <w:tr w:rsidR="00C62924" w:rsidRPr="00C46406" w14:paraId="35D27E7A" w14:textId="2B13CD93" w:rsidTr="00C62924">
        <w:trPr>
          <w:trHeight w:val="97"/>
          <w:jc w:val="center"/>
        </w:trPr>
        <w:tc>
          <w:tcPr>
            <w:tcW w:w="1134" w:type="dxa"/>
            <w:tcBorders>
              <w:right w:val="single" w:sz="4" w:space="0" w:color="auto"/>
            </w:tcBorders>
            <w:noWrap/>
            <w:vAlign w:val="center"/>
            <w:hideMark/>
          </w:tcPr>
          <w:p w14:paraId="22528E7E" w14:textId="77777777" w:rsidR="00C62924" w:rsidRPr="00C46406" w:rsidRDefault="00C62924" w:rsidP="00C62924">
            <w:pPr>
              <w:rPr>
                <w:bCs/>
                <w:sz w:val="16"/>
                <w:szCs w:val="16"/>
              </w:rPr>
            </w:pPr>
            <w:proofErr w:type="spellStart"/>
            <w:r w:rsidRPr="00C46406">
              <w:rPr>
                <w:bCs/>
                <w:sz w:val="16"/>
                <w:szCs w:val="16"/>
              </w:rPr>
              <w:t>jgit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058A5A17" w14:textId="6A960C74" w:rsidR="00C62924" w:rsidRPr="00C46406" w:rsidRDefault="00C62924" w:rsidP="00C62924">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54314F83" w14:textId="658D5B6C" w:rsidR="00C62924" w:rsidRPr="00C46406" w:rsidRDefault="00C62924" w:rsidP="00C62924">
            <w:pPr>
              <w:jc w:val="center"/>
              <w:rPr>
                <w:sz w:val="16"/>
                <w:szCs w:val="16"/>
              </w:rPr>
            </w:pPr>
            <w:r w:rsidRPr="00C46406">
              <w:rPr>
                <w:sz w:val="16"/>
                <w:szCs w:val="16"/>
              </w:rPr>
              <w:t>2</w:t>
            </w:r>
            <w:ins w:id="2239" w:author="Cristiano Cesario" w:date="2014-06-29T14:43:00Z">
              <w:r>
                <w:rPr>
                  <w:sz w:val="16"/>
                  <w:szCs w:val="16"/>
                </w:rPr>
                <w:t>,</w:t>
              </w:r>
            </w:ins>
            <w:r w:rsidRPr="00C46406">
              <w:rPr>
                <w:sz w:val="16"/>
                <w:szCs w:val="16"/>
              </w:rPr>
              <w:t>979</w:t>
            </w:r>
          </w:p>
        </w:tc>
        <w:tc>
          <w:tcPr>
            <w:tcW w:w="515" w:type="dxa"/>
            <w:noWrap/>
            <w:vAlign w:val="center"/>
            <w:hideMark/>
          </w:tcPr>
          <w:p w14:paraId="02C44955" w14:textId="7F7263FA" w:rsidR="00C62924" w:rsidRPr="00C46406" w:rsidRDefault="00C62924" w:rsidP="00C62924">
            <w:pPr>
              <w:jc w:val="center"/>
              <w:rPr>
                <w:sz w:val="16"/>
                <w:szCs w:val="16"/>
              </w:rPr>
            </w:pPr>
            <w:r w:rsidRPr="00C46406">
              <w:rPr>
                <w:sz w:val="16"/>
                <w:szCs w:val="16"/>
              </w:rPr>
              <w:t>10</w:t>
            </w:r>
            <w:r>
              <w:rPr>
                <w:sz w:val="16"/>
                <w:szCs w:val="16"/>
              </w:rPr>
              <w:t>.0</w:t>
            </w:r>
          </w:p>
        </w:tc>
        <w:tc>
          <w:tcPr>
            <w:tcW w:w="619" w:type="dxa"/>
            <w:noWrap/>
            <w:vAlign w:val="center"/>
            <w:hideMark/>
          </w:tcPr>
          <w:p w14:paraId="3F3DF535" w14:textId="00129FE9" w:rsidR="00C62924" w:rsidRPr="00C46406" w:rsidRDefault="00C62924" w:rsidP="00C62924">
            <w:pPr>
              <w:jc w:val="center"/>
              <w:rPr>
                <w:sz w:val="16"/>
                <w:szCs w:val="16"/>
              </w:rPr>
            </w:pPr>
            <w:r w:rsidRPr="00C46406">
              <w:rPr>
                <w:sz w:val="16"/>
                <w:szCs w:val="16"/>
              </w:rPr>
              <w:t>1</w:t>
            </w:r>
            <w:ins w:id="2240" w:author="Cristiano Cesario" w:date="2014-06-29T14:43:00Z">
              <w:r>
                <w:rPr>
                  <w:sz w:val="16"/>
                  <w:szCs w:val="16"/>
                </w:rPr>
                <w:t>,</w:t>
              </w:r>
            </w:ins>
            <w:r w:rsidRPr="00C46406">
              <w:rPr>
                <w:sz w:val="16"/>
                <w:szCs w:val="16"/>
              </w:rPr>
              <w:t>595</w:t>
            </w:r>
          </w:p>
        </w:tc>
        <w:tc>
          <w:tcPr>
            <w:tcW w:w="734" w:type="dxa"/>
            <w:tcBorders>
              <w:right w:val="single" w:sz="4" w:space="0" w:color="auto"/>
            </w:tcBorders>
            <w:noWrap/>
            <w:vAlign w:val="center"/>
            <w:hideMark/>
          </w:tcPr>
          <w:p w14:paraId="46F4B5FE"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322FEC29" w14:textId="6AF482AD" w:rsidR="00C62924" w:rsidRPr="00C46406" w:rsidRDefault="00C62924" w:rsidP="00C62924">
            <w:pPr>
              <w:jc w:val="center"/>
              <w:rPr>
                <w:ins w:id="2241" w:author="Cristiano Cesario" w:date="2014-06-29T14:39:00Z"/>
                <w:sz w:val="16"/>
                <w:szCs w:val="16"/>
              </w:rPr>
            </w:pPr>
            <w:ins w:id="2242" w:author="Cristiano Cesario" w:date="2014-06-29T14:39:00Z">
              <w:r w:rsidRPr="00C46406">
                <w:rPr>
                  <w:sz w:val="16"/>
                  <w:szCs w:val="16"/>
                </w:rPr>
                <w:t>18</w:t>
              </w:r>
              <w:r>
                <w:rPr>
                  <w:sz w:val="16"/>
                  <w:szCs w:val="16"/>
                </w:rPr>
                <w:t>.</w:t>
              </w:r>
              <w:r w:rsidRPr="00C46406">
                <w:rPr>
                  <w:sz w:val="16"/>
                  <w:szCs w:val="16"/>
                </w:rPr>
                <w:t>4</w:t>
              </w:r>
            </w:ins>
          </w:p>
        </w:tc>
        <w:tc>
          <w:tcPr>
            <w:tcW w:w="709" w:type="dxa"/>
          </w:tcPr>
          <w:p w14:paraId="3FA681F8" w14:textId="65AF0573" w:rsidR="00C62924" w:rsidRPr="005C05E4" w:rsidRDefault="00C62924" w:rsidP="00C62924">
            <w:pPr>
              <w:jc w:val="center"/>
              <w:rPr>
                <w:sz w:val="16"/>
                <w:szCs w:val="16"/>
              </w:rPr>
            </w:pPr>
            <w:ins w:id="2243" w:author="Cristiano Cesario" w:date="2014-06-29T14:42:00Z">
              <w:r w:rsidRPr="00C62924">
                <w:rPr>
                  <w:sz w:val="16"/>
                  <w:szCs w:val="16"/>
                  <w:rPrChange w:id="2244" w:author="Cristiano Cesario" w:date="2014-06-29T14:42:00Z">
                    <w:rPr/>
                  </w:rPrChange>
                </w:rPr>
                <w:t>512</w:t>
              </w:r>
            </w:ins>
            <w:del w:id="2245" w:author="Cristiano Cesario" w:date="2014-06-29T14:39:00Z">
              <w:r w:rsidRPr="005C05E4" w:rsidDel="00C62924">
                <w:rPr>
                  <w:sz w:val="16"/>
                  <w:szCs w:val="16"/>
                </w:rPr>
                <w:delText>18.4</w:delText>
              </w:r>
            </w:del>
          </w:p>
        </w:tc>
        <w:tc>
          <w:tcPr>
            <w:tcW w:w="851" w:type="dxa"/>
            <w:tcBorders>
              <w:right w:val="single" w:sz="4" w:space="0" w:color="auto"/>
            </w:tcBorders>
            <w:vAlign w:val="center"/>
          </w:tcPr>
          <w:p w14:paraId="3BB4AEE3" w14:textId="7C1E5F7B"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4</w:t>
            </w:r>
          </w:p>
        </w:tc>
        <w:tc>
          <w:tcPr>
            <w:tcW w:w="567" w:type="dxa"/>
            <w:tcBorders>
              <w:top w:val="single" w:sz="4" w:space="0" w:color="auto"/>
              <w:left w:val="single" w:sz="4" w:space="0" w:color="auto"/>
              <w:bottom w:val="single" w:sz="4" w:space="0" w:color="auto"/>
            </w:tcBorders>
            <w:vAlign w:val="center"/>
          </w:tcPr>
          <w:p w14:paraId="63120845" w14:textId="3441DC02" w:rsidR="00C62924" w:rsidRPr="00C46406" w:rsidRDefault="00C62924" w:rsidP="00C62924">
            <w:pPr>
              <w:jc w:val="center"/>
              <w:rPr>
                <w:sz w:val="16"/>
                <w:szCs w:val="16"/>
              </w:rPr>
            </w:pPr>
            <w:r w:rsidRPr="00C46406">
              <w:rPr>
                <w:sz w:val="16"/>
                <w:szCs w:val="16"/>
              </w:rPr>
              <w:t>42</w:t>
            </w:r>
            <w:r>
              <w:rPr>
                <w:sz w:val="16"/>
                <w:szCs w:val="16"/>
              </w:rPr>
              <w:t>.</w:t>
            </w:r>
            <w:r w:rsidRPr="00C46406">
              <w:rPr>
                <w:sz w:val="16"/>
                <w:szCs w:val="16"/>
              </w:rPr>
              <w:t>4</w:t>
            </w:r>
          </w:p>
        </w:tc>
        <w:tc>
          <w:tcPr>
            <w:tcW w:w="567" w:type="dxa"/>
            <w:tcBorders>
              <w:right w:val="nil"/>
            </w:tcBorders>
            <w:vAlign w:val="center"/>
          </w:tcPr>
          <w:p w14:paraId="53BB6D49" w14:textId="72318ACD" w:rsidR="00C62924" w:rsidRPr="00C46406" w:rsidRDefault="00C62924" w:rsidP="00C62924">
            <w:pPr>
              <w:jc w:val="center"/>
              <w:rPr>
                <w:sz w:val="16"/>
                <w:szCs w:val="16"/>
              </w:rPr>
            </w:pPr>
            <w:r w:rsidRPr="00C46406">
              <w:rPr>
                <w:sz w:val="16"/>
                <w:szCs w:val="16"/>
              </w:rPr>
              <w:t>46</w:t>
            </w:r>
            <w:r>
              <w:rPr>
                <w:sz w:val="16"/>
                <w:szCs w:val="16"/>
              </w:rPr>
              <w:t>.0</w:t>
            </w:r>
          </w:p>
        </w:tc>
        <w:tc>
          <w:tcPr>
            <w:tcW w:w="850" w:type="dxa"/>
            <w:tcBorders>
              <w:top w:val="single" w:sz="4" w:space="0" w:color="auto"/>
              <w:left w:val="nil"/>
              <w:bottom w:val="single" w:sz="4" w:space="0" w:color="auto"/>
            </w:tcBorders>
            <w:vAlign w:val="center"/>
          </w:tcPr>
          <w:p w14:paraId="50453939" w14:textId="5DA208F9" w:rsidR="00C62924" w:rsidRPr="00C46406" w:rsidRDefault="00C62924" w:rsidP="00C62924">
            <w:pPr>
              <w:jc w:val="center"/>
              <w:rPr>
                <w:sz w:val="16"/>
                <w:szCs w:val="16"/>
              </w:rPr>
            </w:pPr>
            <w:r w:rsidRPr="00C46406">
              <w:rPr>
                <w:sz w:val="16"/>
                <w:szCs w:val="16"/>
              </w:rPr>
              <w:t>5</w:t>
            </w:r>
            <w:r>
              <w:rPr>
                <w:sz w:val="16"/>
                <w:szCs w:val="16"/>
              </w:rPr>
              <w:t>.</w:t>
            </w:r>
            <w:r w:rsidRPr="00C46406">
              <w:rPr>
                <w:sz w:val="16"/>
                <w:szCs w:val="16"/>
              </w:rPr>
              <w:t>9</w:t>
            </w:r>
          </w:p>
        </w:tc>
        <w:tc>
          <w:tcPr>
            <w:tcW w:w="821" w:type="dxa"/>
            <w:vAlign w:val="center"/>
          </w:tcPr>
          <w:p w14:paraId="31C25406" w14:textId="2C3F26E7" w:rsidR="00C62924" w:rsidRPr="00C46406" w:rsidRDefault="00C62924" w:rsidP="00C62924">
            <w:pPr>
              <w:jc w:val="center"/>
              <w:rPr>
                <w:sz w:val="16"/>
                <w:szCs w:val="16"/>
              </w:rPr>
            </w:pPr>
            <w:r w:rsidRPr="00C46406">
              <w:rPr>
                <w:sz w:val="16"/>
                <w:szCs w:val="16"/>
              </w:rPr>
              <w:t>6</w:t>
            </w:r>
            <w:r>
              <w:rPr>
                <w:sz w:val="16"/>
                <w:szCs w:val="16"/>
              </w:rPr>
              <w:t>.</w:t>
            </w:r>
            <w:r w:rsidRPr="00C46406">
              <w:rPr>
                <w:sz w:val="16"/>
                <w:szCs w:val="16"/>
              </w:rPr>
              <w:t>8</w:t>
            </w:r>
          </w:p>
        </w:tc>
      </w:tr>
      <w:tr w:rsidR="00C62924" w:rsidRPr="00C46406" w14:paraId="308B5F84" w14:textId="071E38EF" w:rsidTr="00C62924">
        <w:trPr>
          <w:trHeight w:val="50"/>
          <w:jc w:val="center"/>
        </w:trPr>
        <w:tc>
          <w:tcPr>
            <w:tcW w:w="1134" w:type="dxa"/>
            <w:tcBorders>
              <w:right w:val="single" w:sz="4" w:space="0" w:color="auto"/>
            </w:tcBorders>
            <w:noWrap/>
            <w:vAlign w:val="center"/>
            <w:hideMark/>
          </w:tcPr>
          <w:p w14:paraId="674AF08D" w14:textId="77777777" w:rsidR="00C62924" w:rsidRPr="00C46406" w:rsidRDefault="00C62924" w:rsidP="00C62924">
            <w:pPr>
              <w:rPr>
                <w:bCs/>
                <w:sz w:val="16"/>
                <w:szCs w:val="16"/>
              </w:rPr>
            </w:pPr>
            <w:proofErr w:type="spellStart"/>
            <w:r w:rsidRPr="00C46406">
              <w:rPr>
                <w:bCs/>
                <w:sz w:val="16"/>
                <w:szCs w:val="16"/>
              </w:rPr>
              <w:t>egit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798F5891" w14:textId="61B16F45" w:rsidR="00C62924" w:rsidRPr="00C46406" w:rsidRDefault="00C62924" w:rsidP="00C62924">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40FB3015" w14:textId="7AF93DC3" w:rsidR="00C62924" w:rsidRPr="00C46406" w:rsidRDefault="00C62924" w:rsidP="00C62924">
            <w:pPr>
              <w:jc w:val="center"/>
              <w:rPr>
                <w:sz w:val="16"/>
                <w:szCs w:val="16"/>
              </w:rPr>
            </w:pPr>
            <w:r w:rsidRPr="00C46406">
              <w:rPr>
                <w:sz w:val="16"/>
                <w:szCs w:val="16"/>
              </w:rPr>
              <w:t>3</w:t>
            </w:r>
            <w:ins w:id="2246" w:author="Cristiano Cesario" w:date="2014-06-29T14:43:00Z">
              <w:r>
                <w:rPr>
                  <w:sz w:val="16"/>
                  <w:szCs w:val="16"/>
                </w:rPr>
                <w:t>,</w:t>
              </w:r>
            </w:ins>
            <w:r w:rsidRPr="00C46406">
              <w:rPr>
                <w:sz w:val="16"/>
                <w:szCs w:val="16"/>
              </w:rPr>
              <w:t>775</w:t>
            </w:r>
          </w:p>
        </w:tc>
        <w:tc>
          <w:tcPr>
            <w:tcW w:w="515" w:type="dxa"/>
            <w:noWrap/>
            <w:vAlign w:val="center"/>
            <w:hideMark/>
          </w:tcPr>
          <w:p w14:paraId="7F706DD1" w14:textId="62726601" w:rsidR="00C62924" w:rsidRPr="00C46406" w:rsidRDefault="00C62924" w:rsidP="00C62924">
            <w:pPr>
              <w:jc w:val="center"/>
              <w:rPr>
                <w:sz w:val="16"/>
                <w:szCs w:val="16"/>
              </w:rPr>
            </w:pPr>
            <w:r w:rsidRPr="00C46406">
              <w:rPr>
                <w:sz w:val="16"/>
                <w:szCs w:val="16"/>
              </w:rPr>
              <w:t>27</w:t>
            </w:r>
            <w:r>
              <w:rPr>
                <w:sz w:val="16"/>
                <w:szCs w:val="16"/>
              </w:rPr>
              <w:t>.0</w:t>
            </w:r>
          </w:p>
        </w:tc>
        <w:tc>
          <w:tcPr>
            <w:tcW w:w="619" w:type="dxa"/>
            <w:noWrap/>
            <w:vAlign w:val="center"/>
            <w:hideMark/>
          </w:tcPr>
          <w:p w14:paraId="1731E31D" w14:textId="4ADC4A13" w:rsidR="00C62924" w:rsidRPr="00C46406" w:rsidRDefault="00C62924" w:rsidP="00C62924">
            <w:pPr>
              <w:jc w:val="center"/>
              <w:rPr>
                <w:sz w:val="16"/>
                <w:szCs w:val="16"/>
              </w:rPr>
            </w:pPr>
            <w:r w:rsidRPr="00C46406">
              <w:rPr>
                <w:sz w:val="16"/>
                <w:szCs w:val="16"/>
              </w:rPr>
              <w:t>1</w:t>
            </w:r>
            <w:ins w:id="2247" w:author="Cristiano Cesario" w:date="2014-06-29T14:43:00Z">
              <w:r>
                <w:rPr>
                  <w:sz w:val="16"/>
                  <w:szCs w:val="16"/>
                </w:rPr>
                <w:t>,</w:t>
              </w:r>
            </w:ins>
            <w:r w:rsidRPr="00C46406">
              <w:rPr>
                <w:sz w:val="16"/>
                <w:szCs w:val="16"/>
              </w:rPr>
              <w:t>478</w:t>
            </w:r>
          </w:p>
        </w:tc>
        <w:tc>
          <w:tcPr>
            <w:tcW w:w="734" w:type="dxa"/>
            <w:tcBorders>
              <w:right w:val="single" w:sz="4" w:space="0" w:color="auto"/>
            </w:tcBorders>
            <w:noWrap/>
            <w:vAlign w:val="center"/>
            <w:hideMark/>
          </w:tcPr>
          <w:p w14:paraId="6FE2907F"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1F4F1398" w14:textId="4146063B" w:rsidR="00C62924" w:rsidRDefault="00C62924" w:rsidP="00C62924">
            <w:pPr>
              <w:jc w:val="center"/>
              <w:rPr>
                <w:ins w:id="2248" w:author="Cristiano Cesario" w:date="2014-06-29T14:39:00Z"/>
                <w:sz w:val="16"/>
                <w:szCs w:val="16"/>
              </w:rPr>
            </w:pPr>
            <w:ins w:id="2249" w:author="Cristiano Cesario" w:date="2014-06-29T14:39:00Z">
              <w:r>
                <w:rPr>
                  <w:sz w:val="16"/>
                  <w:szCs w:val="16"/>
                </w:rPr>
                <w:t>21</w:t>
              </w:r>
              <w:commentRangeStart w:id="2250"/>
              <w:r>
                <w:rPr>
                  <w:sz w:val="16"/>
                  <w:szCs w:val="16"/>
                </w:rPr>
                <w:t>.3</w:t>
              </w:r>
              <w:commentRangeEnd w:id="2250"/>
              <w:r>
                <w:rPr>
                  <w:rStyle w:val="Refdecomentrio"/>
                </w:rPr>
                <w:commentReference w:id="2250"/>
              </w:r>
            </w:ins>
          </w:p>
        </w:tc>
        <w:tc>
          <w:tcPr>
            <w:tcW w:w="709" w:type="dxa"/>
          </w:tcPr>
          <w:p w14:paraId="10331213" w14:textId="0670F89A" w:rsidR="00C62924" w:rsidRPr="005C05E4" w:rsidRDefault="00C62924" w:rsidP="00C62924">
            <w:pPr>
              <w:jc w:val="center"/>
              <w:rPr>
                <w:sz w:val="16"/>
                <w:szCs w:val="16"/>
              </w:rPr>
            </w:pPr>
            <w:ins w:id="2251" w:author="Cristiano Cesario" w:date="2014-06-29T14:42:00Z">
              <w:r w:rsidRPr="00C62924">
                <w:rPr>
                  <w:sz w:val="16"/>
                  <w:szCs w:val="16"/>
                  <w:rPrChange w:id="2252" w:author="Cristiano Cesario" w:date="2014-06-29T14:42:00Z">
                    <w:rPr/>
                  </w:rPrChange>
                </w:rPr>
                <w:t>559</w:t>
              </w:r>
            </w:ins>
            <w:commentRangeStart w:id="2253"/>
            <w:del w:id="2254" w:author="Cristiano Cesario" w:date="2014-06-21T16:15:00Z">
              <w:r w:rsidRPr="005C05E4" w:rsidDel="00B35A55">
                <w:rPr>
                  <w:sz w:val="16"/>
                  <w:szCs w:val="16"/>
                </w:rPr>
                <w:delText>3</w:delText>
              </w:r>
            </w:del>
            <w:del w:id="2255" w:author="Cristiano Cesario" w:date="2014-06-29T14:39:00Z">
              <w:r w:rsidRPr="005C05E4" w:rsidDel="00C62924">
                <w:rPr>
                  <w:sz w:val="16"/>
                  <w:szCs w:val="16"/>
                </w:rPr>
                <w:delText>.</w:delText>
              </w:r>
            </w:del>
            <w:del w:id="2256" w:author="Cristiano Cesario" w:date="2014-06-21T16:15:00Z">
              <w:r w:rsidRPr="005C05E4" w:rsidDel="00B35A55">
                <w:rPr>
                  <w:sz w:val="16"/>
                  <w:szCs w:val="16"/>
                </w:rPr>
                <w:delText>7</w:delText>
              </w:r>
            </w:del>
            <w:commentRangeEnd w:id="2253"/>
            <w:del w:id="2257" w:author="Cristiano Cesario" w:date="2014-06-29T14:39:00Z">
              <w:r w:rsidRPr="00C62924" w:rsidDel="00C62924">
                <w:rPr>
                  <w:rStyle w:val="Refdecomentrio"/>
                  <w:sz w:val="16"/>
                  <w:szCs w:val="16"/>
                  <w:rPrChange w:id="2258" w:author="Cristiano Cesario" w:date="2014-06-29T14:42:00Z">
                    <w:rPr>
                      <w:rStyle w:val="Refdecomentrio"/>
                    </w:rPr>
                  </w:rPrChange>
                </w:rPr>
                <w:commentReference w:id="2253"/>
              </w:r>
            </w:del>
          </w:p>
        </w:tc>
        <w:tc>
          <w:tcPr>
            <w:tcW w:w="851" w:type="dxa"/>
            <w:tcBorders>
              <w:right w:val="single" w:sz="4" w:space="0" w:color="auto"/>
            </w:tcBorders>
            <w:vAlign w:val="center"/>
          </w:tcPr>
          <w:p w14:paraId="0948B049" w14:textId="7F55DC9D" w:rsidR="00C62924" w:rsidRPr="00C46406" w:rsidRDefault="00C62924" w:rsidP="00C62924">
            <w:pPr>
              <w:jc w:val="center"/>
              <w:rPr>
                <w:sz w:val="16"/>
                <w:szCs w:val="16"/>
              </w:rPr>
            </w:pPr>
            <w:commentRangeStart w:id="2259"/>
            <w:del w:id="2260" w:author="Cristiano Cesario" w:date="2014-06-21T16:15:00Z">
              <w:r w:rsidRPr="00C46406" w:rsidDel="00B35A55">
                <w:rPr>
                  <w:sz w:val="16"/>
                  <w:szCs w:val="16"/>
                </w:rPr>
                <w:delText>2</w:delText>
              </w:r>
            </w:del>
            <w:ins w:id="2261" w:author="Cristiano Cesario" w:date="2014-06-21T16:15:00Z">
              <w:r>
                <w:rPr>
                  <w:sz w:val="16"/>
                  <w:szCs w:val="16"/>
                </w:rPr>
                <w:t>3.7</w:t>
              </w:r>
            </w:ins>
            <w:del w:id="2262" w:author="Cristiano Cesario" w:date="2014-06-21T16:15:00Z">
              <w:r w:rsidRPr="00C46406" w:rsidDel="00B35A55">
                <w:rPr>
                  <w:sz w:val="16"/>
                  <w:szCs w:val="16"/>
                </w:rPr>
                <w:delText>1</w:delText>
              </w:r>
              <w:r w:rsidDel="00B35A55">
                <w:rPr>
                  <w:sz w:val="16"/>
                  <w:szCs w:val="16"/>
                </w:rPr>
                <w:delText>.</w:delText>
              </w:r>
              <w:r w:rsidRPr="00C46406" w:rsidDel="00B35A55">
                <w:rPr>
                  <w:sz w:val="16"/>
                  <w:szCs w:val="16"/>
                </w:rPr>
                <w:delText>3</w:delText>
              </w:r>
            </w:del>
            <w:commentRangeEnd w:id="2259"/>
            <w:r>
              <w:rPr>
                <w:rStyle w:val="Refdecomentrio"/>
              </w:rPr>
              <w:commentReference w:id="2259"/>
            </w:r>
          </w:p>
        </w:tc>
        <w:tc>
          <w:tcPr>
            <w:tcW w:w="567" w:type="dxa"/>
            <w:tcBorders>
              <w:top w:val="single" w:sz="4" w:space="0" w:color="auto"/>
              <w:left w:val="single" w:sz="4" w:space="0" w:color="auto"/>
              <w:bottom w:val="single" w:sz="4" w:space="0" w:color="auto"/>
            </w:tcBorders>
            <w:vAlign w:val="center"/>
          </w:tcPr>
          <w:p w14:paraId="75730673" w14:textId="64AA7695" w:rsidR="00C62924" w:rsidRPr="00C46406" w:rsidRDefault="00C62924" w:rsidP="00C62924">
            <w:pPr>
              <w:jc w:val="center"/>
              <w:rPr>
                <w:sz w:val="16"/>
                <w:szCs w:val="16"/>
              </w:rPr>
            </w:pPr>
            <w:r w:rsidRPr="00C46406">
              <w:rPr>
                <w:sz w:val="16"/>
                <w:szCs w:val="16"/>
              </w:rPr>
              <w:t>49</w:t>
            </w:r>
            <w:r>
              <w:rPr>
                <w:sz w:val="16"/>
                <w:szCs w:val="16"/>
              </w:rPr>
              <w:t>.</w:t>
            </w:r>
            <w:r w:rsidRPr="00C46406">
              <w:rPr>
                <w:sz w:val="16"/>
                <w:szCs w:val="16"/>
              </w:rPr>
              <w:t>6</w:t>
            </w:r>
          </w:p>
        </w:tc>
        <w:tc>
          <w:tcPr>
            <w:tcW w:w="567" w:type="dxa"/>
            <w:tcBorders>
              <w:right w:val="nil"/>
            </w:tcBorders>
            <w:vAlign w:val="center"/>
          </w:tcPr>
          <w:p w14:paraId="6B14B553" w14:textId="7A941DDF" w:rsidR="00C62924" w:rsidRPr="00C46406" w:rsidRDefault="00C62924" w:rsidP="00C62924">
            <w:pPr>
              <w:jc w:val="center"/>
              <w:rPr>
                <w:sz w:val="16"/>
                <w:szCs w:val="16"/>
              </w:rPr>
            </w:pPr>
            <w:r w:rsidRPr="00C46406">
              <w:rPr>
                <w:sz w:val="16"/>
                <w:szCs w:val="16"/>
              </w:rPr>
              <w:t>46</w:t>
            </w:r>
            <w:r>
              <w:rPr>
                <w:sz w:val="16"/>
                <w:szCs w:val="16"/>
              </w:rPr>
              <w:t>.</w:t>
            </w:r>
            <w:r w:rsidRPr="00C46406">
              <w:rPr>
                <w:sz w:val="16"/>
                <w:szCs w:val="16"/>
              </w:rPr>
              <w:t>6</w:t>
            </w:r>
          </w:p>
        </w:tc>
        <w:tc>
          <w:tcPr>
            <w:tcW w:w="850" w:type="dxa"/>
            <w:tcBorders>
              <w:top w:val="single" w:sz="4" w:space="0" w:color="auto"/>
              <w:left w:val="nil"/>
              <w:bottom w:val="single" w:sz="4" w:space="0" w:color="auto"/>
            </w:tcBorders>
            <w:vAlign w:val="center"/>
          </w:tcPr>
          <w:p w14:paraId="4A867AFE" w14:textId="1F4AFBDC"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2</w:t>
            </w:r>
          </w:p>
        </w:tc>
        <w:tc>
          <w:tcPr>
            <w:tcW w:w="821" w:type="dxa"/>
            <w:vAlign w:val="center"/>
          </w:tcPr>
          <w:p w14:paraId="2D7AD8A1" w14:textId="1AACE68A" w:rsidR="00C62924" w:rsidRPr="00C46406" w:rsidRDefault="00C62924" w:rsidP="00C62924">
            <w:pPr>
              <w:jc w:val="center"/>
              <w:rPr>
                <w:sz w:val="16"/>
                <w:szCs w:val="16"/>
              </w:rPr>
            </w:pPr>
            <w:r w:rsidRPr="00C46406">
              <w:rPr>
                <w:sz w:val="16"/>
                <w:szCs w:val="16"/>
              </w:rPr>
              <w:t>7</w:t>
            </w:r>
            <w:r>
              <w:rPr>
                <w:sz w:val="16"/>
                <w:szCs w:val="16"/>
              </w:rPr>
              <w:t>.</w:t>
            </w:r>
            <w:r w:rsidRPr="00C46406">
              <w:rPr>
                <w:sz w:val="16"/>
                <w:szCs w:val="16"/>
              </w:rPr>
              <w:t>3</w:t>
            </w:r>
          </w:p>
        </w:tc>
      </w:tr>
      <w:tr w:rsidR="00C62924" w:rsidRPr="00C46406" w14:paraId="324EF434" w14:textId="5CD56DFB" w:rsidTr="00C62924">
        <w:trPr>
          <w:trHeight w:val="50"/>
          <w:jc w:val="center"/>
        </w:trPr>
        <w:tc>
          <w:tcPr>
            <w:tcW w:w="1134" w:type="dxa"/>
            <w:tcBorders>
              <w:right w:val="single" w:sz="4" w:space="0" w:color="auto"/>
            </w:tcBorders>
            <w:noWrap/>
            <w:vAlign w:val="center"/>
            <w:hideMark/>
          </w:tcPr>
          <w:p w14:paraId="6DDC156E" w14:textId="77777777" w:rsidR="00C62924" w:rsidRPr="00C46406" w:rsidRDefault="00C62924" w:rsidP="00C62924">
            <w:pPr>
              <w:rPr>
                <w:bCs/>
                <w:sz w:val="16"/>
                <w:szCs w:val="16"/>
              </w:rPr>
            </w:pPr>
            <w:proofErr w:type="spellStart"/>
            <w:r w:rsidRPr="00C46406">
              <w:rPr>
                <w:bCs/>
                <w:sz w:val="16"/>
                <w:szCs w:val="16"/>
              </w:rPr>
              <w:t>jquery</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08939A07" w14:textId="39DD8FEF"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F2F0BEE" w14:textId="46C34F29" w:rsidR="00C62924" w:rsidRPr="00C46406" w:rsidRDefault="00C62924" w:rsidP="00C62924">
            <w:pPr>
              <w:jc w:val="center"/>
              <w:rPr>
                <w:sz w:val="16"/>
                <w:szCs w:val="16"/>
              </w:rPr>
            </w:pPr>
            <w:r w:rsidRPr="00C46406">
              <w:rPr>
                <w:sz w:val="16"/>
                <w:szCs w:val="16"/>
              </w:rPr>
              <w:t>5</w:t>
            </w:r>
            <w:ins w:id="2263" w:author="Cristiano Cesario" w:date="2014-06-29T14:43:00Z">
              <w:r>
                <w:rPr>
                  <w:sz w:val="16"/>
                  <w:szCs w:val="16"/>
                </w:rPr>
                <w:t>,</w:t>
              </w:r>
            </w:ins>
            <w:r w:rsidRPr="00C46406">
              <w:rPr>
                <w:sz w:val="16"/>
                <w:szCs w:val="16"/>
              </w:rPr>
              <w:t>518</w:t>
            </w:r>
          </w:p>
        </w:tc>
        <w:tc>
          <w:tcPr>
            <w:tcW w:w="515" w:type="dxa"/>
            <w:noWrap/>
            <w:vAlign w:val="center"/>
            <w:hideMark/>
          </w:tcPr>
          <w:p w14:paraId="3AE983C0" w14:textId="59C01BB0" w:rsidR="00C62924" w:rsidRPr="00C46406" w:rsidRDefault="00C62924" w:rsidP="00C62924">
            <w:pPr>
              <w:jc w:val="center"/>
              <w:rPr>
                <w:sz w:val="16"/>
                <w:szCs w:val="16"/>
              </w:rPr>
            </w:pPr>
            <w:r w:rsidRPr="00C46406">
              <w:rPr>
                <w:sz w:val="16"/>
                <w:szCs w:val="16"/>
              </w:rPr>
              <w:t>20</w:t>
            </w:r>
            <w:r>
              <w:rPr>
                <w:sz w:val="16"/>
                <w:szCs w:val="16"/>
              </w:rPr>
              <w:t>.0</w:t>
            </w:r>
          </w:p>
        </w:tc>
        <w:tc>
          <w:tcPr>
            <w:tcW w:w="619" w:type="dxa"/>
            <w:noWrap/>
            <w:vAlign w:val="center"/>
            <w:hideMark/>
          </w:tcPr>
          <w:p w14:paraId="2B7031DF" w14:textId="77777777" w:rsidR="00C62924" w:rsidRPr="00C46406" w:rsidRDefault="00C62924" w:rsidP="00C62924">
            <w:pPr>
              <w:jc w:val="center"/>
              <w:rPr>
                <w:sz w:val="16"/>
                <w:szCs w:val="16"/>
              </w:rPr>
            </w:pPr>
            <w:r w:rsidRPr="00C46406">
              <w:rPr>
                <w:sz w:val="16"/>
                <w:szCs w:val="16"/>
              </w:rPr>
              <w:t>253</w:t>
            </w:r>
          </w:p>
        </w:tc>
        <w:tc>
          <w:tcPr>
            <w:tcW w:w="734" w:type="dxa"/>
            <w:tcBorders>
              <w:right w:val="single" w:sz="4" w:space="0" w:color="auto"/>
            </w:tcBorders>
            <w:noWrap/>
            <w:vAlign w:val="center"/>
            <w:hideMark/>
          </w:tcPr>
          <w:p w14:paraId="0A35F8AE"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5E43BB56" w14:textId="708C3FE4" w:rsidR="00C62924" w:rsidRPr="00C46406" w:rsidRDefault="00C62924" w:rsidP="00C62924">
            <w:pPr>
              <w:jc w:val="center"/>
              <w:rPr>
                <w:ins w:id="2264" w:author="Cristiano Cesario" w:date="2014-06-29T14:39:00Z"/>
                <w:sz w:val="16"/>
                <w:szCs w:val="16"/>
              </w:rPr>
            </w:pPr>
            <w:ins w:id="2265" w:author="Cristiano Cesario" w:date="2014-06-29T14:39:00Z">
              <w:r w:rsidRPr="00C46406">
                <w:rPr>
                  <w:sz w:val="16"/>
                  <w:szCs w:val="16"/>
                </w:rPr>
                <w:t>65</w:t>
              </w:r>
              <w:r>
                <w:rPr>
                  <w:sz w:val="16"/>
                  <w:szCs w:val="16"/>
                </w:rPr>
                <w:t>.0</w:t>
              </w:r>
            </w:ins>
          </w:p>
        </w:tc>
        <w:tc>
          <w:tcPr>
            <w:tcW w:w="709" w:type="dxa"/>
          </w:tcPr>
          <w:p w14:paraId="1AEC01E5" w14:textId="23C412E6" w:rsidR="00C62924" w:rsidRPr="005C05E4" w:rsidRDefault="00C62924" w:rsidP="00C62924">
            <w:pPr>
              <w:jc w:val="center"/>
              <w:rPr>
                <w:sz w:val="16"/>
                <w:szCs w:val="16"/>
              </w:rPr>
            </w:pPr>
            <w:ins w:id="2266" w:author="Cristiano Cesario" w:date="2014-06-29T14:42:00Z">
              <w:r w:rsidRPr="00C62924">
                <w:rPr>
                  <w:sz w:val="16"/>
                  <w:szCs w:val="16"/>
                  <w:rPrChange w:id="2267" w:author="Cristiano Cesario" w:date="2014-06-29T14:42:00Z">
                    <w:rPr/>
                  </w:rPrChange>
                </w:rPr>
                <w:t>1</w:t>
              </w:r>
              <w:r>
                <w:rPr>
                  <w:sz w:val="16"/>
                  <w:szCs w:val="16"/>
                </w:rPr>
                <w:t>,</w:t>
              </w:r>
              <w:r w:rsidRPr="00C62924">
                <w:rPr>
                  <w:sz w:val="16"/>
                  <w:szCs w:val="16"/>
                  <w:rPrChange w:id="2268" w:author="Cristiano Cesario" w:date="2014-06-29T14:42:00Z">
                    <w:rPr/>
                  </w:rPrChange>
                </w:rPr>
                <w:t>121</w:t>
              </w:r>
            </w:ins>
            <w:del w:id="2269" w:author="Cristiano Cesario" w:date="2014-06-29T14:39:00Z">
              <w:r w:rsidRPr="005C05E4" w:rsidDel="00C62924">
                <w:rPr>
                  <w:sz w:val="16"/>
                  <w:szCs w:val="16"/>
                </w:rPr>
                <w:delText>65.0</w:delText>
              </w:r>
            </w:del>
          </w:p>
        </w:tc>
        <w:tc>
          <w:tcPr>
            <w:tcW w:w="851" w:type="dxa"/>
            <w:tcBorders>
              <w:right w:val="single" w:sz="4" w:space="0" w:color="auto"/>
            </w:tcBorders>
            <w:vAlign w:val="center"/>
          </w:tcPr>
          <w:p w14:paraId="38A73330" w14:textId="7614F7C6"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1</w:t>
            </w:r>
          </w:p>
        </w:tc>
        <w:tc>
          <w:tcPr>
            <w:tcW w:w="567" w:type="dxa"/>
            <w:tcBorders>
              <w:top w:val="single" w:sz="4" w:space="0" w:color="auto"/>
              <w:left w:val="single" w:sz="4" w:space="0" w:color="auto"/>
              <w:bottom w:val="single" w:sz="4" w:space="0" w:color="auto"/>
            </w:tcBorders>
            <w:vAlign w:val="center"/>
          </w:tcPr>
          <w:p w14:paraId="0D4923F8" w14:textId="5915AF40" w:rsidR="00C62924" w:rsidRPr="00C46406" w:rsidRDefault="00C62924" w:rsidP="00C62924">
            <w:pPr>
              <w:jc w:val="center"/>
              <w:rPr>
                <w:sz w:val="16"/>
                <w:szCs w:val="16"/>
              </w:rPr>
            </w:pPr>
            <w:r w:rsidRPr="00C46406">
              <w:rPr>
                <w:sz w:val="16"/>
                <w:szCs w:val="16"/>
              </w:rPr>
              <w:t>40</w:t>
            </w:r>
            <w:r>
              <w:rPr>
                <w:sz w:val="16"/>
                <w:szCs w:val="16"/>
              </w:rPr>
              <w:t>.0</w:t>
            </w:r>
          </w:p>
        </w:tc>
        <w:tc>
          <w:tcPr>
            <w:tcW w:w="567" w:type="dxa"/>
            <w:tcBorders>
              <w:right w:val="nil"/>
            </w:tcBorders>
            <w:vAlign w:val="center"/>
          </w:tcPr>
          <w:p w14:paraId="1FFB3755" w14:textId="1D725740" w:rsidR="00C62924" w:rsidRPr="00C46406" w:rsidRDefault="00C62924" w:rsidP="00C62924">
            <w:pPr>
              <w:jc w:val="center"/>
              <w:rPr>
                <w:sz w:val="16"/>
                <w:szCs w:val="16"/>
              </w:rPr>
            </w:pPr>
            <w:r w:rsidRPr="00C46406">
              <w:rPr>
                <w:sz w:val="16"/>
                <w:szCs w:val="16"/>
              </w:rPr>
              <w:t>37</w:t>
            </w:r>
            <w:r>
              <w:rPr>
                <w:sz w:val="16"/>
                <w:szCs w:val="16"/>
              </w:rPr>
              <w:t>.</w:t>
            </w:r>
            <w:r w:rsidRPr="00C46406">
              <w:rPr>
                <w:sz w:val="16"/>
                <w:szCs w:val="16"/>
              </w:rPr>
              <w:t>4</w:t>
            </w:r>
          </w:p>
        </w:tc>
        <w:tc>
          <w:tcPr>
            <w:tcW w:w="850" w:type="dxa"/>
            <w:tcBorders>
              <w:top w:val="single" w:sz="4" w:space="0" w:color="auto"/>
              <w:left w:val="nil"/>
              <w:bottom w:val="single" w:sz="4" w:space="0" w:color="auto"/>
            </w:tcBorders>
            <w:vAlign w:val="center"/>
          </w:tcPr>
          <w:p w14:paraId="5CD177C2" w14:textId="4689F084"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4</w:t>
            </w:r>
          </w:p>
        </w:tc>
        <w:tc>
          <w:tcPr>
            <w:tcW w:w="821" w:type="dxa"/>
            <w:vAlign w:val="center"/>
          </w:tcPr>
          <w:p w14:paraId="02E919B1" w14:textId="34DCCF9F" w:rsidR="00C62924" w:rsidRPr="00C46406" w:rsidRDefault="00C62924" w:rsidP="00C62924">
            <w:pPr>
              <w:jc w:val="center"/>
              <w:rPr>
                <w:sz w:val="16"/>
                <w:szCs w:val="16"/>
              </w:rPr>
            </w:pPr>
            <w:r w:rsidRPr="00C46406">
              <w:rPr>
                <w:sz w:val="16"/>
                <w:szCs w:val="16"/>
              </w:rPr>
              <w:t>9</w:t>
            </w:r>
            <w:r>
              <w:rPr>
                <w:sz w:val="16"/>
                <w:szCs w:val="16"/>
              </w:rPr>
              <w:t>.</w:t>
            </w:r>
            <w:r w:rsidRPr="00C46406">
              <w:rPr>
                <w:sz w:val="16"/>
                <w:szCs w:val="16"/>
              </w:rPr>
              <w:t>4</w:t>
            </w:r>
          </w:p>
        </w:tc>
      </w:tr>
      <w:tr w:rsidR="00C62924" w:rsidRPr="00C46406" w14:paraId="53301DCB" w14:textId="438B572B" w:rsidTr="00C62924">
        <w:trPr>
          <w:trHeight w:val="77"/>
          <w:jc w:val="center"/>
        </w:trPr>
        <w:tc>
          <w:tcPr>
            <w:tcW w:w="1134" w:type="dxa"/>
            <w:tcBorders>
              <w:right w:val="single" w:sz="4" w:space="0" w:color="auto"/>
            </w:tcBorders>
            <w:noWrap/>
            <w:vAlign w:val="center"/>
            <w:hideMark/>
          </w:tcPr>
          <w:p w14:paraId="19FB3254" w14:textId="77777777" w:rsidR="00C62924" w:rsidRPr="00C46406" w:rsidRDefault="00C62924" w:rsidP="00C62924">
            <w:pPr>
              <w:rPr>
                <w:bCs/>
                <w:sz w:val="16"/>
                <w:szCs w:val="16"/>
              </w:rPr>
            </w:pPr>
            <w:r w:rsidRPr="00C46406">
              <w:rPr>
                <w:bCs/>
                <w:sz w:val="16"/>
                <w:szCs w:val="16"/>
              </w:rPr>
              <w:t>Tortoise Git</w:t>
            </w:r>
          </w:p>
        </w:tc>
        <w:tc>
          <w:tcPr>
            <w:tcW w:w="1276" w:type="dxa"/>
            <w:tcBorders>
              <w:top w:val="single" w:sz="4" w:space="0" w:color="auto"/>
              <w:left w:val="single" w:sz="4" w:space="0" w:color="auto"/>
              <w:bottom w:val="single" w:sz="4" w:space="0" w:color="auto"/>
              <w:right w:val="single" w:sz="4" w:space="0" w:color="auto"/>
            </w:tcBorders>
            <w:vAlign w:val="center"/>
          </w:tcPr>
          <w:p w14:paraId="152D8F77" w14:textId="575E40DD" w:rsidR="00C62924" w:rsidRPr="00C46406" w:rsidRDefault="00C62924" w:rsidP="00C62924">
            <w:pPr>
              <w:jc w:val="center"/>
              <w:rPr>
                <w:sz w:val="16"/>
                <w:szCs w:val="16"/>
              </w:rPr>
            </w:pPr>
            <w:r>
              <w:rPr>
                <w:sz w:val="16"/>
                <w:szCs w:val="16"/>
              </w:rPr>
              <w:t>code.google.com</w:t>
            </w:r>
          </w:p>
        </w:tc>
        <w:tc>
          <w:tcPr>
            <w:tcW w:w="709" w:type="dxa"/>
            <w:tcBorders>
              <w:top w:val="single" w:sz="4" w:space="0" w:color="auto"/>
              <w:left w:val="single" w:sz="4" w:space="0" w:color="auto"/>
              <w:bottom w:val="single" w:sz="4" w:space="0" w:color="auto"/>
            </w:tcBorders>
            <w:noWrap/>
            <w:vAlign w:val="center"/>
            <w:hideMark/>
          </w:tcPr>
          <w:p w14:paraId="54C68646" w14:textId="4DC0B255" w:rsidR="00C62924" w:rsidRPr="00C46406" w:rsidRDefault="00C62924" w:rsidP="00C62924">
            <w:pPr>
              <w:jc w:val="center"/>
              <w:rPr>
                <w:sz w:val="16"/>
                <w:szCs w:val="16"/>
              </w:rPr>
            </w:pPr>
            <w:r w:rsidRPr="00C46406">
              <w:rPr>
                <w:sz w:val="16"/>
                <w:szCs w:val="16"/>
              </w:rPr>
              <w:t>6</w:t>
            </w:r>
            <w:ins w:id="2270" w:author="Cristiano Cesario" w:date="2014-06-29T14:43:00Z">
              <w:r>
                <w:rPr>
                  <w:sz w:val="16"/>
                  <w:szCs w:val="16"/>
                </w:rPr>
                <w:t>,</w:t>
              </w:r>
            </w:ins>
            <w:r w:rsidRPr="00C46406">
              <w:rPr>
                <w:sz w:val="16"/>
                <w:szCs w:val="16"/>
              </w:rPr>
              <w:t>166</w:t>
            </w:r>
          </w:p>
        </w:tc>
        <w:tc>
          <w:tcPr>
            <w:tcW w:w="515" w:type="dxa"/>
            <w:noWrap/>
            <w:vAlign w:val="center"/>
            <w:hideMark/>
          </w:tcPr>
          <w:p w14:paraId="5F1A0963" w14:textId="39F31B49" w:rsidR="00C62924" w:rsidRPr="00C46406" w:rsidRDefault="00C62924" w:rsidP="00C62924">
            <w:pPr>
              <w:jc w:val="center"/>
              <w:rPr>
                <w:sz w:val="16"/>
                <w:szCs w:val="16"/>
              </w:rPr>
            </w:pPr>
            <w:r w:rsidRPr="00C46406">
              <w:rPr>
                <w:sz w:val="16"/>
                <w:szCs w:val="16"/>
              </w:rPr>
              <w:t>85</w:t>
            </w:r>
            <w:r>
              <w:rPr>
                <w:sz w:val="16"/>
                <w:szCs w:val="16"/>
              </w:rPr>
              <w:t>.0</w:t>
            </w:r>
          </w:p>
        </w:tc>
        <w:tc>
          <w:tcPr>
            <w:tcW w:w="619" w:type="dxa"/>
            <w:noWrap/>
            <w:vAlign w:val="center"/>
            <w:hideMark/>
          </w:tcPr>
          <w:p w14:paraId="04E712A1" w14:textId="5E6B0644" w:rsidR="00C62924" w:rsidRPr="00C46406" w:rsidRDefault="00C62924" w:rsidP="00C62924">
            <w:pPr>
              <w:jc w:val="center"/>
              <w:rPr>
                <w:sz w:val="16"/>
                <w:szCs w:val="16"/>
              </w:rPr>
            </w:pPr>
            <w:r w:rsidRPr="00C46406">
              <w:rPr>
                <w:sz w:val="16"/>
                <w:szCs w:val="16"/>
              </w:rPr>
              <w:t>3</w:t>
            </w:r>
            <w:ins w:id="2271" w:author="Cristiano Cesario" w:date="2014-06-29T14:43:00Z">
              <w:r>
                <w:rPr>
                  <w:sz w:val="16"/>
                  <w:szCs w:val="16"/>
                </w:rPr>
                <w:t>,</w:t>
              </w:r>
            </w:ins>
            <w:r w:rsidRPr="00C46406">
              <w:rPr>
                <w:sz w:val="16"/>
                <w:szCs w:val="16"/>
              </w:rPr>
              <w:t>220</w:t>
            </w:r>
          </w:p>
        </w:tc>
        <w:tc>
          <w:tcPr>
            <w:tcW w:w="734" w:type="dxa"/>
            <w:tcBorders>
              <w:right w:val="single" w:sz="4" w:space="0" w:color="auto"/>
            </w:tcBorders>
            <w:noWrap/>
            <w:vAlign w:val="center"/>
            <w:hideMark/>
          </w:tcPr>
          <w:p w14:paraId="2FC2610A" w14:textId="77777777" w:rsidR="00C62924" w:rsidRPr="00C46406" w:rsidRDefault="00C62924" w:rsidP="00C62924">
            <w:pPr>
              <w:jc w:val="center"/>
              <w:rPr>
                <w:sz w:val="16"/>
                <w:szCs w:val="16"/>
              </w:rPr>
            </w:pPr>
            <w:r w:rsidRPr="00C46406">
              <w:rPr>
                <w:sz w:val="16"/>
                <w:szCs w:val="16"/>
              </w:rPr>
              <w:t>3</w:t>
            </w:r>
          </w:p>
        </w:tc>
        <w:tc>
          <w:tcPr>
            <w:tcW w:w="683" w:type="dxa"/>
            <w:vAlign w:val="center"/>
          </w:tcPr>
          <w:p w14:paraId="4EA33413" w14:textId="4F7C0663" w:rsidR="00C62924" w:rsidRPr="00C46406" w:rsidRDefault="00C62924" w:rsidP="00C62924">
            <w:pPr>
              <w:jc w:val="center"/>
              <w:rPr>
                <w:ins w:id="2272" w:author="Cristiano Cesario" w:date="2014-06-29T14:39:00Z"/>
                <w:sz w:val="16"/>
                <w:szCs w:val="16"/>
              </w:rPr>
            </w:pPr>
            <w:ins w:id="2273" w:author="Cristiano Cesario" w:date="2014-06-29T14:39:00Z">
              <w:r w:rsidRPr="00C46406">
                <w:rPr>
                  <w:sz w:val="16"/>
                  <w:szCs w:val="16"/>
                </w:rPr>
                <w:t>68</w:t>
              </w:r>
              <w:r>
                <w:rPr>
                  <w:sz w:val="16"/>
                  <w:szCs w:val="16"/>
                </w:rPr>
                <w:t>.0</w:t>
              </w:r>
            </w:ins>
          </w:p>
        </w:tc>
        <w:tc>
          <w:tcPr>
            <w:tcW w:w="709" w:type="dxa"/>
          </w:tcPr>
          <w:p w14:paraId="14193797" w14:textId="46A18AB0" w:rsidR="00C62924" w:rsidRPr="005C05E4" w:rsidRDefault="00C62924" w:rsidP="00C62924">
            <w:pPr>
              <w:jc w:val="center"/>
              <w:rPr>
                <w:sz w:val="16"/>
                <w:szCs w:val="16"/>
              </w:rPr>
            </w:pPr>
            <w:ins w:id="2274" w:author="Cristiano Cesario" w:date="2014-06-29T14:42:00Z">
              <w:r w:rsidRPr="00C62924">
                <w:rPr>
                  <w:sz w:val="16"/>
                  <w:szCs w:val="16"/>
                  <w:rPrChange w:id="2275" w:author="Cristiano Cesario" w:date="2014-06-29T14:42:00Z">
                    <w:rPr/>
                  </w:rPrChange>
                </w:rPr>
                <w:t>492</w:t>
              </w:r>
            </w:ins>
            <w:del w:id="2276" w:author="Cristiano Cesario" w:date="2014-06-29T14:39:00Z">
              <w:r w:rsidRPr="005C05E4" w:rsidDel="00C62924">
                <w:rPr>
                  <w:sz w:val="16"/>
                  <w:szCs w:val="16"/>
                </w:rPr>
                <w:delText>68.0</w:delText>
              </w:r>
            </w:del>
          </w:p>
        </w:tc>
        <w:tc>
          <w:tcPr>
            <w:tcW w:w="851" w:type="dxa"/>
            <w:tcBorders>
              <w:right w:val="single" w:sz="4" w:space="0" w:color="auto"/>
            </w:tcBorders>
            <w:vAlign w:val="center"/>
          </w:tcPr>
          <w:p w14:paraId="6525F17F" w14:textId="1615CE2C" w:rsidR="00C62924" w:rsidRPr="00C46406" w:rsidRDefault="00C62924" w:rsidP="00C62924">
            <w:pPr>
              <w:jc w:val="center"/>
              <w:rPr>
                <w:sz w:val="16"/>
                <w:szCs w:val="16"/>
              </w:rPr>
            </w:pPr>
            <w:r w:rsidRPr="00C46406">
              <w:rPr>
                <w:sz w:val="16"/>
                <w:szCs w:val="16"/>
              </w:rPr>
              <w:t>4</w:t>
            </w:r>
            <w:r>
              <w:rPr>
                <w:sz w:val="16"/>
                <w:szCs w:val="16"/>
              </w:rPr>
              <w:t>.</w:t>
            </w:r>
            <w:r w:rsidRPr="00C46406">
              <w:rPr>
                <w:sz w:val="16"/>
                <w:szCs w:val="16"/>
              </w:rPr>
              <w:t>2</w:t>
            </w:r>
          </w:p>
        </w:tc>
        <w:tc>
          <w:tcPr>
            <w:tcW w:w="567" w:type="dxa"/>
            <w:tcBorders>
              <w:top w:val="single" w:sz="4" w:space="0" w:color="auto"/>
              <w:left w:val="single" w:sz="4" w:space="0" w:color="auto"/>
              <w:bottom w:val="single" w:sz="4" w:space="0" w:color="auto"/>
            </w:tcBorders>
            <w:vAlign w:val="center"/>
          </w:tcPr>
          <w:p w14:paraId="7022F63F" w14:textId="5736F8E3" w:rsidR="00C62924" w:rsidRPr="00C46406" w:rsidRDefault="00C62924" w:rsidP="00C62924">
            <w:pPr>
              <w:jc w:val="center"/>
              <w:rPr>
                <w:sz w:val="16"/>
                <w:szCs w:val="16"/>
              </w:rPr>
            </w:pPr>
            <w:r w:rsidRPr="00C46406">
              <w:rPr>
                <w:sz w:val="16"/>
                <w:szCs w:val="16"/>
              </w:rPr>
              <w:t>39</w:t>
            </w:r>
            <w:r>
              <w:rPr>
                <w:sz w:val="16"/>
                <w:szCs w:val="16"/>
              </w:rPr>
              <w:t>.0</w:t>
            </w:r>
          </w:p>
        </w:tc>
        <w:tc>
          <w:tcPr>
            <w:tcW w:w="567" w:type="dxa"/>
            <w:tcBorders>
              <w:right w:val="nil"/>
            </w:tcBorders>
            <w:vAlign w:val="center"/>
          </w:tcPr>
          <w:p w14:paraId="5666F884" w14:textId="08005841" w:rsidR="00C62924" w:rsidRPr="00C46406" w:rsidRDefault="00C62924" w:rsidP="00C62924">
            <w:pPr>
              <w:jc w:val="center"/>
              <w:rPr>
                <w:sz w:val="16"/>
                <w:szCs w:val="16"/>
              </w:rPr>
            </w:pPr>
            <w:r w:rsidRPr="00C46406">
              <w:rPr>
                <w:sz w:val="16"/>
                <w:szCs w:val="16"/>
              </w:rPr>
              <w:t>36</w:t>
            </w:r>
            <w:r>
              <w:rPr>
                <w:sz w:val="16"/>
                <w:szCs w:val="16"/>
              </w:rPr>
              <w:t>.0</w:t>
            </w:r>
          </w:p>
        </w:tc>
        <w:tc>
          <w:tcPr>
            <w:tcW w:w="850" w:type="dxa"/>
            <w:tcBorders>
              <w:top w:val="single" w:sz="4" w:space="0" w:color="auto"/>
              <w:left w:val="nil"/>
              <w:bottom w:val="single" w:sz="4" w:space="0" w:color="auto"/>
            </w:tcBorders>
            <w:vAlign w:val="center"/>
          </w:tcPr>
          <w:p w14:paraId="02454DBD" w14:textId="5D93256E"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6</w:t>
            </w:r>
          </w:p>
        </w:tc>
        <w:tc>
          <w:tcPr>
            <w:tcW w:w="821" w:type="dxa"/>
            <w:vAlign w:val="center"/>
          </w:tcPr>
          <w:p w14:paraId="539BEB7B" w14:textId="710FD6AF" w:rsidR="00C62924" w:rsidRPr="00C46406" w:rsidRDefault="00C62924" w:rsidP="00C62924">
            <w:pPr>
              <w:jc w:val="center"/>
              <w:rPr>
                <w:sz w:val="16"/>
                <w:szCs w:val="16"/>
              </w:rPr>
            </w:pPr>
            <w:r w:rsidRPr="00C46406">
              <w:rPr>
                <w:sz w:val="16"/>
                <w:szCs w:val="16"/>
              </w:rPr>
              <w:t>9</w:t>
            </w:r>
            <w:r>
              <w:rPr>
                <w:sz w:val="16"/>
                <w:szCs w:val="16"/>
              </w:rPr>
              <w:t>.</w:t>
            </w:r>
            <w:r w:rsidRPr="00C46406">
              <w:rPr>
                <w:sz w:val="16"/>
                <w:szCs w:val="16"/>
              </w:rPr>
              <w:t>6</w:t>
            </w:r>
          </w:p>
        </w:tc>
      </w:tr>
      <w:tr w:rsidR="00C62924" w:rsidRPr="00C46406" w14:paraId="174FC1C7" w14:textId="1FA5BCE1" w:rsidTr="00C62924">
        <w:trPr>
          <w:trHeight w:val="50"/>
          <w:jc w:val="center"/>
        </w:trPr>
        <w:tc>
          <w:tcPr>
            <w:tcW w:w="1134" w:type="dxa"/>
            <w:tcBorders>
              <w:right w:val="single" w:sz="4" w:space="0" w:color="auto"/>
            </w:tcBorders>
            <w:noWrap/>
            <w:vAlign w:val="center"/>
            <w:hideMark/>
          </w:tcPr>
          <w:p w14:paraId="77F3C9B6" w14:textId="69DF375A" w:rsidR="00C62924" w:rsidRPr="00C46406" w:rsidRDefault="00C62924" w:rsidP="00C62924">
            <w:pPr>
              <w:rPr>
                <w:bCs/>
                <w:sz w:val="16"/>
                <w:szCs w:val="16"/>
              </w:rPr>
            </w:pPr>
            <w:proofErr w:type="spellStart"/>
            <w:r w:rsidRPr="00C46406">
              <w:rPr>
                <w:bCs/>
                <w:sz w:val="16"/>
                <w:szCs w:val="16"/>
              </w:rPr>
              <w:t>Gitextensions</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71C4C08D" w14:textId="6625851C"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5E8E4A92" w14:textId="748649EE" w:rsidR="00C62924" w:rsidRPr="00C46406" w:rsidRDefault="00C62924" w:rsidP="00C62924">
            <w:pPr>
              <w:jc w:val="center"/>
              <w:rPr>
                <w:sz w:val="16"/>
                <w:szCs w:val="16"/>
              </w:rPr>
            </w:pPr>
            <w:r w:rsidRPr="00C46406">
              <w:rPr>
                <w:sz w:val="16"/>
                <w:szCs w:val="16"/>
              </w:rPr>
              <w:t>6</w:t>
            </w:r>
            <w:ins w:id="2277" w:author="Cristiano Cesario" w:date="2014-06-29T14:43:00Z">
              <w:r>
                <w:rPr>
                  <w:sz w:val="16"/>
                  <w:szCs w:val="16"/>
                </w:rPr>
                <w:t>,</w:t>
              </w:r>
            </w:ins>
            <w:r w:rsidRPr="00C46406">
              <w:rPr>
                <w:sz w:val="16"/>
                <w:szCs w:val="16"/>
              </w:rPr>
              <w:t>417</w:t>
            </w:r>
          </w:p>
        </w:tc>
        <w:tc>
          <w:tcPr>
            <w:tcW w:w="515" w:type="dxa"/>
            <w:noWrap/>
            <w:vAlign w:val="center"/>
            <w:hideMark/>
          </w:tcPr>
          <w:p w14:paraId="13CF9BD5" w14:textId="56D942D9" w:rsidR="00C62924" w:rsidRPr="00C46406" w:rsidRDefault="00C62924" w:rsidP="00C62924">
            <w:pPr>
              <w:jc w:val="center"/>
              <w:rPr>
                <w:sz w:val="16"/>
                <w:szCs w:val="16"/>
              </w:rPr>
            </w:pPr>
            <w:r w:rsidRPr="00C46406">
              <w:rPr>
                <w:sz w:val="16"/>
                <w:szCs w:val="16"/>
              </w:rPr>
              <w:t>448</w:t>
            </w:r>
            <w:r>
              <w:rPr>
                <w:sz w:val="16"/>
                <w:szCs w:val="16"/>
              </w:rPr>
              <w:t>.0</w:t>
            </w:r>
          </w:p>
        </w:tc>
        <w:tc>
          <w:tcPr>
            <w:tcW w:w="619" w:type="dxa"/>
            <w:noWrap/>
            <w:vAlign w:val="center"/>
            <w:hideMark/>
          </w:tcPr>
          <w:p w14:paraId="1E99F739" w14:textId="45796D83" w:rsidR="00C62924" w:rsidRPr="00C46406" w:rsidRDefault="00C62924" w:rsidP="00C62924">
            <w:pPr>
              <w:jc w:val="center"/>
              <w:rPr>
                <w:sz w:val="16"/>
                <w:szCs w:val="16"/>
              </w:rPr>
            </w:pPr>
            <w:r w:rsidRPr="00C46406">
              <w:rPr>
                <w:sz w:val="16"/>
                <w:szCs w:val="16"/>
              </w:rPr>
              <w:t>1</w:t>
            </w:r>
            <w:ins w:id="2278" w:author="Cristiano Cesario" w:date="2014-06-29T14:42:00Z">
              <w:r>
                <w:rPr>
                  <w:sz w:val="16"/>
                  <w:szCs w:val="16"/>
                </w:rPr>
                <w:t>,</w:t>
              </w:r>
            </w:ins>
            <w:r w:rsidRPr="00C46406">
              <w:rPr>
                <w:sz w:val="16"/>
                <w:szCs w:val="16"/>
              </w:rPr>
              <w:t>549</w:t>
            </w:r>
          </w:p>
        </w:tc>
        <w:tc>
          <w:tcPr>
            <w:tcW w:w="734" w:type="dxa"/>
            <w:tcBorders>
              <w:right w:val="single" w:sz="4" w:space="0" w:color="auto"/>
            </w:tcBorders>
            <w:noWrap/>
            <w:vAlign w:val="center"/>
            <w:hideMark/>
          </w:tcPr>
          <w:p w14:paraId="13AE0C11" w14:textId="77777777" w:rsidR="00C62924" w:rsidRPr="00C46406" w:rsidRDefault="00C62924" w:rsidP="00C62924">
            <w:pPr>
              <w:jc w:val="center"/>
              <w:rPr>
                <w:sz w:val="16"/>
                <w:szCs w:val="16"/>
              </w:rPr>
            </w:pPr>
            <w:r w:rsidRPr="00C46406">
              <w:rPr>
                <w:sz w:val="16"/>
                <w:szCs w:val="16"/>
              </w:rPr>
              <w:t>3</w:t>
            </w:r>
          </w:p>
        </w:tc>
        <w:tc>
          <w:tcPr>
            <w:tcW w:w="683" w:type="dxa"/>
          </w:tcPr>
          <w:p w14:paraId="4F741ECB" w14:textId="08DF16F5" w:rsidR="00C62924" w:rsidRPr="00C46406" w:rsidRDefault="00C62924" w:rsidP="00C62924">
            <w:pPr>
              <w:jc w:val="center"/>
              <w:rPr>
                <w:ins w:id="2279" w:author="Cristiano Cesario" w:date="2014-06-29T14:39:00Z"/>
                <w:sz w:val="16"/>
                <w:szCs w:val="16"/>
              </w:rPr>
            </w:pPr>
            <w:ins w:id="2280" w:author="Cristiano Cesario" w:date="2014-06-29T14:41:00Z">
              <w:r>
                <w:rPr>
                  <w:sz w:val="16"/>
                  <w:szCs w:val="16"/>
                </w:rPr>
                <w:t>73.0</w:t>
              </w:r>
            </w:ins>
          </w:p>
        </w:tc>
        <w:tc>
          <w:tcPr>
            <w:tcW w:w="709" w:type="dxa"/>
          </w:tcPr>
          <w:p w14:paraId="25832DE5" w14:textId="3415B7BB" w:rsidR="00C62924" w:rsidRPr="005C05E4" w:rsidRDefault="00C62924" w:rsidP="00C62924">
            <w:pPr>
              <w:jc w:val="center"/>
              <w:rPr>
                <w:sz w:val="16"/>
                <w:szCs w:val="16"/>
              </w:rPr>
            </w:pPr>
            <w:ins w:id="2281" w:author="Cristiano Cesario" w:date="2014-06-29T14:42:00Z">
              <w:r w:rsidRPr="00C62924">
                <w:rPr>
                  <w:sz w:val="16"/>
                  <w:szCs w:val="16"/>
                  <w:rPrChange w:id="2282" w:author="Cristiano Cesario" w:date="2014-06-29T14:42:00Z">
                    <w:rPr/>
                  </w:rPrChange>
                </w:rPr>
                <w:t>1</w:t>
              </w:r>
              <w:r>
                <w:rPr>
                  <w:sz w:val="16"/>
                  <w:szCs w:val="16"/>
                </w:rPr>
                <w:t>,</w:t>
              </w:r>
              <w:r w:rsidRPr="00C62924">
                <w:rPr>
                  <w:sz w:val="16"/>
                  <w:szCs w:val="16"/>
                  <w:rPrChange w:id="2283" w:author="Cristiano Cesario" w:date="2014-06-29T14:42:00Z">
                    <w:rPr/>
                  </w:rPrChange>
                </w:rPr>
                <w:t>529</w:t>
              </w:r>
            </w:ins>
          </w:p>
        </w:tc>
        <w:tc>
          <w:tcPr>
            <w:tcW w:w="851" w:type="dxa"/>
            <w:tcBorders>
              <w:right w:val="single" w:sz="4" w:space="0" w:color="auto"/>
            </w:tcBorders>
            <w:vAlign w:val="center"/>
          </w:tcPr>
          <w:p w14:paraId="701D7059" w14:textId="6225EA62" w:rsidR="00C62924" w:rsidRPr="00C46406" w:rsidRDefault="00C62924" w:rsidP="00C62924">
            <w:pPr>
              <w:jc w:val="center"/>
              <w:rPr>
                <w:sz w:val="16"/>
                <w:szCs w:val="16"/>
              </w:rPr>
            </w:pPr>
            <w:r w:rsidRPr="00C46406">
              <w:rPr>
                <w:sz w:val="16"/>
                <w:szCs w:val="16"/>
              </w:rPr>
              <w:t>17</w:t>
            </w:r>
            <w:ins w:id="2284" w:author="Cristiano Cesario" w:date="2014-06-20T17:53:00Z">
              <w:r>
                <w:rPr>
                  <w:sz w:val="16"/>
                  <w:szCs w:val="16"/>
                </w:rPr>
                <w:t>.0</w:t>
              </w:r>
            </w:ins>
          </w:p>
        </w:tc>
        <w:tc>
          <w:tcPr>
            <w:tcW w:w="567" w:type="dxa"/>
            <w:tcBorders>
              <w:top w:val="single" w:sz="4" w:space="0" w:color="auto"/>
              <w:left w:val="single" w:sz="4" w:space="0" w:color="auto"/>
              <w:bottom w:val="single" w:sz="4" w:space="0" w:color="auto"/>
            </w:tcBorders>
            <w:vAlign w:val="center"/>
          </w:tcPr>
          <w:p w14:paraId="2C33D559" w14:textId="07ABDCBB" w:rsidR="00C62924" w:rsidRPr="00C46406" w:rsidRDefault="00C62924" w:rsidP="00C62924">
            <w:pPr>
              <w:jc w:val="center"/>
              <w:rPr>
                <w:sz w:val="16"/>
                <w:szCs w:val="16"/>
              </w:rPr>
            </w:pPr>
            <w:r w:rsidRPr="00C46406">
              <w:rPr>
                <w:sz w:val="16"/>
                <w:szCs w:val="16"/>
              </w:rPr>
              <w:t>155</w:t>
            </w:r>
            <w:r>
              <w:rPr>
                <w:sz w:val="16"/>
                <w:szCs w:val="16"/>
              </w:rPr>
              <w:t>.</w:t>
            </w:r>
            <w:r w:rsidRPr="00C46406">
              <w:rPr>
                <w:sz w:val="16"/>
                <w:szCs w:val="16"/>
              </w:rPr>
              <w:t>8</w:t>
            </w:r>
          </w:p>
        </w:tc>
        <w:tc>
          <w:tcPr>
            <w:tcW w:w="567" w:type="dxa"/>
            <w:tcBorders>
              <w:right w:val="nil"/>
            </w:tcBorders>
            <w:vAlign w:val="center"/>
          </w:tcPr>
          <w:p w14:paraId="31A5D4E0" w14:textId="25110681" w:rsidR="00C62924" w:rsidRPr="00C46406" w:rsidRDefault="00C62924" w:rsidP="00C62924">
            <w:pPr>
              <w:jc w:val="center"/>
              <w:rPr>
                <w:sz w:val="16"/>
                <w:szCs w:val="16"/>
              </w:rPr>
            </w:pPr>
            <w:r w:rsidRPr="00C46406">
              <w:rPr>
                <w:sz w:val="16"/>
                <w:szCs w:val="16"/>
              </w:rPr>
              <w:t>129</w:t>
            </w:r>
            <w:r>
              <w:rPr>
                <w:sz w:val="16"/>
                <w:szCs w:val="16"/>
              </w:rPr>
              <w:t>.0</w:t>
            </w:r>
          </w:p>
        </w:tc>
        <w:tc>
          <w:tcPr>
            <w:tcW w:w="850" w:type="dxa"/>
            <w:tcBorders>
              <w:top w:val="single" w:sz="4" w:space="0" w:color="auto"/>
              <w:left w:val="nil"/>
              <w:bottom w:val="single" w:sz="4" w:space="0" w:color="auto"/>
            </w:tcBorders>
            <w:vAlign w:val="center"/>
          </w:tcPr>
          <w:p w14:paraId="7398C4F9" w14:textId="673FADCD" w:rsidR="00C62924" w:rsidRPr="00C46406" w:rsidRDefault="00C62924" w:rsidP="00C62924">
            <w:pPr>
              <w:jc w:val="center"/>
              <w:rPr>
                <w:sz w:val="16"/>
                <w:szCs w:val="16"/>
              </w:rPr>
            </w:pPr>
            <w:r w:rsidRPr="00C46406">
              <w:rPr>
                <w:sz w:val="16"/>
                <w:szCs w:val="16"/>
              </w:rPr>
              <w:t>1</w:t>
            </w:r>
            <w:r>
              <w:rPr>
                <w:sz w:val="16"/>
                <w:szCs w:val="16"/>
              </w:rPr>
              <w:t>.</w:t>
            </w:r>
            <w:r w:rsidRPr="00C46406">
              <w:rPr>
                <w:sz w:val="16"/>
                <w:szCs w:val="16"/>
              </w:rPr>
              <w:t>6</w:t>
            </w:r>
          </w:p>
        </w:tc>
        <w:tc>
          <w:tcPr>
            <w:tcW w:w="821" w:type="dxa"/>
            <w:vAlign w:val="center"/>
          </w:tcPr>
          <w:p w14:paraId="344BCC7F" w14:textId="10FB7056" w:rsidR="00C62924" w:rsidRPr="00C46406" w:rsidRDefault="00C62924" w:rsidP="00C62924">
            <w:pPr>
              <w:jc w:val="center"/>
              <w:rPr>
                <w:sz w:val="16"/>
                <w:szCs w:val="16"/>
              </w:rPr>
            </w:pPr>
            <w:r w:rsidRPr="00C46406">
              <w:rPr>
                <w:sz w:val="16"/>
                <w:szCs w:val="16"/>
              </w:rPr>
              <w:t>10</w:t>
            </w:r>
            <w:r>
              <w:rPr>
                <w:sz w:val="16"/>
                <w:szCs w:val="16"/>
              </w:rPr>
              <w:t>.</w:t>
            </w:r>
            <w:r w:rsidRPr="00C46406">
              <w:rPr>
                <w:sz w:val="16"/>
                <w:szCs w:val="16"/>
              </w:rPr>
              <w:t>6</w:t>
            </w:r>
          </w:p>
        </w:tc>
      </w:tr>
      <w:tr w:rsidR="00C62924" w:rsidRPr="00C46406" w14:paraId="48799194" w14:textId="5AF0E5EC" w:rsidTr="00C62924">
        <w:trPr>
          <w:trHeight w:val="50"/>
          <w:jc w:val="center"/>
        </w:trPr>
        <w:tc>
          <w:tcPr>
            <w:tcW w:w="1134" w:type="dxa"/>
            <w:tcBorders>
              <w:right w:val="single" w:sz="4" w:space="0" w:color="auto"/>
            </w:tcBorders>
            <w:noWrap/>
            <w:vAlign w:val="center"/>
            <w:hideMark/>
          </w:tcPr>
          <w:p w14:paraId="69C9A83C" w14:textId="77777777" w:rsidR="00C62924" w:rsidRPr="00C46406" w:rsidRDefault="00C62924" w:rsidP="00C62924">
            <w:pPr>
              <w:rPr>
                <w:bCs/>
                <w:sz w:val="16"/>
                <w:szCs w:val="16"/>
              </w:rPr>
            </w:pPr>
            <w:proofErr w:type="spellStart"/>
            <w:r w:rsidRPr="00C46406">
              <w:rPr>
                <w:bCs/>
                <w:sz w:val="16"/>
                <w:szCs w:val="16"/>
              </w:rPr>
              <w:t>drupal</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5D30BDEE" w14:textId="3CF4685D" w:rsidR="00C62924" w:rsidRPr="00C46406" w:rsidRDefault="00C62924" w:rsidP="00C62924">
            <w:pPr>
              <w:jc w:val="center"/>
              <w:rPr>
                <w:sz w:val="16"/>
                <w:szCs w:val="16"/>
              </w:rPr>
            </w:pPr>
            <w:r>
              <w:rPr>
                <w:sz w:val="16"/>
                <w:szCs w:val="16"/>
              </w:rPr>
              <w:t>drupal.org</w:t>
            </w:r>
          </w:p>
        </w:tc>
        <w:tc>
          <w:tcPr>
            <w:tcW w:w="709" w:type="dxa"/>
            <w:tcBorders>
              <w:top w:val="single" w:sz="4" w:space="0" w:color="auto"/>
              <w:left w:val="single" w:sz="4" w:space="0" w:color="auto"/>
              <w:bottom w:val="single" w:sz="4" w:space="0" w:color="auto"/>
            </w:tcBorders>
            <w:noWrap/>
            <w:vAlign w:val="center"/>
            <w:hideMark/>
          </w:tcPr>
          <w:p w14:paraId="784807CB" w14:textId="403640EC" w:rsidR="00C62924" w:rsidRPr="00C46406" w:rsidRDefault="00C62924" w:rsidP="00C62924">
            <w:pPr>
              <w:jc w:val="center"/>
              <w:rPr>
                <w:sz w:val="16"/>
                <w:szCs w:val="16"/>
              </w:rPr>
            </w:pPr>
            <w:r w:rsidRPr="00C46406">
              <w:rPr>
                <w:sz w:val="16"/>
                <w:szCs w:val="16"/>
              </w:rPr>
              <w:t>23</w:t>
            </w:r>
            <w:ins w:id="2285" w:author="Cristiano Cesario" w:date="2014-06-29T14:42:00Z">
              <w:r>
                <w:rPr>
                  <w:sz w:val="16"/>
                  <w:szCs w:val="16"/>
                </w:rPr>
                <w:t>,</w:t>
              </w:r>
            </w:ins>
            <w:r w:rsidRPr="00C46406">
              <w:rPr>
                <w:sz w:val="16"/>
                <w:szCs w:val="16"/>
              </w:rPr>
              <w:t>922</w:t>
            </w:r>
          </w:p>
        </w:tc>
        <w:tc>
          <w:tcPr>
            <w:tcW w:w="515" w:type="dxa"/>
            <w:noWrap/>
            <w:vAlign w:val="center"/>
            <w:hideMark/>
          </w:tcPr>
          <w:p w14:paraId="7E5FFC91" w14:textId="19114512" w:rsidR="00C62924" w:rsidRPr="00C46406" w:rsidRDefault="00C62924" w:rsidP="00C62924">
            <w:pPr>
              <w:jc w:val="center"/>
              <w:rPr>
                <w:sz w:val="16"/>
                <w:szCs w:val="16"/>
              </w:rPr>
            </w:pPr>
            <w:commentRangeStart w:id="2286"/>
            <w:r w:rsidRPr="00C46406">
              <w:rPr>
                <w:sz w:val="16"/>
                <w:szCs w:val="16"/>
              </w:rPr>
              <w:t>84</w:t>
            </w:r>
            <w:r>
              <w:rPr>
                <w:sz w:val="16"/>
                <w:szCs w:val="16"/>
              </w:rPr>
              <w:t>.</w:t>
            </w:r>
            <w:r w:rsidRPr="00C46406">
              <w:rPr>
                <w:sz w:val="16"/>
                <w:szCs w:val="16"/>
              </w:rPr>
              <w:t>4</w:t>
            </w:r>
            <w:commentRangeEnd w:id="2286"/>
            <w:r>
              <w:rPr>
                <w:rStyle w:val="Refdecomentrio"/>
              </w:rPr>
              <w:commentReference w:id="2286"/>
            </w:r>
          </w:p>
        </w:tc>
        <w:tc>
          <w:tcPr>
            <w:tcW w:w="619" w:type="dxa"/>
            <w:noWrap/>
            <w:vAlign w:val="center"/>
            <w:hideMark/>
          </w:tcPr>
          <w:p w14:paraId="43693066" w14:textId="667584ED" w:rsidR="00C62924" w:rsidRPr="00C46406" w:rsidRDefault="00C62924" w:rsidP="00C62924">
            <w:pPr>
              <w:jc w:val="center"/>
              <w:rPr>
                <w:sz w:val="16"/>
                <w:szCs w:val="16"/>
              </w:rPr>
            </w:pPr>
            <w:r w:rsidRPr="00C46406">
              <w:rPr>
                <w:sz w:val="16"/>
                <w:szCs w:val="16"/>
              </w:rPr>
              <w:t>9</w:t>
            </w:r>
            <w:ins w:id="2287" w:author="Cristiano Cesario" w:date="2014-06-29T14:42:00Z">
              <w:r>
                <w:rPr>
                  <w:sz w:val="16"/>
                  <w:szCs w:val="16"/>
                </w:rPr>
                <w:t>,</w:t>
              </w:r>
            </w:ins>
            <w:r w:rsidRPr="00C46406">
              <w:rPr>
                <w:sz w:val="16"/>
                <w:szCs w:val="16"/>
              </w:rPr>
              <w:t>290</w:t>
            </w:r>
          </w:p>
        </w:tc>
        <w:tc>
          <w:tcPr>
            <w:tcW w:w="734" w:type="dxa"/>
            <w:tcBorders>
              <w:right w:val="single" w:sz="4" w:space="0" w:color="auto"/>
            </w:tcBorders>
            <w:noWrap/>
            <w:vAlign w:val="center"/>
            <w:hideMark/>
          </w:tcPr>
          <w:p w14:paraId="35729E49" w14:textId="77777777" w:rsidR="00C62924" w:rsidRPr="00C46406" w:rsidRDefault="00C62924" w:rsidP="00C62924">
            <w:pPr>
              <w:jc w:val="center"/>
              <w:rPr>
                <w:sz w:val="16"/>
                <w:szCs w:val="16"/>
              </w:rPr>
            </w:pPr>
            <w:r w:rsidRPr="00C46406">
              <w:rPr>
                <w:sz w:val="16"/>
                <w:szCs w:val="16"/>
              </w:rPr>
              <w:t>3</w:t>
            </w:r>
          </w:p>
        </w:tc>
        <w:tc>
          <w:tcPr>
            <w:tcW w:w="683" w:type="dxa"/>
          </w:tcPr>
          <w:p w14:paraId="65791F01" w14:textId="77777777" w:rsidR="00C62924" w:rsidRPr="00C46406" w:rsidRDefault="00C62924" w:rsidP="00C62924">
            <w:pPr>
              <w:jc w:val="center"/>
              <w:rPr>
                <w:ins w:id="2288" w:author="Cristiano Cesario" w:date="2014-06-29T14:39:00Z"/>
                <w:sz w:val="16"/>
                <w:szCs w:val="16"/>
              </w:rPr>
            </w:pPr>
          </w:p>
        </w:tc>
        <w:tc>
          <w:tcPr>
            <w:tcW w:w="709" w:type="dxa"/>
            <w:vAlign w:val="center"/>
          </w:tcPr>
          <w:p w14:paraId="58D5CF14" w14:textId="34CE32A1" w:rsidR="00C62924" w:rsidRPr="00C46406" w:rsidRDefault="00C62924" w:rsidP="00C62924">
            <w:pPr>
              <w:jc w:val="center"/>
              <w:rPr>
                <w:sz w:val="16"/>
                <w:szCs w:val="16"/>
              </w:rPr>
            </w:pPr>
          </w:p>
        </w:tc>
        <w:tc>
          <w:tcPr>
            <w:tcW w:w="851" w:type="dxa"/>
            <w:tcBorders>
              <w:right w:val="single" w:sz="4" w:space="0" w:color="auto"/>
            </w:tcBorders>
            <w:vAlign w:val="center"/>
          </w:tcPr>
          <w:p w14:paraId="2C74E7D9" w14:textId="639DA909" w:rsidR="00C62924" w:rsidRPr="00C46406" w:rsidRDefault="00C62924" w:rsidP="00C62924">
            <w:pPr>
              <w:jc w:val="center"/>
              <w:rPr>
                <w:sz w:val="16"/>
                <w:szCs w:val="16"/>
              </w:rPr>
            </w:pPr>
            <w:r w:rsidRPr="00C46406">
              <w:rPr>
                <w:sz w:val="16"/>
                <w:szCs w:val="16"/>
              </w:rPr>
              <w:t>18</w:t>
            </w:r>
            <w:ins w:id="2289" w:author="Cristiano Cesario" w:date="2014-06-20T17:53:00Z">
              <w:r>
                <w:rPr>
                  <w:sz w:val="16"/>
                  <w:szCs w:val="16"/>
                </w:rPr>
                <w:t>.0</w:t>
              </w:r>
            </w:ins>
          </w:p>
        </w:tc>
        <w:tc>
          <w:tcPr>
            <w:tcW w:w="567" w:type="dxa"/>
            <w:tcBorders>
              <w:top w:val="single" w:sz="4" w:space="0" w:color="auto"/>
              <w:left w:val="single" w:sz="4" w:space="0" w:color="auto"/>
              <w:bottom w:val="single" w:sz="4" w:space="0" w:color="auto"/>
            </w:tcBorders>
            <w:vAlign w:val="center"/>
          </w:tcPr>
          <w:p w14:paraId="385151B0" w14:textId="057CAB04" w:rsidR="00C62924" w:rsidRPr="00C46406" w:rsidRDefault="00C62924" w:rsidP="00C62924">
            <w:pPr>
              <w:jc w:val="center"/>
              <w:rPr>
                <w:sz w:val="16"/>
                <w:szCs w:val="16"/>
              </w:rPr>
            </w:pPr>
            <w:r w:rsidRPr="00C46406">
              <w:rPr>
                <w:sz w:val="16"/>
                <w:szCs w:val="16"/>
              </w:rPr>
              <w:t>102</w:t>
            </w:r>
            <w:r>
              <w:rPr>
                <w:sz w:val="16"/>
                <w:szCs w:val="16"/>
              </w:rPr>
              <w:t>.0</w:t>
            </w:r>
          </w:p>
        </w:tc>
        <w:tc>
          <w:tcPr>
            <w:tcW w:w="567" w:type="dxa"/>
            <w:tcBorders>
              <w:right w:val="nil"/>
            </w:tcBorders>
            <w:vAlign w:val="center"/>
          </w:tcPr>
          <w:p w14:paraId="73B680B6" w14:textId="547FF160" w:rsidR="00C62924" w:rsidRPr="00C46406" w:rsidRDefault="00C62924" w:rsidP="00C62924">
            <w:pPr>
              <w:jc w:val="center"/>
              <w:rPr>
                <w:sz w:val="16"/>
                <w:szCs w:val="16"/>
              </w:rPr>
            </w:pPr>
            <w:r w:rsidRPr="00C46406">
              <w:rPr>
                <w:sz w:val="16"/>
                <w:szCs w:val="16"/>
              </w:rPr>
              <w:t>95</w:t>
            </w:r>
            <w:r>
              <w:rPr>
                <w:sz w:val="16"/>
                <w:szCs w:val="16"/>
              </w:rPr>
              <w:t>.0</w:t>
            </w:r>
          </w:p>
        </w:tc>
        <w:tc>
          <w:tcPr>
            <w:tcW w:w="850" w:type="dxa"/>
            <w:tcBorders>
              <w:top w:val="single" w:sz="4" w:space="0" w:color="auto"/>
              <w:left w:val="nil"/>
              <w:bottom w:val="single" w:sz="4" w:space="0" w:color="auto"/>
            </w:tcBorders>
            <w:vAlign w:val="center"/>
          </w:tcPr>
          <w:p w14:paraId="3D156C01" w14:textId="1E026460" w:rsidR="00C62924" w:rsidRPr="00C46406" w:rsidRDefault="00C62924" w:rsidP="00C62924">
            <w:pPr>
              <w:jc w:val="center"/>
              <w:rPr>
                <w:sz w:val="16"/>
                <w:szCs w:val="16"/>
              </w:rPr>
            </w:pPr>
            <w:r w:rsidRPr="00C46406">
              <w:rPr>
                <w:sz w:val="16"/>
                <w:szCs w:val="16"/>
              </w:rPr>
              <w:t>2</w:t>
            </w:r>
            <w:r>
              <w:rPr>
                <w:sz w:val="16"/>
                <w:szCs w:val="16"/>
              </w:rPr>
              <w:t>.0</w:t>
            </w:r>
          </w:p>
        </w:tc>
        <w:tc>
          <w:tcPr>
            <w:tcW w:w="821" w:type="dxa"/>
            <w:vAlign w:val="center"/>
          </w:tcPr>
          <w:p w14:paraId="66B17B01" w14:textId="6B56B46E" w:rsidR="00C62924" w:rsidRPr="00C46406" w:rsidRDefault="00C62924" w:rsidP="00C62924">
            <w:pPr>
              <w:jc w:val="center"/>
              <w:rPr>
                <w:sz w:val="16"/>
                <w:szCs w:val="16"/>
              </w:rPr>
            </w:pPr>
            <w:r w:rsidRPr="00C46406">
              <w:rPr>
                <w:sz w:val="16"/>
                <w:szCs w:val="16"/>
              </w:rPr>
              <w:t>18</w:t>
            </w:r>
            <w:r>
              <w:rPr>
                <w:sz w:val="16"/>
                <w:szCs w:val="16"/>
              </w:rPr>
              <w:t>.0</w:t>
            </w:r>
          </w:p>
        </w:tc>
      </w:tr>
      <w:tr w:rsidR="00C62924" w:rsidRPr="00C46406" w14:paraId="7C0E68C4" w14:textId="41C8C143" w:rsidTr="00C62924">
        <w:trPr>
          <w:trHeight w:val="71"/>
          <w:jc w:val="center"/>
        </w:trPr>
        <w:tc>
          <w:tcPr>
            <w:tcW w:w="1134" w:type="dxa"/>
            <w:tcBorders>
              <w:bottom w:val="single" w:sz="4" w:space="0" w:color="auto"/>
              <w:right w:val="single" w:sz="4" w:space="0" w:color="auto"/>
            </w:tcBorders>
            <w:noWrap/>
            <w:vAlign w:val="center"/>
            <w:hideMark/>
          </w:tcPr>
          <w:p w14:paraId="7AD2AF95" w14:textId="77777777" w:rsidR="00C62924" w:rsidRPr="00C46406" w:rsidRDefault="00C62924" w:rsidP="00C62924">
            <w:pPr>
              <w:rPr>
                <w:bCs/>
                <w:sz w:val="16"/>
                <w:szCs w:val="16"/>
              </w:rPr>
            </w:pPr>
            <w:r w:rsidRPr="00C46406">
              <w:rPr>
                <w:bCs/>
                <w:sz w:val="16"/>
                <w:szCs w:val="16"/>
              </w:rPr>
              <w:t>Expresso Livre</w:t>
            </w:r>
          </w:p>
        </w:tc>
        <w:tc>
          <w:tcPr>
            <w:tcW w:w="1276" w:type="dxa"/>
            <w:tcBorders>
              <w:top w:val="single" w:sz="4" w:space="0" w:color="auto"/>
              <w:left w:val="single" w:sz="4" w:space="0" w:color="auto"/>
              <w:bottom w:val="single" w:sz="4" w:space="0" w:color="auto"/>
              <w:right w:val="single" w:sz="4" w:space="0" w:color="auto"/>
            </w:tcBorders>
            <w:vAlign w:val="center"/>
          </w:tcPr>
          <w:p w14:paraId="5D4824AA" w14:textId="53CDA880" w:rsidR="00C62924" w:rsidRPr="00C46406" w:rsidRDefault="00C62924" w:rsidP="00C62924">
            <w:pPr>
              <w:jc w:val="center"/>
              <w:rPr>
                <w:sz w:val="16"/>
                <w:szCs w:val="16"/>
              </w:rPr>
            </w:pPr>
            <w:r>
              <w:rPr>
                <w:sz w:val="16"/>
                <w:szCs w:val="16"/>
              </w:rPr>
              <w:t>gitorious.org</w:t>
            </w:r>
          </w:p>
        </w:tc>
        <w:tc>
          <w:tcPr>
            <w:tcW w:w="709" w:type="dxa"/>
            <w:tcBorders>
              <w:top w:val="single" w:sz="4" w:space="0" w:color="auto"/>
              <w:left w:val="single" w:sz="4" w:space="0" w:color="auto"/>
              <w:bottom w:val="single" w:sz="4" w:space="0" w:color="auto"/>
            </w:tcBorders>
            <w:noWrap/>
            <w:vAlign w:val="center"/>
            <w:hideMark/>
          </w:tcPr>
          <w:p w14:paraId="7FA6D8A4" w14:textId="7C657C37" w:rsidR="00C62924" w:rsidRPr="00C46406" w:rsidRDefault="00C62924" w:rsidP="00C62924">
            <w:pPr>
              <w:jc w:val="center"/>
              <w:rPr>
                <w:sz w:val="16"/>
                <w:szCs w:val="16"/>
              </w:rPr>
            </w:pPr>
            <w:r w:rsidRPr="00C46406">
              <w:rPr>
                <w:sz w:val="16"/>
                <w:szCs w:val="16"/>
              </w:rPr>
              <w:t>25</w:t>
            </w:r>
            <w:ins w:id="2290" w:author="Cristiano Cesario" w:date="2014-06-29T14:42:00Z">
              <w:r>
                <w:rPr>
                  <w:sz w:val="16"/>
                  <w:szCs w:val="16"/>
                </w:rPr>
                <w:t>,</w:t>
              </w:r>
            </w:ins>
            <w:r w:rsidRPr="00C46406">
              <w:rPr>
                <w:sz w:val="16"/>
                <w:szCs w:val="16"/>
              </w:rPr>
              <w:t>822</w:t>
            </w:r>
          </w:p>
        </w:tc>
        <w:tc>
          <w:tcPr>
            <w:tcW w:w="515" w:type="dxa"/>
            <w:tcBorders>
              <w:bottom w:val="single" w:sz="4" w:space="0" w:color="auto"/>
            </w:tcBorders>
            <w:noWrap/>
            <w:vAlign w:val="center"/>
            <w:hideMark/>
          </w:tcPr>
          <w:p w14:paraId="3ED212F9" w14:textId="7073F4A7" w:rsidR="00C62924" w:rsidRPr="00C46406" w:rsidRDefault="00C62924" w:rsidP="00C62924">
            <w:pPr>
              <w:jc w:val="center"/>
              <w:rPr>
                <w:sz w:val="16"/>
                <w:szCs w:val="16"/>
              </w:rPr>
            </w:pPr>
            <w:r w:rsidRPr="00C46406">
              <w:rPr>
                <w:sz w:val="16"/>
                <w:szCs w:val="16"/>
              </w:rPr>
              <w:t>141</w:t>
            </w:r>
            <w:r>
              <w:rPr>
                <w:sz w:val="16"/>
                <w:szCs w:val="16"/>
              </w:rPr>
              <w:t>.0</w:t>
            </w:r>
          </w:p>
        </w:tc>
        <w:tc>
          <w:tcPr>
            <w:tcW w:w="619" w:type="dxa"/>
            <w:tcBorders>
              <w:bottom w:val="single" w:sz="4" w:space="0" w:color="auto"/>
            </w:tcBorders>
            <w:noWrap/>
            <w:vAlign w:val="center"/>
            <w:hideMark/>
          </w:tcPr>
          <w:p w14:paraId="1C2EBCFE" w14:textId="60753AB2" w:rsidR="00C62924" w:rsidRPr="00C46406" w:rsidRDefault="00C62924" w:rsidP="00C62924">
            <w:pPr>
              <w:jc w:val="center"/>
              <w:rPr>
                <w:sz w:val="16"/>
                <w:szCs w:val="16"/>
              </w:rPr>
            </w:pPr>
            <w:r w:rsidRPr="00C46406">
              <w:rPr>
                <w:sz w:val="16"/>
                <w:szCs w:val="16"/>
              </w:rPr>
              <w:t>20</w:t>
            </w:r>
            <w:ins w:id="2291" w:author="Cristiano Cesario" w:date="2014-06-29T14:42:00Z">
              <w:r>
                <w:rPr>
                  <w:sz w:val="16"/>
                  <w:szCs w:val="16"/>
                </w:rPr>
                <w:t>,</w:t>
              </w:r>
            </w:ins>
            <w:r w:rsidRPr="00C46406">
              <w:rPr>
                <w:sz w:val="16"/>
                <w:szCs w:val="16"/>
              </w:rPr>
              <w:t>729</w:t>
            </w:r>
          </w:p>
        </w:tc>
        <w:tc>
          <w:tcPr>
            <w:tcW w:w="734" w:type="dxa"/>
            <w:tcBorders>
              <w:bottom w:val="single" w:sz="4" w:space="0" w:color="auto"/>
              <w:right w:val="single" w:sz="4" w:space="0" w:color="auto"/>
            </w:tcBorders>
            <w:noWrap/>
            <w:vAlign w:val="center"/>
            <w:hideMark/>
          </w:tcPr>
          <w:p w14:paraId="48150A47" w14:textId="77777777" w:rsidR="00C62924" w:rsidRPr="00C46406" w:rsidRDefault="00C62924" w:rsidP="00C62924">
            <w:pPr>
              <w:jc w:val="center"/>
              <w:rPr>
                <w:sz w:val="16"/>
                <w:szCs w:val="16"/>
              </w:rPr>
            </w:pPr>
            <w:r w:rsidRPr="00C46406">
              <w:rPr>
                <w:sz w:val="16"/>
                <w:szCs w:val="16"/>
              </w:rPr>
              <w:t>3</w:t>
            </w:r>
          </w:p>
        </w:tc>
        <w:tc>
          <w:tcPr>
            <w:tcW w:w="683" w:type="dxa"/>
            <w:tcBorders>
              <w:bottom w:val="single" w:sz="4" w:space="0" w:color="auto"/>
            </w:tcBorders>
          </w:tcPr>
          <w:p w14:paraId="1AE8B898" w14:textId="77777777" w:rsidR="00C62924" w:rsidRPr="00C46406" w:rsidRDefault="00C62924" w:rsidP="00C62924">
            <w:pPr>
              <w:jc w:val="center"/>
              <w:rPr>
                <w:ins w:id="2292" w:author="Cristiano Cesario" w:date="2014-06-29T14:39:00Z"/>
                <w:sz w:val="16"/>
                <w:szCs w:val="16"/>
              </w:rPr>
            </w:pPr>
          </w:p>
        </w:tc>
        <w:tc>
          <w:tcPr>
            <w:tcW w:w="709" w:type="dxa"/>
            <w:tcBorders>
              <w:bottom w:val="single" w:sz="4" w:space="0" w:color="auto"/>
            </w:tcBorders>
            <w:vAlign w:val="center"/>
          </w:tcPr>
          <w:p w14:paraId="58A38C79" w14:textId="72A7655E" w:rsidR="00C62924" w:rsidRPr="00C46406" w:rsidRDefault="00C62924" w:rsidP="00C62924">
            <w:pPr>
              <w:jc w:val="center"/>
              <w:rPr>
                <w:sz w:val="16"/>
                <w:szCs w:val="16"/>
              </w:rPr>
            </w:pPr>
          </w:p>
        </w:tc>
        <w:tc>
          <w:tcPr>
            <w:tcW w:w="851" w:type="dxa"/>
            <w:tcBorders>
              <w:bottom w:val="single" w:sz="4" w:space="0" w:color="auto"/>
              <w:right w:val="single" w:sz="4" w:space="0" w:color="auto"/>
            </w:tcBorders>
            <w:vAlign w:val="center"/>
          </w:tcPr>
          <w:p w14:paraId="460F7B7A" w14:textId="528FCD7B" w:rsidR="00C62924" w:rsidRPr="00C46406" w:rsidRDefault="00C62924" w:rsidP="00C62924">
            <w:pPr>
              <w:jc w:val="center"/>
              <w:rPr>
                <w:sz w:val="16"/>
                <w:szCs w:val="16"/>
              </w:rPr>
            </w:pPr>
            <w:r w:rsidRPr="00C46406">
              <w:rPr>
                <w:sz w:val="16"/>
                <w:szCs w:val="16"/>
              </w:rPr>
              <w:t>18</w:t>
            </w:r>
            <w:r>
              <w:rPr>
                <w:sz w:val="16"/>
                <w:szCs w:val="16"/>
              </w:rPr>
              <w:t>.</w:t>
            </w:r>
            <w:r w:rsidRPr="00C46406">
              <w:rPr>
                <w:sz w:val="16"/>
                <w:szCs w:val="16"/>
              </w:rPr>
              <w:t>2</w:t>
            </w:r>
          </w:p>
        </w:tc>
        <w:tc>
          <w:tcPr>
            <w:tcW w:w="567" w:type="dxa"/>
            <w:tcBorders>
              <w:top w:val="single" w:sz="4" w:space="0" w:color="auto"/>
              <w:left w:val="single" w:sz="4" w:space="0" w:color="auto"/>
              <w:bottom w:val="single" w:sz="4" w:space="0" w:color="auto"/>
            </w:tcBorders>
            <w:vAlign w:val="center"/>
          </w:tcPr>
          <w:p w14:paraId="774CF714" w14:textId="3D133FE1" w:rsidR="00C62924" w:rsidRPr="00C46406" w:rsidRDefault="00C62924" w:rsidP="00C62924">
            <w:pPr>
              <w:jc w:val="center"/>
              <w:rPr>
                <w:sz w:val="16"/>
                <w:szCs w:val="16"/>
              </w:rPr>
            </w:pPr>
            <w:r w:rsidRPr="00C46406">
              <w:rPr>
                <w:sz w:val="16"/>
                <w:szCs w:val="16"/>
              </w:rPr>
              <w:t>110</w:t>
            </w:r>
            <w:r>
              <w:rPr>
                <w:sz w:val="16"/>
                <w:szCs w:val="16"/>
              </w:rPr>
              <w:t>.0</w:t>
            </w:r>
          </w:p>
        </w:tc>
        <w:tc>
          <w:tcPr>
            <w:tcW w:w="567" w:type="dxa"/>
            <w:tcBorders>
              <w:bottom w:val="single" w:sz="4" w:space="0" w:color="auto"/>
              <w:right w:val="nil"/>
            </w:tcBorders>
            <w:vAlign w:val="center"/>
          </w:tcPr>
          <w:p w14:paraId="065412B8" w14:textId="0D16BBC1" w:rsidR="00C62924" w:rsidRPr="00C46406" w:rsidRDefault="00C62924" w:rsidP="00C62924">
            <w:pPr>
              <w:jc w:val="center"/>
              <w:rPr>
                <w:sz w:val="16"/>
                <w:szCs w:val="16"/>
              </w:rPr>
            </w:pPr>
            <w:r w:rsidRPr="00C46406">
              <w:rPr>
                <w:sz w:val="16"/>
                <w:szCs w:val="16"/>
              </w:rPr>
              <w:t>102</w:t>
            </w:r>
            <w:r>
              <w:rPr>
                <w:sz w:val="16"/>
                <w:szCs w:val="16"/>
              </w:rPr>
              <w:t>.0</w:t>
            </w:r>
          </w:p>
        </w:tc>
        <w:tc>
          <w:tcPr>
            <w:tcW w:w="850" w:type="dxa"/>
            <w:tcBorders>
              <w:top w:val="single" w:sz="4" w:space="0" w:color="auto"/>
              <w:left w:val="nil"/>
              <w:bottom w:val="single" w:sz="4" w:space="0" w:color="auto"/>
            </w:tcBorders>
            <w:vAlign w:val="center"/>
          </w:tcPr>
          <w:p w14:paraId="38277F62" w14:textId="71CACCC2" w:rsidR="00C62924" w:rsidRPr="00C46406" w:rsidRDefault="00C62924" w:rsidP="00C62924">
            <w:pPr>
              <w:jc w:val="center"/>
              <w:rPr>
                <w:sz w:val="16"/>
                <w:szCs w:val="16"/>
              </w:rPr>
            </w:pPr>
            <w:r w:rsidRPr="00C46406">
              <w:rPr>
                <w:sz w:val="16"/>
                <w:szCs w:val="16"/>
              </w:rPr>
              <w:t>2</w:t>
            </w:r>
            <w:r>
              <w:rPr>
                <w:sz w:val="16"/>
                <w:szCs w:val="16"/>
              </w:rPr>
              <w:t>.</w:t>
            </w:r>
            <w:r w:rsidRPr="00C46406">
              <w:rPr>
                <w:sz w:val="16"/>
                <w:szCs w:val="16"/>
              </w:rPr>
              <w:t>1</w:t>
            </w:r>
          </w:p>
        </w:tc>
        <w:tc>
          <w:tcPr>
            <w:tcW w:w="821" w:type="dxa"/>
            <w:tcBorders>
              <w:bottom w:val="single" w:sz="4" w:space="0" w:color="auto"/>
            </w:tcBorders>
            <w:vAlign w:val="center"/>
          </w:tcPr>
          <w:p w14:paraId="4DAAF065" w14:textId="0C1E2FF5" w:rsidR="00C62924" w:rsidRPr="00C46406" w:rsidRDefault="00C62924" w:rsidP="00C62924">
            <w:pPr>
              <w:jc w:val="center"/>
              <w:rPr>
                <w:sz w:val="16"/>
                <w:szCs w:val="16"/>
              </w:rPr>
            </w:pPr>
            <w:r w:rsidRPr="00C46406">
              <w:rPr>
                <w:sz w:val="16"/>
                <w:szCs w:val="16"/>
              </w:rPr>
              <w:t>19</w:t>
            </w:r>
            <w:r>
              <w:rPr>
                <w:sz w:val="16"/>
                <w:szCs w:val="16"/>
              </w:rPr>
              <w:t>.</w:t>
            </w:r>
            <w:r w:rsidRPr="00C46406">
              <w:rPr>
                <w:sz w:val="16"/>
                <w:szCs w:val="16"/>
              </w:rPr>
              <w:t>3</w:t>
            </w:r>
          </w:p>
        </w:tc>
      </w:tr>
      <w:tr w:rsidR="00C62924" w:rsidRPr="00C46406" w14:paraId="454D62AA" w14:textId="31D5305A" w:rsidTr="00C62924">
        <w:trPr>
          <w:trHeight w:val="145"/>
          <w:jc w:val="center"/>
        </w:trPr>
        <w:tc>
          <w:tcPr>
            <w:tcW w:w="1134" w:type="dxa"/>
            <w:tcBorders>
              <w:top w:val="single" w:sz="4" w:space="0" w:color="auto"/>
              <w:bottom w:val="double" w:sz="4" w:space="0" w:color="auto"/>
              <w:right w:val="single" w:sz="4" w:space="0" w:color="auto"/>
            </w:tcBorders>
            <w:noWrap/>
            <w:vAlign w:val="center"/>
            <w:hideMark/>
          </w:tcPr>
          <w:p w14:paraId="4FD624EF" w14:textId="77777777" w:rsidR="00C62924" w:rsidRPr="00C46406" w:rsidRDefault="00C62924" w:rsidP="00C62924">
            <w:pPr>
              <w:rPr>
                <w:bCs/>
                <w:sz w:val="16"/>
                <w:szCs w:val="16"/>
              </w:rPr>
            </w:pPr>
            <w:r w:rsidRPr="00C46406">
              <w:rPr>
                <w:bCs/>
                <w:sz w:val="16"/>
                <w:szCs w:val="16"/>
              </w:rPr>
              <w:t>Git</w:t>
            </w:r>
          </w:p>
        </w:tc>
        <w:tc>
          <w:tcPr>
            <w:tcW w:w="1276" w:type="dxa"/>
            <w:tcBorders>
              <w:top w:val="single" w:sz="4" w:space="0" w:color="auto"/>
              <w:left w:val="single" w:sz="4" w:space="0" w:color="auto"/>
              <w:bottom w:val="double" w:sz="4" w:space="0" w:color="auto"/>
              <w:right w:val="single" w:sz="4" w:space="0" w:color="auto"/>
            </w:tcBorders>
            <w:vAlign w:val="center"/>
          </w:tcPr>
          <w:p w14:paraId="05608156" w14:textId="1E89B5C4" w:rsidR="00C62924" w:rsidRPr="00C46406" w:rsidRDefault="00C62924" w:rsidP="00C62924">
            <w:pPr>
              <w:jc w:val="center"/>
              <w:rPr>
                <w:sz w:val="16"/>
                <w:szCs w:val="16"/>
              </w:rPr>
            </w:pPr>
            <w:r>
              <w:rPr>
                <w:sz w:val="16"/>
                <w:szCs w:val="16"/>
              </w:rPr>
              <w:t>github.com</w:t>
            </w:r>
          </w:p>
        </w:tc>
        <w:tc>
          <w:tcPr>
            <w:tcW w:w="709" w:type="dxa"/>
            <w:tcBorders>
              <w:top w:val="single" w:sz="4" w:space="0" w:color="auto"/>
              <w:left w:val="single" w:sz="4" w:space="0" w:color="auto"/>
              <w:bottom w:val="double" w:sz="4" w:space="0" w:color="auto"/>
            </w:tcBorders>
            <w:noWrap/>
            <w:vAlign w:val="center"/>
            <w:hideMark/>
          </w:tcPr>
          <w:p w14:paraId="6553B6DE" w14:textId="5C5B4C0E" w:rsidR="00C62924" w:rsidRPr="00C46406" w:rsidRDefault="00C62924" w:rsidP="00C62924">
            <w:pPr>
              <w:jc w:val="center"/>
              <w:rPr>
                <w:sz w:val="16"/>
                <w:szCs w:val="16"/>
              </w:rPr>
            </w:pPr>
            <w:r w:rsidRPr="00C46406">
              <w:rPr>
                <w:sz w:val="16"/>
                <w:szCs w:val="16"/>
              </w:rPr>
              <w:t>35</w:t>
            </w:r>
            <w:ins w:id="2293" w:author="Cristiano Cesario" w:date="2014-06-29T14:42:00Z">
              <w:r>
                <w:rPr>
                  <w:sz w:val="16"/>
                  <w:szCs w:val="16"/>
                </w:rPr>
                <w:t>,</w:t>
              </w:r>
            </w:ins>
            <w:r w:rsidRPr="00C46406">
              <w:rPr>
                <w:sz w:val="16"/>
                <w:szCs w:val="16"/>
              </w:rPr>
              <w:t>260</w:t>
            </w:r>
          </w:p>
        </w:tc>
        <w:tc>
          <w:tcPr>
            <w:tcW w:w="515" w:type="dxa"/>
            <w:tcBorders>
              <w:top w:val="single" w:sz="4" w:space="0" w:color="auto"/>
              <w:bottom w:val="double" w:sz="4" w:space="0" w:color="auto"/>
            </w:tcBorders>
            <w:noWrap/>
            <w:vAlign w:val="center"/>
            <w:hideMark/>
          </w:tcPr>
          <w:p w14:paraId="579B5EE1" w14:textId="470D19CC" w:rsidR="00C62924" w:rsidRPr="00C46406" w:rsidRDefault="00C62924" w:rsidP="00C62924">
            <w:pPr>
              <w:jc w:val="center"/>
              <w:rPr>
                <w:sz w:val="16"/>
                <w:szCs w:val="16"/>
              </w:rPr>
            </w:pPr>
            <w:r w:rsidRPr="00C46406">
              <w:rPr>
                <w:sz w:val="16"/>
                <w:szCs w:val="16"/>
              </w:rPr>
              <w:t>98</w:t>
            </w:r>
            <w:r>
              <w:rPr>
                <w:sz w:val="16"/>
                <w:szCs w:val="16"/>
              </w:rPr>
              <w:t>.0</w:t>
            </w:r>
          </w:p>
        </w:tc>
        <w:tc>
          <w:tcPr>
            <w:tcW w:w="619" w:type="dxa"/>
            <w:tcBorders>
              <w:top w:val="single" w:sz="4" w:space="0" w:color="auto"/>
              <w:bottom w:val="double" w:sz="4" w:space="0" w:color="auto"/>
            </w:tcBorders>
            <w:noWrap/>
            <w:vAlign w:val="center"/>
            <w:hideMark/>
          </w:tcPr>
          <w:p w14:paraId="7E93BDB8" w14:textId="0C59A758" w:rsidR="00C62924" w:rsidRPr="00C46406" w:rsidRDefault="00C62924" w:rsidP="00C62924">
            <w:pPr>
              <w:jc w:val="center"/>
              <w:rPr>
                <w:sz w:val="16"/>
                <w:szCs w:val="16"/>
              </w:rPr>
            </w:pPr>
            <w:r w:rsidRPr="00C46406">
              <w:rPr>
                <w:sz w:val="16"/>
                <w:szCs w:val="16"/>
              </w:rPr>
              <w:t>2</w:t>
            </w:r>
            <w:ins w:id="2294" w:author="Cristiano Cesario" w:date="2014-06-29T14:42:00Z">
              <w:r>
                <w:rPr>
                  <w:sz w:val="16"/>
                  <w:szCs w:val="16"/>
                </w:rPr>
                <w:t>,</w:t>
              </w:r>
            </w:ins>
            <w:r w:rsidRPr="00C46406">
              <w:rPr>
                <w:sz w:val="16"/>
                <w:szCs w:val="16"/>
              </w:rPr>
              <w:t>656</w:t>
            </w:r>
          </w:p>
        </w:tc>
        <w:tc>
          <w:tcPr>
            <w:tcW w:w="734" w:type="dxa"/>
            <w:tcBorders>
              <w:top w:val="single" w:sz="4" w:space="0" w:color="auto"/>
              <w:bottom w:val="double" w:sz="4" w:space="0" w:color="auto"/>
              <w:right w:val="single" w:sz="4" w:space="0" w:color="auto"/>
            </w:tcBorders>
            <w:noWrap/>
            <w:vAlign w:val="center"/>
            <w:hideMark/>
          </w:tcPr>
          <w:p w14:paraId="04E22FD6" w14:textId="77777777" w:rsidR="00C62924" w:rsidRPr="00C46406" w:rsidRDefault="00C62924" w:rsidP="00C62924">
            <w:pPr>
              <w:jc w:val="center"/>
              <w:rPr>
                <w:sz w:val="16"/>
                <w:szCs w:val="16"/>
              </w:rPr>
            </w:pPr>
            <w:r w:rsidRPr="00C46406">
              <w:rPr>
                <w:sz w:val="16"/>
                <w:szCs w:val="16"/>
              </w:rPr>
              <w:t>3</w:t>
            </w:r>
          </w:p>
        </w:tc>
        <w:tc>
          <w:tcPr>
            <w:tcW w:w="683" w:type="dxa"/>
            <w:tcBorders>
              <w:top w:val="single" w:sz="4" w:space="0" w:color="auto"/>
              <w:bottom w:val="double" w:sz="4" w:space="0" w:color="auto"/>
            </w:tcBorders>
          </w:tcPr>
          <w:p w14:paraId="73C2C7D1" w14:textId="77777777" w:rsidR="00C62924" w:rsidRPr="00C46406" w:rsidRDefault="00C62924" w:rsidP="00C62924">
            <w:pPr>
              <w:jc w:val="center"/>
              <w:rPr>
                <w:ins w:id="2295" w:author="Cristiano Cesario" w:date="2014-06-29T14:39:00Z"/>
                <w:sz w:val="16"/>
                <w:szCs w:val="16"/>
              </w:rPr>
            </w:pPr>
          </w:p>
        </w:tc>
        <w:tc>
          <w:tcPr>
            <w:tcW w:w="709" w:type="dxa"/>
            <w:tcBorders>
              <w:top w:val="single" w:sz="4" w:space="0" w:color="auto"/>
              <w:bottom w:val="double" w:sz="4" w:space="0" w:color="auto"/>
            </w:tcBorders>
            <w:vAlign w:val="center"/>
          </w:tcPr>
          <w:p w14:paraId="5CEE96B0" w14:textId="6CFE52FE" w:rsidR="00C62924" w:rsidRPr="00C46406" w:rsidRDefault="00C62924" w:rsidP="00C62924">
            <w:pPr>
              <w:jc w:val="center"/>
              <w:rPr>
                <w:sz w:val="16"/>
                <w:szCs w:val="16"/>
              </w:rPr>
            </w:pPr>
          </w:p>
        </w:tc>
        <w:tc>
          <w:tcPr>
            <w:tcW w:w="851" w:type="dxa"/>
            <w:tcBorders>
              <w:top w:val="single" w:sz="4" w:space="0" w:color="auto"/>
              <w:bottom w:val="double" w:sz="4" w:space="0" w:color="auto"/>
              <w:right w:val="single" w:sz="4" w:space="0" w:color="auto"/>
            </w:tcBorders>
            <w:vAlign w:val="center"/>
          </w:tcPr>
          <w:p w14:paraId="470C1E98" w14:textId="7D2278AE" w:rsidR="00C62924" w:rsidRPr="00C46406" w:rsidRDefault="00C62924" w:rsidP="00C62924">
            <w:pPr>
              <w:jc w:val="center"/>
              <w:rPr>
                <w:sz w:val="16"/>
                <w:szCs w:val="16"/>
              </w:rPr>
            </w:pPr>
            <w:r w:rsidRPr="00C46406">
              <w:rPr>
                <w:sz w:val="16"/>
                <w:szCs w:val="16"/>
              </w:rPr>
              <w:t>19</w:t>
            </w:r>
            <w:r>
              <w:rPr>
                <w:sz w:val="16"/>
                <w:szCs w:val="16"/>
              </w:rPr>
              <w:t>.</w:t>
            </w:r>
            <w:r w:rsidRPr="00C46406">
              <w:rPr>
                <w:sz w:val="16"/>
                <w:szCs w:val="16"/>
              </w:rPr>
              <w:t>4</w:t>
            </w:r>
          </w:p>
        </w:tc>
        <w:tc>
          <w:tcPr>
            <w:tcW w:w="567" w:type="dxa"/>
            <w:tcBorders>
              <w:top w:val="single" w:sz="4" w:space="0" w:color="auto"/>
              <w:left w:val="single" w:sz="4" w:space="0" w:color="auto"/>
              <w:bottom w:val="double" w:sz="4" w:space="0" w:color="auto"/>
            </w:tcBorders>
            <w:vAlign w:val="center"/>
          </w:tcPr>
          <w:p w14:paraId="15860B72" w14:textId="51356174" w:rsidR="00C62924" w:rsidRPr="00C46406" w:rsidRDefault="00C62924" w:rsidP="00C62924">
            <w:pPr>
              <w:jc w:val="center"/>
              <w:rPr>
                <w:sz w:val="16"/>
                <w:szCs w:val="16"/>
              </w:rPr>
            </w:pPr>
            <w:r w:rsidRPr="00C46406">
              <w:rPr>
                <w:sz w:val="16"/>
                <w:szCs w:val="16"/>
              </w:rPr>
              <w:t>196</w:t>
            </w:r>
            <w:r>
              <w:rPr>
                <w:sz w:val="16"/>
                <w:szCs w:val="16"/>
              </w:rPr>
              <w:t>.0</w:t>
            </w:r>
          </w:p>
        </w:tc>
        <w:tc>
          <w:tcPr>
            <w:tcW w:w="567" w:type="dxa"/>
            <w:tcBorders>
              <w:top w:val="single" w:sz="4" w:space="0" w:color="auto"/>
              <w:bottom w:val="double" w:sz="4" w:space="0" w:color="auto"/>
              <w:right w:val="nil"/>
            </w:tcBorders>
            <w:vAlign w:val="center"/>
          </w:tcPr>
          <w:p w14:paraId="6BE33A84" w14:textId="2E7CB1A2" w:rsidR="00C62924" w:rsidRPr="00C46406" w:rsidRDefault="00C62924" w:rsidP="00C62924">
            <w:pPr>
              <w:jc w:val="center"/>
              <w:rPr>
                <w:sz w:val="16"/>
                <w:szCs w:val="16"/>
              </w:rPr>
            </w:pPr>
            <w:r w:rsidRPr="00C46406">
              <w:rPr>
                <w:sz w:val="16"/>
                <w:szCs w:val="16"/>
              </w:rPr>
              <w:t>158</w:t>
            </w:r>
            <w:r>
              <w:rPr>
                <w:sz w:val="16"/>
                <w:szCs w:val="16"/>
              </w:rPr>
              <w:t>.</w:t>
            </w:r>
            <w:r w:rsidRPr="00C46406">
              <w:rPr>
                <w:sz w:val="16"/>
                <w:szCs w:val="16"/>
              </w:rPr>
              <w:t>6</w:t>
            </w:r>
          </w:p>
        </w:tc>
        <w:tc>
          <w:tcPr>
            <w:tcW w:w="850" w:type="dxa"/>
            <w:tcBorders>
              <w:top w:val="single" w:sz="4" w:space="0" w:color="auto"/>
              <w:left w:val="nil"/>
              <w:bottom w:val="double" w:sz="4" w:space="0" w:color="auto"/>
            </w:tcBorders>
            <w:vAlign w:val="center"/>
          </w:tcPr>
          <w:p w14:paraId="079126E3" w14:textId="00B7689A" w:rsidR="00C62924" w:rsidRPr="00C46406" w:rsidRDefault="00C62924" w:rsidP="00C62924">
            <w:pPr>
              <w:jc w:val="center"/>
              <w:rPr>
                <w:sz w:val="16"/>
                <w:szCs w:val="16"/>
              </w:rPr>
            </w:pPr>
            <w:r w:rsidRPr="00C46406">
              <w:rPr>
                <w:sz w:val="16"/>
                <w:szCs w:val="16"/>
              </w:rPr>
              <w:t>3</w:t>
            </w:r>
            <w:r>
              <w:rPr>
                <w:sz w:val="16"/>
                <w:szCs w:val="16"/>
              </w:rPr>
              <w:t>.</w:t>
            </w:r>
            <w:r w:rsidRPr="00C46406">
              <w:rPr>
                <w:sz w:val="16"/>
                <w:szCs w:val="16"/>
              </w:rPr>
              <w:t>4</w:t>
            </w:r>
          </w:p>
        </w:tc>
        <w:tc>
          <w:tcPr>
            <w:tcW w:w="821" w:type="dxa"/>
            <w:tcBorders>
              <w:top w:val="single" w:sz="4" w:space="0" w:color="auto"/>
              <w:bottom w:val="double" w:sz="4" w:space="0" w:color="auto"/>
            </w:tcBorders>
            <w:vAlign w:val="center"/>
          </w:tcPr>
          <w:p w14:paraId="5AACC87B" w14:textId="53E5B463" w:rsidR="00C62924" w:rsidRPr="00C46406" w:rsidRDefault="00C62924" w:rsidP="00C62924">
            <w:pPr>
              <w:jc w:val="center"/>
              <w:rPr>
                <w:sz w:val="16"/>
                <w:szCs w:val="16"/>
              </w:rPr>
            </w:pPr>
            <w:r w:rsidRPr="00C46406">
              <w:rPr>
                <w:sz w:val="16"/>
                <w:szCs w:val="16"/>
              </w:rPr>
              <w:t>40</w:t>
            </w:r>
            <w:r>
              <w:rPr>
                <w:sz w:val="16"/>
                <w:szCs w:val="16"/>
              </w:rPr>
              <w:t>.0</w:t>
            </w:r>
          </w:p>
        </w:tc>
      </w:tr>
    </w:tbl>
    <w:p w14:paraId="44CEDCBD" w14:textId="77777777" w:rsidR="00C46406" w:rsidRDefault="00C46406" w:rsidP="00C46406"/>
    <w:p w14:paraId="60A49BC3" w14:textId="77777777" w:rsidR="00C46406" w:rsidRDefault="00C46406" w:rsidP="00C46406">
      <w:pPr>
        <w:pStyle w:val="Text"/>
        <w:sectPr w:rsidR="00C46406" w:rsidSect="00231342">
          <w:type w:val="continuous"/>
          <w:pgSz w:w="11907" w:h="16839" w:code="9"/>
          <w:pgMar w:top="1009" w:right="936" w:bottom="1009" w:left="936" w:header="431" w:footer="431" w:gutter="0"/>
          <w:cols w:space="288"/>
        </w:sectPr>
      </w:pPr>
    </w:p>
    <w:bookmarkEnd w:id="730"/>
    <w:p w14:paraId="647377CB" w14:textId="6B4A1153" w:rsidR="00AA5547" w:rsidRPr="005C05E4" w:rsidRDefault="00AA5547" w:rsidP="00AA5547">
      <w:pPr>
        <w:pStyle w:val="Text"/>
        <w:rPr>
          <w:ins w:id="2296" w:author="Cristiano Cesario" w:date="2014-06-27T15:15:00Z"/>
        </w:rPr>
      </w:pPr>
      <w:ins w:id="2297" w:author="Cristiano Cesario" w:date="2014-06-27T15:15:00Z">
        <w:r>
          <w:lastRenderedPageBreak/>
          <w:t xml:space="preserve">Looking at </w:t>
        </w:r>
        <w:r>
          <w:fldChar w:fldCharType="begin"/>
        </w:r>
        <w:r>
          <w:instrText xml:space="preserve"> REF _Ref391215776 \h </w:instrText>
        </w:r>
      </w:ins>
      <w:ins w:id="2298" w:author="Cristiano Cesario" w:date="2014-06-27T15:15:00Z">
        <w:r>
          <w:fldChar w:fldCharType="separate"/>
        </w:r>
        <w:r>
          <w:t xml:space="preserve">Table </w:t>
        </w:r>
        <w:r>
          <w:rPr>
            <w:noProof/>
          </w:rPr>
          <w:t>VII</w:t>
        </w:r>
        <w:r>
          <w:fldChar w:fldCharType="end"/>
        </w:r>
        <w:r>
          <w:t xml:space="preserve">, we can see that the number of </w:t>
        </w:r>
        <w:r>
          <w:lastRenderedPageBreak/>
          <w:t xml:space="preserve">commits in the repositories is the metric with </w:t>
        </w:r>
      </w:ins>
      <w:ins w:id="2299" w:author="Cristiano Cesario" w:date="2014-06-28T17:33:00Z">
        <w:r w:rsidR="00D66729">
          <w:t xml:space="preserve">the Pearson </w:t>
        </w:r>
        <w:r w:rsidR="00D66729">
          <w:lastRenderedPageBreak/>
          <w:t>coefficient</w:t>
        </w:r>
      </w:ins>
      <w:ins w:id="2300" w:author="Cristiano Cesario" w:date="2014-06-27T15:15:00Z">
        <w:r>
          <w:t xml:space="preserve"> nearest to </w:t>
        </w:r>
        <w:proofErr w:type="gramStart"/>
        <w:r>
          <w:t>1</w:t>
        </w:r>
        <w:proofErr w:type="gramEnd"/>
        <w:r>
          <w:t xml:space="preserve">. Generally, operations took longer in repositories that had more commits. </w:t>
        </w:r>
      </w:ins>
      <w:ins w:id="2301" w:author="Cristiano Cesario" w:date="2014-06-28T17:46:00Z">
        <w:r w:rsidR="007B7638">
          <w:t xml:space="preserve">Size also presents a good Pearson coefficient, but this is caused by the set of projects we chose, where </w:t>
        </w:r>
      </w:ins>
      <w:ins w:id="2302" w:author="Cristiano Cesario" w:date="2014-06-28T17:49:00Z">
        <w:r w:rsidR="007B7638">
          <w:t>the majority of repositories with a greater number of commits also had greater sizes</w:t>
        </w:r>
      </w:ins>
      <w:ins w:id="2303" w:author="Cristiano Cesario" w:date="2014-06-28T17:48:00Z">
        <w:r w:rsidR="007B7638">
          <w:t>.</w:t>
        </w:r>
      </w:ins>
      <w:ins w:id="2304" w:author="Cristiano Cesario" w:date="2014-06-28T17:46:00Z">
        <w:r w:rsidR="007B7638">
          <w:t xml:space="preserve"> </w:t>
        </w:r>
      </w:ins>
      <w:ins w:id="2305" w:author="Cristiano Cesario" w:date="2014-06-27T15:15:00Z">
        <w:r>
          <w:t xml:space="preserve">According to </w:t>
        </w:r>
        <w:r>
          <w:fldChar w:fldCharType="begin"/>
        </w:r>
        <w:r>
          <w:instrText xml:space="preserve"> REF _Ref386820651 \h </w:instrText>
        </w:r>
      </w:ins>
      <w:ins w:id="2306" w:author="Cristiano Cesario" w:date="2014-06-27T15:15:00Z">
        <w:r>
          <w:fldChar w:fldCharType="separate"/>
        </w:r>
        <w:r>
          <w:t xml:space="preserve">Table </w:t>
        </w:r>
        <w:r>
          <w:rPr>
            <w:noProof/>
          </w:rPr>
          <w:t>VIII</w:t>
        </w:r>
        <w:r>
          <w:fldChar w:fldCharType="end"/>
        </w:r>
        <w:r>
          <w:t>, the slowest operations were “Insert 1</w:t>
        </w:r>
        <w:r w:rsidRPr="00327C1F">
          <w:rPr>
            <w:vertAlign w:val="superscript"/>
          </w:rPr>
          <w:t>st</w:t>
        </w:r>
        <w:r>
          <w:t>” and “Insert 2</w:t>
        </w:r>
        <w:r w:rsidRPr="00327C1F">
          <w:rPr>
            <w:vertAlign w:val="superscript"/>
          </w:rPr>
          <w:t>nd</w:t>
        </w:r>
        <w:r>
          <w:t xml:space="preserve">”, due to the amount of data sent over the internet to update the database. </w:t>
        </w:r>
      </w:ins>
      <w:ins w:id="2307" w:author="Cristiano Cesario" w:date="2014-06-29T14:57:00Z">
        <w:r w:rsidR="00932727">
          <w:t>The only operation with no significant variation in response times was “Check Branches”.</w:t>
        </w:r>
        <w:r w:rsidR="00932727">
          <w:t xml:space="preserve"> </w:t>
        </w:r>
      </w:ins>
      <w:commentRangeStart w:id="2308"/>
      <w:ins w:id="2309" w:author="Cristiano Cesario" w:date="2014-06-27T15:15:00Z">
        <w:r>
          <w:t xml:space="preserve">Amongst the foreground operations, the </w:t>
        </w:r>
        <w:commentRangeStart w:id="2310"/>
        <w:r>
          <w:t xml:space="preserve">“Topology” </w:t>
        </w:r>
        <w:commentRangeEnd w:id="2310"/>
        <w:r>
          <w:rPr>
            <w:rStyle w:val="Refdecomentrio"/>
          </w:rPr>
          <w:commentReference w:id="2310"/>
        </w:r>
        <w:r>
          <w:t>operation had a significant increase in its response time, but with lower values than the “Commit History” operation.</w:t>
        </w:r>
        <w:commentRangeEnd w:id="2308"/>
        <w:r>
          <w:rPr>
            <w:rStyle w:val="Refdecomentrio"/>
          </w:rPr>
          <w:commentReference w:id="2308"/>
        </w:r>
        <w:r>
          <w:t xml:space="preserve"> This is because the latter deals with much finer grain data than the former. In fact, the application was not able to show the commit history for repositories with more than 6.4K commits, </w:t>
        </w:r>
        <w:commentRangeStart w:id="2311"/>
        <w:r>
          <w:t>giving memory errors</w:t>
        </w:r>
        <w:commentRangeEnd w:id="2311"/>
        <w:r>
          <w:rPr>
            <w:rStyle w:val="Refdecomentrio"/>
          </w:rPr>
          <w:commentReference w:id="2311"/>
        </w:r>
      </w:ins>
      <w:ins w:id="2312" w:author="Cristiano Cesario" w:date="2014-06-29T14:49:00Z">
        <w:r w:rsidR="00932727">
          <w:t xml:space="preserve">. </w:t>
        </w:r>
      </w:ins>
      <w:ins w:id="2313" w:author="Cristiano Cesario" w:date="2014-06-29T14:50:00Z">
        <w:r w:rsidR="00932727">
          <w:t xml:space="preserve">The maximum java heap </w:t>
        </w:r>
      </w:ins>
      <w:ins w:id="2314" w:author="Cristiano Cesario" w:date="2014-06-29T14:53:00Z">
        <w:r w:rsidR="00932727">
          <w:t xml:space="preserve">during the </w:t>
        </w:r>
      </w:ins>
      <w:ins w:id="2315" w:author="Cristiano Cesario" w:date="2014-06-29T14:54:00Z">
        <w:r w:rsidR="00932727">
          <w:t xml:space="preserve">experiment </w:t>
        </w:r>
      </w:ins>
      <w:ins w:id="2316" w:author="Cristiano Cesario" w:date="2014-06-29T14:50:00Z">
        <w:r w:rsidR="00932727">
          <w:t>was configured to 1.5GB and</w:t>
        </w:r>
      </w:ins>
      <w:ins w:id="2317" w:author="Cristiano Cesario" w:date="2014-06-29T14:51:00Z">
        <w:r w:rsidR="00932727">
          <w:t xml:space="preserve"> this was the memory usage for the project </w:t>
        </w:r>
        <w:proofErr w:type="spellStart"/>
        <w:r w:rsidR="00932727">
          <w:rPr>
            <w:i/>
          </w:rPr>
          <w:t>Gitextensions</w:t>
        </w:r>
      </w:ins>
      <w:proofErr w:type="spellEnd"/>
      <w:ins w:id="2318" w:author="Cristiano Cesario" w:date="2014-06-27T15:15:00Z">
        <w:r w:rsidR="00932727">
          <w:t>.</w:t>
        </w:r>
        <w:r>
          <w:t xml:space="preserve"> </w:t>
        </w:r>
      </w:ins>
      <w:ins w:id="2319" w:author="Cristiano Cesario" w:date="2014-06-29T14:56:00Z">
        <w:r w:rsidR="00932727">
          <w:t>Th</w:t>
        </w:r>
        <w:r w:rsidR="00932727">
          <w:t>is is a scalability limitation of our approach</w:t>
        </w:r>
        <w:r w:rsidR="00932727">
          <w:t xml:space="preserve">. The </w:t>
        </w:r>
      </w:ins>
      <w:ins w:id="2320" w:author="Cristiano Cesario" w:date="2014-06-29T14:55:00Z">
        <w:r w:rsidR="00932727">
          <w:t xml:space="preserve">increasing memory usage is due to two factors: First, </w:t>
        </w:r>
      </w:ins>
      <w:ins w:id="2321" w:author="Cristiano Cesario" w:date="2014-06-27T15:15:00Z">
        <w:r>
          <w:t>the commit graph has to be e</w:t>
        </w:r>
        <w:r w:rsidR="00932727">
          <w:t xml:space="preserve">ntirely in memory to be plotted. </w:t>
        </w:r>
      </w:ins>
      <w:ins w:id="2322" w:author="Cristiano Cesario" w:date="2014-06-29T14:57:00Z">
        <w:r w:rsidR="00932727">
          <w:t>Second</w:t>
        </w:r>
      </w:ins>
      <w:ins w:id="2323" w:author="Cristiano Cesario" w:date="2014-06-29T15:02:00Z">
        <w:r w:rsidR="00014C08">
          <w:t xml:space="preserve">, </w:t>
        </w:r>
      </w:ins>
      <w:ins w:id="2324" w:author="Cristiano Cesario" w:date="2014-06-29T15:04:00Z">
        <w:r w:rsidR="00014C08">
          <w:t xml:space="preserve">the </w:t>
        </w:r>
      </w:ins>
      <w:ins w:id="2325" w:author="Cristiano Cesario" w:date="2014-06-29T15:02:00Z">
        <w:r w:rsidR="00014C08">
          <w:t xml:space="preserve">X </w:t>
        </w:r>
      </w:ins>
      <w:ins w:id="2326" w:author="Cristiano Cesario" w:date="2014-06-29T15:04:00Z">
        <w:r w:rsidR="00014C08">
          <w:t xml:space="preserve">position </w:t>
        </w:r>
      </w:ins>
      <w:ins w:id="2327" w:author="Cristiano Cesario" w:date="2014-06-29T15:02:00Z">
        <w:r w:rsidR="00014C08">
          <w:t xml:space="preserve">of nodes in the graph are calculated based on </w:t>
        </w:r>
      </w:ins>
      <w:ins w:id="2328" w:author="Cristiano Cesario" w:date="2014-06-29T15:04:00Z">
        <w:r w:rsidR="00014C08">
          <w:t>node ancestry</w:t>
        </w:r>
      </w:ins>
      <w:ins w:id="2329" w:author="Cristiano Cesario" w:date="2014-06-29T15:02:00Z">
        <w:r w:rsidR="00014C08">
          <w:t xml:space="preserve">, but </w:t>
        </w:r>
      </w:ins>
      <w:ins w:id="2330" w:author="Cristiano Cesario" w:date="2014-06-29T15:04:00Z">
        <w:r w:rsidR="00014C08">
          <w:t>the Y position is calculated in order to minimize the number of lines crossing during merges and splits in the graph. In order to do so</w:t>
        </w:r>
      </w:ins>
      <w:ins w:id="2331" w:author="Cristiano Cesario" w:date="2014-06-29T15:05:00Z">
        <w:r w:rsidR="00014C08">
          <w:t xml:space="preserve">, we used the </w:t>
        </w:r>
        <w:proofErr w:type="spellStart"/>
        <w:r w:rsidR="00014C08">
          <w:rPr>
            <w:i/>
          </w:rPr>
          <w:t>Dijkstra’s</w:t>
        </w:r>
        <w:proofErr w:type="spellEnd"/>
        <w:r w:rsidR="00014C08">
          <w:rPr>
            <w:i/>
          </w:rPr>
          <w:t xml:space="preserve"> algorithm</w:t>
        </w:r>
      </w:ins>
      <w:ins w:id="2332" w:author="Cristiano Cesario" w:date="2014-06-29T15:20:00Z">
        <w:r w:rsidR="005C05E4">
          <w:rPr>
            <w:i/>
          </w:rPr>
          <w:t xml:space="preserve"> </w:t>
        </w:r>
        <w:r w:rsidR="005C05E4">
          <w:rPr>
            <w:i/>
          </w:rPr>
          <w:fldChar w:fldCharType="begin"/>
        </w:r>
      </w:ins>
      <w:ins w:id="2333" w:author="Cristiano Cesario" w:date="2014-06-29T15:21:00Z">
        <w:r w:rsidR="005C05E4">
          <w:rPr>
            <w:i/>
          </w:rPr>
          <w:instrText xml:space="preserve"> ADDIN ZOTERO_ITEM CSL_CITATION {"citationID":"208pu8hjs7","properties":{"formattedCitation":"[25]","plainCitation":"[25]"},"citationItems":[{"id":2760,"uris":["http://zotero.org/users/892576/items/KVPJJ98R"],"uri":["http://zotero.org/users/892576/items/KVPJJ98R"],"itemData":{"id":2760,"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W."}],"issued":{"date-parts":[["1959",12,1]]},"accessed":{"date-parts":[["2014",6,29]]}}}],"schema":"https://github.com/citation-style-language/schema/raw/master/csl-citation.json"} </w:instrText>
        </w:r>
      </w:ins>
      <w:r w:rsidR="005C05E4">
        <w:rPr>
          <w:i/>
        </w:rPr>
        <w:fldChar w:fldCharType="separate"/>
      </w:r>
      <w:ins w:id="2334" w:author="Cristiano Cesario" w:date="2014-06-29T15:21:00Z">
        <w:r w:rsidR="005C05E4" w:rsidRPr="005C05E4">
          <w:t>[25]</w:t>
        </w:r>
      </w:ins>
      <w:ins w:id="2335" w:author="Cristiano Cesario" w:date="2014-06-29T15:20:00Z">
        <w:r w:rsidR="005C05E4">
          <w:rPr>
            <w:i/>
          </w:rPr>
          <w:fldChar w:fldCharType="end"/>
        </w:r>
      </w:ins>
      <w:ins w:id="2336" w:author="Cristiano Cesario" w:date="2014-06-29T15:05:00Z">
        <w:r w:rsidR="00014C08">
          <w:t xml:space="preserve">, for which memory usage also scales with </w:t>
        </w:r>
      </w:ins>
      <w:ins w:id="2337" w:author="Cristiano Cesario" w:date="2014-06-29T15:06:00Z">
        <w:r w:rsidR="00014C08">
          <w:t>the number of nodes.</w:t>
        </w:r>
      </w:ins>
    </w:p>
    <w:p w14:paraId="3CC7A646" w14:textId="77777777" w:rsidR="00AA5547" w:rsidRDefault="00AA5547" w:rsidP="00AA5547">
      <w:pPr>
        <w:pStyle w:val="Ttulo1"/>
        <w:rPr>
          <w:ins w:id="2338" w:author="Cristiano Cesario" w:date="2014-06-27T15:15:00Z"/>
        </w:rPr>
      </w:pPr>
      <w:ins w:id="2339" w:author="Cristiano Cesario" w:date="2014-06-27T15:15:00Z">
        <w:r>
          <w:t>Related Work</w:t>
        </w:r>
      </w:ins>
    </w:p>
    <w:p w14:paraId="5242AB1D" w14:textId="77777777" w:rsidR="00AA5547" w:rsidRDefault="00AA5547" w:rsidP="00AA5547">
      <w:pPr>
        <w:pStyle w:val="Text"/>
        <w:rPr>
          <w:ins w:id="2340" w:author="Cristiano Cesario" w:date="2014-06-27T15:15:00Z"/>
        </w:rPr>
      </w:pPr>
      <w:ins w:id="2341" w:author="Cristiano Cesario" w:date="2014-06-27T15:15:00Z">
        <w:r>
          <w:t xml:space="preserve">According to </w:t>
        </w:r>
        <w:r>
          <w:fldChar w:fldCharType="begin"/>
        </w:r>
        <w:r>
          <w:instrText xml:space="preserve"> ADDIN ZOTERO_ITEM CSL_CITATION {"citationID":"8vmtt49u7","properties":{"formattedCitation":"[26]","plainCitation":"[26]"},"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Pr="007071FA">
          <w:t>[26]</w:t>
        </w:r>
        <w:r>
          <w:fldChar w:fldCharType="end"/>
        </w:r>
        <w:r>
          <w:t xml:space="preserve"> software visualization can be separated into three aspects: structure, behavior, and evolution. DyeVC relates primarily with the evolution aspect, more specifically with </w:t>
        </w:r>
        <w:r w:rsidRPr="00F45860">
          <w:t xml:space="preserve">studies that aim </w:t>
        </w:r>
        <w:r>
          <w:t>at improving</w:t>
        </w:r>
        <w:r w:rsidRPr="00F45860">
          <w:t xml:space="preserve"> the </w:t>
        </w:r>
        <w:r>
          <w:t>awareness</w:t>
        </w:r>
        <w:r w:rsidRPr="00F45860">
          <w:t xml:space="preserve"> of developers that work with distributed software development.</w:t>
        </w:r>
        <w:r>
          <w:t xml:space="preserve">  Awareness is defined by </w:t>
        </w:r>
        <w:r>
          <w:fldChar w:fldCharType="begin"/>
        </w:r>
        <w:r>
          <w:instrText xml:space="preserve"> ADDIN ZOTERO_ITEM CSL_CITATION {"citationID":"otsur43e6","properties":{"formattedCitation":"[27]","plainCitation":"[27]"},"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instrText>
        </w:r>
        <w:r>
          <w:fldChar w:fldCharType="separate"/>
        </w:r>
        <w:r w:rsidRPr="007071FA">
          <w:t>[27]</w:t>
        </w:r>
        <w:r>
          <w:fldChar w:fldCharType="end"/>
        </w:r>
        <w:r>
          <w:t xml:space="preserve"> as “an understanding of the activities of others to provide a context for one’s own activities”. A</w:t>
        </w:r>
        <w:r w:rsidRPr="00F45860">
          <w:t xml:space="preserve"> recent work by </w:t>
        </w:r>
        <w:r w:rsidRPr="00F45860">
          <w:fldChar w:fldCharType="begin"/>
        </w:r>
        <w:r>
          <w:instrText xml:space="preserve"> ADDIN ZOTERO_ITEM CSL_CITATION {"citationID":"1gkoj4akbv","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Pr="00F45860">
          <w:fldChar w:fldCharType="separate"/>
        </w:r>
        <w:r w:rsidRPr="007071FA">
          <w:t>[28]</w:t>
        </w:r>
        <w:r w:rsidRPr="00F45860">
          <w:fldChar w:fldCharType="end"/>
        </w:r>
        <w:r w:rsidRPr="00F45860">
          <w:t xml:space="preserve"> presents a systematic review of </w:t>
        </w:r>
        <w:r>
          <w:t>such studies and classify them according to the Awareness Framework</w:t>
        </w:r>
        <w:r w:rsidRPr="00EB3099">
          <w:t xml:space="preserve"> </w:t>
        </w:r>
        <w:r>
          <w:fldChar w:fldCharType="begin"/>
        </w:r>
        <w:r>
          <w:instrText xml:space="preserve"> ADDIN ZOTERO_ITEM CSL_CITATION {"citationID":"51re871oj","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fldChar w:fldCharType="separate"/>
        </w:r>
        <w:r w:rsidRPr="007071FA">
          <w:t>[29]</w:t>
        </w:r>
        <w:r>
          <w:fldChar w:fldCharType="end"/>
        </w:r>
        <w:r>
          <w:t xml:space="preserve"> and according to the 3C Collaboration Model </w:t>
        </w:r>
        <w:r>
          <w:fldChar w:fldCharType="begin"/>
        </w:r>
        <w:r>
          <w:instrText xml:space="preserve"> ADDIN ZOTERO_ITEM CSL_CITATION {"citationID":"83flkgcqf","properties":{"formattedCitation":"[30]","plainCitation":"[30]"},"citationItems":[{"id":2551,"uris":["http://zotero.org/users/892576/items/2J8CK7WD"],"uri":["http://zotero.org/users/892576/items/2J8CK7WD"],"itemData":{"id":2551,"type":"chapter","title":"The 3c collaboration model","container-title":"The Encyclopedia of E-Collaboration","publisher":"Information Science Reference","page":"637–644","ISBN":"978-1599040004","author":[{"family":"Fuks","given":"Hugo"},{"family":"Raposo","given":"Alberto"},{"family":"Gerosa","given":"Marco A"},{"family":"Pimentel","given":"Mariano"},{"family":"Lucena","given":"Carlos JP"}],"editor":[{"family":"Kock","given":"Ned"}],"issued":{"date-parts":[["2007"]]}}}],"schema":"https://github.com/citation-style-language/schema/raw/master/csl-citation.json"} </w:instrText>
        </w:r>
        <w:r>
          <w:fldChar w:fldCharType="separate"/>
        </w:r>
        <w:r w:rsidRPr="00C87B25">
          <w:t>[30]</w:t>
        </w:r>
        <w:r>
          <w:fldChar w:fldCharType="end"/>
        </w:r>
        <w:r>
          <w:t xml:space="preserve">. The classification is not exclusive, i.e., a given tool can present </w:t>
        </w:r>
        <w:commentRangeStart w:id="2342"/>
        <w:r>
          <w:t xml:space="preserve">elements </w:t>
        </w:r>
        <w:commentRangeEnd w:id="2342"/>
        <w:r>
          <w:rPr>
            <w:rStyle w:val="Refdecomentrio"/>
          </w:rPr>
          <w:commentReference w:id="2342"/>
        </w:r>
        <w:r>
          <w:t xml:space="preserve">of different awareness types. Following </w:t>
        </w:r>
        <w:r>
          <w:fldChar w:fldCharType="begin"/>
        </w:r>
        <w:r>
          <w:instrText xml:space="preserve"> ADDIN ZOTERO_ITEM CSL_CITATION {"citationID":"2eh0h9v2ov","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r>
          <w:fldChar w:fldCharType="separate"/>
        </w:r>
        <w:r w:rsidRPr="00C87B25">
          <w:t>[29]</w:t>
        </w:r>
        <w:r>
          <w:fldChar w:fldCharType="end"/>
        </w:r>
        <w:r>
          <w:t>, DyeVC can be classified as a “Workspace Awareness” approach and according to</w:t>
        </w:r>
        <w:r w:rsidRPr="00C87B25">
          <w:t xml:space="preserve"> </w:t>
        </w:r>
        <w:r>
          <w:fldChar w:fldCharType="begin"/>
        </w:r>
        <w:r>
          <w:instrText xml:space="preserve"> ADDIN ZOTERO_ITEM CSL_CITATION {"citationID":"CqVyFKTQ","properties":{"formattedCitation":"[30]","plainCitation":"[30]"},"citationItems":[{"id":2551,"uris":["http://zotero.org/users/892576/items/2J8CK7WD"],"uri":["http://zotero.org/users/892576/items/2J8CK7WD"],"itemData":{"id":2551,"type":"chapter","title":"The 3c collaboration model","container-title":"The Encyclopedia of E-Collaboration","publisher":"Information Science Reference","page":"637–644","ISBN":"978-1599040004","author":[{"family":"Fuks","given":"Hugo"},{"family":"Raposo","given":"Alberto"},{"family":"Gerosa","given":"Marco A"},{"family":"Pimentel","given":"Mariano"},{"family":"Lucena","given":"Carlos JP"}],"editor":[{"family":"Kock","given":"Ned"}],"issued":{"date-parts":[["2007"]]}}}],"schema":"https://github.com/citation-style-language/schema/raw/master/csl-citation.json"} </w:instrText>
        </w:r>
        <w:r>
          <w:fldChar w:fldCharType="separate"/>
        </w:r>
        <w:r w:rsidRPr="00C87B25">
          <w:t>[30]</w:t>
        </w:r>
        <w:r>
          <w:fldChar w:fldCharType="end"/>
        </w:r>
        <w:r>
          <w:t xml:space="preserve">, DyeVC fits into the “Coordination” and “Cooperation” categories. </w:t>
        </w:r>
      </w:ins>
    </w:p>
    <w:moveFromRangeStart w:id="2343" w:author="Cristiano Cesario" w:date="2014-06-21T16:01:00Z" w:name="move391129807"/>
    <w:p w14:paraId="57847236" w14:textId="7E6DBFDC" w:rsidR="00D81735" w:rsidDel="00595619" w:rsidRDefault="00D81735" w:rsidP="00AC55BD">
      <w:pPr>
        <w:pStyle w:val="Text"/>
        <w:rPr>
          <w:del w:id="2344" w:author="Cristiano Cesario" w:date="2014-06-22T16:34:00Z"/>
        </w:rPr>
      </w:pPr>
      <w:moveFrom w:id="2345" w:author="Cristiano Cesario" w:date="2014-06-21T16:01:00Z">
        <w:del w:id="2346" w:author="Cristiano Cesario" w:date="2014-06-22T16:34:00Z">
          <w:r w:rsidDel="00595619">
            <w:fldChar w:fldCharType="begin"/>
          </w:r>
          <w:r w:rsidDel="00595619">
            <w:delInstrText xml:space="preserve"> REF _Ref386820651 \h </w:delInstrText>
          </w:r>
        </w:del>
      </w:moveFrom>
      <w:del w:id="2347" w:author="Cristiano Cesario" w:date="2014-06-21T16:01:00Z"/>
      <w:moveFrom w:id="2348" w:author="Cristiano Cesario" w:date="2014-06-21T16:01:00Z">
        <w:del w:id="2349" w:author="Cristiano Cesario" w:date="2014-06-22T16:34:00Z">
          <w:r w:rsidDel="00595619">
            <w:fldChar w:fldCharType="separate"/>
          </w:r>
          <w:r w:rsidR="009144C7" w:rsidDel="00595619">
            <w:delText xml:space="preserve">Table </w:delText>
          </w:r>
          <w:r w:rsidR="009144C7" w:rsidDel="00595619">
            <w:rPr>
              <w:noProof/>
            </w:rPr>
            <w:delText>V</w:delText>
          </w:r>
          <w:r w:rsidDel="00595619">
            <w:fldChar w:fldCharType="end"/>
          </w:r>
          <w:r w:rsidDel="00595619">
            <w:delText xml:space="preserve"> shows the monitored project</w:delText>
          </w:r>
          <w:r w:rsidR="00575D29" w:rsidDel="00595619">
            <w:delText>s</w:delText>
          </w:r>
          <w:r w:rsidDel="00595619">
            <w:delText xml:space="preserve"> (name and hosting service), the repository size – in terms of number of commits, disk usage, number of files and number of nodes in the measured topology –, and the </w:delText>
          </w:r>
          <w:r w:rsidR="00AB0025" w:rsidDel="00595619">
            <w:delText xml:space="preserve">time spent by DyeVC to run some </w:delText>
          </w:r>
          <w:r w:rsidDel="00595619">
            <w:delText xml:space="preserve">background and foreground operations. </w:delText>
          </w:r>
          <w:r w:rsidR="00AB0025" w:rsidDel="00595619">
            <w:delText xml:space="preserve">All measurements were done in the same period of the day and from the same machine, </w:delText>
          </w:r>
          <w:r w:rsidR="00416F46" w:rsidDel="00595619">
            <w:delText>a Core Duo CPU running at 2.53 GHz, with 4GB RAM running Windows 8.1 Professional 64 bits, connected to the internet at 35 Mbit/s. We measured the following operations:</w:delText>
          </w:r>
        </w:del>
      </w:moveFrom>
    </w:p>
    <w:p w14:paraId="48225FA6" w14:textId="2207097B" w:rsidR="00D81735" w:rsidDel="00595619" w:rsidRDefault="00D81735" w:rsidP="00D81735">
      <w:pPr>
        <w:pStyle w:val="bulletlist"/>
        <w:numPr>
          <w:ilvl w:val="0"/>
          <w:numId w:val="41"/>
        </w:numPr>
        <w:tabs>
          <w:tab w:val="clear" w:pos="648"/>
          <w:tab w:val="num" w:pos="567"/>
        </w:tabs>
        <w:ind w:left="567" w:hanging="279"/>
        <w:rPr>
          <w:del w:id="2350" w:author="Cristiano Cesario" w:date="2014-06-22T16:34:00Z"/>
        </w:rPr>
      </w:pPr>
      <w:commentRangeStart w:id="2351"/>
      <w:commentRangeStart w:id="2352"/>
      <w:moveFrom w:id="2353" w:author="Cristiano Cesario" w:date="2014-06-21T16:01:00Z">
        <w:del w:id="2354" w:author="Cristiano Cesario" w:date="2014-06-22T16:34:00Z">
          <w:r w:rsidDel="00595619">
            <w:delText>Insert 1</w:delText>
          </w:r>
          <w:r w:rsidRPr="00D81735" w:rsidDel="00595619">
            <w:rPr>
              <w:vertAlign w:val="superscript"/>
            </w:rPr>
            <w:delText>st</w:delText>
          </w:r>
          <w:r w:rsidDel="00595619">
            <w:delText xml:space="preserve">: </w:delText>
          </w:r>
          <w:r w:rsidR="00AB0025" w:rsidDel="00595619">
            <w:delText>When the user includes the first repository of a given system to be monitored;</w:delText>
          </w:r>
        </w:del>
      </w:moveFrom>
    </w:p>
    <w:p w14:paraId="68EAC24E" w14:textId="461FC22A" w:rsidR="00AB0025" w:rsidDel="00595619" w:rsidRDefault="00AB0025" w:rsidP="00D81735">
      <w:pPr>
        <w:pStyle w:val="bulletlist"/>
        <w:numPr>
          <w:ilvl w:val="0"/>
          <w:numId w:val="41"/>
        </w:numPr>
        <w:tabs>
          <w:tab w:val="clear" w:pos="648"/>
          <w:tab w:val="num" w:pos="567"/>
        </w:tabs>
        <w:ind w:left="567" w:hanging="279"/>
        <w:rPr>
          <w:del w:id="2355" w:author="Cristiano Cesario" w:date="2014-06-22T16:34:00Z"/>
        </w:rPr>
      </w:pPr>
      <w:moveFrom w:id="2356" w:author="Cristiano Cesario" w:date="2014-06-21T16:01:00Z">
        <w:del w:id="2357" w:author="Cristiano Cesario" w:date="2014-06-22T16:34:00Z">
          <w:r w:rsidDel="00595619">
            <w:delText>Insert 2</w:delText>
          </w:r>
          <w:r w:rsidRPr="00AB0025" w:rsidDel="00595619">
            <w:rPr>
              <w:vertAlign w:val="superscript"/>
            </w:rPr>
            <w:delText>nd</w:delText>
          </w:r>
          <w:r w:rsidDel="00595619">
            <w:delText xml:space="preserve">: When the user includes a repository to be monitored in a system </w:delText>
          </w:r>
          <w:r w:rsidR="00493019" w:rsidDel="00595619">
            <w:delText xml:space="preserve">that </w:delText>
          </w:r>
          <w:r w:rsidDel="00595619">
            <w:delText xml:space="preserve">already have </w:delText>
          </w:r>
          <w:r w:rsidR="00493019" w:rsidDel="00595619">
            <w:delText xml:space="preserve">registered </w:delText>
          </w:r>
          <w:r w:rsidDel="00595619">
            <w:delText>repositories;</w:delText>
          </w:r>
        </w:del>
      </w:moveFrom>
    </w:p>
    <w:p w14:paraId="1C69850A" w14:textId="07CED235" w:rsidR="00AB0025" w:rsidDel="00595619" w:rsidRDefault="00AB0025" w:rsidP="00D81735">
      <w:pPr>
        <w:pStyle w:val="bulletlist"/>
        <w:numPr>
          <w:ilvl w:val="0"/>
          <w:numId w:val="41"/>
        </w:numPr>
        <w:tabs>
          <w:tab w:val="clear" w:pos="648"/>
          <w:tab w:val="num" w:pos="567"/>
        </w:tabs>
        <w:ind w:left="567" w:hanging="279"/>
        <w:rPr>
          <w:del w:id="2358" w:author="Cristiano Cesario" w:date="2014-06-22T16:34:00Z"/>
        </w:rPr>
      </w:pPr>
      <w:moveFrom w:id="2359" w:author="Cristiano Cesario" w:date="2014-06-21T16:01:00Z">
        <w:del w:id="2360" w:author="Cristiano Cesario" w:date="2014-06-22T16:34:00Z">
          <w:r w:rsidDel="00595619">
            <w:delText>Commit History: When the user selects the command to show the commit history of a given repository;</w:delText>
          </w:r>
        </w:del>
      </w:moveFrom>
    </w:p>
    <w:p w14:paraId="63D62CF6" w14:textId="00B2A187" w:rsidR="00AB0025" w:rsidDel="00595619" w:rsidRDefault="00AB0025" w:rsidP="00D81735">
      <w:pPr>
        <w:pStyle w:val="bulletlist"/>
        <w:numPr>
          <w:ilvl w:val="0"/>
          <w:numId w:val="41"/>
        </w:numPr>
        <w:tabs>
          <w:tab w:val="clear" w:pos="648"/>
          <w:tab w:val="num" w:pos="567"/>
        </w:tabs>
        <w:ind w:left="567" w:hanging="279"/>
        <w:rPr>
          <w:del w:id="2361" w:author="Cristiano Cesario" w:date="2014-06-22T16:34:00Z"/>
        </w:rPr>
      </w:pPr>
      <w:moveFrom w:id="2362" w:author="Cristiano Cesario" w:date="2014-06-21T16:01:00Z">
        <w:del w:id="2363" w:author="Cristiano Cesario" w:date="2014-06-22T16:34:00Z">
          <w:r w:rsidDel="00595619">
            <w:delText>Topology: When the user selects the command to show the topology of repositories of a given system;</w:delText>
          </w:r>
        </w:del>
      </w:moveFrom>
    </w:p>
    <w:p w14:paraId="455ED1E1" w14:textId="6691D8BF" w:rsidR="00AB0025" w:rsidDel="00595619" w:rsidRDefault="00AB0025" w:rsidP="00D81735">
      <w:pPr>
        <w:pStyle w:val="bulletlist"/>
        <w:numPr>
          <w:ilvl w:val="0"/>
          <w:numId w:val="41"/>
        </w:numPr>
        <w:tabs>
          <w:tab w:val="clear" w:pos="648"/>
          <w:tab w:val="num" w:pos="567"/>
        </w:tabs>
        <w:ind w:left="567" w:hanging="279"/>
        <w:rPr>
          <w:del w:id="2364" w:author="Cristiano Cesario" w:date="2014-06-22T16:34:00Z"/>
        </w:rPr>
      </w:pPr>
      <w:moveFrom w:id="2365" w:author="Cristiano Cesario" w:date="2014-06-21T16:01:00Z">
        <w:del w:id="2366" w:author="Cristiano Cesario" w:date="2014-06-22T16:34:00Z">
          <w:r w:rsidDel="00595619">
            <w:delText xml:space="preserve">Check Branches: The </w:delText>
          </w:r>
          <w:commentRangeStart w:id="2367"/>
          <w:r w:rsidDel="00595619">
            <w:delText xml:space="preserve">monitor </w:delText>
          </w:r>
          <w:commentRangeEnd w:id="2367"/>
          <w:r w:rsidR="00493019" w:rsidDel="00595619">
            <w:rPr>
              <w:rStyle w:val="Refdecomentrio"/>
              <w:rFonts w:eastAsia="Times New Roman"/>
              <w:spacing w:val="0"/>
              <w:lang w:eastAsia="en-US"/>
            </w:rPr>
            <w:commentReference w:id="2367"/>
          </w:r>
          <w:r w:rsidDel="00595619">
            <w:delText>runs this process periodically to check all the monitored repositories, searching for ahead or behind commits;</w:delText>
          </w:r>
        </w:del>
      </w:moveFrom>
    </w:p>
    <w:p w14:paraId="5E7C70DC" w14:textId="6B342962" w:rsidR="00AB0025" w:rsidDel="00595619" w:rsidRDefault="00AB0025" w:rsidP="00D81735">
      <w:pPr>
        <w:pStyle w:val="bulletlist"/>
        <w:numPr>
          <w:ilvl w:val="0"/>
          <w:numId w:val="41"/>
        </w:numPr>
        <w:tabs>
          <w:tab w:val="clear" w:pos="648"/>
          <w:tab w:val="num" w:pos="567"/>
        </w:tabs>
        <w:ind w:left="567" w:hanging="279"/>
        <w:rPr>
          <w:del w:id="2368" w:author="Cristiano Cesario" w:date="2014-06-22T16:34:00Z"/>
        </w:rPr>
      </w:pPr>
      <w:moveFrom w:id="2369" w:author="Cristiano Cesario" w:date="2014-06-21T16:01:00Z">
        <w:del w:id="2370" w:author="Cristiano Cesario" w:date="2014-06-22T16:34:00Z">
          <w:r w:rsidDel="00595619">
            <w:delText xml:space="preserve">Update Topology: The monitor runs this process periodically to update the topology information in </w:delText>
          </w:r>
          <w:commentRangeStart w:id="2371"/>
          <w:r w:rsidDel="00595619">
            <w:delText>MongoDB</w:delText>
          </w:r>
          <w:commentRangeEnd w:id="2371"/>
          <w:r w:rsidR="001D3FA7" w:rsidDel="00595619">
            <w:rPr>
              <w:rStyle w:val="Refdecomentrio"/>
              <w:rFonts w:eastAsia="Times New Roman"/>
              <w:spacing w:val="0"/>
              <w:lang w:eastAsia="en-US"/>
            </w:rPr>
            <w:commentReference w:id="2371"/>
          </w:r>
          <w:r w:rsidDel="00595619">
            <w:delText>. It updates the existing repositories, their partners</w:delText>
          </w:r>
          <w:r w:rsidR="001D3FA7" w:rsidDel="00595619">
            <w:delText>,</w:delText>
          </w:r>
          <w:r w:rsidDel="00595619">
            <w:delText xml:space="preserve"> and the existing commits, marking in which repositories each commit is found.</w:delText>
          </w:r>
        </w:del>
      </w:moveFrom>
    </w:p>
    <w:commentRangeEnd w:id="2351"/>
    <w:p w14:paraId="7EE3F1AA" w14:textId="7B234324" w:rsidR="00327C1F" w:rsidDel="00595619" w:rsidRDefault="00575D29" w:rsidP="0032111C">
      <w:pPr>
        <w:pStyle w:val="Text"/>
        <w:rPr>
          <w:del w:id="2372" w:author="Cristiano Cesario" w:date="2014-06-22T16:34:00Z"/>
        </w:rPr>
      </w:pPr>
      <w:moveFrom w:id="2373" w:author="Cristiano Cesario" w:date="2014-06-21T16:01:00Z">
        <w:del w:id="2374" w:author="Cristiano Cesario" w:date="2014-06-22T16:34:00Z">
          <w:r w:rsidDel="00595619">
            <w:rPr>
              <w:rStyle w:val="Refdecomentrio"/>
            </w:rPr>
            <w:commentReference w:id="2351"/>
          </w:r>
        </w:del>
      </w:moveFrom>
      <w:commentRangeEnd w:id="2352"/>
      <w:del w:id="2375" w:author="Cristiano Cesario" w:date="2014-06-22T16:34:00Z">
        <w:r w:rsidR="00595619" w:rsidDel="00595619">
          <w:rPr>
            <w:rStyle w:val="Refdecomentrio"/>
          </w:rPr>
          <w:commentReference w:id="2352"/>
        </w:r>
      </w:del>
      <w:moveFrom w:id="2376" w:author="Cristiano Cesario" w:date="2014-06-21T16:01:00Z">
        <w:del w:id="2377" w:author="Cristiano Cesario" w:date="2014-06-22T16:34:00Z">
          <w:r w:rsidR="00327C1F" w:rsidDel="00595619">
            <w:fldChar w:fldCharType="begin"/>
          </w:r>
          <w:r w:rsidR="00327C1F" w:rsidDel="00595619">
            <w:delInstrText xml:space="preserve"> REF _Ref386820651 \h </w:delInstrText>
          </w:r>
        </w:del>
      </w:moveFrom>
      <w:del w:id="2378" w:author="Cristiano Cesario" w:date="2014-06-21T16:01:00Z"/>
      <w:moveFrom w:id="2379" w:author="Cristiano Cesario" w:date="2014-06-21T16:01:00Z">
        <w:del w:id="2380" w:author="Cristiano Cesario" w:date="2014-06-22T16:34:00Z">
          <w:r w:rsidR="00327C1F" w:rsidDel="00595619">
            <w:fldChar w:fldCharType="separate"/>
          </w:r>
          <w:r w:rsidR="009144C7" w:rsidDel="00595619">
            <w:delText xml:space="preserve">Table </w:delText>
          </w:r>
          <w:r w:rsidR="009144C7" w:rsidDel="00595619">
            <w:rPr>
              <w:noProof/>
            </w:rPr>
            <w:delText>V</w:delText>
          </w:r>
          <w:r w:rsidR="00327C1F" w:rsidDel="00595619">
            <w:fldChar w:fldCharType="end"/>
          </w:r>
          <w:r w:rsidR="00327C1F" w:rsidDel="00595619">
            <w:delText xml:space="preserve"> shows that, </w:delText>
          </w:r>
          <w:commentRangeStart w:id="2381"/>
          <w:r w:rsidR="00327C1F" w:rsidDel="00595619">
            <w:delText xml:space="preserve">despite of the other size </w:delText>
          </w:r>
          <w:r w:rsidR="001D3FA7" w:rsidDel="00595619">
            <w:delText>metrics</w:delText>
          </w:r>
          <w:r w:rsidR="00327C1F" w:rsidDel="00595619">
            <w:delText>, the number of commits in the repositories ma</w:delText>
          </w:r>
          <w:r w:rsidR="007B5ABE" w:rsidDel="00595619">
            <w:delText>de</w:delText>
          </w:r>
          <w:r w:rsidR="00327C1F" w:rsidDel="00595619">
            <w:delText xml:space="preserve"> the difference in the measurements</w:delText>
          </w:r>
          <w:commentRangeEnd w:id="2381"/>
          <w:r w:rsidR="001D3FA7" w:rsidDel="00595619">
            <w:rPr>
              <w:rStyle w:val="Refdecomentrio"/>
            </w:rPr>
            <w:commentReference w:id="2381"/>
          </w:r>
          <w:r w:rsidR="00327C1F" w:rsidDel="00595619">
            <w:delText>. We had longer operations in repositories that had more commits. The slowest operations were Insert 1</w:delText>
          </w:r>
          <w:r w:rsidR="00327C1F" w:rsidRPr="00327C1F" w:rsidDel="00595619">
            <w:rPr>
              <w:vertAlign w:val="superscript"/>
            </w:rPr>
            <w:delText>st</w:delText>
          </w:r>
          <w:r w:rsidR="00327C1F" w:rsidDel="00595619">
            <w:delText xml:space="preserve"> and Insert 2</w:delText>
          </w:r>
          <w:r w:rsidR="00327C1F" w:rsidRPr="00327C1F" w:rsidDel="00595619">
            <w:rPr>
              <w:vertAlign w:val="superscript"/>
            </w:rPr>
            <w:delText>nd</w:delText>
          </w:r>
          <w:r w:rsidR="00327C1F" w:rsidDel="00595619">
            <w:delText>, due to the amount of data sent over the internet to update the database.</w:delText>
          </w:r>
          <w:r w:rsidR="007B5ABE" w:rsidDel="00595619">
            <w:delText xml:space="preserve"> </w:delText>
          </w:r>
          <w:commentRangeStart w:id="2382"/>
          <w:r w:rsidR="007B5ABE" w:rsidDel="00595619">
            <w:delText>Among</w:delText>
          </w:r>
          <w:r w:rsidR="00026E08" w:rsidDel="00595619">
            <w:delText>st</w:delText>
          </w:r>
          <w:r w:rsidR="007B5ABE" w:rsidDel="00595619">
            <w:delText xml:space="preserve"> the foreground operations, the </w:delText>
          </w:r>
          <w:commentRangeStart w:id="2383"/>
          <w:r w:rsidR="007B5ABE" w:rsidDel="00595619">
            <w:delText xml:space="preserve">“Topology” </w:delText>
          </w:r>
          <w:commentRangeEnd w:id="2383"/>
          <w:r w:rsidR="00026E08" w:rsidDel="00595619">
            <w:rPr>
              <w:rStyle w:val="Refdecomentrio"/>
            </w:rPr>
            <w:commentReference w:id="2383"/>
          </w:r>
          <w:r w:rsidR="007B5ABE" w:rsidDel="00595619">
            <w:delText xml:space="preserve">operation, which shows </w:delText>
          </w:r>
          <w:r w:rsidR="00026E08" w:rsidDel="00595619">
            <w:delText xml:space="preserve">coarse grain </w:delText>
          </w:r>
          <w:r w:rsidR="007B5ABE" w:rsidDel="00595619">
            <w:delText xml:space="preserve">information, had a significant increase in its response time, but with lower values than the “Commit History” operation, which deals with much </w:delText>
          </w:r>
          <w:r w:rsidR="00026E08" w:rsidDel="00595619">
            <w:delText>finer grain</w:delText>
          </w:r>
          <w:r w:rsidR="007B5ABE" w:rsidDel="00595619">
            <w:delText xml:space="preserve"> data, showing information about each one of the commits in the topology. </w:delText>
          </w:r>
          <w:commentRangeEnd w:id="2382"/>
          <w:r w:rsidR="00026E08" w:rsidDel="00595619">
            <w:rPr>
              <w:rStyle w:val="Refdecomentrio"/>
            </w:rPr>
            <w:commentReference w:id="2382"/>
          </w:r>
          <w:r w:rsidR="007B5ABE" w:rsidDel="00595619">
            <w:delText xml:space="preserve">In fact, the application was not able to show the commit history for repositories with more than 6.4K commits, </w:delText>
          </w:r>
          <w:commentRangeStart w:id="2384"/>
          <w:r w:rsidR="007B5ABE" w:rsidDel="00595619">
            <w:delText>giving memory errors</w:delText>
          </w:r>
          <w:commentRangeEnd w:id="2384"/>
          <w:r w:rsidR="00E74870" w:rsidDel="00595619">
            <w:rPr>
              <w:rStyle w:val="Refdecomentrio"/>
            </w:rPr>
            <w:commentReference w:id="2384"/>
          </w:r>
          <w:r w:rsidR="007B5ABE" w:rsidDel="00595619">
            <w:delText>. As the commit graph has to be entirely in memory to be plotted, this is a scalability limitation of our approach.</w:delText>
          </w:r>
        </w:del>
      </w:moveFrom>
    </w:p>
    <w:moveFromRangeEnd w:id="2343"/>
    <w:p w14:paraId="4300024A" w14:textId="11DCEBFF" w:rsidR="00EA6CD0" w:rsidRPr="00EA6CD0" w:rsidDel="00061435" w:rsidRDefault="00EA6CD0" w:rsidP="00EA6CD0">
      <w:pPr>
        <w:pStyle w:val="Ttulo2"/>
        <w:rPr>
          <w:del w:id="2385" w:author="Cristiano Cesario" w:date="2014-06-22T08:24:00Z"/>
          <w:color w:val="FF0000"/>
        </w:rPr>
      </w:pPr>
      <w:del w:id="2386" w:author="Cristiano Cesario" w:date="2014-06-22T08:24:00Z">
        <w:r w:rsidRPr="00EA6CD0" w:rsidDel="00061435">
          <w:rPr>
            <w:color w:val="FF0000"/>
          </w:rPr>
          <w:delText>Qualitative Evaluation</w:delText>
        </w:r>
      </w:del>
    </w:p>
    <w:p w14:paraId="1F765245" w14:textId="635645F7" w:rsidR="00EA6CD0" w:rsidRPr="00EA6CD0" w:rsidDel="00061435" w:rsidRDefault="00EA6CD0" w:rsidP="00EA6CD0">
      <w:pPr>
        <w:pStyle w:val="Text"/>
        <w:rPr>
          <w:del w:id="2387" w:author="Cristiano Cesario" w:date="2014-06-22T08:24:00Z"/>
          <w:color w:val="FF0000"/>
        </w:rPr>
      </w:pPr>
      <w:del w:id="2388" w:author="Cristiano Cesario" w:date="2014-06-22T08:24:00Z">
        <w:r w:rsidRPr="00EA6CD0" w:rsidDel="00061435">
          <w:rPr>
            <w:color w:val="FF0000"/>
          </w:rPr>
          <w:delText>To be written</w:delText>
        </w:r>
      </w:del>
    </w:p>
    <w:p w14:paraId="4E4631F1" w14:textId="1EBB7B0C" w:rsidR="007B5ABE" w:rsidDel="00811F2C" w:rsidRDefault="007B5ABE" w:rsidP="007B5ABE">
      <w:pPr>
        <w:pStyle w:val="Ttulo1"/>
        <w:rPr>
          <w:del w:id="2389" w:author="Cristiano Cesario" w:date="2014-06-26T17:36:00Z"/>
        </w:rPr>
      </w:pPr>
      <w:bookmarkStart w:id="2390" w:name="_Ref386915569"/>
      <w:del w:id="2391" w:author="Cristiano Cesario" w:date="2014-06-26T17:36:00Z">
        <w:r w:rsidDel="00811F2C">
          <w:delText>Related Work</w:delText>
        </w:r>
        <w:bookmarkEnd w:id="2390"/>
      </w:del>
    </w:p>
    <w:p w14:paraId="66081BA7" w14:textId="4857C64C" w:rsidR="00EB3099" w:rsidDel="00696575" w:rsidRDefault="00EF51F4">
      <w:pPr>
        <w:pStyle w:val="Text"/>
        <w:rPr>
          <w:del w:id="2392" w:author="Cristiano Cesario" w:date="2014-06-22T09:23:00Z"/>
        </w:rPr>
      </w:pPr>
      <w:del w:id="2393" w:author="Cristiano Cesario" w:date="2014-06-26T17:36:00Z">
        <w:r w:rsidDel="00811F2C">
          <w:delText xml:space="preserve">According to </w:delText>
        </w:r>
        <w:r w:rsidDel="00811F2C">
          <w:fldChar w:fldCharType="begin"/>
        </w:r>
      </w:del>
      <w:del w:id="2394" w:author="Cristiano Cesario" w:date="2014-06-22T16:02:00Z">
        <w:r w:rsidDel="007071FA">
          <w:delInstrText xml:space="preserve"> ADDIN ZOTERO_ITEM CSL_CITATION {"citationID":"8vmtt49u7","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delInstrText>
        </w:r>
      </w:del>
      <w:del w:id="2395" w:author="Cristiano Cesario" w:date="2014-06-26T17:36:00Z">
        <w:r w:rsidDel="00811F2C">
          <w:fldChar w:fldCharType="separate"/>
        </w:r>
      </w:del>
      <w:del w:id="2396" w:author="Cristiano Cesario" w:date="2014-06-22T16:02:00Z">
        <w:r w:rsidR="006958C4" w:rsidRPr="007071FA" w:rsidDel="007071FA">
          <w:delText>[25]</w:delText>
        </w:r>
      </w:del>
      <w:del w:id="2397" w:author="Cristiano Cesario" w:date="2014-06-26T17:36:00Z">
        <w:r w:rsidDel="00811F2C">
          <w:fldChar w:fldCharType="end"/>
        </w:r>
        <w:r w:rsidDel="00811F2C">
          <w:delText xml:space="preserve"> software visualization can be separated into three aspects: structure, behavior</w:delText>
        </w:r>
        <w:r w:rsidR="005B3912" w:rsidDel="00811F2C">
          <w:delText>,</w:delText>
        </w:r>
        <w:r w:rsidDel="00811F2C">
          <w:delText xml:space="preserve"> and evolution. DyeVC </w:delText>
        </w:r>
        <w:r w:rsidR="0032111C" w:rsidDel="00811F2C">
          <w:delText xml:space="preserve">relates primarily with </w:delText>
        </w:r>
        <w:r w:rsidR="007D4B7D" w:rsidDel="00811F2C">
          <w:delText>the evolution aspect, more specifically with</w:delText>
        </w:r>
        <w:r w:rsidDel="00811F2C">
          <w:delText xml:space="preserve"> </w:delText>
        </w:r>
        <w:r w:rsidR="0032111C" w:rsidRPr="00F45860" w:rsidDel="00811F2C">
          <w:delText xml:space="preserve">studies that aim </w:delText>
        </w:r>
        <w:r w:rsidR="0032111C" w:rsidDel="00811F2C">
          <w:delText>at improving</w:delText>
        </w:r>
        <w:r w:rsidR="0032111C" w:rsidRPr="00F45860" w:rsidDel="00811F2C">
          <w:delText xml:space="preserve"> the </w:delText>
        </w:r>
        <w:r w:rsidR="00533A20" w:rsidDel="00811F2C">
          <w:delText>awareness</w:delText>
        </w:r>
        <w:r w:rsidR="00533A20" w:rsidRPr="00F45860" w:rsidDel="00811F2C">
          <w:delText xml:space="preserve"> </w:delText>
        </w:r>
        <w:r w:rsidR="0032111C" w:rsidRPr="00F45860" w:rsidDel="00811F2C">
          <w:delText>of developers that work with distributed software development.</w:delText>
        </w:r>
        <w:r w:rsidR="0032111C" w:rsidDel="00811F2C">
          <w:delText xml:space="preserve"> </w:delText>
        </w:r>
        <w:r w:rsidR="00190D3D" w:rsidDel="00811F2C">
          <w:delText xml:space="preserve"> Awareness is defined by </w:delText>
        </w:r>
        <w:r w:rsidR="00190D3D" w:rsidDel="00811F2C">
          <w:fldChar w:fldCharType="begin"/>
        </w:r>
      </w:del>
      <w:del w:id="2398" w:author="Cristiano Cesario" w:date="2014-06-22T16:02:00Z">
        <w:r w:rsidR="00190D3D" w:rsidDel="007071FA">
          <w:delInstrText xml:space="preserve"> ADDIN ZOTERO_ITEM CSL_CITATION {"citationID":"otsur43e6","properties":{"formattedCitation":"[26]","plainCitation":"[26]"},"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delInstrText>
        </w:r>
      </w:del>
      <w:del w:id="2399" w:author="Cristiano Cesario" w:date="2014-06-26T17:36:00Z">
        <w:r w:rsidR="00190D3D" w:rsidDel="00811F2C">
          <w:fldChar w:fldCharType="separate"/>
        </w:r>
      </w:del>
      <w:del w:id="2400" w:author="Cristiano Cesario" w:date="2014-06-22T16:02:00Z">
        <w:r w:rsidR="006958C4" w:rsidRPr="007071FA" w:rsidDel="007071FA">
          <w:delText>[26]</w:delText>
        </w:r>
      </w:del>
      <w:del w:id="2401" w:author="Cristiano Cesario" w:date="2014-06-26T17:36:00Z">
        <w:r w:rsidR="00190D3D" w:rsidDel="00811F2C">
          <w:fldChar w:fldCharType="end"/>
        </w:r>
        <w:r w:rsidR="00190D3D" w:rsidDel="00811F2C">
          <w:delText xml:space="preserve"> as “an understanding of the activities of others to provide a context for one’s own activities”. </w:delText>
        </w:r>
        <w:r w:rsidR="0032111C" w:rsidDel="00811F2C">
          <w:delText>A</w:delText>
        </w:r>
        <w:r w:rsidR="0032111C" w:rsidRPr="00F45860" w:rsidDel="00811F2C">
          <w:delText xml:space="preserve"> recent work by </w:delText>
        </w:r>
        <w:r w:rsidR="0032111C" w:rsidRPr="00F45860" w:rsidDel="00811F2C">
          <w:fldChar w:fldCharType="begin"/>
        </w:r>
      </w:del>
      <w:del w:id="2402" w:author="Cristiano Cesario" w:date="2014-06-22T16:02:00Z">
        <w:r w:rsidR="00190D3D" w:rsidDel="007071FA">
          <w:del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delInstrText>
        </w:r>
      </w:del>
      <w:del w:id="2403" w:author="Cristiano Cesario" w:date="2014-06-26T17:36:00Z">
        <w:r w:rsidR="0032111C" w:rsidRPr="00F45860" w:rsidDel="00811F2C">
          <w:fldChar w:fldCharType="separate"/>
        </w:r>
      </w:del>
      <w:del w:id="2404" w:author="Cristiano Cesario" w:date="2014-06-22T16:02:00Z">
        <w:r w:rsidR="006958C4" w:rsidRPr="007071FA" w:rsidDel="007071FA">
          <w:delText>[27]</w:delText>
        </w:r>
      </w:del>
      <w:del w:id="2405" w:author="Cristiano Cesario" w:date="2014-06-26T17:36:00Z">
        <w:r w:rsidR="0032111C" w:rsidRPr="00F45860" w:rsidDel="00811F2C">
          <w:fldChar w:fldCharType="end"/>
        </w:r>
        <w:r w:rsidR="0032111C" w:rsidRPr="00F45860" w:rsidDel="00811F2C">
          <w:delText xml:space="preserve"> presents a systematic review of </w:delText>
        </w:r>
        <w:r w:rsidR="0032111C" w:rsidDel="00811F2C">
          <w:delText>such studies</w:delText>
        </w:r>
        <w:r w:rsidR="00EB3099" w:rsidDel="00811F2C">
          <w:delText xml:space="preserve"> and classify them according to</w:delText>
        </w:r>
        <w:r w:rsidR="0000130A" w:rsidDel="00811F2C">
          <w:delText xml:space="preserve"> the</w:delText>
        </w:r>
        <w:r w:rsidR="00EB3099" w:rsidDel="00811F2C">
          <w:delText xml:space="preserve"> </w:delText>
        </w:r>
      </w:del>
      <w:del w:id="2406" w:author="Cristiano Cesario" w:date="2014-06-24T17:03:00Z">
        <w:r w:rsidR="00EB3099" w:rsidRPr="00EB3099" w:rsidDel="00C87B25">
          <w:delText>Gutwin et al.</w:delText>
        </w:r>
      </w:del>
      <w:del w:id="2407" w:author="Cristiano Cesario" w:date="2014-06-26T17:36:00Z">
        <w:r w:rsidR="00EB3099" w:rsidRPr="00EB3099" w:rsidDel="00811F2C">
          <w:delText xml:space="preserve"> </w:delText>
        </w:r>
      </w:del>
      <w:del w:id="2408" w:author="Cristiano Cesario" w:date="2014-06-22T09:05:00Z">
        <w:r w:rsidR="00533A20" w:rsidDel="00A24CED">
          <w:fldChar w:fldCharType="begin"/>
        </w:r>
        <w:r w:rsidR="00533A20" w:rsidDel="00A24CED">
          <w:delInstrText xml:space="preserve"> ADDIN ZOTERO_ITEM CSL_CITATION {"citationID":"17qvmh81l0","properties":{"formattedCitation":"[28]","plainCitation":"[28]"},"citationItems":[{"id":2593,"uris":["http://zotero.org/users/892576/items/F6D3G24H"],"uri":["http://zotero.org/users/892576/items/F6D3G24H"],"itemData":{"id":2593,"type":"chapter","title":"Supporting group awareness in distributed software development","container-title":"Engineering Human Computer Interaction and Interactive Systems","collection-title":"Lecture Notes in Computer Science","publisher":"Springer Berlin Heidelberg","publisher-place":"Berlin, Heidelberg","volume":"3425","source":"CrossRef","event-place":"Berlin, Heidelberg","abstract":"Collaborative software development presents a variety of coordination and communication problems, particularly when teams are geographically distributed. One reason for these problems is the difficulty of staying aware of others – keeping track of information about who is working on the project, who is active, and what tasks people have been working on. Current software development environments do not show much information about people, and developers often must use text-based tools to determine what is happening in the group. We have built a system that assists distributed developers in maintaining awareness of others. ProjectWatcher observes fine-grained user edits and presents that information visually on a representation of a project’s artifacts. The system displays general awareness information and also provides a resource for more detailed questions about others’ activities.","URL":"http://link-springer-com.ez24.periodicos.capes.gov.br/chapter/10.1007/11431879_25","ISBN":"978-3-540-26097-4, 978-3-540-31961-0","editor":[{"family":"Bastide","given":"Rémi"},{"family":"Palanque","given":"Philippe"},{"family":"Roth","given":"Jörg"}],"author":[{"family":"Gutwin","given":"Carl"},{"family":"Schneider","given":"Kevin"},{"family":"Paquette","given":"David"},{"family":"Penner","given":"Reagan"}],"issued":{"date-parts":[["2005"]]},"accessed":{"date-parts":[["2014",5,3]]}}}],"schema":"https://github.com/citation-style-language/schema/raw/master/csl-citation.json"} </w:delInstrText>
        </w:r>
        <w:r w:rsidR="00533A20" w:rsidDel="00A24CED">
          <w:fldChar w:fldCharType="separate"/>
        </w:r>
        <w:r w:rsidR="00533A20" w:rsidRPr="006958C4" w:rsidDel="00A24CED">
          <w:delText>[28]</w:delText>
        </w:r>
        <w:r w:rsidR="00533A20" w:rsidDel="00A24CED">
          <w:fldChar w:fldCharType="end"/>
        </w:r>
        <w:r w:rsidR="00533A20" w:rsidDel="00A24CED">
          <w:delText xml:space="preserve"> </w:delText>
        </w:r>
      </w:del>
      <w:del w:id="2409" w:author="Cristiano Cesario" w:date="2014-06-22T09:10:00Z">
        <w:r w:rsidR="00EB3099" w:rsidRPr="00EB3099" w:rsidDel="00A24CED">
          <w:delText xml:space="preserve">Awareness Framework </w:delText>
        </w:r>
      </w:del>
      <w:del w:id="2410" w:author="Cristiano Cesario" w:date="2014-06-22T09:14:00Z">
        <w:r w:rsidR="00EB3099" w:rsidRPr="00EB3099" w:rsidDel="00A24CED">
          <w:delText>elements</w:delText>
        </w:r>
      </w:del>
      <w:del w:id="2411" w:author="Cristiano Cesario" w:date="2014-06-26T17:36:00Z">
        <w:r w:rsidR="00EB3099" w:rsidDel="00811F2C">
          <w:delText>.</w:delText>
        </w:r>
        <w:r w:rsidR="0032111C" w:rsidDel="00811F2C">
          <w:delText xml:space="preserve"> </w:delText>
        </w:r>
        <w:r w:rsidR="00EB3099" w:rsidDel="00811F2C">
          <w:delText xml:space="preserve">The classification is not exclusive, </w:delText>
        </w:r>
        <w:r w:rsidR="0000130A" w:rsidDel="00811F2C">
          <w:delText>i.e.,</w:delText>
        </w:r>
        <w:r w:rsidR="00EB3099" w:rsidDel="00811F2C">
          <w:delText xml:space="preserve"> a given tool can </w:delText>
        </w:r>
      </w:del>
      <w:del w:id="2412" w:author="Cristiano Cesario" w:date="2014-06-22T09:15:00Z">
        <w:r w:rsidR="00BE197F" w:rsidDel="00F40382">
          <w:delText>be</w:delText>
        </w:r>
      </w:del>
      <w:del w:id="2413" w:author="Cristiano Cesario" w:date="2014-06-26T17:36:00Z">
        <w:r w:rsidR="00BE197F" w:rsidDel="00811F2C">
          <w:delText xml:space="preserve"> </w:delText>
        </w:r>
      </w:del>
      <w:del w:id="2414" w:author="Cristiano Cesario" w:date="2014-06-22T09:15:00Z">
        <w:r w:rsidR="00BE197F" w:rsidDel="00F40382">
          <w:delText xml:space="preserve">classified according to </w:delText>
        </w:r>
        <w:r w:rsidR="00EB3099" w:rsidDel="00F40382">
          <w:delText xml:space="preserve">several </w:delText>
        </w:r>
      </w:del>
      <w:commentRangeStart w:id="2415"/>
      <w:del w:id="2416" w:author="Cristiano Cesario" w:date="2014-06-26T17:36:00Z">
        <w:r w:rsidR="00EB3099" w:rsidDel="00811F2C">
          <w:delText xml:space="preserve">elements </w:delText>
        </w:r>
        <w:commentRangeEnd w:id="2415"/>
        <w:r w:rsidR="00BE197F" w:rsidDel="00811F2C">
          <w:rPr>
            <w:rStyle w:val="Refdecomentrio"/>
          </w:rPr>
          <w:commentReference w:id="2415"/>
        </w:r>
        <w:r w:rsidR="00EB3099" w:rsidDel="00811F2C">
          <w:delText xml:space="preserve">of </w:delText>
        </w:r>
      </w:del>
      <w:del w:id="2417" w:author="Cristiano Cesario" w:date="2014-06-22T09:11:00Z">
        <w:r w:rsidR="00EB3099" w:rsidDel="00A24CED">
          <w:delText xml:space="preserve">the </w:delText>
        </w:r>
      </w:del>
      <w:del w:id="2418" w:author="Cristiano Cesario" w:date="2014-06-22T09:15:00Z">
        <w:r w:rsidR="00EB3099" w:rsidDel="00F40382">
          <w:delText>Awareness Framework</w:delText>
        </w:r>
      </w:del>
      <w:del w:id="2419" w:author="Cristiano Cesario" w:date="2014-06-26T17:36:00Z">
        <w:r w:rsidR="00EB3099" w:rsidDel="00811F2C">
          <w:delText>.</w:delText>
        </w:r>
        <w:r w:rsidR="0032111C" w:rsidDel="00811F2C">
          <w:delText xml:space="preserve"> </w:delText>
        </w:r>
        <w:r w:rsidR="0000130A" w:rsidDel="00811F2C">
          <w:delText>Following</w:delText>
        </w:r>
      </w:del>
      <w:del w:id="2420" w:author="Cristiano Cesario" w:date="2014-06-24T17:06:00Z">
        <w:r w:rsidR="0000130A" w:rsidDel="00C87B25">
          <w:delText xml:space="preserve"> this </w:delText>
        </w:r>
      </w:del>
      <w:del w:id="2421" w:author="Cristiano Cesario" w:date="2014-06-22T09:15:00Z">
        <w:r w:rsidR="0000130A" w:rsidDel="00F40382">
          <w:delText>framework</w:delText>
        </w:r>
      </w:del>
      <w:del w:id="2422" w:author="Cristiano Cesario" w:date="2014-06-26T17:36:00Z">
        <w:r w:rsidR="0000130A" w:rsidDel="00811F2C">
          <w:delText xml:space="preserve">, </w:delText>
        </w:r>
        <w:r w:rsidR="00EB3099" w:rsidDel="00811F2C">
          <w:delText xml:space="preserve">DyeVC can be classified as a Workspace Awareness </w:delText>
        </w:r>
      </w:del>
      <w:del w:id="2423" w:author="Cristiano Cesario" w:date="2014-06-24T17:10:00Z">
        <w:r w:rsidR="00EB3099" w:rsidDel="00C87B25">
          <w:delText>tool</w:delText>
        </w:r>
      </w:del>
      <w:del w:id="2424" w:author="Cristiano Cesario" w:date="2014-06-22T09:20:00Z">
        <w:r w:rsidR="00EB3099" w:rsidDel="00696575">
          <w:delText>,</w:delText>
        </w:r>
      </w:del>
      <w:del w:id="2425" w:author="Cristiano Cesario" w:date="2014-06-22T09:24:00Z">
        <w:r w:rsidR="00EB3099" w:rsidDel="00696575">
          <w:delText xml:space="preserve"> </w:delText>
        </w:r>
      </w:del>
      <w:del w:id="2426" w:author="Cristiano Cesario" w:date="2014-06-22T09:23:00Z">
        <w:r w:rsidR="00EB3099" w:rsidDel="00696575">
          <w:delText xml:space="preserve">presenting the following awareness elements: </w:delText>
        </w:r>
      </w:del>
    </w:p>
    <w:p w14:paraId="76A2F785" w14:textId="0DCB4CE6" w:rsidR="00EB3099" w:rsidDel="00696575" w:rsidRDefault="00BE7C32">
      <w:pPr>
        <w:pStyle w:val="Text"/>
        <w:rPr>
          <w:del w:id="2427" w:author="Cristiano Cesario" w:date="2014-06-22T09:23:00Z"/>
        </w:rPr>
        <w:pPrChange w:id="2428" w:author="Cristiano Cesario" w:date="2014-06-24T17:19:00Z">
          <w:pPr>
            <w:pStyle w:val="bulletlist"/>
            <w:numPr>
              <w:numId w:val="41"/>
            </w:numPr>
            <w:tabs>
              <w:tab w:val="clear" w:pos="648"/>
              <w:tab w:val="num" w:pos="567"/>
            </w:tabs>
            <w:ind w:left="567" w:hanging="279"/>
          </w:pPr>
        </w:pPrChange>
      </w:pPr>
      <w:commentRangeStart w:id="2429"/>
      <w:del w:id="2430" w:author="Cristiano Cesario" w:date="2014-06-22T09:19:00Z">
        <w:r w:rsidDel="00696575">
          <w:delText>a</w:delText>
        </w:r>
      </w:del>
      <w:del w:id="2431" w:author="Cristiano Cesario" w:date="2014-06-22T09:23:00Z">
        <w:r w:rsidDel="00696575">
          <w:delText>nd which repositories interact one with another</w:delText>
        </w:r>
        <w:commentRangeEnd w:id="2429"/>
        <w:r w:rsidR="009B6F8D" w:rsidRPr="0043665D" w:rsidDel="00696575">
          <w:rPr>
            <w:rPrChange w:id="2432" w:author="Cristiano Cesario" w:date="2014-06-24T12:00:00Z">
              <w:rPr>
                <w:rStyle w:val="Refdecomentrio"/>
              </w:rPr>
            </w:rPrChange>
          </w:rPr>
          <w:commentReference w:id="2429"/>
        </w:r>
        <w:r w:rsidDel="00696575">
          <w:delText>;</w:delText>
        </w:r>
      </w:del>
    </w:p>
    <w:p w14:paraId="5F1E1E8D" w14:textId="6A6548F5" w:rsidR="00BE7C32" w:rsidRPr="003A1DD3" w:rsidDel="0043665D" w:rsidRDefault="00BE7C32">
      <w:pPr>
        <w:pStyle w:val="Text"/>
        <w:rPr>
          <w:del w:id="2433" w:author="Cristiano Cesario" w:date="2014-06-24T12:01:00Z"/>
        </w:rPr>
        <w:pPrChange w:id="2434" w:author="Cristiano Cesario" w:date="2014-06-24T17:19:00Z">
          <w:pPr>
            <w:pStyle w:val="bulletlist"/>
            <w:numPr>
              <w:numId w:val="41"/>
            </w:numPr>
            <w:tabs>
              <w:tab w:val="clear" w:pos="648"/>
              <w:tab w:val="num" w:pos="567"/>
            </w:tabs>
            <w:ind w:left="567" w:hanging="279"/>
          </w:pPr>
        </w:pPrChange>
      </w:pPr>
      <w:commentRangeStart w:id="2435"/>
      <w:del w:id="2436" w:author="Cristiano Cesario" w:date="2014-06-24T12:01:00Z">
        <w:r w:rsidDel="0043665D">
          <w:delText>Loc</w:delText>
        </w:r>
      </w:del>
      <w:ins w:id="2437" w:author="Cristiano Cesario" w:date="2014-06-24T17:28:00Z">
        <w:r w:rsidR="0019330A">
          <w:t>In order to find related work, we</w:t>
        </w:r>
      </w:ins>
      <w:ins w:id="2438" w:author="Cristiano Cesario" w:date="2014-06-24T17:29:00Z">
        <w:r w:rsidR="0019330A">
          <w:t xml:space="preserve"> s</w:t>
        </w:r>
      </w:ins>
      <w:ins w:id="2439" w:author="Cristiano Cesario" w:date="2014-06-24T17:25:00Z">
        <w:r w:rsidR="0019330A">
          <w:t>tarted with</w:t>
        </w:r>
      </w:ins>
      <w:ins w:id="2440" w:author="Cristiano Cesario" w:date="2014-06-24T17:20:00Z">
        <w:r w:rsidR="0019330A" w:rsidRPr="009648DE">
          <w:t xml:space="preserve"> </w:t>
        </w:r>
      </w:ins>
      <w:ins w:id="2441" w:author="Cristiano Cesario" w:date="2014-06-24T17:22:00Z">
        <w:r w:rsidR="0019330A" w:rsidRPr="0019330A">
          <w:rPr>
            <w:rPrChange w:id="2442" w:author="Cristiano Cesario" w:date="2014-06-24T17:23:00Z">
              <w:rPr>
                <w:lang w:val="pt-BR"/>
              </w:rPr>
            </w:rPrChange>
          </w:rPr>
          <w:t>the referenced papers</w:t>
        </w:r>
      </w:ins>
      <w:ins w:id="2443" w:author="Cristiano Cesario" w:date="2014-06-24T17:26:00Z">
        <w:r w:rsidR="0019330A">
          <w:t xml:space="preserve"> </w:t>
        </w:r>
      </w:ins>
      <w:ins w:id="2444" w:author="Cristiano Cesario" w:date="2014-06-24T17:29:00Z">
        <w:r w:rsidR="0019330A">
          <w:t xml:space="preserve">analyzed by </w:t>
        </w:r>
        <w:r w:rsidR="009648DE">
          <w:fldChar w:fldCharType="begin"/>
        </w:r>
        <w:r w:rsidR="009648DE">
          <w:instrText xml:space="preserve"> ADDIN ZOTERO_ITEM CSL_CITATION {"citationID":"14ud4rpes6","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ins>
      <w:r w:rsidR="009648DE">
        <w:fldChar w:fldCharType="separate"/>
      </w:r>
      <w:ins w:id="2445" w:author="Cristiano Cesario" w:date="2014-06-24T17:29:00Z">
        <w:r w:rsidR="009648DE" w:rsidRPr="009648DE">
          <w:t>[28]</w:t>
        </w:r>
        <w:r w:rsidR="009648DE">
          <w:fldChar w:fldCharType="end"/>
        </w:r>
      </w:ins>
      <w:ins w:id="2446" w:author="Cristiano Cesario" w:date="2014-06-24T17:30:00Z">
        <w:r w:rsidR="009648DE">
          <w:t xml:space="preserve"> </w:t>
        </w:r>
      </w:ins>
      <w:ins w:id="2447" w:author="Cristiano Cesario" w:date="2014-06-24T17:26:00Z">
        <w:r w:rsidR="0019330A">
          <w:t xml:space="preserve">and </w:t>
        </w:r>
      </w:ins>
      <w:ins w:id="2448" w:author="Cristiano Cesario" w:date="2014-06-24T17:27:00Z">
        <w:r w:rsidR="0019330A">
          <w:t>used the snowball technique, looking at these papers’ citations and at papers that cited them. W</w:t>
        </w:r>
      </w:ins>
      <w:ins w:id="2449" w:author="Cristiano Cesario" w:date="2014-06-24T17:28:00Z">
        <w:r w:rsidR="0019330A">
          <w:t>e also</w:t>
        </w:r>
      </w:ins>
      <w:ins w:id="2450" w:author="Cristiano Cesario" w:date="2014-06-24T17:27:00Z">
        <w:r w:rsidR="0019330A">
          <w:t xml:space="preserve"> </w:t>
        </w:r>
      </w:ins>
      <w:ins w:id="2451" w:author="Cristiano Cesario" w:date="2014-06-24T17:28:00Z">
        <w:r w:rsidR="0019330A">
          <w:t>searched at</w:t>
        </w:r>
      </w:ins>
      <w:ins w:id="2452" w:author="Cristiano Cesario" w:date="2014-06-24T17:22:00Z">
        <w:r w:rsidR="0019330A" w:rsidRPr="0019330A">
          <w:rPr>
            <w:rPrChange w:id="2453" w:author="Cristiano Cesario" w:date="2014-06-24T17:23:00Z">
              <w:rPr>
                <w:lang w:val="pt-BR"/>
              </w:rPr>
            </w:rPrChange>
          </w:rPr>
          <w:t xml:space="preserve"> the main academic digital libraries</w:t>
        </w:r>
        <w:r w:rsidR="0019330A" w:rsidRPr="009648DE">
          <w:t xml:space="preserve"> (ACM, IEEE</w:t>
        </w:r>
        <w:r w:rsidR="00FA3230">
          <w:t xml:space="preserve">, </w:t>
        </w:r>
        <w:proofErr w:type="spellStart"/>
        <w:r w:rsidR="00FA3230">
          <w:t>SpringerLink</w:t>
        </w:r>
        <w:proofErr w:type="spellEnd"/>
        <w:r w:rsidR="00FA3230">
          <w:t xml:space="preserve"> e </w:t>
        </w:r>
        <w:proofErr w:type="spellStart"/>
        <w:r w:rsidR="00FA3230">
          <w:t>ScienceDirect</w:t>
        </w:r>
        <w:proofErr w:type="spellEnd"/>
        <w:r w:rsidR="00FA3230">
          <w:t>)</w:t>
        </w:r>
        <w:r w:rsidR="0019330A" w:rsidRPr="009648DE">
          <w:t xml:space="preserve"> </w:t>
        </w:r>
      </w:ins>
      <w:ins w:id="2454" w:author="Cristiano Cesario" w:date="2014-06-24T17:23:00Z">
        <w:r w:rsidR="0019330A" w:rsidRPr="0019330A">
          <w:rPr>
            <w:rPrChange w:id="2455" w:author="Cristiano Cesario" w:date="2014-06-24T17:23:00Z">
              <w:rPr>
                <w:lang w:val="pt-BR"/>
              </w:rPr>
            </w:rPrChange>
          </w:rPr>
          <w:t>and at the industry</w:t>
        </w:r>
        <w:r w:rsidR="0019330A">
          <w:t xml:space="preserve">, using the keywords </w:t>
        </w:r>
      </w:ins>
      <w:ins w:id="2456" w:author="Cristiano Cesario" w:date="2014-06-24T17:24:00Z">
        <w:r w:rsidR="0019330A">
          <w:t>“revision</w:t>
        </w:r>
      </w:ins>
      <w:ins w:id="2457" w:author="Cristiano Cesario" w:date="2014-06-24T17:22:00Z">
        <w:r w:rsidR="0019330A" w:rsidRPr="009648DE">
          <w:t>”, “</w:t>
        </w:r>
        <w:proofErr w:type="spellStart"/>
        <w:r w:rsidR="0019330A" w:rsidRPr="009648DE">
          <w:t>souce</w:t>
        </w:r>
        <w:proofErr w:type="spellEnd"/>
        <w:r w:rsidR="0019330A" w:rsidRPr="009648DE">
          <w:t xml:space="preserve"> code”, “software configuration”, </w:t>
        </w:r>
      </w:ins>
      <w:ins w:id="2458" w:author="Cristiano Cesario" w:date="2014-06-24T17:38:00Z">
        <w:r w:rsidR="00AF059E">
          <w:t xml:space="preserve">“source control”, </w:t>
        </w:r>
      </w:ins>
      <w:ins w:id="2459" w:author="Cristiano Cesario" w:date="2014-06-24T17:22:00Z">
        <w:r w:rsidR="0019330A" w:rsidRPr="009648DE">
          <w:t>“version control”, “application” and</w:t>
        </w:r>
        <w:r w:rsidR="0019330A" w:rsidRPr="003A1DD3">
          <w:t xml:space="preserve"> “system”, </w:t>
        </w:r>
      </w:ins>
      <w:ins w:id="2460" w:author="Cristiano Cesario" w:date="2014-06-24T17:25:00Z">
        <w:r w:rsidR="0019330A">
          <w:t>combined with</w:t>
        </w:r>
      </w:ins>
      <w:ins w:id="2461" w:author="Cristiano Cesario" w:date="2014-06-24T17:22:00Z">
        <w:r w:rsidR="0019330A" w:rsidRPr="009648DE">
          <w:t xml:space="preserve"> “awareness”.</w:t>
        </w:r>
      </w:ins>
      <w:ins w:id="2462" w:author="Cristiano Cesario" w:date="2014-06-24T17:37:00Z">
        <w:r w:rsidR="00AF059E">
          <w:t xml:space="preserve"> We filtered the results </w:t>
        </w:r>
      </w:ins>
      <w:ins w:id="2463" w:author="Cristiano Cesario" w:date="2014-06-24T20:12:00Z">
        <w:r w:rsidR="00FA03A6">
          <w:t xml:space="preserve">found </w:t>
        </w:r>
      </w:ins>
      <w:ins w:id="2464" w:author="Cristiano Cesario" w:date="2014-06-24T17:37:00Z">
        <w:r w:rsidR="00AF059E">
          <w:t xml:space="preserve">to get only studies that used </w:t>
        </w:r>
      </w:ins>
      <w:ins w:id="2465" w:author="Cristiano Cesario" w:date="2014-06-24T17:38:00Z">
        <w:r w:rsidR="00AF059E">
          <w:t>any</w:t>
        </w:r>
      </w:ins>
      <w:ins w:id="2466" w:author="Cristiano Cesario" w:date="2014-06-24T17:37:00Z">
        <w:r w:rsidR="00AF059E">
          <w:t xml:space="preserve"> </w:t>
        </w:r>
      </w:ins>
      <w:ins w:id="2467" w:author="Cristiano Cesario" w:date="2014-06-24T17:38:00Z">
        <w:r w:rsidR="00AF059E">
          <w:t>VCS.</w:t>
        </w:r>
      </w:ins>
      <w:ins w:id="2468" w:author="Cristiano Cesario" w:date="2014-06-24T20:15:00Z">
        <w:r w:rsidR="00FA03A6">
          <w:t xml:space="preserve"> The resulting studies were </w:t>
        </w:r>
      </w:ins>
      <w:ins w:id="2469" w:author="Cristiano Cesario" w:date="2014-06-24T20:26:00Z">
        <w:r w:rsidR="003A1DD3">
          <w:t>divided</w:t>
        </w:r>
      </w:ins>
      <w:ins w:id="2470" w:author="Cristiano Cesario" w:date="2014-06-24T20:15:00Z">
        <w:r w:rsidR="00FA03A6">
          <w:t xml:space="preserve"> into three </w:t>
        </w:r>
      </w:ins>
      <w:ins w:id="2471" w:author="Cristiano Cesario" w:date="2014-06-24T20:26:00Z">
        <w:r w:rsidR="003A1DD3">
          <w:t>groups</w:t>
        </w:r>
      </w:ins>
      <w:ins w:id="2472" w:author="Cristiano Cesario" w:date="2014-06-24T20:15:00Z">
        <w:r w:rsidR="008F44FC">
          <w:t xml:space="preserve">. </w:t>
        </w:r>
      </w:ins>
      <w:ins w:id="2473" w:author="Cristiano Cesario" w:date="2014-06-24T20:38:00Z">
        <w:r w:rsidR="008F44FC">
          <w:t>The first group includes tools</w:t>
        </w:r>
        <w:r w:rsidR="008F44FC" w:rsidRPr="00342FBC">
          <w:t xml:space="preserve"> that </w:t>
        </w:r>
        <w:commentRangeStart w:id="2474"/>
        <w:r w:rsidR="008F44FC" w:rsidRPr="00342FBC">
          <w:t xml:space="preserve">notify </w:t>
        </w:r>
        <w:r w:rsidR="008F44FC" w:rsidRPr="00342FBC">
          <w:lastRenderedPageBreak/>
          <w:t>commit activities</w:t>
        </w:r>
        <w:commentRangeEnd w:id="2474"/>
        <w:r w:rsidR="008F44FC">
          <w:rPr>
            <w:rStyle w:val="Refdecomentrio"/>
          </w:rPr>
          <w:commentReference w:id="2474"/>
        </w:r>
        <w:r w:rsidR="008F44FC">
          <w:t>. The second group comprises of a</w:t>
        </w:r>
        <w:r w:rsidR="008F44FC" w:rsidRPr="007964AC">
          <w:t>pproaches</w:t>
        </w:r>
        <w:r w:rsidR="008F44FC">
          <w:t xml:space="preserve"> that</w:t>
        </w:r>
        <w:r w:rsidR="008F44FC" w:rsidRPr="003A1DD3">
          <w:t xml:space="preserve"> </w:t>
        </w:r>
        <w:r w:rsidR="008F44FC" w:rsidRPr="007964AC">
          <w:t>not</w:t>
        </w:r>
        <w:r w:rsidR="008F44FC" w:rsidRPr="007964AC">
          <w:rPr>
            <w:rFonts w:cs="Times"/>
            <w:szCs w:val="24"/>
          </w:rPr>
          <w:t xml:space="preserve"> only give the developer awareness of concurrent changes, but also inform </w:t>
        </w:r>
        <w:r w:rsidR="008F44FC">
          <w:rPr>
            <w:rFonts w:cs="Times"/>
            <w:szCs w:val="24"/>
          </w:rPr>
          <w:t xml:space="preserve">them </w:t>
        </w:r>
        <w:r w:rsidR="008F44FC" w:rsidRPr="007964AC">
          <w:rPr>
            <w:rFonts w:cs="Times"/>
            <w:szCs w:val="24"/>
          </w:rPr>
          <w:t>if conflicts were detected</w:t>
        </w:r>
        <w:r w:rsidR="008F44FC">
          <w:t xml:space="preserve">. Finally, </w:t>
        </w:r>
        <w:r w:rsidR="008F44FC">
          <w:rPr>
            <w:rFonts w:ascii="TimesNewRomanPSMT" w:hAnsi="TimesNewRomanPSMT" w:cs="TimesNewRomanPSMT"/>
          </w:rPr>
          <w:t xml:space="preserve">the third group includes approaches </w:t>
        </w:r>
      </w:ins>
      <w:ins w:id="2475" w:author="Cristiano Cesario" w:date="2014-06-24T20:39:00Z">
        <w:r w:rsidR="008F44FC">
          <w:rPr>
            <w:rFonts w:ascii="TimesNewRomanPSMT" w:hAnsi="TimesNewRomanPSMT" w:cs="TimesNewRomanPSMT"/>
          </w:rPr>
          <w:t>that visualize</w:t>
        </w:r>
      </w:ins>
      <w:ins w:id="2476" w:author="Cristiano Cesario" w:date="2014-06-24T20:38:00Z">
        <w:r w:rsidR="008F44FC">
          <w:rPr>
            <w:rFonts w:ascii="TimesNewRomanPSMT" w:hAnsi="TimesNewRomanPSMT" w:cs="TimesNewRomanPSMT"/>
          </w:rPr>
          <w:t xml:space="preserve"> </w:t>
        </w:r>
        <w:commentRangeStart w:id="2477"/>
        <w:r w:rsidR="008F44FC">
          <w:rPr>
            <w:rFonts w:ascii="TimesNewRomanPSMT" w:hAnsi="TimesNewRomanPSMT" w:cs="TimesNewRomanPSMT"/>
          </w:rPr>
          <w:t>repository information in a linear way</w:t>
        </w:r>
        <w:commentRangeEnd w:id="2477"/>
        <w:r w:rsidR="008F44FC">
          <w:rPr>
            <w:rStyle w:val="Refdecomentrio"/>
          </w:rPr>
          <w:commentReference w:id="2477"/>
        </w:r>
        <w:r w:rsidR="008F44FC">
          <w:rPr>
            <w:rFonts w:ascii="TimesNewRomanPSMT" w:hAnsi="TimesNewRomanPSMT" w:cs="TimesNewRomanPSMT"/>
          </w:rPr>
          <w:t>.</w:t>
        </w:r>
      </w:ins>
      <w:del w:id="2478" w:author="Cristiano Cesario" w:date="2014-06-24T12:02:00Z">
        <w:r w:rsidRPr="009648DE" w:rsidDel="0043665D">
          <w:delText>ation:</w:delText>
        </w:r>
      </w:del>
      <w:del w:id="2479" w:author="Cristiano Cesario" w:date="2014-06-24T12:01:00Z">
        <w:r w:rsidRPr="003A1DD3" w:rsidDel="0043665D">
          <w:delText xml:space="preserve"> DyeVC associates a hostname with commits and repositories;</w:delText>
        </w:r>
      </w:del>
    </w:p>
    <w:p w14:paraId="02CA2556" w14:textId="6D08370E" w:rsidR="00BE7C32" w:rsidRPr="003A1DD3" w:rsidDel="0043665D" w:rsidRDefault="00BE7C32">
      <w:pPr>
        <w:pStyle w:val="Text"/>
        <w:rPr>
          <w:del w:id="2480" w:author="Cristiano Cesario" w:date="2014-06-24T12:01:00Z"/>
        </w:rPr>
        <w:pPrChange w:id="2481" w:author="Cristiano Cesario" w:date="2014-06-24T17:19:00Z">
          <w:pPr>
            <w:pStyle w:val="bulletlist"/>
            <w:numPr>
              <w:numId w:val="41"/>
            </w:numPr>
            <w:tabs>
              <w:tab w:val="clear" w:pos="648"/>
              <w:tab w:val="num" w:pos="567"/>
            </w:tabs>
            <w:ind w:left="567" w:hanging="279"/>
          </w:pPr>
        </w:pPrChange>
      </w:pPr>
      <w:del w:id="2482" w:author="Cristiano Cesario" w:date="2014-06-24T12:01:00Z">
        <w:r w:rsidRPr="003A1DD3" w:rsidDel="0043665D">
          <w:delText>Actions: DyeVC shows a commit history that identifies the person responsible for that commit and the actions executed, at the file level;</w:delText>
        </w:r>
      </w:del>
    </w:p>
    <w:p w14:paraId="08538188" w14:textId="5D75C4CF" w:rsidR="00BE7C32" w:rsidRPr="000D6266" w:rsidDel="0043665D" w:rsidRDefault="00BE7C32">
      <w:pPr>
        <w:pStyle w:val="Text"/>
        <w:rPr>
          <w:del w:id="2483" w:author="Cristiano Cesario" w:date="2014-06-24T12:01:00Z"/>
        </w:rPr>
        <w:pPrChange w:id="2484" w:author="Cristiano Cesario" w:date="2014-06-24T17:19:00Z">
          <w:pPr>
            <w:pStyle w:val="bulletlist"/>
            <w:numPr>
              <w:numId w:val="41"/>
            </w:numPr>
            <w:tabs>
              <w:tab w:val="clear" w:pos="648"/>
              <w:tab w:val="num" w:pos="567"/>
            </w:tabs>
            <w:ind w:left="567" w:hanging="279"/>
          </w:pPr>
        </w:pPrChange>
      </w:pPr>
      <w:del w:id="2485" w:author="Cristiano Cesario" w:date="2014-06-24T12:01:00Z">
        <w:r w:rsidRPr="000D6266" w:rsidDel="0043665D">
          <w:delText xml:space="preserve">Extents: DyeVC identifies in the commit history the commits that one has, those that can be obtained and those that are not accessible. </w:delText>
        </w:r>
      </w:del>
    </w:p>
    <w:p w14:paraId="3F81F813" w14:textId="5E7A9841" w:rsidR="00BE7C32" w:rsidRPr="005C05E4" w:rsidRDefault="00BE7C32">
      <w:pPr>
        <w:pStyle w:val="Text"/>
        <w:pPrChange w:id="2486" w:author="Cristiano Cesario" w:date="2014-06-24T17:19:00Z">
          <w:pPr>
            <w:pStyle w:val="bulletlist"/>
            <w:numPr>
              <w:numId w:val="41"/>
            </w:numPr>
            <w:tabs>
              <w:tab w:val="clear" w:pos="648"/>
              <w:tab w:val="num" w:pos="567"/>
            </w:tabs>
            <w:ind w:left="567" w:hanging="279"/>
          </w:pPr>
        </w:pPrChange>
      </w:pPr>
      <w:del w:id="2487" w:author="Cristiano Cesario" w:date="2014-06-24T12:01:00Z">
        <w:r w:rsidRPr="000D6266" w:rsidDel="0043665D">
          <w:delText>Sphere of Influence: In the topology view, DyeVC identifies which repositories are accessible from a given one, and allows seeing who can push / pull code to / from other repos</w:delText>
        </w:r>
        <w:r w:rsidRPr="005C05E4" w:rsidDel="0043665D">
          <w:delText>itories</w:delText>
        </w:r>
      </w:del>
      <w:del w:id="2488" w:author="Cristiano Cesario" w:date="2014-06-24T12:02:00Z">
        <w:r w:rsidRPr="005C05E4" w:rsidDel="0043665D">
          <w:delText>.</w:delText>
        </w:r>
      </w:del>
    </w:p>
    <w:commentRangeEnd w:id="2435"/>
    <w:p w14:paraId="03C4B8D3" w14:textId="089FD9C0" w:rsidR="0032111C" w:rsidRPr="00EA6CD0" w:rsidRDefault="009B6F8D" w:rsidP="0032111C">
      <w:pPr>
        <w:pStyle w:val="Text"/>
        <w:rPr>
          <w:color w:val="FF0000"/>
        </w:rPr>
      </w:pPr>
      <w:r>
        <w:rPr>
          <w:rStyle w:val="Refdecomentrio"/>
        </w:rPr>
        <w:commentReference w:id="2435"/>
      </w:r>
      <w:del w:id="2489" w:author="Cristiano Cesario" w:date="2014-06-24T20:20:00Z">
        <w:r w:rsidR="0000130A" w:rsidDel="00FA03A6">
          <w:delText xml:space="preserve">A number of tools were </w:delText>
        </w:r>
      </w:del>
      <w:del w:id="2490" w:author="Cristiano Cesario" w:date="2014-06-24T17:40:00Z">
        <w:r w:rsidR="0000130A" w:rsidDel="001B393A">
          <w:delText xml:space="preserve">developed </w:delText>
        </w:r>
      </w:del>
      <w:del w:id="2491" w:author="Cristiano Cesario" w:date="2014-06-24T20:20:00Z">
        <w:r w:rsidR="0000130A" w:rsidDel="00FA03A6">
          <w:delText xml:space="preserve">to provide awareness </w:delText>
        </w:r>
        <w:r w:rsidR="00232B27" w:rsidDel="00FA03A6">
          <w:delText>over</w:delText>
        </w:r>
        <w:r w:rsidR="00232B27" w:rsidRPr="00342FBC" w:rsidDel="00FA03A6">
          <w:delText xml:space="preserve"> </w:delText>
        </w:r>
        <w:r w:rsidR="0000130A" w:rsidRPr="00342FBC" w:rsidDel="00FA03A6">
          <w:delText>version control systems. Among</w:delText>
        </w:r>
        <w:r w:rsidR="00232B27" w:rsidDel="00FA03A6">
          <w:delText>st</w:delText>
        </w:r>
        <w:r w:rsidR="0000130A" w:rsidRPr="00342FBC" w:rsidDel="00FA03A6">
          <w:delText xml:space="preserve"> the</w:delText>
        </w:r>
      </w:del>
      <w:del w:id="2492" w:author="Cristiano Cesario" w:date="2014-06-24T20:38:00Z">
        <w:r w:rsidR="0000130A" w:rsidRPr="00342FBC" w:rsidDel="008F44FC">
          <w:delText xml:space="preserve"> </w:delText>
        </w:r>
      </w:del>
      <w:del w:id="2493" w:author="Cristiano Cesario" w:date="2014-06-24T20:20:00Z">
        <w:r w:rsidR="0000130A" w:rsidRPr="00342FBC" w:rsidDel="00FA03A6">
          <w:delText xml:space="preserve">ones </w:delText>
        </w:r>
      </w:del>
      <w:del w:id="2494" w:author="Cristiano Cesario" w:date="2014-06-24T20:38:00Z">
        <w:r w:rsidR="0000130A" w:rsidRPr="00342FBC" w:rsidDel="008F44FC">
          <w:delText xml:space="preserve">that </w:delText>
        </w:r>
        <w:commentRangeStart w:id="2495"/>
        <w:r w:rsidR="0000130A" w:rsidRPr="00342FBC" w:rsidDel="008F44FC">
          <w:delText>notify commit activities</w:delText>
        </w:r>
        <w:commentRangeEnd w:id="2495"/>
        <w:r w:rsidR="00232B27" w:rsidDel="008F44FC">
          <w:rPr>
            <w:rStyle w:val="Refdecomentrio"/>
          </w:rPr>
          <w:commentReference w:id="2495"/>
        </w:r>
      </w:del>
      <w:ins w:id="2496" w:author="Cristiano Cesario" w:date="2014-06-24T20:39:00Z">
        <w:r w:rsidR="008F44FC">
          <w:t>The first group</w:t>
        </w:r>
      </w:ins>
      <w:del w:id="2497" w:author="Cristiano Cesario" w:date="2014-06-24T20:39:00Z">
        <w:r w:rsidR="0000130A" w:rsidRPr="00342FBC" w:rsidDel="008F44FC">
          <w:delText>,</w:delText>
        </w:r>
      </w:del>
      <w:r w:rsidR="0000130A" w:rsidRPr="00342FBC">
        <w:t xml:space="preserve"> </w:t>
      </w:r>
      <w:ins w:id="2498" w:author="Cristiano Cesario" w:date="2014-06-24T20:39:00Z">
        <w:r w:rsidR="008F44FC">
          <w:t xml:space="preserve">contains tools </w:t>
        </w:r>
      </w:ins>
      <w:commentRangeStart w:id="2499"/>
      <w:del w:id="2500" w:author="Cristiano Cesario" w:date="2014-06-24T20:21:00Z">
        <w:r w:rsidR="0000130A" w:rsidRPr="00342FBC" w:rsidDel="00FA03A6">
          <w:delText>w</w:delText>
        </w:r>
      </w:del>
      <w:ins w:id="2501" w:author="Cristiano Cesario" w:date="2014-06-24T20:21:00Z">
        <w:r w:rsidR="00FA03A6">
          <w:t>s</w:t>
        </w:r>
      </w:ins>
      <w:ins w:id="2502" w:author="Cristiano Cesario" w:date="2014-06-24T20:20:00Z">
        <w:r w:rsidR="00FA03A6">
          <w:t>uch</w:t>
        </w:r>
      </w:ins>
      <w:ins w:id="2503" w:author="Cristiano Cesario" w:date="2014-06-24T20:21:00Z">
        <w:r w:rsidR="00FA03A6">
          <w:t xml:space="preserve"> as</w:t>
        </w:r>
      </w:ins>
      <w:del w:id="2504" w:author="Cristiano Cesario" w:date="2014-06-24T20:21:00Z">
        <w:r w:rsidR="0000130A" w:rsidRPr="00342FBC" w:rsidDel="00FA03A6">
          <w:delText>e have</w:delText>
        </w:r>
      </w:del>
      <w:r w:rsidR="0032111C" w:rsidRPr="00342FBC">
        <w:t xml:space="preserve"> </w:t>
      </w:r>
      <w:commentRangeEnd w:id="2499"/>
      <w:r w:rsidR="00232B27">
        <w:rPr>
          <w:rStyle w:val="Refdecomentrio"/>
        </w:rPr>
        <w:commentReference w:id="2499"/>
      </w:r>
      <w:r w:rsidR="0032111C" w:rsidRPr="00342FBC">
        <w:rPr>
          <w:i/>
        </w:rPr>
        <w:t xml:space="preserve">SVN </w:t>
      </w:r>
      <w:proofErr w:type="spellStart"/>
      <w:r w:rsidR="0032111C" w:rsidRPr="00342FBC">
        <w:rPr>
          <w:i/>
        </w:rPr>
        <w:t>Notifier</w:t>
      </w:r>
      <w:proofErr w:type="spellEnd"/>
      <w:r w:rsidR="0032111C" w:rsidRPr="00342FBC">
        <w:rPr>
          <w:rStyle w:val="Refdenotaderodap"/>
        </w:rPr>
        <w:footnoteReference w:id="20"/>
      </w:r>
      <w:r w:rsidR="0032111C" w:rsidRPr="00342FBC">
        <w:t xml:space="preserve">, </w:t>
      </w:r>
      <w:r w:rsidR="0032111C" w:rsidRPr="00342FBC">
        <w:rPr>
          <w:i/>
        </w:rPr>
        <w:t xml:space="preserve">SCM </w:t>
      </w:r>
      <w:proofErr w:type="spellStart"/>
      <w:r w:rsidR="0032111C" w:rsidRPr="00342FBC">
        <w:rPr>
          <w:i/>
        </w:rPr>
        <w:t>Notifier</w:t>
      </w:r>
      <w:proofErr w:type="spellEnd"/>
      <w:r w:rsidR="0032111C" w:rsidRPr="00342FBC">
        <w:rPr>
          <w:rStyle w:val="Refdenotaderodap"/>
        </w:rPr>
        <w:footnoteReference w:id="21"/>
      </w:r>
      <w:r w:rsidR="0032111C" w:rsidRPr="00342FBC">
        <w:t xml:space="preserve">, </w:t>
      </w:r>
      <w:r w:rsidR="0032111C" w:rsidRPr="00342FBC">
        <w:rPr>
          <w:i/>
        </w:rPr>
        <w:t>Commit Monitor</w:t>
      </w:r>
      <w:r w:rsidR="0032111C" w:rsidRPr="00342FBC">
        <w:rPr>
          <w:rStyle w:val="Refdenotaderodap"/>
        </w:rPr>
        <w:footnoteReference w:id="22"/>
      </w:r>
      <w:r w:rsidR="0032111C" w:rsidRPr="00342FBC">
        <w:t xml:space="preserve">, </w:t>
      </w:r>
      <w:r w:rsidR="0032111C" w:rsidRPr="00342FBC">
        <w:rPr>
          <w:i/>
        </w:rPr>
        <w:t>SVN Radar</w:t>
      </w:r>
      <w:r w:rsidR="0032111C" w:rsidRPr="00342FBC">
        <w:rPr>
          <w:rStyle w:val="Refdenotaderodap"/>
        </w:rPr>
        <w:footnoteReference w:id="23"/>
      </w:r>
      <w:r w:rsidR="00232B27">
        <w:t>,</w:t>
      </w:r>
      <w:r w:rsidR="0032111C" w:rsidRPr="00342FBC">
        <w:t xml:space="preserve"> </w:t>
      </w:r>
      <w:del w:id="2505" w:author="Cristiano Cesario" w:date="2014-06-24T20:23:00Z">
        <w:r w:rsidR="0032111C" w:rsidRPr="00342FBC" w:rsidDel="003A1DD3">
          <w:delText xml:space="preserve">and </w:delText>
        </w:r>
      </w:del>
      <w:r w:rsidR="0032111C" w:rsidRPr="00342FBC">
        <w:rPr>
          <w:i/>
        </w:rPr>
        <w:t>Hg Commit Monitor</w:t>
      </w:r>
      <w:r w:rsidR="0032111C" w:rsidRPr="00342FBC">
        <w:rPr>
          <w:rStyle w:val="Refdenotaderodap"/>
        </w:rPr>
        <w:footnoteReference w:id="24"/>
      </w:r>
      <w:ins w:id="2506" w:author="Cristiano Cesario" w:date="2014-06-24T20:23:00Z">
        <w:r w:rsidR="003A1DD3">
          <w:rPr>
            <w:i/>
          </w:rPr>
          <w:t xml:space="preserve"> </w:t>
        </w:r>
        <w:r w:rsidR="003A1DD3">
          <w:t>and Elvin</w:t>
        </w:r>
      </w:ins>
      <w:ins w:id="2507" w:author="Cristiano Cesario" w:date="2014-06-24T20:24:00Z">
        <w:r w:rsidR="003A1DD3">
          <w:t xml:space="preserve"> </w:t>
        </w:r>
      </w:ins>
      <w:ins w:id="2508" w:author="Cristiano Cesario" w:date="2014-06-24T20:23:00Z">
        <w:r w:rsidR="003A1DD3">
          <w:fldChar w:fldCharType="begin"/>
        </w:r>
        <w:r w:rsidR="003A1DD3">
          <w:instrText xml:space="preserve"> ADDIN ZOTERO_ITEM CSL_CITATION {"citationID":"2ieupbh9l5","properties":{"formattedCitation":"[31]","plainCitation":"[31]"},"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generally.","URL":"http://doi.acm.org.ez24.periodicos.capes.gov.br/10.1145/1180875.1180884","DOI":"10.1145/1180875.1180884","ISBN":"1-59593-249-6","shortTitle":"CVS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ins>
      <w:r w:rsidR="003A1DD3">
        <w:fldChar w:fldCharType="separate"/>
      </w:r>
      <w:ins w:id="2509" w:author="Cristiano Cesario" w:date="2014-06-24T20:23:00Z">
        <w:r w:rsidR="003A1DD3" w:rsidRPr="003A1DD3">
          <w:t>[31]</w:t>
        </w:r>
        <w:r w:rsidR="003A1DD3">
          <w:fldChar w:fldCharType="end"/>
        </w:r>
      </w:ins>
      <w:r w:rsidR="0000130A" w:rsidRPr="00342FBC">
        <w:rPr>
          <w:i/>
        </w:rPr>
        <w:t>.</w:t>
      </w:r>
      <w:r w:rsidR="0000130A" w:rsidRPr="00342FBC">
        <w:t xml:space="preserve"> All of them</w:t>
      </w:r>
      <w:r w:rsidR="0032111C" w:rsidRPr="00342FBC">
        <w:t xml:space="preserve"> focus on avoiding conflicts by increasing the developer’</w:t>
      </w:r>
      <w:r w:rsidR="0000130A" w:rsidRPr="00342FBC">
        <w:t xml:space="preserve">s perception of concurrent work. </w:t>
      </w:r>
      <w:r w:rsidR="00342FBC" w:rsidRPr="00342FBC">
        <w:t>In addition</w:t>
      </w:r>
      <w:r w:rsidR="0000130A" w:rsidRPr="00342FBC">
        <w:t xml:space="preserve">, </w:t>
      </w:r>
      <w:r w:rsidR="00342FBC" w:rsidRPr="00342FBC">
        <w:t xml:space="preserve">they </w:t>
      </w:r>
      <w:r w:rsidR="001515F5" w:rsidRPr="00342FBC">
        <w:t xml:space="preserve">are </w:t>
      </w:r>
      <w:r w:rsidR="00342FBC" w:rsidRPr="00342FBC">
        <w:t xml:space="preserve">generally simple tools </w:t>
      </w:r>
      <w:r w:rsidR="00795841">
        <w:t xml:space="preserve">without </w:t>
      </w:r>
      <w:r w:rsidR="0000130A" w:rsidRPr="00342FBC">
        <w:t>extensive research or published work</w:t>
      </w:r>
      <w:ins w:id="2510" w:author="Cristiano Cesario" w:date="2014-06-24T20:24:00Z">
        <w:r w:rsidR="003A1DD3">
          <w:t xml:space="preserve"> (except for </w:t>
        </w:r>
        <w:r w:rsidR="003A1DD3">
          <w:fldChar w:fldCharType="begin"/>
        </w:r>
      </w:ins>
      <w:ins w:id="2511" w:author="Cristiano Cesario" w:date="2014-06-26T17:50:00Z">
        <w:r w:rsidR="000D6266">
          <w:instrText xml:space="preserve"> ADDIN ZOTERO_ITEM CSL_CITATION {"citationID":"KA1ngYTo","properties":{"formattedCitation":"[31]","plainCitation":"[31]"},"citationItems":[{"id":2536,"uris":["http://zotero.org/users/892576/items/2VBQH2CD"],"uri":["http://zotero.org/users/892576/items/2VBQH2CD"],"itemData":{"id":2536,"type":"paper-conference","title":"CVS Integration with Notification and Chat: Lightweight Software Team Collaboration","container-title":"Proceedings of the 2006 20th Anniversary Conference on Computer Supported Cooperative Work","collection-title":"CSCW '06","publisher":"ACM","publisher-place":"New York, NY, USA","page":"49–58","source":"ACM Digital Library","event-place":"New York, NY, USA","abstract":"Code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generally.","URL":"http://doi.acm.org.ez24.periodicos.capes.gov.br/10.1145/1180875.1180884","DOI":"10.1145/1180875.1180884","ISBN":"1-59593-249-6","shortTitle":"CVS Integration with Notification and Chat","author":[{"family":"Fitzpatrick","given":"Geraldine"},{"family":"Marshall","given":"Paul"},{"family":"Phillips","given":"Anthony"}],"issued":{"date-parts":[["2006"]]},"accessed":{"date-parts":[["2014",6,24]]}}}],"schema":"https://github.com/citation-style-language/schema/raw/master/csl-citation.json"} </w:instrText>
        </w:r>
      </w:ins>
      <w:ins w:id="2512" w:author="Cristiano Cesario" w:date="2014-06-24T20:24:00Z">
        <w:r w:rsidR="003A1DD3">
          <w:fldChar w:fldCharType="separate"/>
        </w:r>
        <w:r w:rsidR="003A1DD3" w:rsidRPr="003A1DD3">
          <w:t>[31]</w:t>
        </w:r>
        <w:r w:rsidR="003A1DD3">
          <w:fldChar w:fldCharType="end"/>
        </w:r>
        <w:r w:rsidR="003A1DD3">
          <w:t>)</w:t>
        </w:r>
      </w:ins>
      <w:r w:rsidR="00795841">
        <w:t>. T</w:t>
      </w:r>
      <w:r w:rsidR="00342FBC" w:rsidRPr="00342FBC">
        <w:t xml:space="preserve">hey </w:t>
      </w:r>
      <w:r w:rsidR="0032111C" w:rsidRPr="00342FBC">
        <w:t>fail to identify related repositories and do not provide information in different levels of details, such as status, branches, and commits. DyeVC provides these different levels of details, as shown in Section</w:t>
      </w:r>
      <w:r w:rsidR="001A3336" w:rsidRPr="00342FBC">
        <w:t xml:space="preserve"> </w:t>
      </w:r>
      <w:r w:rsidR="001A3336" w:rsidRPr="00342FBC">
        <w:fldChar w:fldCharType="begin"/>
      </w:r>
      <w:r w:rsidR="001A3336" w:rsidRPr="00342FBC">
        <w:instrText xml:space="preserve"> REF _Ref384931870 \r \h </w:instrText>
      </w:r>
      <w:r w:rsidR="001A3336" w:rsidRPr="00342FBC">
        <w:fldChar w:fldCharType="separate"/>
      </w:r>
      <w:r w:rsidR="00C56A5A">
        <w:t>III.B</w:t>
      </w:r>
      <w:r w:rsidR="001A3336" w:rsidRPr="00342FBC">
        <w:fldChar w:fldCharType="end"/>
      </w:r>
      <w:r w:rsidR="0032111C" w:rsidRPr="00342FBC">
        <w:t>.</w:t>
      </w:r>
    </w:p>
    <w:p w14:paraId="44263C2C" w14:textId="6553BDDC" w:rsidR="0032111C" w:rsidDel="008F44FC" w:rsidRDefault="008F44FC">
      <w:pPr>
        <w:pStyle w:val="Text"/>
        <w:rPr>
          <w:del w:id="2513" w:author="Cristiano Cesario" w:date="2014-06-24T20:36:00Z"/>
        </w:rPr>
      </w:pPr>
      <w:ins w:id="2514" w:author="Cristiano Cesario" w:date="2014-06-24T20:40:00Z">
        <w:r>
          <w:t>The second group</w:t>
        </w:r>
      </w:ins>
      <w:del w:id="2515" w:author="Cristiano Cesario" w:date="2014-06-24T20:27:00Z">
        <w:r w:rsidR="00795841" w:rsidDel="003A1DD3">
          <w:delText xml:space="preserve">Other </w:delText>
        </w:r>
      </w:del>
      <w:del w:id="2516" w:author="Cristiano Cesario" w:date="2014-06-24T20:38:00Z">
        <w:r w:rsidR="00795841" w:rsidDel="008F44FC">
          <w:delText>a</w:delText>
        </w:r>
        <w:r w:rsidR="0032111C" w:rsidRPr="007964AC" w:rsidDel="008F44FC">
          <w:delText>pproaches</w:delText>
        </w:r>
      </w:del>
      <w:del w:id="2517" w:author="Cristiano Cesario" w:date="2014-06-24T20:40:00Z">
        <w:r w:rsidR="00795841" w:rsidDel="008F44FC">
          <w:delText>,</w:delText>
        </w:r>
      </w:del>
      <w:ins w:id="2518" w:author="Cristiano Cesario" w:date="2014-06-24T20:40:00Z">
        <w:r>
          <w:t xml:space="preserve"> includes tools</w:t>
        </w:r>
      </w:ins>
      <w:r w:rsidR="00795841" w:rsidRPr="00795841">
        <w:t xml:space="preserve"> </w:t>
      </w:r>
      <w:r w:rsidR="00795841" w:rsidRPr="007964AC">
        <w:t xml:space="preserve">such as </w:t>
      </w:r>
      <w:del w:id="2519" w:author="Cristiano Cesario" w:date="2014-06-24T20:27:00Z">
        <w:r w:rsidR="00795841" w:rsidRPr="007964AC" w:rsidDel="003A1DD3">
          <w:rPr>
            <w:rFonts w:cs="Times"/>
            <w:i/>
          </w:rPr>
          <w:delText>Polvo</w:delText>
        </w:r>
        <w:r w:rsidR="00795841" w:rsidRPr="007964AC" w:rsidDel="003A1DD3">
          <w:rPr>
            <w:rFonts w:cs="Times"/>
          </w:rPr>
          <w:delText xml:space="preserve"> </w:delText>
        </w:r>
        <w:r w:rsidR="00795841" w:rsidRPr="007964AC" w:rsidDel="003A1DD3">
          <w:rPr>
            <w:rFonts w:cs="Times"/>
          </w:rPr>
          <w:fldChar w:fldCharType="begin"/>
        </w:r>
        <w:r w:rsidR="00795841" w:rsidRPr="007964AC" w:rsidDel="003A1DD3">
          <w:rPr>
            <w:rFonts w:cs="Times"/>
          </w:rPr>
          <w:delInstrText xml:space="preserve"> ADDIN ZOTERO_ITEM CSL_CITATION {"citationID":"18q60p5s53","properties":{"formattedCitation":"[22]","plainCitation":"[22]"},"citationItems":[{"id":1038,"uris":["http://zotero.org/users/892576/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effort.","DOI":"10.1109/SBES.2012.16","author":[{"family":"Santos","given":"R."},{"family":"Murta","given":"L.G.P."}],"issued":{"date-parts":[["2012"]]}}}],"schema":"https://github.com/citation-style-language/schema/raw/master/csl-citation.json"} </w:delInstrText>
        </w:r>
        <w:r w:rsidR="00795841" w:rsidRPr="007964AC" w:rsidDel="003A1DD3">
          <w:rPr>
            <w:rFonts w:cs="Times"/>
          </w:rPr>
          <w:fldChar w:fldCharType="separate"/>
        </w:r>
        <w:r w:rsidR="00795841" w:rsidRPr="006958C4" w:rsidDel="003A1DD3">
          <w:delText>[22]</w:delText>
        </w:r>
        <w:r w:rsidR="00795841" w:rsidRPr="007964AC" w:rsidDel="003A1DD3">
          <w:rPr>
            <w:rFonts w:cs="Times"/>
          </w:rPr>
          <w:fldChar w:fldCharType="end"/>
        </w:r>
        <w:r w:rsidR="00795841" w:rsidRPr="007964AC" w:rsidDel="003A1DD3">
          <w:delText xml:space="preserve"> </w:delText>
        </w:r>
      </w:del>
      <w:proofErr w:type="spellStart"/>
      <w:r w:rsidR="00795841" w:rsidRPr="007964AC">
        <w:rPr>
          <w:i/>
        </w:rPr>
        <w:t>P</w:t>
      </w:r>
      <w:r w:rsidR="00795841" w:rsidRPr="007964AC">
        <w:rPr>
          <w:rFonts w:cs="Times"/>
          <w:i/>
        </w:rPr>
        <w:t>alantir</w:t>
      </w:r>
      <w:proofErr w:type="spellEnd"/>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795841" w:rsidRPr="007964AC">
        <w:rPr>
          <w:rFonts w:cs="Times"/>
        </w:rPr>
        <w:fldChar w:fldCharType="separate"/>
      </w:r>
      <w:r w:rsidR="00795841" w:rsidRPr="006958C4">
        <w:t>[17]</w:t>
      </w:r>
      <w:r w:rsidR="00795841" w:rsidRPr="007964AC">
        <w:rPr>
          <w:rFonts w:cs="Times"/>
        </w:rPr>
        <w:fldChar w:fldCharType="end"/>
      </w:r>
      <w:r w:rsidR="00795841" w:rsidRPr="007964AC">
        <w:rPr>
          <w:rFonts w:cs="Times"/>
        </w:rPr>
        <w:t xml:space="preserve">, </w:t>
      </w:r>
      <w:proofErr w:type="spellStart"/>
      <w:r w:rsidR="00795841" w:rsidRPr="007964AC">
        <w:rPr>
          <w:rFonts w:cs="Times"/>
          <w:i/>
        </w:rPr>
        <w:t>CollabVS</w:t>
      </w:r>
      <w:proofErr w:type="spellEnd"/>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795841" w:rsidRPr="007964AC">
        <w:rPr>
          <w:rFonts w:cs="Times"/>
        </w:rPr>
        <w:fldChar w:fldCharType="separate"/>
      </w:r>
      <w:r w:rsidR="00795841" w:rsidRPr="006958C4">
        <w:t>[19]</w:t>
      </w:r>
      <w:r w:rsidR="00795841" w:rsidRPr="007964AC">
        <w:rPr>
          <w:rFonts w:cs="Times"/>
        </w:rPr>
        <w:fldChar w:fldCharType="end"/>
      </w:r>
      <w:r w:rsidR="00795841" w:rsidRPr="007964AC">
        <w:rPr>
          <w:rFonts w:cs="Times"/>
        </w:rPr>
        <w:t xml:space="preserve">, </w:t>
      </w:r>
      <w:r w:rsidR="00795841" w:rsidRPr="007964AC">
        <w:rPr>
          <w:i/>
        </w:rPr>
        <w:t>Crystal</w:t>
      </w:r>
      <w:r w:rsidR="00795841" w:rsidRPr="007964AC">
        <w:t xml:space="preserve"> </w:t>
      </w:r>
      <w:r w:rsidR="00795841" w:rsidRPr="007964AC">
        <w:fldChar w:fldCharType="begin"/>
      </w:r>
      <w:r w:rsidR="00795841" w:rsidRPr="007964A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795841" w:rsidRPr="007964AC">
        <w:fldChar w:fldCharType="separate"/>
      </w:r>
      <w:r w:rsidR="00795841" w:rsidRPr="006958C4">
        <w:t>[15]</w:t>
      </w:r>
      <w:r w:rsidR="00795841" w:rsidRPr="007964AC">
        <w:fldChar w:fldCharType="end"/>
      </w:r>
      <w:r w:rsidR="00795841" w:rsidRPr="007964AC">
        <w:t xml:space="preserve">, </w:t>
      </w:r>
      <w:r w:rsidR="00795841" w:rsidRPr="007964AC">
        <w:rPr>
          <w:rFonts w:cs="Times"/>
          <w:i/>
        </w:rPr>
        <w:t>Safe-Commit</w:t>
      </w:r>
      <w:r w:rsidR="00795841" w:rsidRPr="007964AC">
        <w:rPr>
          <w:rFonts w:cs="Times"/>
        </w:rPr>
        <w:t xml:space="preserve"> </w:t>
      </w:r>
      <w:r w:rsidR="00795841" w:rsidRPr="007964AC">
        <w:rPr>
          <w:rFonts w:cs="Times"/>
        </w:rPr>
        <w:fldChar w:fldCharType="begin"/>
      </w:r>
      <w:r w:rsidR="00795841" w:rsidRPr="007964AC">
        <w:rPr>
          <w:rFonts w:cs="Times"/>
        </w:rPr>
        <w:instrText xml:space="preserve"> ADDIN ZOTERO_ITEM CSL_CITATION {"citationID":"OPJPfVNq","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795841" w:rsidRPr="007964AC">
        <w:rPr>
          <w:rFonts w:cs="Times"/>
        </w:rPr>
        <w:fldChar w:fldCharType="separate"/>
      </w:r>
      <w:r w:rsidR="00795841" w:rsidRPr="006958C4">
        <w:t>[20]</w:t>
      </w:r>
      <w:r w:rsidR="00795841" w:rsidRPr="007964AC">
        <w:rPr>
          <w:rFonts w:cs="Times"/>
        </w:rPr>
        <w:fldChar w:fldCharType="end"/>
      </w:r>
      <w:r w:rsidR="00795841" w:rsidRPr="007964AC">
        <w:rPr>
          <w:rFonts w:cs="Times"/>
        </w:rPr>
        <w:t xml:space="preserve">, </w:t>
      </w:r>
      <w:r w:rsidR="00795841" w:rsidRPr="007964AC">
        <w:rPr>
          <w:i/>
        </w:rPr>
        <w:t>Lighthouse</w:t>
      </w:r>
      <w:r w:rsidR="00795841" w:rsidRPr="007964AC">
        <w:t xml:space="preserve"> </w:t>
      </w:r>
      <w:r w:rsidR="00795841" w:rsidRPr="007964AC">
        <w:rPr>
          <w:rFonts w:cs="Times"/>
        </w:rPr>
        <w:fldChar w:fldCharType="begin"/>
      </w:r>
      <w:r w:rsidR="00795841" w:rsidRPr="007964AC">
        <w:rPr>
          <w:rFonts w:cs="Times"/>
        </w:rPr>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795841" w:rsidRPr="007964AC">
        <w:rPr>
          <w:rFonts w:cs="Times"/>
        </w:rPr>
        <w:fldChar w:fldCharType="separate"/>
      </w:r>
      <w:r w:rsidR="00795841" w:rsidRPr="006958C4">
        <w:t>[14]</w:t>
      </w:r>
      <w:r w:rsidR="00795841" w:rsidRPr="007964AC">
        <w:rPr>
          <w:rFonts w:cs="Times"/>
        </w:rPr>
        <w:fldChar w:fldCharType="end"/>
      </w:r>
      <w:r w:rsidR="00795841" w:rsidRPr="007964AC">
        <w:rPr>
          <w:rFonts w:cs="Times"/>
        </w:rPr>
        <w:t>,</w:t>
      </w:r>
      <w:r w:rsidR="00795841" w:rsidRPr="007964AC">
        <w:t xml:space="preserve"> </w:t>
      </w:r>
      <w:commentRangeStart w:id="2520"/>
      <w:proofErr w:type="spellStart"/>
      <w:ins w:id="2521" w:author="Cristiano Cesario" w:date="2014-06-24T20:28:00Z">
        <w:r w:rsidR="003A1DD3" w:rsidRPr="003A1DD3">
          <w:rPr>
            <w:i/>
            <w:rPrChange w:id="2522" w:author="Cristiano Cesario" w:date="2014-06-24T20:29:00Z">
              <w:rPr/>
            </w:rPrChange>
          </w:rPr>
          <w:t>FASTDash</w:t>
        </w:r>
        <w:proofErr w:type="spellEnd"/>
        <w:r w:rsidR="003A1DD3">
          <w:t xml:space="preserve"> </w:t>
        </w:r>
        <w:commentRangeEnd w:id="2520"/>
        <w:r w:rsidR="003A1DD3">
          <w:rPr>
            <w:rStyle w:val="Refdecomentrio"/>
          </w:rPr>
          <w:commentReference w:id="2520"/>
        </w:r>
        <w:r w:rsidR="003A1DD3">
          <w:fldChar w:fldCharType="begin"/>
        </w:r>
        <w:r w:rsidR="003A1DD3">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3A1DD3">
          <w:fldChar w:fldCharType="separate"/>
        </w:r>
        <w:r w:rsidR="003A1DD3" w:rsidRPr="006958C4">
          <w:t>[18]</w:t>
        </w:r>
        <w:r w:rsidR="003A1DD3">
          <w:fldChar w:fldCharType="end"/>
        </w:r>
        <w:r w:rsidR="003A1DD3">
          <w:t xml:space="preserve">, </w:t>
        </w:r>
      </w:ins>
      <w:r w:rsidR="00795841" w:rsidRPr="007964AC">
        <w:t xml:space="preserve">and </w:t>
      </w:r>
      <w:proofErr w:type="spellStart"/>
      <w:r w:rsidR="00795841" w:rsidRPr="007964AC">
        <w:rPr>
          <w:rFonts w:cs="Times"/>
          <w:i/>
          <w:szCs w:val="24"/>
        </w:rPr>
        <w:t>WeCode</w:t>
      </w:r>
      <w:proofErr w:type="spellEnd"/>
      <w:r w:rsidR="00795841" w:rsidRPr="007964AC">
        <w:rPr>
          <w:rFonts w:cs="Times"/>
          <w:szCs w:val="24"/>
        </w:rPr>
        <w:t xml:space="preserve"> </w:t>
      </w:r>
      <w:r w:rsidR="00795841" w:rsidRPr="007964AC">
        <w:rPr>
          <w:rFonts w:cs="Times"/>
          <w:szCs w:val="24"/>
        </w:rPr>
        <w:fldChar w:fldCharType="begin"/>
      </w:r>
      <w:r w:rsidR="00795841" w:rsidRPr="007964AC">
        <w:rPr>
          <w:rFonts w:cs="Times"/>
          <w:szCs w:val="24"/>
        </w:rPr>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795841" w:rsidRPr="007964AC">
        <w:rPr>
          <w:rFonts w:cs="Times"/>
          <w:szCs w:val="24"/>
        </w:rPr>
        <w:fldChar w:fldCharType="separate"/>
      </w:r>
      <w:r w:rsidR="00795841" w:rsidRPr="006958C4">
        <w:t>[21]</w:t>
      </w:r>
      <w:r w:rsidR="00795841" w:rsidRPr="007964AC">
        <w:rPr>
          <w:rFonts w:cs="Times"/>
          <w:szCs w:val="24"/>
        </w:rPr>
        <w:fldChar w:fldCharType="end"/>
      </w:r>
      <w:ins w:id="2523" w:author="Cristiano Cesario" w:date="2014-06-24T20:29:00Z">
        <w:r w:rsidR="003A1DD3">
          <w:rPr>
            <w:rFonts w:cs="Times"/>
            <w:szCs w:val="24"/>
          </w:rPr>
          <w:t>.</w:t>
        </w:r>
      </w:ins>
      <w:del w:id="2524" w:author="Cristiano Cesario" w:date="2014-06-24T20:29:00Z">
        <w:r w:rsidR="00795841" w:rsidDel="003A1DD3">
          <w:rPr>
            <w:rFonts w:cs="Times"/>
            <w:szCs w:val="24"/>
          </w:rPr>
          <w:delText>,</w:delText>
        </w:r>
      </w:del>
      <w:r w:rsidR="00795841">
        <w:rPr>
          <w:rFonts w:cs="Times"/>
          <w:szCs w:val="24"/>
        </w:rPr>
        <w:t xml:space="preserve"> </w:t>
      </w:r>
      <w:del w:id="2525" w:author="Cristiano Cesario" w:date="2014-06-24T20:27:00Z">
        <w:r w:rsidR="001B119C" w:rsidRPr="007964AC" w:rsidDel="003A1DD3">
          <w:delText>not</w:delText>
        </w:r>
        <w:r w:rsidR="001B119C" w:rsidRPr="007964AC" w:rsidDel="003A1DD3">
          <w:rPr>
            <w:rFonts w:cs="Times"/>
            <w:szCs w:val="24"/>
          </w:rPr>
          <w:delText xml:space="preserve"> only give the developer awareness of concurrent changes, but also inform </w:delText>
        </w:r>
        <w:r w:rsidR="00795841" w:rsidDel="003A1DD3">
          <w:rPr>
            <w:rFonts w:cs="Times"/>
            <w:szCs w:val="24"/>
          </w:rPr>
          <w:delText xml:space="preserve">them </w:delText>
        </w:r>
        <w:r w:rsidR="001B119C" w:rsidRPr="007964AC" w:rsidDel="003A1DD3">
          <w:rPr>
            <w:rFonts w:cs="Times"/>
            <w:szCs w:val="24"/>
          </w:rPr>
          <w:delText>if conflicts were detected</w:delText>
        </w:r>
        <w:r w:rsidR="0032111C" w:rsidRPr="007964AC" w:rsidDel="003A1DD3">
          <w:rPr>
            <w:rFonts w:cs="Times"/>
            <w:szCs w:val="24"/>
          </w:rPr>
          <w:delText>.</w:delText>
        </w:r>
        <w:r w:rsidR="007964AC" w:rsidRPr="007964AC" w:rsidDel="003A1DD3">
          <w:rPr>
            <w:rFonts w:cs="Times"/>
            <w:szCs w:val="24"/>
          </w:rPr>
          <w:delText xml:space="preserve"> </w:delText>
        </w:r>
      </w:del>
      <w:r w:rsidR="007964AC" w:rsidRPr="007964AC">
        <w:rPr>
          <w:rFonts w:cs="Times"/>
          <w:szCs w:val="24"/>
        </w:rPr>
        <w:t xml:space="preserve">Among these studies, </w:t>
      </w:r>
      <w:r w:rsidR="0032111C" w:rsidRPr="007964AC">
        <w:rPr>
          <w:rFonts w:cs="Times"/>
          <w:szCs w:val="24"/>
        </w:rPr>
        <w:t xml:space="preserve">only </w:t>
      </w:r>
      <w:r w:rsidR="0032111C" w:rsidRPr="007964AC">
        <w:rPr>
          <w:rFonts w:cs="Times"/>
          <w:i/>
          <w:szCs w:val="24"/>
        </w:rPr>
        <w:t>Crystal</w:t>
      </w:r>
      <w:r w:rsidR="0032111C" w:rsidRPr="007964AC">
        <w:rPr>
          <w:rFonts w:cs="Times"/>
          <w:szCs w:val="24"/>
        </w:rPr>
        <w:t xml:space="preserve"> </w:t>
      </w:r>
      <w:ins w:id="2526" w:author="Cristiano Cesario" w:date="2014-06-24T20:29:00Z">
        <w:r w:rsidR="003A1DD3">
          <w:rPr>
            <w:rFonts w:cs="Times"/>
            <w:szCs w:val="24"/>
          </w:rPr>
          <w:t xml:space="preserve">and </w:t>
        </w:r>
        <w:proofErr w:type="spellStart"/>
        <w:r w:rsidR="003A1DD3" w:rsidRPr="003A1DD3">
          <w:rPr>
            <w:rFonts w:cs="Times"/>
            <w:i/>
            <w:szCs w:val="24"/>
            <w:rPrChange w:id="2527" w:author="Cristiano Cesario" w:date="2014-06-24T20:31:00Z">
              <w:rPr>
                <w:rFonts w:cs="Times"/>
                <w:szCs w:val="24"/>
              </w:rPr>
            </w:rPrChange>
          </w:rPr>
          <w:t>FASTDash</w:t>
        </w:r>
        <w:proofErr w:type="spellEnd"/>
        <w:r w:rsidR="003A1DD3">
          <w:rPr>
            <w:rFonts w:cs="Times"/>
            <w:szCs w:val="24"/>
          </w:rPr>
          <w:t xml:space="preserve"> </w:t>
        </w:r>
      </w:ins>
      <w:r w:rsidR="0032111C" w:rsidRPr="007964AC">
        <w:rPr>
          <w:rFonts w:cs="Times"/>
          <w:szCs w:val="24"/>
        </w:rPr>
        <w:t>work</w:t>
      </w:r>
      <w:del w:id="2528" w:author="Cristiano Cesario" w:date="2014-06-24T20:29:00Z">
        <w:r w:rsidR="0032111C" w:rsidRPr="007964AC" w:rsidDel="003A1DD3">
          <w:rPr>
            <w:rFonts w:cs="Times"/>
            <w:szCs w:val="24"/>
          </w:rPr>
          <w:delText>s</w:delText>
        </w:r>
      </w:del>
      <w:r w:rsidR="0032111C" w:rsidRPr="007964AC">
        <w:rPr>
          <w:rFonts w:cs="Times"/>
          <w:szCs w:val="24"/>
        </w:rPr>
        <w:t xml:space="preserve"> with DVCSs. </w:t>
      </w:r>
      <w:del w:id="2529" w:author="Cristiano Cesario" w:date="2014-06-24T20:29:00Z">
        <w:r w:rsidR="0032111C" w:rsidRPr="003A1DD3" w:rsidDel="003A1DD3">
          <w:rPr>
            <w:rFonts w:cs="Times"/>
            <w:i/>
            <w:szCs w:val="24"/>
            <w:rPrChange w:id="2530" w:author="Cristiano Cesario" w:date="2014-06-24T20:29:00Z">
              <w:rPr>
                <w:rFonts w:cs="Times"/>
                <w:szCs w:val="24"/>
              </w:rPr>
            </w:rPrChange>
          </w:rPr>
          <w:delText xml:space="preserve">It </w:delText>
        </w:r>
      </w:del>
      <w:ins w:id="2531" w:author="Cristiano Cesario" w:date="2014-06-24T20:29:00Z">
        <w:r w:rsidR="003A1DD3" w:rsidRPr="003A1DD3">
          <w:rPr>
            <w:rFonts w:cs="Times"/>
            <w:i/>
            <w:szCs w:val="24"/>
            <w:rPrChange w:id="2532" w:author="Cristiano Cesario" w:date="2014-06-24T20:29:00Z">
              <w:rPr>
                <w:rFonts w:cs="Times"/>
                <w:szCs w:val="24"/>
              </w:rPr>
            </w:rPrChange>
          </w:rPr>
          <w:t>Crystal</w:t>
        </w:r>
        <w:r w:rsidR="003A1DD3" w:rsidRPr="007964AC">
          <w:rPr>
            <w:rFonts w:cs="Times"/>
            <w:szCs w:val="24"/>
          </w:rPr>
          <w:t xml:space="preserve"> </w:t>
        </w:r>
      </w:ins>
      <w:r w:rsidR="0032111C" w:rsidRPr="007964AC">
        <w:rPr>
          <w:rFonts w:cs="Times"/>
          <w:szCs w:val="24"/>
        </w:rPr>
        <w:t>detects physical, syntactic, and semantic conflicts</w:t>
      </w:r>
      <w:ins w:id="2533" w:author="Cristiano Cesario" w:date="2014-06-24T20:32:00Z">
        <w:r w:rsidR="003A1DD3">
          <w:rPr>
            <w:rFonts w:cs="Times"/>
            <w:szCs w:val="24"/>
          </w:rPr>
          <w:t xml:space="preserve"> in Git repositories</w:t>
        </w:r>
      </w:ins>
      <w:r w:rsidR="0032111C" w:rsidRPr="007964AC">
        <w:rPr>
          <w:rFonts w:cs="Times"/>
          <w:szCs w:val="24"/>
        </w:rPr>
        <w:t xml:space="preserve"> (provided that the user informs the compile and test commands), but does not deal with repositories that pull updates from more than one p</w:t>
      </w:r>
      <w:ins w:id="2534" w:author="Cristiano Cesario" w:date="2014-06-27T14:59:00Z">
        <w:r w:rsidR="004967F4">
          <w:rPr>
            <w:rFonts w:cs="Times"/>
            <w:szCs w:val="24"/>
          </w:rPr>
          <w:t>ee</w:t>
        </w:r>
      </w:ins>
      <w:del w:id="2535" w:author="Cristiano Cesario" w:date="2014-06-27T14:59:00Z">
        <w:r w:rsidR="0032111C" w:rsidRPr="007964AC" w:rsidDel="004967F4">
          <w:rPr>
            <w:rFonts w:cs="Times"/>
            <w:szCs w:val="24"/>
          </w:rPr>
          <w:delText>artne</w:delText>
        </w:r>
      </w:del>
      <w:r w:rsidR="0032111C" w:rsidRPr="007964AC">
        <w:rPr>
          <w:rFonts w:cs="Times"/>
          <w:szCs w:val="24"/>
        </w:rPr>
        <w:t>r</w:t>
      </w:r>
      <w:del w:id="2536" w:author="Cristiano Cesario" w:date="2014-06-22T11:21:00Z">
        <w:r w:rsidR="0032111C" w:rsidRPr="007964AC" w:rsidDel="00A217C2">
          <w:rPr>
            <w:rFonts w:cs="Times"/>
            <w:szCs w:val="24"/>
          </w:rPr>
          <w:delText xml:space="preserve"> and </w:delText>
        </w:r>
        <w:commentRangeStart w:id="2537"/>
        <w:r w:rsidR="0032111C" w:rsidRPr="007964AC" w:rsidDel="00A217C2">
          <w:rPr>
            <w:rFonts w:cs="Times"/>
            <w:szCs w:val="24"/>
          </w:rPr>
          <w:delText>demands</w:delText>
        </w:r>
        <w:r w:rsidR="007964AC" w:rsidRPr="007964AC" w:rsidDel="00A217C2">
          <w:rPr>
            <w:rFonts w:cs="Times"/>
            <w:szCs w:val="24"/>
          </w:rPr>
          <w:delText xml:space="preserve"> having a Git client installed</w:delText>
        </w:r>
        <w:commentRangeEnd w:id="2537"/>
        <w:r w:rsidR="000939B6" w:rsidDel="00A217C2">
          <w:rPr>
            <w:rStyle w:val="Refdecomentrio"/>
          </w:rPr>
          <w:commentReference w:id="2537"/>
        </w:r>
      </w:del>
      <w:del w:id="2538" w:author="Cristiano Cesario" w:date="2014-06-24T20:30:00Z">
        <w:r w:rsidR="007964AC" w:rsidRPr="007964AC" w:rsidDel="003A1DD3">
          <w:rPr>
            <w:rFonts w:cs="Times"/>
            <w:szCs w:val="24"/>
          </w:rPr>
          <w:delText xml:space="preserve">. </w:delText>
        </w:r>
        <w:commentRangeStart w:id="2539"/>
        <w:r w:rsidR="0032111C" w:rsidRPr="007964AC" w:rsidDel="003A1DD3">
          <w:rPr>
            <w:rFonts w:cs="Times"/>
            <w:i/>
          </w:rPr>
          <w:delText>P</w:delText>
        </w:r>
      </w:del>
      <w:ins w:id="2540" w:author="Cristiano Cesario" w:date="2014-06-24T20:30:00Z">
        <w:r w:rsidR="003A1DD3">
          <w:rPr>
            <w:rFonts w:cs="Times"/>
            <w:i/>
          </w:rPr>
          <w:t>.</w:t>
        </w:r>
      </w:ins>
      <w:del w:id="2541" w:author="Cristiano Cesario" w:date="2014-06-24T20:30:00Z">
        <w:r w:rsidR="0032111C" w:rsidRPr="007964AC" w:rsidDel="003A1DD3">
          <w:rPr>
            <w:rFonts w:cs="Times"/>
            <w:i/>
          </w:rPr>
          <w:delText>olvo</w:delText>
        </w:r>
        <w:r w:rsidR="0032111C" w:rsidRPr="007964AC" w:rsidDel="003A1DD3">
          <w:delText xml:space="preserve"> presents metrics that quantify merging complexity involving Subversion branches, which are calculated reactively (upon user request).</w:delText>
        </w:r>
      </w:del>
      <w:commentRangeEnd w:id="2539"/>
      <w:r w:rsidR="00084582">
        <w:rPr>
          <w:rStyle w:val="Refdecomentrio"/>
        </w:rPr>
        <w:commentReference w:id="2539"/>
      </w:r>
      <w:r w:rsidR="0032111C" w:rsidRPr="007964AC">
        <w:t xml:space="preserve"> </w:t>
      </w:r>
      <w:proofErr w:type="spellStart"/>
      <w:ins w:id="2542" w:author="Cristiano Cesario" w:date="2014-06-24T20:30:00Z">
        <w:r w:rsidR="003A1DD3" w:rsidRPr="003A1DD3">
          <w:rPr>
            <w:i/>
            <w:rPrChange w:id="2543" w:author="Cristiano Cesario" w:date="2014-06-24T20:31:00Z">
              <w:rPr/>
            </w:rPrChange>
          </w:rPr>
          <w:t>FASTDash</w:t>
        </w:r>
        <w:proofErr w:type="spellEnd"/>
        <w:r w:rsidR="003A1DD3">
          <w:t xml:space="preserve"> </w:t>
        </w:r>
      </w:ins>
      <w:moveToRangeStart w:id="2544" w:author="Cristiano Cesario" w:date="2014-06-24T20:30:00Z" w:name="move391405180"/>
      <w:moveTo w:id="2545" w:author="Cristiano Cesario" w:date="2014-06-24T20:30:00Z">
        <w:r w:rsidR="003A1DD3">
          <w:t>does not detect conflicts</w:t>
        </w:r>
      </w:moveTo>
      <w:ins w:id="2546" w:author="Cristiano Cesario" w:date="2014-06-24T20:31:00Z">
        <w:r w:rsidR="003A1DD3">
          <w:t xml:space="preserve"> directly</w:t>
        </w:r>
      </w:ins>
      <w:moveTo w:id="2547" w:author="Cristiano Cesario" w:date="2014-06-24T20:30:00Z">
        <w:r w:rsidR="003A1DD3">
          <w:t>, as the previous cited studies, but provides awareness of potential conflicts, such as two programmers editing the same region of the same source file</w:t>
        </w:r>
      </w:moveTo>
      <w:ins w:id="2548" w:author="Cristiano Cesario" w:date="2014-06-24T20:32:00Z">
        <w:r w:rsidR="003A1DD3">
          <w:t>, in repositories stored in Team Foundation Server</w:t>
        </w:r>
      </w:ins>
      <w:ins w:id="2549" w:author="Cristiano Cesario" w:date="2014-06-24T20:33:00Z">
        <w:r>
          <w:rPr>
            <w:rStyle w:val="Refdenotaderodap"/>
          </w:rPr>
          <w:footnoteReference w:id="25"/>
        </w:r>
        <w:r>
          <w:t>.</w:t>
        </w:r>
      </w:ins>
      <w:moveTo w:id="2552" w:author="Cristiano Cesario" w:date="2014-06-24T20:30:00Z">
        <w:del w:id="2553" w:author="Cristiano Cesario" w:date="2014-06-24T20:32:00Z">
          <w:r w:rsidR="003A1DD3" w:rsidDel="003A1DD3">
            <w:delText>.</w:delText>
          </w:r>
        </w:del>
        <w:del w:id="2554" w:author="Cristiano Cesario" w:date="2014-06-24T20:31:00Z">
          <w:r w:rsidR="003A1DD3" w:rsidDel="003A1DD3">
            <w:delText xml:space="preserve"> It uses a spatial representation of the shared codebase, highlighting team members’ current activities</w:delText>
          </w:r>
          <w:r w:rsidR="003A1DD3" w:rsidRPr="0013059E" w:rsidDel="003A1DD3">
            <w:rPr>
              <w:rFonts w:ascii="TimesNewRomanPSMT" w:hAnsi="TimesNewRomanPSMT" w:cs="TimesNewRomanPSMT"/>
            </w:rPr>
            <w:delText>.</w:delText>
          </w:r>
        </w:del>
      </w:moveTo>
      <w:ins w:id="2555" w:author="Cristiano Cesario" w:date="2014-06-24T20:31:00Z">
        <w:r w:rsidR="003A1DD3">
          <w:rPr>
            <w:rFonts w:ascii="TimesNewRomanPSMT" w:hAnsi="TimesNewRomanPSMT" w:cs="TimesNewRomanPSMT"/>
          </w:rPr>
          <w:t xml:space="preserve"> </w:t>
        </w:r>
      </w:ins>
      <w:moveTo w:id="2556" w:author="Cristiano Cesario" w:date="2014-06-24T20:30:00Z">
        <w:r w:rsidR="003A1DD3">
          <w:rPr>
            <w:rFonts w:ascii="TimesNewRomanPSMT" w:hAnsi="TimesNewRomanPSMT" w:cs="TimesNewRomanPSMT"/>
          </w:rPr>
          <w:t xml:space="preserve"> </w:t>
        </w:r>
        <w:del w:id="2557" w:author="Cristiano Cesario" w:date="2014-06-24T20:35:00Z">
          <w:r w:rsidR="003A1DD3" w:rsidDel="008F44FC">
            <w:rPr>
              <w:rFonts w:ascii="TimesNewRomanPSMT" w:hAnsi="TimesNewRomanPSMT" w:cs="TimesNewRomanPSMT"/>
            </w:rPr>
            <w:delText>Unfortunately</w:delText>
          </w:r>
        </w:del>
      </w:moveTo>
      <w:ins w:id="2558" w:author="Cristiano Cesario" w:date="2014-06-24T20:35:00Z">
        <w:r>
          <w:rPr>
            <w:rFonts w:ascii="TimesNewRomanPSMT" w:hAnsi="TimesNewRomanPSMT" w:cs="TimesNewRomanPSMT"/>
          </w:rPr>
          <w:t>According to the authors</w:t>
        </w:r>
      </w:ins>
      <w:moveTo w:id="2559" w:author="Cristiano Cesario" w:date="2014-06-24T20:30:00Z">
        <w:r w:rsidR="003A1DD3">
          <w:rPr>
            <w:rFonts w:ascii="TimesNewRomanPSMT" w:hAnsi="TimesNewRomanPSMT" w:cs="TimesNewRomanPSMT"/>
          </w:rPr>
          <w:t xml:space="preserve">, </w:t>
        </w:r>
      </w:moveTo>
      <w:proofErr w:type="spellStart"/>
      <w:ins w:id="2560" w:author="Cristiano Cesario" w:date="2014-06-24T20:35:00Z">
        <w:r>
          <w:rPr>
            <w:rFonts w:ascii="TimesNewRomanPSMT" w:hAnsi="TimesNewRomanPSMT" w:cs="TimesNewRomanPSMT"/>
            <w:i/>
          </w:rPr>
          <w:t>FAST</w:t>
        </w:r>
        <w:r w:rsidRPr="008F44FC">
          <w:rPr>
            <w:rFonts w:ascii="TimesNewRomanPSMT" w:hAnsi="TimesNewRomanPSMT" w:cs="TimesNewRomanPSMT"/>
            <w:i/>
            <w:rPrChange w:id="2561" w:author="Cristiano Cesario" w:date="2014-06-24T20:35:00Z">
              <w:rPr>
                <w:rFonts w:ascii="TimesNewRomanPSMT" w:hAnsi="TimesNewRomanPSMT" w:cs="TimesNewRomanPSMT"/>
              </w:rPr>
            </w:rPrChange>
          </w:rPr>
          <w:t>Dash</w:t>
        </w:r>
      </w:ins>
      <w:proofErr w:type="spellEnd"/>
      <w:moveTo w:id="2562" w:author="Cristiano Cesario" w:date="2014-06-24T20:30:00Z">
        <w:del w:id="2563" w:author="Cristiano Cesario" w:date="2014-06-24T20:35:00Z">
          <w:r w:rsidR="003A1DD3" w:rsidRPr="008F44FC" w:rsidDel="008F44FC">
            <w:rPr>
              <w:rFonts w:ascii="TimesNewRomanPSMT" w:hAnsi="TimesNewRomanPSMT" w:cs="TimesNewRomanPSMT"/>
            </w:rPr>
            <w:delText>the tool</w:delText>
          </w:r>
        </w:del>
        <w:r w:rsidR="003A1DD3">
          <w:rPr>
            <w:rFonts w:ascii="TimesNewRomanPSMT" w:hAnsi="TimesNewRomanPSMT" w:cs="TimesNewRomanPSMT"/>
          </w:rPr>
          <w:t xml:space="preserve"> was designed for project teams of 3-8 developers, which makes it </w:t>
        </w:r>
        <w:commentRangeStart w:id="2564"/>
        <w:r w:rsidR="003A1DD3">
          <w:rPr>
            <w:rFonts w:ascii="TimesNewRomanPSMT" w:hAnsi="TimesNewRomanPSMT" w:cs="TimesNewRomanPSMT"/>
          </w:rPr>
          <w:t>inappropriate to be used in large projects</w:t>
        </w:r>
        <w:commentRangeEnd w:id="2564"/>
        <w:r w:rsidR="003A1DD3">
          <w:rPr>
            <w:rStyle w:val="Refdecomentrio"/>
          </w:rPr>
          <w:commentReference w:id="2564"/>
        </w:r>
      </w:moveTo>
      <w:moveToRangeEnd w:id="2544"/>
      <w:ins w:id="2565" w:author="Cristiano Cesario" w:date="2014-06-24T20:34:00Z">
        <w:r>
          <w:rPr>
            <w:rFonts w:ascii="TimesNewRomanPSMT" w:hAnsi="TimesNewRomanPSMT" w:cs="TimesNewRomanPSMT"/>
          </w:rPr>
          <w:t xml:space="preserve">. </w:t>
        </w:r>
      </w:ins>
      <w:r w:rsidR="007964AC" w:rsidRPr="007964AC">
        <w:rPr>
          <w:rFonts w:cs="Times"/>
          <w:szCs w:val="24"/>
        </w:rPr>
        <w:t xml:space="preserve">Although DyeVC primary focus is not to detect conflicts, it </w:t>
      </w:r>
      <w:r w:rsidR="0032111C" w:rsidRPr="007964AC">
        <w:t>can be seen as a supporting infrastructure that can be combined with such approaches to allow conflicts and metrics analysis over DVCS.</w:t>
      </w:r>
      <w:ins w:id="2566" w:author="Cristiano Cesario" w:date="2014-06-24T20:36:00Z">
        <w:r w:rsidDel="008F44FC">
          <w:t xml:space="preserve"> </w:t>
        </w:r>
      </w:ins>
    </w:p>
    <w:p w14:paraId="3BFECB83" w14:textId="0B13105E" w:rsidR="0013059E" w:rsidRDefault="00A44E7B">
      <w:pPr>
        <w:pStyle w:val="Text"/>
        <w:rPr>
          <w:rFonts w:ascii="TimesNewRomanPSMT" w:hAnsi="TimesNewRomanPSMT" w:cs="TimesNewRomanPSMT"/>
        </w:rPr>
      </w:pPr>
      <w:commentRangeStart w:id="2567"/>
      <w:del w:id="2568" w:author="Cristiano Cesario" w:date="2014-06-24T20:28:00Z">
        <w:r w:rsidDel="003A1DD3">
          <w:delText xml:space="preserve">FASTDash </w:delText>
        </w:r>
        <w:commentRangeEnd w:id="2567"/>
        <w:r w:rsidR="000665FA" w:rsidDel="003A1DD3">
          <w:rPr>
            <w:rStyle w:val="Refdecomentrio"/>
          </w:rPr>
          <w:commentReference w:id="2567"/>
        </w:r>
        <w:r w:rsidDel="003A1DD3">
          <w:fldChar w:fldCharType="begin"/>
        </w:r>
        <w:r w:rsidDel="003A1DD3">
          <w:del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delInstrText>
        </w:r>
        <w:r w:rsidDel="003A1DD3">
          <w:fldChar w:fldCharType="separate"/>
        </w:r>
        <w:r w:rsidR="006958C4" w:rsidRPr="006958C4" w:rsidDel="003A1DD3">
          <w:delText>[18]</w:delText>
        </w:r>
        <w:r w:rsidDel="003A1DD3">
          <w:fldChar w:fldCharType="end"/>
        </w:r>
      </w:del>
      <w:moveFromRangeStart w:id="2569" w:author="Cristiano Cesario" w:date="2014-06-24T20:30:00Z" w:name="move391405180"/>
      <w:moveFrom w:id="2570" w:author="Cristiano Cesario" w:date="2014-06-24T20:30:00Z">
        <w:del w:id="2571" w:author="Cristiano Cesario" w:date="2014-06-24T20:36:00Z">
          <w:r w:rsidDel="008F44FC">
            <w:delText xml:space="preserve"> does not detect conflicts, </w:delText>
          </w:r>
          <w:r w:rsidR="0013059E" w:rsidDel="008F44FC">
            <w:delText xml:space="preserve">as the previous cited studies, </w:delText>
          </w:r>
          <w:r w:rsidDel="008F44FC">
            <w:delText>but provides awareness of potential conflicts, such as two programmers editing the same region of the same source file.</w:delText>
          </w:r>
          <w:r w:rsidR="0013059E" w:rsidDel="008F44FC">
            <w:delText xml:space="preserve"> It uses a spatial representation of the shared codebase, highlighting team members’ current activities</w:delText>
          </w:r>
          <w:r w:rsidRPr="0013059E" w:rsidDel="008F44FC">
            <w:rPr>
              <w:rFonts w:ascii="TimesNewRomanPSMT" w:hAnsi="TimesNewRomanPSMT" w:cs="TimesNewRomanPSMT"/>
            </w:rPr>
            <w:delText>.</w:delText>
          </w:r>
          <w:r w:rsidR="0013059E" w:rsidDel="008F44FC">
            <w:rPr>
              <w:rFonts w:ascii="TimesNewRomanPSMT" w:hAnsi="TimesNewRomanPSMT" w:cs="TimesNewRomanPSMT"/>
            </w:rPr>
            <w:delText xml:space="preserve"> Unfortunately, the tool was designed for project teams of 3-8 developers, which makes it </w:delText>
          </w:r>
          <w:commentRangeStart w:id="2572"/>
          <w:r w:rsidR="0013059E" w:rsidDel="008F44FC">
            <w:rPr>
              <w:rFonts w:ascii="TimesNewRomanPSMT" w:hAnsi="TimesNewRomanPSMT" w:cs="TimesNewRomanPSMT"/>
            </w:rPr>
            <w:delText>inappropriate to be used in large projects</w:delText>
          </w:r>
          <w:commentRangeEnd w:id="2572"/>
          <w:r w:rsidR="007C7D20" w:rsidDel="008F44FC">
            <w:rPr>
              <w:rStyle w:val="Refdecomentrio"/>
            </w:rPr>
            <w:commentReference w:id="2572"/>
          </w:r>
        </w:del>
      </w:moveFrom>
      <w:moveFromRangeEnd w:id="2569"/>
      <w:del w:id="2573" w:author="Cristiano Cesario" w:date="2014-06-24T20:36:00Z">
        <w:r w:rsidR="0013059E" w:rsidDel="008F44FC">
          <w:rPr>
            <w:rFonts w:ascii="TimesNewRomanPSMT" w:hAnsi="TimesNewRomanPSMT" w:cs="TimesNewRomanPSMT"/>
          </w:rPr>
          <w:delText>.</w:delText>
        </w:r>
      </w:del>
    </w:p>
    <w:p w14:paraId="631BA6AC" w14:textId="0F8FD316" w:rsidR="009608BE" w:rsidDel="00AC537F" w:rsidRDefault="00355DFE" w:rsidP="00AC537F">
      <w:pPr>
        <w:pStyle w:val="Text"/>
        <w:rPr>
          <w:del w:id="2574" w:author="Cristiano Cesario" w:date="2014-06-22T11:34:00Z"/>
          <w:rFonts w:ascii="TimesNewRomanPSMT" w:hAnsi="TimesNewRomanPSMT" w:cs="TimesNewRomanPSMT"/>
        </w:rPr>
      </w:pPr>
      <w:del w:id="2575" w:author="Cristiano Cesario" w:date="2014-06-22T11:31:00Z">
        <w:r w:rsidDel="00A217C2">
          <w:rPr>
            <w:rFonts w:ascii="TimesNewRomanPSMT" w:hAnsi="TimesNewRomanPSMT" w:cs="TimesNewRomanPSMT"/>
          </w:rPr>
          <w:delText xml:space="preserve">In terms of </w:delText>
        </w:r>
        <w:r w:rsidR="002F6CC9" w:rsidDel="00A217C2">
          <w:rPr>
            <w:rFonts w:ascii="TimesNewRomanPSMT" w:hAnsi="TimesNewRomanPSMT" w:cs="TimesNewRomanPSMT"/>
          </w:rPr>
          <w:delText>the Commit History visualization in DyeVC,</w:delText>
        </w:r>
        <w:r w:rsidDel="00A217C2">
          <w:rPr>
            <w:rFonts w:ascii="TimesNewRomanPSMT" w:hAnsi="TimesNewRomanPSMT" w:cs="TimesNewRomanPSMT"/>
          </w:rPr>
          <w:delText xml:space="preserve"> </w:delText>
        </w:r>
        <w:r w:rsidR="002F6CC9" w:rsidDel="00A217C2">
          <w:rPr>
            <w:rFonts w:ascii="TimesNewRomanPSMT" w:hAnsi="TimesNewRomanPSMT" w:cs="TimesNewRomanPSMT"/>
          </w:rPr>
          <w:delText xml:space="preserve">which is </w:delText>
        </w:r>
      </w:del>
      <w:del w:id="2576" w:author="Cristiano Cesario" w:date="2014-06-22T11:29:00Z">
        <w:r w:rsidR="002F6CC9" w:rsidDel="00A217C2">
          <w:rPr>
            <w:rFonts w:ascii="TimesNewRomanPSMT" w:hAnsi="TimesNewRomanPSMT" w:cs="TimesNewRomanPSMT"/>
          </w:rPr>
          <w:delText xml:space="preserve">a </w:delText>
        </w:r>
      </w:del>
      <w:del w:id="2577" w:author="Cristiano Cesario" w:date="2014-06-22T11:27:00Z">
        <w:r w:rsidR="002F6CC9" w:rsidDel="00A217C2">
          <w:rPr>
            <w:rFonts w:ascii="TimesNewRomanPSMT" w:hAnsi="TimesNewRomanPSMT" w:cs="TimesNewRomanPSMT"/>
          </w:rPr>
          <w:delText xml:space="preserve">kind </w:delText>
        </w:r>
      </w:del>
      <w:del w:id="2578" w:author="Cristiano Cesario" w:date="2014-06-22T11:31:00Z">
        <w:r w:rsidR="002F6CC9" w:rsidDel="00A217C2">
          <w:rPr>
            <w:rFonts w:ascii="TimesNewRomanPSMT" w:hAnsi="TimesNewRomanPSMT" w:cs="TimesNewRomanPSMT"/>
          </w:rPr>
          <w:delText xml:space="preserve">of </w:delText>
        </w:r>
        <w:commentRangeStart w:id="2579"/>
        <w:r w:rsidR="002F6CC9" w:rsidDel="00A217C2">
          <w:rPr>
            <w:rFonts w:ascii="TimesNewRomanPSMT" w:hAnsi="TimesNewRomanPSMT" w:cs="TimesNewRomanPSMT"/>
          </w:rPr>
          <w:delText xml:space="preserve">repository </w:delText>
        </w:r>
      </w:del>
      <w:del w:id="2580" w:author="Cristiano Cesario" w:date="2014-06-22T11:29:00Z">
        <w:r w:rsidR="002F6CC9" w:rsidDel="00A217C2">
          <w:rPr>
            <w:rFonts w:ascii="TimesNewRomanPSMT" w:hAnsi="TimesNewRomanPSMT" w:cs="TimesNewRomanPSMT"/>
          </w:rPr>
          <w:delText>linearization</w:delText>
        </w:r>
      </w:del>
      <w:commentRangeEnd w:id="2579"/>
      <w:del w:id="2581" w:author="Cristiano Cesario" w:date="2014-06-22T11:31:00Z">
        <w:r w:rsidR="007C7D20" w:rsidDel="00A217C2">
          <w:rPr>
            <w:rStyle w:val="Refdecomentrio"/>
          </w:rPr>
          <w:commentReference w:id="2579"/>
        </w:r>
        <w:r w:rsidR="002F6CC9" w:rsidDel="00A217C2">
          <w:rPr>
            <w:rFonts w:ascii="TimesNewRomanPSMT" w:hAnsi="TimesNewRomanPSMT" w:cs="TimesNewRomanPSMT"/>
          </w:rPr>
          <w:delText>, e</w:delText>
        </w:r>
      </w:del>
      <w:del w:id="2582" w:author="Cristiano Cesario" w:date="2014-06-22T11:33:00Z">
        <w:r w:rsidR="00AD4CCB" w:rsidDel="00AC537F">
          <w:rPr>
            <w:rFonts w:ascii="TimesNewRomanPSMT" w:hAnsi="TimesNewRomanPSMT" w:cs="TimesNewRomanPSMT"/>
          </w:rPr>
          <w:delText>xisting research have</w:delText>
        </w:r>
        <w:r w:rsidR="007C1602" w:rsidDel="00AC537F">
          <w:rPr>
            <w:rFonts w:ascii="TimesNewRomanPSMT" w:hAnsi="TimesNewRomanPSMT" w:cs="TimesNewRomanPSMT"/>
          </w:rPr>
          <w:delText xml:space="preserve"> contributed </w:delText>
        </w:r>
        <w:r w:rsidR="007C7D20" w:rsidDel="00AC537F">
          <w:rPr>
            <w:rFonts w:ascii="TimesNewRomanPSMT" w:hAnsi="TimesNewRomanPSMT" w:cs="TimesNewRomanPSMT"/>
          </w:rPr>
          <w:delText xml:space="preserve">with </w:delText>
        </w:r>
        <w:r w:rsidR="00AD4CCB" w:rsidDel="00AC537F">
          <w:rPr>
            <w:rFonts w:ascii="TimesNewRomanPSMT" w:hAnsi="TimesNewRomanPSMT" w:cs="TimesNewRomanPSMT"/>
          </w:rPr>
          <w:delText>several techniques</w:delText>
        </w:r>
      </w:del>
      <w:del w:id="2583" w:author="Cristiano Cesario" w:date="2014-06-22T11:31:00Z">
        <w:r w:rsidR="002F6CC9" w:rsidDel="00A217C2">
          <w:rPr>
            <w:rFonts w:ascii="TimesNewRomanPSMT" w:hAnsi="TimesNewRomanPSMT" w:cs="TimesNewRomanPSMT"/>
          </w:rPr>
          <w:delText>,</w:delText>
        </w:r>
      </w:del>
      <w:del w:id="2584" w:author="Cristiano Cesario" w:date="2014-06-24T20:38:00Z">
        <w:r w:rsidR="002F6CC9" w:rsidDel="008F44FC">
          <w:rPr>
            <w:rFonts w:ascii="TimesNewRomanPSMT" w:hAnsi="TimesNewRomanPSMT" w:cs="TimesNewRomanPSMT"/>
          </w:rPr>
          <w:delText xml:space="preserve"> </w:delText>
        </w:r>
      </w:del>
      <w:ins w:id="2585" w:author="Cristiano Cesario" w:date="2014-06-22T11:32:00Z">
        <w:r w:rsidR="00AC537F">
          <w:rPr>
            <w:rFonts w:ascii="TimesNewRomanPSMT" w:hAnsi="TimesNewRomanPSMT" w:cs="TimesNewRomanPSMT"/>
          </w:rPr>
          <w:t xml:space="preserve"> </w:t>
        </w:r>
      </w:ins>
      <w:ins w:id="2586" w:author="Cristiano Cesario" w:date="2014-06-24T20:40:00Z">
        <w:r w:rsidR="008F44FC">
          <w:rPr>
            <w:rFonts w:ascii="TimesNewRomanPSMT" w:hAnsi="TimesNewRomanPSMT" w:cs="TimesNewRomanPSMT"/>
          </w:rPr>
          <w:t xml:space="preserve">In the third </w:t>
        </w:r>
      </w:ins>
      <w:ins w:id="2587" w:author="Cristiano Cesario" w:date="2014-06-24T20:41:00Z">
        <w:r w:rsidR="008F44FC">
          <w:rPr>
            <w:rFonts w:ascii="TimesNewRomanPSMT" w:hAnsi="TimesNewRomanPSMT" w:cs="TimesNewRomanPSMT"/>
          </w:rPr>
          <w:t xml:space="preserve">group, the visualization </w:t>
        </w:r>
      </w:ins>
      <w:ins w:id="2588" w:author="Cristiano Cesario" w:date="2014-06-24T20:42:00Z">
        <w:r w:rsidR="008F44FC">
          <w:rPr>
            <w:rFonts w:ascii="TimesNewRomanPSMT" w:hAnsi="TimesNewRomanPSMT" w:cs="TimesNewRomanPSMT"/>
          </w:rPr>
          <w:t>can be done with</w:t>
        </w:r>
      </w:ins>
      <w:ins w:id="2589" w:author="Cristiano Cesario" w:date="2014-06-24T20:40:00Z">
        <w:r w:rsidR="008F44FC">
          <w:rPr>
            <w:rFonts w:ascii="TimesNewRomanPSMT" w:hAnsi="TimesNewRomanPSMT" w:cs="TimesNewRomanPSMT"/>
          </w:rPr>
          <w:t xml:space="preserve"> </w:t>
        </w:r>
      </w:ins>
      <w:del w:id="2590" w:author="Cristiano Cesario" w:date="2014-06-24T20:41:00Z">
        <w:r w:rsidR="009608BE" w:rsidDel="008F44FC">
          <w:rPr>
            <w:rFonts w:ascii="TimesNewRomanPSMT" w:hAnsi="TimesNewRomanPSMT" w:cs="TimesNewRomanPSMT"/>
          </w:rPr>
          <w:delText xml:space="preserve">with </w:delText>
        </w:r>
      </w:del>
      <w:r w:rsidR="009608BE">
        <w:rPr>
          <w:rFonts w:ascii="TimesNewRomanPSMT" w:hAnsi="TimesNewRomanPSMT" w:cs="TimesNewRomanPSMT"/>
        </w:rPr>
        <w:t>different focuses</w:t>
      </w:r>
      <w:ins w:id="2591" w:author="Cristiano Cesario" w:date="2014-06-22T11:35:00Z">
        <w:r w:rsidR="00AC537F">
          <w:rPr>
            <w:rFonts w:ascii="TimesNewRomanPSMT" w:hAnsi="TimesNewRomanPSMT" w:cs="TimesNewRomanPSMT"/>
          </w:rPr>
          <w:t>, such as</w:t>
        </w:r>
      </w:ins>
      <w:del w:id="2592" w:author="Cristiano Cesario" w:date="2014-06-22T11:35:00Z">
        <w:r w:rsidR="009608BE" w:rsidDel="00AC537F">
          <w:rPr>
            <w:rFonts w:ascii="TimesNewRomanPSMT" w:hAnsi="TimesNewRomanPSMT" w:cs="TimesNewRomanPSMT"/>
          </w:rPr>
          <w:delText>.</w:delText>
        </w:r>
        <w:r w:rsidR="007C1602" w:rsidDel="00AC537F">
          <w:rPr>
            <w:rFonts w:ascii="TimesNewRomanPSMT" w:hAnsi="TimesNewRomanPSMT" w:cs="TimesNewRomanPSMT"/>
          </w:rPr>
          <w:delText xml:space="preserve"> </w:delText>
        </w:r>
        <w:r w:rsidR="009608BE" w:rsidDel="00AC537F">
          <w:rPr>
            <w:rFonts w:ascii="TimesNewRomanPSMT" w:hAnsi="TimesNewRomanPSMT" w:cs="TimesNewRomanPSMT"/>
          </w:rPr>
          <w:delText xml:space="preserve">Among these </w:delText>
        </w:r>
      </w:del>
      <w:del w:id="2593" w:author="Cristiano Cesario" w:date="2014-06-22T11:33:00Z">
        <w:r w:rsidR="009608BE" w:rsidDel="00AC537F">
          <w:rPr>
            <w:rFonts w:ascii="TimesNewRomanPSMT" w:hAnsi="TimesNewRomanPSMT" w:cs="TimesNewRomanPSMT"/>
          </w:rPr>
          <w:delText>techniques</w:delText>
        </w:r>
      </w:del>
      <w:del w:id="2594" w:author="Cristiano Cesario" w:date="2014-06-22T11:35:00Z">
        <w:r w:rsidR="009608BE" w:rsidDel="00AC537F">
          <w:rPr>
            <w:rFonts w:ascii="TimesNewRomanPSMT" w:hAnsi="TimesNewRomanPSMT" w:cs="TimesNewRomanPSMT"/>
          </w:rPr>
          <w:delText>, we can cite</w:delText>
        </w:r>
      </w:del>
      <w:del w:id="2595" w:author="Cristiano Cesario" w:date="2014-06-22T11:34:00Z">
        <w:r w:rsidR="009608BE" w:rsidDel="00AC537F">
          <w:rPr>
            <w:rFonts w:ascii="TimesNewRomanPSMT" w:hAnsi="TimesNewRomanPSMT" w:cs="TimesNewRomanPSMT"/>
          </w:rPr>
          <w:delText>:</w:delText>
        </w:r>
      </w:del>
    </w:p>
    <w:p w14:paraId="02F0341F" w14:textId="44A75BE4" w:rsidR="009608BE" w:rsidRPr="001D73A5" w:rsidDel="00AC537F" w:rsidRDefault="00AC537F">
      <w:pPr>
        <w:pStyle w:val="Text"/>
        <w:rPr>
          <w:del w:id="2596" w:author="Cristiano Cesario" w:date="2014-06-22T11:36:00Z"/>
        </w:rPr>
        <w:pPrChange w:id="2597" w:author="Cristiano Cesario" w:date="2014-06-22T11:36:00Z">
          <w:pPr>
            <w:pStyle w:val="bulletlist"/>
            <w:numPr>
              <w:numId w:val="41"/>
            </w:numPr>
            <w:tabs>
              <w:tab w:val="clear" w:pos="648"/>
              <w:tab w:val="num" w:pos="567"/>
            </w:tabs>
            <w:ind w:left="567" w:hanging="279"/>
          </w:pPr>
        </w:pPrChange>
      </w:pPr>
      <w:ins w:id="2598" w:author="Cristiano Cesario" w:date="2014-06-22T11:35:00Z">
        <w:r>
          <w:rPr>
            <w:rFonts w:ascii="TimesNewRomanPSMT" w:hAnsi="TimesNewRomanPSMT" w:cs="TimesNewRomanPSMT"/>
          </w:rPr>
          <w:t xml:space="preserve"> program structures </w:t>
        </w:r>
      </w:ins>
      <w:commentRangeStart w:id="2599"/>
      <w:del w:id="2600" w:author="Cristiano Cesario" w:date="2014-06-22T11:35:00Z">
        <w:r w:rsidR="007C1602" w:rsidRPr="001D73A5" w:rsidDel="00AC537F">
          <w:delText xml:space="preserve">Gevol </w:delText>
        </w:r>
      </w:del>
      <w:r w:rsidR="007C1602" w:rsidRPr="001D73A5">
        <w:fldChar w:fldCharType="begin"/>
      </w:r>
      <w:ins w:id="2601" w:author="Cristiano Cesario" w:date="2014-06-24T20:23:00Z">
        <w:r w:rsidR="003A1DD3">
          <w:instrText xml:space="preserve"> ADDIN ZOTERO_ITEM CSL_CITATION {"citationID":"slb8quffd","properties":{"formattedCitation":"[32]","plainCitation":"[32]"},"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ins>
      <w:del w:id="2602" w:author="Cristiano Cesario" w:date="2014-06-22T16:02:00Z">
        <w:r w:rsidR="007C1602" w:rsidRPr="001D73A5" w:rsidDel="007071FA">
          <w:delInstrText xml:space="preserve"> ADDIN ZOTERO_ITEM CSL_CITATION {"citationID":"slb8quffd","properties":{"formattedCitation":"[29]","plainCitation":"[29]"},"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delInstrText>
        </w:r>
      </w:del>
      <w:r w:rsidR="007C1602" w:rsidRPr="001D73A5">
        <w:fldChar w:fldCharType="separate"/>
      </w:r>
      <w:ins w:id="2603" w:author="Cristiano Cesario" w:date="2014-06-24T20:23:00Z">
        <w:r w:rsidR="003A1DD3" w:rsidRPr="003A1DD3">
          <w:t>[32]</w:t>
        </w:r>
      </w:ins>
      <w:del w:id="2604" w:author="Cristiano Cesario" w:date="2014-06-22T16:02:00Z">
        <w:r w:rsidR="007C1602" w:rsidRPr="00811F2C" w:rsidDel="007071FA">
          <w:delText>[29]</w:delText>
        </w:r>
      </w:del>
      <w:r w:rsidR="007C1602" w:rsidRPr="001D73A5">
        <w:fldChar w:fldCharType="end"/>
      </w:r>
      <w:r w:rsidR="009608BE" w:rsidRPr="001D73A5">
        <w:t xml:space="preserve">, </w:t>
      </w:r>
      <w:ins w:id="2605" w:author="Cristiano Cesario" w:date="2014-06-22T11:35:00Z">
        <w:r>
          <w:t>classes</w:t>
        </w:r>
      </w:ins>
      <w:del w:id="2606" w:author="Cristiano Cesario" w:date="2014-06-22T11:36:00Z">
        <w:r w:rsidR="009608BE" w:rsidRPr="001D73A5" w:rsidDel="00AC537F">
          <w:delText>which</w:delText>
        </w:r>
        <w:r w:rsidR="007C1602" w:rsidRPr="001D73A5" w:rsidDel="00AC537F">
          <w:delText xml:space="preserve"> focus</w:delText>
        </w:r>
        <w:r w:rsidR="00AD4CCB" w:rsidRPr="001D73A5" w:rsidDel="00AC537F">
          <w:delText>es</w:delText>
        </w:r>
        <w:r w:rsidR="007C1602" w:rsidRPr="001D73A5" w:rsidDel="00AC537F">
          <w:delText xml:space="preserve"> on program structures</w:delText>
        </w:r>
        <w:r w:rsidR="00F1714B" w:rsidRPr="001D73A5" w:rsidDel="00AC537F">
          <w:delText>;</w:delText>
        </w:r>
      </w:del>
    </w:p>
    <w:p w14:paraId="164A2CF9" w14:textId="6C4F0536" w:rsidR="009608BE" w:rsidRPr="001D73A5" w:rsidDel="00AC537F" w:rsidRDefault="007C1602">
      <w:pPr>
        <w:pStyle w:val="Text"/>
        <w:rPr>
          <w:del w:id="2607" w:author="Cristiano Cesario" w:date="2014-06-22T11:36:00Z"/>
        </w:rPr>
        <w:pPrChange w:id="2608" w:author="Cristiano Cesario" w:date="2014-06-22T11:36:00Z">
          <w:pPr>
            <w:pStyle w:val="bulletlist"/>
            <w:numPr>
              <w:numId w:val="41"/>
            </w:numPr>
            <w:tabs>
              <w:tab w:val="clear" w:pos="648"/>
              <w:tab w:val="num" w:pos="567"/>
            </w:tabs>
            <w:ind w:left="567" w:hanging="279"/>
          </w:pPr>
        </w:pPrChange>
      </w:pPr>
      <w:del w:id="2609" w:author="Cristiano Cesario" w:date="2014-06-22T11:36:00Z">
        <w:r w:rsidRPr="001D73A5" w:rsidDel="00AC537F">
          <w:delText>Evolution Matrix</w:delText>
        </w:r>
      </w:del>
      <w:r w:rsidRPr="001D73A5">
        <w:t xml:space="preserve"> </w:t>
      </w:r>
      <w:r w:rsidRPr="001D73A5">
        <w:fldChar w:fldCharType="begin"/>
      </w:r>
      <w:ins w:id="2610" w:author="Cristiano Cesario" w:date="2014-06-24T20:23:00Z">
        <w:r w:rsidR="003A1DD3">
          <w:instrText xml:space="preserve"> ADDIN ZOTERO_ITEM CSL_CITATION {"citationID":"1f3sd3alr6","properties":{"formattedCitation":"[33]","plainCitation":"[33]"},"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instrText>
        </w:r>
      </w:ins>
      <w:del w:id="2611" w:author="Cristiano Cesario" w:date="2014-06-22T16:02:00Z">
        <w:r w:rsidRPr="001D73A5" w:rsidDel="007071FA">
          <w:delInstrText xml:space="preserve"> ADDIN ZOTERO_ITEM CSL_CITATION {"citationID":"1f3sd3alr6","properties":{"formattedCitation":"[30]","plainCitation":"[30]"},"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delInstrText>
        </w:r>
      </w:del>
      <w:r w:rsidRPr="001D73A5">
        <w:fldChar w:fldCharType="separate"/>
      </w:r>
      <w:ins w:id="2612" w:author="Cristiano Cesario" w:date="2014-06-24T20:23:00Z">
        <w:r w:rsidR="003A1DD3" w:rsidRPr="003A1DD3">
          <w:t>[33]</w:t>
        </w:r>
      </w:ins>
      <w:del w:id="2613" w:author="Cristiano Cesario" w:date="2014-06-22T16:02:00Z">
        <w:r w:rsidRPr="00811F2C" w:rsidDel="007071FA">
          <w:delText>[30]</w:delText>
        </w:r>
      </w:del>
      <w:r w:rsidRPr="001D73A5">
        <w:fldChar w:fldCharType="end"/>
      </w:r>
      <w:r w:rsidR="009608BE" w:rsidRPr="001D73A5">
        <w:t>,</w:t>
      </w:r>
      <w:del w:id="2614" w:author="Cristiano Cesario" w:date="2014-06-22T11:36:00Z">
        <w:r w:rsidR="009608BE" w:rsidRPr="001D73A5" w:rsidDel="00AC537F">
          <w:delText xml:space="preserve"> </w:delText>
        </w:r>
        <w:r w:rsidRPr="001D73A5" w:rsidDel="00AC537F">
          <w:delText>which</w:delText>
        </w:r>
        <w:r w:rsidR="009608BE" w:rsidRPr="001D73A5" w:rsidDel="00AC537F">
          <w:delText xml:space="preserve"> focus</w:delText>
        </w:r>
        <w:r w:rsidR="001D73A5" w:rsidRPr="001D73A5" w:rsidDel="00AC537F">
          <w:delText>es</w:delText>
        </w:r>
        <w:r w:rsidR="009608BE" w:rsidRPr="001D73A5" w:rsidDel="00AC537F">
          <w:delText xml:space="preserve"> on classes;</w:delText>
        </w:r>
      </w:del>
      <w:ins w:id="2615" w:author="Cristiano Cesario" w:date="2014-06-22T11:36:00Z">
        <w:r w:rsidR="00AC537F">
          <w:t xml:space="preserve"> lines </w:t>
        </w:r>
      </w:ins>
    </w:p>
    <w:p w14:paraId="0C19E535" w14:textId="51996C7B" w:rsidR="009608BE" w:rsidRPr="001D73A5" w:rsidDel="00AC537F" w:rsidRDefault="00F1714B">
      <w:pPr>
        <w:pStyle w:val="Text"/>
        <w:rPr>
          <w:del w:id="2616" w:author="Cristiano Cesario" w:date="2014-06-22T11:37:00Z"/>
        </w:rPr>
        <w:pPrChange w:id="2617" w:author="Cristiano Cesario" w:date="2014-06-22T11:36:00Z">
          <w:pPr>
            <w:pStyle w:val="bulletlist"/>
            <w:numPr>
              <w:numId w:val="41"/>
            </w:numPr>
            <w:tabs>
              <w:tab w:val="clear" w:pos="648"/>
              <w:tab w:val="num" w:pos="567"/>
            </w:tabs>
            <w:ind w:left="567" w:hanging="279"/>
          </w:pPr>
        </w:pPrChange>
      </w:pPr>
      <w:del w:id="2618" w:author="Cristiano Cesario" w:date="2014-06-22T11:36:00Z">
        <w:r w:rsidRPr="001D73A5" w:rsidDel="00AC537F">
          <w:delText xml:space="preserve">CVSscan </w:delText>
        </w:r>
      </w:del>
      <w:r w:rsidRPr="001D73A5">
        <w:fldChar w:fldCharType="begin"/>
      </w:r>
      <w:ins w:id="2619" w:author="Cristiano Cesario" w:date="2014-06-24T20:23:00Z">
        <w:r w:rsidR="003A1DD3">
          <w:instrText xml:space="preserve"> ADDIN ZOTERO_ITEM CSL_CITATION {"citationID":"rrfd9novb","properties":{"formattedCitation":"[34]","plainCitation":"[34]"},"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instrText>
        </w:r>
      </w:ins>
      <w:del w:id="2620" w:author="Cristiano Cesario" w:date="2014-06-22T16:02:00Z">
        <w:r w:rsidRPr="001D73A5" w:rsidDel="007071FA">
          <w:delInstrText xml:space="preserve"> ADDIN ZOTERO_ITEM CSL_CITATION {"citationID":"rrfd9novb","properties":{"formattedCitation":"[31]","plainCitation":"[31]"},"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delInstrText>
        </w:r>
      </w:del>
      <w:r w:rsidRPr="001D73A5">
        <w:fldChar w:fldCharType="separate"/>
      </w:r>
      <w:ins w:id="2621" w:author="Cristiano Cesario" w:date="2014-06-24T20:23:00Z">
        <w:r w:rsidR="003A1DD3" w:rsidRPr="003A1DD3">
          <w:t>[34]</w:t>
        </w:r>
      </w:ins>
      <w:del w:id="2622" w:author="Cristiano Cesario" w:date="2014-06-22T16:02:00Z">
        <w:r w:rsidRPr="00811F2C" w:rsidDel="007071FA">
          <w:delText>[31]</w:delText>
        </w:r>
      </w:del>
      <w:r w:rsidRPr="001D73A5">
        <w:fldChar w:fldCharType="end"/>
      </w:r>
      <w:r w:rsidR="009608BE" w:rsidRPr="001D73A5">
        <w:t>,</w:t>
      </w:r>
      <w:del w:id="2623" w:author="Cristiano Cesario" w:date="2014-06-22T11:36:00Z">
        <w:r w:rsidR="009608BE" w:rsidRPr="001D73A5" w:rsidDel="00AC537F">
          <w:delText xml:space="preserve"> </w:delText>
        </w:r>
        <w:r w:rsidRPr="001D73A5" w:rsidDel="00AC537F">
          <w:delText>a line oriented tool, where columns represent different versions of a file and the horizontal direction is used for time</w:delText>
        </w:r>
        <w:r w:rsidR="009608BE" w:rsidRPr="001D73A5" w:rsidDel="00AC537F">
          <w:delText>;</w:delText>
        </w:r>
      </w:del>
      <w:ins w:id="2624" w:author="Cristiano Cesario" w:date="2014-06-22T11:36:00Z">
        <w:r w:rsidR="00AC537F">
          <w:t xml:space="preserve"> authors</w:t>
        </w:r>
      </w:ins>
      <w:ins w:id="2625" w:author="Cristiano Cesario" w:date="2014-06-22T11:37:00Z">
        <w:r w:rsidR="00AC537F">
          <w:t xml:space="preserve"> </w:t>
        </w:r>
      </w:ins>
    </w:p>
    <w:p w14:paraId="33DA7698" w14:textId="420F7E11" w:rsidR="00A44E7B" w:rsidRPr="001D73A5" w:rsidDel="0095726A" w:rsidRDefault="009608BE">
      <w:pPr>
        <w:pStyle w:val="Text"/>
        <w:rPr>
          <w:del w:id="2626" w:author="Cristiano Cesario" w:date="2014-06-22T11:46:00Z"/>
        </w:rPr>
        <w:pPrChange w:id="2627" w:author="Cristiano Cesario" w:date="2014-06-22T11:37:00Z">
          <w:pPr>
            <w:pStyle w:val="bulletlist"/>
            <w:numPr>
              <w:numId w:val="41"/>
            </w:numPr>
            <w:tabs>
              <w:tab w:val="clear" w:pos="648"/>
              <w:tab w:val="num" w:pos="567"/>
            </w:tabs>
            <w:ind w:left="567" w:hanging="279"/>
          </w:pPr>
        </w:pPrChange>
      </w:pPr>
      <w:del w:id="2628" w:author="Cristiano Cesario" w:date="2014-06-22T11:37:00Z">
        <w:r w:rsidRPr="001D73A5" w:rsidDel="00AC537F">
          <w:delText>CodeSaw</w:delText>
        </w:r>
        <w:r w:rsidR="00F1714B" w:rsidRPr="001D73A5" w:rsidDel="00AC537F">
          <w:delText xml:space="preserve"> </w:delText>
        </w:r>
      </w:del>
      <w:r w:rsidR="00F1714B" w:rsidRPr="001D73A5">
        <w:fldChar w:fldCharType="begin"/>
      </w:r>
      <w:ins w:id="2629" w:author="Cristiano Cesario" w:date="2014-06-24T20:23:00Z">
        <w:r w:rsidR="003A1DD3">
          <w:instrText xml:space="preserve"> ADDIN ZOTERO_ITEM CSL_CITATION {"citationID":"135d86gdtt","properties":{"formattedCitation":"[35]","plainCitation":"[35]"},"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instrText>
        </w:r>
      </w:ins>
      <w:del w:id="2630" w:author="Cristiano Cesario" w:date="2014-06-22T16:02:00Z">
        <w:r w:rsidR="00F1714B" w:rsidRPr="001D73A5" w:rsidDel="007071FA">
          <w:delInstrText xml:space="preserve"> ADDIN ZOTERO_ITEM CSL_CITATION {"citationID":"135d86gdtt","properties":{"formattedCitation":"[32]","plainCitation":"[32]"},"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delInstrText>
        </w:r>
      </w:del>
      <w:r w:rsidR="00F1714B" w:rsidRPr="001D73A5">
        <w:fldChar w:fldCharType="separate"/>
      </w:r>
      <w:ins w:id="2631" w:author="Cristiano Cesario" w:date="2014-06-24T20:23:00Z">
        <w:r w:rsidR="003A1DD3" w:rsidRPr="003A1DD3">
          <w:t>[35]</w:t>
        </w:r>
      </w:ins>
      <w:del w:id="2632" w:author="Cristiano Cesario" w:date="2014-06-22T16:02:00Z">
        <w:r w:rsidR="00F1714B" w:rsidRPr="00811F2C" w:rsidDel="007071FA">
          <w:delText>[32]</w:delText>
        </w:r>
      </w:del>
      <w:r w:rsidR="00F1714B" w:rsidRPr="001D73A5">
        <w:fldChar w:fldCharType="end"/>
      </w:r>
      <w:r w:rsidRPr="001D73A5">
        <w:t>,</w:t>
      </w:r>
      <w:del w:id="2633" w:author="Cristiano Cesario" w:date="2014-06-22T11:37:00Z">
        <w:r w:rsidRPr="001D73A5" w:rsidDel="00AC537F">
          <w:delText xml:space="preserve"> a tool that compares authors’ code and project mail contributions </w:delText>
        </w:r>
        <w:r w:rsidR="00FB599B" w:rsidRPr="001D73A5" w:rsidDel="00AC537F">
          <w:delText>along</w:delText>
        </w:r>
        <w:r w:rsidRPr="001D73A5" w:rsidDel="00AC537F">
          <w:delText xml:space="preserve"> one</w:delText>
        </w:r>
        <w:r w:rsidR="00FB599B" w:rsidRPr="001D73A5" w:rsidDel="00AC537F">
          <w:delText xml:space="preserve"> year</w:delText>
        </w:r>
        <w:r w:rsidRPr="001D73A5" w:rsidDel="00AC537F">
          <w:delText>, exposing their</w:delText>
        </w:r>
        <w:r w:rsidR="00F1714B" w:rsidRPr="001D73A5" w:rsidDel="00AC537F">
          <w:delText xml:space="preserve"> peaks and valleys of productivity</w:delText>
        </w:r>
      </w:del>
      <w:ins w:id="2634" w:author="Cristiano Cesario" w:date="2014-06-22T11:37:00Z">
        <w:r w:rsidR="00AC537F">
          <w:t xml:space="preserve"> and branch history</w:t>
        </w:r>
      </w:ins>
      <w:ins w:id="2635" w:author="Cristiano Cesario" w:date="2014-06-22T11:45:00Z">
        <w:r w:rsidR="0095726A">
          <w:t xml:space="preserve"> </w:t>
        </w:r>
        <w:r w:rsidR="0095726A">
          <w:fldChar w:fldCharType="begin"/>
        </w:r>
      </w:ins>
      <w:ins w:id="2636" w:author="Cristiano Cesario" w:date="2014-06-24T20:23:00Z">
        <w:r w:rsidR="003A1DD3">
          <w:instrText xml:space="preserve"> ADDIN ZOTERO_ITEM CSL_CITATION {"citationID":"1rsahgfjd5","properties":{"formattedCitation":"{\\rtf [36]\\uc0\\u8211{}[39]}","plainCitation":"[36]–[39]"},"citationItems":[{"id":2531,"uris":["http://zotero.org/users/892576/items/B89AB8Q5"],"uri":["http://zotero.org/users/892576/items/B89AB8Q5"],"itemData":{"id":2531,"type":"paper-conference","title":"VisGi: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id":2611,"uris":["http://zotero.org/users/892576/items/7B8BMB85"],"uri":["http://zotero.org/users/892576/items/7B8BMB85"],"itemData":{"id":2611,"type":"webpage","title":"Visugit","URL":"https://github.com/hozumi/visugit","author":[{"family":"Hozumi","given":"Takahiro"}],"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ins>
      <w:r w:rsidR="0095726A">
        <w:fldChar w:fldCharType="separate"/>
      </w:r>
      <w:ins w:id="2637" w:author="Cristiano Cesario" w:date="2014-06-24T20:23:00Z">
        <w:r w:rsidR="003A1DD3" w:rsidRPr="003A1DD3">
          <w:rPr>
            <w:szCs w:val="24"/>
            <w:rPrChange w:id="2638" w:author="Cristiano Cesario" w:date="2014-06-24T20:23:00Z">
              <w:rPr>
                <w:sz w:val="24"/>
                <w:szCs w:val="24"/>
              </w:rPr>
            </w:rPrChange>
          </w:rPr>
          <w:t>[36]–[39]</w:t>
        </w:r>
      </w:ins>
      <w:ins w:id="2639" w:author="Cristiano Cesario" w:date="2014-06-22T11:45:00Z">
        <w:r w:rsidR="0095726A">
          <w:fldChar w:fldCharType="end"/>
        </w:r>
      </w:ins>
      <w:del w:id="2640" w:author="Cristiano Cesario" w:date="2014-06-22T11:37:00Z">
        <w:r w:rsidR="00AD4CCB" w:rsidRPr="001D73A5" w:rsidDel="00AC537F">
          <w:delText>;</w:delText>
        </w:r>
      </w:del>
    </w:p>
    <w:p w14:paraId="0ED52E57" w14:textId="4E5D6E59" w:rsidR="00AD4CCB" w:rsidRPr="0095726A" w:rsidRDefault="00AD4CCB">
      <w:pPr>
        <w:pStyle w:val="Text"/>
        <w:rPr>
          <w:rPrChange w:id="2641" w:author="Cristiano Cesario" w:date="2014-06-22T11:46:00Z">
            <w:rPr>
              <w:lang w:val="pt-BR"/>
            </w:rPr>
          </w:rPrChange>
        </w:rPr>
        <w:pPrChange w:id="2642" w:author="Cristiano Cesario" w:date="2014-06-22T11:46:00Z">
          <w:pPr>
            <w:pStyle w:val="bulletlist"/>
            <w:numPr>
              <w:numId w:val="41"/>
            </w:numPr>
            <w:tabs>
              <w:tab w:val="clear" w:pos="648"/>
              <w:tab w:val="num" w:pos="567"/>
            </w:tabs>
            <w:ind w:left="567" w:hanging="279"/>
          </w:pPr>
        </w:pPrChange>
      </w:pPr>
      <w:del w:id="2643" w:author="Cristiano Cesario" w:date="2014-06-22T11:46:00Z">
        <w:r w:rsidRPr="004A0594" w:rsidDel="0095726A">
          <w:rPr>
            <w:lang w:val="pt-BR"/>
          </w:rPr>
          <w:delText xml:space="preserve">VisGi </w:delText>
        </w:r>
        <w:r w:rsidRPr="001D73A5" w:rsidDel="0095726A">
          <w:fldChar w:fldCharType="begin"/>
        </w:r>
        <w:r w:rsidRPr="004A0594" w:rsidDel="0095726A">
          <w:rPr>
            <w:lang w:val="pt-BR"/>
          </w:rPr>
          <w:delInstrText xml:space="preserve"> ADDIN ZOTERO_ITEM CSL_CITATION {"citationID":"k85430c9p","properties":{"formattedCitation":"[33]","plainCitation":"[33]"},"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delInstrText>
        </w:r>
        <w:r w:rsidRPr="001D73A5" w:rsidDel="0095726A">
          <w:fldChar w:fldCharType="separate"/>
        </w:r>
        <w:r w:rsidRPr="004A0594" w:rsidDel="0095726A">
          <w:rPr>
            <w:lang w:val="pt-BR"/>
          </w:rPr>
          <w:delText>[33]</w:delText>
        </w:r>
        <w:r w:rsidRPr="001D73A5" w:rsidDel="0095726A">
          <w:fldChar w:fldCharType="end"/>
        </w:r>
        <w:r w:rsidRPr="004A0594" w:rsidDel="0095726A">
          <w:rPr>
            <w:lang w:val="pt-BR"/>
          </w:rPr>
          <w:delText xml:space="preserve">, VRCS </w:delText>
        </w:r>
        <w:r w:rsidRPr="001D73A5" w:rsidDel="0095726A">
          <w:fldChar w:fldCharType="begin"/>
        </w:r>
        <w:r w:rsidRPr="004A0594" w:rsidDel="0095726A">
          <w:rPr>
            <w:lang w:val="pt-BR"/>
          </w:rPr>
          <w:delInstrText xml:space="preserve"> ADDIN ZOTERO_ITEM CSL_CITATION {"citationID":"130mjs9a81","properties":{"formattedCitation":"[34]","plainCitation":"[34]"},"citationItems":[{"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w:delInstrText>
        </w:r>
        <w:r w:rsidRPr="0095726A" w:rsidDel="0095726A">
          <w:rPr>
            <w:rPrChange w:id="2644" w:author="Cristiano Cesario" w:date="2014-06-22T11:46:00Z">
              <w:rPr>
                <w:lang w:val="pt-BR"/>
              </w:rPr>
            </w:rPrChange>
          </w:rPr>
          <w:delInstrText xml:space="preserve">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automatically","DOI":"10.1109/VL.1997.626577","shortTitle":"VRCS","author":[{"family":"Koike","given":"H."},{"family":"Chu","given":"Hui-Chu"}],"issued":{"date-parts":[["1997",9]]}}}],"schema":"https://github.com/citation-style-language/schema/raw/master/csl-citation.json"} </w:delInstrText>
        </w:r>
        <w:r w:rsidRPr="001D73A5" w:rsidDel="0095726A">
          <w:fldChar w:fldCharType="separate"/>
        </w:r>
        <w:r w:rsidRPr="0095726A" w:rsidDel="0095726A">
          <w:rPr>
            <w:rPrChange w:id="2645" w:author="Cristiano Cesario" w:date="2014-06-22T11:46:00Z">
              <w:rPr>
                <w:lang w:val="pt-BR"/>
              </w:rPr>
            </w:rPrChange>
          </w:rPr>
          <w:delText>[34]</w:delText>
        </w:r>
        <w:r w:rsidRPr="001D73A5" w:rsidDel="0095726A">
          <w:fldChar w:fldCharType="end"/>
        </w:r>
        <w:r w:rsidRPr="0095726A" w:rsidDel="0095726A">
          <w:rPr>
            <w:rPrChange w:id="2646" w:author="Cristiano Cesario" w:date="2014-06-22T11:46:00Z">
              <w:rPr>
                <w:lang w:val="pt-BR"/>
              </w:rPr>
            </w:rPrChange>
          </w:rPr>
          <w:delText xml:space="preserve"> and Visugit </w:delText>
        </w:r>
        <w:r w:rsidRPr="001D73A5" w:rsidDel="0095726A">
          <w:fldChar w:fldCharType="begin"/>
        </w:r>
        <w:r w:rsidRPr="0095726A" w:rsidDel="0095726A">
          <w:rPr>
            <w:rPrChange w:id="2647" w:author="Cristiano Cesario" w:date="2014-06-22T11:46:00Z">
              <w:rPr>
                <w:lang w:val="pt-BR"/>
              </w:rPr>
            </w:rPrChange>
          </w:rPr>
          <w:delInstrText xml:space="preserve"> ADDIN ZOTERO_ITEM CSL_CITATION {"citationID":"120p67qclm","properties":{"formattedCitation":"[35]","plainCitation":"[35]"},"citationItems":[{"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delInstrText>
        </w:r>
        <w:r w:rsidRPr="001D73A5" w:rsidDel="0095726A">
          <w:fldChar w:fldCharType="separate"/>
        </w:r>
        <w:r w:rsidRPr="0095726A" w:rsidDel="0095726A">
          <w:rPr>
            <w:rPrChange w:id="2648" w:author="Cristiano Cesario" w:date="2014-06-22T11:46:00Z">
              <w:rPr>
                <w:lang w:val="pt-BR"/>
              </w:rPr>
            </w:rPrChange>
          </w:rPr>
          <w:delText>[35]</w:delText>
        </w:r>
        <w:r w:rsidRPr="001D73A5" w:rsidDel="0095726A">
          <w:fldChar w:fldCharType="end"/>
        </w:r>
        <w:r w:rsidRPr="0095726A" w:rsidDel="0095726A">
          <w:rPr>
            <w:rPrChange w:id="2649" w:author="Cristiano Cesario" w:date="2014-06-22T11:46:00Z">
              <w:rPr>
                <w:lang w:val="pt-BR"/>
              </w:rPr>
            </w:rPrChange>
          </w:rPr>
          <w:delText xml:space="preserve">, </w:delText>
        </w:r>
        <w:r w:rsidR="00355DFE" w:rsidRPr="0095726A" w:rsidDel="0095726A">
          <w:rPr>
            <w:rPrChange w:id="2650" w:author="Cristiano Cesario" w:date="2014-06-22T11:46:00Z">
              <w:rPr>
                <w:lang w:val="pt-BR"/>
              </w:rPr>
            </w:rPrChange>
          </w:rPr>
          <w:delText xml:space="preserve">and GitHub’s network graph, </w:delText>
        </w:r>
        <w:r w:rsidRPr="0095726A" w:rsidDel="0095726A">
          <w:rPr>
            <w:rPrChange w:id="2651" w:author="Cristiano Cesario" w:date="2014-06-22T11:46:00Z">
              <w:rPr>
                <w:lang w:val="pt-BR"/>
              </w:rPr>
            </w:rPrChange>
          </w:rPr>
          <w:delText>which focus</w:delText>
        </w:r>
        <w:r w:rsidR="001D73A5" w:rsidRPr="0095726A" w:rsidDel="0095726A">
          <w:rPr>
            <w:rPrChange w:id="2652" w:author="Cristiano Cesario" w:date="2014-06-22T11:46:00Z">
              <w:rPr>
                <w:lang w:val="pt-BR"/>
              </w:rPr>
            </w:rPrChange>
          </w:rPr>
          <w:delText xml:space="preserve"> on the branch history</w:delText>
        </w:r>
      </w:del>
      <w:r w:rsidR="001D73A5" w:rsidRPr="0095726A">
        <w:rPr>
          <w:rPrChange w:id="2653" w:author="Cristiano Cesario" w:date="2014-06-22T11:46:00Z">
            <w:rPr>
              <w:lang w:val="pt-BR"/>
            </w:rPr>
          </w:rPrChange>
        </w:rPr>
        <w:t>.</w:t>
      </w:r>
      <w:ins w:id="2654" w:author="Cristiano Cesario" w:date="2014-06-24T20:43:00Z">
        <w:r w:rsidR="00F41E44">
          <w:t xml:space="preserve"> The latter is the focus of </w:t>
        </w:r>
        <w:proofErr w:type="spellStart"/>
        <w:r w:rsidR="00F41E44">
          <w:t>DyeVC’s</w:t>
        </w:r>
        <w:proofErr w:type="spellEnd"/>
        <w:r w:rsidR="00F41E44">
          <w:t xml:space="preserve"> Commit History visualization.</w:t>
        </w:r>
      </w:ins>
    </w:p>
    <w:commentRangeEnd w:id="2599"/>
    <w:p w14:paraId="3CD940B0" w14:textId="690CFD4C" w:rsidR="001D73A5" w:rsidRPr="002F6CC9" w:rsidRDefault="00656648" w:rsidP="001D73A5">
      <w:pPr>
        <w:pStyle w:val="Text"/>
      </w:pPr>
      <w:r>
        <w:rPr>
          <w:rStyle w:val="Refdecomentrio"/>
        </w:rPr>
        <w:commentReference w:id="2599"/>
      </w:r>
      <w:r w:rsidR="004A0594" w:rsidRPr="002F6CC9">
        <w:t xml:space="preserve">Most of these </w:t>
      </w:r>
      <w:del w:id="2655" w:author="Cristiano Cesario" w:date="2014-06-22T11:46:00Z">
        <w:r w:rsidR="00355DFE" w:rsidRPr="002F6CC9" w:rsidDel="0095726A">
          <w:delText xml:space="preserve">repository </w:delText>
        </w:r>
      </w:del>
      <w:ins w:id="2656" w:author="Cristiano Cesario" w:date="2014-06-22T11:46:00Z">
        <w:r w:rsidR="0095726A">
          <w:t>works</w:t>
        </w:r>
      </w:ins>
      <w:del w:id="2657" w:author="Cristiano Cesario" w:date="2014-06-22T11:46:00Z">
        <w:r w:rsidR="00355DFE" w:rsidRPr="002F6CC9" w:rsidDel="0095726A">
          <w:delText xml:space="preserve">linearization </w:delText>
        </w:r>
        <w:r w:rsidR="004A0594" w:rsidRPr="002F6CC9" w:rsidDel="0095726A">
          <w:delText>techniques</w:delText>
        </w:r>
      </w:del>
      <w:r w:rsidR="004A0594" w:rsidRPr="002F6CC9">
        <w:t xml:space="preserve"> were applied only to CVCSs. The only exception found</w:t>
      </w:r>
      <w:r w:rsidR="00355DFE" w:rsidRPr="002F6CC9">
        <w:t xml:space="preserve"> were </w:t>
      </w:r>
      <w:ins w:id="2658" w:author="Cristiano Cesario" w:date="2014-06-22T11:37:00Z">
        <w:r w:rsidR="00AC537F">
          <w:fldChar w:fldCharType="begin"/>
        </w:r>
      </w:ins>
      <w:ins w:id="2659" w:author="Cristiano Cesario" w:date="2014-06-24T20:23:00Z">
        <w:r w:rsidR="003A1DD3">
          <w:instrText xml:space="preserve"> ADDIN ZOTERO_ITEM CSL_CITATION {"citationID":"2d18503aa2","properties":{"formattedCitation":"[36], [38]","plainCitation":"[36], [38]"},"citationItems":[{"id":2531,"uris":["http://zotero.org/users/892576/items/B89AB8Q5"],"uri":["http://zotero.org/users/892576/items/B89AB8Q5"],"itemData":{"id":2531,"type":"paper-conference","title":"VisGi: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instrText>
        </w:r>
      </w:ins>
      <w:r w:rsidR="00AC537F">
        <w:fldChar w:fldCharType="separate"/>
      </w:r>
      <w:ins w:id="2660" w:author="Cristiano Cesario" w:date="2014-06-24T20:23:00Z">
        <w:r w:rsidR="003A1DD3" w:rsidRPr="003A1DD3">
          <w:t>[36], [38]</w:t>
        </w:r>
      </w:ins>
      <w:ins w:id="2661" w:author="Cristiano Cesario" w:date="2014-06-22T11:37:00Z">
        <w:r w:rsidR="00AC537F">
          <w:fldChar w:fldCharType="end"/>
        </w:r>
      </w:ins>
      <w:ins w:id="2662" w:author="Cristiano Cesario" w:date="2014-06-22T11:38:00Z">
        <w:r w:rsidR="00AC537F">
          <w:t xml:space="preserve"> and </w:t>
        </w:r>
      </w:ins>
      <w:del w:id="2663" w:author="Cristiano Cesario" w:date="2014-06-22T11:38:00Z">
        <w:r w:rsidR="00355DFE" w:rsidRPr="002F6CC9" w:rsidDel="00AC537F">
          <w:delText xml:space="preserve">VisGi, </w:delText>
        </w:r>
        <w:r w:rsidR="004A0594" w:rsidRPr="002F6CC9" w:rsidDel="00AC537F">
          <w:delText>Visugit</w:delText>
        </w:r>
        <w:r w:rsidR="00355DFE" w:rsidRPr="002F6CC9" w:rsidDel="00AC537F">
          <w:delText xml:space="preserve"> and </w:delText>
        </w:r>
      </w:del>
      <w:del w:id="2664" w:author="Cristiano Cesario" w:date="2014-06-22T11:46:00Z">
        <w:r w:rsidR="00355DFE" w:rsidRPr="002F6CC9" w:rsidDel="0095726A">
          <w:delText>GitHub’s network graph</w:delText>
        </w:r>
      </w:del>
      <w:ins w:id="2665" w:author="Cristiano Cesario" w:date="2014-06-22T11:46:00Z">
        <w:r w:rsidR="0095726A">
          <w:fldChar w:fldCharType="begin"/>
        </w:r>
      </w:ins>
      <w:ins w:id="2666" w:author="Cristiano Cesario" w:date="2014-06-24T20:23:00Z">
        <w:r w:rsidR="003A1DD3">
          <w:instrText xml:space="preserve"> ADDIN ZOTERO_ITEM CSL_CITATION {"citationID":"22lscnos5h","properties":{"formattedCitation":"[39]","plainCitation":"[39]"},"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ins>
      <w:r w:rsidR="0095726A">
        <w:fldChar w:fldCharType="separate"/>
      </w:r>
      <w:ins w:id="2667" w:author="Cristiano Cesario" w:date="2014-06-24T20:23:00Z">
        <w:r w:rsidR="003A1DD3" w:rsidRPr="003A1DD3">
          <w:t>[39]</w:t>
        </w:r>
      </w:ins>
      <w:ins w:id="2668" w:author="Cristiano Cesario" w:date="2014-06-22T11:46:00Z">
        <w:r w:rsidR="0095726A">
          <w:fldChar w:fldCharType="end"/>
        </w:r>
      </w:ins>
      <w:r w:rsidR="00355DFE" w:rsidRPr="002F6CC9">
        <w:t>,</w:t>
      </w:r>
      <w:r w:rsidR="004A0594" w:rsidRPr="002F6CC9">
        <w:t xml:space="preserve"> w</w:t>
      </w:r>
      <w:r w:rsidR="00355DFE" w:rsidRPr="002F6CC9">
        <w:t>hich work with Git repositories, but look only at a local repository, not showing, for example, where a given commit can be found</w:t>
      </w:r>
      <w:ins w:id="2669" w:author="Cristiano Cesario" w:date="2014-06-24T20:43:00Z">
        <w:r w:rsidR="008F44FC">
          <w:t>.</w:t>
        </w:r>
      </w:ins>
      <w:del w:id="2670" w:author="Cristiano Cesario" w:date="2014-06-24T20:43:00Z">
        <w:r w:rsidR="00355DFE" w:rsidRPr="002F6CC9" w:rsidDel="008F44FC">
          <w:delText>.</w:delText>
        </w:r>
      </w:del>
    </w:p>
    <w:p w14:paraId="36158463" w14:textId="703577EB" w:rsidR="00355DFE" w:rsidRPr="002F6CC9" w:rsidRDefault="002F6CC9" w:rsidP="001D73A5">
      <w:pPr>
        <w:pStyle w:val="Text"/>
      </w:pPr>
      <w:r w:rsidRPr="002F6CC9">
        <w:t>Regarding the topology view in DyeVC, we could not find any similar work.</w:t>
      </w:r>
    </w:p>
    <w:p w14:paraId="754D5051" w14:textId="3CE3B2B8" w:rsidR="0032111C" w:rsidRDefault="0032111C" w:rsidP="0032111C">
      <w:pPr>
        <w:pStyle w:val="Ttulo1"/>
      </w:pPr>
      <w:bookmarkStart w:id="2671" w:name="_Ref381298202"/>
      <w:r>
        <w:t>Conclusions and Future Work</w:t>
      </w:r>
      <w:bookmarkEnd w:id="2671"/>
    </w:p>
    <w:p w14:paraId="14947014" w14:textId="6D3E206E" w:rsidR="0032111C" w:rsidRPr="000A6536" w:rsidRDefault="0032111C" w:rsidP="0032111C">
      <w:pPr>
        <w:pStyle w:val="Text"/>
      </w:pPr>
      <w:r w:rsidRPr="000A6536">
        <w:t>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w:t>
      </w:r>
      <w:del w:id="2672" w:author="Cristiano Cesario" w:date="2014-06-22T11:48:00Z">
        <w:r w:rsidRPr="000A6536" w:rsidDel="0095726A">
          <w:delText xml:space="preserve"> DyeVC, </w:delText>
        </w:r>
      </w:del>
      <w:ins w:id="2673" w:author="Cristiano Cesario" w:date="2014-06-22T11:48:00Z">
        <w:r w:rsidR="0095726A">
          <w:t xml:space="preserve"> DyeVC: </w:t>
        </w:r>
      </w:ins>
      <w:r w:rsidRPr="000A6536">
        <w:t>a</w:t>
      </w:r>
      <w:ins w:id="2674" w:author="Cristiano Cesario" w:date="2014-06-22T11:47:00Z">
        <w:r w:rsidR="0095726A">
          <w:t>n</w:t>
        </w:r>
      </w:ins>
      <w:r w:rsidRPr="000A6536">
        <w:t xml:space="preserve"> </w:t>
      </w:r>
      <w:commentRangeStart w:id="2675"/>
      <w:del w:id="2676" w:author="Cristiano Cesario" w:date="2014-06-22T11:48:00Z">
        <w:r w:rsidRPr="000A6536" w:rsidDel="0095726A">
          <w:delText>t</w:delText>
        </w:r>
      </w:del>
      <w:ins w:id="2677" w:author="Cristiano Cesario" w:date="2014-06-22T11:47:00Z">
        <w:r w:rsidR="0095726A">
          <w:t>approach</w:t>
        </w:r>
      </w:ins>
      <w:del w:id="2678" w:author="Cristiano Cesario" w:date="2014-06-22T11:48:00Z">
        <w:r w:rsidRPr="000A6536" w:rsidDel="0095726A">
          <w:delText>ool</w:delText>
        </w:r>
      </w:del>
      <w:r w:rsidRPr="000A6536">
        <w:t xml:space="preserve"> </w:t>
      </w:r>
      <w:commentRangeEnd w:id="2675"/>
      <w:r w:rsidR="000B5E59">
        <w:rPr>
          <w:rStyle w:val="Refdecomentrio"/>
        </w:rPr>
        <w:commentReference w:id="2675"/>
      </w:r>
      <w:r w:rsidRPr="000A6536">
        <w:t>that identifies the status of a repository in contrast with its p</w:t>
      </w:r>
      <w:ins w:id="2679" w:author="Cristiano Cesario" w:date="2014-06-27T14:59:00Z">
        <w:r w:rsidR="004967F4">
          <w:t>ee</w:t>
        </w:r>
      </w:ins>
      <w:del w:id="2680" w:author="Cristiano Cesario" w:date="2014-06-27T14:59:00Z">
        <w:r w:rsidRPr="000A6536" w:rsidDel="004967F4">
          <w:delText>artne</w:delText>
        </w:r>
      </w:del>
      <w:r w:rsidRPr="000A6536">
        <w:t>rs, which are dynamical</w:t>
      </w:r>
      <w:r w:rsidR="002F6CC9" w:rsidRPr="000A6536">
        <w:t>ly found in an unobtrusive way.</w:t>
      </w:r>
    </w:p>
    <w:p w14:paraId="7ADC6D01" w14:textId="6484318B" w:rsidR="002F6CC9" w:rsidRPr="000A6536" w:rsidRDefault="002F6CC9" w:rsidP="0032111C">
      <w:pPr>
        <w:pStyle w:val="Text"/>
      </w:pPr>
      <w:r w:rsidRPr="000A6536">
        <w:lastRenderedPageBreak/>
        <w:t xml:space="preserve">DyeVC allows one to have different views of a repository. The response time and scalability of each </w:t>
      </w:r>
      <w:r w:rsidR="00E3771A">
        <w:t xml:space="preserve">view </w:t>
      </w:r>
      <w:r w:rsidRPr="000A6536">
        <w:t>varies according to the information granularity</w:t>
      </w:r>
      <w:r w:rsidR="008050FF">
        <w:t>: the</w:t>
      </w:r>
      <w:r w:rsidRPr="000A6536">
        <w:t xml:space="preserve"> </w:t>
      </w:r>
      <w:commentRangeStart w:id="2681"/>
      <w:r w:rsidR="00E3771A">
        <w:t>finer</w:t>
      </w:r>
      <w:r w:rsidR="00E3771A" w:rsidRPr="000A6536">
        <w:t xml:space="preserve"> </w:t>
      </w:r>
      <w:r w:rsidR="008050FF">
        <w:t xml:space="preserve">the </w:t>
      </w:r>
      <w:r w:rsidRPr="000A6536">
        <w:t>granularity</w:t>
      </w:r>
      <w:r w:rsidR="008050FF">
        <w:t>,</w:t>
      </w:r>
      <w:r w:rsidRPr="000A6536">
        <w:t xml:space="preserve"> </w:t>
      </w:r>
      <w:commentRangeEnd w:id="2681"/>
      <w:r w:rsidR="00E3771A">
        <w:rPr>
          <w:rStyle w:val="Refdecomentrio"/>
        </w:rPr>
        <w:commentReference w:id="2681"/>
      </w:r>
      <w:r w:rsidR="008050FF">
        <w:t>the</w:t>
      </w:r>
      <w:r w:rsidR="008050FF" w:rsidRPr="000A6536">
        <w:t xml:space="preserve"> </w:t>
      </w:r>
      <w:r w:rsidRPr="000A6536">
        <w:t xml:space="preserve">lower </w:t>
      </w:r>
      <w:r w:rsidR="008050FF">
        <w:t xml:space="preserve">the </w:t>
      </w:r>
      <w:r w:rsidRPr="000A6536">
        <w:t>performance.</w:t>
      </w:r>
    </w:p>
    <w:p w14:paraId="29642C75" w14:textId="508A8D7C" w:rsidR="0032111C" w:rsidRPr="00A813C7" w:rsidRDefault="0032111C" w:rsidP="0032111C">
      <w:pPr>
        <w:pStyle w:val="Text"/>
      </w:pPr>
      <w:r w:rsidRPr="000A6536">
        <w:t xml:space="preserve">A number of </w:t>
      </w:r>
      <w:r w:rsidR="00F959AA">
        <w:t xml:space="preserve">future </w:t>
      </w:r>
      <w:r w:rsidRPr="000A6536">
        <w:t>research arise</w:t>
      </w:r>
      <w:r w:rsidR="00F959AA">
        <w:t>s</w:t>
      </w:r>
      <w:r w:rsidRPr="000A6536">
        <w:t xml:space="preserve"> from this approach. </w:t>
      </w:r>
      <w:r w:rsidR="002F6CC9" w:rsidRPr="000A6536">
        <w:t>Different visualizations can be developed to show the commit history, compacting it, for example</w:t>
      </w:r>
      <w:commentRangeStart w:id="2682"/>
      <w:r w:rsidR="002F6CC9" w:rsidRPr="000A6536">
        <w:t xml:space="preserve">, by </w:t>
      </w:r>
      <w:ins w:id="2683" w:author="Cristiano Cesario" w:date="2014-06-24T20:49:00Z">
        <w:r w:rsidR="004C1305">
          <w:t xml:space="preserve">automatically </w:t>
        </w:r>
      </w:ins>
      <w:r w:rsidR="002F6CC9" w:rsidRPr="000A6536">
        <w:t>collapsing contiguous nodes that represent commits with the same level of accessibility</w:t>
      </w:r>
      <w:commentRangeEnd w:id="2682"/>
      <w:r w:rsidR="00F959AA">
        <w:rPr>
          <w:rStyle w:val="Refdecomentrio"/>
        </w:rPr>
        <w:commentReference w:id="2682"/>
      </w:r>
      <w:r w:rsidRPr="000A6536">
        <w:t>. The ability to attach new layouts and filters allows the development of new visualizations, in order to present different metrics and views of the repository</w:t>
      </w:r>
      <w:r w:rsidR="008C4D48">
        <w:t>. These views may help answering the following questions:</w:t>
      </w:r>
      <w:r w:rsidRPr="000A6536">
        <w:t xml:space="preserve"> which repositories or which people changed a specific artifact or group of artifacts</w:t>
      </w:r>
      <w:r w:rsidR="008C4D48">
        <w:t>?</w:t>
      </w:r>
      <w:r w:rsidRPr="000A6536">
        <w:t xml:space="preserve"> </w:t>
      </w:r>
      <w:r w:rsidR="008C4D48">
        <w:t>W</w:t>
      </w:r>
      <w:r w:rsidR="008C4D48" w:rsidRPr="000A6536">
        <w:t xml:space="preserve">hich </w:t>
      </w:r>
      <w:r w:rsidRPr="000A6536">
        <w:t xml:space="preserve">commits introduced </w:t>
      </w:r>
      <w:r w:rsidR="000A6536" w:rsidRPr="000A6536">
        <w:t>a higher</w:t>
      </w:r>
      <w:r w:rsidR="00A813C7">
        <w:t xml:space="preserve"> amount of changes in the code</w:t>
      </w:r>
      <w:r w:rsidR="008C4D48">
        <w:t>?</w:t>
      </w:r>
      <w:r w:rsidR="00A813C7">
        <w:t xml:space="preserve"> DyeVC could also </w:t>
      </w:r>
      <w:r w:rsidR="008C4D48">
        <w:t xml:space="preserve">work together </w:t>
      </w:r>
      <w:r w:rsidR="00A813C7">
        <w:t xml:space="preserve">with tools that </w:t>
      </w:r>
      <w:r w:rsidR="008C4D48">
        <w:t xml:space="preserve">provide </w:t>
      </w:r>
      <w:r w:rsidR="00A813C7">
        <w:t>awareness of existing and possible conflicts among</w:t>
      </w:r>
      <w:r w:rsidR="008C4D48">
        <w:t>st</w:t>
      </w:r>
      <w:r w:rsidR="00A813C7">
        <w:t xml:space="preserve"> work being made concurrently.</w:t>
      </w:r>
    </w:p>
    <w:p w14:paraId="20716BEF" w14:textId="77777777" w:rsidR="00E97402" w:rsidRDefault="00E97402">
      <w:pPr>
        <w:pStyle w:val="ReferenceHead"/>
      </w:pPr>
      <w:r>
        <w:t>References</w:t>
      </w:r>
    </w:p>
    <w:p w14:paraId="51FEE176" w14:textId="77777777" w:rsidR="005C05E4" w:rsidRDefault="0032111C" w:rsidP="005C05E4">
      <w:pPr>
        <w:pStyle w:val="Bibliografia"/>
        <w:jc w:val="both"/>
        <w:rPr>
          <w:ins w:id="2684" w:author="Cristiano Cesario" w:date="2014-06-29T15:21:00Z"/>
        </w:rPr>
        <w:pPrChange w:id="2685" w:author="Cristiano Cesario" w:date="2014-06-29T15:21:00Z">
          <w:pPr>
            <w:widowControl w:val="0"/>
            <w:autoSpaceDE w:val="0"/>
            <w:autoSpaceDN w:val="0"/>
            <w:adjustRightInd w:val="0"/>
          </w:pPr>
        </w:pPrChange>
      </w:pPr>
      <w:r>
        <w:fldChar w:fldCharType="begin"/>
      </w:r>
      <w:ins w:id="2686" w:author="Cristiano Cesario" w:date="2014-06-26T17:50:00Z">
        <w:r w:rsidR="000D6266">
          <w:instrText xml:space="preserve"> ADDIN ZOTERO_BIBL {"custom":[]} CSL_BIBLIOGRAPHY </w:instrText>
        </w:r>
      </w:ins>
      <w:del w:id="2687" w:author="Cristiano Cesario" w:date="2014-06-22T09:05:00Z">
        <w:r w:rsidR="00702AAC" w:rsidDel="00A24CED">
          <w:delInstrText xml:space="preserve"> ADDIN ZOTERO_BIBL {"custom":[]} CSL_BIBLIOGRAPHY </w:delInstrText>
        </w:r>
      </w:del>
      <w:r>
        <w:fldChar w:fldCharType="separate"/>
      </w:r>
      <w:ins w:id="2688" w:author="Cristiano Cesario" w:date="2014-06-29T15:21:00Z">
        <w:r w:rsidR="005C05E4">
          <w:t>[1]</w:t>
        </w:r>
        <w:r w:rsidR="005C05E4">
          <w:tab/>
          <w:t xml:space="preserve">M. J. </w:t>
        </w:r>
        <w:proofErr w:type="spellStart"/>
        <w:r w:rsidR="005C05E4">
          <w:t>Rochkind</w:t>
        </w:r>
        <w:proofErr w:type="spellEnd"/>
        <w:r w:rsidR="005C05E4">
          <w:t xml:space="preserve">, “The source code control system,” </w:t>
        </w:r>
        <w:r w:rsidR="005C05E4">
          <w:rPr>
            <w:i/>
            <w:iCs/>
          </w:rPr>
          <w:t xml:space="preserve">IEEE Trans. </w:t>
        </w:r>
        <w:proofErr w:type="spellStart"/>
        <w:r w:rsidR="005C05E4">
          <w:rPr>
            <w:i/>
            <w:iCs/>
          </w:rPr>
          <w:t>Softw</w:t>
        </w:r>
        <w:proofErr w:type="spellEnd"/>
        <w:r w:rsidR="005C05E4">
          <w:rPr>
            <w:i/>
            <w:iCs/>
          </w:rPr>
          <w:t>. Eng. TSE</w:t>
        </w:r>
        <w:r w:rsidR="005C05E4">
          <w:t>, vol. 1, no. 4, pp. 364–470, Dec. 1975.</w:t>
        </w:r>
      </w:ins>
    </w:p>
    <w:p w14:paraId="3A1C5F42" w14:textId="77777777" w:rsidR="005C05E4" w:rsidRDefault="005C05E4" w:rsidP="005C05E4">
      <w:pPr>
        <w:pStyle w:val="Bibliografia"/>
        <w:jc w:val="both"/>
        <w:rPr>
          <w:ins w:id="2689" w:author="Cristiano Cesario" w:date="2014-06-29T15:21:00Z"/>
        </w:rPr>
        <w:pPrChange w:id="2690" w:author="Cristiano Cesario" w:date="2014-06-29T15:21:00Z">
          <w:pPr>
            <w:widowControl w:val="0"/>
            <w:autoSpaceDE w:val="0"/>
            <w:autoSpaceDN w:val="0"/>
            <w:adjustRightInd w:val="0"/>
          </w:pPr>
        </w:pPrChange>
      </w:pPr>
      <w:ins w:id="2691" w:author="Cristiano Cesario" w:date="2014-06-29T15:21:00Z">
        <w:r>
          <w:t>[2]</w:t>
        </w:r>
        <w:r>
          <w:tab/>
          <w:t xml:space="preserve">J. </w:t>
        </w:r>
        <w:proofErr w:type="spellStart"/>
        <w:r>
          <w:t>Estublier</w:t>
        </w:r>
        <w:proofErr w:type="spellEnd"/>
        <w:r>
          <w:t xml:space="preserve">, “Software configuration management: a roadmap,” in </w:t>
        </w:r>
        <w:r>
          <w:rPr>
            <w:i/>
            <w:iCs/>
          </w:rPr>
          <w:t>Proceedings of the Conference on The Future of Software Engineering</w:t>
        </w:r>
        <w:r>
          <w:t>, New York, NY, USA, 2000, pp. 279–289.</w:t>
        </w:r>
      </w:ins>
    </w:p>
    <w:p w14:paraId="6D7F3653" w14:textId="77777777" w:rsidR="005C05E4" w:rsidRDefault="005C05E4" w:rsidP="005C05E4">
      <w:pPr>
        <w:pStyle w:val="Bibliografia"/>
        <w:jc w:val="both"/>
        <w:rPr>
          <w:ins w:id="2692" w:author="Cristiano Cesario" w:date="2014-06-29T15:21:00Z"/>
        </w:rPr>
        <w:pPrChange w:id="2693" w:author="Cristiano Cesario" w:date="2014-06-29T15:21:00Z">
          <w:pPr>
            <w:widowControl w:val="0"/>
            <w:autoSpaceDE w:val="0"/>
            <w:autoSpaceDN w:val="0"/>
            <w:adjustRightInd w:val="0"/>
          </w:pPr>
        </w:pPrChange>
      </w:pPr>
      <w:ins w:id="2694" w:author="Cristiano Cesario" w:date="2014-06-29T15:21:00Z">
        <w:r>
          <w:t>[3]</w:t>
        </w:r>
        <w:r>
          <w:tab/>
          <w:t xml:space="preserve">W. </w:t>
        </w:r>
        <w:proofErr w:type="spellStart"/>
        <w:r>
          <w:t>Tichy</w:t>
        </w:r>
        <w:proofErr w:type="spellEnd"/>
        <w:r>
          <w:t xml:space="preserve">, “RCS: A system for version control,” </w:t>
        </w:r>
        <w:proofErr w:type="spellStart"/>
        <w:r>
          <w:rPr>
            <w:i/>
            <w:iCs/>
          </w:rPr>
          <w:t>Softw</w:t>
        </w:r>
        <w:proofErr w:type="spellEnd"/>
        <w:r>
          <w:rPr>
            <w:i/>
            <w:iCs/>
          </w:rPr>
          <w:t xml:space="preserve">. - </w:t>
        </w:r>
        <w:proofErr w:type="spellStart"/>
        <w:r>
          <w:rPr>
            <w:i/>
            <w:iCs/>
          </w:rPr>
          <w:t>Pract</w:t>
        </w:r>
        <w:proofErr w:type="spellEnd"/>
        <w:r>
          <w:rPr>
            <w:i/>
            <w:iCs/>
          </w:rPr>
          <w:t>. Exp.</w:t>
        </w:r>
        <w:r>
          <w:t>, vol. 15, no. 7, pp. 637–654, 1985.</w:t>
        </w:r>
      </w:ins>
    </w:p>
    <w:p w14:paraId="4453F5B4" w14:textId="77777777" w:rsidR="005C05E4" w:rsidRDefault="005C05E4" w:rsidP="005C05E4">
      <w:pPr>
        <w:pStyle w:val="Bibliografia"/>
        <w:jc w:val="both"/>
        <w:rPr>
          <w:ins w:id="2695" w:author="Cristiano Cesario" w:date="2014-06-29T15:21:00Z"/>
        </w:rPr>
        <w:pPrChange w:id="2696" w:author="Cristiano Cesario" w:date="2014-06-29T15:21:00Z">
          <w:pPr>
            <w:widowControl w:val="0"/>
            <w:autoSpaceDE w:val="0"/>
            <w:autoSpaceDN w:val="0"/>
            <w:adjustRightInd w:val="0"/>
          </w:pPr>
        </w:pPrChange>
      </w:pPr>
      <w:ins w:id="2697" w:author="Cristiano Cesario" w:date="2014-06-29T15:21:00Z">
        <w:r>
          <w:t>[4]</w:t>
        </w:r>
        <w:r>
          <w:tab/>
          <w:t xml:space="preserve">P. </w:t>
        </w:r>
        <w:proofErr w:type="spellStart"/>
        <w:r>
          <w:t>Cederqvist</w:t>
        </w:r>
        <w:proofErr w:type="spellEnd"/>
        <w:r>
          <w:t xml:space="preserve">, </w:t>
        </w:r>
        <w:r>
          <w:rPr>
            <w:i/>
            <w:iCs/>
          </w:rPr>
          <w:t>Version Management with CVS</w:t>
        </w:r>
        <w:r>
          <w:t>. Free Software Foundation, 2005.</w:t>
        </w:r>
      </w:ins>
    </w:p>
    <w:p w14:paraId="6405D56D" w14:textId="77777777" w:rsidR="005C05E4" w:rsidRDefault="005C05E4" w:rsidP="005C05E4">
      <w:pPr>
        <w:pStyle w:val="Bibliografia"/>
        <w:jc w:val="both"/>
        <w:rPr>
          <w:ins w:id="2698" w:author="Cristiano Cesario" w:date="2014-06-29T15:21:00Z"/>
        </w:rPr>
        <w:pPrChange w:id="2699" w:author="Cristiano Cesario" w:date="2014-06-29T15:21:00Z">
          <w:pPr>
            <w:widowControl w:val="0"/>
            <w:autoSpaceDE w:val="0"/>
            <w:autoSpaceDN w:val="0"/>
            <w:adjustRightInd w:val="0"/>
          </w:pPr>
        </w:pPrChange>
      </w:pPr>
      <w:ins w:id="2700" w:author="Cristiano Cesario" w:date="2014-06-29T15:21:00Z">
        <w:r>
          <w:t>[5]</w:t>
        </w:r>
        <w:r>
          <w:tab/>
          <w:t>B. Collins-</w:t>
        </w:r>
        <w:proofErr w:type="spellStart"/>
        <w:r>
          <w:t>Sussman</w:t>
        </w:r>
        <w:proofErr w:type="spellEnd"/>
        <w:r>
          <w:t xml:space="preserve">, B. W. Fitzpatrick, and C. M. </w:t>
        </w:r>
        <w:proofErr w:type="spellStart"/>
        <w:r>
          <w:t>Pilato</w:t>
        </w:r>
        <w:proofErr w:type="spellEnd"/>
        <w:r>
          <w:t xml:space="preserve">, </w:t>
        </w:r>
        <w:r>
          <w:rPr>
            <w:i/>
            <w:iCs/>
          </w:rPr>
          <w:t>Version Control with Subversion</w:t>
        </w:r>
        <w:r>
          <w:t>. Stanford, CA, USA, 2011.</w:t>
        </w:r>
      </w:ins>
    </w:p>
    <w:p w14:paraId="4ED9AB09" w14:textId="77777777" w:rsidR="005C05E4" w:rsidRDefault="005C05E4" w:rsidP="005C05E4">
      <w:pPr>
        <w:pStyle w:val="Bibliografia"/>
        <w:jc w:val="both"/>
        <w:rPr>
          <w:ins w:id="2701" w:author="Cristiano Cesario" w:date="2014-06-29T15:21:00Z"/>
        </w:rPr>
        <w:pPrChange w:id="2702" w:author="Cristiano Cesario" w:date="2014-06-29T15:21:00Z">
          <w:pPr>
            <w:widowControl w:val="0"/>
            <w:autoSpaceDE w:val="0"/>
            <w:autoSpaceDN w:val="0"/>
            <w:adjustRightInd w:val="0"/>
          </w:pPr>
        </w:pPrChange>
      </w:pPr>
      <w:ins w:id="2703" w:author="Cristiano Cesario" w:date="2014-06-29T15:21:00Z">
        <w:r>
          <w:t>[6]</w:t>
        </w:r>
        <w:r>
          <w:tab/>
          <w:t xml:space="preserve">S. Chacon, </w:t>
        </w:r>
        <w:r>
          <w:rPr>
            <w:i/>
            <w:iCs/>
          </w:rPr>
          <w:t>Pro Git</w:t>
        </w:r>
        <w:r>
          <w:t xml:space="preserve">, 1st ed. Berkeley, CA, USA: </w:t>
        </w:r>
        <w:proofErr w:type="spellStart"/>
        <w:r>
          <w:t>Apress</w:t>
        </w:r>
        <w:proofErr w:type="spellEnd"/>
        <w:r>
          <w:t>, 2009.</w:t>
        </w:r>
      </w:ins>
    </w:p>
    <w:p w14:paraId="0F835C74" w14:textId="77777777" w:rsidR="005C05E4" w:rsidRDefault="005C05E4" w:rsidP="005C05E4">
      <w:pPr>
        <w:pStyle w:val="Bibliografia"/>
        <w:jc w:val="both"/>
        <w:rPr>
          <w:ins w:id="2704" w:author="Cristiano Cesario" w:date="2014-06-29T15:21:00Z"/>
        </w:rPr>
        <w:pPrChange w:id="2705" w:author="Cristiano Cesario" w:date="2014-06-29T15:21:00Z">
          <w:pPr>
            <w:widowControl w:val="0"/>
            <w:autoSpaceDE w:val="0"/>
            <w:autoSpaceDN w:val="0"/>
            <w:adjustRightInd w:val="0"/>
          </w:pPr>
        </w:pPrChange>
      </w:pPr>
      <w:ins w:id="2706" w:author="Cristiano Cesario" w:date="2014-06-29T15:21:00Z">
        <w:r>
          <w:t>[7]</w:t>
        </w:r>
        <w:r>
          <w:tab/>
          <w:t xml:space="preserve">B. O’Sullivan, </w:t>
        </w:r>
        <w:r>
          <w:rPr>
            <w:i/>
            <w:iCs/>
          </w:rPr>
          <w:t>Mercurial: The Definitive Guide</w:t>
        </w:r>
        <w:r>
          <w:t>, 1st ed. O’Reilly Media, 2009.</w:t>
        </w:r>
      </w:ins>
    </w:p>
    <w:p w14:paraId="3D7E7BFF" w14:textId="77777777" w:rsidR="005C05E4" w:rsidRDefault="005C05E4" w:rsidP="005C05E4">
      <w:pPr>
        <w:pStyle w:val="Bibliografia"/>
        <w:jc w:val="both"/>
        <w:rPr>
          <w:ins w:id="2707" w:author="Cristiano Cesario" w:date="2014-06-29T15:21:00Z"/>
        </w:rPr>
        <w:pPrChange w:id="2708" w:author="Cristiano Cesario" w:date="2014-06-29T15:21:00Z">
          <w:pPr>
            <w:widowControl w:val="0"/>
            <w:autoSpaceDE w:val="0"/>
            <w:autoSpaceDN w:val="0"/>
            <w:adjustRightInd w:val="0"/>
          </w:pPr>
        </w:pPrChange>
      </w:pPr>
      <w:ins w:id="2709" w:author="Cristiano Cesario" w:date="2014-06-29T15:21:00Z">
        <w:r>
          <w:t>[8]</w:t>
        </w:r>
        <w:r>
          <w:tab/>
          <w:t>Eclipse Foundation, “The Open Source Developer Report - 2013 Eclipse Community Survey,” San Francisco, CA, USA, Jun. 2013.</w:t>
        </w:r>
      </w:ins>
    </w:p>
    <w:p w14:paraId="3867C5C5" w14:textId="77777777" w:rsidR="005C05E4" w:rsidRDefault="005C05E4" w:rsidP="005C05E4">
      <w:pPr>
        <w:pStyle w:val="Bibliografia"/>
        <w:jc w:val="both"/>
        <w:rPr>
          <w:ins w:id="2710" w:author="Cristiano Cesario" w:date="2014-06-29T15:21:00Z"/>
        </w:rPr>
        <w:pPrChange w:id="2711" w:author="Cristiano Cesario" w:date="2014-06-29T15:21:00Z">
          <w:pPr>
            <w:widowControl w:val="0"/>
            <w:autoSpaceDE w:val="0"/>
            <w:autoSpaceDN w:val="0"/>
            <w:adjustRightInd w:val="0"/>
          </w:pPr>
        </w:pPrChange>
      </w:pPr>
      <w:ins w:id="2712" w:author="Cristiano Cesario" w:date="2014-06-29T15:21:00Z">
        <w:r>
          <w:t>[9]</w:t>
        </w:r>
        <w:r>
          <w:tab/>
          <w:t xml:space="preserve">C. </w:t>
        </w:r>
        <w:proofErr w:type="spellStart"/>
        <w:r>
          <w:t>Walrad</w:t>
        </w:r>
        <w:proofErr w:type="spellEnd"/>
        <w:r>
          <w:t xml:space="preserve"> and D. Strom, “The importance of branching models in SCM,” </w:t>
        </w:r>
        <w:r>
          <w:rPr>
            <w:i/>
            <w:iCs/>
          </w:rPr>
          <w:t>Computer</w:t>
        </w:r>
        <w:r>
          <w:t>, vol. 35, no. 9, pp. 31 – 38, Sep. 2002.</w:t>
        </w:r>
      </w:ins>
    </w:p>
    <w:p w14:paraId="001AF222" w14:textId="77777777" w:rsidR="005C05E4" w:rsidRDefault="005C05E4" w:rsidP="005C05E4">
      <w:pPr>
        <w:pStyle w:val="Bibliografia"/>
        <w:jc w:val="both"/>
        <w:rPr>
          <w:ins w:id="2713" w:author="Cristiano Cesario" w:date="2014-06-29T15:21:00Z"/>
        </w:rPr>
        <w:pPrChange w:id="2714" w:author="Cristiano Cesario" w:date="2014-06-29T15:21:00Z">
          <w:pPr>
            <w:widowControl w:val="0"/>
            <w:autoSpaceDE w:val="0"/>
            <w:autoSpaceDN w:val="0"/>
            <w:adjustRightInd w:val="0"/>
          </w:pPr>
        </w:pPrChange>
      </w:pPr>
      <w:ins w:id="2715" w:author="Cristiano Cesario" w:date="2014-06-29T15:21:00Z">
        <w:r>
          <w:t>[10]</w:t>
        </w:r>
        <w:r>
          <w:tab/>
          <w:t xml:space="preserve">B. O’Sullivan, “Making sense of revision-control systems,” </w:t>
        </w:r>
        <w:proofErr w:type="spellStart"/>
        <w:r>
          <w:rPr>
            <w:i/>
            <w:iCs/>
          </w:rPr>
          <w:t>Commun</w:t>
        </w:r>
        <w:proofErr w:type="spellEnd"/>
        <w:r>
          <w:rPr>
            <w:i/>
            <w:iCs/>
          </w:rPr>
          <w:t>. ACM</w:t>
        </w:r>
        <w:r>
          <w:t>, vol. 52, no. 9, pp. 56–62, Sep. 2009.</w:t>
        </w:r>
      </w:ins>
    </w:p>
    <w:p w14:paraId="24C7B47B" w14:textId="77777777" w:rsidR="005C05E4" w:rsidRDefault="005C05E4" w:rsidP="005C05E4">
      <w:pPr>
        <w:pStyle w:val="Bibliografia"/>
        <w:jc w:val="both"/>
        <w:rPr>
          <w:ins w:id="2716" w:author="Cristiano Cesario" w:date="2014-06-29T15:21:00Z"/>
        </w:rPr>
        <w:pPrChange w:id="2717" w:author="Cristiano Cesario" w:date="2014-06-29T15:21:00Z">
          <w:pPr>
            <w:widowControl w:val="0"/>
            <w:autoSpaceDE w:val="0"/>
            <w:autoSpaceDN w:val="0"/>
            <w:adjustRightInd w:val="0"/>
          </w:pPr>
        </w:pPrChange>
      </w:pPr>
      <w:ins w:id="2718" w:author="Cristiano Cesario" w:date="2014-06-29T15:21:00Z">
        <w:r>
          <w:t>[11]</w:t>
        </w:r>
        <w:r>
          <w:tab/>
          <w:t xml:space="preserve">D.-C. </w:t>
        </w:r>
        <w:proofErr w:type="spellStart"/>
        <w:r>
          <w:t>Gumm</w:t>
        </w:r>
        <w:proofErr w:type="spellEnd"/>
        <w:r>
          <w:t xml:space="preserve">, “Distribution Dimensions in Software Development Projects: A Taxonomy,” </w:t>
        </w:r>
        <w:r>
          <w:rPr>
            <w:i/>
            <w:iCs/>
          </w:rPr>
          <w:t xml:space="preserve">IEEE </w:t>
        </w:r>
        <w:proofErr w:type="spellStart"/>
        <w:r>
          <w:rPr>
            <w:i/>
            <w:iCs/>
          </w:rPr>
          <w:t>Softw</w:t>
        </w:r>
        <w:proofErr w:type="spellEnd"/>
        <w:r>
          <w:rPr>
            <w:i/>
            <w:iCs/>
          </w:rPr>
          <w:t>.</w:t>
        </w:r>
        <w:r>
          <w:t>, vol. 23, no. 5, pp. 45–51, Sep. 2006.</w:t>
        </w:r>
      </w:ins>
    </w:p>
    <w:p w14:paraId="1C639A05" w14:textId="77777777" w:rsidR="005C05E4" w:rsidRDefault="005C05E4" w:rsidP="005C05E4">
      <w:pPr>
        <w:pStyle w:val="Bibliografia"/>
        <w:jc w:val="both"/>
        <w:rPr>
          <w:ins w:id="2719" w:author="Cristiano Cesario" w:date="2014-06-29T15:21:00Z"/>
        </w:rPr>
        <w:pPrChange w:id="2720" w:author="Cristiano Cesario" w:date="2014-06-29T15:21:00Z">
          <w:pPr>
            <w:widowControl w:val="0"/>
            <w:autoSpaceDE w:val="0"/>
            <w:autoSpaceDN w:val="0"/>
            <w:adjustRightInd w:val="0"/>
          </w:pPr>
        </w:pPrChange>
      </w:pPr>
      <w:ins w:id="2721" w:author="Cristiano Cesario" w:date="2014-06-29T15:21:00Z">
        <w:r>
          <w:t>[12]</w:t>
        </w:r>
        <w:r>
          <w:tab/>
          <w:t xml:space="preserve">R. D. </w:t>
        </w:r>
        <w:proofErr w:type="spellStart"/>
        <w:r>
          <w:t>Battin</w:t>
        </w:r>
        <w:proofErr w:type="spellEnd"/>
        <w:r>
          <w:t xml:space="preserve">, R. Crocker, J. </w:t>
        </w:r>
        <w:proofErr w:type="spellStart"/>
        <w:r>
          <w:t>Kreidler</w:t>
        </w:r>
        <w:proofErr w:type="spellEnd"/>
        <w:r>
          <w:t xml:space="preserve">, and K. Subramanian, “Leveraging resources in global software development,” </w:t>
        </w:r>
        <w:r>
          <w:rPr>
            <w:i/>
            <w:iCs/>
          </w:rPr>
          <w:t xml:space="preserve">IEEE </w:t>
        </w:r>
        <w:proofErr w:type="spellStart"/>
        <w:r>
          <w:rPr>
            <w:i/>
            <w:iCs/>
          </w:rPr>
          <w:t>Softw</w:t>
        </w:r>
        <w:proofErr w:type="spellEnd"/>
        <w:r>
          <w:rPr>
            <w:i/>
            <w:iCs/>
          </w:rPr>
          <w:t>.</w:t>
        </w:r>
        <w:r>
          <w:t>, vol. 18, no. 2, pp. 70–77, Mar. 2001.</w:t>
        </w:r>
      </w:ins>
    </w:p>
    <w:p w14:paraId="341870AF" w14:textId="77777777" w:rsidR="005C05E4" w:rsidRDefault="005C05E4" w:rsidP="005C05E4">
      <w:pPr>
        <w:pStyle w:val="Bibliografia"/>
        <w:jc w:val="both"/>
        <w:rPr>
          <w:ins w:id="2722" w:author="Cristiano Cesario" w:date="2014-06-29T15:21:00Z"/>
        </w:rPr>
        <w:pPrChange w:id="2723" w:author="Cristiano Cesario" w:date="2014-06-29T15:21:00Z">
          <w:pPr>
            <w:widowControl w:val="0"/>
            <w:autoSpaceDE w:val="0"/>
            <w:autoSpaceDN w:val="0"/>
            <w:adjustRightInd w:val="0"/>
          </w:pPr>
        </w:pPrChange>
      </w:pPr>
      <w:ins w:id="2724" w:author="Cristiano Cesario" w:date="2014-06-29T15:21:00Z">
        <w:r>
          <w:t>[13]</w:t>
        </w:r>
        <w:r>
          <w:tab/>
          <w:t xml:space="preserve">D. E. Perry, H. P. </w:t>
        </w:r>
        <w:proofErr w:type="spellStart"/>
        <w:r>
          <w:t>Siy</w:t>
        </w:r>
        <w:proofErr w:type="spellEnd"/>
        <w:r>
          <w:t xml:space="preserve">, and L. G. </w:t>
        </w:r>
        <w:proofErr w:type="spellStart"/>
        <w:r>
          <w:t>Votta</w:t>
        </w:r>
        <w:proofErr w:type="spellEnd"/>
        <w:r>
          <w:t xml:space="preserve">, “Parallel changes in large scale software development: an observational case study,” in </w:t>
        </w:r>
        <w:r>
          <w:rPr>
            <w:i/>
            <w:iCs/>
          </w:rPr>
          <w:t>Proceedings of the 20th International Conference on Software engineering</w:t>
        </w:r>
        <w:r>
          <w:t>, Washington, DC, USA, 1998, pp. 251–260.</w:t>
        </w:r>
      </w:ins>
    </w:p>
    <w:p w14:paraId="28A7AC43" w14:textId="77777777" w:rsidR="005C05E4" w:rsidRDefault="005C05E4" w:rsidP="005C05E4">
      <w:pPr>
        <w:pStyle w:val="Bibliografia"/>
        <w:jc w:val="both"/>
        <w:rPr>
          <w:ins w:id="2725" w:author="Cristiano Cesario" w:date="2014-06-29T15:21:00Z"/>
        </w:rPr>
        <w:pPrChange w:id="2726" w:author="Cristiano Cesario" w:date="2014-06-29T15:21:00Z">
          <w:pPr>
            <w:widowControl w:val="0"/>
            <w:autoSpaceDE w:val="0"/>
            <w:autoSpaceDN w:val="0"/>
            <w:adjustRightInd w:val="0"/>
          </w:pPr>
        </w:pPrChange>
      </w:pPr>
      <w:ins w:id="2727" w:author="Cristiano Cesario" w:date="2014-06-29T15:21:00Z">
        <w:r>
          <w:t>[14]</w:t>
        </w:r>
        <w:r>
          <w:tab/>
          <w:t xml:space="preserve">I. A. da Silva, P. H. Chen, C. Van der </w:t>
        </w:r>
        <w:proofErr w:type="spellStart"/>
        <w:r>
          <w:t>Westhuizen</w:t>
        </w:r>
        <w:proofErr w:type="spellEnd"/>
        <w:r>
          <w:t xml:space="preserve">, R. M. Ripley, and A. van der </w:t>
        </w:r>
        <w:proofErr w:type="spellStart"/>
        <w:r>
          <w:t>Hoek</w:t>
        </w:r>
        <w:proofErr w:type="spellEnd"/>
        <w:r>
          <w:t xml:space="preserve">, “Lighthouse: coordination through emerging design,” in </w:t>
        </w:r>
        <w:r>
          <w:rPr>
            <w:i/>
            <w:iCs/>
          </w:rPr>
          <w:t xml:space="preserve">Proceedings of the 2006 OOPSLA workshop on eclipse </w:t>
        </w:r>
        <w:r>
          <w:rPr>
            <w:i/>
            <w:iCs/>
          </w:rPr>
          <w:lastRenderedPageBreak/>
          <w:t xml:space="preserve">technology </w:t>
        </w:r>
        <w:proofErr w:type="spellStart"/>
        <w:r>
          <w:rPr>
            <w:i/>
            <w:iCs/>
          </w:rPr>
          <w:t>eXchange</w:t>
        </w:r>
        <w:proofErr w:type="spellEnd"/>
        <w:r>
          <w:t>, New York, NY, USA, 2006, pp. 11–15.</w:t>
        </w:r>
      </w:ins>
    </w:p>
    <w:p w14:paraId="43885324" w14:textId="77777777" w:rsidR="005C05E4" w:rsidRDefault="005C05E4" w:rsidP="005C05E4">
      <w:pPr>
        <w:pStyle w:val="Bibliografia"/>
        <w:jc w:val="both"/>
        <w:rPr>
          <w:ins w:id="2728" w:author="Cristiano Cesario" w:date="2014-06-29T15:21:00Z"/>
        </w:rPr>
        <w:pPrChange w:id="2729" w:author="Cristiano Cesario" w:date="2014-06-29T15:21:00Z">
          <w:pPr>
            <w:widowControl w:val="0"/>
            <w:autoSpaceDE w:val="0"/>
            <w:autoSpaceDN w:val="0"/>
            <w:adjustRightInd w:val="0"/>
          </w:pPr>
        </w:pPrChange>
      </w:pPr>
      <w:ins w:id="2730" w:author="Cristiano Cesario" w:date="2014-06-29T15:21:00Z">
        <w:r>
          <w:t>[15]</w:t>
        </w:r>
        <w:r>
          <w:tab/>
          <w:t xml:space="preserve">Y. </w:t>
        </w:r>
        <w:proofErr w:type="spellStart"/>
        <w:r>
          <w:t>Brun</w:t>
        </w:r>
        <w:proofErr w:type="spellEnd"/>
        <w:r>
          <w:t xml:space="preserve">, R. Holmes, M. D. Ernst, and D. </w:t>
        </w:r>
        <w:proofErr w:type="spellStart"/>
        <w:r>
          <w:t>Notkin</w:t>
        </w:r>
        <w:proofErr w:type="spellEnd"/>
        <w:r>
          <w:t xml:space="preserve">, “Proactive detection of collaboration conflicts,” in </w:t>
        </w:r>
        <w:r>
          <w:rPr>
            <w:i/>
            <w:iCs/>
          </w:rPr>
          <w:t>Proceedings of the 19th ACM SIGSOFT symposium and the 13th European conference on Foundations of software engineering</w:t>
        </w:r>
        <w:r>
          <w:t>, New York, NY, USA, 2011, pp. 168–178.</w:t>
        </w:r>
      </w:ins>
    </w:p>
    <w:p w14:paraId="5FEA6CE2" w14:textId="77777777" w:rsidR="005C05E4" w:rsidRDefault="005C05E4" w:rsidP="005C05E4">
      <w:pPr>
        <w:pStyle w:val="Bibliografia"/>
        <w:jc w:val="both"/>
        <w:rPr>
          <w:ins w:id="2731" w:author="Cristiano Cesario" w:date="2014-06-29T15:21:00Z"/>
        </w:rPr>
        <w:pPrChange w:id="2732" w:author="Cristiano Cesario" w:date="2014-06-29T15:21:00Z">
          <w:pPr>
            <w:widowControl w:val="0"/>
            <w:autoSpaceDE w:val="0"/>
            <w:autoSpaceDN w:val="0"/>
            <w:adjustRightInd w:val="0"/>
          </w:pPr>
        </w:pPrChange>
      </w:pPr>
      <w:ins w:id="2733" w:author="Cristiano Cesario" w:date="2014-06-29T15:21:00Z">
        <w:r>
          <w:t>[16]</w:t>
        </w:r>
        <w:r>
          <w:tab/>
          <w:t xml:space="preserve">B. Appleton, S. </w:t>
        </w:r>
        <w:proofErr w:type="spellStart"/>
        <w:r>
          <w:t>Berczuk</w:t>
        </w:r>
        <w:proofErr w:type="spellEnd"/>
        <w:r>
          <w:t xml:space="preserve">, R. Cabrera, and R. Orenstein, “Streamed lines: Branching patterns for parallel software development,” in </w:t>
        </w:r>
        <w:r>
          <w:rPr>
            <w:i/>
            <w:iCs/>
          </w:rPr>
          <w:t>Proceedings of the 1998 Pattern Languages of Programs Conference</w:t>
        </w:r>
        <w:r>
          <w:t>, Monticello, Illinois, USA, 1998, vol. 98.</w:t>
        </w:r>
      </w:ins>
    </w:p>
    <w:p w14:paraId="3F600E04" w14:textId="77777777" w:rsidR="005C05E4" w:rsidRDefault="005C05E4" w:rsidP="005C05E4">
      <w:pPr>
        <w:pStyle w:val="Bibliografia"/>
        <w:jc w:val="both"/>
        <w:rPr>
          <w:ins w:id="2734" w:author="Cristiano Cesario" w:date="2014-06-29T15:21:00Z"/>
        </w:rPr>
        <w:pPrChange w:id="2735" w:author="Cristiano Cesario" w:date="2014-06-29T15:21:00Z">
          <w:pPr>
            <w:widowControl w:val="0"/>
            <w:autoSpaceDE w:val="0"/>
            <w:autoSpaceDN w:val="0"/>
            <w:adjustRightInd w:val="0"/>
          </w:pPr>
        </w:pPrChange>
      </w:pPr>
      <w:ins w:id="2736" w:author="Cristiano Cesario" w:date="2014-06-29T15:21:00Z">
        <w:r>
          <w:t>[17]</w:t>
        </w:r>
        <w:r>
          <w:tab/>
          <w:t xml:space="preserve">A. </w:t>
        </w:r>
        <w:proofErr w:type="spellStart"/>
        <w:r>
          <w:t>Sarma</w:t>
        </w:r>
        <w:proofErr w:type="spellEnd"/>
        <w:r>
          <w:t xml:space="preserve"> and A. van der </w:t>
        </w:r>
        <w:proofErr w:type="spellStart"/>
        <w:r>
          <w:t>Hoek</w:t>
        </w:r>
        <w:proofErr w:type="spellEnd"/>
        <w:r>
          <w:t>, “</w:t>
        </w:r>
        <w:proofErr w:type="spellStart"/>
        <w:r>
          <w:t>Palantir</w:t>
        </w:r>
        <w:proofErr w:type="spellEnd"/>
        <w:r>
          <w:t xml:space="preserve">: coordinating distributed workspaces,” in </w:t>
        </w:r>
        <w:r>
          <w:rPr>
            <w:i/>
            <w:iCs/>
          </w:rPr>
          <w:t xml:space="preserve">Computer Software and Applications Conference, 2002. COMPSAC 2002. Proceedings. </w:t>
        </w:r>
        <w:proofErr w:type="gramStart"/>
        <w:r>
          <w:rPr>
            <w:i/>
            <w:iCs/>
          </w:rPr>
          <w:t>26th</w:t>
        </w:r>
        <w:proofErr w:type="gramEnd"/>
        <w:r>
          <w:rPr>
            <w:i/>
            <w:iCs/>
          </w:rPr>
          <w:t xml:space="preserve"> Annual International</w:t>
        </w:r>
        <w:r>
          <w:t>, Oxford, United Kingdom, 2002, pp. 1093 – 1097.</w:t>
        </w:r>
      </w:ins>
    </w:p>
    <w:p w14:paraId="63068937" w14:textId="77777777" w:rsidR="005C05E4" w:rsidRDefault="005C05E4" w:rsidP="005C05E4">
      <w:pPr>
        <w:pStyle w:val="Bibliografia"/>
        <w:jc w:val="both"/>
        <w:rPr>
          <w:ins w:id="2737" w:author="Cristiano Cesario" w:date="2014-06-29T15:21:00Z"/>
        </w:rPr>
        <w:pPrChange w:id="2738" w:author="Cristiano Cesario" w:date="2014-06-29T15:21:00Z">
          <w:pPr>
            <w:widowControl w:val="0"/>
            <w:autoSpaceDE w:val="0"/>
            <w:autoSpaceDN w:val="0"/>
            <w:adjustRightInd w:val="0"/>
          </w:pPr>
        </w:pPrChange>
      </w:pPr>
      <w:ins w:id="2739" w:author="Cristiano Cesario" w:date="2014-06-29T15:21:00Z">
        <w:r>
          <w:t>[18]</w:t>
        </w:r>
        <w:r>
          <w:tab/>
          <w:t xml:space="preserve">J. T. </w:t>
        </w:r>
        <w:proofErr w:type="spellStart"/>
        <w:r>
          <w:t>Biehl</w:t>
        </w:r>
        <w:proofErr w:type="spellEnd"/>
        <w:r>
          <w:t>, M. Czerwinski, G. Smith, and G. G. Robertson, “</w:t>
        </w:r>
        <w:proofErr w:type="spellStart"/>
        <w:r>
          <w:t>FASTDash</w:t>
        </w:r>
        <w:proofErr w:type="spellEnd"/>
        <w:r>
          <w:t xml:space="preserve">: A Visual Dashboard for Fostering Awareness in Software Teams,” in </w:t>
        </w:r>
        <w:r>
          <w:rPr>
            <w:i/>
            <w:iCs/>
          </w:rPr>
          <w:t>Proceedings of the SIGCHI Conference on Human Factors in Computing Systems</w:t>
        </w:r>
        <w:r>
          <w:t>, New York, NY, USA, 2007, pp. 1313–1322.</w:t>
        </w:r>
      </w:ins>
    </w:p>
    <w:p w14:paraId="0CCAF40D" w14:textId="77777777" w:rsidR="005C05E4" w:rsidRDefault="005C05E4" w:rsidP="005C05E4">
      <w:pPr>
        <w:pStyle w:val="Bibliografia"/>
        <w:jc w:val="both"/>
        <w:rPr>
          <w:ins w:id="2740" w:author="Cristiano Cesario" w:date="2014-06-29T15:21:00Z"/>
        </w:rPr>
        <w:pPrChange w:id="2741" w:author="Cristiano Cesario" w:date="2014-06-29T15:21:00Z">
          <w:pPr>
            <w:widowControl w:val="0"/>
            <w:autoSpaceDE w:val="0"/>
            <w:autoSpaceDN w:val="0"/>
            <w:adjustRightInd w:val="0"/>
          </w:pPr>
        </w:pPrChange>
      </w:pPr>
      <w:ins w:id="2742" w:author="Cristiano Cesario" w:date="2014-06-29T15:21:00Z">
        <w:r>
          <w:t>[19]</w:t>
        </w:r>
        <w:r>
          <w:tab/>
          <w:t xml:space="preserve">P. </w:t>
        </w:r>
        <w:proofErr w:type="spellStart"/>
        <w:r>
          <w:t>Dewan</w:t>
        </w:r>
        <w:proofErr w:type="spellEnd"/>
        <w:r>
          <w:t xml:space="preserve"> and R. </w:t>
        </w:r>
        <w:proofErr w:type="spellStart"/>
        <w:r>
          <w:t>Hegde</w:t>
        </w:r>
        <w:proofErr w:type="spellEnd"/>
        <w:r>
          <w:t xml:space="preserve">, “Semi-synchronous conflict detection and resolution in asynchronous software development,” in </w:t>
        </w:r>
        <w:r>
          <w:rPr>
            <w:i/>
            <w:iCs/>
          </w:rPr>
          <w:t>Proceedings of the 10th European Conference on Computer-Supported Cooperative Work</w:t>
        </w:r>
        <w:r>
          <w:t>, 2007, pp. 159–178.</w:t>
        </w:r>
      </w:ins>
    </w:p>
    <w:p w14:paraId="61014DDE" w14:textId="77777777" w:rsidR="005C05E4" w:rsidRDefault="005C05E4" w:rsidP="005C05E4">
      <w:pPr>
        <w:pStyle w:val="Bibliografia"/>
        <w:jc w:val="both"/>
        <w:rPr>
          <w:ins w:id="2743" w:author="Cristiano Cesario" w:date="2014-06-29T15:21:00Z"/>
        </w:rPr>
        <w:pPrChange w:id="2744" w:author="Cristiano Cesario" w:date="2014-06-29T15:21:00Z">
          <w:pPr>
            <w:widowControl w:val="0"/>
            <w:autoSpaceDE w:val="0"/>
            <w:autoSpaceDN w:val="0"/>
            <w:adjustRightInd w:val="0"/>
          </w:pPr>
        </w:pPrChange>
      </w:pPr>
      <w:ins w:id="2745" w:author="Cristiano Cesario" w:date="2014-06-29T15:21:00Z">
        <w:r>
          <w:t>[20]</w:t>
        </w:r>
        <w:r>
          <w:tab/>
          <w:t xml:space="preserve">J. </w:t>
        </w:r>
        <w:proofErr w:type="spellStart"/>
        <w:r>
          <w:t>Wloka</w:t>
        </w:r>
        <w:proofErr w:type="spellEnd"/>
        <w:r>
          <w:t xml:space="preserve">, B. Ryder, F. Tip, and X. Ren, “Safe-commit analysis to facilitate team software development,” in </w:t>
        </w:r>
        <w:r>
          <w:rPr>
            <w:i/>
            <w:iCs/>
          </w:rPr>
          <w:t>Proceedings of the 31st International Conference on Software Engineering</w:t>
        </w:r>
        <w:r>
          <w:t>, Washington, DC, USA, 2009, pp. 507–517.</w:t>
        </w:r>
      </w:ins>
    </w:p>
    <w:p w14:paraId="0A1531DE" w14:textId="77777777" w:rsidR="005C05E4" w:rsidRDefault="005C05E4" w:rsidP="005C05E4">
      <w:pPr>
        <w:pStyle w:val="Bibliografia"/>
        <w:jc w:val="both"/>
        <w:rPr>
          <w:ins w:id="2746" w:author="Cristiano Cesario" w:date="2014-06-29T15:21:00Z"/>
        </w:rPr>
        <w:pPrChange w:id="2747" w:author="Cristiano Cesario" w:date="2014-06-29T15:21:00Z">
          <w:pPr>
            <w:widowControl w:val="0"/>
            <w:autoSpaceDE w:val="0"/>
            <w:autoSpaceDN w:val="0"/>
            <w:adjustRightInd w:val="0"/>
          </w:pPr>
        </w:pPrChange>
      </w:pPr>
      <w:ins w:id="2748" w:author="Cristiano Cesario" w:date="2014-06-29T15:21:00Z">
        <w:r>
          <w:t>[21]</w:t>
        </w:r>
        <w:r>
          <w:tab/>
          <w:t xml:space="preserve">M. L. </w:t>
        </w:r>
        <w:proofErr w:type="spellStart"/>
        <w:r>
          <w:t>Guimarães</w:t>
        </w:r>
        <w:proofErr w:type="spellEnd"/>
        <w:r>
          <w:t xml:space="preserve"> and A. R. Silva, “Improving early detection of software merge conflicts,” in </w:t>
        </w:r>
        <w:r>
          <w:rPr>
            <w:i/>
            <w:iCs/>
          </w:rPr>
          <w:t>Proceedings of the 2012 International Conference on Software Engineering</w:t>
        </w:r>
        <w:r>
          <w:t>, Piscataway, NJ, USA, 2012, pp. 342–352.</w:t>
        </w:r>
      </w:ins>
    </w:p>
    <w:p w14:paraId="6A26BA8F" w14:textId="77777777" w:rsidR="005C05E4" w:rsidRDefault="005C05E4" w:rsidP="005C05E4">
      <w:pPr>
        <w:pStyle w:val="Bibliografia"/>
        <w:jc w:val="both"/>
        <w:rPr>
          <w:ins w:id="2749" w:author="Cristiano Cesario" w:date="2014-06-29T15:21:00Z"/>
        </w:rPr>
        <w:pPrChange w:id="2750" w:author="Cristiano Cesario" w:date="2014-06-29T15:21:00Z">
          <w:pPr>
            <w:widowControl w:val="0"/>
            <w:autoSpaceDE w:val="0"/>
            <w:autoSpaceDN w:val="0"/>
            <w:adjustRightInd w:val="0"/>
          </w:pPr>
        </w:pPrChange>
      </w:pPr>
      <w:ins w:id="2751" w:author="Cristiano Cesario" w:date="2014-06-29T15:21:00Z">
        <w:r>
          <w:t>[22]</w:t>
        </w:r>
        <w:r>
          <w:tab/>
          <w:t xml:space="preserve">R. Santos and L. G. P. </w:t>
        </w:r>
        <w:proofErr w:type="spellStart"/>
        <w:r>
          <w:t>Murta</w:t>
        </w:r>
        <w:proofErr w:type="spellEnd"/>
        <w:r>
          <w:t xml:space="preserve">, “Evaluating the Branch Merging Effort in Version Control Systems,” in </w:t>
        </w:r>
        <w:r>
          <w:rPr>
            <w:i/>
            <w:iCs/>
          </w:rPr>
          <w:t>Proceedings of the 26th Brazilian Symposium on Software Engineering (SBES)</w:t>
        </w:r>
        <w:r>
          <w:t>, Natal, RN - Brazil, 2012, pp. 151–160.</w:t>
        </w:r>
      </w:ins>
    </w:p>
    <w:p w14:paraId="6ACFE088" w14:textId="77777777" w:rsidR="005C05E4" w:rsidRDefault="005C05E4" w:rsidP="005C05E4">
      <w:pPr>
        <w:pStyle w:val="Bibliografia"/>
        <w:jc w:val="both"/>
        <w:rPr>
          <w:ins w:id="2752" w:author="Cristiano Cesario" w:date="2014-06-29T15:21:00Z"/>
        </w:rPr>
        <w:pPrChange w:id="2753" w:author="Cristiano Cesario" w:date="2014-06-29T15:21:00Z">
          <w:pPr>
            <w:widowControl w:val="0"/>
            <w:autoSpaceDE w:val="0"/>
            <w:autoSpaceDN w:val="0"/>
            <w:adjustRightInd w:val="0"/>
          </w:pPr>
        </w:pPrChange>
      </w:pPr>
      <w:ins w:id="2754" w:author="Cristiano Cesario" w:date="2014-06-29T15:21:00Z">
        <w:r>
          <w:t>[23]</w:t>
        </w:r>
        <w:r>
          <w:tab/>
          <w:t xml:space="preserve">C. M. Cesario and L. G. P. </w:t>
        </w:r>
        <w:proofErr w:type="spellStart"/>
        <w:r>
          <w:t>Murta</w:t>
        </w:r>
        <w:proofErr w:type="spellEnd"/>
        <w:r>
          <w:t xml:space="preserve">, “What is going on around my repository?,” presented at the I Brazilian Workshop on Software Visualization, Evolution and Maintenance, Brasília, </w:t>
        </w:r>
        <w:proofErr w:type="spellStart"/>
        <w:r>
          <w:t>Brasil</w:t>
        </w:r>
        <w:proofErr w:type="spellEnd"/>
        <w:r>
          <w:t>, 2013, pp. 14–21.</w:t>
        </w:r>
      </w:ins>
    </w:p>
    <w:p w14:paraId="43E5A06A" w14:textId="77777777" w:rsidR="005C05E4" w:rsidRDefault="005C05E4" w:rsidP="005C05E4">
      <w:pPr>
        <w:pStyle w:val="Bibliografia"/>
        <w:jc w:val="both"/>
        <w:rPr>
          <w:ins w:id="2755" w:author="Cristiano Cesario" w:date="2014-06-29T15:21:00Z"/>
        </w:rPr>
        <w:pPrChange w:id="2756" w:author="Cristiano Cesario" w:date="2014-06-29T15:21:00Z">
          <w:pPr>
            <w:widowControl w:val="0"/>
            <w:autoSpaceDE w:val="0"/>
            <w:autoSpaceDN w:val="0"/>
            <w:adjustRightInd w:val="0"/>
          </w:pPr>
        </w:pPrChange>
      </w:pPr>
      <w:ins w:id="2757" w:author="Cristiano Cesario" w:date="2014-06-29T15:21:00Z">
        <w:r>
          <w:t>[24]</w:t>
        </w:r>
        <w:r>
          <w:tab/>
          <w:t xml:space="preserve">K. Pearson, “Note on Regression and Inheritance in the Case of Two Parents,” </w:t>
        </w:r>
        <w:r>
          <w:rPr>
            <w:i/>
            <w:iCs/>
          </w:rPr>
          <w:t xml:space="preserve">Proc. R. Soc. </w:t>
        </w:r>
        <w:proofErr w:type="spellStart"/>
        <w:r>
          <w:rPr>
            <w:i/>
            <w:iCs/>
          </w:rPr>
          <w:t>Lond</w:t>
        </w:r>
        <w:proofErr w:type="spellEnd"/>
        <w:r>
          <w:rPr>
            <w:i/>
            <w:iCs/>
          </w:rPr>
          <w:t>.</w:t>
        </w:r>
        <w:r>
          <w:t>, vol. 58, no. 347–352, pp. 240–242, Jan. 1895.</w:t>
        </w:r>
      </w:ins>
    </w:p>
    <w:p w14:paraId="5B47E8A2" w14:textId="77777777" w:rsidR="005C05E4" w:rsidRDefault="005C05E4" w:rsidP="005C05E4">
      <w:pPr>
        <w:pStyle w:val="Bibliografia"/>
        <w:jc w:val="both"/>
        <w:rPr>
          <w:ins w:id="2758" w:author="Cristiano Cesario" w:date="2014-06-29T15:21:00Z"/>
        </w:rPr>
        <w:pPrChange w:id="2759" w:author="Cristiano Cesario" w:date="2014-06-29T15:21:00Z">
          <w:pPr>
            <w:widowControl w:val="0"/>
            <w:autoSpaceDE w:val="0"/>
            <w:autoSpaceDN w:val="0"/>
            <w:adjustRightInd w:val="0"/>
          </w:pPr>
        </w:pPrChange>
      </w:pPr>
      <w:ins w:id="2760" w:author="Cristiano Cesario" w:date="2014-06-29T15:21:00Z">
        <w:r>
          <w:t>[25]</w:t>
        </w:r>
        <w:r>
          <w:tab/>
          <w:t xml:space="preserve">E. W. </w:t>
        </w:r>
        <w:proofErr w:type="spellStart"/>
        <w:r>
          <w:t>Dijkstra</w:t>
        </w:r>
        <w:proofErr w:type="spellEnd"/>
        <w:r>
          <w:t xml:space="preserve">, “A note on two problems in </w:t>
        </w:r>
        <w:proofErr w:type="spellStart"/>
        <w:r>
          <w:t>connexion</w:t>
        </w:r>
        <w:proofErr w:type="spellEnd"/>
        <w:r>
          <w:t xml:space="preserve"> with graphs,” </w:t>
        </w:r>
        <w:proofErr w:type="spellStart"/>
        <w:r>
          <w:rPr>
            <w:i/>
            <w:iCs/>
          </w:rPr>
          <w:t>Numer</w:t>
        </w:r>
        <w:proofErr w:type="spellEnd"/>
        <w:r>
          <w:rPr>
            <w:i/>
            <w:iCs/>
          </w:rPr>
          <w:t>. Math.</w:t>
        </w:r>
        <w:r>
          <w:t>, vol. 1, no. 1, pp. 269–271, Dec. 1959.</w:t>
        </w:r>
      </w:ins>
    </w:p>
    <w:p w14:paraId="70B47ECB" w14:textId="77777777" w:rsidR="005C05E4" w:rsidRDefault="005C05E4" w:rsidP="005C05E4">
      <w:pPr>
        <w:pStyle w:val="Bibliografia"/>
        <w:jc w:val="both"/>
        <w:rPr>
          <w:ins w:id="2761" w:author="Cristiano Cesario" w:date="2014-06-29T15:21:00Z"/>
        </w:rPr>
        <w:pPrChange w:id="2762" w:author="Cristiano Cesario" w:date="2014-06-29T15:21:00Z">
          <w:pPr>
            <w:widowControl w:val="0"/>
            <w:autoSpaceDE w:val="0"/>
            <w:autoSpaceDN w:val="0"/>
            <w:adjustRightInd w:val="0"/>
          </w:pPr>
        </w:pPrChange>
      </w:pPr>
      <w:ins w:id="2763" w:author="Cristiano Cesario" w:date="2014-06-29T15:21:00Z">
        <w:r>
          <w:t>[26]</w:t>
        </w:r>
        <w:r>
          <w:tab/>
          <w:t xml:space="preserve">S. Diehl, </w:t>
        </w:r>
        <w:r>
          <w:rPr>
            <w:i/>
            <w:iCs/>
          </w:rPr>
          <w:t xml:space="preserve">Software Visualization: Visualizing the Structure, </w:t>
        </w:r>
        <w:proofErr w:type="spellStart"/>
        <w:r>
          <w:rPr>
            <w:i/>
            <w:iCs/>
          </w:rPr>
          <w:t>Behaviour</w:t>
        </w:r>
        <w:proofErr w:type="spellEnd"/>
        <w:r>
          <w:rPr>
            <w:i/>
            <w:iCs/>
          </w:rPr>
          <w:t>, and Evolution of Software</w:t>
        </w:r>
        <w:r>
          <w:t>, 2007 edition. Berlin ; New York: Springer, 2007.</w:t>
        </w:r>
      </w:ins>
    </w:p>
    <w:p w14:paraId="577119D2" w14:textId="77777777" w:rsidR="005C05E4" w:rsidRDefault="005C05E4" w:rsidP="005C05E4">
      <w:pPr>
        <w:pStyle w:val="Bibliografia"/>
        <w:jc w:val="both"/>
        <w:rPr>
          <w:ins w:id="2764" w:author="Cristiano Cesario" w:date="2014-06-29T15:21:00Z"/>
        </w:rPr>
        <w:pPrChange w:id="2765" w:author="Cristiano Cesario" w:date="2014-06-29T15:21:00Z">
          <w:pPr>
            <w:widowControl w:val="0"/>
            <w:autoSpaceDE w:val="0"/>
            <w:autoSpaceDN w:val="0"/>
            <w:adjustRightInd w:val="0"/>
          </w:pPr>
        </w:pPrChange>
      </w:pPr>
      <w:ins w:id="2766" w:author="Cristiano Cesario" w:date="2014-06-29T15:21:00Z">
        <w:r>
          <w:t>[27]</w:t>
        </w:r>
        <w:r>
          <w:tab/>
          <w:t xml:space="preserve">P. </w:t>
        </w:r>
        <w:proofErr w:type="spellStart"/>
        <w:r>
          <w:t>Dourish</w:t>
        </w:r>
        <w:proofErr w:type="spellEnd"/>
        <w:r>
          <w:t xml:space="preserve"> and V. </w:t>
        </w:r>
        <w:proofErr w:type="spellStart"/>
        <w:r>
          <w:t>Bellotti</w:t>
        </w:r>
        <w:proofErr w:type="spellEnd"/>
        <w:r>
          <w:t xml:space="preserve">, “Awareness and Coordination in Shared Workspaces,” in </w:t>
        </w:r>
        <w:r>
          <w:rPr>
            <w:i/>
            <w:iCs/>
          </w:rPr>
          <w:t>Proceedings of the 1992 ACM Conference on Computer-supported Cooperative Work</w:t>
        </w:r>
        <w:r>
          <w:t>, New York, NY, USA, 1992, pp. 107–114.</w:t>
        </w:r>
      </w:ins>
    </w:p>
    <w:p w14:paraId="28F872AB" w14:textId="77777777" w:rsidR="005C05E4" w:rsidRDefault="005C05E4" w:rsidP="005C05E4">
      <w:pPr>
        <w:pStyle w:val="Bibliografia"/>
        <w:jc w:val="both"/>
        <w:rPr>
          <w:ins w:id="2767" w:author="Cristiano Cesario" w:date="2014-06-29T15:21:00Z"/>
        </w:rPr>
        <w:pPrChange w:id="2768" w:author="Cristiano Cesario" w:date="2014-06-29T15:21:00Z">
          <w:pPr>
            <w:widowControl w:val="0"/>
            <w:autoSpaceDE w:val="0"/>
            <w:autoSpaceDN w:val="0"/>
            <w:adjustRightInd w:val="0"/>
          </w:pPr>
        </w:pPrChange>
      </w:pPr>
      <w:ins w:id="2769" w:author="Cristiano Cesario" w:date="2014-06-29T15:21:00Z">
        <w:r>
          <w:lastRenderedPageBreak/>
          <w:t>[28]</w:t>
        </w:r>
        <w:r>
          <w:tab/>
          <w:t xml:space="preserve">I. </w:t>
        </w:r>
        <w:proofErr w:type="spellStart"/>
        <w:r>
          <w:t>Steinmacher</w:t>
        </w:r>
        <w:proofErr w:type="spellEnd"/>
        <w:r>
          <w:t xml:space="preserve">, A. Chaves, and M. </w:t>
        </w:r>
        <w:proofErr w:type="spellStart"/>
        <w:r>
          <w:t>Gerosa</w:t>
        </w:r>
        <w:proofErr w:type="spellEnd"/>
        <w:r>
          <w:t xml:space="preserve">, “Awareness Support in Distributed Software Development: A Systematic Review and Mapping of the Literature,” </w:t>
        </w:r>
        <w:proofErr w:type="spellStart"/>
        <w:r>
          <w:rPr>
            <w:i/>
            <w:iCs/>
          </w:rPr>
          <w:t>Comput</w:t>
        </w:r>
        <w:proofErr w:type="spellEnd"/>
        <w:r>
          <w:rPr>
            <w:i/>
            <w:iCs/>
          </w:rPr>
          <w:t>. Support. Coop. Work CSCW</w:t>
        </w:r>
        <w:r>
          <w:t>, pp. 1–46, May 2012.</w:t>
        </w:r>
      </w:ins>
    </w:p>
    <w:p w14:paraId="5E53DABE" w14:textId="77777777" w:rsidR="005C05E4" w:rsidRDefault="005C05E4" w:rsidP="005C05E4">
      <w:pPr>
        <w:pStyle w:val="Bibliografia"/>
        <w:jc w:val="both"/>
        <w:rPr>
          <w:ins w:id="2770" w:author="Cristiano Cesario" w:date="2014-06-29T15:21:00Z"/>
        </w:rPr>
        <w:pPrChange w:id="2771" w:author="Cristiano Cesario" w:date="2014-06-29T15:21:00Z">
          <w:pPr>
            <w:widowControl w:val="0"/>
            <w:autoSpaceDE w:val="0"/>
            <w:autoSpaceDN w:val="0"/>
            <w:adjustRightInd w:val="0"/>
          </w:pPr>
        </w:pPrChange>
      </w:pPr>
      <w:ins w:id="2772" w:author="Cristiano Cesario" w:date="2014-06-29T15:21:00Z">
        <w:r>
          <w:t>[29]</w:t>
        </w:r>
        <w:r>
          <w:tab/>
          <w:t xml:space="preserve">C. Gutwin, S. Greenberg, and M. </w:t>
        </w:r>
        <w:proofErr w:type="spellStart"/>
        <w:r>
          <w:t>Roseman</w:t>
        </w:r>
        <w:proofErr w:type="spellEnd"/>
        <w:r>
          <w:t xml:space="preserve">, “Workspace Awareness in Real-Time Distributed Groupware: Framework, Widgets, and Evaluation - Springer,” in </w:t>
        </w:r>
        <w:r>
          <w:rPr>
            <w:i/>
            <w:iCs/>
          </w:rPr>
          <w:t>People and Computers XI</w:t>
        </w:r>
        <w:r>
          <w:t xml:space="preserve">, M. A. </w:t>
        </w:r>
        <w:proofErr w:type="spellStart"/>
        <w:r>
          <w:t>Sasse</w:t>
        </w:r>
        <w:proofErr w:type="spellEnd"/>
        <w:r>
          <w:t>, R. J. Cunningham, and R. L. Winder, Eds. London: Springer London, 1996, pp. 281–298.</w:t>
        </w:r>
      </w:ins>
    </w:p>
    <w:p w14:paraId="51FB95F2" w14:textId="77777777" w:rsidR="005C05E4" w:rsidRDefault="005C05E4" w:rsidP="005C05E4">
      <w:pPr>
        <w:pStyle w:val="Bibliografia"/>
        <w:jc w:val="both"/>
        <w:rPr>
          <w:ins w:id="2773" w:author="Cristiano Cesario" w:date="2014-06-29T15:21:00Z"/>
        </w:rPr>
        <w:pPrChange w:id="2774" w:author="Cristiano Cesario" w:date="2014-06-29T15:21:00Z">
          <w:pPr>
            <w:widowControl w:val="0"/>
            <w:autoSpaceDE w:val="0"/>
            <w:autoSpaceDN w:val="0"/>
            <w:adjustRightInd w:val="0"/>
          </w:pPr>
        </w:pPrChange>
      </w:pPr>
      <w:ins w:id="2775" w:author="Cristiano Cesario" w:date="2014-06-29T15:21:00Z">
        <w:r>
          <w:t>[30]</w:t>
        </w:r>
        <w:r>
          <w:tab/>
          <w:t xml:space="preserve">H. </w:t>
        </w:r>
        <w:proofErr w:type="spellStart"/>
        <w:r>
          <w:t>Fuks</w:t>
        </w:r>
        <w:proofErr w:type="spellEnd"/>
        <w:r>
          <w:t xml:space="preserve">, A. </w:t>
        </w:r>
        <w:proofErr w:type="spellStart"/>
        <w:r>
          <w:t>Raposo</w:t>
        </w:r>
        <w:proofErr w:type="spellEnd"/>
        <w:r>
          <w:t xml:space="preserve">, M. A. </w:t>
        </w:r>
        <w:proofErr w:type="spellStart"/>
        <w:r>
          <w:t>Gerosa</w:t>
        </w:r>
        <w:proofErr w:type="spellEnd"/>
        <w:r>
          <w:t xml:space="preserve">, M. Pimentel, and C. J. </w:t>
        </w:r>
        <w:proofErr w:type="spellStart"/>
        <w:r>
          <w:t>Lucena</w:t>
        </w:r>
        <w:proofErr w:type="spellEnd"/>
        <w:r>
          <w:t xml:space="preserve">, “The 3c collaboration model,” in </w:t>
        </w:r>
        <w:r>
          <w:rPr>
            <w:i/>
            <w:iCs/>
          </w:rPr>
          <w:t>The Encyclopedia of E-Collaboration</w:t>
        </w:r>
        <w:r>
          <w:t xml:space="preserve">, N. </w:t>
        </w:r>
        <w:proofErr w:type="spellStart"/>
        <w:r>
          <w:t>Kock</w:t>
        </w:r>
        <w:proofErr w:type="spellEnd"/>
        <w:r>
          <w:t>, Ed. Information Science Reference, 2007, pp. 637–644.</w:t>
        </w:r>
      </w:ins>
    </w:p>
    <w:p w14:paraId="3BB44679" w14:textId="77777777" w:rsidR="005C05E4" w:rsidRDefault="005C05E4" w:rsidP="005C05E4">
      <w:pPr>
        <w:pStyle w:val="Bibliografia"/>
        <w:jc w:val="both"/>
        <w:rPr>
          <w:ins w:id="2776" w:author="Cristiano Cesario" w:date="2014-06-29T15:21:00Z"/>
        </w:rPr>
        <w:pPrChange w:id="2777" w:author="Cristiano Cesario" w:date="2014-06-29T15:21:00Z">
          <w:pPr>
            <w:widowControl w:val="0"/>
            <w:autoSpaceDE w:val="0"/>
            <w:autoSpaceDN w:val="0"/>
            <w:adjustRightInd w:val="0"/>
          </w:pPr>
        </w:pPrChange>
      </w:pPr>
      <w:ins w:id="2778" w:author="Cristiano Cesario" w:date="2014-06-29T15:21:00Z">
        <w:r>
          <w:t>[31]</w:t>
        </w:r>
        <w:r>
          <w:tab/>
          <w:t xml:space="preserve">G. Fitzpatrick, P. Marshall, and A. Phillips, “CVS Integration with Notification and Chat: Lightweight Software Team Collaboration,” in </w:t>
        </w:r>
        <w:r>
          <w:rPr>
            <w:i/>
            <w:iCs/>
          </w:rPr>
          <w:t>Proceedings of the 2006 20th Anniversary Conference on Computer Supported Cooperative Work</w:t>
        </w:r>
        <w:r>
          <w:t>, New York, NY, USA, 2006, pp. 49–58.</w:t>
        </w:r>
      </w:ins>
    </w:p>
    <w:p w14:paraId="0E005678" w14:textId="77777777" w:rsidR="005C05E4" w:rsidRDefault="005C05E4" w:rsidP="005C05E4">
      <w:pPr>
        <w:pStyle w:val="Bibliografia"/>
        <w:jc w:val="both"/>
        <w:rPr>
          <w:ins w:id="2779" w:author="Cristiano Cesario" w:date="2014-06-29T15:21:00Z"/>
        </w:rPr>
        <w:pPrChange w:id="2780" w:author="Cristiano Cesario" w:date="2014-06-29T15:21:00Z">
          <w:pPr>
            <w:widowControl w:val="0"/>
            <w:autoSpaceDE w:val="0"/>
            <w:autoSpaceDN w:val="0"/>
            <w:adjustRightInd w:val="0"/>
          </w:pPr>
        </w:pPrChange>
      </w:pPr>
      <w:ins w:id="2781" w:author="Cristiano Cesario" w:date="2014-06-29T15:21:00Z">
        <w:r>
          <w:t>[32]</w:t>
        </w:r>
        <w:r>
          <w:tab/>
          <w:t xml:space="preserve">C. </w:t>
        </w:r>
        <w:proofErr w:type="spellStart"/>
        <w:r>
          <w:t>Collberg</w:t>
        </w:r>
        <w:proofErr w:type="spellEnd"/>
        <w:r>
          <w:t xml:space="preserve">, S. </w:t>
        </w:r>
        <w:proofErr w:type="spellStart"/>
        <w:r>
          <w:t>Kobourov</w:t>
        </w:r>
        <w:proofErr w:type="spellEnd"/>
        <w:r>
          <w:t xml:space="preserve">, J. </w:t>
        </w:r>
        <w:proofErr w:type="spellStart"/>
        <w:r>
          <w:t>Nagra</w:t>
        </w:r>
        <w:proofErr w:type="spellEnd"/>
        <w:r>
          <w:t xml:space="preserve">, J. Pitts, and K. </w:t>
        </w:r>
        <w:proofErr w:type="spellStart"/>
        <w:r>
          <w:t>Wampler</w:t>
        </w:r>
        <w:proofErr w:type="spellEnd"/>
        <w:r>
          <w:t xml:space="preserve">, “A System for Graph-based Visualization of the Evolution of Software,” in </w:t>
        </w:r>
        <w:r>
          <w:rPr>
            <w:i/>
            <w:iCs/>
          </w:rPr>
          <w:t>Proceedings of the 2003 ACM Symposium on Software Visualization</w:t>
        </w:r>
        <w:r>
          <w:t>, New York, NY, USA, 2003, p. 77–ff.</w:t>
        </w:r>
      </w:ins>
    </w:p>
    <w:p w14:paraId="3E01EA26" w14:textId="77777777" w:rsidR="005C05E4" w:rsidRDefault="005C05E4" w:rsidP="005C05E4">
      <w:pPr>
        <w:pStyle w:val="Bibliografia"/>
        <w:jc w:val="both"/>
        <w:rPr>
          <w:ins w:id="2782" w:author="Cristiano Cesario" w:date="2014-06-29T15:21:00Z"/>
        </w:rPr>
        <w:pPrChange w:id="2783" w:author="Cristiano Cesario" w:date="2014-06-29T15:21:00Z">
          <w:pPr>
            <w:widowControl w:val="0"/>
            <w:autoSpaceDE w:val="0"/>
            <w:autoSpaceDN w:val="0"/>
            <w:adjustRightInd w:val="0"/>
          </w:pPr>
        </w:pPrChange>
      </w:pPr>
      <w:ins w:id="2784" w:author="Cristiano Cesario" w:date="2014-06-29T15:21:00Z">
        <w:r>
          <w:t>[33]</w:t>
        </w:r>
        <w:r>
          <w:tab/>
          <w:t xml:space="preserve">M. </w:t>
        </w:r>
        <w:proofErr w:type="spellStart"/>
        <w:r>
          <w:t>Lanza</w:t>
        </w:r>
        <w:proofErr w:type="spellEnd"/>
        <w:r>
          <w:t xml:space="preserve">, “The Evolution Matrix: Recovering Software Evolution Using Software Visualization Techniques,” in </w:t>
        </w:r>
        <w:r>
          <w:rPr>
            <w:i/>
            <w:iCs/>
          </w:rPr>
          <w:t xml:space="preserve">Proceedings of the </w:t>
        </w:r>
        <w:proofErr w:type="gramStart"/>
        <w:r>
          <w:rPr>
            <w:i/>
            <w:iCs/>
          </w:rPr>
          <w:t>4th</w:t>
        </w:r>
        <w:proofErr w:type="gramEnd"/>
        <w:r>
          <w:rPr>
            <w:i/>
            <w:iCs/>
          </w:rPr>
          <w:t xml:space="preserve"> International Workshop on Principles of Software Evolution</w:t>
        </w:r>
        <w:r>
          <w:t>, New York, NY, USA, 2001, pp. 37–42.</w:t>
        </w:r>
      </w:ins>
    </w:p>
    <w:p w14:paraId="6A808241" w14:textId="77777777" w:rsidR="005C05E4" w:rsidRDefault="005C05E4" w:rsidP="005C05E4">
      <w:pPr>
        <w:pStyle w:val="Bibliografia"/>
        <w:jc w:val="both"/>
        <w:rPr>
          <w:ins w:id="2785" w:author="Cristiano Cesario" w:date="2014-06-29T15:21:00Z"/>
        </w:rPr>
        <w:pPrChange w:id="2786" w:author="Cristiano Cesario" w:date="2014-06-29T15:21:00Z">
          <w:pPr>
            <w:widowControl w:val="0"/>
            <w:autoSpaceDE w:val="0"/>
            <w:autoSpaceDN w:val="0"/>
            <w:adjustRightInd w:val="0"/>
          </w:pPr>
        </w:pPrChange>
      </w:pPr>
      <w:ins w:id="2787" w:author="Cristiano Cesario" w:date="2014-06-29T15:21:00Z">
        <w:r>
          <w:t>[34]</w:t>
        </w:r>
        <w:r>
          <w:tab/>
          <w:t xml:space="preserve">L. </w:t>
        </w:r>
        <w:proofErr w:type="spellStart"/>
        <w:r>
          <w:t>Voinea</w:t>
        </w:r>
        <w:proofErr w:type="spellEnd"/>
        <w:r>
          <w:t xml:space="preserve">, A. </w:t>
        </w:r>
        <w:proofErr w:type="spellStart"/>
        <w:r>
          <w:t>Telea</w:t>
        </w:r>
        <w:proofErr w:type="spellEnd"/>
        <w:r>
          <w:t xml:space="preserve">, and J. J. van </w:t>
        </w:r>
        <w:proofErr w:type="spellStart"/>
        <w:r>
          <w:t>Wijk</w:t>
        </w:r>
        <w:proofErr w:type="spellEnd"/>
        <w:r>
          <w:t>, “</w:t>
        </w:r>
        <w:proofErr w:type="spellStart"/>
        <w:r>
          <w:t>CVSscan</w:t>
        </w:r>
        <w:proofErr w:type="spellEnd"/>
        <w:r>
          <w:t xml:space="preserve">: Visualization of Code Evolution,” in </w:t>
        </w:r>
        <w:r>
          <w:rPr>
            <w:i/>
            <w:iCs/>
          </w:rPr>
          <w:t>Proceedings of the 2005 ACM Symposium on Software Visualization</w:t>
        </w:r>
        <w:r>
          <w:t>, New York, NY, USA, 2005, pp. 47–56.</w:t>
        </w:r>
      </w:ins>
    </w:p>
    <w:p w14:paraId="5F11D845" w14:textId="77777777" w:rsidR="005C05E4" w:rsidRDefault="005C05E4" w:rsidP="005C05E4">
      <w:pPr>
        <w:pStyle w:val="Bibliografia"/>
        <w:jc w:val="both"/>
        <w:rPr>
          <w:ins w:id="2788" w:author="Cristiano Cesario" w:date="2014-06-29T15:21:00Z"/>
        </w:rPr>
        <w:pPrChange w:id="2789" w:author="Cristiano Cesario" w:date="2014-06-29T15:21:00Z">
          <w:pPr>
            <w:widowControl w:val="0"/>
            <w:autoSpaceDE w:val="0"/>
            <w:autoSpaceDN w:val="0"/>
            <w:adjustRightInd w:val="0"/>
          </w:pPr>
        </w:pPrChange>
      </w:pPr>
      <w:ins w:id="2790" w:author="Cristiano Cesario" w:date="2014-06-29T15:21:00Z">
        <w:r>
          <w:t>[35]</w:t>
        </w:r>
        <w:r>
          <w:tab/>
          <w:t xml:space="preserve">E. Gilbert and K. </w:t>
        </w:r>
        <w:proofErr w:type="spellStart"/>
        <w:r>
          <w:t>Karahalios</w:t>
        </w:r>
        <w:proofErr w:type="spellEnd"/>
        <w:r>
          <w:t>, “</w:t>
        </w:r>
        <w:proofErr w:type="spellStart"/>
        <w:r>
          <w:t>LifeSource</w:t>
        </w:r>
        <w:proofErr w:type="spellEnd"/>
        <w:r>
          <w:t xml:space="preserve">: Two CVS Visualizations,” in </w:t>
        </w:r>
        <w:r>
          <w:rPr>
            <w:i/>
            <w:iCs/>
          </w:rPr>
          <w:t>CHI ’06 Extended Abstracts on Human Factors in Computing Systems</w:t>
        </w:r>
        <w:r>
          <w:t>, New York, NY, USA, 2006, pp. 791–796.</w:t>
        </w:r>
      </w:ins>
    </w:p>
    <w:p w14:paraId="4AA2B50B" w14:textId="77777777" w:rsidR="005C05E4" w:rsidRDefault="005C05E4" w:rsidP="005C05E4">
      <w:pPr>
        <w:pStyle w:val="Bibliografia"/>
        <w:jc w:val="both"/>
        <w:rPr>
          <w:ins w:id="2791" w:author="Cristiano Cesario" w:date="2014-06-29T15:21:00Z"/>
        </w:rPr>
        <w:pPrChange w:id="2792" w:author="Cristiano Cesario" w:date="2014-06-29T15:21:00Z">
          <w:pPr>
            <w:widowControl w:val="0"/>
            <w:autoSpaceDE w:val="0"/>
            <w:autoSpaceDN w:val="0"/>
            <w:adjustRightInd w:val="0"/>
          </w:pPr>
        </w:pPrChange>
      </w:pPr>
      <w:ins w:id="2793" w:author="Cristiano Cesario" w:date="2014-06-29T15:21:00Z">
        <w:r>
          <w:t>[36]</w:t>
        </w:r>
        <w:r>
          <w:tab/>
          <w:t xml:space="preserve">S. </w:t>
        </w:r>
        <w:proofErr w:type="spellStart"/>
        <w:r>
          <w:t>Elsen</w:t>
        </w:r>
        <w:proofErr w:type="spellEnd"/>
        <w:r>
          <w:t>, “</w:t>
        </w:r>
        <w:proofErr w:type="spellStart"/>
        <w:r>
          <w:t>VisGi</w:t>
        </w:r>
        <w:proofErr w:type="spellEnd"/>
        <w:r>
          <w:t xml:space="preserve">: Visualizing Git branches,” in </w:t>
        </w:r>
        <w:r>
          <w:rPr>
            <w:i/>
            <w:iCs/>
          </w:rPr>
          <w:t>2013 First IEEE Working Conference on Software Visualization (VISSOFT)</w:t>
        </w:r>
        <w:r>
          <w:t>, 2013, pp. 1–4.</w:t>
        </w:r>
      </w:ins>
    </w:p>
    <w:p w14:paraId="5F084900" w14:textId="77777777" w:rsidR="005C05E4" w:rsidRDefault="005C05E4" w:rsidP="005C05E4">
      <w:pPr>
        <w:pStyle w:val="Bibliografia"/>
        <w:jc w:val="both"/>
        <w:rPr>
          <w:ins w:id="2794" w:author="Cristiano Cesario" w:date="2014-06-29T15:21:00Z"/>
        </w:rPr>
        <w:pPrChange w:id="2795" w:author="Cristiano Cesario" w:date="2014-06-29T15:21:00Z">
          <w:pPr>
            <w:widowControl w:val="0"/>
            <w:autoSpaceDE w:val="0"/>
            <w:autoSpaceDN w:val="0"/>
            <w:adjustRightInd w:val="0"/>
          </w:pPr>
        </w:pPrChange>
      </w:pPr>
      <w:ins w:id="2796" w:author="Cristiano Cesario" w:date="2014-06-29T15:21:00Z">
        <w:r>
          <w:t>[37]</w:t>
        </w:r>
        <w:r>
          <w:tab/>
          <w:t xml:space="preserve">H. Koike and H.-C. Chu, “VRCS: integrating version control and module management using interactive three-dimensional graphics,” in </w:t>
        </w:r>
        <w:r>
          <w:rPr>
            <w:i/>
            <w:iCs/>
          </w:rPr>
          <w:t>1997 IEEE Symposium on Visual Languages, 1997. Proceedings</w:t>
        </w:r>
        <w:r>
          <w:t>, 1997, pp. 168–173.</w:t>
        </w:r>
      </w:ins>
    </w:p>
    <w:p w14:paraId="5BE57551" w14:textId="77777777" w:rsidR="005C05E4" w:rsidRDefault="005C05E4" w:rsidP="005C05E4">
      <w:pPr>
        <w:pStyle w:val="Bibliografia"/>
        <w:jc w:val="both"/>
        <w:rPr>
          <w:ins w:id="2797" w:author="Cristiano Cesario" w:date="2014-06-29T15:21:00Z"/>
        </w:rPr>
        <w:pPrChange w:id="2798" w:author="Cristiano Cesario" w:date="2014-06-29T15:21:00Z">
          <w:pPr>
            <w:widowControl w:val="0"/>
            <w:autoSpaceDE w:val="0"/>
            <w:autoSpaceDN w:val="0"/>
            <w:adjustRightInd w:val="0"/>
          </w:pPr>
        </w:pPrChange>
      </w:pPr>
      <w:ins w:id="2799" w:author="Cristiano Cesario" w:date="2014-06-29T15:21:00Z">
        <w:r>
          <w:t>[38]</w:t>
        </w:r>
        <w:r>
          <w:tab/>
          <w:t xml:space="preserve">T. </w:t>
        </w:r>
        <w:proofErr w:type="spellStart"/>
        <w:r>
          <w:t>Hozumi</w:t>
        </w:r>
        <w:proofErr w:type="spellEnd"/>
        <w:r>
          <w:t>, “</w:t>
        </w:r>
        <w:proofErr w:type="spellStart"/>
        <w:r>
          <w:t>Visugit</w:t>
        </w:r>
        <w:proofErr w:type="spellEnd"/>
        <w:r>
          <w:t>.” [Online]. Available: https://github.com/hozumi/visugit. [Accessed: 04-May-2014].</w:t>
        </w:r>
      </w:ins>
    </w:p>
    <w:p w14:paraId="0CD288FC" w14:textId="77777777" w:rsidR="005C05E4" w:rsidRDefault="005C05E4" w:rsidP="005C05E4">
      <w:pPr>
        <w:pStyle w:val="Bibliografia"/>
        <w:jc w:val="both"/>
        <w:rPr>
          <w:ins w:id="2800" w:author="Cristiano Cesario" w:date="2014-06-29T15:21:00Z"/>
        </w:rPr>
        <w:pPrChange w:id="2801" w:author="Cristiano Cesario" w:date="2014-06-29T15:21:00Z">
          <w:pPr>
            <w:widowControl w:val="0"/>
            <w:autoSpaceDE w:val="0"/>
            <w:autoSpaceDN w:val="0"/>
            <w:adjustRightInd w:val="0"/>
          </w:pPr>
        </w:pPrChange>
      </w:pPr>
      <w:ins w:id="2802" w:author="Cristiano Cesario" w:date="2014-06-29T15:21:00Z">
        <w:r>
          <w:t>[39]</w:t>
        </w:r>
        <w:r>
          <w:tab/>
          <w:t>T. Preston-Werner, “</w:t>
        </w:r>
        <w:proofErr w:type="spellStart"/>
        <w:r>
          <w:t>GitHub’s</w:t>
        </w:r>
        <w:proofErr w:type="spellEnd"/>
        <w:r>
          <w:t xml:space="preserve"> Network Graph,” </w:t>
        </w:r>
        <w:proofErr w:type="spellStart"/>
        <w:r>
          <w:rPr>
            <w:i/>
            <w:iCs/>
          </w:rPr>
          <w:t>GitHub</w:t>
        </w:r>
        <w:proofErr w:type="spellEnd"/>
        <w:r>
          <w:t>. [Online]. Available: https://github.com/blog/39-say-hello-to-the-network-graph-visualizer. [Accessed: 16-Feb-2014].</w:t>
        </w:r>
      </w:ins>
    </w:p>
    <w:p w14:paraId="5319DDF4" w14:textId="70630AA0" w:rsidR="00702AAC" w:rsidRPr="00AC537F" w:rsidDel="00A24CED" w:rsidRDefault="00702AAC" w:rsidP="005C05E4">
      <w:pPr>
        <w:pStyle w:val="Bibliografia"/>
        <w:jc w:val="both"/>
        <w:rPr>
          <w:del w:id="2803" w:author="Cristiano Cesario" w:date="2014-06-22T09:05:00Z"/>
          <w:sz w:val="16"/>
        </w:rPr>
        <w:pPrChange w:id="2804" w:author="Cristiano Cesario" w:date="2014-06-29T15:21:00Z">
          <w:pPr>
            <w:pStyle w:val="Bibliografia"/>
          </w:pPr>
        </w:pPrChange>
      </w:pPr>
      <w:del w:id="2805" w:author="Cristiano Cesario" w:date="2014-06-22T09:05:00Z">
        <w:r w:rsidRPr="00AC537F" w:rsidDel="00A24CED">
          <w:rPr>
            <w:sz w:val="16"/>
          </w:rPr>
          <w:delText>[1]</w:delText>
        </w:r>
        <w:r w:rsidRPr="00AC537F" w:rsidDel="00A24CED">
          <w:rPr>
            <w:sz w:val="16"/>
          </w:rPr>
          <w:tab/>
          <w:delText xml:space="preserve">M. J. Rochkind, “The source code control system,” </w:delText>
        </w:r>
        <w:r w:rsidRPr="00AC537F" w:rsidDel="00A24CED">
          <w:rPr>
            <w:i/>
            <w:iCs/>
            <w:sz w:val="16"/>
          </w:rPr>
          <w:delText>IEEE Trans. Softw. Eng. TSE</w:delText>
        </w:r>
        <w:r w:rsidRPr="00AC537F" w:rsidDel="00A24CED">
          <w:rPr>
            <w:sz w:val="16"/>
          </w:rPr>
          <w:delText>, vol. 1, no. 4, pp. 364–470, Dec. 1975.</w:delText>
        </w:r>
      </w:del>
    </w:p>
    <w:p w14:paraId="2264C697" w14:textId="27A51EC7" w:rsidR="00702AAC" w:rsidRPr="00AC537F" w:rsidDel="00A24CED" w:rsidRDefault="00702AAC" w:rsidP="005C05E4">
      <w:pPr>
        <w:pStyle w:val="Bibliografia"/>
        <w:jc w:val="both"/>
        <w:rPr>
          <w:del w:id="2806" w:author="Cristiano Cesario" w:date="2014-06-22T09:05:00Z"/>
          <w:sz w:val="16"/>
        </w:rPr>
        <w:pPrChange w:id="2807" w:author="Cristiano Cesario" w:date="2014-06-29T15:21:00Z">
          <w:pPr>
            <w:pStyle w:val="Bibliografia"/>
          </w:pPr>
        </w:pPrChange>
      </w:pPr>
      <w:del w:id="2808" w:author="Cristiano Cesario" w:date="2014-06-22T09:05:00Z">
        <w:r w:rsidRPr="00AC537F" w:rsidDel="00A24CED">
          <w:rPr>
            <w:sz w:val="16"/>
          </w:rPr>
          <w:delText>[2]</w:delText>
        </w:r>
        <w:r w:rsidRPr="00AC537F" w:rsidDel="00A24CED">
          <w:rPr>
            <w:sz w:val="16"/>
          </w:rPr>
          <w:tab/>
          <w:delText xml:space="preserve">J. Estublier, “Software configuration management: a roadmap,” in </w:delText>
        </w:r>
        <w:r w:rsidRPr="00AC537F" w:rsidDel="00A24CED">
          <w:rPr>
            <w:i/>
            <w:iCs/>
            <w:sz w:val="16"/>
          </w:rPr>
          <w:delText>Proceedings of the Conference on The Future of Software Engineering</w:delText>
        </w:r>
        <w:r w:rsidRPr="00AC537F" w:rsidDel="00A24CED">
          <w:rPr>
            <w:sz w:val="16"/>
          </w:rPr>
          <w:delText>, New York, NY, USA, 2000, pp. 279–289.</w:delText>
        </w:r>
      </w:del>
    </w:p>
    <w:p w14:paraId="0F234661" w14:textId="5E49FF88" w:rsidR="00702AAC" w:rsidRPr="00AC537F" w:rsidDel="00A24CED" w:rsidRDefault="00702AAC" w:rsidP="005C05E4">
      <w:pPr>
        <w:pStyle w:val="Bibliografia"/>
        <w:jc w:val="both"/>
        <w:rPr>
          <w:del w:id="2809" w:author="Cristiano Cesario" w:date="2014-06-22T09:05:00Z"/>
          <w:sz w:val="16"/>
        </w:rPr>
        <w:pPrChange w:id="2810" w:author="Cristiano Cesario" w:date="2014-06-29T15:21:00Z">
          <w:pPr>
            <w:pStyle w:val="Bibliografia"/>
          </w:pPr>
        </w:pPrChange>
      </w:pPr>
      <w:del w:id="2811" w:author="Cristiano Cesario" w:date="2014-06-22T09:05:00Z">
        <w:r w:rsidRPr="00AC537F" w:rsidDel="00A24CED">
          <w:rPr>
            <w:sz w:val="16"/>
          </w:rPr>
          <w:delText>[3]</w:delText>
        </w:r>
        <w:r w:rsidRPr="00AC537F" w:rsidDel="00A24CED">
          <w:rPr>
            <w:sz w:val="16"/>
          </w:rPr>
          <w:tab/>
          <w:delText xml:space="preserve">W. Tichy, “RCS: A system for version control,” </w:delText>
        </w:r>
        <w:r w:rsidRPr="00AC537F" w:rsidDel="00A24CED">
          <w:rPr>
            <w:i/>
            <w:iCs/>
            <w:sz w:val="16"/>
          </w:rPr>
          <w:delText>Softw. - Pract. Exp.</w:delText>
        </w:r>
        <w:r w:rsidRPr="00AC537F" w:rsidDel="00A24CED">
          <w:rPr>
            <w:sz w:val="16"/>
          </w:rPr>
          <w:delText>, vol. 15, no. 7, pp. 637–654, 1985.</w:delText>
        </w:r>
      </w:del>
    </w:p>
    <w:p w14:paraId="574FC191" w14:textId="077B5705" w:rsidR="00702AAC" w:rsidRPr="00AC537F" w:rsidDel="00A24CED" w:rsidRDefault="00702AAC" w:rsidP="005C05E4">
      <w:pPr>
        <w:pStyle w:val="Bibliografia"/>
        <w:jc w:val="both"/>
        <w:rPr>
          <w:del w:id="2812" w:author="Cristiano Cesario" w:date="2014-06-22T09:05:00Z"/>
          <w:sz w:val="16"/>
        </w:rPr>
        <w:pPrChange w:id="2813" w:author="Cristiano Cesario" w:date="2014-06-29T15:21:00Z">
          <w:pPr>
            <w:pStyle w:val="Bibliografia"/>
          </w:pPr>
        </w:pPrChange>
      </w:pPr>
      <w:del w:id="2814" w:author="Cristiano Cesario" w:date="2014-06-22T09:05:00Z">
        <w:r w:rsidRPr="00AC537F" w:rsidDel="00A24CED">
          <w:rPr>
            <w:sz w:val="16"/>
          </w:rPr>
          <w:delText>[4]</w:delText>
        </w:r>
        <w:r w:rsidRPr="00AC537F" w:rsidDel="00A24CED">
          <w:rPr>
            <w:sz w:val="16"/>
          </w:rPr>
          <w:tab/>
          <w:delText xml:space="preserve">P. Cederqvist, </w:delText>
        </w:r>
        <w:r w:rsidRPr="00AC537F" w:rsidDel="00A24CED">
          <w:rPr>
            <w:i/>
            <w:iCs/>
            <w:sz w:val="16"/>
          </w:rPr>
          <w:delText>Version Management with CVS</w:delText>
        </w:r>
        <w:r w:rsidRPr="00AC537F" w:rsidDel="00A24CED">
          <w:rPr>
            <w:sz w:val="16"/>
          </w:rPr>
          <w:delText>. Free Software Foundation, 2005.</w:delText>
        </w:r>
      </w:del>
    </w:p>
    <w:p w14:paraId="29C1B8B6" w14:textId="33F741DE" w:rsidR="00702AAC" w:rsidRPr="00AC537F" w:rsidDel="00A24CED" w:rsidRDefault="00702AAC" w:rsidP="005C05E4">
      <w:pPr>
        <w:pStyle w:val="Bibliografia"/>
        <w:jc w:val="both"/>
        <w:rPr>
          <w:del w:id="2815" w:author="Cristiano Cesario" w:date="2014-06-22T09:05:00Z"/>
          <w:sz w:val="16"/>
        </w:rPr>
        <w:pPrChange w:id="2816" w:author="Cristiano Cesario" w:date="2014-06-29T15:21:00Z">
          <w:pPr>
            <w:pStyle w:val="Bibliografia"/>
          </w:pPr>
        </w:pPrChange>
      </w:pPr>
      <w:del w:id="2817" w:author="Cristiano Cesario" w:date="2014-06-22T09:05:00Z">
        <w:r w:rsidRPr="00AC537F" w:rsidDel="00A24CED">
          <w:rPr>
            <w:sz w:val="16"/>
          </w:rPr>
          <w:delText>[5]</w:delText>
        </w:r>
        <w:r w:rsidRPr="00AC537F" w:rsidDel="00A24CED">
          <w:rPr>
            <w:sz w:val="16"/>
          </w:rPr>
          <w:tab/>
          <w:delText xml:space="preserve">B. Collins-Sussman, B. W. Fitzpatrick, and C. M. Pilato, </w:delText>
        </w:r>
        <w:r w:rsidRPr="00AC537F" w:rsidDel="00A24CED">
          <w:rPr>
            <w:i/>
            <w:iCs/>
            <w:sz w:val="16"/>
          </w:rPr>
          <w:delText>Version Control with Subversion</w:delText>
        </w:r>
        <w:r w:rsidRPr="00AC537F" w:rsidDel="00A24CED">
          <w:rPr>
            <w:sz w:val="16"/>
          </w:rPr>
          <w:delText>. Stanford, CA, USA, 2011.</w:delText>
        </w:r>
      </w:del>
    </w:p>
    <w:p w14:paraId="07D7DA37" w14:textId="74394784" w:rsidR="00702AAC" w:rsidRPr="00AC537F" w:rsidDel="00A24CED" w:rsidRDefault="00702AAC" w:rsidP="005C05E4">
      <w:pPr>
        <w:pStyle w:val="Bibliografia"/>
        <w:jc w:val="both"/>
        <w:rPr>
          <w:del w:id="2818" w:author="Cristiano Cesario" w:date="2014-06-22T09:05:00Z"/>
          <w:sz w:val="16"/>
        </w:rPr>
        <w:pPrChange w:id="2819" w:author="Cristiano Cesario" w:date="2014-06-29T15:21:00Z">
          <w:pPr>
            <w:pStyle w:val="Bibliografia"/>
          </w:pPr>
        </w:pPrChange>
      </w:pPr>
      <w:del w:id="2820" w:author="Cristiano Cesario" w:date="2014-06-22T09:05:00Z">
        <w:r w:rsidRPr="00AC537F" w:rsidDel="00A24CED">
          <w:rPr>
            <w:sz w:val="16"/>
          </w:rPr>
          <w:delText>[6]</w:delText>
        </w:r>
        <w:r w:rsidRPr="00AC537F" w:rsidDel="00A24CED">
          <w:rPr>
            <w:sz w:val="16"/>
          </w:rPr>
          <w:tab/>
          <w:delText xml:space="preserve">S. Chacon, </w:delText>
        </w:r>
        <w:r w:rsidRPr="00AC537F" w:rsidDel="00A24CED">
          <w:rPr>
            <w:i/>
            <w:iCs/>
            <w:sz w:val="16"/>
          </w:rPr>
          <w:delText>Pro Git</w:delText>
        </w:r>
        <w:r w:rsidRPr="00AC537F" w:rsidDel="00A24CED">
          <w:rPr>
            <w:sz w:val="16"/>
          </w:rPr>
          <w:delText>, 1st ed. Berkeley, CA, USA: Apress, 2009.</w:delText>
        </w:r>
      </w:del>
    </w:p>
    <w:p w14:paraId="7EDB1704" w14:textId="31F9EC65" w:rsidR="00702AAC" w:rsidRPr="00AC537F" w:rsidDel="00A24CED" w:rsidRDefault="00702AAC" w:rsidP="005C05E4">
      <w:pPr>
        <w:pStyle w:val="Bibliografia"/>
        <w:jc w:val="both"/>
        <w:rPr>
          <w:del w:id="2821" w:author="Cristiano Cesario" w:date="2014-06-22T09:05:00Z"/>
          <w:sz w:val="16"/>
        </w:rPr>
        <w:pPrChange w:id="2822" w:author="Cristiano Cesario" w:date="2014-06-29T15:21:00Z">
          <w:pPr>
            <w:pStyle w:val="Bibliografia"/>
          </w:pPr>
        </w:pPrChange>
      </w:pPr>
      <w:del w:id="2823" w:author="Cristiano Cesario" w:date="2014-06-22T09:05:00Z">
        <w:r w:rsidRPr="00AC537F" w:rsidDel="00A24CED">
          <w:rPr>
            <w:sz w:val="16"/>
          </w:rPr>
          <w:delText>[7]</w:delText>
        </w:r>
        <w:r w:rsidRPr="00AC537F" w:rsidDel="00A24CED">
          <w:rPr>
            <w:sz w:val="16"/>
          </w:rPr>
          <w:tab/>
          <w:delText xml:space="preserve">B. O’Sullivan, </w:delText>
        </w:r>
        <w:r w:rsidRPr="00AC537F" w:rsidDel="00A24CED">
          <w:rPr>
            <w:i/>
            <w:iCs/>
            <w:sz w:val="16"/>
          </w:rPr>
          <w:delText>Mercurial: The Definitive Guide</w:delText>
        </w:r>
        <w:r w:rsidRPr="00AC537F" w:rsidDel="00A24CED">
          <w:rPr>
            <w:sz w:val="16"/>
          </w:rPr>
          <w:delText>, 1st ed. O’Reilly Media, 2009.</w:delText>
        </w:r>
      </w:del>
    </w:p>
    <w:p w14:paraId="360EE6A5" w14:textId="5BEEBF33" w:rsidR="00702AAC" w:rsidRPr="00AC537F" w:rsidDel="00A24CED" w:rsidRDefault="00702AAC" w:rsidP="005C05E4">
      <w:pPr>
        <w:pStyle w:val="Bibliografia"/>
        <w:jc w:val="both"/>
        <w:rPr>
          <w:del w:id="2824" w:author="Cristiano Cesario" w:date="2014-06-22T09:05:00Z"/>
          <w:sz w:val="16"/>
        </w:rPr>
        <w:pPrChange w:id="2825" w:author="Cristiano Cesario" w:date="2014-06-29T15:21:00Z">
          <w:pPr>
            <w:pStyle w:val="Bibliografia"/>
          </w:pPr>
        </w:pPrChange>
      </w:pPr>
      <w:del w:id="2826" w:author="Cristiano Cesario" w:date="2014-06-22T09:05:00Z">
        <w:r w:rsidRPr="00AC537F" w:rsidDel="00A24CED">
          <w:rPr>
            <w:sz w:val="16"/>
          </w:rPr>
          <w:delText>[8]</w:delText>
        </w:r>
        <w:r w:rsidRPr="00AC537F" w:rsidDel="00A24CED">
          <w:rPr>
            <w:sz w:val="16"/>
          </w:rPr>
          <w:tab/>
          <w:delText>Eclipse Foundation, “The Open Source Developer Report - 2013 Eclipse Community Survey,” San Francisco, CA, USA, Jun. 2013.</w:delText>
        </w:r>
      </w:del>
    </w:p>
    <w:p w14:paraId="74B31AE2" w14:textId="1D684D63" w:rsidR="00702AAC" w:rsidRPr="00AC537F" w:rsidDel="00A24CED" w:rsidRDefault="00702AAC" w:rsidP="005C05E4">
      <w:pPr>
        <w:pStyle w:val="Bibliografia"/>
        <w:jc w:val="both"/>
        <w:rPr>
          <w:del w:id="2827" w:author="Cristiano Cesario" w:date="2014-06-22T09:05:00Z"/>
          <w:sz w:val="16"/>
        </w:rPr>
        <w:pPrChange w:id="2828" w:author="Cristiano Cesario" w:date="2014-06-29T15:21:00Z">
          <w:pPr>
            <w:pStyle w:val="Bibliografia"/>
          </w:pPr>
        </w:pPrChange>
      </w:pPr>
      <w:del w:id="2829" w:author="Cristiano Cesario" w:date="2014-06-22T09:05:00Z">
        <w:r w:rsidRPr="00AC537F" w:rsidDel="00A24CED">
          <w:rPr>
            <w:sz w:val="16"/>
          </w:rPr>
          <w:delText>[9]</w:delText>
        </w:r>
        <w:r w:rsidRPr="00AC537F" w:rsidDel="00A24CED">
          <w:rPr>
            <w:sz w:val="16"/>
          </w:rPr>
          <w:tab/>
          <w:delText xml:space="preserve">C. Walrad and D. Strom, “The importance of branching models in SCM,” </w:delText>
        </w:r>
        <w:r w:rsidRPr="00AC537F" w:rsidDel="00A24CED">
          <w:rPr>
            <w:i/>
            <w:iCs/>
            <w:sz w:val="16"/>
          </w:rPr>
          <w:delText>Computer</w:delText>
        </w:r>
        <w:r w:rsidRPr="00AC537F" w:rsidDel="00A24CED">
          <w:rPr>
            <w:sz w:val="16"/>
          </w:rPr>
          <w:delText>, vol. 35, no. 9, pp. 31 – 38, Sep. 2002.</w:delText>
        </w:r>
      </w:del>
    </w:p>
    <w:p w14:paraId="161B533B" w14:textId="447865A9" w:rsidR="00702AAC" w:rsidRPr="00AC537F" w:rsidDel="00A24CED" w:rsidRDefault="00702AAC" w:rsidP="005C05E4">
      <w:pPr>
        <w:pStyle w:val="Bibliografia"/>
        <w:jc w:val="both"/>
        <w:rPr>
          <w:del w:id="2830" w:author="Cristiano Cesario" w:date="2014-06-22T09:05:00Z"/>
          <w:sz w:val="16"/>
        </w:rPr>
        <w:pPrChange w:id="2831" w:author="Cristiano Cesario" w:date="2014-06-29T15:21:00Z">
          <w:pPr>
            <w:pStyle w:val="Bibliografia"/>
          </w:pPr>
        </w:pPrChange>
      </w:pPr>
      <w:del w:id="2832" w:author="Cristiano Cesario" w:date="2014-06-22T09:05:00Z">
        <w:r w:rsidRPr="00AC537F" w:rsidDel="00A24CED">
          <w:rPr>
            <w:sz w:val="16"/>
          </w:rPr>
          <w:delText>[10]</w:delText>
        </w:r>
        <w:r w:rsidRPr="00AC537F" w:rsidDel="00A24CED">
          <w:rPr>
            <w:sz w:val="16"/>
          </w:rPr>
          <w:tab/>
          <w:delText xml:space="preserve">B. O’Sullivan, “Making sense of revision-control systems,” </w:delText>
        </w:r>
        <w:r w:rsidRPr="00AC537F" w:rsidDel="00A24CED">
          <w:rPr>
            <w:i/>
            <w:iCs/>
            <w:sz w:val="16"/>
          </w:rPr>
          <w:delText>Commun. ACM</w:delText>
        </w:r>
        <w:r w:rsidRPr="00AC537F" w:rsidDel="00A24CED">
          <w:rPr>
            <w:sz w:val="16"/>
          </w:rPr>
          <w:delText>, vol. 52, no. 9, pp. 56–62, Sep. 2009.</w:delText>
        </w:r>
      </w:del>
    </w:p>
    <w:p w14:paraId="3154AD1D" w14:textId="588614C3" w:rsidR="00702AAC" w:rsidRPr="00AC537F" w:rsidDel="00A24CED" w:rsidRDefault="00702AAC" w:rsidP="005C05E4">
      <w:pPr>
        <w:pStyle w:val="Bibliografia"/>
        <w:jc w:val="both"/>
        <w:rPr>
          <w:del w:id="2833" w:author="Cristiano Cesario" w:date="2014-06-22T09:05:00Z"/>
          <w:sz w:val="16"/>
        </w:rPr>
        <w:pPrChange w:id="2834" w:author="Cristiano Cesario" w:date="2014-06-29T15:21:00Z">
          <w:pPr>
            <w:pStyle w:val="Bibliografia"/>
          </w:pPr>
        </w:pPrChange>
      </w:pPr>
      <w:del w:id="2835" w:author="Cristiano Cesario" w:date="2014-06-22T09:05:00Z">
        <w:r w:rsidRPr="00AC537F" w:rsidDel="00A24CED">
          <w:rPr>
            <w:sz w:val="16"/>
          </w:rPr>
          <w:delText>[11]</w:delText>
        </w:r>
        <w:r w:rsidRPr="00AC537F" w:rsidDel="00A24CED">
          <w:rPr>
            <w:sz w:val="16"/>
          </w:rPr>
          <w:tab/>
          <w:delText xml:space="preserve">D.-C. Gumm, “Distribution Dimensions in Software Development Projects: A Taxonomy,” </w:delText>
        </w:r>
        <w:r w:rsidRPr="00AC537F" w:rsidDel="00A24CED">
          <w:rPr>
            <w:i/>
            <w:iCs/>
            <w:sz w:val="16"/>
          </w:rPr>
          <w:delText>IEEE Softw.</w:delText>
        </w:r>
        <w:r w:rsidRPr="00AC537F" w:rsidDel="00A24CED">
          <w:rPr>
            <w:sz w:val="16"/>
          </w:rPr>
          <w:delText>, vol. 23, no. 5, pp. 45–51, Sep. 2006.</w:delText>
        </w:r>
      </w:del>
    </w:p>
    <w:p w14:paraId="18821199" w14:textId="4486653F" w:rsidR="00702AAC" w:rsidRPr="00AC537F" w:rsidDel="00A24CED" w:rsidRDefault="00702AAC" w:rsidP="005C05E4">
      <w:pPr>
        <w:pStyle w:val="Bibliografia"/>
        <w:jc w:val="both"/>
        <w:rPr>
          <w:del w:id="2836" w:author="Cristiano Cesario" w:date="2014-06-22T09:05:00Z"/>
          <w:sz w:val="16"/>
        </w:rPr>
        <w:pPrChange w:id="2837" w:author="Cristiano Cesario" w:date="2014-06-29T15:21:00Z">
          <w:pPr>
            <w:pStyle w:val="Bibliografia"/>
          </w:pPr>
        </w:pPrChange>
      </w:pPr>
      <w:del w:id="2838" w:author="Cristiano Cesario" w:date="2014-06-22T09:05:00Z">
        <w:r w:rsidRPr="00AC537F" w:rsidDel="00A24CED">
          <w:rPr>
            <w:sz w:val="16"/>
          </w:rPr>
          <w:delText>[12]</w:delText>
        </w:r>
        <w:r w:rsidRPr="00AC537F" w:rsidDel="00A24CED">
          <w:rPr>
            <w:sz w:val="16"/>
          </w:rPr>
          <w:tab/>
          <w:delText xml:space="preserve">R. D. Battin, R. Crocker, J. Kreidler, and K. Subramanian, “Leveraging resources in global software development,” </w:delText>
        </w:r>
        <w:r w:rsidRPr="00AC537F" w:rsidDel="00A24CED">
          <w:rPr>
            <w:i/>
            <w:iCs/>
            <w:sz w:val="16"/>
          </w:rPr>
          <w:delText>IEEE Softw.</w:delText>
        </w:r>
        <w:r w:rsidRPr="00AC537F" w:rsidDel="00A24CED">
          <w:rPr>
            <w:sz w:val="16"/>
          </w:rPr>
          <w:delText>, vol. 18, no. 2, pp. 70–77, Mar. 2001.</w:delText>
        </w:r>
      </w:del>
    </w:p>
    <w:p w14:paraId="50E9C8D0" w14:textId="5AC4D068" w:rsidR="00702AAC" w:rsidRPr="00AC537F" w:rsidDel="00A24CED" w:rsidRDefault="00702AAC" w:rsidP="005C05E4">
      <w:pPr>
        <w:pStyle w:val="Bibliografia"/>
        <w:jc w:val="both"/>
        <w:rPr>
          <w:del w:id="2839" w:author="Cristiano Cesario" w:date="2014-06-22T09:05:00Z"/>
          <w:sz w:val="16"/>
        </w:rPr>
        <w:pPrChange w:id="2840" w:author="Cristiano Cesario" w:date="2014-06-29T15:21:00Z">
          <w:pPr>
            <w:pStyle w:val="Bibliografia"/>
          </w:pPr>
        </w:pPrChange>
      </w:pPr>
      <w:del w:id="2841" w:author="Cristiano Cesario" w:date="2014-06-22T09:05:00Z">
        <w:r w:rsidRPr="00AC537F" w:rsidDel="00A24CED">
          <w:rPr>
            <w:sz w:val="16"/>
          </w:rPr>
          <w:delText>[13]</w:delText>
        </w:r>
        <w:r w:rsidRPr="00AC537F" w:rsidDel="00A24CED">
          <w:rPr>
            <w:sz w:val="16"/>
          </w:rPr>
          <w:tab/>
          <w:delText xml:space="preserve">D. E. Perry, H. P. Siy, and L. G. Votta, “Parallel changes in large scale software development: an observational case study,” in </w:delText>
        </w:r>
        <w:r w:rsidRPr="00AC537F" w:rsidDel="00A24CED">
          <w:rPr>
            <w:i/>
            <w:iCs/>
            <w:sz w:val="16"/>
          </w:rPr>
          <w:delText>Proceedings of the 20th International Conference on Software engineering</w:delText>
        </w:r>
        <w:r w:rsidRPr="00AC537F" w:rsidDel="00A24CED">
          <w:rPr>
            <w:sz w:val="16"/>
          </w:rPr>
          <w:delText>, Washington, DC, USA, 1998, pp. 251–260.</w:delText>
        </w:r>
      </w:del>
    </w:p>
    <w:p w14:paraId="33C9B02D" w14:textId="2502D648" w:rsidR="00702AAC" w:rsidRPr="00AC537F" w:rsidDel="00A24CED" w:rsidRDefault="00702AAC" w:rsidP="005C05E4">
      <w:pPr>
        <w:pStyle w:val="Bibliografia"/>
        <w:jc w:val="both"/>
        <w:rPr>
          <w:del w:id="2842" w:author="Cristiano Cesario" w:date="2014-06-22T09:05:00Z"/>
          <w:sz w:val="16"/>
        </w:rPr>
        <w:pPrChange w:id="2843" w:author="Cristiano Cesario" w:date="2014-06-29T15:21:00Z">
          <w:pPr>
            <w:pStyle w:val="Bibliografia"/>
          </w:pPr>
        </w:pPrChange>
      </w:pPr>
      <w:del w:id="2844" w:author="Cristiano Cesario" w:date="2014-06-22T09:05:00Z">
        <w:r w:rsidRPr="00AC537F" w:rsidDel="00A24CED">
          <w:rPr>
            <w:sz w:val="16"/>
          </w:rPr>
          <w:delText>[14]</w:delText>
        </w:r>
        <w:r w:rsidRPr="00AC537F" w:rsidDel="00A24CED">
          <w:rPr>
            <w:sz w:val="16"/>
          </w:rPr>
          <w:tab/>
          <w:delText xml:space="preserve">I. A. da Silva, P. H. Chen, C. Van der Westhuizen, R. M. Ripley, and A. van der Hoek, “Lighthouse: coordination through emerging design,” in </w:delText>
        </w:r>
        <w:r w:rsidRPr="00AC537F" w:rsidDel="00A24CED">
          <w:rPr>
            <w:i/>
            <w:iCs/>
            <w:sz w:val="16"/>
          </w:rPr>
          <w:delText>Proceedings of the 2006 OOPSLA workshop on eclipse technology eXchange</w:delText>
        </w:r>
        <w:r w:rsidRPr="00AC537F" w:rsidDel="00A24CED">
          <w:rPr>
            <w:sz w:val="16"/>
          </w:rPr>
          <w:delText>, New York, NY, USA, 2006, pp. 11–15.</w:delText>
        </w:r>
      </w:del>
    </w:p>
    <w:p w14:paraId="5B78754E" w14:textId="219B6027" w:rsidR="00702AAC" w:rsidRPr="00AC537F" w:rsidDel="00A24CED" w:rsidRDefault="00702AAC" w:rsidP="005C05E4">
      <w:pPr>
        <w:pStyle w:val="Bibliografia"/>
        <w:jc w:val="both"/>
        <w:rPr>
          <w:del w:id="2845" w:author="Cristiano Cesario" w:date="2014-06-22T09:05:00Z"/>
          <w:sz w:val="16"/>
        </w:rPr>
        <w:pPrChange w:id="2846" w:author="Cristiano Cesario" w:date="2014-06-29T15:21:00Z">
          <w:pPr>
            <w:pStyle w:val="Bibliografia"/>
          </w:pPr>
        </w:pPrChange>
      </w:pPr>
      <w:del w:id="2847" w:author="Cristiano Cesario" w:date="2014-06-22T09:05:00Z">
        <w:r w:rsidRPr="00AC537F" w:rsidDel="00A24CED">
          <w:rPr>
            <w:sz w:val="16"/>
          </w:rPr>
          <w:delText>[15]</w:delText>
        </w:r>
        <w:r w:rsidRPr="00AC537F" w:rsidDel="00A24CED">
          <w:rPr>
            <w:sz w:val="16"/>
          </w:rPr>
          <w:tab/>
          <w:delText xml:space="preserve">Y. Brun, R. Holmes, M. D. Ernst, and D. Notkin, “Proactive detection of collaboration conflicts,” in </w:delText>
        </w:r>
        <w:r w:rsidRPr="00AC537F" w:rsidDel="00A24CED">
          <w:rPr>
            <w:i/>
            <w:iCs/>
            <w:sz w:val="16"/>
          </w:rPr>
          <w:delText>Proceedings of the 19th ACM SIGSOFT symposium and the 13th European conference on Foundations of software engineering</w:delText>
        </w:r>
        <w:r w:rsidRPr="00AC537F" w:rsidDel="00A24CED">
          <w:rPr>
            <w:sz w:val="16"/>
          </w:rPr>
          <w:delText>, New York, NY, USA, 2011, pp. 168–178.</w:delText>
        </w:r>
      </w:del>
    </w:p>
    <w:p w14:paraId="37390BB3" w14:textId="01C9AA8C" w:rsidR="00702AAC" w:rsidRPr="00AC537F" w:rsidDel="00A24CED" w:rsidRDefault="00702AAC" w:rsidP="005C05E4">
      <w:pPr>
        <w:pStyle w:val="Bibliografia"/>
        <w:jc w:val="both"/>
        <w:rPr>
          <w:del w:id="2848" w:author="Cristiano Cesario" w:date="2014-06-22T09:05:00Z"/>
          <w:sz w:val="16"/>
        </w:rPr>
        <w:pPrChange w:id="2849" w:author="Cristiano Cesario" w:date="2014-06-29T15:21:00Z">
          <w:pPr>
            <w:pStyle w:val="Bibliografia"/>
          </w:pPr>
        </w:pPrChange>
      </w:pPr>
      <w:del w:id="2850" w:author="Cristiano Cesario" w:date="2014-06-22T09:05:00Z">
        <w:r w:rsidRPr="00AC537F" w:rsidDel="00A24CED">
          <w:rPr>
            <w:sz w:val="16"/>
          </w:rPr>
          <w:delText>[16]</w:delText>
        </w:r>
        <w:r w:rsidRPr="00AC537F" w:rsidDel="00A24CED">
          <w:rPr>
            <w:sz w:val="16"/>
          </w:rPr>
          <w:tab/>
          <w:delText xml:space="preserve">B. Appleton, S. Berczuk, R. Cabrera, and R. Orenstein, “Streamed lines: Branching patterns for parallel software development,” in </w:delText>
        </w:r>
        <w:r w:rsidRPr="00AC537F" w:rsidDel="00A24CED">
          <w:rPr>
            <w:i/>
            <w:iCs/>
            <w:sz w:val="16"/>
          </w:rPr>
          <w:delText>Proceedings of the 1998 Pattern Languages of Programs Conference</w:delText>
        </w:r>
        <w:r w:rsidRPr="00AC537F" w:rsidDel="00A24CED">
          <w:rPr>
            <w:sz w:val="16"/>
          </w:rPr>
          <w:delText>, Monticello, Illinois, USA, 1998, vol. 98.</w:delText>
        </w:r>
      </w:del>
    </w:p>
    <w:p w14:paraId="2282AE1E" w14:textId="05FD918B" w:rsidR="00702AAC" w:rsidRPr="00AC537F" w:rsidDel="00A24CED" w:rsidRDefault="00702AAC" w:rsidP="005C05E4">
      <w:pPr>
        <w:pStyle w:val="Bibliografia"/>
        <w:jc w:val="both"/>
        <w:rPr>
          <w:del w:id="2851" w:author="Cristiano Cesario" w:date="2014-06-22T09:05:00Z"/>
          <w:sz w:val="16"/>
        </w:rPr>
        <w:pPrChange w:id="2852" w:author="Cristiano Cesario" w:date="2014-06-29T15:21:00Z">
          <w:pPr>
            <w:pStyle w:val="Bibliografia"/>
          </w:pPr>
        </w:pPrChange>
      </w:pPr>
      <w:del w:id="2853" w:author="Cristiano Cesario" w:date="2014-06-22T09:05:00Z">
        <w:r w:rsidRPr="00AC537F" w:rsidDel="00A24CED">
          <w:rPr>
            <w:sz w:val="16"/>
          </w:rPr>
          <w:delText>[17]</w:delText>
        </w:r>
        <w:r w:rsidRPr="00AC537F" w:rsidDel="00A24CED">
          <w:rPr>
            <w:sz w:val="16"/>
          </w:rPr>
          <w:tab/>
          <w:delText xml:space="preserve">A. Sarma and A. van der Hoek, “Palantir: coordinating distributed workspaces,” in </w:delText>
        </w:r>
        <w:r w:rsidRPr="00AC537F" w:rsidDel="00A24CED">
          <w:rPr>
            <w:i/>
            <w:iCs/>
            <w:sz w:val="16"/>
          </w:rPr>
          <w:delText>Computer Software and Applications Conference, 2002. COMPSAC 2002. Proceedings. 26th Annual International</w:delText>
        </w:r>
        <w:r w:rsidRPr="00AC537F" w:rsidDel="00A24CED">
          <w:rPr>
            <w:sz w:val="16"/>
          </w:rPr>
          <w:delText>, Oxford, United Kingdom, 2002, pp. 1093 – 1097.</w:delText>
        </w:r>
      </w:del>
    </w:p>
    <w:p w14:paraId="0A5E7172" w14:textId="6A030533" w:rsidR="00702AAC" w:rsidRPr="00AC537F" w:rsidDel="00A24CED" w:rsidRDefault="00702AAC" w:rsidP="005C05E4">
      <w:pPr>
        <w:pStyle w:val="Bibliografia"/>
        <w:jc w:val="both"/>
        <w:rPr>
          <w:del w:id="2854" w:author="Cristiano Cesario" w:date="2014-06-22T09:05:00Z"/>
          <w:sz w:val="16"/>
        </w:rPr>
        <w:pPrChange w:id="2855" w:author="Cristiano Cesario" w:date="2014-06-29T15:21:00Z">
          <w:pPr>
            <w:pStyle w:val="Bibliografia"/>
          </w:pPr>
        </w:pPrChange>
      </w:pPr>
      <w:del w:id="2856" w:author="Cristiano Cesario" w:date="2014-06-22T09:05:00Z">
        <w:r w:rsidRPr="00AC537F" w:rsidDel="00A24CED">
          <w:rPr>
            <w:sz w:val="16"/>
          </w:rPr>
          <w:delText>[18]</w:delText>
        </w:r>
        <w:r w:rsidRPr="00AC537F" w:rsidDel="00A24CED">
          <w:rPr>
            <w:sz w:val="16"/>
          </w:rPr>
          <w:tab/>
          <w:delText xml:space="preserve">J. T. Biehl, M. Czerwinski, G. Smith, and G. G. Robertson, “FASTDash: A Visual Dashboard for Fostering Awareness in Software Teams,” in </w:delText>
        </w:r>
        <w:r w:rsidRPr="00AC537F" w:rsidDel="00A24CED">
          <w:rPr>
            <w:i/>
            <w:iCs/>
            <w:sz w:val="16"/>
          </w:rPr>
          <w:delText>Proceedings of the SIGCHI Conference on Human Factors in Computing Systems</w:delText>
        </w:r>
        <w:r w:rsidRPr="00AC537F" w:rsidDel="00A24CED">
          <w:rPr>
            <w:sz w:val="16"/>
          </w:rPr>
          <w:delText>, New York, NY, USA, 2007, pp. 1313–1322.</w:delText>
        </w:r>
      </w:del>
    </w:p>
    <w:p w14:paraId="6432CCE6" w14:textId="360765DB" w:rsidR="00702AAC" w:rsidRPr="00AC537F" w:rsidDel="00A24CED" w:rsidRDefault="00702AAC" w:rsidP="005C05E4">
      <w:pPr>
        <w:pStyle w:val="Bibliografia"/>
        <w:jc w:val="both"/>
        <w:rPr>
          <w:del w:id="2857" w:author="Cristiano Cesario" w:date="2014-06-22T09:05:00Z"/>
          <w:sz w:val="16"/>
        </w:rPr>
        <w:pPrChange w:id="2858" w:author="Cristiano Cesario" w:date="2014-06-29T15:21:00Z">
          <w:pPr>
            <w:pStyle w:val="Bibliografia"/>
          </w:pPr>
        </w:pPrChange>
      </w:pPr>
      <w:del w:id="2859" w:author="Cristiano Cesario" w:date="2014-06-22T09:05:00Z">
        <w:r w:rsidRPr="00AC537F" w:rsidDel="00A24CED">
          <w:rPr>
            <w:sz w:val="16"/>
          </w:rPr>
          <w:delText>[19]</w:delText>
        </w:r>
        <w:r w:rsidRPr="00AC537F" w:rsidDel="00A24CED">
          <w:rPr>
            <w:sz w:val="16"/>
          </w:rPr>
          <w:tab/>
          <w:delText xml:space="preserve">P. Dewan and R. Hegde, “Semi-synchronous conflict detection and resolution in asynchronous software development,” in </w:delText>
        </w:r>
        <w:r w:rsidRPr="00AC537F" w:rsidDel="00A24CED">
          <w:rPr>
            <w:i/>
            <w:iCs/>
            <w:sz w:val="16"/>
          </w:rPr>
          <w:delText>Proceedings of the 10th European Conference on Computer-Supported Cooperative Work</w:delText>
        </w:r>
        <w:r w:rsidRPr="00AC537F" w:rsidDel="00A24CED">
          <w:rPr>
            <w:sz w:val="16"/>
          </w:rPr>
          <w:delText>, 2007, pp. 159–178.</w:delText>
        </w:r>
      </w:del>
    </w:p>
    <w:p w14:paraId="0BEB6D06" w14:textId="457300F8" w:rsidR="00702AAC" w:rsidRPr="00AC537F" w:rsidDel="00A24CED" w:rsidRDefault="00702AAC" w:rsidP="005C05E4">
      <w:pPr>
        <w:pStyle w:val="Bibliografia"/>
        <w:jc w:val="both"/>
        <w:rPr>
          <w:del w:id="2860" w:author="Cristiano Cesario" w:date="2014-06-22T09:05:00Z"/>
          <w:sz w:val="16"/>
        </w:rPr>
        <w:pPrChange w:id="2861" w:author="Cristiano Cesario" w:date="2014-06-29T15:21:00Z">
          <w:pPr>
            <w:pStyle w:val="Bibliografia"/>
          </w:pPr>
        </w:pPrChange>
      </w:pPr>
      <w:del w:id="2862" w:author="Cristiano Cesario" w:date="2014-06-22T09:05:00Z">
        <w:r w:rsidRPr="00AC537F" w:rsidDel="00A24CED">
          <w:rPr>
            <w:sz w:val="16"/>
          </w:rPr>
          <w:delText>[20]</w:delText>
        </w:r>
        <w:r w:rsidRPr="00AC537F" w:rsidDel="00A24CED">
          <w:rPr>
            <w:sz w:val="16"/>
          </w:rPr>
          <w:tab/>
          <w:delText xml:space="preserve">J. Wloka, B. Ryder, F. Tip, and X. Ren, “Safe-commit analysis to facilitate team software development,” in </w:delText>
        </w:r>
        <w:r w:rsidRPr="00AC537F" w:rsidDel="00A24CED">
          <w:rPr>
            <w:i/>
            <w:iCs/>
            <w:sz w:val="16"/>
          </w:rPr>
          <w:delText>Proceedings of the 31st International Conference on Software Engineering</w:delText>
        </w:r>
        <w:r w:rsidRPr="00AC537F" w:rsidDel="00A24CED">
          <w:rPr>
            <w:sz w:val="16"/>
          </w:rPr>
          <w:delText>, Washington, DC, USA, 2009, pp. 507–517.</w:delText>
        </w:r>
      </w:del>
    </w:p>
    <w:p w14:paraId="61C22E02" w14:textId="1F476460" w:rsidR="00702AAC" w:rsidRPr="00AC537F" w:rsidDel="00A24CED" w:rsidRDefault="00702AAC" w:rsidP="005C05E4">
      <w:pPr>
        <w:pStyle w:val="Bibliografia"/>
        <w:jc w:val="both"/>
        <w:rPr>
          <w:del w:id="2863" w:author="Cristiano Cesario" w:date="2014-06-22T09:05:00Z"/>
          <w:sz w:val="16"/>
        </w:rPr>
        <w:pPrChange w:id="2864" w:author="Cristiano Cesario" w:date="2014-06-29T15:21:00Z">
          <w:pPr>
            <w:pStyle w:val="Bibliografia"/>
          </w:pPr>
        </w:pPrChange>
      </w:pPr>
      <w:del w:id="2865" w:author="Cristiano Cesario" w:date="2014-06-22T09:05:00Z">
        <w:r w:rsidRPr="00AC537F" w:rsidDel="00A24CED">
          <w:rPr>
            <w:sz w:val="16"/>
          </w:rPr>
          <w:delText>[21]</w:delText>
        </w:r>
        <w:r w:rsidRPr="00AC537F" w:rsidDel="00A24CED">
          <w:rPr>
            <w:sz w:val="16"/>
          </w:rPr>
          <w:tab/>
          <w:delText xml:space="preserve">M. L. Guimarães and A. R. Silva, “Improving early detection of software merge conflicts,” in </w:delText>
        </w:r>
        <w:r w:rsidRPr="00AC537F" w:rsidDel="00A24CED">
          <w:rPr>
            <w:i/>
            <w:iCs/>
            <w:sz w:val="16"/>
          </w:rPr>
          <w:delText>Proceedings of the 2012 International Conference on Software Engineering</w:delText>
        </w:r>
        <w:r w:rsidRPr="00AC537F" w:rsidDel="00A24CED">
          <w:rPr>
            <w:sz w:val="16"/>
          </w:rPr>
          <w:delText>, Piscataway, NJ, USA, 2012, pp. 342–352.</w:delText>
        </w:r>
      </w:del>
    </w:p>
    <w:p w14:paraId="716BF0B8" w14:textId="5FB5B550" w:rsidR="00702AAC" w:rsidRPr="00AC537F" w:rsidDel="00A24CED" w:rsidRDefault="00702AAC" w:rsidP="005C05E4">
      <w:pPr>
        <w:pStyle w:val="Bibliografia"/>
        <w:jc w:val="both"/>
        <w:rPr>
          <w:del w:id="2866" w:author="Cristiano Cesario" w:date="2014-06-22T09:05:00Z"/>
          <w:sz w:val="16"/>
        </w:rPr>
        <w:pPrChange w:id="2867" w:author="Cristiano Cesario" w:date="2014-06-29T15:21:00Z">
          <w:pPr>
            <w:pStyle w:val="Bibliografia"/>
          </w:pPr>
        </w:pPrChange>
      </w:pPr>
      <w:del w:id="2868" w:author="Cristiano Cesario" w:date="2014-06-22T09:05:00Z">
        <w:r w:rsidRPr="00AC537F" w:rsidDel="00A24CED">
          <w:rPr>
            <w:sz w:val="16"/>
          </w:rPr>
          <w:delText>[22]</w:delText>
        </w:r>
        <w:r w:rsidRPr="00AC537F" w:rsidDel="00A24CED">
          <w:rPr>
            <w:sz w:val="16"/>
          </w:rPr>
          <w:tab/>
          <w:delText xml:space="preserve">R. Santos and L. G. P. Murta, “Evaluating the Branch Merging Effort in Version Control Systems,” in </w:delText>
        </w:r>
        <w:r w:rsidRPr="00AC537F" w:rsidDel="00A24CED">
          <w:rPr>
            <w:i/>
            <w:iCs/>
            <w:sz w:val="16"/>
          </w:rPr>
          <w:delText>Proceedings of the 26th Brazilian Symposium on Software Engineering (SBES)</w:delText>
        </w:r>
        <w:r w:rsidRPr="00AC537F" w:rsidDel="00A24CED">
          <w:rPr>
            <w:sz w:val="16"/>
          </w:rPr>
          <w:delText>, Natal, RN - Brazil, 2012, pp. 151–160.</w:delText>
        </w:r>
      </w:del>
    </w:p>
    <w:p w14:paraId="54FEB58F" w14:textId="58F9968D" w:rsidR="00702AAC" w:rsidRPr="00AC537F" w:rsidDel="00A24CED" w:rsidRDefault="00702AAC" w:rsidP="005C05E4">
      <w:pPr>
        <w:pStyle w:val="Bibliografia"/>
        <w:jc w:val="both"/>
        <w:rPr>
          <w:del w:id="2869" w:author="Cristiano Cesario" w:date="2014-06-22T09:05:00Z"/>
          <w:sz w:val="16"/>
        </w:rPr>
        <w:pPrChange w:id="2870" w:author="Cristiano Cesario" w:date="2014-06-29T15:21:00Z">
          <w:pPr>
            <w:pStyle w:val="Bibliografia"/>
          </w:pPr>
        </w:pPrChange>
      </w:pPr>
      <w:del w:id="2871" w:author="Cristiano Cesario" w:date="2014-06-22T09:05:00Z">
        <w:r w:rsidRPr="00AC537F" w:rsidDel="00A24CED">
          <w:rPr>
            <w:sz w:val="16"/>
          </w:rPr>
          <w:delText>[23]</w:delText>
        </w:r>
        <w:r w:rsidRPr="00AC537F" w:rsidDel="00A24CED">
          <w:rPr>
            <w:sz w:val="16"/>
          </w:rPr>
          <w:tab/>
          <w:delText>C. M. Cesario and L. G. P. Murta, “What is going on around my repository?,” presented at the I Brazilian Workshop on Software Visualization, Evolution and Maintenance, Brasília, Brasil, 2013, pp. 14–21.</w:delText>
        </w:r>
      </w:del>
    </w:p>
    <w:p w14:paraId="4A880C62" w14:textId="514AFE84" w:rsidR="00702AAC" w:rsidRPr="00AC537F" w:rsidDel="00A24CED" w:rsidRDefault="00702AAC" w:rsidP="005C05E4">
      <w:pPr>
        <w:pStyle w:val="Bibliografia"/>
        <w:jc w:val="both"/>
        <w:rPr>
          <w:del w:id="2872" w:author="Cristiano Cesario" w:date="2014-06-22T09:05:00Z"/>
          <w:sz w:val="16"/>
        </w:rPr>
        <w:pPrChange w:id="2873" w:author="Cristiano Cesario" w:date="2014-06-29T15:21:00Z">
          <w:pPr>
            <w:pStyle w:val="Bibliografia"/>
          </w:pPr>
        </w:pPrChange>
      </w:pPr>
      <w:del w:id="2874" w:author="Cristiano Cesario" w:date="2014-06-22T09:05:00Z">
        <w:r w:rsidRPr="00AC537F" w:rsidDel="00A24CED">
          <w:rPr>
            <w:sz w:val="16"/>
          </w:rPr>
          <w:delText>[24]</w:delText>
        </w:r>
        <w:r w:rsidRPr="00AC537F" w:rsidDel="00A24CED">
          <w:rPr>
            <w:sz w:val="16"/>
          </w:rPr>
          <w:tab/>
          <w:delText xml:space="preserve">J. I. Maletic, A. Marcus, and M. L. Collard, “A task oriented view of software visualization,” in </w:delText>
        </w:r>
        <w:r w:rsidRPr="00AC537F" w:rsidDel="00A24CED">
          <w:rPr>
            <w:i/>
            <w:iCs/>
            <w:sz w:val="16"/>
          </w:rPr>
          <w:delText>First International Workshop on Visualizing Software for Understanding and Analysis, 2002. Proceedings</w:delText>
        </w:r>
        <w:r w:rsidRPr="00AC537F" w:rsidDel="00A24CED">
          <w:rPr>
            <w:sz w:val="16"/>
          </w:rPr>
          <w:delText>, 2002, pp. 32–40.</w:delText>
        </w:r>
      </w:del>
    </w:p>
    <w:p w14:paraId="604FF8D8" w14:textId="555B4F40" w:rsidR="00702AAC" w:rsidRPr="00AC537F" w:rsidDel="00A24CED" w:rsidRDefault="00702AAC" w:rsidP="005C05E4">
      <w:pPr>
        <w:pStyle w:val="Bibliografia"/>
        <w:jc w:val="both"/>
        <w:rPr>
          <w:del w:id="2875" w:author="Cristiano Cesario" w:date="2014-06-22T09:05:00Z"/>
          <w:sz w:val="16"/>
        </w:rPr>
        <w:pPrChange w:id="2876" w:author="Cristiano Cesario" w:date="2014-06-29T15:21:00Z">
          <w:pPr>
            <w:pStyle w:val="Bibliografia"/>
          </w:pPr>
        </w:pPrChange>
      </w:pPr>
      <w:del w:id="2877" w:author="Cristiano Cesario" w:date="2014-06-22T09:05:00Z">
        <w:r w:rsidRPr="00AC537F" w:rsidDel="00A24CED">
          <w:rPr>
            <w:sz w:val="16"/>
          </w:rPr>
          <w:delText>[25]</w:delText>
        </w:r>
        <w:r w:rsidRPr="00AC537F" w:rsidDel="00A24CED">
          <w:rPr>
            <w:sz w:val="16"/>
          </w:rPr>
          <w:tab/>
          <w:delText xml:space="preserve">S. Diehl, </w:delText>
        </w:r>
        <w:r w:rsidRPr="00AC537F" w:rsidDel="00A24CED">
          <w:rPr>
            <w:i/>
            <w:iCs/>
            <w:sz w:val="16"/>
          </w:rPr>
          <w:delText>Software Visualization: Visualizing the Structure, Behaviour, and Evolution of Software</w:delText>
        </w:r>
        <w:r w:rsidRPr="00AC537F" w:rsidDel="00A24CED">
          <w:rPr>
            <w:sz w:val="16"/>
          </w:rPr>
          <w:delText>, 2007 edition. Berlin ; New York: Springer, 2007.</w:delText>
        </w:r>
      </w:del>
    </w:p>
    <w:p w14:paraId="770A7039" w14:textId="1F47EA77" w:rsidR="00702AAC" w:rsidRPr="00AC537F" w:rsidDel="00A24CED" w:rsidRDefault="00702AAC" w:rsidP="005C05E4">
      <w:pPr>
        <w:pStyle w:val="Bibliografia"/>
        <w:jc w:val="both"/>
        <w:rPr>
          <w:del w:id="2878" w:author="Cristiano Cesario" w:date="2014-06-22T09:05:00Z"/>
          <w:sz w:val="16"/>
        </w:rPr>
        <w:pPrChange w:id="2879" w:author="Cristiano Cesario" w:date="2014-06-29T15:21:00Z">
          <w:pPr>
            <w:pStyle w:val="Bibliografia"/>
          </w:pPr>
        </w:pPrChange>
      </w:pPr>
      <w:del w:id="2880" w:author="Cristiano Cesario" w:date="2014-06-22T09:05:00Z">
        <w:r w:rsidRPr="00AC537F" w:rsidDel="00A24CED">
          <w:rPr>
            <w:sz w:val="16"/>
          </w:rPr>
          <w:delText>[26]</w:delText>
        </w:r>
        <w:r w:rsidRPr="00AC537F" w:rsidDel="00A24CED">
          <w:rPr>
            <w:sz w:val="16"/>
          </w:rPr>
          <w:tab/>
          <w:delText xml:space="preserve">P. Dourish and V. Bellotti, “Awareness and Coordination in Shared Workspaces,” in </w:delText>
        </w:r>
        <w:r w:rsidRPr="00AC537F" w:rsidDel="00A24CED">
          <w:rPr>
            <w:i/>
            <w:iCs/>
            <w:sz w:val="16"/>
          </w:rPr>
          <w:delText>Proceedings of the 1992 ACM Conference on Computer-supported Cooperative Work</w:delText>
        </w:r>
        <w:r w:rsidRPr="00AC537F" w:rsidDel="00A24CED">
          <w:rPr>
            <w:sz w:val="16"/>
          </w:rPr>
          <w:delText>, New York, NY, USA, 1992, pp. 107–114.</w:delText>
        </w:r>
      </w:del>
    </w:p>
    <w:p w14:paraId="66804147" w14:textId="1949F425" w:rsidR="00702AAC" w:rsidRPr="00AC537F" w:rsidDel="00A24CED" w:rsidRDefault="00702AAC" w:rsidP="005C05E4">
      <w:pPr>
        <w:pStyle w:val="Bibliografia"/>
        <w:jc w:val="both"/>
        <w:rPr>
          <w:del w:id="2881" w:author="Cristiano Cesario" w:date="2014-06-22T09:05:00Z"/>
          <w:sz w:val="16"/>
        </w:rPr>
        <w:pPrChange w:id="2882" w:author="Cristiano Cesario" w:date="2014-06-29T15:21:00Z">
          <w:pPr>
            <w:pStyle w:val="Bibliografia"/>
          </w:pPr>
        </w:pPrChange>
      </w:pPr>
      <w:del w:id="2883" w:author="Cristiano Cesario" w:date="2014-06-22T09:05:00Z">
        <w:r w:rsidRPr="00AC537F" w:rsidDel="00A24CED">
          <w:rPr>
            <w:sz w:val="16"/>
          </w:rPr>
          <w:delText>[27]</w:delText>
        </w:r>
        <w:r w:rsidRPr="00AC537F" w:rsidDel="00A24CED">
          <w:rPr>
            <w:sz w:val="16"/>
          </w:rPr>
          <w:tab/>
          <w:delText xml:space="preserve">I. Steinmacher, A. Chaves, and M. Gerosa, “Awareness Support in Distributed Software Development: A Systematic Review and Mapping of the Literature,” </w:delText>
        </w:r>
        <w:r w:rsidRPr="00AC537F" w:rsidDel="00A24CED">
          <w:rPr>
            <w:i/>
            <w:iCs/>
            <w:sz w:val="16"/>
          </w:rPr>
          <w:delText>Comput. Support. Coop. Work CSCW</w:delText>
        </w:r>
        <w:r w:rsidRPr="00AC537F" w:rsidDel="00A24CED">
          <w:rPr>
            <w:sz w:val="16"/>
          </w:rPr>
          <w:delText>, pp. 1–46, May 2012.</w:delText>
        </w:r>
      </w:del>
    </w:p>
    <w:p w14:paraId="61552352" w14:textId="1E59476C" w:rsidR="00702AAC" w:rsidRPr="00AC537F" w:rsidDel="00A24CED" w:rsidRDefault="00702AAC" w:rsidP="005C05E4">
      <w:pPr>
        <w:pStyle w:val="Bibliografia"/>
        <w:jc w:val="both"/>
        <w:rPr>
          <w:del w:id="2884" w:author="Cristiano Cesario" w:date="2014-06-22T09:05:00Z"/>
          <w:sz w:val="16"/>
        </w:rPr>
        <w:pPrChange w:id="2885" w:author="Cristiano Cesario" w:date="2014-06-29T15:21:00Z">
          <w:pPr>
            <w:pStyle w:val="Bibliografia"/>
          </w:pPr>
        </w:pPrChange>
      </w:pPr>
      <w:del w:id="2886" w:author="Cristiano Cesario" w:date="2014-06-22T09:05:00Z">
        <w:r w:rsidRPr="00AC537F" w:rsidDel="00A24CED">
          <w:rPr>
            <w:sz w:val="16"/>
          </w:rPr>
          <w:delText>[28]</w:delText>
        </w:r>
        <w:r w:rsidRPr="00AC537F" w:rsidDel="00A24CED">
          <w:rPr>
            <w:sz w:val="16"/>
          </w:rPr>
          <w:tab/>
          <w:delText xml:space="preserve">C. Gutwin, K. Schneider, D. Paquette, and R. Penner, “Supporting group awareness in distributed software development,” in </w:delText>
        </w:r>
        <w:r w:rsidRPr="00AC537F" w:rsidDel="00A24CED">
          <w:rPr>
            <w:i/>
            <w:iCs/>
            <w:sz w:val="16"/>
          </w:rPr>
          <w:delText>Engineering Human Computer Interaction and Interactive Systems</w:delText>
        </w:r>
        <w:r w:rsidRPr="00AC537F" w:rsidDel="00A24CED">
          <w:rPr>
            <w:sz w:val="16"/>
          </w:rPr>
          <w:delText>, vol. 3425, R. Bastide, P. Palanque, and J. Roth, Eds. Berlin, Heidelberg: Springer Berlin Heidelberg, 2005.</w:delText>
        </w:r>
      </w:del>
    </w:p>
    <w:p w14:paraId="1A38FB86" w14:textId="5187EF03" w:rsidR="00702AAC" w:rsidRPr="00AC537F" w:rsidDel="00A24CED" w:rsidRDefault="00702AAC" w:rsidP="005C05E4">
      <w:pPr>
        <w:pStyle w:val="Bibliografia"/>
        <w:jc w:val="both"/>
        <w:rPr>
          <w:del w:id="2887" w:author="Cristiano Cesario" w:date="2014-06-22T09:05:00Z"/>
          <w:sz w:val="16"/>
        </w:rPr>
        <w:pPrChange w:id="2888" w:author="Cristiano Cesario" w:date="2014-06-29T15:21:00Z">
          <w:pPr>
            <w:pStyle w:val="Bibliografia"/>
          </w:pPr>
        </w:pPrChange>
      </w:pPr>
      <w:del w:id="2889" w:author="Cristiano Cesario" w:date="2014-06-22T09:05:00Z">
        <w:r w:rsidRPr="00AC537F" w:rsidDel="00A24CED">
          <w:rPr>
            <w:sz w:val="16"/>
          </w:rPr>
          <w:delText>[29]</w:delText>
        </w:r>
        <w:r w:rsidRPr="00AC537F" w:rsidDel="00A24CED">
          <w:rPr>
            <w:sz w:val="16"/>
          </w:rPr>
          <w:tab/>
          <w:delText xml:space="preserve">C. Collberg, S. Kobourov, J. Nagra, J. Pitts, and K. Wampler, “A System for Graph-based Visualization of the Evolution of Software,” in </w:delText>
        </w:r>
        <w:r w:rsidRPr="00AC537F" w:rsidDel="00A24CED">
          <w:rPr>
            <w:i/>
            <w:iCs/>
            <w:sz w:val="16"/>
          </w:rPr>
          <w:delText>Proceedings of the 2003 ACM Symposium on Software Visualization</w:delText>
        </w:r>
        <w:r w:rsidRPr="00AC537F" w:rsidDel="00A24CED">
          <w:rPr>
            <w:sz w:val="16"/>
          </w:rPr>
          <w:delText>, New York, NY, USA, 2003, p. 77–ff.</w:delText>
        </w:r>
      </w:del>
    </w:p>
    <w:p w14:paraId="17160B64" w14:textId="33B91830" w:rsidR="00702AAC" w:rsidRPr="00AC537F" w:rsidDel="00A24CED" w:rsidRDefault="00702AAC" w:rsidP="005C05E4">
      <w:pPr>
        <w:pStyle w:val="Bibliografia"/>
        <w:jc w:val="both"/>
        <w:rPr>
          <w:del w:id="2890" w:author="Cristiano Cesario" w:date="2014-06-22T09:05:00Z"/>
          <w:sz w:val="16"/>
        </w:rPr>
        <w:pPrChange w:id="2891" w:author="Cristiano Cesario" w:date="2014-06-29T15:21:00Z">
          <w:pPr>
            <w:pStyle w:val="Bibliografia"/>
          </w:pPr>
        </w:pPrChange>
      </w:pPr>
      <w:del w:id="2892" w:author="Cristiano Cesario" w:date="2014-06-22T09:05:00Z">
        <w:r w:rsidRPr="00AC537F" w:rsidDel="00A24CED">
          <w:rPr>
            <w:sz w:val="16"/>
          </w:rPr>
          <w:delText>[30]</w:delText>
        </w:r>
        <w:r w:rsidRPr="00AC537F" w:rsidDel="00A24CED">
          <w:rPr>
            <w:sz w:val="16"/>
          </w:rPr>
          <w:tab/>
          <w:delText xml:space="preserve">M. Lanza, “The Evolution Matrix: Recovering Software Evolution Using Software Visualization Techniques,” in </w:delText>
        </w:r>
        <w:r w:rsidRPr="00AC537F" w:rsidDel="00A24CED">
          <w:rPr>
            <w:i/>
            <w:iCs/>
            <w:sz w:val="16"/>
          </w:rPr>
          <w:delText>Proceedings of the 4th International Workshop on Principles of Software Evolution</w:delText>
        </w:r>
        <w:r w:rsidRPr="00AC537F" w:rsidDel="00A24CED">
          <w:rPr>
            <w:sz w:val="16"/>
          </w:rPr>
          <w:delText>, New York, NY, USA, 2001, pp. 37–42.</w:delText>
        </w:r>
      </w:del>
    </w:p>
    <w:p w14:paraId="43BFA849" w14:textId="446BA387" w:rsidR="00702AAC" w:rsidRPr="00AC537F" w:rsidDel="00A24CED" w:rsidRDefault="00702AAC" w:rsidP="005C05E4">
      <w:pPr>
        <w:pStyle w:val="Bibliografia"/>
        <w:jc w:val="both"/>
        <w:rPr>
          <w:del w:id="2893" w:author="Cristiano Cesario" w:date="2014-06-22T09:05:00Z"/>
          <w:sz w:val="16"/>
        </w:rPr>
        <w:pPrChange w:id="2894" w:author="Cristiano Cesario" w:date="2014-06-29T15:21:00Z">
          <w:pPr>
            <w:pStyle w:val="Bibliografia"/>
          </w:pPr>
        </w:pPrChange>
      </w:pPr>
      <w:del w:id="2895" w:author="Cristiano Cesario" w:date="2014-06-22T09:05:00Z">
        <w:r w:rsidRPr="00AC537F" w:rsidDel="00A24CED">
          <w:rPr>
            <w:sz w:val="16"/>
          </w:rPr>
          <w:delText>[31]</w:delText>
        </w:r>
        <w:r w:rsidRPr="00AC537F" w:rsidDel="00A24CED">
          <w:rPr>
            <w:sz w:val="16"/>
          </w:rPr>
          <w:tab/>
          <w:delText xml:space="preserve">L. Voinea, A. Telea, and J. J. van Wijk, “CVSscan: Visualization of Code Evolution,” in </w:delText>
        </w:r>
        <w:r w:rsidRPr="00AC537F" w:rsidDel="00A24CED">
          <w:rPr>
            <w:i/>
            <w:iCs/>
            <w:sz w:val="16"/>
          </w:rPr>
          <w:delText>Proceedings of the 2005 ACM Symposium on Software Visualization</w:delText>
        </w:r>
        <w:r w:rsidRPr="00AC537F" w:rsidDel="00A24CED">
          <w:rPr>
            <w:sz w:val="16"/>
          </w:rPr>
          <w:delText>, New York, NY, USA, 2005, pp. 47–56.</w:delText>
        </w:r>
      </w:del>
    </w:p>
    <w:p w14:paraId="2AA7D1C3" w14:textId="3C988A7B" w:rsidR="00702AAC" w:rsidRPr="00AC537F" w:rsidDel="00A24CED" w:rsidRDefault="00702AAC" w:rsidP="005C05E4">
      <w:pPr>
        <w:pStyle w:val="Bibliografia"/>
        <w:jc w:val="both"/>
        <w:rPr>
          <w:del w:id="2896" w:author="Cristiano Cesario" w:date="2014-06-22T09:05:00Z"/>
          <w:sz w:val="16"/>
        </w:rPr>
        <w:pPrChange w:id="2897" w:author="Cristiano Cesario" w:date="2014-06-29T15:21:00Z">
          <w:pPr>
            <w:pStyle w:val="Bibliografia"/>
          </w:pPr>
        </w:pPrChange>
      </w:pPr>
      <w:del w:id="2898" w:author="Cristiano Cesario" w:date="2014-06-22T09:05:00Z">
        <w:r w:rsidRPr="00AC537F" w:rsidDel="00A24CED">
          <w:rPr>
            <w:sz w:val="16"/>
          </w:rPr>
          <w:delText>[32]</w:delText>
        </w:r>
        <w:r w:rsidRPr="00AC537F" w:rsidDel="00A24CED">
          <w:rPr>
            <w:sz w:val="16"/>
          </w:rPr>
          <w:tab/>
          <w:delText xml:space="preserve">E. Gilbert and K. Karahalios, “LifeSource: Two CVS Visualizations,” in </w:delText>
        </w:r>
        <w:r w:rsidRPr="00AC537F" w:rsidDel="00A24CED">
          <w:rPr>
            <w:i/>
            <w:iCs/>
            <w:sz w:val="16"/>
          </w:rPr>
          <w:delText>CHI ’06 Extended Abstracts on Human Factors in Computing Systems</w:delText>
        </w:r>
        <w:r w:rsidRPr="00AC537F" w:rsidDel="00A24CED">
          <w:rPr>
            <w:sz w:val="16"/>
          </w:rPr>
          <w:delText>, New York, NY, USA, 2006, pp. 791–796.</w:delText>
        </w:r>
      </w:del>
    </w:p>
    <w:p w14:paraId="0326E622" w14:textId="10FE5AA5" w:rsidR="00702AAC" w:rsidRPr="00AC537F" w:rsidDel="00A24CED" w:rsidRDefault="00702AAC" w:rsidP="005C05E4">
      <w:pPr>
        <w:pStyle w:val="Bibliografia"/>
        <w:jc w:val="both"/>
        <w:rPr>
          <w:del w:id="2899" w:author="Cristiano Cesario" w:date="2014-06-22T09:05:00Z"/>
          <w:sz w:val="16"/>
        </w:rPr>
        <w:pPrChange w:id="2900" w:author="Cristiano Cesario" w:date="2014-06-29T15:21:00Z">
          <w:pPr>
            <w:pStyle w:val="Bibliografia"/>
          </w:pPr>
        </w:pPrChange>
      </w:pPr>
      <w:del w:id="2901" w:author="Cristiano Cesario" w:date="2014-06-22T09:05:00Z">
        <w:r w:rsidRPr="00AC537F" w:rsidDel="00A24CED">
          <w:rPr>
            <w:sz w:val="16"/>
          </w:rPr>
          <w:delText>[33]</w:delText>
        </w:r>
        <w:r w:rsidRPr="00AC537F" w:rsidDel="00A24CED">
          <w:rPr>
            <w:sz w:val="16"/>
          </w:rPr>
          <w:tab/>
          <w:delText xml:space="preserve">S. Elsen, “VisGi: Visualizing Git branches,” in </w:delText>
        </w:r>
        <w:r w:rsidRPr="00AC537F" w:rsidDel="00A24CED">
          <w:rPr>
            <w:i/>
            <w:iCs/>
            <w:sz w:val="16"/>
          </w:rPr>
          <w:delText>2013 First IEEE Working Conference on Software Visualization (VISSOFT)</w:delText>
        </w:r>
        <w:r w:rsidRPr="00AC537F" w:rsidDel="00A24CED">
          <w:rPr>
            <w:sz w:val="16"/>
          </w:rPr>
          <w:delText>, 2013, pp. 1–4.</w:delText>
        </w:r>
      </w:del>
    </w:p>
    <w:p w14:paraId="065753FD" w14:textId="5A48324B" w:rsidR="00702AAC" w:rsidRPr="00AC537F" w:rsidDel="00A24CED" w:rsidRDefault="00702AAC" w:rsidP="005C05E4">
      <w:pPr>
        <w:pStyle w:val="Bibliografia"/>
        <w:jc w:val="both"/>
        <w:rPr>
          <w:del w:id="2902" w:author="Cristiano Cesario" w:date="2014-06-22T09:05:00Z"/>
          <w:sz w:val="16"/>
        </w:rPr>
        <w:pPrChange w:id="2903" w:author="Cristiano Cesario" w:date="2014-06-29T15:21:00Z">
          <w:pPr>
            <w:pStyle w:val="Bibliografia"/>
          </w:pPr>
        </w:pPrChange>
      </w:pPr>
      <w:del w:id="2904" w:author="Cristiano Cesario" w:date="2014-06-22T09:05:00Z">
        <w:r w:rsidRPr="00AC537F" w:rsidDel="00A24CED">
          <w:rPr>
            <w:sz w:val="16"/>
          </w:rPr>
          <w:delText>[34]</w:delText>
        </w:r>
        <w:r w:rsidRPr="00AC537F" w:rsidDel="00A24CED">
          <w:rPr>
            <w:sz w:val="16"/>
          </w:rPr>
          <w:tab/>
          <w:delText xml:space="preserve">H. Koike and H.-C. Chu, “VRCS: integrating version control and module management using interactive three-dimensional graphics,” in </w:delText>
        </w:r>
        <w:r w:rsidRPr="00AC537F" w:rsidDel="00A24CED">
          <w:rPr>
            <w:i/>
            <w:iCs/>
            <w:sz w:val="16"/>
          </w:rPr>
          <w:delText>1997 IEEE Symposium on Visual Languages, 1997. Proceedings</w:delText>
        </w:r>
        <w:r w:rsidRPr="00AC537F" w:rsidDel="00A24CED">
          <w:rPr>
            <w:sz w:val="16"/>
          </w:rPr>
          <w:delText>, 1997, pp. 168–173.</w:delText>
        </w:r>
      </w:del>
    </w:p>
    <w:p w14:paraId="5F3DB5C7" w14:textId="04B110B6" w:rsidR="00702AAC" w:rsidRPr="00AC537F" w:rsidDel="00A24CED" w:rsidRDefault="00702AAC" w:rsidP="005C05E4">
      <w:pPr>
        <w:pStyle w:val="Bibliografia"/>
        <w:jc w:val="both"/>
        <w:rPr>
          <w:del w:id="2905" w:author="Cristiano Cesario" w:date="2014-06-22T09:05:00Z"/>
          <w:sz w:val="16"/>
        </w:rPr>
        <w:pPrChange w:id="2906" w:author="Cristiano Cesario" w:date="2014-06-29T15:21:00Z">
          <w:pPr>
            <w:pStyle w:val="Bibliografia"/>
          </w:pPr>
        </w:pPrChange>
      </w:pPr>
      <w:del w:id="2907" w:author="Cristiano Cesario" w:date="2014-06-22T09:05:00Z">
        <w:r w:rsidRPr="00AC537F" w:rsidDel="00A24CED">
          <w:rPr>
            <w:sz w:val="16"/>
          </w:rPr>
          <w:delText>[35]</w:delText>
        </w:r>
        <w:r w:rsidRPr="00AC537F" w:rsidDel="00A24CED">
          <w:rPr>
            <w:sz w:val="16"/>
          </w:rPr>
          <w:tab/>
          <w:delText>T. Hozumi, “Visugit.” [Online]. Available: https://github.com/hozumi/visugit. [Accessed: 04-May-2014].</w:delText>
        </w:r>
      </w:del>
    </w:p>
    <w:p w14:paraId="628E2E8C" w14:textId="5D153C8F" w:rsidR="0032111C" w:rsidRDefault="0032111C" w:rsidP="005C05E4">
      <w:pPr>
        <w:pStyle w:val="Bibliografia"/>
        <w:jc w:val="both"/>
        <w:pPrChange w:id="2908" w:author="Cristiano Cesario" w:date="2014-06-29T15:21:00Z">
          <w:pPr>
            <w:pStyle w:val="References"/>
          </w:pPr>
        </w:pPrChange>
      </w:pPr>
      <w:r>
        <w:fldChar w:fldCharType="end"/>
      </w:r>
    </w:p>
    <w:sectPr w:rsidR="0032111C" w:rsidSect="00231342">
      <w:type w:val="continuous"/>
      <w:pgSz w:w="11907" w:h="16839" w:code="9"/>
      <w:pgMar w:top="1009" w:right="936" w:bottom="1009" w:left="936" w:header="431" w:footer="431" w:gutter="0"/>
      <w:cols w:num="2" w:space="288"/>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eonardo Gresta Paulino Murta" w:date="2014-06-03T15:13:00Z" w:initials="LG">
    <w:p w14:paraId="0B2FAE9E" w14:textId="1AC0134F" w:rsidR="00C62924" w:rsidRPr="005D639E" w:rsidRDefault="00C62924">
      <w:pPr>
        <w:pStyle w:val="Textodecomentrio"/>
        <w:rPr>
          <w:color w:val="00B050"/>
          <w:lang w:val="pt-BR"/>
        </w:rPr>
      </w:pPr>
      <w:r>
        <w:rPr>
          <w:rStyle w:val="Refdecomentrio"/>
        </w:rPr>
        <w:annotationRef/>
      </w:r>
      <w:r w:rsidRPr="00265954">
        <w:rPr>
          <w:color w:val="00B050"/>
          <w:lang w:val="pt-BR"/>
        </w:rPr>
        <w:t>O ideal seria ter aqui uma breve frase que expressa o que DyeVC faz, não necessaria</w:t>
      </w:r>
      <w:r>
        <w:rPr>
          <w:color w:val="00B050"/>
          <w:lang w:val="pt-BR"/>
        </w:rPr>
        <w:t>mente contendo a palavra DyeVC.</w:t>
      </w:r>
    </w:p>
  </w:comment>
  <w:comment w:id="43" w:author="Leonardo Murta" w:date="2014-06-16T20:43:00Z" w:initials="LM">
    <w:p w14:paraId="54E733DE" w14:textId="2C25C8B9" w:rsidR="00C62924" w:rsidRPr="000016B9" w:rsidRDefault="00C62924">
      <w:pPr>
        <w:pStyle w:val="Textodecomentrio"/>
        <w:rPr>
          <w:lang w:val="pt-BR"/>
        </w:rPr>
      </w:pPr>
      <w:r>
        <w:rPr>
          <w:rStyle w:val="Refdecomentrio"/>
        </w:rPr>
        <w:annotationRef/>
      </w:r>
      <w:r w:rsidRPr="000016B9">
        <w:rPr>
          <w:lang w:val="pt-BR"/>
        </w:rPr>
        <w:t xml:space="preserve">Achei que a venda não foi boa. Primeiro, </w:t>
      </w:r>
      <w:proofErr w:type="spellStart"/>
      <w:r w:rsidRPr="000016B9">
        <w:rPr>
          <w:lang w:val="pt-BR"/>
        </w:rPr>
        <w:t>vc</w:t>
      </w:r>
      <w:proofErr w:type="spellEnd"/>
      <w:r w:rsidRPr="000016B9">
        <w:rPr>
          <w:lang w:val="pt-BR"/>
        </w:rPr>
        <w:t xml:space="preserve"> começa falando que é uma extensão, mas não deixa claro o que foi estendido. Além disso, </w:t>
      </w:r>
      <w:proofErr w:type="spellStart"/>
      <w:r w:rsidRPr="000016B9">
        <w:rPr>
          <w:lang w:val="pt-BR"/>
        </w:rPr>
        <w:t>vc</w:t>
      </w:r>
      <w:proofErr w:type="spellEnd"/>
      <w:r w:rsidRPr="000016B9">
        <w:rPr>
          <w:lang w:val="pt-BR"/>
        </w:rPr>
        <w:t xml:space="preserve"> fala como DyeVC funciona, sem falar o que ele faz.</w:t>
      </w:r>
    </w:p>
  </w:comment>
  <w:comment w:id="49" w:author="Leonardo Murta" w:date="2014-06-16T20:43:00Z" w:initials="LM">
    <w:p w14:paraId="7209CF4F" w14:textId="5CF8EAC6" w:rsidR="00C62924" w:rsidRPr="005D639E" w:rsidRDefault="00C62924" w:rsidP="00265954">
      <w:pPr>
        <w:pStyle w:val="Textodecomentrio"/>
        <w:rPr>
          <w:color w:val="00B050"/>
          <w:lang w:val="pt-BR"/>
        </w:rPr>
      </w:pPr>
      <w:r>
        <w:rPr>
          <w:rStyle w:val="Refdecomentrio"/>
        </w:rPr>
        <w:annotationRef/>
      </w:r>
      <w:r w:rsidRPr="00552FAA">
        <w:rPr>
          <w:color w:val="00B050"/>
          <w:lang w:val="pt-BR"/>
        </w:rPr>
        <w:t xml:space="preserve">Achei que a venda não foi boa. Primeiro, </w:t>
      </w:r>
      <w:proofErr w:type="spellStart"/>
      <w:r w:rsidRPr="00552FAA">
        <w:rPr>
          <w:color w:val="00B050"/>
          <w:lang w:val="pt-BR"/>
        </w:rPr>
        <w:t>vc</w:t>
      </w:r>
      <w:proofErr w:type="spellEnd"/>
      <w:r w:rsidRPr="00552FAA">
        <w:rPr>
          <w:color w:val="00B050"/>
          <w:lang w:val="pt-BR"/>
        </w:rPr>
        <w:t xml:space="preserve"> começa falando que é uma extensão, mas não deixa claro o que foi estendido. Além disso, </w:t>
      </w:r>
      <w:proofErr w:type="spellStart"/>
      <w:r w:rsidRPr="00552FAA">
        <w:rPr>
          <w:color w:val="00B050"/>
          <w:lang w:val="pt-BR"/>
        </w:rPr>
        <w:t>vc</w:t>
      </w:r>
      <w:proofErr w:type="spellEnd"/>
      <w:r w:rsidRPr="00552FAA">
        <w:rPr>
          <w:color w:val="00B050"/>
          <w:lang w:val="pt-BR"/>
        </w:rPr>
        <w:t xml:space="preserve"> fala como DyeVC fun</w:t>
      </w:r>
      <w:r>
        <w:rPr>
          <w:color w:val="00B050"/>
          <w:lang w:val="pt-BR"/>
        </w:rPr>
        <w:t>ciona, sem falar o que ele faz.</w:t>
      </w:r>
    </w:p>
  </w:comment>
  <w:comment w:id="79" w:author="Leonardo Murta" w:date="2014-06-16T20:34:00Z" w:initials="LM">
    <w:p w14:paraId="6B0DC0BB" w14:textId="77777777" w:rsidR="00C62924" w:rsidRPr="005D639E" w:rsidRDefault="00C62924" w:rsidP="00DB5192">
      <w:pPr>
        <w:pStyle w:val="Textodecomentrio"/>
        <w:rPr>
          <w:color w:val="00B050"/>
          <w:lang w:val="pt-BR"/>
        </w:rPr>
      </w:pPr>
      <w:r>
        <w:rPr>
          <w:rStyle w:val="Refdecomentrio"/>
        </w:rPr>
        <w:annotationRef/>
      </w:r>
      <w:r w:rsidRPr="00723467">
        <w:rPr>
          <w:color w:val="00B050"/>
          <w:lang w:val="pt-BR"/>
        </w:rPr>
        <w:t xml:space="preserve">Isso parece ir contra o que </w:t>
      </w:r>
      <w:proofErr w:type="spellStart"/>
      <w:r w:rsidRPr="00723467">
        <w:rPr>
          <w:color w:val="00B050"/>
          <w:lang w:val="pt-BR"/>
        </w:rPr>
        <w:t>vc</w:t>
      </w:r>
      <w:proofErr w:type="spellEnd"/>
      <w:r w:rsidRPr="00723467">
        <w:rPr>
          <w:color w:val="00B050"/>
          <w:lang w:val="pt-BR"/>
        </w:rPr>
        <w:t xml:space="preserve"> acabou de expl</w:t>
      </w:r>
      <w:r>
        <w:rPr>
          <w:color w:val="00B050"/>
          <w:lang w:val="pt-BR"/>
        </w:rPr>
        <w:t>icar sobre as linhas da figura.</w:t>
      </w:r>
    </w:p>
  </w:comment>
  <w:comment w:id="87" w:author="Leonardo Murta" w:date="2014-06-16T20:33:00Z" w:initials="LM">
    <w:p w14:paraId="77BA83EB" w14:textId="33603284" w:rsidR="00C62924" w:rsidRPr="005D639E" w:rsidRDefault="00C62924">
      <w:pPr>
        <w:pStyle w:val="Textodecomentrio"/>
        <w:rPr>
          <w:color w:val="00B050"/>
          <w:lang w:val="pt-BR"/>
        </w:rPr>
      </w:pPr>
      <w:r>
        <w:rPr>
          <w:rStyle w:val="Refdecomentrio"/>
        </w:rPr>
        <w:annotationRef/>
      </w:r>
      <w:r w:rsidRPr="004C31CD">
        <w:rPr>
          <w:color w:val="00B050"/>
          <w:lang w:val="pt-BR"/>
        </w:rPr>
        <w:t>Os nomes dentro da figura estão muito pequenos. Eles deveriam ser só um pouco menores que o texto principal. Além disso, esse texto “</w:t>
      </w:r>
      <w:proofErr w:type="spellStart"/>
      <w:r w:rsidRPr="004C31CD">
        <w:rPr>
          <w:color w:val="00B050"/>
          <w:lang w:val="pt-BR"/>
        </w:rPr>
        <w:t>Motivation</w:t>
      </w:r>
      <w:proofErr w:type="spellEnd"/>
      <w:r w:rsidRPr="004C31CD">
        <w:rPr>
          <w:color w:val="00B050"/>
          <w:lang w:val="pt-BR"/>
        </w:rPr>
        <w:t xml:space="preserve">” </w:t>
      </w:r>
      <w:r>
        <w:rPr>
          <w:color w:val="00B050"/>
          <w:lang w:val="pt-BR"/>
        </w:rPr>
        <w:t>no topo da figura poderia sair.</w:t>
      </w:r>
    </w:p>
  </w:comment>
  <w:comment w:id="92" w:author="Leonardo Murta" w:date="2014-06-16T20:34:00Z" w:initials="LM">
    <w:p w14:paraId="0A20F3A2" w14:textId="76BE84DE" w:rsidR="00C62924" w:rsidRPr="005D639E" w:rsidRDefault="00C62924">
      <w:pPr>
        <w:pStyle w:val="Textodecomentrio"/>
        <w:rPr>
          <w:color w:val="00B050"/>
          <w:lang w:val="pt-BR"/>
        </w:rPr>
      </w:pPr>
      <w:r>
        <w:rPr>
          <w:rStyle w:val="Refdecomentrio"/>
        </w:rPr>
        <w:annotationRef/>
      </w:r>
      <w:r w:rsidRPr="00723467">
        <w:rPr>
          <w:color w:val="00B050"/>
          <w:lang w:val="pt-BR"/>
        </w:rPr>
        <w:t xml:space="preserve">Isso parece ir contra o que </w:t>
      </w:r>
      <w:proofErr w:type="spellStart"/>
      <w:r w:rsidRPr="00723467">
        <w:rPr>
          <w:color w:val="00B050"/>
          <w:lang w:val="pt-BR"/>
        </w:rPr>
        <w:t>vc</w:t>
      </w:r>
      <w:proofErr w:type="spellEnd"/>
      <w:r w:rsidRPr="00723467">
        <w:rPr>
          <w:color w:val="00B050"/>
          <w:lang w:val="pt-BR"/>
        </w:rPr>
        <w:t xml:space="preserve"> acabou de expl</w:t>
      </w:r>
      <w:r>
        <w:rPr>
          <w:color w:val="00B050"/>
          <w:lang w:val="pt-BR"/>
        </w:rPr>
        <w:t>icar sobre as linhas da figura.</w:t>
      </w:r>
    </w:p>
  </w:comment>
  <w:comment w:id="97" w:author="Leonardo Murta" w:date="2014-06-16T21:12:00Z" w:initials="LM">
    <w:p w14:paraId="37DEBD13" w14:textId="14C3178F" w:rsidR="00C62924" w:rsidRPr="005D639E" w:rsidRDefault="00C62924">
      <w:pPr>
        <w:pStyle w:val="Textodecomentrio"/>
        <w:rPr>
          <w:color w:val="00B050"/>
          <w:lang w:val="pt-BR"/>
        </w:rPr>
      </w:pPr>
      <w:r>
        <w:rPr>
          <w:rStyle w:val="Refdecomentrio"/>
        </w:rPr>
        <w:annotationRef/>
      </w:r>
      <w:r w:rsidRPr="00A232C4">
        <w:rPr>
          <w:color w:val="00B050"/>
          <w:lang w:val="pt-BR"/>
        </w:rPr>
        <w:t xml:space="preserve">Mas, pelo que </w:t>
      </w:r>
      <w:proofErr w:type="spellStart"/>
      <w:r w:rsidRPr="00A232C4">
        <w:rPr>
          <w:color w:val="00B050"/>
          <w:lang w:val="pt-BR"/>
        </w:rPr>
        <w:t>vc</w:t>
      </w:r>
      <w:proofErr w:type="spellEnd"/>
      <w:r w:rsidRPr="00A232C4">
        <w:rPr>
          <w:color w:val="00B050"/>
          <w:lang w:val="pt-BR"/>
        </w:rPr>
        <w:t xml:space="preserve"> explicou antes, a linha</w:t>
      </w:r>
      <w:r>
        <w:rPr>
          <w:color w:val="00B050"/>
          <w:lang w:val="pt-BR"/>
        </w:rPr>
        <w:t xml:space="preserve"> sólida indica </w:t>
      </w:r>
      <w:proofErr w:type="spellStart"/>
      <w:r>
        <w:rPr>
          <w:color w:val="00B050"/>
          <w:lang w:val="pt-BR"/>
        </w:rPr>
        <w:t>push</w:t>
      </w:r>
      <w:proofErr w:type="spellEnd"/>
      <w:r>
        <w:rPr>
          <w:color w:val="00B050"/>
          <w:lang w:val="pt-BR"/>
        </w:rPr>
        <w:t xml:space="preserve"> e não </w:t>
      </w:r>
      <w:proofErr w:type="spellStart"/>
      <w:r>
        <w:rPr>
          <w:color w:val="00B050"/>
          <w:lang w:val="pt-BR"/>
        </w:rPr>
        <w:t>pull</w:t>
      </w:r>
      <w:proofErr w:type="spellEnd"/>
      <w:r>
        <w:rPr>
          <w:color w:val="00B050"/>
          <w:lang w:val="pt-BR"/>
        </w:rPr>
        <w:t>.</w:t>
      </w:r>
    </w:p>
  </w:comment>
  <w:comment w:id="112" w:author="Leonardo Murta" w:date="2014-06-16T20:40:00Z" w:initials="LM">
    <w:p w14:paraId="5AD9D43A" w14:textId="7A770ADE" w:rsidR="00C62924" w:rsidRPr="000016B9" w:rsidRDefault="00C62924">
      <w:pPr>
        <w:pStyle w:val="Textodecomentrio"/>
        <w:rPr>
          <w:lang w:val="pt-BR"/>
        </w:rPr>
      </w:pPr>
      <w:r>
        <w:rPr>
          <w:rStyle w:val="Refdecomentrio"/>
        </w:rPr>
        <w:annotationRef/>
      </w:r>
      <w:r w:rsidRPr="000016B9">
        <w:rPr>
          <w:lang w:val="pt-BR"/>
        </w:rPr>
        <w:t>Estranho.</w:t>
      </w:r>
    </w:p>
  </w:comment>
  <w:comment w:id="131" w:author="Leonardo Murta" w:date="2014-06-16T20:48:00Z" w:initials="LM">
    <w:p w14:paraId="2ABE1147" w14:textId="208297DE" w:rsidR="00C62924" w:rsidRPr="00BD22A1" w:rsidRDefault="00C62924">
      <w:pPr>
        <w:pStyle w:val="Textodecomentrio"/>
        <w:rPr>
          <w:color w:val="FF0000"/>
          <w:lang w:val="pt-BR"/>
        </w:rPr>
      </w:pPr>
      <w:r>
        <w:rPr>
          <w:rStyle w:val="Refdecomentrio"/>
        </w:rPr>
        <w:annotationRef/>
      </w:r>
      <w:r w:rsidRPr="008C10DF">
        <w:rPr>
          <w:color w:val="00B050"/>
          <w:lang w:val="pt-BR"/>
        </w:rPr>
        <w:t>Não gostei muito dessa categorização para apresentar a pesquisa, pois acaba misturando informações importantes da abordagem com informações menos relevantes da implementação. Esses dois itens, por exemplo, estão claramente em baixo nível, se comparado com os demais.</w:t>
      </w:r>
    </w:p>
  </w:comment>
  <w:comment w:id="180" w:author="Leonardo Murta" w:date="2014-06-16T20:58:00Z" w:initials="LM">
    <w:p w14:paraId="387BCB6D" w14:textId="6CA7DC9E" w:rsidR="00C62924" w:rsidRPr="00FE6625" w:rsidRDefault="00C62924">
      <w:pPr>
        <w:pStyle w:val="Textodecomentrio"/>
        <w:rPr>
          <w:color w:val="00B050"/>
          <w:lang w:val="pt-BR"/>
        </w:rPr>
      </w:pPr>
      <w:r>
        <w:rPr>
          <w:rStyle w:val="Refdecomentrio"/>
        </w:rPr>
        <w:annotationRef/>
      </w:r>
      <w:r w:rsidRPr="00FE6625">
        <w:rPr>
          <w:color w:val="00B050"/>
          <w:lang w:val="pt-BR"/>
        </w:rPr>
        <w:t xml:space="preserve">Antes de entrar em </w:t>
      </w:r>
      <w:proofErr w:type="spellStart"/>
      <w:r w:rsidRPr="00FE6625">
        <w:rPr>
          <w:color w:val="00B050"/>
          <w:lang w:val="pt-BR"/>
        </w:rPr>
        <w:t>sub-seções</w:t>
      </w:r>
      <w:proofErr w:type="spellEnd"/>
      <w:r w:rsidRPr="00FE6625">
        <w:rPr>
          <w:color w:val="00B050"/>
          <w:lang w:val="pt-BR"/>
        </w:rPr>
        <w:t>, conte para seu leitor em um parágrafo o que virá pela frente. Além disso, De modo geral deixamos para falar de implementação depois de apresentar a abordagem, e isso ocorre de forma resumida, em um ou dois parágrafos. Mas repare que tem coisa aqui que não é dependente de implementação.</w:t>
      </w:r>
    </w:p>
  </w:comment>
  <w:comment w:id="189" w:author="Leonardo Murta" w:date="2014-06-16T20:51:00Z" w:initials="LM">
    <w:p w14:paraId="230BD662" w14:textId="2336F4DC" w:rsidR="00C62924" w:rsidRPr="000016B9" w:rsidRDefault="00C62924">
      <w:pPr>
        <w:pStyle w:val="Textodecomentrio"/>
        <w:rPr>
          <w:lang w:val="pt-BR"/>
        </w:rPr>
      </w:pPr>
      <w:r>
        <w:rPr>
          <w:rStyle w:val="Refdecomentrio"/>
        </w:rPr>
        <w:annotationRef/>
      </w:r>
      <w:r w:rsidRPr="000016B9">
        <w:rPr>
          <w:lang w:val="pt-BR"/>
        </w:rPr>
        <w:t>Isso aqui é bastante operacional, e poderia vir como última subseção dessa seção.</w:t>
      </w:r>
    </w:p>
  </w:comment>
  <w:comment w:id="200" w:author="Leonardo Murta" w:date="2014-06-16T20:53:00Z" w:initials="LM">
    <w:p w14:paraId="4E2AADB7" w14:textId="23923D7A" w:rsidR="00C62924" w:rsidRPr="000016B9" w:rsidRDefault="00C62924">
      <w:pPr>
        <w:pStyle w:val="Textodecomentrio"/>
        <w:rPr>
          <w:lang w:val="pt-BR"/>
        </w:rPr>
      </w:pPr>
      <w:r>
        <w:rPr>
          <w:rStyle w:val="Refdecomentrio"/>
        </w:rPr>
        <w:annotationRef/>
      </w:r>
      <w:r w:rsidRPr="000016B9">
        <w:rPr>
          <w:lang w:val="pt-BR"/>
        </w:rPr>
        <w:t>Não achei referência a essa figura no texto. Toda figura e tabela precisa ser citada no texto.</w:t>
      </w:r>
    </w:p>
  </w:comment>
  <w:comment w:id="216" w:author="Leonardo Murta" w:date="2014-06-16T21:47:00Z" w:initials="LM">
    <w:p w14:paraId="7EAE46C3" w14:textId="1DBB4759" w:rsidR="00C62924" w:rsidRPr="000016B9" w:rsidRDefault="00C62924">
      <w:pPr>
        <w:pStyle w:val="Textodecomentrio"/>
        <w:rPr>
          <w:lang w:val="pt-BR"/>
        </w:rPr>
      </w:pPr>
      <w:r>
        <w:rPr>
          <w:rStyle w:val="Refdecomentrio"/>
        </w:rPr>
        <w:annotationRef/>
      </w:r>
      <w:r w:rsidRPr="00565C76">
        <w:rPr>
          <w:color w:val="00B050"/>
          <w:lang w:val="pt-BR"/>
        </w:rPr>
        <w:t xml:space="preserve">Repare que isso aqui não é dependente de implementação. Isso é o seu data </w:t>
      </w:r>
      <w:proofErr w:type="spellStart"/>
      <w:r w:rsidRPr="00565C76">
        <w:rPr>
          <w:color w:val="00B050"/>
          <w:lang w:val="pt-BR"/>
        </w:rPr>
        <w:t>model</w:t>
      </w:r>
      <w:proofErr w:type="spellEnd"/>
      <w:r w:rsidRPr="00565C76">
        <w:rPr>
          <w:color w:val="00B050"/>
          <w:lang w:val="pt-BR"/>
        </w:rPr>
        <w:t xml:space="preserve">, e poderia ter sido exibido usando um </w:t>
      </w:r>
      <w:proofErr w:type="spellStart"/>
      <w:r w:rsidRPr="00565C76">
        <w:rPr>
          <w:color w:val="00B050"/>
          <w:lang w:val="pt-BR"/>
        </w:rPr>
        <w:t>diagram</w:t>
      </w:r>
      <w:proofErr w:type="spellEnd"/>
      <w:r w:rsidRPr="00565C76">
        <w:rPr>
          <w:color w:val="00B050"/>
          <w:lang w:val="pt-BR"/>
        </w:rPr>
        <w:t xml:space="preserve"> de classes da UML, com o texto apoiando nas explicações.</w:t>
      </w:r>
    </w:p>
    <w:p w14:paraId="612E3344" w14:textId="77777777" w:rsidR="00C62924" w:rsidRPr="000016B9" w:rsidRDefault="00C62924">
      <w:pPr>
        <w:pStyle w:val="Textodecomentrio"/>
        <w:rPr>
          <w:lang w:val="pt-BR"/>
        </w:rPr>
      </w:pPr>
    </w:p>
    <w:p w14:paraId="4471A04E" w14:textId="77777777" w:rsidR="00C62924" w:rsidRPr="00565C76" w:rsidRDefault="00C62924">
      <w:pPr>
        <w:pStyle w:val="Textodecomentrio"/>
        <w:rPr>
          <w:color w:val="00B050"/>
          <w:lang w:val="pt-BR"/>
        </w:rPr>
      </w:pPr>
      <w:r w:rsidRPr="00565C76">
        <w:rPr>
          <w:color w:val="00B050"/>
          <w:lang w:val="pt-BR"/>
        </w:rPr>
        <w:t xml:space="preserve">No mais, não achei nem aqui nessa subseção nem no restante da seção uma explicação sobre a detecção de commits e propagação de commits. Digo, algo mais </w:t>
      </w:r>
      <w:proofErr w:type="spellStart"/>
      <w:r w:rsidRPr="00565C76">
        <w:rPr>
          <w:color w:val="00B050"/>
          <w:lang w:val="pt-BR"/>
        </w:rPr>
        <w:t>algoritmico</w:t>
      </w:r>
      <w:proofErr w:type="spellEnd"/>
      <w:r w:rsidRPr="00565C76">
        <w:rPr>
          <w:color w:val="00B050"/>
          <w:lang w:val="pt-BR"/>
        </w:rPr>
        <w:t>. Acho que isso é parte importante da sua abordagem, que é independente de tecnologia, e que está ficando de fora.</w:t>
      </w:r>
    </w:p>
  </w:comment>
  <w:comment w:id="310" w:author="Leonardo Murta" w:date="2014-06-16T20:53:00Z" w:initials="LM">
    <w:p w14:paraId="7D2EF470" w14:textId="77777777" w:rsidR="00C62924" w:rsidRPr="000016B9" w:rsidRDefault="00C62924" w:rsidP="009000A0">
      <w:pPr>
        <w:pStyle w:val="Textodecomentrio"/>
        <w:rPr>
          <w:lang w:val="pt-BR"/>
        </w:rPr>
      </w:pPr>
      <w:r>
        <w:rPr>
          <w:rStyle w:val="Refdecomentrio"/>
        </w:rPr>
        <w:annotationRef/>
      </w:r>
      <w:r w:rsidRPr="005C3A93">
        <w:rPr>
          <w:color w:val="00B050"/>
          <w:lang w:val="pt-BR"/>
        </w:rPr>
        <w:t>Não achei referência a essa figura no texto. Toda figura e tabela precisa ser citada no texto.</w:t>
      </w:r>
    </w:p>
  </w:comment>
  <w:comment w:id="317" w:author="Leonardo Murta" w:date="2014-06-16T20:56:00Z" w:initials="LM">
    <w:p w14:paraId="57900934" w14:textId="0434F52C" w:rsidR="00C62924" w:rsidRPr="000016B9" w:rsidRDefault="00C62924">
      <w:pPr>
        <w:pStyle w:val="Textodecomentrio"/>
        <w:rPr>
          <w:lang w:val="pt-BR"/>
        </w:rPr>
      </w:pPr>
      <w:r>
        <w:rPr>
          <w:rStyle w:val="Refdecomentrio"/>
        </w:rPr>
        <w:annotationRef/>
      </w:r>
      <w:r w:rsidRPr="0089790C">
        <w:rPr>
          <w:color w:val="00B050"/>
          <w:lang w:val="pt-BR"/>
        </w:rPr>
        <w:t xml:space="preserve">Isso aqui merecia uma explicação mais profunda, deixando claro o que é possível obter do pai e exemplificando que isso permite, com algumas poucas instâncias, </w:t>
      </w:r>
      <w:proofErr w:type="spellStart"/>
      <w:r w:rsidRPr="0089790C">
        <w:rPr>
          <w:color w:val="00B050"/>
          <w:lang w:val="pt-BR"/>
        </w:rPr>
        <w:t>enchergar</w:t>
      </w:r>
      <w:proofErr w:type="spellEnd"/>
      <w:r w:rsidRPr="0089790C">
        <w:rPr>
          <w:color w:val="00B050"/>
          <w:lang w:val="pt-BR"/>
        </w:rPr>
        <w:t xml:space="preserve"> a topologia como um todo.</w:t>
      </w:r>
    </w:p>
  </w:comment>
  <w:comment w:id="335" w:author="Leonardo Murta" w:date="2014-06-16T20:56:00Z" w:initials="LM">
    <w:p w14:paraId="3C396977" w14:textId="77777777" w:rsidR="00C62924" w:rsidRPr="000016B9" w:rsidRDefault="00C62924" w:rsidP="002D5F77">
      <w:pPr>
        <w:pStyle w:val="Textodecomentrio"/>
        <w:rPr>
          <w:lang w:val="pt-BR"/>
        </w:rPr>
      </w:pPr>
      <w:r>
        <w:rPr>
          <w:rStyle w:val="Refdecomentrio"/>
        </w:rPr>
        <w:annotationRef/>
      </w:r>
      <w:r w:rsidRPr="0089790C">
        <w:rPr>
          <w:color w:val="00B050"/>
          <w:lang w:val="pt-BR"/>
        </w:rPr>
        <w:t xml:space="preserve">Isso aqui merecia uma explicação mais profunda, deixando claro o que é possível obter do pai e exemplificando que isso permite, com algumas poucas instâncias, </w:t>
      </w:r>
      <w:proofErr w:type="spellStart"/>
      <w:r w:rsidRPr="0089790C">
        <w:rPr>
          <w:color w:val="00B050"/>
          <w:lang w:val="pt-BR"/>
        </w:rPr>
        <w:t>enchergar</w:t>
      </w:r>
      <w:proofErr w:type="spellEnd"/>
      <w:r w:rsidRPr="0089790C">
        <w:rPr>
          <w:color w:val="00B050"/>
          <w:lang w:val="pt-BR"/>
        </w:rPr>
        <w:t xml:space="preserve"> a topologia como um todo.</w:t>
      </w:r>
    </w:p>
  </w:comment>
  <w:comment w:id="355" w:author="Leonardo Murta" w:date="2014-06-16T21:00:00Z" w:initials="LM">
    <w:p w14:paraId="0D7D90A5" w14:textId="778452F3" w:rsidR="00C62924" w:rsidRPr="000016B9" w:rsidRDefault="00C62924">
      <w:pPr>
        <w:pStyle w:val="Textodecomentrio"/>
        <w:rPr>
          <w:lang w:val="pt-BR"/>
        </w:rPr>
      </w:pPr>
      <w:r>
        <w:rPr>
          <w:rStyle w:val="Refdecomentrio"/>
        </w:rPr>
        <w:annotationRef/>
      </w:r>
      <w:r w:rsidRPr="001C3703">
        <w:rPr>
          <w:color w:val="00B050"/>
          <w:lang w:val="pt-BR"/>
        </w:rPr>
        <w:t xml:space="preserve">Antes de </w:t>
      </w:r>
      <w:proofErr w:type="spellStart"/>
      <w:r w:rsidRPr="001C3703">
        <w:rPr>
          <w:color w:val="00B050"/>
          <w:lang w:val="pt-BR"/>
        </w:rPr>
        <w:t>vc</w:t>
      </w:r>
      <w:proofErr w:type="spellEnd"/>
      <w:r w:rsidRPr="001C3703">
        <w:rPr>
          <w:color w:val="00B050"/>
          <w:lang w:val="pt-BR"/>
        </w:rPr>
        <w:t xml:space="preserve"> explicar o primeiro nível, enumere quais são todos os níveis.</w:t>
      </w:r>
    </w:p>
  </w:comment>
  <w:comment w:id="360" w:author="Leonardo Murta" w:date="2014-06-16T21:15:00Z" w:initials="LM">
    <w:p w14:paraId="4CB59DC3" w14:textId="0CA611F0" w:rsidR="00C62924" w:rsidRPr="004C1305" w:rsidRDefault="00C62924" w:rsidP="001C3703">
      <w:pPr>
        <w:pStyle w:val="Textodecomentrio"/>
        <w:rPr>
          <w:color w:val="FF0000"/>
          <w:lang w:val="pt-BR"/>
        </w:rPr>
      </w:pPr>
      <w:r>
        <w:rPr>
          <w:rStyle w:val="Refdecomentrio"/>
        </w:rPr>
        <w:annotationRef/>
      </w:r>
      <w:r w:rsidRPr="004C1305">
        <w:rPr>
          <w:color w:val="FF0000"/>
          <w:lang w:val="pt-BR"/>
        </w:rPr>
        <w:t xml:space="preserve">Estranho. Aqui </w:t>
      </w:r>
      <w:proofErr w:type="spellStart"/>
      <w:r w:rsidRPr="004C1305">
        <w:rPr>
          <w:color w:val="FF0000"/>
          <w:lang w:val="pt-BR"/>
        </w:rPr>
        <w:t>vc</w:t>
      </w:r>
      <w:proofErr w:type="spellEnd"/>
      <w:r w:rsidRPr="004C1305">
        <w:rPr>
          <w:color w:val="FF0000"/>
          <w:lang w:val="pt-BR"/>
        </w:rPr>
        <w:t xml:space="preserve"> enumerou os níveis de detalhe, mas já tinha falado primeiro sobre um dos níveis. Na verdade, depois percebi que a notificação não entra como nível. Será que não deveria entrar?</w:t>
      </w:r>
    </w:p>
    <w:p w14:paraId="3BC55419" w14:textId="77777777" w:rsidR="00C62924" w:rsidRPr="004C1305" w:rsidRDefault="00C62924" w:rsidP="001C3703">
      <w:pPr>
        <w:pStyle w:val="Textodecomentrio"/>
        <w:rPr>
          <w:color w:val="FF0000"/>
          <w:lang w:val="pt-BR"/>
        </w:rPr>
      </w:pPr>
    </w:p>
    <w:p w14:paraId="1C381E1F" w14:textId="77777777" w:rsidR="00C62924" w:rsidRPr="004C1305" w:rsidRDefault="00C62924" w:rsidP="001C3703">
      <w:pPr>
        <w:pStyle w:val="Textodecomentrio"/>
        <w:rPr>
          <w:color w:val="FF0000"/>
          <w:lang w:val="pt-BR"/>
        </w:rPr>
      </w:pPr>
      <w:r w:rsidRPr="004C1305">
        <w:rPr>
          <w:color w:val="FF0000"/>
          <w:lang w:val="pt-BR"/>
        </w:rPr>
        <w:t>Além disso, não falta o nível que mostra a topologia como um todo?</w:t>
      </w:r>
    </w:p>
    <w:p w14:paraId="43FF5B24" w14:textId="361219F9" w:rsidR="00C62924" w:rsidRPr="000016B9" w:rsidRDefault="00C62924" w:rsidP="001C3703">
      <w:pPr>
        <w:pStyle w:val="Textodecomentrio"/>
        <w:rPr>
          <w:lang w:val="pt-BR"/>
        </w:rPr>
      </w:pPr>
      <w:r w:rsidRPr="004C1305">
        <w:rPr>
          <w:color w:val="FF0000"/>
          <w:lang w:val="pt-BR"/>
        </w:rPr>
        <w:t>Resp.: O nível que mostra a topologia é exatamente o nível 1 (status do repositório em relação a seus parceiros. Mudei o texto para deixar mais claro que estamos falando da topologia e, agora, ele virou nível 2, visto que a notificação foi incluída como nível 1</w:t>
      </w:r>
    </w:p>
  </w:comment>
  <w:comment w:id="425" w:author="Leonardo Murta" w:date="2014-06-16T21:38:00Z" w:initials="LM">
    <w:p w14:paraId="581758D5" w14:textId="77777777" w:rsidR="00C62924" w:rsidRPr="00FD362E" w:rsidRDefault="00C62924" w:rsidP="00A122FD">
      <w:pPr>
        <w:pStyle w:val="Textodecomentrio"/>
        <w:rPr>
          <w:color w:val="00B050"/>
          <w:lang w:val="pt-BR"/>
        </w:rPr>
      </w:pPr>
      <w:r>
        <w:rPr>
          <w:rStyle w:val="Refdecomentrio"/>
        </w:rPr>
        <w:annotationRef/>
      </w:r>
      <w:r w:rsidRPr="00FD362E">
        <w:rPr>
          <w:color w:val="00B050"/>
          <w:lang w:val="pt-BR"/>
        </w:rPr>
        <w:t xml:space="preserve">Que tal se essa seção de abordagem for subdividida com uma subseção por </w:t>
      </w:r>
      <w:proofErr w:type="spellStart"/>
      <w:r w:rsidRPr="00FD362E">
        <w:rPr>
          <w:color w:val="00B050"/>
          <w:lang w:val="pt-BR"/>
        </w:rPr>
        <w:t>view</w:t>
      </w:r>
      <w:proofErr w:type="spellEnd"/>
      <w:r w:rsidRPr="00FD362E">
        <w:rPr>
          <w:color w:val="00B050"/>
          <w:lang w:val="pt-BR"/>
        </w:rPr>
        <w:t xml:space="preserve">? Aí a discussão de </w:t>
      </w:r>
      <w:proofErr w:type="spellStart"/>
      <w:r w:rsidRPr="00FD362E">
        <w:rPr>
          <w:color w:val="00B050"/>
          <w:lang w:val="pt-BR"/>
        </w:rPr>
        <w:t>levels</w:t>
      </w:r>
      <w:proofErr w:type="spellEnd"/>
      <w:r w:rsidRPr="00FD362E">
        <w:rPr>
          <w:color w:val="00B050"/>
          <w:lang w:val="pt-BR"/>
        </w:rPr>
        <w:t xml:space="preserve"> </w:t>
      </w:r>
      <w:proofErr w:type="spellStart"/>
      <w:r w:rsidRPr="00FD362E">
        <w:rPr>
          <w:color w:val="00B050"/>
          <w:lang w:val="pt-BR"/>
        </w:rPr>
        <w:t>of</w:t>
      </w:r>
      <w:proofErr w:type="spellEnd"/>
      <w:r w:rsidRPr="00FD362E">
        <w:rPr>
          <w:color w:val="00B050"/>
          <w:lang w:val="pt-BR"/>
        </w:rPr>
        <w:t xml:space="preserve"> </w:t>
      </w:r>
      <w:proofErr w:type="spellStart"/>
      <w:r w:rsidRPr="00FD362E">
        <w:rPr>
          <w:color w:val="00B050"/>
          <w:lang w:val="pt-BR"/>
        </w:rPr>
        <w:t>detail</w:t>
      </w:r>
      <w:proofErr w:type="spellEnd"/>
      <w:r w:rsidRPr="00FD362E">
        <w:rPr>
          <w:color w:val="00B050"/>
          <w:lang w:val="pt-BR"/>
        </w:rPr>
        <w:t xml:space="preserve"> viria antes de entrar nas subseções. Por fim, a parte de implementação poderia ser uma seção após a seção de abordagem. Ela </w:t>
      </w:r>
      <w:proofErr w:type="spellStart"/>
      <w:r w:rsidRPr="00FD362E">
        <w:rPr>
          <w:color w:val="00B050"/>
          <w:lang w:val="pt-BR"/>
        </w:rPr>
        <w:t>sera</w:t>
      </w:r>
      <w:proofErr w:type="spellEnd"/>
      <w:r w:rsidRPr="00FD362E">
        <w:rPr>
          <w:color w:val="00B050"/>
          <w:lang w:val="pt-BR"/>
        </w:rPr>
        <w:t xml:space="preserve"> menor, mas não tem problema.</w:t>
      </w:r>
    </w:p>
  </w:comment>
  <w:comment w:id="432" w:author="Leonardo Murta" w:date="2014-06-16T21:41:00Z" w:initials="LM">
    <w:p w14:paraId="12B7D606" w14:textId="77777777" w:rsidR="00C62924" w:rsidRPr="009144C7" w:rsidRDefault="00C62924" w:rsidP="00A122FD">
      <w:pPr>
        <w:pStyle w:val="Textodecomentrio"/>
        <w:rPr>
          <w:color w:val="00B050"/>
          <w:lang w:val="pt-BR"/>
        </w:rPr>
      </w:pPr>
      <w:r>
        <w:rPr>
          <w:rStyle w:val="Refdecomentrio"/>
        </w:rPr>
        <w:annotationRef/>
      </w:r>
      <w:r w:rsidRPr="009144C7">
        <w:rPr>
          <w:color w:val="00B050"/>
          <w:lang w:val="pt-BR"/>
        </w:rPr>
        <w:t xml:space="preserve">Comentário importante: estou sentindo falta de uma articulação maior entre a motivação/objetivo apresentado na </w:t>
      </w:r>
      <w:proofErr w:type="spellStart"/>
      <w:r w:rsidRPr="009144C7">
        <w:rPr>
          <w:color w:val="00B050"/>
          <w:lang w:val="pt-BR"/>
        </w:rPr>
        <w:t>introduceão</w:t>
      </w:r>
      <w:proofErr w:type="spellEnd"/>
      <w:r w:rsidRPr="009144C7">
        <w:rPr>
          <w:color w:val="00B050"/>
          <w:lang w:val="pt-BR"/>
        </w:rPr>
        <w:t xml:space="preserve"> e cada uma das visões. Aqui </w:t>
      </w:r>
      <w:proofErr w:type="spellStart"/>
      <w:r w:rsidRPr="009144C7">
        <w:rPr>
          <w:color w:val="00B050"/>
          <w:lang w:val="pt-BR"/>
        </w:rPr>
        <w:t>vc</w:t>
      </w:r>
      <w:proofErr w:type="spellEnd"/>
      <w:r w:rsidRPr="009144C7">
        <w:rPr>
          <w:color w:val="00B050"/>
          <w:lang w:val="pt-BR"/>
        </w:rPr>
        <w:t xml:space="preserve"> fala da visão já caindo dentro de como ela funciona. Mas seria legal termos uma discussão de qual questão está sendo tratada por essa visão, como ela responde essa questão, etc. Isso vale para as demais tb. Assim, o leitor saberá por que cada uma das visões existe.</w:t>
      </w:r>
    </w:p>
  </w:comment>
  <w:comment w:id="440" w:author="Leonardo Murta" w:date="2014-06-16T21:42:00Z" w:initials="LM">
    <w:p w14:paraId="319A5436" w14:textId="77777777" w:rsidR="00C62924" w:rsidRPr="009D551C" w:rsidRDefault="00C62924" w:rsidP="00A122FD">
      <w:pPr>
        <w:pStyle w:val="Textodecomentrio"/>
        <w:rPr>
          <w:color w:val="00B050"/>
          <w:lang w:val="pt-BR"/>
        </w:rPr>
      </w:pPr>
      <w:r>
        <w:rPr>
          <w:rStyle w:val="Refdecomentrio"/>
        </w:rPr>
        <w:annotationRef/>
      </w:r>
      <w:proofErr w:type="spellStart"/>
      <w:r w:rsidRPr="009D551C">
        <w:rPr>
          <w:color w:val="00B050"/>
          <w:lang w:val="pt-BR"/>
        </w:rPr>
        <w:t>Your</w:t>
      </w:r>
      <w:proofErr w:type="spellEnd"/>
      <w:r w:rsidRPr="009D551C">
        <w:rPr>
          <w:color w:val="00B050"/>
          <w:lang w:val="pt-BR"/>
        </w:rPr>
        <w:t xml:space="preserve"> quem? O leitor não tem clone!</w:t>
      </w:r>
    </w:p>
  </w:comment>
  <w:comment w:id="444" w:author="Leonardo Murta" w:date="2014-06-16T21:43:00Z" w:initials="LM">
    <w:p w14:paraId="089D5FA8" w14:textId="77777777" w:rsidR="00C62924" w:rsidRPr="0063204F" w:rsidRDefault="00C62924" w:rsidP="00A122FD">
      <w:pPr>
        <w:pStyle w:val="Textodecomentrio"/>
        <w:rPr>
          <w:color w:val="00B050"/>
          <w:lang w:val="pt-BR"/>
        </w:rPr>
      </w:pPr>
      <w:r>
        <w:rPr>
          <w:rStyle w:val="Refdecomentrio"/>
        </w:rPr>
        <w:annotationRef/>
      </w:r>
      <w:r w:rsidRPr="0063204F">
        <w:rPr>
          <w:color w:val="00B050"/>
          <w:lang w:val="pt-BR"/>
        </w:rPr>
        <w:t xml:space="preserve">Isso merecia uma discussão mais profunda. </w:t>
      </w:r>
    </w:p>
  </w:comment>
  <w:comment w:id="445" w:author="Leonardo Murta" w:date="2014-06-16T21:44:00Z" w:initials="LM">
    <w:p w14:paraId="186B60D0" w14:textId="77777777" w:rsidR="00C62924" w:rsidRPr="0063204F" w:rsidRDefault="00C62924" w:rsidP="00A122FD">
      <w:pPr>
        <w:pStyle w:val="Textodecomentrio"/>
        <w:rPr>
          <w:color w:val="00B050"/>
          <w:lang w:val="pt-BR"/>
        </w:rPr>
      </w:pPr>
      <w:r>
        <w:rPr>
          <w:rStyle w:val="Refdecomentrio"/>
        </w:rPr>
        <w:annotationRef/>
      </w:r>
      <w:r w:rsidRPr="0063204F">
        <w:rPr>
          <w:color w:val="00B050"/>
          <w:lang w:val="pt-BR"/>
        </w:rPr>
        <w:t>E para que serve ter um nó selecionado?</w:t>
      </w:r>
    </w:p>
  </w:comment>
  <w:comment w:id="441" w:author="Leonardo Murta" w:date="2014-06-16T21:42:00Z" w:initials="LM">
    <w:p w14:paraId="6A6DC88D" w14:textId="77777777" w:rsidR="00C62924" w:rsidRPr="0063204F" w:rsidRDefault="00C62924" w:rsidP="00A122FD">
      <w:pPr>
        <w:pStyle w:val="Textodecomentrio"/>
        <w:rPr>
          <w:color w:val="00B050"/>
          <w:lang w:val="pt-BR"/>
        </w:rPr>
      </w:pPr>
      <w:r>
        <w:rPr>
          <w:rStyle w:val="Refdecomentrio"/>
        </w:rPr>
        <w:annotationRef/>
      </w:r>
      <w:r w:rsidRPr="0063204F">
        <w:rPr>
          <w:color w:val="00B050"/>
          <w:lang w:val="pt-BR"/>
        </w:rPr>
        <w:t xml:space="preserve">Novamente, </w:t>
      </w:r>
      <w:proofErr w:type="spellStart"/>
      <w:r w:rsidRPr="0063204F">
        <w:rPr>
          <w:color w:val="00B050"/>
          <w:lang w:val="pt-BR"/>
        </w:rPr>
        <w:t>bullet</w:t>
      </w:r>
      <w:proofErr w:type="spellEnd"/>
      <w:r w:rsidRPr="0063204F">
        <w:rPr>
          <w:color w:val="00B050"/>
          <w:lang w:val="pt-BR"/>
        </w:rPr>
        <w:t xml:space="preserve"> aqui chama a atenção para algo que não é o essencial. Colocaria como parágrafo comum.</w:t>
      </w:r>
    </w:p>
  </w:comment>
  <w:comment w:id="516" w:author="Leonardo Murta" w:date="2014-06-16T21:15:00Z" w:initials="LM">
    <w:p w14:paraId="3EB93C31" w14:textId="082C06C8" w:rsidR="00C62924" w:rsidRPr="000016B9" w:rsidRDefault="00C62924">
      <w:pPr>
        <w:pStyle w:val="Textodecomentrio"/>
        <w:rPr>
          <w:lang w:val="pt-BR"/>
        </w:rPr>
      </w:pPr>
      <w:r>
        <w:rPr>
          <w:rStyle w:val="Refdecomentrio"/>
        </w:rPr>
        <w:annotationRef/>
      </w:r>
      <w:r w:rsidRPr="000016B9">
        <w:rPr>
          <w:lang w:val="pt-BR"/>
        </w:rPr>
        <w:t xml:space="preserve">Estranho. Aqui </w:t>
      </w:r>
      <w:proofErr w:type="spellStart"/>
      <w:r w:rsidRPr="000016B9">
        <w:rPr>
          <w:lang w:val="pt-BR"/>
        </w:rPr>
        <w:t>vc</w:t>
      </w:r>
      <w:proofErr w:type="spellEnd"/>
      <w:r w:rsidRPr="000016B9">
        <w:rPr>
          <w:lang w:val="pt-BR"/>
        </w:rPr>
        <w:t xml:space="preserve"> enumerou os níveis de detalhe, mas já tinha falado primeiro sobre um dos níveis. Na verdade, depois percebi que a notificação não entra como nível. Será que não deveria entrar?</w:t>
      </w:r>
    </w:p>
    <w:p w14:paraId="3397841B" w14:textId="77777777" w:rsidR="00C62924" w:rsidRPr="000016B9" w:rsidRDefault="00C62924">
      <w:pPr>
        <w:pStyle w:val="Textodecomentrio"/>
        <w:rPr>
          <w:lang w:val="pt-BR"/>
        </w:rPr>
      </w:pPr>
    </w:p>
    <w:p w14:paraId="3613BC49" w14:textId="6C03FCCE" w:rsidR="00C62924" w:rsidRPr="000016B9" w:rsidRDefault="00C62924">
      <w:pPr>
        <w:pStyle w:val="Textodecomentrio"/>
        <w:rPr>
          <w:lang w:val="pt-BR"/>
        </w:rPr>
      </w:pPr>
      <w:r w:rsidRPr="000016B9">
        <w:rPr>
          <w:lang w:val="pt-BR"/>
        </w:rPr>
        <w:t>Além disso, não falta o nível que mostra a topologia como um todo?</w:t>
      </w:r>
    </w:p>
  </w:comment>
  <w:comment w:id="522" w:author="Leonardo Murta" w:date="2014-06-16T21:04:00Z" w:initials="LM">
    <w:p w14:paraId="70064D37" w14:textId="0620ECCF" w:rsidR="00C62924" w:rsidRPr="000016B9" w:rsidRDefault="00C62924">
      <w:pPr>
        <w:pStyle w:val="Textodecomentrio"/>
        <w:rPr>
          <w:lang w:val="pt-BR"/>
        </w:rPr>
      </w:pPr>
      <w:r>
        <w:rPr>
          <w:rStyle w:val="Refdecomentrio"/>
        </w:rPr>
        <w:annotationRef/>
      </w:r>
      <w:r w:rsidRPr="002C07F0">
        <w:rPr>
          <w:color w:val="00B050"/>
          <w:lang w:val="pt-BR"/>
        </w:rPr>
        <w:t>Não vi referência no texto para essa tabela. Sem isso, o leitor não saberá quando ler a tabela. Além disso, o leitor não saberá o que observar na tabela. Usualmente, quando tem uma figura ou tabela, tem algum texto guiando o leitor na leitura dessa figura ou tabela.</w:t>
      </w:r>
    </w:p>
  </w:comment>
  <w:comment w:id="603" w:author="Leonardo Murta" w:date="2014-06-16T21:12:00Z" w:initials="LM">
    <w:p w14:paraId="4E4C8AB8" w14:textId="16EA23A2" w:rsidR="00C62924" w:rsidRPr="00E474F0" w:rsidRDefault="00C62924">
      <w:pPr>
        <w:pStyle w:val="Textodecomentrio"/>
        <w:rPr>
          <w:color w:val="FF0000"/>
          <w:lang w:val="pt-BR"/>
        </w:rPr>
      </w:pPr>
      <w:r>
        <w:rPr>
          <w:rStyle w:val="Refdecomentrio"/>
        </w:rPr>
        <w:annotationRef/>
      </w:r>
      <w:r w:rsidRPr="00E474F0">
        <w:rPr>
          <w:color w:val="FF0000"/>
          <w:lang w:val="pt-BR"/>
        </w:rPr>
        <w:t xml:space="preserve">Se Nightcrawler só pode dar </w:t>
      </w:r>
      <w:proofErr w:type="spellStart"/>
      <w:r w:rsidRPr="00E474F0">
        <w:rPr>
          <w:color w:val="FF0000"/>
          <w:lang w:val="pt-BR"/>
        </w:rPr>
        <w:t>pull</w:t>
      </w:r>
      <w:proofErr w:type="spellEnd"/>
      <w:r w:rsidRPr="00E474F0">
        <w:rPr>
          <w:color w:val="FF0000"/>
          <w:lang w:val="pt-BR"/>
        </w:rPr>
        <w:t xml:space="preserve"> do Gambit, </w:t>
      </w:r>
      <w:proofErr w:type="spellStart"/>
      <w:r w:rsidRPr="00E474F0">
        <w:rPr>
          <w:color w:val="FF0000"/>
          <w:lang w:val="pt-BR"/>
        </w:rPr>
        <w:t>pq</w:t>
      </w:r>
      <w:proofErr w:type="spellEnd"/>
      <w:r w:rsidRPr="00E474F0">
        <w:rPr>
          <w:color w:val="FF0000"/>
          <w:lang w:val="pt-BR"/>
        </w:rPr>
        <w:t xml:space="preserve"> aparece para ela que tem </w:t>
      </w:r>
      <w:proofErr w:type="spellStart"/>
      <w:r w:rsidRPr="00E474F0">
        <w:rPr>
          <w:color w:val="FF0000"/>
          <w:lang w:val="pt-BR"/>
        </w:rPr>
        <w:t>push</w:t>
      </w:r>
      <w:proofErr w:type="spellEnd"/>
      <w:r w:rsidRPr="00E474F0">
        <w:rPr>
          <w:color w:val="FF0000"/>
          <w:lang w:val="pt-BR"/>
        </w:rPr>
        <w:t xml:space="preserve"> pendente?</w:t>
      </w:r>
    </w:p>
    <w:p w14:paraId="6C0F2CD1" w14:textId="77777777" w:rsidR="00C62924" w:rsidRPr="00E474F0" w:rsidRDefault="00C62924">
      <w:pPr>
        <w:pStyle w:val="Textodecomentrio"/>
        <w:rPr>
          <w:color w:val="FF0000"/>
          <w:lang w:val="pt-BR"/>
        </w:rPr>
      </w:pPr>
    </w:p>
    <w:p w14:paraId="1D3742E4" w14:textId="00C3D0AA" w:rsidR="00C62924" w:rsidRPr="000016B9" w:rsidRDefault="00C62924">
      <w:pPr>
        <w:pStyle w:val="Textodecomentrio"/>
        <w:rPr>
          <w:lang w:val="pt-BR"/>
        </w:rPr>
      </w:pPr>
      <w:r w:rsidRPr="00E474F0">
        <w:rPr>
          <w:color w:val="FF0000"/>
          <w:lang w:val="pt-BR"/>
        </w:rPr>
        <w:t xml:space="preserve">Resp.: Isso é verdade. Retirei a informação, mas hoje ela não é omitida pela implementação quando se tratar de commits efetuados no mesmo ramo rastreado. Incluí um </w:t>
      </w:r>
      <w:proofErr w:type="spellStart"/>
      <w:r w:rsidRPr="00E474F0">
        <w:rPr>
          <w:color w:val="FF0000"/>
          <w:lang w:val="pt-BR"/>
        </w:rPr>
        <w:t>issue</w:t>
      </w:r>
      <w:proofErr w:type="spellEnd"/>
      <w:r w:rsidRPr="00E474F0">
        <w:rPr>
          <w:color w:val="FF0000"/>
          <w:lang w:val="pt-BR"/>
        </w:rPr>
        <w:t xml:space="preserve"> no Github para tratar isso. </w:t>
      </w:r>
    </w:p>
  </w:comment>
  <w:comment w:id="607" w:author="Leonardo Murta" w:date="2014-06-16T21:14:00Z" w:initials="LM">
    <w:p w14:paraId="2F65AC9C" w14:textId="4F9DE01B" w:rsidR="00C62924" w:rsidRPr="00E474F0" w:rsidRDefault="00C62924">
      <w:pPr>
        <w:pStyle w:val="Textodecomentrio"/>
        <w:rPr>
          <w:color w:val="FF0000"/>
          <w:lang w:val="pt-BR"/>
        </w:rPr>
      </w:pPr>
      <w:r>
        <w:rPr>
          <w:rStyle w:val="Refdecomentrio"/>
        </w:rPr>
        <w:annotationRef/>
      </w:r>
      <w:r w:rsidRPr="00E474F0">
        <w:rPr>
          <w:color w:val="FF0000"/>
          <w:lang w:val="pt-BR"/>
        </w:rPr>
        <w:t xml:space="preserve">Se </w:t>
      </w:r>
      <w:proofErr w:type="spellStart"/>
      <w:r w:rsidRPr="00E474F0">
        <w:rPr>
          <w:color w:val="FF0000"/>
          <w:lang w:val="pt-BR"/>
        </w:rPr>
        <w:t>Beast</w:t>
      </w:r>
      <w:proofErr w:type="spellEnd"/>
      <w:r w:rsidRPr="00E474F0">
        <w:rPr>
          <w:color w:val="FF0000"/>
          <w:lang w:val="pt-BR"/>
        </w:rPr>
        <w:t xml:space="preserve"> só pode dar </w:t>
      </w:r>
      <w:proofErr w:type="spellStart"/>
      <w:r w:rsidRPr="00E474F0">
        <w:rPr>
          <w:color w:val="FF0000"/>
          <w:lang w:val="pt-BR"/>
        </w:rPr>
        <w:t>push</w:t>
      </w:r>
      <w:proofErr w:type="spellEnd"/>
      <w:r w:rsidRPr="00E474F0">
        <w:rPr>
          <w:color w:val="FF0000"/>
          <w:lang w:val="pt-BR"/>
        </w:rPr>
        <w:t xml:space="preserve"> para o Gambit, </w:t>
      </w:r>
      <w:proofErr w:type="spellStart"/>
      <w:r w:rsidRPr="00E474F0">
        <w:rPr>
          <w:color w:val="FF0000"/>
          <w:lang w:val="pt-BR"/>
        </w:rPr>
        <w:t>pq</w:t>
      </w:r>
      <w:proofErr w:type="spellEnd"/>
      <w:r w:rsidRPr="00E474F0">
        <w:rPr>
          <w:color w:val="FF0000"/>
          <w:lang w:val="pt-BR"/>
        </w:rPr>
        <w:t xml:space="preserve"> aparece que ele tem que dar </w:t>
      </w:r>
      <w:proofErr w:type="spellStart"/>
      <w:r w:rsidRPr="00E474F0">
        <w:rPr>
          <w:color w:val="FF0000"/>
          <w:lang w:val="pt-BR"/>
        </w:rPr>
        <w:t>pull</w:t>
      </w:r>
      <w:proofErr w:type="spellEnd"/>
      <w:r w:rsidRPr="00E474F0">
        <w:rPr>
          <w:color w:val="FF0000"/>
          <w:lang w:val="pt-BR"/>
        </w:rPr>
        <w:t>?</w:t>
      </w:r>
    </w:p>
    <w:p w14:paraId="2EEA68D9" w14:textId="77777777" w:rsidR="00C62924" w:rsidRPr="00E474F0" w:rsidRDefault="00C62924">
      <w:pPr>
        <w:pStyle w:val="Textodecomentrio"/>
        <w:rPr>
          <w:color w:val="FF0000"/>
          <w:lang w:val="pt-BR"/>
        </w:rPr>
      </w:pPr>
    </w:p>
    <w:p w14:paraId="71C51A61" w14:textId="5A622CAB" w:rsidR="00C62924" w:rsidRPr="000016B9" w:rsidRDefault="00C62924">
      <w:pPr>
        <w:pStyle w:val="Textodecomentrio"/>
        <w:rPr>
          <w:lang w:val="pt-BR"/>
        </w:rPr>
      </w:pPr>
      <w:r w:rsidRPr="00E474F0">
        <w:rPr>
          <w:color w:val="FF0000"/>
          <w:lang w:val="pt-BR"/>
        </w:rPr>
        <w:t xml:space="preserve">Resp.: </w:t>
      </w:r>
      <w:r>
        <w:rPr>
          <w:color w:val="FF0000"/>
          <w:lang w:val="pt-BR"/>
        </w:rPr>
        <w:t xml:space="preserve">Conforme conversamos, se alguém tem permissão de dar </w:t>
      </w:r>
      <w:proofErr w:type="spellStart"/>
      <w:r>
        <w:rPr>
          <w:color w:val="FF0000"/>
          <w:lang w:val="pt-BR"/>
        </w:rPr>
        <w:t>push</w:t>
      </w:r>
      <w:proofErr w:type="spellEnd"/>
      <w:r>
        <w:rPr>
          <w:color w:val="FF0000"/>
          <w:lang w:val="pt-BR"/>
        </w:rPr>
        <w:t xml:space="preserve">, não faz sentido não poder fazer </w:t>
      </w:r>
      <w:proofErr w:type="spellStart"/>
      <w:r>
        <w:rPr>
          <w:color w:val="FF0000"/>
          <w:lang w:val="pt-BR"/>
        </w:rPr>
        <w:t>pull</w:t>
      </w:r>
      <w:proofErr w:type="spellEnd"/>
      <w:r>
        <w:rPr>
          <w:color w:val="FF0000"/>
          <w:lang w:val="pt-BR"/>
        </w:rPr>
        <w:t xml:space="preserve">, do contrário não conseguiria fazer os merges necessários. Alterei a figura 1 para mostrar que </w:t>
      </w:r>
      <w:proofErr w:type="spellStart"/>
      <w:r>
        <w:rPr>
          <w:color w:val="FF0000"/>
          <w:lang w:val="pt-BR"/>
        </w:rPr>
        <w:t>Beast</w:t>
      </w:r>
      <w:proofErr w:type="spellEnd"/>
      <w:r>
        <w:rPr>
          <w:color w:val="FF0000"/>
          <w:lang w:val="pt-BR"/>
        </w:rPr>
        <w:t xml:space="preserve"> também pode fazer </w:t>
      </w:r>
      <w:proofErr w:type="spellStart"/>
      <w:r>
        <w:rPr>
          <w:color w:val="FF0000"/>
          <w:lang w:val="pt-BR"/>
        </w:rPr>
        <w:t>pull</w:t>
      </w:r>
      <w:proofErr w:type="spellEnd"/>
      <w:r>
        <w:rPr>
          <w:color w:val="FF0000"/>
          <w:lang w:val="pt-BR"/>
        </w:rPr>
        <w:t xml:space="preserve"> de Gambit.</w:t>
      </w:r>
    </w:p>
  </w:comment>
  <w:comment w:id="632" w:author="Leonardo Murta" w:date="2014-06-16T21:21:00Z" w:initials="LM">
    <w:p w14:paraId="63DCC6E2" w14:textId="5AE87025" w:rsidR="00C62924" w:rsidRPr="005C3A93" w:rsidRDefault="00C62924">
      <w:pPr>
        <w:pStyle w:val="Textodecomentrio"/>
        <w:rPr>
          <w:color w:val="00B050"/>
          <w:lang w:val="pt-BR"/>
        </w:rPr>
      </w:pPr>
      <w:r>
        <w:rPr>
          <w:rStyle w:val="Refdecomentrio"/>
        </w:rPr>
        <w:annotationRef/>
      </w:r>
      <w:r w:rsidRPr="005C3A93">
        <w:rPr>
          <w:color w:val="00B050"/>
          <w:lang w:val="pt-BR"/>
        </w:rPr>
        <w:t xml:space="preserve">Achei estranho. Será que </w:t>
      </w:r>
      <w:proofErr w:type="spellStart"/>
      <w:r w:rsidRPr="005C3A93">
        <w:rPr>
          <w:color w:val="00B050"/>
          <w:lang w:val="pt-BR"/>
        </w:rPr>
        <w:t>bold</w:t>
      </w:r>
      <w:proofErr w:type="spellEnd"/>
      <w:r w:rsidRPr="005C3A93">
        <w:rPr>
          <w:color w:val="00B050"/>
          <w:lang w:val="pt-BR"/>
        </w:rPr>
        <w:t xml:space="preserve"> </w:t>
      </w:r>
      <w:proofErr w:type="spellStart"/>
      <w:r w:rsidRPr="005C3A93">
        <w:rPr>
          <w:color w:val="00B050"/>
          <w:lang w:val="pt-BR"/>
        </w:rPr>
        <w:t>border</w:t>
      </w:r>
      <w:proofErr w:type="spellEnd"/>
      <w:r w:rsidRPr="005C3A93">
        <w:rPr>
          <w:color w:val="00B050"/>
          <w:lang w:val="pt-BR"/>
        </w:rPr>
        <w:t xml:space="preserve">, </w:t>
      </w:r>
      <w:proofErr w:type="spellStart"/>
      <w:r w:rsidRPr="005C3A93">
        <w:rPr>
          <w:color w:val="00B050"/>
          <w:lang w:val="pt-BR"/>
        </w:rPr>
        <w:t>ticker</w:t>
      </w:r>
      <w:proofErr w:type="spellEnd"/>
      <w:r w:rsidRPr="005C3A93">
        <w:rPr>
          <w:color w:val="00B050"/>
          <w:lang w:val="pt-BR"/>
        </w:rPr>
        <w:t xml:space="preserve"> </w:t>
      </w:r>
      <w:proofErr w:type="spellStart"/>
      <w:r w:rsidRPr="005C3A93">
        <w:rPr>
          <w:color w:val="00B050"/>
          <w:lang w:val="pt-BR"/>
        </w:rPr>
        <w:t>border</w:t>
      </w:r>
      <w:proofErr w:type="spellEnd"/>
      <w:r w:rsidRPr="005C3A93">
        <w:rPr>
          <w:color w:val="00B050"/>
          <w:lang w:val="pt-BR"/>
        </w:rPr>
        <w:t>, ou algo assim não é melhor?</w:t>
      </w:r>
    </w:p>
  </w:comment>
  <w:comment w:id="642" w:author="Leonardo Murta" w:date="2014-06-16T21:28:00Z" w:initials="LM">
    <w:p w14:paraId="75509F6E" w14:textId="77777777" w:rsidR="00C62924" w:rsidRPr="0086752E" w:rsidRDefault="00C62924" w:rsidP="0086752E">
      <w:pPr>
        <w:pStyle w:val="Textodecomentrio"/>
        <w:rPr>
          <w:color w:val="00B050"/>
          <w:lang w:val="pt-BR"/>
        </w:rPr>
      </w:pPr>
      <w:r>
        <w:rPr>
          <w:rStyle w:val="Refdecomentrio"/>
        </w:rPr>
        <w:annotationRef/>
      </w:r>
      <w:r w:rsidRPr="0086752E">
        <w:rPr>
          <w:color w:val="00B050"/>
          <w:lang w:val="pt-BR"/>
        </w:rPr>
        <w:t xml:space="preserve">A minha impressão é que estamos muito presos à tecnologia num momento que deveríamos estar apresentando decisões conceituais. Repare que onde se mostra a janela, poderia estar mostrando o grafo, que é a visualização de interesse (isso nem é o mais complicado). Aqui, poderia discutir quais informações são apresentadas para cada commit sem entrar na discussão se isso é feito em um painel, </w:t>
      </w:r>
      <w:proofErr w:type="spellStart"/>
      <w:r w:rsidRPr="0086752E">
        <w:rPr>
          <w:color w:val="00B050"/>
          <w:lang w:val="pt-BR"/>
        </w:rPr>
        <w:t>tooltip</w:t>
      </w:r>
      <w:proofErr w:type="spellEnd"/>
      <w:r w:rsidRPr="0086752E">
        <w:rPr>
          <w:color w:val="00B050"/>
          <w:lang w:val="pt-BR"/>
        </w:rPr>
        <w:t>, etc.</w:t>
      </w:r>
    </w:p>
    <w:p w14:paraId="310132A7" w14:textId="77777777" w:rsidR="00C62924" w:rsidRPr="0086752E" w:rsidRDefault="00C62924" w:rsidP="0086752E">
      <w:pPr>
        <w:pStyle w:val="Textodecomentrio"/>
        <w:rPr>
          <w:color w:val="00B050"/>
          <w:lang w:val="pt-BR"/>
        </w:rPr>
      </w:pPr>
    </w:p>
    <w:p w14:paraId="1600F588" w14:textId="77777777" w:rsidR="00C62924" w:rsidRPr="000016B9" w:rsidRDefault="00C62924" w:rsidP="0086752E">
      <w:pPr>
        <w:pStyle w:val="Textodecomentrio"/>
        <w:rPr>
          <w:lang w:val="pt-BR"/>
        </w:rPr>
      </w:pPr>
      <w:r w:rsidRPr="0086752E">
        <w:rPr>
          <w:color w:val="00B050"/>
          <w:lang w:val="pt-BR"/>
        </w:rPr>
        <w:t>Minha sugestão: Tente pegar uns 5 artigos no ICSE de 2014 que são mais tecnológicos (que apresentam ferramentas) e ver como eles fizeram para vender o peixe deles.</w:t>
      </w:r>
    </w:p>
  </w:comment>
  <w:comment w:id="679" w:author="Leonardo Murta" w:date="2014-06-16T21:24:00Z" w:initials="LM">
    <w:p w14:paraId="7D1F7E4B" w14:textId="77777777" w:rsidR="00C62924" w:rsidRPr="001F0F23" w:rsidRDefault="00C62924">
      <w:pPr>
        <w:pStyle w:val="Textodecomentrio"/>
        <w:rPr>
          <w:color w:val="00B050"/>
          <w:lang w:val="pt-BR"/>
        </w:rPr>
      </w:pPr>
      <w:r>
        <w:rPr>
          <w:rStyle w:val="Refdecomentrio"/>
        </w:rPr>
        <w:annotationRef/>
      </w:r>
      <w:r w:rsidRPr="001F0F23">
        <w:rPr>
          <w:color w:val="00B050"/>
          <w:lang w:val="pt-BR"/>
        </w:rPr>
        <w:t xml:space="preserve">De modo geral, evito excesso de </w:t>
      </w:r>
      <w:proofErr w:type="spellStart"/>
      <w:r w:rsidRPr="001F0F23">
        <w:rPr>
          <w:color w:val="00B050"/>
          <w:lang w:val="pt-BR"/>
        </w:rPr>
        <w:t>bullets</w:t>
      </w:r>
      <w:proofErr w:type="spellEnd"/>
      <w:r w:rsidRPr="001F0F23">
        <w:rPr>
          <w:color w:val="00B050"/>
          <w:lang w:val="pt-BR"/>
        </w:rPr>
        <w:t xml:space="preserve"> nos </w:t>
      </w:r>
      <w:proofErr w:type="spellStart"/>
      <w:r w:rsidRPr="001F0F23">
        <w:rPr>
          <w:color w:val="00B050"/>
          <w:lang w:val="pt-BR"/>
        </w:rPr>
        <w:t>papers</w:t>
      </w:r>
      <w:proofErr w:type="spellEnd"/>
      <w:r w:rsidRPr="001F0F23">
        <w:rPr>
          <w:color w:val="00B050"/>
          <w:lang w:val="pt-BR"/>
        </w:rPr>
        <w:t xml:space="preserve">. Coloco em </w:t>
      </w:r>
      <w:proofErr w:type="spellStart"/>
      <w:r w:rsidRPr="001F0F23">
        <w:rPr>
          <w:color w:val="00B050"/>
          <w:lang w:val="pt-BR"/>
        </w:rPr>
        <w:t>bullet</w:t>
      </w:r>
      <w:proofErr w:type="spellEnd"/>
      <w:r w:rsidRPr="001F0F23">
        <w:rPr>
          <w:color w:val="00B050"/>
          <w:lang w:val="pt-BR"/>
        </w:rPr>
        <w:t xml:space="preserve"> só o que realmente precisa ser destacado. Acho que isso aqui poderia estar em um parágrafo normal.</w:t>
      </w:r>
    </w:p>
    <w:p w14:paraId="08A967E9" w14:textId="77777777" w:rsidR="00C62924" w:rsidRPr="001F0F23" w:rsidRDefault="00C62924">
      <w:pPr>
        <w:pStyle w:val="Textodecomentrio"/>
        <w:rPr>
          <w:color w:val="00B050"/>
          <w:lang w:val="pt-BR"/>
        </w:rPr>
      </w:pPr>
    </w:p>
    <w:p w14:paraId="2092DC18" w14:textId="696B665E" w:rsidR="00C62924" w:rsidRPr="000016B9" w:rsidRDefault="00C62924">
      <w:pPr>
        <w:pStyle w:val="Textodecomentrio"/>
        <w:rPr>
          <w:lang w:val="pt-BR"/>
        </w:rPr>
      </w:pPr>
      <w:r w:rsidRPr="001F0F23">
        <w:rPr>
          <w:color w:val="00B050"/>
          <w:lang w:val="pt-BR"/>
        </w:rPr>
        <w:t>Na verdade, daria para dar para o leitor um pouco de noção quanto a escolha das cores.</w:t>
      </w:r>
    </w:p>
  </w:comment>
  <w:comment w:id="734" w:author="Leonardo Murta" w:date="2014-06-16T21:28:00Z" w:initials="LM">
    <w:p w14:paraId="58890803" w14:textId="77777777" w:rsidR="00C62924" w:rsidRPr="000016B9" w:rsidRDefault="00C62924">
      <w:pPr>
        <w:pStyle w:val="Textodecomentrio"/>
        <w:rPr>
          <w:lang w:val="pt-BR"/>
        </w:rPr>
      </w:pPr>
      <w:r>
        <w:rPr>
          <w:rStyle w:val="Refdecomentrio"/>
        </w:rPr>
        <w:annotationRef/>
      </w:r>
      <w:r w:rsidRPr="000016B9">
        <w:rPr>
          <w:lang w:val="pt-BR"/>
        </w:rPr>
        <w:t xml:space="preserve">A minha impressão é que estamos muito presos à tecnologia num momento que deveríamos estar apresentando decisões conceituais. Repare que onde se mostra a janela, poderia estar mostrando o grafo, que é a visualização de interesse (isso nem é o mais complicado). Aqui, poderia discutir quais informações são apresentadas para cada commit sem entrar na discussão se isso é feito em um painel, </w:t>
      </w:r>
      <w:proofErr w:type="spellStart"/>
      <w:r w:rsidRPr="000016B9">
        <w:rPr>
          <w:lang w:val="pt-BR"/>
        </w:rPr>
        <w:t>tooltip</w:t>
      </w:r>
      <w:proofErr w:type="spellEnd"/>
      <w:r w:rsidRPr="000016B9">
        <w:rPr>
          <w:lang w:val="pt-BR"/>
        </w:rPr>
        <w:t>, etc.</w:t>
      </w:r>
    </w:p>
    <w:p w14:paraId="1327ADF5" w14:textId="77777777" w:rsidR="00C62924" w:rsidRPr="000016B9" w:rsidRDefault="00C62924">
      <w:pPr>
        <w:pStyle w:val="Textodecomentrio"/>
        <w:rPr>
          <w:lang w:val="pt-BR"/>
        </w:rPr>
      </w:pPr>
    </w:p>
    <w:p w14:paraId="4171E606" w14:textId="7036510C" w:rsidR="00C62924" w:rsidRPr="000016B9" w:rsidRDefault="00C62924">
      <w:pPr>
        <w:pStyle w:val="Textodecomentrio"/>
        <w:rPr>
          <w:lang w:val="pt-BR"/>
        </w:rPr>
      </w:pPr>
      <w:r w:rsidRPr="000016B9">
        <w:rPr>
          <w:lang w:val="pt-BR"/>
        </w:rPr>
        <w:t>Minha sugestão: Tente pegar uns 5 artigos no ICSE de 2014 que são mais tecnológicos (que apresentam ferramentas) e ver como eles fizeram para vender o peixe deles.</w:t>
      </w:r>
    </w:p>
  </w:comment>
  <w:comment w:id="1285" w:author="Leonardo Murta" w:date="2014-06-16T20:54:00Z" w:initials="LM">
    <w:p w14:paraId="7F1CC585" w14:textId="77777777" w:rsidR="00C62924" w:rsidRPr="00873575" w:rsidRDefault="00C62924" w:rsidP="000D333E">
      <w:pPr>
        <w:pStyle w:val="Textodecomentrio"/>
        <w:rPr>
          <w:color w:val="00B050"/>
          <w:lang w:val="pt-BR"/>
        </w:rPr>
      </w:pPr>
      <w:r w:rsidRPr="00873575">
        <w:rPr>
          <w:rStyle w:val="Refdecomentrio"/>
          <w:color w:val="00B050"/>
        </w:rPr>
        <w:annotationRef/>
      </w:r>
      <w:r w:rsidRPr="00873575">
        <w:rPr>
          <w:color w:val="00B050"/>
          <w:lang w:val="pt-BR"/>
        </w:rPr>
        <w:t>Poderia ser dito no final, junto com as demais tecnologias.</w:t>
      </w:r>
    </w:p>
  </w:comment>
  <w:comment w:id="1279" w:author="Leonardo Murta" w:date="2014-06-16T20:51:00Z" w:initials="LM">
    <w:p w14:paraId="0DD26A18" w14:textId="77777777" w:rsidR="00C62924" w:rsidRPr="000016B9" w:rsidRDefault="00C62924" w:rsidP="000D333E">
      <w:pPr>
        <w:pStyle w:val="Textodecomentrio"/>
        <w:rPr>
          <w:lang w:val="pt-BR"/>
        </w:rPr>
      </w:pPr>
      <w:r>
        <w:rPr>
          <w:rStyle w:val="Refdecomentrio"/>
        </w:rPr>
        <w:annotationRef/>
      </w:r>
      <w:r w:rsidRPr="006F0A02">
        <w:rPr>
          <w:color w:val="00B050"/>
          <w:lang w:val="pt-BR"/>
        </w:rPr>
        <w:t>Isso aqui é bastante operacional, e poderia vir como última subseção dessa seção.</w:t>
      </w:r>
    </w:p>
  </w:comment>
  <w:comment w:id="1292" w:author="Leonardo Murta" w:date="2014-06-16T21:32:00Z" w:initials="LM">
    <w:p w14:paraId="5C3CC80D" w14:textId="77777777" w:rsidR="00C62924" w:rsidRPr="00204E3C" w:rsidRDefault="00C62924" w:rsidP="000D333E">
      <w:pPr>
        <w:pStyle w:val="Textodecomentrio"/>
        <w:rPr>
          <w:color w:val="00B050"/>
          <w:lang w:val="pt-BR"/>
        </w:rPr>
      </w:pPr>
      <w:r>
        <w:rPr>
          <w:rStyle w:val="Refdecomentrio"/>
        </w:rPr>
        <w:annotationRef/>
      </w:r>
      <w:r w:rsidRPr="00204E3C">
        <w:rPr>
          <w:color w:val="00B050"/>
          <w:lang w:val="pt-BR"/>
        </w:rPr>
        <w:t>Aqui tem uma informação menos relevante para a abordagem, que poderia migrar para a seção que irá falar da implementação.</w:t>
      </w:r>
    </w:p>
    <w:p w14:paraId="22D37071" w14:textId="77777777" w:rsidR="00C62924" w:rsidRPr="00204E3C" w:rsidRDefault="00C62924" w:rsidP="000D333E">
      <w:pPr>
        <w:pStyle w:val="Textodecomentrio"/>
        <w:rPr>
          <w:color w:val="00B050"/>
          <w:lang w:val="pt-BR"/>
        </w:rPr>
      </w:pPr>
    </w:p>
    <w:p w14:paraId="248D7119" w14:textId="77777777" w:rsidR="00C62924" w:rsidRPr="000016B9" w:rsidRDefault="00C62924" w:rsidP="000D333E">
      <w:pPr>
        <w:pStyle w:val="Textodecomentrio"/>
        <w:rPr>
          <w:lang w:val="pt-BR"/>
        </w:rPr>
      </w:pPr>
      <w:r w:rsidRPr="00204E3C">
        <w:rPr>
          <w:color w:val="00B050"/>
          <w:lang w:val="pt-BR"/>
        </w:rPr>
        <w:t xml:space="preserve">O que senti falta de ser falado na abordagem é sobre como </w:t>
      </w:r>
      <w:proofErr w:type="spellStart"/>
      <w:r w:rsidRPr="00204E3C">
        <w:rPr>
          <w:color w:val="00B050"/>
          <w:lang w:val="pt-BR"/>
        </w:rPr>
        <w:t>vc</w:t>
      </w:r>
      <w:proofErr w:type="spellEnd"/>
      <w:r w:rsidRPr="00204E3C">
        <w:rPr>
          <w:color w:val="00B050"/>
          <w:lang w:val="pt-BR"/>
        </w:rPr>
        <w:t xml:space="preserve"> trata o grande volume de informação: </w:t>
      </w:r>
      <w:proofErr w:type="spellStart"/>
      <w:r w:rsidRPr="00204E3C">
        <w:rPr>
          <w:color w:val="00B050"/>
          <w:lang w:val="pt-BR"/>
        </w:rPr>
        <w:t>collapse</w:t>
      </w:r>
      <w:proofErr w:type="spellEnd"/>
      <w:r w:rsidRPr="00204E3C">
        <w:rPr>
          <w:color w:val="00B050"/>
          <w:lang w:val="pt-BR"/>
        </w:rPr>
        <w:t>.</w:t>
      </w:r>
    </w:p>
  </w:comment>
  <w:comment w:id="1306" w:author="Leonardo Murta" w:date="2014-06-16T21:32:00Z" w:initials="LM">
    <w:p w14:paraId="253D9E67" w14:textId="77777777" w:rsidR="00C62924" w:rsidRPr="000016B9" w:rsidRDefault="00C62924">
      <w:pPr>
        <w:pStyle w:val="Textodecomentrio"/>
        <w:rPr>
          <w:lang w:val="pt-BR"/>
        </w:rPr>
      </w:pPr>
      <w:r>
        <w:rPr>
          <w:rStyle w:val="Refdecomentrio"/>
        </w:rPr>
        <w:annotationRef/>
      </w:r>
      <w:r w:rsidRPr="000016B9">
        <w:rPr>
          <w:lang w:val="pt-BR"/>
        </w:rPr>
        <w:t>Aqui tem uma informação menos relevante para a abordagem, que poderia migrar para a seção que irá falar da implementação.</w:t>
      </w:r>
    </w:p>
    <w:p w14:paraId="3FE79A70" w14:textId="77777777" w:rsidR="00C62924" w:rsidRPr="000016B9" w:rsidRDefault="00C62924">
      <w:pPr>
        <w:pStyle w:val="Textodecomentrio"/>
        <w:rPr>
          <w:lang w:val="pt-BR"/>
        </w:rPr>
      </w:pPr>
    </w:p>
    <w:p w14:paraId="68E4DAD3" w14:textId="6EBBEFC7" w:rsidR="00C62924" w:rsidRPr="000016B9" w:rsidRDefault="00C62924">
      <w:pPr>
        <w:pStyle w:val="Textodecomentrio"/>
        <w:rPr>
          <w:lang w:val="pt-BR"/>
        </w:rPr>
      </w:pPr>
      <w:r w:rsidRPr="000016B9">
        <w:rPr>
          <w:lang w:val="pt-BR"/>
        </w:rPr>
        <w:t xml:space="preserve">O que senti falta de ser falado na abordagem é sobre como </w:t>
      </w:r>
      <w:proofErr w:type="spellStart"/>
      <w:r w:rsidRPr="000016B9">
        <w:rPr>
          <w:lang w:val="pt-BR"/>
        </w:rPr>
        <w:t>vc</w:t>
      </w:r>
      <w:proofErr w:type="spellEnd"/>
      <w:r w:rsidRPr="000016B9">
        <w:rPr>
          <w:lang w:val="pt-BR"/>
        </w:rPr>
        <w:t xml:space="preserve"> trata o grande volume de informação: </w:t>
      </w:r>
      <w:proofErr w:type="spellStart"/>
      <w:r w:rsidRPr="000016B9">
        <w:rPr>
          <w:lang w:val="pt-BR"/>
        </w:rPr>
        <w:t>collapse</w:t>
      </w:r>
      <w:proofErr w:type="spellEnd"/>
      <w:r w:rsidRPr="000016B9">
        <w:rPr>
          <w:lang w:val="pt-BR"/>
        </w:rPr>
        <w:t>.</w:t>
      </w:r>
    </w:p>
  </w:comment>
  <w:comment w:id="1312" w:author="Leonardo Murta" w:date="2014-06-16T21:32:00Z" w:initials="LM">
    <w:p w14:paraId="2E67E4B5" w14:textId="77777777" w:rsidR="00C62924" w:rsidRPr="00204E3C" w:rsidRDefault="00C62924" w:rsidP="0086752E">
      <w:pPr>
        <w:pStyle w:val="Textodecomentrio"/>
        <w:rPr>
          <w:color w:val="00B050"/>
          <w:lang w:val="pt-BR"/>
        </w:rPr>
      </w:pPr>
      <w:r>
        <w:rPr>
          <w:rStyle w:val="Refdecomentrio"/>
        </w:rPr>
        <w:annotationRef/>
      </w:r>
      <w:r w:rsidRPr="00204E3C">
        <w:rPr>
          <w:color w:val="00B050"/>
          <w:lang w:val="pt-BR"/>
        </w:rPr>
        <w:t>Aqui tem uma informação menos relevante para a abordagem, que poderia migrar para a seção que irá falar da implementação.</w:t>
      </w:r>
    </w:p>
    <w:p w14:paraId="62BDB072" w14:textId="77777777" w:rsidR="00C62924" w:rsidRPr="00204E3C" w:rsidRDefault="00C62924" w:rsidP="0086752E">
      <w:pPr>
        <w:pStyle w:val="Textodecomentrio"/>
        <w:rPr>
          <w:color w:val="00B050"/>
          <w:lang w:val="pt-BR"/>
        </w:rPr>
      </w:pPr>
    </w:p>
    <w:p w14:paraId="2226E433" w14:textId="77777777" w:rsidR="00C62924" w:rsidRPr="000016B9" w:rsidRDefault="00C62924" w:rsidP="0086752E">
      <w:pPr>
        <w:pStyle w:val="Textodecomentrio"/>
        <w:rPr>
          <w:lang w:val="pt-BR"/>
        </w:rPr>
      </w:pPr>
      <w:r w:rsidRPr="00204E3C">
        <w:rPr>
          <w:color w:val="00B050"/>
          <w:lang w:val="pt-BR"/>
        </w:rPr>
        <w:t xml:space="preserve">O que senti falta de ser falado na abordagem é sobre como </w:t>
      </w:r>
      <w:proofErr w:type="spellStart"/>
      <w:r w:rsidRPr="00204E3C">
        <w:rPr>
          <w:color w:val="00B050"/>
          <w:lang w:val="pt-BR"/>
        </w:rPr>
        <w:t>vc</w:t>
      </w:r>
      <w:proofErr w:type="spellEnd"/>
      <w:r w:rsidRPr="00204E3C">
        <w:rPr>
          <w:color w:val="00B050"/>
          <w:lang w:val="pt-BR"/>
        </w:rPr>
        <w:t xml:space="preserve"> trata o grande volume de informação: </w:t>
      </w:r>
      <w:proofErr w:type="spellStart"/>
      <w:r w:rsidRPr="00204E3C">
        <w:rPr>
          <w:color w:val="00B050"/>
          <w:lang w:val="pt-BR"/>
        </w:rPr>
        <w:t>collapse</w:t>
      </w:r>
      <w:proofErr w:type="spellEnd"/>
      <w:r w:rsidRPr="00204E3C">
        <w:rPr>
          <w:color w:val="00B050"/>
          <w:lang w:val="pt-BR"/>
        </w:rPr>
        <w:t>.</w:t>
      </w:r>
    </w:p>
  </w:comment>
  <w:comment w:id="1327" w:author="Leonardo Murta" w:date="2014-06-16T21:38:00Z" w:initials="LM">
    <w:p w14:paraId="3AEAA4AC" w14:textId="6861CF87" w:rsidR="00C62924" w:rsidRPr="000016B9" w:rsidRDefault="00C62924">
      <w:pPr>
        <w:pStyle w:val="Textodecomentrio"/>
        <w:rPr>
          <w:lang w:val="pt-BR"/>
        </w:rPr>
      </w:pPr>
      <w:r>
        <w:rPr>
          <w:rStyle w:val="Refdecomentrio"/>
        </w:rPr>
        <w:annotationRef/>
      </w:r>
      <w:r w:rsidRPr="000016B9">
        <w:rPr>
          <w:lang w:val="pt-BR"/>
        </w:rPr>
        <w:t xml:space="preserve">Que tal se essa seção de abordagem for subdividida com uma subseção por </w:t>
      </w:r>
      <w:proofErr w:type="spellStart"/>
      <w:r w:rsidRPr="000016B9">
        <w:rPr>
          <w:lang w:val="pt-BR"/>
        </w:rPr>
        <w:t>view</w:t>
      </w:r>
      <w:proofErr w:type="spellEnd"/>
      <w:r w:rsidRPr="000016B9">
        <w:rPr>
          <w:lang w:val="pt-BR"/>
        </w:rPr>
        <w:t xml:space="preserve">? Aí a discussão de </w:t>
      </w:r>
      <w:proofErr w:type="spellStart"/>
      <w:r w:rsidRPr="000016B9">
        <w:rPr>
          <w:lang w:val="pt-BR"/>
        </w:rPr>
        <w:t>levels</w:t>
      </w:r>
      <w:proofErr w:type="spellEnd"/>
      <w:r w:rsidRPr="000016B9">
        <w:rPr>
          <w:lang w:val="pt-BR"/>
        </w:rPr>
        <w:t xml:space="preserve"> </w:t>
      </w:r>
      <w:proofErr w:type="spellStart"/>
      <w:r w:rsidRPr="000016B9">
        <w:rPr>
          <w:lang w:val="pt-BR"/>
        </w:rPr>
        <w:t>of</w:t>
      </w:r>
      <w:proofErr w:type="spellEnd"/>
      <w:r w:rsidRPr="000016B9">
        <w:rPr>
          <w:lang w:val="pt-BR"/>
        </w:rPr>
        <w:t xml:space="preserve"> </w:t>
      </w:r>
      <w:proofErr w:type="spellStart"/>
      <w:r w:rsidRPr="000016B9">
        <w:rPr>
          <w:lang w:val="pt-BR"/>
        </w:rPr>
        <w:t>detail</w:t>
      </w:r>
      <w:proofErr w:type="spellEnd"/>
      <w:r w:rsidRPr="000016B9">
        <w:rPr>
          <w:lang w:val="pt-BR"/>
        </w:rPr>
        <w:t xml:space="preserve"> viria antes de entrar nas subseções. Por fim, a parte de implementação poderia ser uma seção após a seção de abordagem. Ela </w:t>
      </w:r>
      <w:proofErr w:type="spellStart"/>
      <w:r w:rsidRPr="000016B9">
        <w:rPr>
          <w:lang w:val="pt-BR"/>
        </w:rPr>
        <w:t>sera</w:t>
      </w:r>
      <w:proofErr w:type="spellEnd"/>
      <w:r w:rsidRPr="000016B9">
        <w:rPr>
          <w:lang w:val="pt-BR"/>
        </w:rPr>
        <w:t xml:space="preserve"> menor, mas não tem problema.</w:t>
      </w:r>
    </w:p>
  </w:comment>
  <w:comment w:id="1331" w:author="Leonardo Murta" w:date="2014-06-16T21:41:00Z" w:initials="LM">
    <w:p w14:paraId="6E6E038E" w14:textId="0F585E49" w:rsidR="00C62924" w:rsidRPr="000016B9" w:rsidRDefault="00C62924">
      <w:pPr>
        <w:pStyle w:val="Textodecomentrio"/>
        <w:rPr>
          <w:lang w:val="pt-BR"/>
        </w:rPr>
      </w:pPr>
      <w:r>
        <w:rPr>
          <w:rStyle w:val="Refdecomentrio"/>
        </w:rPr>
        <w:annotationRef/>
      </w:r>
      <w:r w:rsidRPr="000016B9">
        <w:rPr>
          <w:lang w:val="pt-BR"/>
        </w:rPr>
        <w:t xml:space="preserve">Comentário importante: estou sentindo falta de uma articulação maior entre a motivação/objetivo apresentado na </w:t>
      </w:r>
      <w:proofErr w:type="spellStart"/>
      <w:r w:rsidRPr="000016B9">
        <w:rPr>
          <w:lang w:val="pt-BR"/>
        </w:rPr>
        <w:t>introduceão</w:t>
      </w:r>
      <w:proofErr w:type="spellEnd"/>
      <w:r w:rsidRPr="000016B9">
        <w:rPr>
          <w:lang w:val="pt-BR"/>
        </w:rPr>
        <w:t xml:space="preserve"> e cada uma das visões. Aqui </w:t>
      </w:r>
      <w:proofErr w:type="spellStart"/>
      <w:r w:rsidRPr="000016B9">
        <w:rPr>
          <w:lang w:val="pt-BR"/>
        </w:rPr>
        <w:t>vc</w:t>
      </w:r>
      <w:proofErr w:type="spellEnd"/>
      <w:r w:rsidRPr="000016B9">
        <w:rPr>
          <w:lang w:val="pt-BR"/>
        </w:rPr>
        <w:t xml:space="preserve"> fala da visão já caindo dentro de como ela funciona. Mas seria legal termos uma discussão de qual questão está sendo tratada por essa visão, como ela responde essa questão, etc. Isso vale para as demais tb. Assim, o leitor saberá por que cada uma das visões existe.</w:t>
      </w:r>
    </w:p>
  </w:comment>
  <w:comment w:id="1340" w:author="Leonardo Murta" w:date="2014-06-16T21:42:00Z" w:initials="LM">
    <w:p w14:paraId="63D2404B" w14:textId="6171B69B" w:rsidR="00C62924" w:rsidRPr="009D551C" w:rsidRDefault="00C62924">
      <w:pPr>
        <w:pStyle w:val="Textodecomentrio"/>
        <w:rPr>
          <w:color w:val="00B050"/>
          <w:lang w:val="pt-BR"/>
        </w:rPr>
      </w:pPr>
      <w:r>
        <w:rPr>
          <w:rStyle w:val="Refdecomentrio"/>
        </w:rPr>
        <w:annotationRef/>
      </w:r>
      <w:proofErr w:type="spellStart"/>
      <w:r w:rsidRPr="009D551C">
        <w:rPr>
          <w:color w:val="00B050"/>
          <w:lang w:val="pt-BR"/>
        </w:rPr>
        <w:t>Your</w:t>
      </w:r>
      <w:proofErr w:type="spellEnd"/>
      <w:r w:rsidRPr="009D551C">
        <w:rPr>
          <w:color w:val="00B050"/>
          <w:lang w:val="pt-BR"/>
        </w:rPr>
        <w:t xml:space="preserve"> quem? O leitor não tem clone!</w:t>
      </w:r>
    </w:p>
  </w:comment>
  <w:comment w:id="1350" w:author="Leonardo Murta" w:date="2014-06-16T21:43:00Z" w:initials="LM">
    <w:p w14:paraId="33F95FEB" w14:textId="386FAB7E" w:rsidR="00C62924" w:rsidRPr="0063204F" w:rsidRDefault="00C62924">
      <w:pPr>
        <w:pStyle w:val="Textodecomentrio"/>
        <w:rPr>
          <w:color w:val="00B050"/>
          <w:lang w:val="pt-BR"/>
        </w:rPr>
      </w:pPr>
      <w:r>
        <w:rPr>
          <w:rStyle w:val="Refdecomentrio"/>
        </w:rPr>
        <w:annotationRef/>
      </w:r>
      <w:r w:rsidRPr="0063204F">
        <w:rPr>
          <w:color w:val="00B050"/>
          <w:lang w:val="pt-BR"/>
        </w:rPr>
        <w:t xml:space="preserve">Isso merecia uma discussão mais profunda. </w:t>
      </w:r>
    </w:p>
  </w:comment>
  <w:comment w:id="1359" w:author="Leonardo Murta" w:date="2014-06-16T21:44:00Z" w:initials="LM">
    <w:p w14:paraId="2F12D8BE" w14:textId="5918F726" w:rsidR="00C62924" w:rsidRPr="0063204F" w:rsidRDefault="00C62924">
      <w:pPr>
        <w:pStyle w:val="Textodecomentrio"/>
        <w:rPr>
          <w:color w:val="00B050"/>
          <w:lang w:val="pt-BR"/>
        </w:rPr>
      </w:pPr>
      <w:r>
        <w:rPr>
          <w:rStyle w:val="Refdecomentrio"/>
        </w:rPr>
        <w:annotationRef/>
      </w:r>
      <w:r w:rsidRPr="0063204F">
        <w:rPr>
          <w:color w:val="00B050"/>
          <w:lang w:val="pt-BR"/>
        </w:rPr>
        <w:t>E para que serve ter um nó selecionado?</w:t>
      </w:r>
    </w:p>
  </w:comment>
  <w:comment w:id="1338" w:author="Leonardo Murta" w:date="2014-06-16T21:42:00Z" w:initials="LM">
    <w:p w14:paraId="02D5CFB5" w14:textId="5F5DDB71" w:rsidR="00C62924" w:rsidRPr="0063204F" w:rsidRDefault="00C62924">
      <w:pPr>
        <w:pStyle w:val="Textodecomentrio"/>
        <w:rPr>
          <w:color w:val="00B050"/>
          <w:lang w:val="pt-BR"/>
        </w:rPr>
      </w:pPr>
      <w:r>
        <w:rPr>
          <w:rStyle w:val="Refdecomentrio"/>
        </w:rPr>
        <w:annotationRef/>
      </w:r>
      <w:r w:rsidRPr="0063204F">
        <w:rPr>
          <w:color w:val="00B050"/>
          <w:lang w:val="pt-BR"/>
        </w:rPr>
        <w:t xml:space="preserve">Novamente, </w:t>
      </w:r>
      <w:proofErr w:type="spellStart"/>
      <w:r w:rsidRPr="0063204F">
        <w:rPr>
          <w:color w:val="00B050"/>
          <w:lang w:val="pt-BR"/>
        </w:rPr>
        <w:t>bullet</w:t>
      </w:r>
      <w:proofErr w:type="spellEnd"/>
      <w:r w:rsidRPr="0063204F">
        <w:rPr>
          <w:color w:val="00B050"/>
          <w:lang w:val="pt-BR"/>
        </w:rPr>
        <w:t xml:space="preserve"> aqui chama a atenção para algo que não é o essencial. Colocaria como parágrafo comum.</w:t>
      </w:r>
    </w:p>
  </w:comment>
  <w:comment w:id="1376" w:author="Leonardo Murta" w:date="2014-06-16T20:51:00Z" w:initials="LM">
    <w:p w14:paraId="214EFEC4" w14:textId="77777777" w:rsidR="00C62924" w:rsidRPr="000016B9" w:rsidRDefault="00C62924" w:rsidP="006F0A02">
      <w:pPr>
        <w:pStyle w:val="Textodecomentrio"/>
        <w:rPr>
          <w:lang w:val="pt-BR"/>
        </w:rPr>
      </w:pPr>
      <w:r>
        <w:rPr>
          <w:rStyle w:val="Refdecomentrio"/>
        </w:rPr>
        <w:annotationRef/>
      </w:r>
      <w:r w:rsidRPr="006F0A02">
        <w:rPr>
          <w:color w:val="00B050"/>
          <w:lang w:val="pt-BR"/>
        </w:rPr>
        <w:t>Isso aqui é bastante operacional, e poderia vir como última subseção dessa seção.</w:t>
      </w:r>
    </w:p>
  </w:comment>
  <w:comment w:id="1410" w:author="Leonardo Murta" w:date="2014-06-16T21:50:00Z" w:initials="LM">
    <w:p w14:paraId="3A15CDBF" w14:textId="636B1848" w:rsidR="00C62924" w:rsidRPr="000016B9" w:rsidRDefault="00C62924">
      <w:pPr>
        <w:pStyle w:val="Textodecomentrio"/>
        <w:rPr>
          <w:lang w:val="pt-BR"/>
        </w:rPr>
      </w:pPr>
      <w:r>
        <w:rPr>
          <w:rStyle w:val="Refdecomentrio"/>
        </w:rPr>
        <w:annotationRef/>
      </w:r>
      <w:r w:rsidRPr="00F63703">
        <w:rPr>
          <w:color w:val="00B050"/>
          <w:lang w:val="pt-BR"/>
        </w:rPr>
        <w:t xml:space="preserve">Repare que </w:t>
      </w:r>
      <w:proofErr w:type="spellStart"/>
      <w:r w:rsidRPr="00F63703">
        <w:rPr>
          <w:color w:val="00B050"/>
          <w:lang w:val="pt-BR"/>
        </w:rPr>
        <w:t>vc</w:t>
      </w:r>
      <w:proofErr w:type="spellEnd"/>
      <w:r w:rsidRPr="00F63703">
        <w:rPr>
          <w:color w:val="00B050"/>
          <w:lang w:val="pt-BR"/>
        </w:rPr>
        <w:t xml:space="preserve"> está muito preso à sintaxe e menos preocupado com a semântica (reparei isso desde a seção anterior). O fato da avaliação ser </w:t>
      </w:r>
      <w:proofErr w:type="spellStart"/>
      <w:r w:rsidRPr="00F63703">
        <w:rPr>
          <w:color w:val="00B050"/>
          <w:lang w:val="pt-BR"/>
        </w:rPr>
        <w:t>quantitative</w:t>
      </w:r>
      <w:proofErr w:type="spellEnd"/>
      <w:r w:rsidRPr="00F63703">
        <w:rPr>
          <w:color w:val="00B050"/>
          <w:lang w:val="pt-BR"/>
        </w:rPr>
        <w:t xml:space="preserve"> ou qualitativa é secundário. O mais importante é: o que foi avaliado e por que? Novamente, deveria haver uma ligação com o que está motivando o trabalho, lá na introdução. O leitor só deveria entrar nas subseções depois de ter uma percepção do todo. Ele precisa estar convencido que </w:t>
      </w:r>
      <w:proofErr w:type="spellStart"/>
      <w:r w:rsidRPr="00F63703">
        <w:rPr>
          <w:color w:val="00B050"/>
          <w:lang w:val="pt-BR"/>
        </w:rPr>
        <w:t>vc</w:t>
      </w:r>
      <w:proofErr w:type="spellEnd"/>
      <w:r w:rsidRPr="00F63703">
        <w:rPr>
          <w:color w:val="00B050"/>
          <w:lang w:val="pt-BR"/>
        </w:rPr>
        <w:t xml:space="preserve"> está avaliando o que deve mesmo ser avaliado. Ele vai julgar isso em função do que você ensinou a ele na introdução.</w:t>
      </w:r>
    </w:p>
  </w:comment>
  <w:comment w:id="1681" w:author="Leonardo Murta" w:date="2014-06-16T21:55:00Z" w:initials="LM">
    <w:p w14:paraId="193E58F7" w14:textId="77777777" w:rsidR="00C62924" w:rsidRPr="004C1305" w:rsidRDefault="00C62924">
      <w:pPr>
        <w:pStyle w:val="Textodecomentrio"/>
        <w:rPr>
          <w:color w:val="FF0000"/>
          <w:lang w:val="pt-BR"/>
        </w:rPr>
      </w:pPr>
      <w:r>
        <w:rPr>
          <w:rStyle w:val="Refdecomentrio"/>
        </w:rPr>
        <w:annotationRef/>
      </w:r>
      <w:r w:rsidRPr="004C1305">
        <w:rPr>
          <w:color w:val="FF0000"/>
          <w:lang w:val="pt-BR"/>
        </w:rPr>
        <w:t xml:space="preserve">Acho que essa é a primeira vez que vejo a preocupação “desempenho” surgir no </w:t>
      </w:r>
      <w:proofErr w:type="spellStart"/>
      <w:r w:rsidRPr="004C1305">
        <w:rPr>
          <w:color w:val="FF0000"/>
          <w:lang w:val="pt-BR"/>
        </w:rPr>
        <w:t>paper</w:t>
      </w:r>
      <w:proofErr w:type="spellEnd"/>
      <w:r w:rsidRPr="004C1305">
        <w:rPr>
          <w:color w:val="FF0000"/>
          <w:lang w:val="pt-BR"/>
        </w:rPr>
        <w:t xml:space="preserve">. O leitor vai </w:t>
      </w:r>
      <w:proofErr w:type="spellStart"/>
      <w:r w:rsidRPr="004C1305">
        <w:rPr>
          <w:color w:val="FF0000"/>
          <w:lang w:val="pt-BR"/>
        </w:rPr>
        <w:t>questioner</w:t>
      </w:r>
      <w:proofErr w:type="spellEnd"/>
      <w:r w:rsidRPr="004C1305">
        <w:rPr>
          <w:color w:val="FF0000"/>
          <w:lang w:val="pt-BR"/>
        </w:rPr>
        <w:t xml:space="preserve"> a relevância disso. A saída não é abortar esse experimento, mas sim </w:t>
      </w:r>
      <w:proofErr w:type="spellStart"/>
      <w:r w:rsidRPr="004C1305">
        <w:rPr>
          <w:color w:val="FF0000"/>
          <w:lang w:val="pt-BR"/>
        </w:rPr>
        <w:t>preparer</w:t>
      </w:r>
      <w:proofErr w:type="spellEnd"/>
      <w:r w:rsidRPr="004C1305">
        <w:rPr>
          <w:color w:val="FF0000"/>
          <w:lang w:val="pt-BR"/>
        </w:rPr>
        <w:t xml:space="preserve"> o leitor desde a </w:t>
      </w:r>
      <w:proofErr w:type="spellStart"/>
      <w:r w:rsidRPr="004C1305">
        <w:rPr>
          <w:color w:val="FF0000"/>
          <w:lang w:val="pt-BR"/>
        </w:rPr>
        <w:t>motivicão</w:t>
      </w:r>
      <w:proofErr w:type="spellEnd"/>
      <w:r w:rsidRPr="004C1305">
        <w:rPr>
          <w:color w:val="FF0000"/>
          <w:lang w:val="pt-BR"/>
        </w:rPr>
        <w:t>. Veja o que pode ser feito:</w:t>
      </w:r>
    </w:p>
    <w:p w14:paraId="248B5036" w14:textId="77777777" w:rsidR="00C62924" w:rsidRPr="004C1305" w:rsidRDefault="00C62924">
      <w:pPr>
        <w:pStyle w:val="Textodecomentrio"/>
        <w:rPr>
          <w:color w:val="FF0000"/>
          <w:lang w:val="pt-BR"/>
        </w:rPr>
      </w:pPr>
      <w:r w:rsidRPr="004C1305">
        <w:rPr>
          <w:color w:val="FF0000"/>
          <w:lang w:val="pt-BR"/>
        </w:rPr>
        <w:t>- Na introdução, trazer a questão de desempenho, justificando por que isso é relevante e por que isso é um desafio.</w:t>
      </w:r>
    </w:p>
    <w:p w14:paraId="0972799B" w14:textId="77777777" w:rsidR="00C62924" w:rsidRPr="004C1305" w:rsidRDefault="00C62924">
      <w:pPr>
        <w:pStyle w:val="Textodecomentrio"/>
        <w:rPr>
          <w:color w:val="FF0000"/>
          <w:lang w:val="pt-BR"/>
        </w:rPr>
      </w:pPr>
      <w:r w:rsidRPr="004C1305">
        <w:rPr>
          <w:color w:val="FF0000"/>
          <w:lang w:val="pt-BR"/>
        </w:rPr>
        <w:t>- Na abordagem, discutir aspectos que visam um alto desempenho. Por exemplo, como são os algoritmos de sincronismo que você implementou? Isso não foi discutido lá.</w:t>
      </w:r>
    </w:p>
    <w:p w14:paraId="7225AF6E" w14:textId="73F33125" w:rsidR="00C62924" w:rsidRPr="004C1305" w:rsidRDefault="00C62924">
      <w:pPr>
        <w:pStyle w:val="Textodecomentrio"/>
        <w:rPr>
          <w:color w:val="FF0000"/>
          <w:lang w:val="pt-BR"/>
        </w:rPr>
      </w:pPr>
      <w:r w:rsidRPr="004C1305">
        <w:rPr>
          <w:color w:val="FF0000"/>
          <w:lang w:val="pt-BR"/>
        </w:rPr>
        <w:t>Por fim, recomendo deixar essa avaliação para o final e focar primeiro na avaliação funcional. Em última instância, desempenho é algo necessário, mas não é a razão do trabalho (diferentemente de trabalhos em algoritmos, por exemplo, que basicamente tentam fazer o que outros fazem só que mais rápido).</w:t>
      </w:r>
    </w:p>
    <w:p w14:paraId="68DD2C77" w14:textId="77777777" w:rsidR="00C62924" w:rsidRPr="004C1305" w:rsidRDefault="00C62924">
      <w:pPr>
        <w:pStyle w:val="Textodecomentrio"/>
        <w:rPr>
          <w:color w:val="FF0000"/>
          <w:lang w:val="pt-BR"/>
        </w:rPr>
      </w:pPr>
    </w:p>
    <w:p w14:paraId="07FFCC6B" w14:textId="2DE04374" w:rsidR="00C62924" w:rsidRPr="000016B9" w:rsidRDefault="00C62924">
      <w:pPr>
        <w:pStyle w:val="Textodecomentrio"/>
        <w:rPr>
          <w:lang w:val="pt-BR"/>
        </w:rPr>
      </w:pPr>
      <w:r w:rsidRPr="004C1305">
        <w:rPr>
          <w:color w:val="FF0000"/>
          <w:lang w:val="pt-BR"/>
        </w:rPr>
        <w:t>Resp.: Incluí os algoritmos na seção III-C, mas acho que acabou ficando longo e deixando o artigo longo demais, o que você acha? Também incluí uma questão de pesquisa na introdução, à qual procuro responder na seção V-B</w:t>
      </w:r>
    </w:p>
  </w:comment>
  <w:comment w:id="1799" w:author="Leonardo Murta" w:date="2014-06-17T13:43:00Z" w:initials="LM">
    <w:p w14:paraId="19D1AC6D" w14:textId="77777777" w:rsidR="00C62924" w:rsidRPr="000016B9" w:rsidRDefault="00C62924" w:rsidP="00204E3C">
      <w:pPr>
        <w:pStyle w:val="Textodecomentrio"/>
        <w:rPr>
          <w:lang w:val="pt-BR"/>
        </w:rPr>
      </w:pPr>
      <w:r>
        <w:rPr>
          <w:rStyle w:val="Refdecomentrio"/>
        </w:rPr>
        <w:annotationRef/>
      </w:r>
      <w:r w:rsidRPr="000016B9">
        <w:rPr>
          <w:lang w:val="pt-BR"/>
        </w:rPr>
        <w:t>Qual a diferença entre “</w:t>
      </w:r>
      <w:proofErr w:type="spellStart"/>
      <w:r w:rsidRPr="000016B9">
        <w:rPr>
          <w:lang w:val="pt-BR"/>
        </w:rPr>
        <w:t>the</w:t>
      </w:r>
      <w:proofErr w:type="spellEnd"/>
      <w:r w:rsidRPr="000016B9">
        <w:rPr>
          <w:lang w:val="pt-BR"/>
        </w:rPr>
        <w:t xml:space="preserve"> monitor” e DyeVC? Não seria melhor usar DyeVC?</w:t>
      </w:r>
    </w:p>
  </w:comment>
  <w:comment w:id="1816" w:author="Leonardo Murta" w:date="2014-06-17T13:43:00Z" w:initials="LM">
    <w:p w14:paraId="1BD09316" w14:textId="77777777" w:rsidR="00C62924" w:rsidRPr="000016B9" w:rsidRDefault="00C62924" w:rsidP="00204E3C">
      <w:pPr>
        <w:pStyle w:val="Textodecomentrio"/>
        <w:rPr>
          <w:lang w:val="pt-BR"/>
        </w:rPr>
      </w:pPr>
      <w:r>
        <w:rPr>
          <w:rStyle w:val="Refdecomentrio"/>
        </w:rPr>
        <w:annotationRef/>
      </w:r>
      <w:r w:rsidRPr="00F63703">
        <w:rPr>
          <w:color w:val="00B050"/>
          <w:lang w:val="pt-BR"/>
        </w:rPr>
        <w:t>Implementação.</w:t>
      </w:r>
    </w:p>
  </w:comment>
  <w:comment w:id="1718" w:author="Leonardo Murta" w:date="2014-06-17T13:40:00Z" w:initials="LM">
    <w:p w14:paraId="2BA78364" w14:textId="77777777" w:rsidR="00C62924" w:rsidRPr="000016B9" w:rsidRDefault="00C62924" w:rsidP="00204E3C">
      <w:pPr>
        <w:pStyle w:val="Textodecomentrio"/>
        <w:rPr>
          <w:lang w:val="pt-BR"/>
        </w:rPr>
      </w:pPr>
      <w:r>
        <w:rPr>
          <w:rStyle w:val="Refdecomentrio"/>
        </w:rPr>
        <w:annotationRef/>
      </w:r>
      <w:r w:rsidRPr="00F63703">
        <w:rPr>
          <w:color w:val="00B050"/>
          <w:lang w:val="pt-BR"/>
        </w:rPr>
        <w:t xml:space="preserve">Novamente, </w:t>
      </w:r>
      <w:proofErr w:type="spellStart"/>
      <w:r w:rsidRPr="00F63703">
        <w:rPr>
          <w:color w:val="00B050"/>
          <w:lang w:val="pt-BR"/>
        </w:rPr>
        <w:t>bullet</w:t>
      </w:r>
      <w:proofErr w:type="spellEnd"/>
      <w:r w:rsidRPr="00F63703">
        <w:rPr>
          <w:color w:val="00B050"/>
          <w:lang w:val="pt-BR"/>
        </w:rPr>
        <w:t xml:space="preserve"> chama a atenção para itens que não são tão importantes. Poderia ser um parágrafo de texto.</w:t>
      </w:r>
    </w:p>
  </w:comment>
  <w:comment w:id="1842" w:author="Cristiano Cesario" w:date="2014-06-28T17:55:00Z" w:initials="CC">
    <w:p w14:paraId="15D276D1" w14:textId="4798755B" w:rsidR="00C62924" w:rsidRPr="008968AA" w:rsidRDefault="00C62924">
      <w:pPr>
        <w:pStyle w:val="Textodecomentrio"/>
        <w:rPr>
          <w:lang w:val="pt-BR"/>
        </w:rPr>
      </w:pPr>
      <w:r>
        <w:rPr>
          <w:rStyle w:val="Refdecomentrio"/>
        </w:rPr>
        <w:annotationRef/>
      </w:r>
      <w:r w:rsidRPr="008968AA">
        <w:rPr>
          <w:lang w:val="pt-BR"/>
        </w:rPr>
        <w:t xml:space="preserve">Mantive a análise usando o coeficiente de Pearson, pois verifiquei nas pesquisas que ele é o mais indicado quando tratamos de valores contínuos. </w:t>
      </w:r>
      <w:proofErr w:type="spellStart"/>
      <w:r w:rsidRPr="008968AA">
        <w:rPr>
          <w:lang w:val="pt-BR"/>
        </w:rPr>
        <w:t>S</w:t>
      </w:r>
      <w:r>
        <w:rPr>
          <w:lang w:val="pt-BR"/>
        </w:rPr>
        <w:t>pearman</w:t>
      </w:r>
      <w:proofErr w:type="spellEnd"/>
      <w:r>
        <w:rPr>
          <w:lang w:val="pt-BR"/>
        </w:rPr>
        <w:t xml:space="preserve"> é mais indicado quando a amostra possui valores da primeira variável em escala ordinal ou intervalo fechado e valores da segunda variável em escala ordinal (vide </w:t>
      </w:r>
      <w:r w:rsidRPr="008968AA">
        <w:rPr>
          <w:lang w:val="pt-BR"/>
        </w:rPr>
        <w:t>http://statswithcats.wordpress.com/2010/11/28/secrets-of-good-correlations/</w:t>
      </w:r>
      <w:r>
        <w:rPr>
          <w:lang w:val="pt-BR"/>
        </w:rPr>
        <w:t>)</w:t>
      </w:r>
    </w:p>
  </w:comment>
  <w:comment w:id="1884" w:author="Leonardo Murta" w:date="2014-06-17T13:45:00Z" w:initials="LM">
    <w:p w14:paraId="54686958" w14:textId="77777777" w:rsidR="00C62924" w:rsidRPr="00281AAE" w:rsidRDefault="00C62924" w:rsidP="00204E3C">
      <w:pPr>
        <w:pStyle w:val="Textodecomentrio"/>
        <w:rPr>
          <w:color w:val="00B050"/>
          <w:lang w:val="pt-BR"/>
        </w:rPr>
      </w:pPr>
      <w:r w:rsidRPr="00281AAE">
        <w:rPr>
          <w:rStyle w:val="Refdecomentrio"/>
          <w:color w:val="00B050"/>
        </w:rPr>
        <w:annotationRef/>
      </w:r>
      <w:r w:rsidRPr="00281AAE">
        <w:rPr>
          <w:color w:val="00B050"/>
          <w:lang w:val="pt-BR"/>
        </w:rPr>
        <w:t xml:space="preserve">Isso aqui seria fácil de </w:t>
      </w:r>
      <w:proofErr w:type="spellStart"/>
      <w:r w:rsidRPr="00281AAE">
        <w:rPr>
          <w:color w:val="00B050"/>
          <w:lang w:val="pt-BR"/>
        </w:rPr>
        <w:t>vc</w:t>
      </w:r>
      <w:proofErr w:type="spellEnd"/>
      <w:r w:rsidRPr="00281AAE">
        <w:rPr>
          <w:color w:val="00B050"/>
          <w:lang w:val="pt-BR"/>
        </w:rPr>
        <w:t xml:space="preserve"> mostrar de forma matemática. Calcule a correlação entre cada métrica de tamanho e a métrica de desempenho de interesse. Aí </w:t>
      </w:r>
      <w:proofErr w:type="spellStart"/>
      <w:r w:rsidRPr="00281AAE">
        <w:rPr>
          <w:color w:val="00B050"/>
          <w:lang w:val="pt-BR"/>
        </w:rPr>
        <w:t>vc</w:t>
      </w:r>
      <w:proofErr w:type="spellEnd"/>
      <w:r w:rsidRPr="00281AAE">
        <w:rPr>
          <w:color w:val="00B050"/>
          <w:lang w:val="pt-BR"/>
        </w:rPr>
        <w:t xml:space="preserve"> poderia afirmar com mais propriedade aqui, mostrando o valor da correlação.</w:t>
      </w:r>
    </w:p>
  </w:comment>
  <w:comment w:id="1902" w:author="Leonardo Murta" w:date="2014-06-17T13:46:00Z" w:initials="LM">
    <w:p w14:paraId="449E42E3" w14:textId="77777777" w:rsidR="00C62924" w:rsidRPr="00D438B5" w:rsidRDefault="00C62924" w:rsidP="00204E3C">
      <w:pPr>
        <w:pStyle w:val="Textodecomentrio"/>
        <w:rPr>
          <w:color w:val="00B050"/>
          <w:lang w:val="pt-BR"/>
        </w:rPr>
      </w:pPr>
      <w:r>
        <w:rPr>
          <w:rStyle w:val="Refdecomentrio"/>
        </w:rPr>
        <w:annotationRef/>
      </w:r>
      <w:r w:rsidRPr="00D438B5">
        <w:rPr>
          <w:color w:val="00B050"/>
          <w:lang w:val="pt-BR"/>
        </w:rPr>
        <w:t xml:space="preserve">Por que esse está entre aspas e os </w:t>
      </w:r>
      <w:proofErr w:type="spellStart"/>
      <w:r w:rsidRPr="00D438B5">
        <w:rPr>
          <w:color w:val="00B050"/>
          <w:lang w:val="pt-BR"/>
        </w:rPr>
        <w:t>Insert</w:t>
      </w:r>
      <w:proofErr w:type="spellEnd"/>
      <w:r w:rsidRPr="00D438B5">
        <w:rPr>
          <w:color w:val="00B050"/>
          <w:lang w:val="pt-BR"/>
        </w:rPr>
        <w:t>… não.</w:t>
      </w:r>
    </w:p>
  </w:comment>
  <w:comment w:id="1901" w:author="Leonardo Murta" w:date="2014-06-17T13:47:00Z" w:initials="LM">
    <w:p w14:paraId="0678EA37" w14:textId="77777777" w:rsidR="00C62924" w:rsidRPr="000016B9" w:rsidRDefault="00C62924" w:rsidP="00204E3C">
      <w:pPr>
        <w:pStyle w:val="Textodecomentrio"/>
        <w:rPr>
          <w:lang w:val="pt-BR"/>
        </w:rPr>
      </w:pPr>
      <w:r>
        <w:rPr>
          <w:rStyle w:val="Refdecomentrio"/>
        </w:rPr>
        <w:annotationRef/>
      </w:r>
      <w:r w:rsidRPr="00281AAE">
        <w:rPr>
          <w:color w:val="00B050"/>
          <w:lang w:val="pt-BR"/>
        </w:rPr>
        <w:t>Frase muito longa.</w:t>
      </w:r>
    </w:p>
  </w:comment>
  <w:comment w:id="1915" w:author="Leonardo Murta" w:date="2014-06-17T13:49:00Z" w:initials="LM">
    <w:p w14:paraId="67BDFB19" w14:textId="77777777" w:rsidR="00C62924" w:rsidRPr="002B4E6B" w:rsidRDefault="00C62924" w:rsidP="00204E3C">
      <w:pPr>
        <w:pStyle w:val="Textodecomentrio"/>
        <w:rPr>
          <w:color w:val="FF0000"/>
          <w:lang w:val="pt-BR"/>
        </w:rPr>
      </w:pPr>
      <w:r>
        <w:rPr>
          <w:rStyle w:val="Refdecomentrio"/>
        </w:rPr>
        <w:annotationRef/>
      </w:r>
      <w:r w:rsidRPr="002B4E6B">
        <w:rPr>
          <w:color w:val="FF0000"/>
          <w:lang w:val="pt-BR"/>
        </w:rPr>
        <w:t xml:space="preserve">Como assim? Explique essa limitação com mais precisão. Qual é esse erro? Se colocar mais </w:t>
      </w:r>
      <w:proofErr w:type="spellStart"/>
      <w:r w:rsidRPr="002B4E6B">
        <w:rPr>
          <w:color w:val="FF0000"/>
          <w:lang w:val="pt-BR"/>
        </w:rPr>
        <w:t>memoria</w:t>
      </w:r>
      <w:proofErr w:type="spellEnd"/>
      <w:r w:rsidRPr="002B4E6B">
        <w:rPr>
          <w:color w:val="FF0000"/>
          <w:lang w:val="pt-BR"/>
        </w:rPr>
        <w:t xml:space="preserve"> resolve? Quanto de </w:t>
      </w:r>
      <w:proofErr w:type="spellStart"/>
      <w:r w:rsidRPr="002B4E6B">
        <w:rPr>
          <w:color w:val="FF0000"/>
          <w:lang w:val="pt-BR"/>
        </w:rPr>
        <w:t>memoria</w:t>
      </w:r>
      <w:proofErr w:type="spellEnd"/>
      <w:r w:rsidRPr="002B4E6B">
        <w:rPr>
          <w:color w:val="FF0000"/>
          <w:lang w:val="pt-BR"/>
        </w:rPr>
        <w:t xml:space="preserve"> estava sendo usada pelo Java quando deu esse erro? Qual é o crescimento médio de memória a cada 1000 commits?</w:t>
      </w:r>
    </w:p>
    <w:p w14:paraId="3B8EED3E" w14:textId="77777777" w:rsidR="00C62924" w:rsidRPr="002B4E6B" w:rsidRDefault="00C62924" w:rsidP="00204E3C">
      <w:pPr>
        <w:pStyle w:val="Textodecomentrio"/>
        <w:rPr>
          <w:color w:val="FF0000"/>
          <w:lang w:val="pt-BR"/>
        </w:rPr>
      </w:pPr>
    </w:p>
    <w:p w14:paraId="75304873" w14:textId="5F483F34" w:rsidR="00C62924" w:rsidRPr="000016B9" w:rsidRDefault="00C62924" w:rsidP="00204E3C">
      <w:pPr>
        <w:pStyle w:val="Textodecomentrio"/>
        <w:rPr>
          <w:lang w:val="pt-BR"/>
        </w:rPr>
      </w:pPr>
      <w:r w:rsidRPr="002B4E6B">
        <w:rPr>
          <w:color w:val="FF0000"/>
          <w:lang w:val="pt-BR"/>
        </w:rPr>
        <w:t xml:space="preserve">Resp.: O </w:t>
      </w:r>
      <w:proofErr w:type="spellStart"/>
      <w:r w:rsidRPr="002B4E6B">
        <w:rPr>
          <w:color w:val="FF0000"/>
          <w:lang w:val="pt-BR"/>
        </w:rPr>
        <w:t>java</w:t>
      </w:r>
      <w:proofErr w:type="spellEnd"/>
      <w:r w:rsidRPr="002B4E6B">
        <w:rPr>
          <w:color w:val="FF0000"/>
          <w:lang w:val="pt-BR"/>
        </w:rPr>
        <w:t xml:space="preserve"> capotou usando 1.5GB de memória, apesar do </w:t>
      </w:r>
      <w:proofErr w:type="spellStart"/>
      <w:r w:rsidRPr="002B4E6B">
        <w:rPr>
          <w:color w:val="FF0000"/>
          <w:lang w:val="pt-BR"/>
        </w:rPr>
        <w:t>heap</w:t>
      </w:r>
      <w:proofErr w:type="spellEnd"/>
      <w:r w:rsidRPr="002B4E6B">
        <w:rPr>
          <w:color w:val="FF0000"/>
          <w:lang w:val="pt-BR"/>
        </w:rPr>
        <w:t xml:space="preserve"> estar configurado para 2GB. Para responder à questão do crescimento médio, preciso entender um pouco melhor como funciona o </w:t>
      </w:r>
      <w:proofErr w:type="spellStart"/>
      <w:r w:rsidRPr="002B4E6B">
        <w:rPr>
          <w:color w:val="FF0000"/>
          <w:lang w:val="pt-BR"/>
        </w:rPr>
        <w:t>profiling</w:t>
      </w:r>
      <w:proofErr w:type="spellEnd"/>
      <w:r w:rsidRPr="002B4E6B">
        <w:rPr>
          <w:color w:val="FF0000"/>
          <w:lang w:val="pt-BR"/>
        </w:rPr>
        <w:t xml:space="preserve"> do </w:t>
      </w:r>
      <w:proofErr w:type="spellStart"/>
      <w:r w:rsidRPr="002B4E6B">
        <w:rPr>
          <w:color w:val="FF0000"/>
          <w:lang w:val="pt-BR"/>
        </w:rPr>
        <w:t>NetBeans</w:t>
      </w:r>
      <w:proofErr w:type="spellEnd"/>
      <w:r w:rsidRPr="002B4E6B">
        <w:rPr>
          <w:color w:val="FF0000"/>
          <w:lang w:val="pt-BR"/>
        </w:rPr>
        <w:t xml:space="preserve">. Andei mexendo nele, mas os tutoriais em </w:t>
      </w:r>
      <w:proofErr w:type="spellStart"/>
      <w:r w:rsidRPr="002B4E6B">
        <w:rPr>
          <w:color w:val="FF0000"/>
          <w:lang w:val="pt-BR"/>
        </w:rPr>
        <w:t>forums</w:t>
      </w:r>
      <w:proofErr w:type="spellEnd"/>
      <w:r w:rsidRPr="002B4E6B">
        <w:rPr>
          <w:color w:val="FF0000"/>
          <w:lang w:val="pt-BR"/>
        </w:rPr>
        <w:t xml:space="preserve"> não batem as telas com a versão do </w:t>
      </w:r>
      <w:proofErr w:type="spellStart"/>
      <w:r w:rsidRPr="002B4E6B">
        <w:rPr>
          <w:color w:val="FF0000"/>
          <w:lang w:val="pt-BR"/>
        </w:rPr>
        <w:t>NetBeans</w:t>
      </w:r>
      <w:proofErr w:type="spellEnd"/>
      <w:r w:rsidRPr="002B4E6B">
        <w:rPr>
          <w:color w:val="FF0000"/>
          <w:lang w:val="pt-BR"/>
        </w:rPr>
        <w:t xml:space="preserve"> que tenho (tenho a 7.4 e a 8.0.1). Pedi uma ajuda no fórum do </w:t>
      </w:r>
      <w:proofErr w:type="spellStart"/>
      <w:r w:rsidRPr="002B4E6B">
        <w:rPr>
          <w:color w:val="FF0000"/>
          <w:lang w:val="pt-BR"/>
        </w:rPr>
        <w:t>Gems</w:t>
      </w:r>
      <w:proofErr w:type="spellEnd"/>
      <w:r w:rsidRPr="002B4E6B">
        <w:rPr>
          <w:color w:val="FF0000"/>
          <w:lang w:val="pt-BR"/>
        </w:rPr>
        <w:t xml:space="preserve"> para ver se alguém já mexeu com o </w:t>
      </w:r>
      <w:proofErr w:type="spellStart"/>
      <w:r w:rsidRPr="002B4E6B">
        <w:rPr>
          <w:color w:val="FF0000"/>
          <w:lang w:val="pt-BR"/>
        </w:rPr>
        <w:t>profiling</w:t>
      </w:r>
      <w:proofErr w:type="spellEnd"/>
      <w:r w:rsidRPr="002B4E6B">
        <w:rPr>
          <w:color w:val="FF0000"/>
          <w:lang w:val="pt-BR"/>
        </w:rPr>
        <w:t>...</w:t>
      </w:r>
    </w:p>
  </w:comment>
  <w:comment w:id="2208" w:author="Leonardo Murta" w:date="2014-06-17T13:39:00Z" w:initials="LM">
    <w:p w14:paraId="7709AD42" w14:textId="43C637EB" w:rsidR="00C62924" w:rsidRPr="00204E3C" w:rsidRDefault="00C62924">
      <w:pPr>
        <w:pStyle w:val="Textodecomentrio"/>
        <w:rPr>
          <w:color w:val="00B050"/>
          <w:lang w:val="pt-BR"/>
        </w:rPr>
      </w:pPr>
      <w:r>
        <w:rPr>
          <w:rStyle w:val="Refdecomentrio"/>
        </w:rPr>
        <w:annotationRef/>
      </w:r>
      <w:r>
        <w:rPr>
          <w:color w:val="00B050"/>
          <w:lang w:val="pt-BR"/>
        </w:rPr>
        <w:t>Alinhar no final da página.</w:t>
      </w:r>
    </w:p>
  </w:comment>
  <w:comment w:id="2250" w:author="Leonardo Murta" w:date="2014-06-16T21:58:00Z" w:initials="LM">
    <w:p w14:paraId="3669E81D" w14:textId="77777777" w:rsidR="00C62924" w:rsidRPr="004C1305" w:rsidRDefault="00C62924" w:rsidP="00C62924">
      <w:pPr>
        <w:pStyle w:val="Textodecomentrio"/>
        <w:rPr>
          <w:color w:val="FF0000"/>
          <w:lang w:val="pt-BR"/>
        </w:rPr>
      </w:pPr>
      <w:r>
        <w:rPr>
          <w:rStyle w:val="Refdecomentrio"/>
        </w:rPr>
        <w:annotationRef/>
      </w:r>
      <w:r w:rsidRPr="004C1305">
        <w:rPr>
          <w:color w:val="FF0000"/>
          <w:lang w:val="pt-BR"/>
        </w:rPr>
        <w:t>O que faz esse ser tão mais rápido que o anterior, se ele tem mais commits?</w:t>
      </w:r>
    </w:p>
    <w:p w14:paraId="17FA82D8" w14:textId="77777777" w:rsidR="00C62924" w:rsidRPr="004C1305" w:rsidRDefault="00C62924" w:rsidP="00C62924">
      <w:pPr>
        <w:pStyle w:val="Textodecomentrio"/>
        <w:rPr>
          <w:color w:val="FF0000"/>
          <w:lang w:val="pt-BR"/>
        </w:rPr>
      </w:pPr>
    </w:p>
    <w:p w14:paraId="007A57F0" w14:textId="77777777" w:rsidR="00C62924" w:rsidRPr="000016B9" w:rsidRDefault="00C62924" w:rsidP="00C62924">
      <w:pPr>
        <w:pStyle w:val="Textodecomentrio"/>
        <w:rPr>
          <w:lang w:val="pt-BR"/>
        </w:rPr>
      </w:pPr>
      <w:r w:rsidRPr="004C1305">
        <w:rPr>
          <w:color w:val="FF0000"/>
          <w:lang w:val="pt-BR"/>
        </w:rPr>
        <w:t xml:space="preserve">Resp. Refiz os testes e verifiquei que havia registrado os dados invertidos. Na verdade são 21.3 para commit </w:t>
      </w:r>
      <w:proofErr w:type="spellStart"/>
      <w:r w:rsidRPr="004C1305">
        <w:rPr>
          <w:color w:val="FF0000"/>
          <w:lang w:val="pt-BR"/>
        </w:rPr>
        <w:t>history</w:t>
      </w:r>
      <w:proofErr w:type="spellEnd"/>
      <w:r w:rsidRPr="004C1305">
        <w:rPr>
          <w:color w:val="FF0000"/>
          <w:lang w:val="pt-BR"/>
        </w:rPr>
        <w:t xml:space="preserve"> e 3.7 para </w:t>
      </w:r>
      <w:proofErr w:type="spellStart"/>
      <w:r w:rsidRPr="004C1305">
        <w:rPr>
          <w:color w:val="FF0000"/>
          <w:lang w:val="pt-BR"/>
        </w:rPr>
        <w:t>topology</w:t>
      </w:r>
      <w:proofErr w:type="spellEnd"/>
    </w:p>
  </w:comment>
  <w:comment w:id="2253" w:author="Leonardo Murta" w:date="2014-06-16T21:58:00Z" w:initials="LM">
    <w:p w14:paraId="5649E8F0" w14:textId="121E64B5" w:rsidR="00C62924" w:rsidRPr="004C1305" w:rsidRDefault="00C62924" w:rsidP="00C62924">
      <w:pPr>
        <w:pStyle w:val="Textodecomentrio"/>
        <w:rPr>
          <w:color w:val="FF0000"/>
          <w:lang w:val="pt-BR"/>
        </w:rPr>
      </w:pPr>
      <w:r>
        <w:rPr>
          <w:rStyle w:val="Refdecomentrio"/>
        </w:rPr>
        <w:annotationRef/>
      </w:r>
      <w:r w:rsidRPr="004C1305">
        <w:rPr>
          <w:color w:val="FF0000"/>
          <w:lang w:val="pt-BR"/>
        </w:rPr>
        <w:t>O que faz esse ser tão mais rápido que o anterior, se ele tem mais commits?</w:t>
      </w:r>
    </w:p>
    <w:p w14:paraId="428C06CA" w14:textId="77777777" w:rsidR="00C62924" w:rsidRPr="004C1305" w:rsidRDefault="00C62924" w:rsidP="00C62924">
      <w:pPr>
        <w:pStyle w:val="Textodecomentrio"/>
        <w:rPr>
          <w:color w:val="FF0000"/>
          <w:lang w:val="pt-BR"/>
        </w:rPr>
      </w:pPr>
    </w:p>
    <w:p w14:paraId="0F41DCF5" w14:textId="50B1FFC4" w:rsidR="00C62924" w:rsidRPr="000016B9" w:rsidRDefault="00C62924" w:rsidP="00C62924">
      <w:pPr>
        <w:pStyle w:val="Textodecomentrio"/>
        <w:rPr>
          <w:lang w:val="pt-BR"/>
        </w:rPr>
      </w:pPr>
      <w:r w:rsidRPr="004C1305">
        <w:rPr>
          <w:color w:val="FF0000"/>
          <w:lang w:val="pt-BR"/>
        </w:rPr>
        <w:t xml:space="preserve">Resp. Refiz os testes e verifiquei que havia registrado os dados invertidos. Na verdade são 21.3 para commit </w:t>
      </w:r>
      <w:proofErr w:type="spellStart"/>
      <w:r w:rsidRPr="004C1305">
        <w:rPr>
          <w:color w:val="FF0000"/>
          <w:lang w:val="pt-BR"/>
        </w:rPr>
        <w:t>history</w:t>
      </w:r>
      <w:proofErr w:type="spellEnd"/>
      <w:r w:rsidRPr="004C1305">
        <w:rPr>
          <w:color w:val="FF0000"/>
          <w:lang w:val="pt-BR"/>
        </w:rPr>
        <w:t xml:space="preserve"> e 3.7 para </w:t>
      </w:r>
      <w:proofErr w:type="spellStart"/>
      <w:r w:rsidRPr="004C1305">
        <w:rPr>
          <w:color w:val="FF0000"/>
          <w:lang w:val="pt-BR"/>
        </w:rPr>
        <w:t>topology</w:t>
      </w:r>
      <w:proofErr w:type="spellEnd"/>
    </w:p>
  </w:comment>
  <w:comment w:id="2259" w:author="Leonardo Murta" w:date="2014-06-16T21:59:00Z" w:initials="LM">
    <w:p w14:paraId="13862B5E" w14:textId="05A94DF1" w:rsidR="00C62924" w:rsidRPr="00B35A55" w:rsidRDefault="00C62924" w:rsidP="00C62924">
      <w:pPr>
        <w:pStyle w:val="Textodecomentrio"/>
        <w:rPr>
          <w:color w:val="00B050"/>
          <w:lang w:val="pt-BR"/>
        </w:rPr>
      </w:pPr>
      <w:r>
        <w:rPr>
          <w:rStyle w:val="Refdecomentrio"/>
        </w:rPr>
        <w:annotationRef/>
      </w:r>
      <w:r w:rsidRPr="00B35A55">
        <w:rPr>
          <w:color w:val="00B050"/>
          <w:lang w:val="pt-BR"/>
        </w:rPr>
        <w:t>Já aqui é o inverso. Como justifica?</w:t>
      </w:r>
    </w:p>
    <w:p w14:paraId="555770E7" w14:textId="77777777" w:rsidR="00C62924" w:rsidRPr="00B35A55" w:rsidRDefault="00C62924" w:rsidP="00C62924">
      <w:pPr>
        <w:pStyle w:val="Textodecomentrio"/>
        <w:rPr>
          <w:color w:val="00B050"/>
          <w:lang w:val="pt-BR"/>
        </w:rPr>
      </w:pPr>
    </w:p>
    <w:p w14:paraId="1693255D" w14:textId="2E1AA938" w:rsidR="00C62924" w:rsidRPr="00487761" w:rsidRDefault="00C62924" w:rsidP="00C62924">
      <w:pPr>
        <w:pStyle w:val="Textodecomentrio"/>
        <w:rPr>
          <w:lang w:val="pt-BR"/>
        </w:rPr>
      </w:pPr>
      <w:r w:rsidRPr="00B35A55">
        <w:rPr>
          <w:color w:val="00B050"/>
          <w:lang w:val="pt-BR"/>
        </w:rPr>
        <w:t>Resp. Idem ao comentário anterior</w:t>
      </w:r>
    </w:p>
  </w:comment>
  <w:comment w:id="2286" w:author="Leonardo Murta" w:date="2014-06-17T13:39:00Z" w:initials="LM">
    <w:p w14:paraId="6EB22E66" w14:textId="0BBBFBD1" w:rsidR="00C62924" w:rsidRPr="000016B9" w:rsidRDefault="00C62924">
      <w:pPr>
        <w:pStyle w:val="Textodecomentrio"/>
        <w:rPr>
          <w:lang w:val="pt-BR"/>
        </w:rPr>
      </w:pPr>
      <w:r>
        <w:rPr>
          <w:rStyle w:val="Refdecomentrio"/>
        </w:rPr>
        <w:annotationRef/>
      </w:r>
      <w:r w:rsidRPr="0063204F">
        <w:rPr>
          <w:color w:val="00B050"/>
          <w:lang w:val="pt-BR"/>
        </w:rPr>
        <w:t xml:space="preserve">No momento </w:t>
      </w:r>
      <w:proofErr w:type="gramStart"/>
      <w:r w:rsidRPr="0063204F">
        <w:rPr>
          <w:color w:val="00B050"/>
          <w:lang w:val="pt-BR"/>
        </w:rPr>
        <w:t>que  coloca</w:t>
      </w:r>
      <w:proofErr w:type="gramEnd"/>
      <w:r w:rsidRPr="0063204F">
        <w:rPr>
          <w:color w:val="00B050"/>
          <w:lang w:val="pt-BR"/>
        </w:rPr>
        <w:t xml:space="preserve"> decimal em um, precisa colocar em todos.</w:t>
      </w:r>
      <w:r w:rsidRPr="000016B9">
        <w:rPr>
          <w:vanish/>
          <w:lang w:val="pt-BR"/>
        </w:rPr>
        <w:t>queeeeeeee  Como justifica? tem mais commits? algoritmos, por exemplo, que basicamente tentam fazer o que outros fazem sla.</w:t>
      </w:r>
      <w:r>
        <w:rPr>
          <w:vanish/>
        </w:rPr>
        <w:pgNum/>
      </w:r>
      <w:r>
        <w:rPr>
          <w:vanish/>
        </w:rPr>
        <w:pgNum/>
      </w:r>
      <w:r>
        <w:rPr>
          <w:vanish/>
        </w:rPr>
        <w:pgNum/>
      </w:r>
      <w:r>
        <w:rPr>
          <w:vanish/>
        </w:rPr>
        <w:pgNum/>
      </w:r>
      <w:r>
        <w:rPr>
          <w:vanish/>
        </w:rPr>
        <w:pgNum/>
      </w:r>
    </w:p>
  </w:comment>
  <w:comment w:id="2310" w:author="Leonardo Murta" w:date="2014-06-17T13:46:00Z" w:initials="LM">
    <w:p w14:paraId="62AB4FA6" w14:textId="77777777" w:rsidR="00C62924" w:rsidRPr="00D438B5" w:rsidRDefault="00C62924" w:rsidP="00AA5547">
      <w:pPr>
        <w:pStyle w:val="Textodecomentrio"/>
        <w:rPr>
          <w:color w:val="00B050"/>
          <w:lang w:val="pt-BR"/>
        </w:rPr>
      </w:pPr>
      <w:r>
        <w:rPr>
          <w:rStyle w:val="Refdecomentrio"/>
        </w:rPr>
        <w:annotationRef/>
      </w:r>
      <w:r w:rsidRPr="00D438B5">
        <w:rPr>
          <w:color w:val="00B050"/>
          <w:lang w:val="pt-BR"/>
        </w:rPr>
        <w:t xml:space="preserve">Por que esse está entre aspas e os </w:t>
      </w:r>
      <w:proofErr w:type="spellStart"/>
      <w:r w:rsidRPr="00D438B5">
        <w:rPr>
          <w:color w:val="00B050"/>
          <w:lang w:val="pt-BR"/>
        </w:rPr>
        <w:t>Insert</w:t>
      </w:r>
      <w:proofErr w:type="spellEnd"/>
      <w:r w:rsidRPr="00D438B5">
        <w:rPr>
          <w:color w:val="00B050"/>
          <w:lang w:val="pt-BR"/>
        </w:rPr>
        <w:t>… não.</w:t>
      </w:r>
    </w:p>
  </w:comment>
  <w:comment w:id="2308" w:author="Leonardo Murta" w:date="2014-06-17T13:47:00Z" w:initials="LM">
    <w:p w14:paraId="611B8485" w14:textId="77777777" w:rsidR="00C62924" w:rsidRPr="000016B9" w:rsidRDefault="00C62924" w:rsidP="00AA5547">
      <w:pPr>
        <w:pStyle w:val="Textodecomentrio"/>
        <w:rPr>
          <w:lang w:val="pt-BR"/>
        </w:rPr>
      </w:pPr>
      <w:r>
        <w:rPr>
          <w:rStyle w:val="Refdecomentrio"/>
        </w:rPr>
        <w:annotationRef/>
      </w:r>
      <w:r w:rsidRPr="00281AAE">
        <w:rPr>
          <w:color w:val="00B050"/>
          <w:lang w:val="pt-BR"/>
        </w:rPr>
        <w:t>Frase muito longa.</w:t>
      </w:r>
    </w:p>
  </w:comment>
  <w:comment w:id="2311" w:author="Leonardo Murta" w:date="2014-06-17T13:49:00Z" w:initials="LM">
    <w:p w14:paraId="5F7C04A9" w14:textId="76F9947E" w:rsidR="00C62924" w:rsidRPr="00932727" w:rsidRDefault="00C62924" w:rsidP="00AA5547">
      <w:pPr>
        <w:pStyle w:val="Textodecomentrio"/>
        <w:rPr>
          <w:color w:val="FF0000"/>
          <w:lang w:val="pt-BR"/>
        </w:rPr>
      </w:pPr>
      <w:r>
        <w:rPr>
          <w:rStyle w:val="Refdecomentrio"/>
        </w:rPr>
        <w:annotationRef/>
      </w:r>
      <w:r w:rsidRPr="00014C08">
        <w:rPr>
          <w:color w:val="00B050"/>
          <w:lang w:val="pt-BR"/>
        </w:rPr>
        <w:t xml:space="preserve">Como assim? Explique essa limitação com mais precisão. Qual é esse erro? Se colocar mais </w:t>
      </w:r>
      <w:proofErr w:type="spellStart"/>
      <w:r w:rsidRPr="00014C08">
        <w:rPr>
          <w:color w:val="00B050"/>
          <w:lang w:val="pt-BR"/>
        </w:rPr>
        <w:t>memoria</w:t>
      </w:r>
      <w:proofErr w:type="spellEnd"/>
      <w:r w:rsidRPr="00014C08">
        <w:rPr>
          <w:color w:val="00B050"/>
          <w:lang w:val="pt-BR"/>
        </w:rPr>
        <w:t xml:space="preserve"> resolve? Quanto de </w:t>
      </w:r>
      <w:proofErr w:type="spellStart"/>
      <w:r w:rsidRPr="00014C08">
        <w:rPr>
          <w:color w:val="00B050"/>
          <w:lang w:val="pt-BR"/>
        </w:rPr>
        <w:t>memoria</w:t>
      </w:r>
      <w:proofErr w:type="spellEnd"/>
      <w:r w:rsidRPr="00014C08">
        <w:rPr>
          <w:color w:val="00B050"/>
          <w:lang w:val="pt-BR"/>
        </w:rPr>
        <w:t xml:space="preserve"> estava sendo usada pelo Java quando deu esse erro? Qual é o crescimento médio </w:t>
      </w:r>
      <w:r w:rsidR="00932727" w:rsidRPr="00014C08">
        <w:rPr>
          <w:color w:val="00B050"/>
          <w:lang w:val="pt-BR"/>
        </w:rPr>
        <w:t>de memória a cada 1000 commits?</w:t>
      </w:r>
    </w:p>
  </w:comment>
  <w:comment w:id="2342" w:author="Leonardo Murta" w:date="2014-06-17T13:52:00Z" w:initials="LM">
    <w:p w14:paraId="33CBA7E7" w14:textId="77777777" w:rsidR="00C62924" w:rsidRPr="00696575" w:rsidRDefault="00C62924" w:rsidP="00AA5547">
      <w:pPr>
        <w:pStyle w:val="Textodecomentrio"/>
        <w:rPr>
          <w:color w:val="00B050"/>
          <w:lang w:val="pt-BR"/>
        </w:rPr>
      </w:pPr>
      <w:r>
        <w:rPr>
          <w:rStyle w:val="Refdecomentrio"/>
        </w:rPr>
        <w:annotationRef/>
      </w:r>
      <w:r w:rsidRPr="00696575">
        <w:rPr>
          <w:color w:val="00B050"/>
          <w:lang w:val="pt-BR"/>
        </w:rPr>
        <w:t>O framework chama de “</w:t>
      </w:r>
      <w:proofErr w:type="spellStart"/>
      <w:r w:rsidRPr="00696575">
        <w:rPr>
          <w:color w:val="00B050"/>
          <w:lang w:val="pt-BR"/>
        </w:rPr>
        <w:t>element</w:t>
      </w:r>
      <w:proofErr w:type="spellEnd"/>
      <w:r w:rsidRPr="00696575">
        <w:rPr>
          <w:color w:val="00B050"/>
          <w:lang w:val="pt-BR"/>
        </w:rPr>
        <w:t>” mesmo?</w:t>
      </w:r>
    </w:p>
    <w:p w14:paraId="26F520F6" w14:textId="77777777" w:rsidR="00C62924" w:rsidRPr="00696575" w:rsidRDefault="00C62924" w:rsidP="00AA5547">
      <w:pPr>
        <w:pStyle w:val="Textodecomentrio"/>
        <w:rPr>
          <w:color w:val="00B050"/>
          <w:lang w:val="pt-BR"/>
        </w:rPr>
      </w:pPr>
    </w:p>
    <w:p w14:paraId="24FE4141" w14:textId="77777777" w:rsidR="00C62924" w:rsidRPr="000016B9" w:rsidRDefault="00C62924" w:rsidP="00AA5547">
      <w:pPr>
        <w:pStyle w:val="Textodecomentrio"/>
        <w:rPr>
          <w:lang w:val="pt-BR"/>
        </w:rPr>
      </w:pPr>
      <w:r w:rsidRPr="00696575">
        <w:rPr>
          <w:color w:val="00B050"/>
          <w:lang w:val="pt-BR"/>
        </w:rPr>
        <w:t>Resp.: Na verdade, o artigo original fala em “</w:t>
      </w:r>
      <w:proofErr w:type="spellStart"/>
      <w:r w:rsidRPr="00696575">
        <w:rPr>
          <w:color w:val="00B050"/>
          <w:lang w:val="pt-BR"/>
        </w:rPr>
        <w:t>elements</w:t>
      </w:r>
      <w:proofErr w:type="spellEnd"/>
      <w:r w:rsidRPr="00696575">
        <w:rPr>
          <w:color w:val="00B050"/>
          <w:lang w:val="pt-BR"/>
        </w:rPr>
        <w:t xml:space="preserve"> </w:t>
      </w:r>
      <w:proofErr w:type="spellStart"/>
      <w:r w:rsidRPr="00696575">
        <w:rPr>
          <w:color w:val="00B050"/>
          <w:lang w:val="pt-BR"/>
        </w:rPr>
        <w:t>of</w:t>
      </w:r>
      <w:proofErr w:type="spellEnd"/>
      <w:r w:rsidRPr="00696575">
        <w:rPr>
          <w:color w:val="00B050"/>
          <w:lang w:val="pt-BR"/>
        </w:rPr>
        <w:t xml:space="preserve"> </w:t>
      </w:r>
      <w:proofErr w:type="spellStart"/>
      <w:r w:rsidRPr="00696575">
        <w:rPr>
          <w:color w:val="00B050"/>
          <w:lang w:val="pt-BR"/>
        </w:rPr>
        <w:t>awareness</w:t>
      </w:r>
      <w:proofErr w:type="spellEnd"/>
      <w:r w:rsidRPr="00696575">
        <w:rPr>
          <w:color w:val="00B050"/>
          <w:lang w:val="pt-BR"/>
        </w:rPr>
        <w:t xml:space="preserve"> </w:t>
      </w:r>
      <w:proofErr w:type="spellStart"/>
      <w:r w:rsidRPr="00696575">
        <w:rPr>
          <w:color w:val="00B050"/>
          <w:lang w:val="pt-BR"/>
        </w:rPr>
        <w:t>workspace</w:t>
      </w:r>
      <w:proofErr w:type="spellEnd"/>
      <w:r w:rsidRPr="00696575">
        <w:rPr>
          <w:color w:val="00B050"/>
          <w:lang w:val="pt-BR"/>
        </w:rPr>
        <w:t>”. Ajustei o texto para melhor compreensão</w:t>
      </w:r>
    </w:p>
  </w:comment>
  <w:comment w:id="2367" w:author="Leonardo Murta" w:date="2014-06-17T13:43:00Z" w:initials="LM">
    <w:p w14:paraId="2EEC1DC4" w14:textId="5FABEBB7" w:rsidR="00C62924" w:rsidRPr="000016B9" w:rsidRDefault="00C62924">
      <w:pPr>
        <w:pStyle w:val="Textodecomentrio"/>
        <w:rPr>
          <w:lang w:val="pt-BR"/>
        </w:rPr>
      </w:pPr>
      <w:r>
        <w:rPr>
          <w:rStyle w:val="Refdecomentrio"/>
        </w:rPr>
        <w:annotationRef/>
      </w:r>
      <w:r w:rsidRPr="000016B9">
        <w:rPr>
          <w:lang w:val="pt-BR"/>
        </w:rPr>
        <w:t>Qual a diferença entre “</w:t>
      </w:r>
      <w:proofErr w:type="spellStart"/>
      <w:r w:rsidRPr="000016B9">
        <w:rPr>
          <w:lang w:val="pt-BR"/>
        </w:rPr>
        <w:t>the</w:t>
      </w:r>
      <w:proofErr w:type="spellEnd"/>
      <w:r w:rsidRPr="000016B9">
        <w:rPr>
          <w:lang w:val="pt-BR"/>
        </w:rPr>
        <w:t xml:space="preserve"> monitor” e DyeVC? Não seria melhor usar DyeVC?</w:t>
      </w:r>
    </w:p>
  </w:comment>
  <w:comment w:id="2371" w:author="Leonardo Murta" w:date="2014-06-17T13:43:00Z" w:initials="LM">
    <w:p w14:paraId="28385720" w14:textId="4C4CA2E0" w:rsidR="00C62924" w:rsidRPr="000016B9" w:rsidRDefault="00C62924">
      <w:pPr>
        <w:pStyle w:val="Textodecomentrio"/>
        <w:rPr>
          <w:lang w:val="pt-BR"/>
        </w:rPr>
      </w:pPr>
      <w:r>
        <w:rPr>
          <w:rStyle w:val="Refdecomentrio"/>
        </w:rPr>
        <w:annotationRef/>
      </w:r>
      <w:r w:rsidRPr="000016B9">
        <w:rPr>
          <w:lang w:val="pt-BR"/>
        </w:rPr>
        <w:t>Implementação.</w:t>
      </w:r>
    </w:p>
  </w:comment>
  <w:comment w:id="2351" w:author="Leonardo Murta" w:date="2014-06-17T13:40:00Z" w:initials="LM">
    <w:p w14:paraId="6B1B5ACA" w14:textId="681ADA50" w:rsidR="00C62924" w:rsidRPr="000016B9" w:rsidRDefault="00C62924">
      <w:pPr>
        <w:pStyle w:val="Textodecomentrio"/>
        <w:rPr>
          <w:lang w:val="pt-BR"/>
        </w:rPr>
      </w:pPr>
      <w:r>
        <w:rPr>
          <w:rStyle w:val="Refdecomentrio"/>
        </w:rPr>
        <w:annotationRef/>
      </w:r>
      <w:r w:rsidRPr="000016B9">
        <w:rPr>
          <w:lang w:val="pt-BR"/>
        </w:rPr>
        <w:t xml:space="preserve">Novamente, </w:t>
      </w:r>
      <w:proofErr w:type="spellStart"/>
      <w:r w:rsidRPr="000016B9">
        <w:rPr>
          <w:lang w:val="pt-BR"/>
        </w:rPr>
        <w:t>bullet</w:t>
      </w:r>
      <w:proofErr w:type="spellEnd"/>
      <w:r w:rsidRPr="000016B9">
        <w:rPr>
          <w:lang w:val="pt-BR"/>
        </w:rPr>
        <w:t xml:space="preserve"> chama a atenção para itens que não são tão importantes. Poderia ser um parágrafo de texto.</w:t>
      </w:r>
    </w:p>
  </w:comment>
  <w:comment w:id="2352" w:author="Cristiano Cesario" w:date="2014-06-22T16:32:00Z" w:initials="CC">
    <w:p w14:paraId="7F2BDCF6" w14:textId="50C8CC57" w:rsidR="00C62924" w:rsidRPr="00D54396" w:rsidRDefault="00C62924">
      <w:pPr>
        <w:pStyle w:val="Textodecomentrio"/>
        <w:rPr>
          <w:lang w:val="pt-BR"/>
        </w:rPr>
      </w:pPr>
      <w:r>
        <w:rPr>
          <w:rStyle w:val="Refdecomentrio"/>
        </w:rPr>
        <w:annotationRef/>
      </w:r>
    </w:p>
  </w:comment>
  <w:comment w:id="2381" w:author="Leonardo Murta" w:date="2014-06-17T13:45:00Z" w:initials="LM">
    <w:p w14:paraId="72CF2DFA" w14:textId="34CF945F" w:rsidR="00C62924" w:rsidRPr="000016B9" w:rsidRDefault="00C62924">
      <w:pPr>
        <w:pStyle w:val="Textodecomentrio"/>
        <w:rPr>
          <w:lang w:val="pt-BR"/>
        </w:rPr>
      </w:pPr>
      <w:r>
        <w:rPr>
          <w:rStyle w:val="Refdecomentrio"/>
        </w:rPr>
        <w:annotationRef/>
      </w:r>
      <w:r w:rsidRPr="000016B9">
        <w:rPr>
          <w:lang w:val="pt-BR"/>
        </w:rPr>
        <w:t xml:space="preserve">Isso aqui seria fácil de </w:t>
      </w:r>
      <w:proofErr w:type="spellStart"/>
      <w:r w:rsidRPr="000016B9">
        <w:rPr>
          <w:lang w:val="pt-BR"/>
        </w:rPr>
        <w:t>vc</w:t>
      </w:r>
      <w:proofErr w:type="spellEnd"/>
      <w:r w:rsidRPr="000016B9">
        <w:rPr>
          <w:lang w:val="pt-BR"/>
        </w:rPr>
        <w:t xml:space="preserve"> mostrar de forma matemática. Calcule a correlação entre cada métrica de tamanho e a métrica de desempenho de interesse. Aí </w:t>
      </w:r>
      <w:proofErr w:type="spellStart"/>
      <w:r w:rsidRPr="000016B9">
        <w:rPr>
          <w:lang w:val="pt-BR"/>
        </w:rPr>
        <w:t>vc</w:t>
      </w:r>
      <w:proofErr w:type="spellEnd"/>
      <w:r w:rsidRPr="000016B9">
        <w:rPr>
          <w:lang w:val="pt-BR"/>
        </w:rPr>
        <w:t xml:space="preserve"> poderia afirmar com mais propriedade aqui, mostrando o valor da correlação.</w:t>
      </w:r>
    </w:p>
  </w:comment>
  <w:comment w:id="2383" w:author="Leonardo Murta" w:date="2014-06-17T13:46:00Z" w:initials="LM">
    <w:p w14:paraId="0B566438" w14:textId="30F4830C" w:rsidR="00C62924" w:rsidRPr="000016B9" w:rsidRDefault="00C62924">
      <w:pPr>
        <w:pStyle w:val="Textodecomentrio"/>
        <w:rPr>
          <w:lang w:val="pt-BR"/>
        </w:rPr>
      </w:pPr>
      <w:r>
        <w:rPr>
          <w:rStyle w:val="Refdecomentrio"/>
        </w:rPr>
        <w:annotationRef/>
      </w:r>
      <w:r w:rsidRPr="000016B9">
        <w:rPr>
          <w:lang w:val="pt-BR"/>
        </w:rPr>
        <w:t xml:space="preserve">Por que esse está entre aspas e os </w:t>
      </w:r>
      <w:proofErr w:type="spellStart"/>
      <w:r w:rsidRPr="000016B9">
        <w:rPr>
          <w:lang w:val="pt-BR"/>
        </w:rPr>
        <w:t>Insert</w:t>
      </w:r>
      <w:proofErr w:type="spellEnd"/>
      <w:r w:rsidRPr="000016B9">
        <w:rPr>
          <w:lang w:val="pt-BR"/>
        </w:rPr>
        <w:t>… não.</w:t>
      </w:r>
    </w:p>
  </w:comment>
  <w:comment w:id="2382" w:author="Leonardo Murta" w:date="2014-06-17T13:47:00Z" w:initials="LM">
    <w:p w14:paraId="60392071" w14:textId="7F69281A" w:rsidR="00C62924" w:rsidRPr="000016B9" w:rsidRDefault="00C62924">
      <w:pPr>
        <w:pStyle w:val="Textodecomentrio"/>
        <w:rPr>
          <w:lang w:val="pt-BR"/>
        </w:rPr>
      </w:pPr>
      <w:r>
        <w:rPr>
          <w:rStyle w:val="Refdecomentrio"/>
        </w:rPr>
        <w:annotationRef/>
      </w:r>
      <w:r w:rsidRPr="000016B9">
        <w:rPr>
          <w:lang w:val="pt-BR"/>
        </w:rPr>
        <w:t>Frase muito longa.</w:t>
      </w:r>
    </w:p>
  </w:comment>
  <w:comment w:id="2384" w:author="Leonardo Murta" w:date="2014-06-17T13:49:00Z" w:initials="LM">
    <w:p w14:paraId="3AE869B0" w14:textId="098B2784" w:rsidR="00C62924" w:rsidRPr="000016B9" w:rsidRDefault="00C62924">
      <w:pPr>
        <w:pStyle w:val="Textodecomentrio"/>
        <w:rPr>
          <w:lang w:val="pt-BR"/>
        </w:rPr>
      </w:pPr>
      <w:r>
        <w:rPr>
          <w:rStyle w:val="Refdecomentrio"/>
        </w:rPr>
        <w:annotationRef/>
      </w:r>
      <w:r w:rsidRPr="000016B9">
        <w:rPr>
          <w:lang w:val="pt-BR"/>
        </w:rPr>
        <w:t xml:space="preserve">Como assim? Explique essa limitação com mais precisão. Qual é esse erro? Se colocar mais </w:t>
      </w:r>
      <w:proofErr w:type="spellStart"/>
      <w:r w:rsidRPr="000016B9">
        <w:rPr>
          <w:lang w:val="pt-BR"/>
        </w:rPr>
        <w:t>memoria</w:t>
      </w:r>
      <w:proofErr w:type="spellEnd"/>
      <w:r w:rsidRPr="000016B9">
        <w:rPr>
          <w:lang w:val="pt-BR"/>
        </w:rPr>
        <w:t xml:space="preserve"> resolve? Quanto de </w:t>
      </w:r>
      <w:proofErr w:type="spellStart"/>
      <w:r w:rsidRPr="000016B9">
        <w:rPr>
          <w:lang w:val="pt-BR"/>
        </w:rPr>
        <w:t>memoria</w:t>
      </w:r>
      <w:proofErr w:type="spellEnd"/>
      <w:r w:rsidRPr="000016B9">
        <w:rPr>
          <w:lang w:val="pt-BR"/>
        </w:rPr>
        <w:t xml:space="preserve"> estava sendo usada pelo Java quando deu esse erro? Qual é o crescimento médio de memória a cada 1000 commits?</w:t>
      </w:r>
    </w:p>
  </w:comment>
  <w:comment w:id="2415" w:author="Leonardo Murta" w:date="2014-06-17T13:52:00Z" w:initials="LM">
    <w:p w14:paraId="489AF8CA" w14:textId="25A135AF" w:rsidR="00C62924" w:rsidRPr="00696575" w:rsidRDefault="00C62924">
      <w:pPr>
        <w:pStyle w:val="Textodecomentrio"/>
        <w:rPr>
          <w:color w:val="00B050"/>
          <w:lang w:val="pt-BR"/>
        </w:rPr>
      </w:pPr>
      <w:r>
        <w:rPr>
          <w:rStyle w:val="Refdecomentrio"/>
        </w:rPr>
        <w:annotationRef/>
      </w:r>
      <w:r w:rsidRPr="00696575">
        <w:rPr>
          <w:color w:val="00B050"/>
          <w:lang w:val="pt-BR"/>
        </w:rPr>
        <w:t>O framework chama de “</w:t>
      </w:r>
      <w:proofErr w:type="spellStart"/>
      <w:r w:rsidRPr="00696575">
        <w:rPr>
          <w:color w:val="00B050"/>
          <w:lang w:val="pt-BR"/>
        </w:rPr>
        <w:t>element</w:t>
      </w:r>
      <w:proofErr w:type="spellEnd"/>
      <w:r w:rsidRPr="00696575">
        <w:rPr>
          <w:color w:val="00B050"/>
          <w:lang w:val="pt-BR"/>
        </w:rPr>
        <w:t>” mesmo?</w:t>
      </w:r>
    </w:p>
    <w:p w14:paraId="43004CF7" w14:textId="77777777" w:rsidR="00C62924" w:rsidRPr="00696575" w:rsidRDefault="00C62924">
      <w:pPr>
        <w:pStyle w:val="Textodecomentrio"/>
        <w:rPr>
          <w:color w:val="00B050"/>
          <w:lang w:val="pt-BR"/>
        </w:rPr>
      </w:pPr>
    </w:p>
    <w:p w14:paraId="5DBFA1D7" w14:textId="761BCF58" w:rsidR="00C62924" w:rsidRPr="000016B9" w:rsidRDefault="00C62924">
      <w:pPr>
        <w:pStyle w:val="Textodecomentrio"/>
        <w:rPr>
          <w:lang w:val="pt-BR"/>
        </w:rPr>
      </w:pPr>
      <w:r w:rsidRPr="00696575">
        <w:rPr>
          <w:color w:val="00B050"/>
          <w:lang w:val="pt-BR"/>
        </w:rPr>
        <w:t>Resp.: Na verdade, o artigo original fala em “</w:t>
      </w:r>
      <w:proofErr w:type="spellStart"/>
      <w:r w:rsidRPr="00696575">
        <w:rPr>
          <w:color w:val="00B050"/>
          <w:lang w:val="pt-BR"/>
        </w:rPr>
        <w:t>elements</w:t>
      </w:r>
      <w:proofErr w:type="spellEnd"/>
      <w:r w:rsidRPr="00696575">
        <w:rPr>
          <w:color w:val="00B050"/>
          <w:lang w:val="pt-BR"/>
        </w:rPr>
        <w:t xml:space="preserve"> </w:t>
      </w:r>
      <w:proofErr w:type="spellStart"/>
      <w:r w:rsidRPr="00696575">
        <w:rPr>
          <w:color w:val="00B050"/>
          <w:lang w:val="pt-BR"/>
        </w:rPr>
        <w:t>of</w:t>
      </w:r>
      <w:proofErr w:type="spellEnd"/>
      <w:r w:rsidRPr="00696575">
        <w:rPr>
          <w:color w:val="00B050"/>
          <w:lang w:val="pt-BR"/>
        </w:rPr>
        <w:t xml:space="preserve"> </w:t>
      </w:r>
      <w:proofErr w:type="spellStart"/>
      <w:r w:rsidRPr="00696575">
        <w:rPr>
          <w:color w:val="00B050"/>
          <w:lang w:val="pt-BR"/>
        </w:rPr>
        <w:t>awareness</w:t>
      </w:r>
      <w:proofErr w:type="spellEnd"/>
      <w:r w:rsidRPr="00696575">
        <w:rPr>
          <w:color w:val="00B050"/>
          <w:lang w:val="pt-BR"/>
        </w:rPr>
        <w:t xml:space="preserve"> </w:t>
      </w:r>
      <w:proofErr w:type="spellStart"/>
      <w:r w:rsidRPr="00696575">
        <w:rPr>
          <w:color w:val="00B050"/>
          <w:lang w:val="pt-BR"/>
        </w:rPr>
        <w:t>workspace</w:t>
      </w:r>
      <w:proofErr w:type="spellEnd"/>
      <w:r w:rsidRPr="00696575">
        <w:rPr>
          <w:color w:val="00B050"/>
          <w:lang w:val="pt-BR"/>
        </w:rPr>
        <w:t>”. Ajustei o texto para melhor compreensão</w:t>
      </w:r>
    </w:p>
  </w:comment>
  <w:comment w:id="2429" w:author="Leonardo Murta" w:date="2014-06-17T13:53:00Z" w:initials="LM">
    <w:p w14:paraId="46B6202E" w14:textId="3AF4E180" w:rsidR="00C62924" w:rsidRPr="000016B9" w:rsidRDefault="00C62924">
      <w:pPr>
        <w:pStyle w:val="Textodecomentrio"/>
        <w:rPr>
          <w:lang w:val="pt-BR"/>
        </w:rPr>
      </w:pPr>
      <w:r>
        <w:rPr>
          <w:rStyle w:val="Refdecomentrio"/>
        </w:rPr>
        <w:annotationRef/>
      </w:r>
      <w:r w:rsidRPr="000016B9">
        <w:rPr>
          <w:lang w:val="pt-BR"/>
        </w:rPr>
        <w:t>?</w:t>
      </w:r>
    </w:p>
  </w:comment>
  <w:comment w:id="2474" w:author="Leonardo Murta" w:date="2014-06-17T13:55:00Z" w:initials="LM">
    <w:p w14:paraId="6D150796" w14:textId="77777777" w:rsidR="00C62924" w:rsidRPr="000016B9" w:rsidRDefault="00C62924" w:rsidP="008F44FC">
      <w:pPr>
        <w:pStyle w:val="Textodecomentrio"/>
        <w:rPr>
          <w:lang w:val="pt-BR"/>
        </w:rPr>
      </w:pPr>
      <w:r>
        <w:rPr>
          <w:rStyle w:val="Refdecomentrio"/>
        </w:rPr>
        <w:annotationRef/>
      </w:r>
      <w:r w:rsidRPr="003A1DD3">
        <w:rPr>
          <w:color w:val="00B050"/>
          <w:lang w:val="pt-BR"/>
        </w:rPr>
        <w:t xml:space="preserve">Acho que antes disso </w:t>
      </w:r>
      <w:proofErr w:type="spellStart"/>
      <w:r w:rsidRPr="003A1DD3">
        <w:rPr>
          <w:color w:val="00B050"/>
          <w:lang w:val="pt-BR"/>
        </w:rPr>
        <w:t>vc</w:t>
      </w:r>
      <w:proofErr w:type="spellEnd"/>
      <w:r w:rsidRPr="003A1DD3">
        <w:rPr>
          <w:color w:val="00B050"/>
          <w:lang w:val="pt-BR"/>
        </w:rPr>
        <w:t xml:space="preserve"> poderia ter falado quais são os grupos de competidores do DyeVC. Por exemplo, notificar commit </w:t>
      </w:r>
      <w:proofErr w:type="spellStart"/>
      <w:r w:rsidRPr="003A1DD3">
        <w:rPr>
          <w:color w:val="00B050"/>
          <w:lang w:val="pt-BR"/>
        </w:rPr>
        <w:t>activities</w:t>
      </w:r>
      <w:proofErr w:type="spellEnd"/>
      <w:r w:rsidRPr="003A1DD3">
        <w:rPr>
          <w:color w:val="00B050"/>
          <w:lang w:val="pt-BR"/>
        </w:rPr>
        <w:t xml:space="preserve"> é algo que o DyeVC faz, então merece existir esse grupo.</w:t>
      </w:r>
    </w:p>
  </w:comment>
  <w:comment w:id="2477" w:author="Leonardo Murta" w:date="2014-06-17T14:12:00Z" w:initials="LM">
    <w:p w14:paraId="71117B9C" w14:textId="77777777" w:rsidR="00C62924" w:rsidRPr="000016B9" w:rsidRDefault="00C62924" w:rsidP="008F44FC">
      <w:pPr>
        <w:pStyle w:val="Textodecomentrio"/>
        <w:rPr>
          <w:lang w:val="pt-BR"/>
        </w:rPr>
      </w:pPr>
      <w:r>
        <w:rPr>
          <w:rStyle w:val="Refdecomentrio"/>
        </w:rPr>
        <w:annotationRef/>
      </w:r>
      <w:r w:rsidRPr="00AC537F">
        <w:rPr>
          <w:color w:val="00B050"/>
          <w:lang w:val="pt-BR"/>
        </w:rPr>
        <w:t>O que é isso?</w:t>
      </w:r>
    </w:p>
  </w:comment>
  <w:comment w:id="2435" w:author="Leonardo Murta" w:date="2014-06-17T13:54:00Z" w:initials="LM">
    <w:p w14:paraId="7BA887EE" w14:textId="1197142C" w:rsidR="00C62924" w:rsidRPr="000016B9" w:rsidRDefault="00C62924">
      <w:pPr>
        <w:pStyle w:val="Textodecomentrio"/>
        <w:rPr>
          <w:lang w:val="pt-BR"/>
        </w:rPr>
      </w:pPr>
      <w:r>
        <w:rPr>
          <w:rStyle w:val="Refdecomentrio"/>
        </w:rPr>
        <w:annotationRef/>
      </w:r>
      <w:r w:rsidRPr="0043665D">
        <w:rPr>
          <w:color w:val="00B050"/>
          <w:lang w:val="pt-BR"/>
        </w:rPr>
        <w:t>Confesso que isso não me ajudou em nada. Qual é seu propósito com isso? Lembre-se que o leitor já conhece o DyeVC, e agora estamos na seção de Trabalhos Relacionados!</w:t>
      </w:r>
    </w:p>
  </w:comment>
  <w:comment w:id="2495" w:author="Leonardo Murta" w:date="2014-06-17T13:55:00Z" w:initials="LM">
    <w:p w14:paraId="5A277143" w14:textId="055D4355" w:rsidR="00C62924" w:rsidRPr="000016B9" w:rsidRDefault="00C62924">
      <w:pPr>
        <w:pStyle w:val="Textodecomentrio"/>
        <w:rPr>
          <w:lang w:val="pt-BR"/>
        </w:rPr>
      </w:pPr>
      <w:r>
        <w:rPr>
          <w:rStyle w:val="Refdecomentrio"/>
        </w:rPr>
        <w:annotationRef/>
      </w:r>
      <w:r w:rsidRPr="003A1DD3">
        <w:rPr>
          <w:color w:val="00B050"/>
          <w:lang w:val="pt-BR"/>
        </w:rPr>
        <w:t xml:space="preserve">Acho que antes disso </w:t>
      </w:r>
      <w:proofErr w:type="spellStart"/>
      <w:r w:rsidRPr="003A1DD3">
        <w:rPr>
          <w:color w:val="00B050"/>
          <w:lang w:val="pt-BR"/>
        </w:rPr>
        <w:t>vc</w:t>
      </w:r>
      <w:proofErr w:type="spellEnd"/>
      <w:r w:rsidRPr="003A1DD3">
        <w:rPr>
          <w:color w:val="00B050"/>
          <w:lang w:val="pt-BR"/>
        </w:rPr>
        <w:t xml:space="preserve"> poderia ter falado quais são os grupos de competidores do DyeVC. Por exemplo, notificar commit </w:t>
      </w:r>
      <w:proofErr w:type="spellStart"/>
      <w:r w:rsidRPr="003A1DD3">
        <w:rPr>
          <w:color w:val="00B050"/>
          <w:lang w:val="pt-BR"/>
        </w:rPr>
        <w:t>activities</w:t>
      </w:r>
      <w:proofErr w:type="spellEnd"/>
      <w:r w:rsidRPr="003A1DD3">
        <w:rPr>
          <w:color w:val="00B050"/>
          <w:lang w:val="pt-BR"/>
        </w:rPr>
        <w:t xml:space="preserve"> é algo que o DyeVC faz, então merece existir esse grupo.</w:t>
      </w:r>
    </w:p>
  </w:comment>
  <w:comment w:id="2499" w:author="Leonardo Murta" w:date="2014-06-17T13:56:00Z" w:initials="LM">
    <w:p w14:paraId="185434E9" w14:textId="3629BA55" w:rsidR="00C62924" w:rsidRPr="000016B9" w:rsidRDefault="00C62924">
      <w:pPr>
        <w:pStyle w:val="Textodecomentrio"/>
        <w:rPr>
          <w:lang w:val="pt-BR"/>
        </w:rPr>
      </w:pPr>
      <w:r>
        <w:rPr>
          <w:rStyle w:val="Refdecomentrio"/>
        </w:rPr>
        <w:annotationRef/>
      </w:r>
      <w:r w:rsidRPr="003A1DD3">
        <w:rPr>
          <w:color w:val="00B050"/>
          <w:lang w:val="pt-BR"/>
        </w:rPr>
        <w:t>Tente ser mais formal.</w:t>
      </w:r>
    </w:p>
  </w:comment>
  <w:comment w:id="2520" w:author="Leonardo Murta" w:date="2014-06-17T14:10:00Z" w:initials="LM">
    <w:p w14:paraId="596DF88F" w14:textId="77777777" w:rsidR="00C62924" w:rsidRPr="000016B9" w:rsidRDefault="00C62924" w:rsidP="003A1DD3">
      <w:pPr>
        <w:pStyle w:val="Textodecomentrio"/>
        <w:rPr>
          <w:lang w:val="pt-BR"/>
        </w:rPr>
      </w:pPr>
      <w:r>
        <w:rPr>
          <w:rStyle w:val="Refdecomentrio"/>
        </w:rPr>
        <w:annotationRef/>
      </w:r>
      <w:r w:rsidRPr="003A1DD3">
        <w:rPr>
          <w:color w:val="00B050"/>
          <w:lang w:val="pt-BR"/>
        </w:rPr>
        <w:t xml:space="preserve">Ficou estranho </w:t>
      </w:r>
      <w:proofErr w:type="spellStart"/>
      <w:r w:rsidRPr="003A1DD3">
        <w:rPr>
          <w:color w:val="00B050"/>
          <w:lang w:val="pt-BR"/>
        </w:rPr>
        <w:t>vc</w:t>
      </w:r>
      <w:proofErr w:type="spellEnd"/>
      <w:r w:rsidRPr="003A1DD3">
        <w:rPr>
          <w:color w:val="00B050"/>
          <w:lang w:val="pt-BR"/>
        </w:rPr>
        <w:t xml:space="preserve"> começar a falar desse do nada. Seria melhor enumerar os grupos (categorias) antes e cada parágrafo detalhar um grupo, citando as pesquisas do grupo.</w:t>
      </w:r>
    </w:p>
  </w:comment>
  <w:comment w:id="2537" w:author="Leonardo Murta" w:date="2014-06-17T14:04:00Z" w:initials="LM">
    <w:p w14:paraId="478BF38B" w14:textId="5D58FBEA" w:rsidR="00C62924" w:rsidRPr="000016B9" w:rsidRDefault="00C62924">
      <w:pPr>
        <w:pStyle w:val="Textodecomentrio"/>
        <w:rPr>
          <w:lang w:val="pt-BR"/>
        </w:rPr>
      </w:pPr>
      <w:r>
        <w:rPr>
          <w:rStyle w:val="Refdecomentrio"/>
        </w:rPr>
        <w:annotationRef/>
      </w:r>
      <w:r w:rsidRPr="000016B9">
        <w:rPr>
          <w:lang w:val="pt-BR"/>
        </w:rPr>
        <w:t>Isso não é uma limitação de pesquisa (conceitual). É algo mais operacional. Acho melhor não misturar as coisas.</w:t>
      </w:r>
    </w:p>
  </w:comment>
  <w:comment w:id="2539" w:author="Leonardo Murta" w:date="2014-06-17T14:09:00Z" w:initials="LM">
    <w:p w14:paraId="6394E75A" w14:textId="77777777" w:rsidR="00C62924" w:rsidRPr="008F44FC" w:rsidRDefault="00C62924">
      <w:pPr>
        <w:pStyle w:val="Textodecomentrio"/>
        <w:rPr>
          <w:color w:val="00B050"/>
          <w:lang w:val="pt-BR"/>
        </w:rPr>
      </w:pPr>
      <w:r>
        <w:rPr>
          <w:rStyle w:val="Refdecomentrio"/>
        </w:rPr>
        <w:annotationRef/>
      </w:r>
      <w:r w:rsidRPr="008F44FC">
        <w:rPr>
          <w:color w:val="00B050"/>
          <w:lang w:val="pt-BR"/>
        </w:rPr>
        <w:t xml:space="preserve">Minha impressão é que o Polvo não pertence a essa categoria de </w:t>
      </w:r>
      <w:proofErr w:type="spellStart"/>
      <w:r w:rsidRPr="008F44FC">
        <w:rPr>
          <w:color w:val="00B050"/>
          <w:lang w:val="pt-BR"/>
        </w:rPr>
        <w:t>awareness</w:t>
      </w:r>
      <w:proofErr w:type="spellEnd"/>
      <w:r w:rsidRPr="008F44FC">
        <w:rPr>
          <w:color w:val="00B050"/>
          <w:lang w:val="pt-BR"/>
        </w:rPr>
        <w:t>. Ele tem outro propósito. Tente ver se não dá para criar categorias que agrupem melhor os trabalhos.</w:t>
      </w:r>
    </w:p>
    <w:p w14:paraId="5E6DE40A" w14:textId="77777777" w:rsidR="00C62924" w:rsidRPr="008F44FC" w:rsidRDefault="00C62924">
      <w:pPr>
        <w:pStyle w:val="Textodecomentrio"/>
        <w:rPr>
          <w:color w:val="00B050"/>
          <w:lang w:val="pt-BR"/>
        </w:rPr>
      </w:pPr>
    </w:p>
    <w:p w14:paraId="4BAA840F" w14:textId="67929510" w:rsidR="00C62924" w:rsidRPr="000016B9" w:rsidRDefault="00C62924">
      <w:pPr>
        <w:pStyle w:val="Textodecomentrio"/>
        <w:rPr>
          <w:lang w:val="pt-BR"/>
        </w:rPr>
      </w:pPr>
      <w:r w:rsidRPr="008F44FC">
        <w:rPr>
          <w:color w:val="00B050"/>
          <w:lang w:val="pt-BR"/>
        </w:rPr>
        <w:t xml:space="preserve">Além disso, </w:t>
      </w:r>
      <w:proofErr w:type="spellStart"/>
      <w:r w:rsidRPr="008F44FC">
        <w:rPr>
          <w:color w:val="00B050"/>
          <w:lang w:val="pt-BR"/>
        </w:rPr>
        <w:t>vc</w:t>
      </w:r>
      <w:proofErr w:type="spellEnd"/>
      <w:r w:rsidRPr="008F44FC">
        <w:rPr>
          <w:color w:val="00B050"/>
          <w:lang w:val="pt-BR"/>
        </w:rPr>
        <w:t xml:space="preserve"> tinha dito que só </w:t>
      </w:r>
      <w:proofErr w:type="gramStart"/>
      <w:r w:rsidRPr="008F44FC">
        <w:rPr>
          <w:color w:val="00B050"/>
          <w:lang w:val="pt-BR"/>
        </w:rPr>
        <w:t>Crystal  é</w:t>
      </w:r>
      <w:proofErr w:type="gramEnd"/>
      <w:r w:rsidRPr="008F44FC">
        <w:rPr>
          <w:color w:val="00B050"/>
          <w:lang w:val="pt-BR"/>
        </w:rPr>
        <w:t xml:space="preserve"> DVCS, mas falou do Polvo. Isso não vai lhe obrigar a falar das demais? Por que Polvo se destacou?</w:t>
      </w:r>
    </w:p>
  </w:comment>
  <w:comment w:id="2564" w:author="Leonardo Murta" w:date="2014-06-17T14:11:00Z" w:initials="LM">
    <w:p w14:paraId="2ADF3290" w14:textId="77777777" w:rsidR="00C62924" w:rsidRPr="004C1305" w:rsidRDefault="00C62924" w:rsidP="003A1DD3">
      <w:pPr>
        <w:pStyle w:val="Textodecomentrio"/>
        <w:rPr>
          <w:color w:val="FF0000"/>
          <w:lang w:val="pt-BR"/>
        </w:rPr>
      </w:pPr>
      <w:r>
        <w:rPr>
          <w:rStyle w:val="Refdecomentrio"/>
        </w:rPr>
        <w:annotationRef/>
      </w:r>
      <w:r w:rsidRPr="004C1305">
        <w:rPr>
          <w:color w:val="FF0000"/>
          <w:lang w:val="pt-BR"/>
        </w:rPr>
        <w:t>Mas e DyeVC? Como se compara no aspecto funcional?</w:t>
      </w:r>
    </w:p>
    <w:p w14:paraId="715F1D07" w14:textId="77777777" w:rsidR="00C62924" w:rsidRPr="004C1305" w:rsidRDefault="00C62924" w:rsidP="003A1DD3">
      <w:pPr>
        <w:pStyle w:val="Textodecomentrio"/>
        <w:rPr>
          <w:color w:val="FF0000"/>
          <w:lang w:val="pt-BR"/>
        </w:rPr>
      </w:pPr>
    </w:p>
    <w:p w14:paraId="68E9876F" w14:textId="0EF12969" w:rsidR="00C62924" w:rsidRPr="000016B9" w:rsidRDefault="00C62924" w:rsidP="003A1DD3">
      <w:pPr>
        <w:pStyle w:val="Textodecomentrio"/>
        <w:rPr>
          <w:lang w:val="pt-BR"/>
        </w:rPr>
      </w:pPr>
      <w:r w:rsidRPr="004C1305">
        <w:rPr>
          <w:color w:val="FF0000"/>
          <w:lang w:val="pt-BR"/>
        </w:rPr>
        <w:t>Resp.: Juntei o parágrafo ao parágrafo anterior, que já falava sobre a possibilidade de se combinar a abordagem DyeVC a outras abordagens. Isso bastaria para essa comparação?</w:t>
      </w:r>
    </w:p>
  </w:comment>
  <w:comment w:id="2567" w:author="Leonardo Murta" w:date="2014-06-17T14:10:00Z" w:initials="LM">
    <w:p w14:paraId="0786C51C" w14:textId="1416E647" w:rsidR="00C62924" w:rsidRPr="000016B9" w:rsidRDefault="00C62924">
      <w:pPr>
        <w:pStyle w:val="Textodecomentrio"/>
        <w:rPr>
          <w:lang w:val="pt-BR"/>
        </w:rPr>
      </w:pPr>
      <w:r>
        <w:rPr>
          <w:rStyle w:val="Refdecomentrio"/>
        </w:rPr>
        <w:annotationRef/>
      </w:r>
      <w:r w:rsidRPr="000016B9">
        <w:rPr>
          <w:lang w:val="pt-BR"/>
        </w:rPr>
        <w:t xml:space="preserve">Ficou estranho </w:t>
      </w:r>
      <w:proofErr w:type="spellStart"/>
      <w:r w:rsidRPr="000016B9">
        <w:rPr>
          <w:lang w:val="pt-BR"/>
        </w:rPr>
        <w:t>vc</w:t>
      </w:r>
      <w:proofErr w:type="spellEnd"/>
      <w:r w:rsidRPr="000016B9">
        <w:rPr>
          <w:lang w:val="pt-BR"/>
        </w:rPr>
        <w:t xml:space="preserve"> começar a falar desse do nada. Seria melhor enumerar os grupos (categorias) antes e cada parágrafo detalhar um grupo, citando as pesquisas do grupo.</w:t>
      </w:r>
    </w:p>
  </w:comment>
  <w:comment w:id="2572" w:author="Leonardo Murta" w:date="2014-06-17T14:11:00Z" w:initials="LM">
    <w:p w14:paraId="7ED5C814" w14:textId="26DF5C9D" w:rsidR="00C62924" w:rsidRPr="000016B9" w:rsidRDefault="00C62924">
      <w:pPr>
        <w:pStyle w:val="Textodecomentrio"/>
        <w:rPr>
          <w:lang w:val="pt-BR"/>
        </w:rPr>
      </w:pPr>
      <w:r>
        <w:rPr>
          <w:rStyle w:val="Refdecomentrio"/>
        </w:rPr>
        <w:annotationRef/>
      </w:r>
      <w:r w:rsidRPr="000016B9">
        <w:rPr>
          <w:lang w:val="pt-BR"/>
        </w:rPr>
        <w:t>Mas e DyeVC? Como se compara no aspecto funcional?</w:t>
      </w:r>
    </w:p>
  </w:comment>
  <w:comment w:id="2579" w:author="Leonardo Murta" w:date="2014-06-17T14:12:00Z" w:initials="LM">
    <w:p w14:paraId="6AFF60EE" w14:textId="559C10C8" w:rsidR="00C62924" w:rsidRPr="000016B9" w:rsidRDefault="00C62924">
      <w:pPr>
        <w:pStyle w:val="Textodecomentrio"/>
        <w:rPr>
          <w:lang w:val="pt-BR"/>
        </w:rPr>
      </w:pPr>
      <w:r>
        <w:rPr>
          <w:rStyle w:val="Refdecomentrio"/>
        </w:rPr>
        <w:annotationRef/>
      </w:r>
      <w:r w:rsidRPr="000016B9">
        <w:rPr>
          <w:lang w:val="pt-BR"/>
        </w:rPr>
        <w:t>O que é isso?</w:t>
      </w:r>
    </w:p>
  </w:comment>
  <w:comment w:id="2599" w:author="Leonardo Murta" w:date="2014-06-17T14:12:00Z" w:initials="LM">
    <w:p w14:paraId="2ED7A8BA" w14:textId="57DBABCB" w:rsidR="00C62924" w:rsidRPr="0095726A" w:rsidRDefault="00C62924">
      <w:pPr>
        <w:pStyle w:val="Textodecomentrio"/>
        <w:rPr>
          <w:color w:val="00B050"/>
          <w:lang w:val="pt-BR"/>
        </w:rPr>
      </w:pPr>
      <w:r w:rsidRPr="0095726A">
        <w:rPr>
          <w:rStyle w:val="Refdecomentrio"/>
          <w:color w:val="00B050"/>
        </w:rPr>
        <w:annotationRef/>
      </w:r>
      <w:r w:rsidRPr="0095726A">
        <w:rPr>
          <w:color w:val="00B050"/>
          <w:lang w:val="pt-BR"/>
        </w:rPr>
        <w:t xml:space="preserve">Novamente, acho </w:t>
      </w:r>
      <w:proofErr w:type="spellStart"/>
      <w:r w:rsidRPr="0095726A">
        <w:rPr>
          <w:color w:val="00B050"/>
          <w:lang w:val="pt-BR"/>
        </w:rPr>
        <w:t>bullets</w:t>
      </w:r>
      <w:proofErr w:type="spellEnd"/>
      <w:r w:rsidRPr="0095726A">
        <w:rPr>
          <w:color w:val="00B050"/>
          <w:lang w:val="pt-BR"/>
        </w:rPr>
        <w:t xml:space="preserve"> inapropriado aqui.</w:t>
      </w:r>
    </w:p>
  </w:comment>
  <w:comment w:id="2675" w:author="Leonardo Murta" w:date="2014-06-17T14:15:00Z" w:initials="LM">
    <w:p w14:paraId="4BF065BA" w14:textId="3FCE3FB4" w:rsidR="00C62924" w:rsidRPr="0095726A" w:rsidRDefault="00C62924">
      <w:pPr>
        <w:pStyle w:val="Textodecomentrio"/>
        <w:rPr>
          <w:color w:val="00B050"/>
          <w:lang w:val="pt-BR"/>
        </w:rPr>
      </w:pPr>
      <w:r>
        <w:rPr>
          <w:rStyle w:val="Refdecomentrio"/>
        </w:rPr>
        <w:annotationRef/>
      </w:r>
      <w:r w:rsidRPr="0095726A">
        <w:rPr>
          <w:color w:val="00B050"/>
          <w:lang w:val="pt-BR"/>
        </w:rPr>
        <w:t>Venda a abordagem, e não a ferramenta. A ferramenta existe para materializar ideias de alto nível, oriundas da abordagem.</w:t>
      </w:r>
    </w:p>
  </w:comment>
  <w:comment w:id="2681" w:author="Leonardo Murta" w:date="2014-06-17T14:16:00Z" w:initials="LM">
    <w:p w14:paraId="5ED02CAD" w14:textId="4512EB68" w:rsidR="00C62924" w:rsidRPr="000016B9" w:rsidRDefault="00C62924">
      <w:pPr>
        <w:pStyle w:val="Textodecomentrio"/>
        <w:rPr>
          <w:lang w:val="pt-BR"/>
        </w:rPr>
      </w:pPr>
      <w:r>
        <w:rPr>
          <w:rStyle w:val="Refdecomentrio"/>
        </w:rPr>
        <w:annotationRef/>
      </w:r>
      <w:r w:rsidRPr="0063204F">
        <w:rPr>
          <w:color w:val="00B050"/>
          <w:lang w:val="pt-BR"/>
        </w:rPr>
        <w:t>Para granularidade, nunca use alta, baixa, etc. Use fina e grossa.</w:t>
      </w:r>
    </w:p>
  </w:comment>
  <w:comment w:id="2682" w:author="Leonardo Murta" w:date="2014-06-17T14:18:00Z" w:initials="LM">
    <w:p w14:paraId="6E62B466" w14:textId="77777777" w:rsidR="00C62924" w:rsidRPr="006941C2" w:rsidRDefault="00C62924">
      <w:pPr>
        <w:pStyle w:val="Textodecomentrio"/>
        <w:rPr>
          <w:color w:val="FF0000"/>
          <w:lang w:val="pt-BR"/>
        </w:rPr>
      </w:pPr>
      <w:r>
        <w:rPr>
          <w:rStyle w:val="Refdecomentrio"/>
        </w:rPr>
        <w:annotationRef/>
      </w:r>
      <w:proofErr w:type="spellStart"/>
      <w:r w:rsidRPr="004C1305">
        <w:rPr>
          <w:color w:val="FF0000"/>
          <w:lang w:val="pt-BR"/>
        </w:rPr>
        <w:t>Vc</w:t>
      </w:r>
      <w:proofErr w:type="spellEnd"/>
      <w:r w:rsidRPr="004C1305">
        <w:rPr>
          <w:color w:val="FF0000"/>
          <w:lang w:val="pt-BR"/>
        </w:rPr>
        <w:t xml:space="preserve"> já não tinha feito </w:t>
      </w:r>
      <w:proofErr w:type="spellStart"/>
      <w:r w:rsidRPr="004C1305">
        <w:rPr>
          <w:color w:val="FF0000"/>
          <w:lang w:val="pt-BR"/>
        </w:rPr>
        <w:t>collapse</w:t>
      </w:r>
      <w:proofErr w:type="spellEnd"/>
      <w:r w:rsidRPr="004C1305">
        <w:rPr>
          <w:color w:val="FF0000"/>
          <w:lang w:val="pt-BR"/>
        </w:rPr>
        <w:t xml:space="preserve">? </w:t>
      </w:r>
      <w:r w:rsidRPr="006941C2">
        <w:rPr>
          <w:color w:val="FF0000"/>
          <w:lang w:val="pt-BR"/>
        </w:rPr>
        <w:t xml:space="preserve">O que é </w:t>
      </w:r>
      <w:proofErr w:type="spellStart"/>
      <w:r w:rsidRPr="006941C2">
        <w:rPr>
          <w:color w:val="FF0000"/>
          <w:lang w:val="pt-BR"/>
        </w:rPr>
        <w:t>level</w:t>
      </w:r>
      <w:proofErr w:type="spellEnd"/>
      <w:r w:rsidRPr="006941C2">
        <w:rPr>
          <w:color w:val="FF0000"/>
          <w:lang w:val="pt-BR"/>
        </w:rPr>
        <w:t xml:space="preserve"> </w:t>
      </w:r>
      <w:proofErr w:type="spellStart"/>
      <w:r w:rsidRPr="006941C2">
        <w:rPr>
          <w:color w:val="FF0000"/>
          <w:lang w:val="pt-BR"/>
        </w:rPr>
        <w:t>of</w:t>
      </w:r>
      <w:proofErr w:type="spellEnd"/>
      <w:r w:rsidRPr="006941C2">
        <w:rPr>
          <w:color w:val="FF0000"/>
          <w:lang w:val="pt-BR"/>
        </w:rPr>
        <w:t xml:space="preserve"> </w:t>
      </w:r>
      <w:proofErr w:type="spellStart"/>
      <w:r w:rsidRPr="006941C2">
        <w:rPr>
          <w:color w:val="FF0000"/>
          <w:lang w:val="pt-BR"/>
        </w:rPr>
        <w:t>accessibility</w:t>
      </w:r>
      <w:proofErr w:type="spellEnd"/>
      <w:r w:rsidRPr="006941C2">
        <w:rPr>
          <w:color w:val="FF0000"/>
          <w:lang w:val="pt-BR"/>
        </w:rPr>
        <w:t>?</w:t>
      </w:r>
    </w:p>
    <w:p w14:paraId="5BAF9700" w14:textId="77777777" w:rsidR="00C62924" w:rsidRPr="006941C2" w:rsidRDefault="00C62924">
      <w:pPr>
        <w:pStyle w:val="Textodecomentrio"/>
        <w:rPr>
          <w:color w:val="FF0000"/>
          <w:lang w:val="pt-BR"/>
        </w:rPr>
      </w:pPr>
    </w:p>
    <w:p w14:paraId="7B5C9E96" w14:textId="14E64F21" w:rsidR="00C62924" w:rsidRPr="004C1305" w:rsidRDefault="00C62924">
      <w:pPr>
        <w:pStyle w:val="Textodecomentrio"/>
        <w:rPr>
          <w:lang w:val="pt-BR"/>
        </w:rPr>
      </w:pPr>
      <w:r w:rsidRPr="004C1305">
        <w:rPr>
          <w:color w:val="FF0000"/>
          <w:lang w:val="pt-BR"/>
        </w:rPr>
        <w:t>Resp.: Incluí o “</w:t>
      </w:r>
      <w:proofErr w:type="spellStart"/>
      <w:r w:rsidRPr="004C1305">
        <w:rPr>
          <w:color w:val="FF0000"/>
          <w:lang w:val="pt-BR"/>
        </w:rPr>
        <w:t>Automatically</w:t>
      </w:r>
      <w:proofErr w:type="spellEnd"/>
      <w:r w:rsidRPr="004C1305">
        <w:rPr>
          <w:color w:val="FF0000"/>
          <w:lang w:val="pt-BR"/>
        </w:rPr>
        <w:t xml:space="preserve">”. Implementei o </w:t>
      </w:r>
      <w:proofErr w:type="spellStart"/>
      <w:r w:rsidRPr="004C1305">
        <w:rPr>
          <w:color w:val="FF0000"/>
          <w:lang w:val="pt-BR"/>
        </w:rPr>
        <w:t>collapse</w:t>
      </w:r>
      <w:proofErr w:type="spellEnd"/>
      <w:r w:rsidRPr="004C1305">
        <w:rPr>
          <w:color w:val="FF0000"/>
          <w:lang w:val="pt-BR"/>
        </w:rPr>
        <w:t xml:space="preserve"> mas consider</w:t>
      </w:r>
      <w:r>
        <w:rPr>
          <w:color w:val="FF0000"/>
          <w:lang w:val="pt-BR"/>
        </w:rPr>
        <w:t>o</w:t>
      </w:r>
      <w:r w:rsidRPr="004C1305">
        <w:rPr>
          <w:color w:val="FF0000"/>
          <w:lang w:val="pt-BR"/>
        </w:rPr>
        <w:t xml:space="preserve"> que ele ainda não está legal. Para uma boa visão, o usuário ainda depende de realizar um colapse manual.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FAE9E" w15:done="0"/>
  <w15:commentEx w15:paraId="54E733DE" w15:done="0"/>
  <w15:commentEx w15:paraId="7209CF4F" w15:done="0"/>
  <w15:commentEx w15:paraId="6B0DC0BB" w15:done="0"/>
  <w15:commentEx w15:paraId="77BA83EB" w15:done="0"/>
  <w15:commentEx w15:paraId="0A20F3A2" w15:done="0"/>
  <w15:commentEx w15:paraId="37DEBD13" w15:done="0"/>
  <w15:commentEx w15:paraId="5AD9D43A" w15:done="0"/>
  <w15:commentEx w15:paraId="2ABE1147" w15:done="0"/>
  <w15:commentEx w15:paraId="387BCB6D" w15:done="0"/>
  <w15:commentEx w15:paraId="230BD662" w15:done="0"/>
  <w15:commentEx w15:paraId="4E2AADB7" w15:done="0"/>
  <w15:commentEx w15:paraId="4471A04E" w15:done="0"/>
  <w15:commentEx w15:paraId="7D2EF470" w15:done="0"/>
  <w15:commentEx w15:paraId="57900934" w15:done="0"/>
  <w15:commentEx w15:paraId="3C396977" w15:done="0"/>
  <w15:commentEx w15:paraId="0D7D90A5" w15:done="0"/>
  <w15:commentEx w15:paraId="43FF5B24" w15:done="0"/>
  <w15:commentEx w15:paraId="581758D5" w15:done="0"/>
  <w15:commentEx w15:paraId="12B7D606" w15:done="0"/>
  <w15:commentEx w15:paraId="319A5436" w15:done="0"/>
  <w15:commentEx w15:paraId="089D5FA8" w15:done="0"/>
  <w15:commentEx w15:paraId="186B60D0" w15:done="0"/>
  <w15:commentEx w15:paraId="6A6DC88D" w15:done="0"/>
  <w15:commentEx w15:paraId="3613BC49" w15:done="0"/>
  <w15:commentEx w15:paraId="70064D37" w15:done="0"/>
  <w15:commentEx w15:paraId="1D3742E4" w15:done="0"/>
  <w15:commentEx w15:paraId="71C51A61" w15:done="0"/>
  <w15:commentEx w15:paraId="63DCC6E2" w15:done="0"/>
  <w15:commentEx w15:paraId="1600F588" w15:done="0"/>
  <w15:commentEx w15:paraId="2092DC18" w15:done="0"/>
  <w15:commentEx w15:paraId="4171E606" w15:done="0"/>
  <w15:commentEx w15:paraId="7F1CC585" w15:done="0"/>
  <w15:commentEx w15:paraId="0DD26A18" w15:done="0"/>
  <w15:commentEx w15:paraId="248D7119" w15:done="0"/>
  <w15:commentEx w15:paraId="68E4DAD3" w15:done="0"/>
  <w15:commentEx w15:paraId="2226E433" w15:done="0"/>
  <w15:commentEx w15:paraId="3AEAA4AC" w15:done="0"/>
  <w15:commentEx w15:paraId="6E6E038E" w15:done="0"/>
  <w15:commentEx w15:paraId="63D2404B" w15:done="0"/>
  <w15:commentEx w15:paraId="33F95FEB" w15:done="0"/>
  <w15:commentEx w15:paraId="2F12D8BE" w15:done="0"/>
  <w15:commentEx w15:paraId="02D5CFB5" w15:done="0"/>
  <w15:commentEx w15:paraId="214EFEC4" w15:done="0"/>
  <w15:commentEx w15:paraId="3A15CDBF" w15:done="0"/>
  <w15:commentEx w15:paraId="07FFCC6B" w15:done="0"/>
  <w15:commentEx w15:paraId="19D1AC6D" w15:done="0"/>
  <w15:commentEx w15:paraId="1BD09316" w15:done="0"/>
  <w15:commentEx w15:paraId="2BA78364" w15:done="0"/>
  <w15:commentEx w15:paraId="15D276D1" w15:done="0"/>
  <w15:commentEx w15:paraId="54686958" w15:done="0"/>
  <w15:commentEx w15:paraId="449E42E3" w15:done="0"/>
  <w15:commentEx w15:paraId="0678EA37" w15:done="0"/>
  <w15:commentEx w15:paraId="75304873" w15:done="0"/>
  <w15:commentEx w15:paraId="7709AD42" w15:done="0"/>
  <w15:commentEx w15:paraId="007A57F0" w15:done="0"/>
  <w15:commentEx w15:paraId="0F41DCF5" w15:done="0"/>
  <w15:commentEx w15:paraId="1693255D" w15:done="0"/>
  <w15:commentEx w15:paraId="6EB22E66" w15:done="0"/>
  <w15:commentEx w15:paraId="62AB4FA6" w15:done="0"/>
  <w15:commentEx w15:paraId="611B8485" w15:done="0"/>
  <w15:commentEx w15:paraId="5F7C04A9" w15:done="0"/>
  <w15:commentEx w15:paraId="24FE4141" w15:done="0"/>
  <w15:commentEx w15:paraId="2EEC1DC4" w15:done="0"/>
  <w15:commentEx w15:paraId="28385720" w15:done="0"/>
  <w15:commentEx w15:paraId="6B1B5ACA" w15:done="0"/>
  <w15:commentEx w15:paraId="7F2BDCF6" w15:paraIdParent="6B1B5ACA" w15:done="0"/>
  <w15:commentEx w15:paraId="72CF2DFA" w15:done="0"/>
  <w15:commentEx w15:paraId="0B566438" w15:done="0"/>
  <w15:commentEx w15:paraId="60392071" w15:done="0"/>
  <w15:commentEx w15:paraId="3AE869B0" w15:done="0"/>
  <w15:commentEx w15:paraId="5DBFA1D7" w15:done="0"/>
  <w15:commentEx w15:paraId="46B6202E" w15:done="0"/>
  <w15:commentEx w15:paraId="6D150796" w15:done="0"/>
  <w15:commentEx w15:paraId="71117B9C" w15:done="0"/>
  <w15:commentEx w15:paraId="7BA887EE" w15:done="0"/>
  <w15:commentEx w15:paraId="5A277143" w15:done="0"/>
  <w15:commentEx w15:paraId="185434E9" w15:done="0"/>
  <w15:commentEx w15:paraId="596DF88F" w15:done="0"/>
  <w15:commentEx w15:paraId="478BF38B" w15:done="0"/>
  <w15:commentEx w15:paraId="4BAA840F" w15:done="0"/>
  <w15:commentEx w15:paraId="68E9876F" w15:done="0"/>
  <w15:commentEx w15:paraId="0786C51C" w15:done="0"/>
  <w15:commentEx w15:paraId="7ED5C814" w15:done="0"/>
  <w15:commentEx w15:paraId="6AFF60EE" w15:done="0"/>
  <w15:commentEx w15:paraId="2ED7A8BA" w15:done="0"/>
  <w15:commentEx w15:paraId="4BF065BA" w15:done="0"/>
  <w15:commentEx w15:paraId="5ED02CAD" w15:done="0"/>
  <w15:commentEx w15:paraId="7B5C9E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4C23D" w14:textId="77777777" w:rsidR="00756B14" w:rsidRDefault="00756B14">
      <w:r>
        <w:separator/>
      </w:r>
    </w:p>
    <w:p w14:paraId="02CC48E0" w14:textId="77777777" w:rsidR="00756B14" w:rsidRDefault="00756B14"/>
  </w:endnote>
  <w:endnote w:type="continuationSeparator" w:id="0">
    <w:p w14:paraId="11F4AEA6" w14:textId="77777777" w:rsidR="00756B14" w:rsidRDefault="00756B14">
      <w:r>
        <w:continuationSeparator/>
      </w:r>
    </w:p>
    <w:p w14:paraId="72DCCE6C" w14:textId="77777777" w:rsidR="00756B14" w:rsidRDefault="00756B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variable"/>
    <w:sig w:usb0="00000000"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256C1" w14:textId="77777777" w:rsidR="00C62924" w:rsidRDefault="00C6292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4F26D" w14:textId="77777777" w:rsidR="00756B14" w:rsidRDefault="00756B14"/>
    <w:p w14:paraId="3BE50C40" w14:textId="77777777" w:rsidR="00756B14" w:rsidRDefault="00756B14"/>
  </w:footnote>
  <w:footnote w:type="continuationSeparator" w:id="0">
    <w:p w14:paraId="5AA4690E" w14:textId="77777777" w:rsidR="00756B14" w:rsidRDefault="00756B14">
      <w:r>
        <w:continuationSeparator/>
      </w:r>
    </w:p>
    <w:p w14:paraId="705F1719" w14:textId="77777777" w:rsidR="00756B14" w:rsidRDefault="00756B14"/>
  </w:footnote>
  <w:footnote w:id="1">
    <w:p w14:paraId="3BB80BC9" w14:textId="37F8CFBD" w:rsidR="00C62924" w:rsidRDefault="00C62924">
      <w:pPr>
        <w:pStyle w:val="Textodenotaderodap"/>
      </w:pPr>
    </w:p>
  </w:footnote>
  <w:footnote w:id="2">
    <w:p w14:paraId="7B273EE3" w14:textId="77777777" w:rsidR="00C62924" w:rsidRPr="00BD4D09" w:rsidRDefault="00C62924" w:rsidP="00265954">
      <w:pPr>
        <w:pStyle w:val="Textodenotaderodap"/>
        <w:rPr>
          <w:ins w:id="39" w:author="Cristiano Cesario" w:date="2014-06-20T10:51:00Z"/>
        </w:rPr>
      </w:pPr>
      <w:ins w:id="40" w:author="Cristiano Cesario" w:date="2014-06-20T10:51:00Z">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ins>
    </w:p>
  </w:footnote>
  <w:footnote w:id="3">
    <w:p w14:paraId="52083961" w14:textId="77777777" w:rsidR="00C62924" w:rsidRPr="00BD4D09" w:rsidDel="00265954" w:rsidRDefault="00C62924" w:rsidP="006923BF">
      <w:pPr>
        <w:pStyle w:val="Textodenotaderodap"/>
        <w:rPr>
          <w:del w:id="45" w:author="Cristiano Cesario" w:date="2014-06-20T10:52:00Z"/>
        </w:rPr>
      </w:pPr>
      <w:del w:id="46" w:author="Cristiano Cesario" w:date="2014-06-20T10:52:00Z">
        <w:r w:rsidDel="00265954">
          <w:rPr>
            <w:rStyle w:val="Refdenotaderodap"/>
          </w:rPr>
          <w:footnoteRef/>
        </w:r>
        <w:r w:rsidRPr="00BD4D09" w:rsidDel="00265954">
          <w:delText xml:space="preserve"> </w:delText>
        </w:r>
        <w:r w:rsidRPr="00E92539" w:rsidDel="00265954">
          <w:delText xml:space="preserve">Dye </w:delText>
        </w:r>
        <w:r w:rsidDel="00265954">
          <w:delText xml:space="preserve">is commonly used </w:delText>
        </w:r>
        <w:r w:rsidRPr="00E92539" w:rsidDel="00265954">
          <w:delText>in cells to observe the cell division process.</w:delText>
        </w:r>
        <w:r w:rsidDel="00265954">
          <w:delText xml:space="preserve"> As an analogy, DyeVC allows developers to observe how a Version Control repository evolved over time.</w:delText>
        </w:r>
      </w:del>
    </w:p>
  </w:footnote>
  <w:footnote w:id="4">
    <w:p w14:paraId="6EF89A34" w14:textId="2E34A547" w:rsidR="00C62924" w:rsidRPr="00A4114E" w:rsidDel="002B4E6B" w:rsidRDefault="00C62924">
      <w:pPr>
        <w:pStyle w:val="Textodenotaderodap"/>
        <w:rPr>
          <w:del w:id="141" w:author="Cristiano Cesario" w:date="2014-06-24T11:50:00Z"/>
        </w:rPr>
      </w:pPr>
      <w:del w:id="142" w:author="Cristiano Cesario" w:date="2014-06-24T11:50:00Z">
        <w:r w:rsidDel="002B4E6B">
          <w:rPr>
            <w:rStyle w:val="Refdenotaderodap"/>
          </w:rPr>
          <w:footnoteRef/>
        </w:r>
        <w:r w:rsidDel="002B4E6B">
          <w:delText xml:space="preserve"> </w:delText>
        </w:r>
        <w:r w:rsidRPr="00A4114E" w:rsidDel="002B4E6B">
          <w:delText>https://github.com/</w:delText>
        </w:r>
      </w:del>
    </w:p>
  </w:footnote>
  <w:footnote w:id="5">
    <w:p w14:paraId="2DF4FEF3" w14:textId="3E4D2273" w:rsidR="00C62924" w:rsidRPr="00A4114E" w:rsidDel="002B4E6B" w:rsidRDefault="00C62924">
      <w:pPr>
        <w:pStyle w:val="Textodenotaderodap"/>
        <w:rPr>
          <w:del w:id="143" w:author="Cristiano Cesario" w:date="2014-06-24T11:50:00Z"/>
        </w:rPr>
      </w:pPr>
      <w:del w:id="144" w:author="Cristiano Cesario" w:date="2014-06-24T11:50:00Z">
        <w:r w:rsidDel="002B4E6B">
          <w:rPr>
            <w:rStyle w:val="Refdenotaderodap"/>
          </w:rPr>
          <w:footnoteRef/>
        </w:r>
        <w:r w:rsidDel="002B4E6B">
          <w:delText xml:space="preserve"> </w:delText>
        </w:r>
        <w:r w:rsidRPr="00A4114E" w:rsidDel="002B4E6B">
          <w:delText>https://gitorious.org/</w:delText>
        </w:r>
      </w:del>
    </w:p>
  </w:footnote>
  <w:footnote w:id="6">
    <w:p w14:paraId="27BA07FC" w14:textId="508DDAB9" w:rsidR="00C62924" w:rsidRPr="00A4114E" w:rsidDel="002B4E6B" w:rsidRDefault="00C62924">
      <w:pPr>
        <w:pStyle w:val="Textodenotaderodap"/>
        <w:rPr>
          <w:del w:id="145" w:author="Cristiano Cesario" w:date="2014-06-24T11:50:00Z"/>
        </w:rPr>
      </w:pPr>
      <w:del w:id="146" w:author="Cristiano Cesario" w:date="2014-06-24T11:50:00Z">
        <w:r w:rsidDel="002B4E6B">
          <w:rPr>
            <w:rStyle w:val="Refdenotaderodap"/>
          </w:rPr>
          <w:footnoteRef/>
        </w:r>
        <w:r w:rsidDel="002B4E6B">
          <w:delText xml:space="preserve"> </w:delText>
        </w:r>
        <w:r w:rsidRPr="00A4114E" w:rsidDel="002B4E6B">
          <w:delText>http://bitbucket.org/</w:delText>
        </w:r>
      </w:del>
    </w:p>
  </w:footnote>
  <w:footnote w:id="7">
    <w:p w14:paraId="50D09A8C" w14:textId="77777777" w:rsidR="00C62924" w:rsidRPr="00BD4D09" w:rsidDel="006F0A02" w:rsidRDefault="00C62924" w:rsidP="00BC3CDC">
      <w:pPr>
        <w:pStyle w:val="Textodenotaderodap"/>
        <w:rPr>
          <w:del w:id="191" w:author="Cristiano Cesario" w:date="2014-06-20T16:49:00Z"/>
        </w:rPr>
      </w:pPr>
      <w:del w:id="192" w:author="Cristiano Cesario" w:date="2014-06-20T16:49:00Z">
        <w:r w:rsidDel="006F0A02">
          <w:rPr>
            <w:rStyle w:val="Refdenotaderodap"/>
          </w:rPr>
          <w:footnoteRef/>
        </w:r>
        <w:r w:rsidRPr="00BD4D09" w:rsidDel="006F0A02">
          <w:delText xml:space="preserve"> http://docs.oracle.com/javase/6/docs/technotes/guides/javaws/</w:delText>
        </w:r>
      </w:del>
    </w:p>
  </w:footnote>
  <w:footnote w:id="8">
    <w:p w14:paraId="6DC5E03F" w14:textId="77777777" w:rsidR="00C62924" w:rsidRPr="00BD4D09" w:rsidDel="006F0A02" w:rsidRDefault="00C62924" w:rsidP="00BC3CDC">
      <w:pPr>
        <w:pStyle w:val="Textodenotaderodap"/>
        <w:rPr>
          <w:del w:id="193" w:author="Cristiano Cesario" w:date="2014-06-20T16:49:00Z"/>
        </w:rPr>
      </w:pPr>
      <w:del w:id="194" w:author="Cristiano Cesario" w:date="2014-06-20T16:49:00Z">
        <w:r w:rsidDel="006F0A02">
          <w:rPr>
            <w:rStyle w:val="Refdenotaderodap"/>
          </w:rPr>
          <w:footnoteRef/>
        </w:r>
        <w:r w:rsidRPr="00BD4D09" w:rsidDel="006F0A02">
          <w:delText xml:space="preserve"> http://www.eclipse.org/jgit/</w:delText>
        </w:r>
      </w:del>
    </w:p>
  </w:footnote>
  <w:footnote w:id="9">
    <w:p w14:paraId="5B38C699" w14:textId="77777777" w:rsidR="00C62924" w:rsidRPr="00ED268C" w:rsidDel="006F0A02" w:rsidRDefault="00C62924" w:rsidP="00BC3CDC">
      <w:pPr>
        <w:pStyle w:val="Textodenotaderodap"/>
        <w:rPr>
          <w:del w:id="195" w:author="Cristiano Cesario" w:date="2014-06-20T16:49:00Z"/>
        </w:rPr>
      </w:pPr>
      <w:del w:id="196" w:author="Cristiano Cesario" w:date="2014-06-20T16:49:00Z">
        <w:r w:rsidDel="006F0A02">
          <w:rPr>
            <w:rStyle w:val="Refdenotaderodap"/>
          </w:rPr>
          <w:footnoteRef/>
        </w:r>
        <w:r w:rsidRPr="00ED268C" w:rsidDel="006F0A02">
          <w:delText xml:space="preserve"> http://jung.sourceforge.net/</w:delText>
        </w:r>
      </w:del>
    </w:p>
  </w:footnote>
  <w:footnote w:id="10">
    <w:p w14:paraId="536D20AA" w14:textId="77777777" w:rsidR="00C62924" w:rsidRPr="0096768F" w:rsidDel="0041498F" w:rsidRDefault="00C62924" w:rsidP="006F2EEC">
      <w:pPr>
        <w:pStyle w:val="Textodenotaderodap"/>
        <w:rPr>
          <w:del w:id="209" w:author="Cristiano Cesario" w:date="2014-06-21T08:44:00Z"/>
        </w:rPr>
      </w:pPr>
      <w:del w:id="210" w:author="Cristiano Cesario" w:date="2014-06-21T08:44:00Z">
        <w:r w:rsidDel="0041498F">
          <w:rPr>
            <w:rStyle w:val="Refdenotaderodap"/>
          </w:rPr>
          <w:footnoteRef/>
        </w:r>
        <w:r w:rsidDel="0041498F">
          <w:delText xml:space="preserve"> </w:delText>
        </w:r>
        <w:r w:rsidRPr="0096768F" w:rsidDel="0041498F">
          <w:delText>https://www.mongodb.org/</w:delText>
        </w:r>
      </w:del>
    </w:p>
  </w:footnote>
  <w:footnote w:id="11">
    <w:p w14:paraId="6138A1F3" w14:textId="77777777" w:rsidR="00C62924" w:rsidRPr="00BD4D09" w:rsidRDefault="00C62924" w:rsidP="000D333E">
      <w:pPr>
        <w:pStyle w:val="Textodenotaderodap"/>
        <w:rPr>
          <w:ins w:id="1281" w:author="Cristiano Cesario" w:date="2014-06-24T11:58:00Z"/>
        </w:rPr>
      </w:pPr>
      <w:ins w:id="1282" w:author="Cristiano Cesario" w:date="2014-06-24T11:58:00Z">
        <w:r>
          <w:rPr>
            <w:rStyle w:val="Refdenotaderodap"/>
          </w:rPr>
          <w:footnoteRef/>
        </w:r>
        <w:r w:rsidRPr="00BD4D09">
          <w:t xml:space="preserve"> http://docs.oracle.com/javase/6/docs/technotes/guides/javaws/</w:t>
        </w:r>
      </w:ins>
    </w:p>
  </w:footnote>
  <w:footnote w:id="12">
    <w:p w14:paraId="54A9C742" w14:textId="77777777" w:rsidR="00C62924" w:rsidRPr="00BD4D09" w:rsidRDefault="00C62924" w:rsidP="000D333E">
      <w:pPr>
        <w:pStyle w:val="Textodenotaderodap"/>
        <w:rPr>
          <w:ins w:id="1283" w:author="Cristiano Cesario" w:date="2014-06-24T11:58:00Z"/>
        </w:rPr>
      </w:pPr>
      <w:ins w:id="1284" w:author="Cristiano Cesario" w:date="2014-06-24T11:58:00Z">
        <w:r>
          <w:rPr>
            <w:rStyle w:val="Refdenotaderodap"/>
          </w:rPr>
          <w:footnoteRef/>
        </w:r>
        <w:r w:rsidRPr="00BD4D09">
          <w:t xml:space="preserve"> http://www.eclipse.org/jgit/</w:t>
        </w:r>
      </w:ins>
    </w:p>
  </w:footnote>
  <w:footnote w:id="13">
    <w:p w14:paraId="104E22F8" w14:textId="77777777" w:rsidR="00C62924" w:rsidRPr="0096768F" w:rsidRDefault="00C62924" w:rsidP="000D333E">
      <w:pPr>
        <w:pStyle w:val="Textodenotaderodap"/>
        <w:rPr>
          <w:ins w:id="1286" w:author="Cristiano Cesario" w:date="2014-06-24T11:58:00Z"/>
        </w:rPr>
      </w:pPr>
      <w:ins w:id="1287" w:author="Cristiano Cesario" w:date="2014-06-24T11:58:00Z">
        <w:r>
          <w:rPr>
            <w:rStyle w:val="Refdenotaderodap"/>
          </w:rPr>
          <w:footnoteRef/>
        </w:r>
        <w:r>
          <w:t xml:space="preserve"> </w:t>
        </w:r>
        <w:r w:rsidRPr="0096768F">
          <w:t>https://www.mongodb.org/</w:t>
        </w:r>
      </w:ins>
    </w:p>
  </w:footnote>
  <w:footnote w:id="14">
    <w:p w14:paraId="20A03E77" w14:textId="77777777" w:rsidR="00C62924" w:rsidRPr="00ED268C" w:rsidRDefault="00C62924" w:rsidP="000D333E">
      <w:pPr>
        <w:pStyle w:val="Textodenotaderodap"/>
        <w:rPr>
          <w:ins w:id="1288" w:author="Cristiano Cesario" w:date="2014-06-24T11:58:00Z"/>
        </w:rPr>
      </w:pPr>
      <w:ins w:id="1289" w:author="Cristiano Cesario" w:date="2014-06-24T11:58:00Z">
        <w:r>
          <w:rPr>
            <w:rStyle w:val="Refdenotaderodap"/>
          </w:rPr>
          <w:footnoteRef/>
        </w:r>
        <w:r w:rsidRPr="00ED268C">
          <w:t xml:space="preserve"> http://jung.sourceforge.net/</w:t>
        </w:r>
      </w:ins>
    </w:p>
  </w:footnote>
  <w:footnote w:id="15">
    <w:p w14:paraId="6E906D82" w14:textId="77777777" w:rsidR="00C62924" w:rsidRPr="00BD4D09" w:rsidDel="007B0F59" w:rsidRDefault="00C62924" w:rsidP="006F0A02">
      <w:pPr>
        <w:pStyle w:val="Textodenotaderodap"/>
        <w:rPr>
          <w:ins w:id="1383" w:author="Cristiano Cesario" w:date="2014-06-20T16:49:00Z"/>
          <w:del w:id="1384" w:author="Cristiano Cesario" w:date="2014-06-21T08:32:00Z"/>
        </w:rPr>
      </w:pPr>
      <w:ins w:id="1385" w:author="Cristiano Cesario" w:date="2014-06-20T16:49:00Z">
        <w:del w:id="1386" w:author="Cristiano Cesario" w:date="2014-06-21T08:32:00Z">
          <w:r w:rsidDel="007B0F59">
            <w:rPr>
              <w:rStyle w:val="Refdenotaderodap"/>
            </w:rPr>
            <w:footnoteRef/>
          </w:r>
          <w:r w:rsidRPr="00BD4D09" w:rsidDel="007B0F59">
            <w:delText xml:space="preserve"> http://docs.oracle.com/javase/6/docs/technotes/guides/javaws/</w:delText>
          </w:r>
        </w:del>
      </w:ins>
    </w:p>
  </w:footnote>
  <w:footnote w:id="16">
    <w:p w14:paraId="35C5F8EE" w14:textId="77777777" w:rsidR="00C62924" w:rsidRPr="00BD4D09" w:rsidDel="007B0F59" w:rsidRDefault="00C62924" w:rsidP="006F0A02">
      <w:pPr>
        <w:pStyle w:val="Textodenotaderodap"/>
        <w:rPr>
          <w:ins w:id="1391" w:author="Cristiano Cesario" w:date="2014-06-20T16:49:00Z"/>
          <w:del w:id="1392" w:author="Cristiano Cesario" w:date="2014-06-21T08:32:00Z"/>
        </w:rPr>
      </w:pPr>
      <w:ins w:id="1393" w:author="Cristiano Cesario" w:date="2014-06-20T16:49:00Z">
        <w:del w:id="1394" w:author="Cristiano Cesario" w:date="2014-06-21T08:32:00Z">
          <w:r w:rsidDel="007B0F59">
            <w:rPr>
              <w:rStyle w:val="Refdenotaderodap"/>
            </w:rPr>
            <w:footnoteRef/>
          </w:r>
          <w:r w:rsidRPr="00BD4D09" w:rsidDel="007B0F59">
            <w:delText xml:space="preserve"> http://www.eclipse.org/jgit/</w:delText>
          </w:r>
        </w:del>
      </w:ins>
    </w:p>
  </w:footnote>
  <w:footnote w:id="17">
    <w:p w14:paraId="06EBA119" w14:textId="77777777" w:rsidR="00C62924" w:rsidRPr="00ED268C" w:rsidDel="007B0F59" w:rsidRDefault="00C62924" w:rsidP="006F0A02">
      <w:pPr>
        <w:pStyle w:val="Textodenotaderodap"/>
        <w:rPr>
          <w:ins w:id="1400" w:author="Cristiano Cesario" w:date="2014-06-20T16:49:00Z"/>
          <w:del w:id="1401" w:author="Cristiano Cesario" w:date="2014-06-21T08:32:00Z"/>
        </w:rPr>
      </w:pPr>
      <w:ins w:id="1402" w:author="Cristiano Cesario" w:date="2014-06-20T16:49:00Z">
        <w:del w:id="1403" w:author="Cristiano Cesario" w:date="2014-06-21T08:32:00Z">
          <w:r w:rsidDel="007B0F59">
            <w:rPr>
              <w:rStyle w:val="Refdenotaderodap"/>
            </w:rPr>
            <w:footnoteRef/>
          </w:r>
          <w:r w:rsidRPr="00ED268C" w:rsidDel="007B0F59">
            <w:delText xml:space="preserve"> http://jung.sourceforge.net/</w:delText>
          </w:r>
        </w:del>
      </w:ins>
    </w:p>
  </w:footnote>
  <w:footnote w:id="18">
    <w:p w14:paraId="57AD5DFB" w14:textId="6CC96F17" w:rsidR="00C62924" w:rsidRPr="000D6266" w:rsidRDefault="00C62924">
      <w:pPr>
        <w:pStyle w:val="Textodenotaderodap"/>
      </w:pPr>
      <w:ins w:id="1435" w:author="Cristiano Cesario" w:date="2014-06-25T20:09:00Z">
        <w:r>
          <w:rPr>
            <w:rStyle w:val="Refdenotaderodap"/>
          </w:rPr>
          <w:footnoteRef/>
        </w:r>
        <w:r>
          <w:t xml:space="preserve"> </w:t>
        </w:r>
      </w:ins>
      <w:ins w:id="1436" w:author="Cristiano Cesario" w:date="2014-06-25T20:10:00Z">
        <w:r w:rsidRPr="007C6EFC">
          <w:t>https://github.com/jquery/jquery.git</w:t>
        </w:r>
      </w:ins>
    </w:p>
  </w:footnote>
  <w:footnote w:id="19">
    <w:p w14:paraId="0BD369D5" w14:textId="5E15C45B" w:rsidR="00C62924" w:rsidRPr="005C05E4" w:rsidRDefault="00C62924">
      <w:pPr>
        <w:pStyle w:val="Textodenotaderodap"/>
      </w:pPr>
      <w:ins w:id="2221" w:author="Cristiano Cesario" w:date="2014-06-29T14:40:00Z">
        <w:r>
          <w:rPr>
            <w:rStyle w:val="Refdenotaderodap"/>
          </w:rPr>
          <w:footnoteRef/>
        </w:r>
        <w:r>
          <w:t xml:space="preserve"> </w:t>
        </w:r>
        <w:r w:rsidRPr="00C62924">
          <w:rPr>
            <w:rPrChange w:id="2222" w:author="Cristiano Cesario" w:date="2014-06-29T14:41:00Z">
              <w:rPr>
                <w:lang w:val="pt-BR"/>
              </w:rPr>
            </w:rPrChange>
          </w:rPr>
          <w:t>Memory us</w:t>
        </w:r>
      </w:ins>
      <w:ins w:id="2223" w:author="Cristiano Cesario" w:date="2014-06-29T14:51:00Z">
        <w:r w:rsidR="00932727">
          <w:t>age</w:t>
        </w:r>
      </w:ins>
      <w:ins w:id="2224" w:author="Cristiano Cesario" w:date="2014-06-29T14:40:00Z">
        <w:r w:rsidRPr="00C62924">
          <w:rPr>
            <w:rPrChange w:id="2225" w:author="Cristiano Cesario" w:date="2014-06-29T14:41:00Z">
              <w:rPr>
                <w:lang w:val="pt-BR"/>
              </w:rPr>
            </w:rPrChange>
          </w:rPr>
          <w:t xml:space="preserve"> was measured in MB during the execution of </w:t>
        </w:r>
      </w:ins>
      <w:ins w:id="2226" w:author="Cristiano Cesario" w:date="2014-06-29T14:41:00Z">
        <w:r w:rsidRPr="00C62924">
          <w:rPr>
            <w:rPrChange w:id="2227" w:author="Cristiano Cesario" w:date="2014-06-29T14:41:00Z">
              <w:rPr>
                <w:lang w:val="pt-BR"/>
              </w:rPr>
            </w:rPrChange>
          </w:rPr>
          <w:t>“Commit History” operation.</w:t>
        </w:r>
      </w:ins>
    </w:p>
  </w:footnote>
  <w:footnote w:id="20">
    <w:p w14:paraId="060EB7E6" w14:textId="77777777" w:rsidR="00C62924" w:rsidRPr="00ED268C" w:rsidRDefault="00C62924" w:rsidP="0032111C">
      <w:pPr>
        <w:pStyle w:val="Textodenotaderodap"/>
      </w:pPr>
      <w:r>
        <w:rPr>
          <w:rStyle w:val="Refdenotaderodap"/>
        </w:rPr>
        <w:footnoteRef/>
      </w:r>
      <w:r w:rsidRPr="00ED268C">
        <w:t xml:space="preserve"> http://svnnotifier.tigris.org/</w:t>
      </w:r>
      <w:r>
        <w:t xml:space="preserve"> (2012)</w:t>
      </w:r>
    </w:p>
  </w:footnote>
  <w:footnote w:id="21">
    <w:p w14:paraId="7DB1AB32" w14:textId="77777777" w:rsidR="00C62924" w:rsidRPr="00ED268C" w:rsidRDefault="00C62924" w:rsidP="0032111C">
      <w:pPr>
        <w:pStyle w:val="Textodenotaderodap"/>
      </w:pPr>
      <w:r>
        <w:rPr>
          <w:rStyle w:val="Refdenotaderodap"/>
        </w:rPr>
        <w:footnoteRef/>
      </w:r>
      <w:r w:rsidRPr="00ED268C">
        <w:t xml:space="preserve"> https://github.com/pocorall/scm-notifier</w:t>
      </w:r>
      <w:r>
        <w:t xml:space="preserve"> (2012)</w:t>
      </w:r>
    </w:p>
  </w:footnote>
  <w:footnote w:id="22">
    <w:p w14:paraId="2401A9A8" w14:textId="77777777" w:rsidR="00C62924" w:rsidRPr="00ED268C" w:rsidRDefault="00C62924" w:rsidP="0032111C">
      <w:pPr>
        <w:pStyle w:val="Textodenotaderodap"/>
      </w:pPr>
      <w:r>
        <w:rPr>
          <w:rStyle w:val="Refdenotaderodap"/>
        </w:rPr>
        <w:footnoteRef/>
      </w:r>
      <w:r w:rsidRPr="00ED268C">
        <w:t xml:space="preserve"> http://tools.tortoisesvn.net/CommitMonitor.html</w:t>
      </w:r>
      <w:r>
        <w:t xml:space="preserve"> (2013)</w:t>
      </w:r>
    </w:p>
  </w:footnote>
  <w:footnote w:id="23">
    <w:p w14:paraId="6ED65BAF" w14:textId="77777777" w:rsidR="00C62924" w:rsidRPr="00ED268C" w:rsidRDefault="00C62924" w:rsidP="0032111C">
      <w:pPr>
        <w:pStyle w:val="Textodenotaderodap"/>
      </w:pPr>
      <w:r>
        <w:rPr>
          <w:rStyle w:val="Refdenotaderodap"/>
        </w:rPr>
        <w:footnoteRef/>
      </w:r>
      <w:r w:rsidRPr="00ED268C">
        <w:t xml:space="preserve"> http://code.google.com/p/svnradar/</w:t>
      </w:r>
      <w:r>
        <w:t xml:space="preserve"> (2011)</w:t>
      </w:r>
    </w:p>
  </w:footnote>
  <w:footnote w:id="24">
    <w:p w14:paraId="3088379F" w14:textId="77777777" w:rsidR="00C62924" w:rsidRPr="00ED268C" w:rsidRDefault="00C62924" w:rsidP="0032111C">
      <w:pPr>
        <w:pStyle w:val="Textodenotaderodap"/>
      </w:pPr>
      <w:r>
        <w:rPr>
          <w:rStyle w:val="Refdenotaderodap"/>
        </w:rPr>
        <w:footnoteRef/>
      </w:r>
      <w:r w:rsidRPr="00ED268C">
        <w:t xml:space="preserve"> http://www.fsmpi.uni-bayreuth.de/~dun3/hg-commit-monitor</w:t>
      </w:r>
      <w:r>
        <w:t xml:space="preserve"> (2009)</w:t>
      </w:r>
    </w:p>
  </w:footnote>
  <w:footnote w:id="25">
    <w:p w14:paraId="142D26D1" w14:textId="538982F0" w:rsidR="00C62924" w:rsidRPr="008F44FC" w:rsidRDefault="00C62924">
      <w:pPr>
        <w:pStyle w:val="Textodenotaderodap"/>
      </w:pPr>
      <w:ins w:id="2550" w:author="Cristiano Cesario" w:date="2014-06-24T20:33:00Z">
        <w:r>
          <w:rPr>
            <w:rStyle w:val="Refdenotaderodap"/>
          </w:rPr>
          <w:footnoteRef/>
        </w:r>
        <w:r>
          <w:t xml:space="preserve"> </w:t>
        </w:r>
        <w:r w:rsidRPr="008F44FC">
          <w:t>http://www.visualstudio.com/en-us/products/tfs-overview-vs.aspx</w:t>
        </w:r>
        <w:r>
          <w:t xml:space="preserve"> </w:t>
        </w:r>
      </w:ins>
      <w:ins w:id="2551" w:author="Cristiano Cesario" w:date="2014-06-24T20:34:00Z">
        <w:r>
          <w:t>(2013)</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C62924" w:rsidRDefault="00C62924">
    <w:pPr>
      <w:framePr w:wrap="auto" w:vAnchor="text" w:hAnchor="margin" w:xAlign="right" w:y="1"/>
    </w:pPr>
    <w:r>
      <w:fldChar w:fldCharType="begin"/>
    </w:r>
    <w:r>
      <w:instrText xml:space="preserve">PAGE  </w:instrText>
    </w:r>
    <w:r>
      <w:fldChar w:fldCharType="separate"/>
    </w:r>
    <w:r w:rsidR="005C05E4">
      <w:rPr>
        <w:noProof/>
      </w:rPr>
      <w:t>11</w:t>
    </w:r>
    <w:r>
      <w:fldChar w:fldCharType="end"/>
    </w:r>
  </w:p>
  <w:p w14:paraId="3C734628" w14:textId="77777777" w:rsidR="00C62924" w:rsidRDefault="00C62924">
    <w:pPr>
      <w:ind w:right="360"/>
    </w:pPr>
    <w:r>
      <w:t>&gt; REPLACE THIS LINE WITH YOUR PAPER IDENTIFICATION NUMBER (DOUBLE-CLICK HERE TO EDIT) &lt;</w:t>
    </w:r>
  </w:p>
  <w:p w14:paraId="2D5740AD" w14:textId="77777777" w:rsidR="00C62924" w:rsidRDefault="00C62924">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906B89A"/>
    <w:lvl w:ilvl="0">
      <w:start w:val="1"/>
      <w:numFmt w:val="decimal"/>
      <w:lvlText w:val="%1."/>
      <w:lvlJc w:val="left"/>
      <w:pPr>
        <w:tabs>
          <w:tab w:val="num" w:pos="1800"/>
        </w:tabs>
        <w:ind w:left="1800" w:hanging="360"/>
      </w:pPr>
    </w:lvl>
  </w:abstractNum>
  <w:abstractNum w:abstractNumId="2">
    <w:nsid w:val="FFFFFF7D"/>
    <w:multiLevelType w:val="singleLevel"/>
    <w:tmpl w:val="167875BE"/>
    <w:lvl w:ilvl="0">
      <w:start w:val="1"/>
      <w:numFmt w:val="decimal"/>
      <w:lvlText w:val="%1."/>
      <w:lvlJc w:val="left"/>
      <w:pPr>
        <w:tabs>
          <w:tab w:val="num" w:pos="1440"/>
        </w:tabs>
        <w:ind w:left="1440" w:hanging="360"/>
      </w:pPr>
    </w:lvl>
  </w:abstractNum>
  <w:abstractNum w:abstractNumId="3">
    <w:nsid w:val="FFFFFF7E"/>
    <w:multiLevelType w:val="singleLevel"/>
    <w:tmpl w:val="DF405C66"/>
    <w:lvl w:ilvl="0">
      <w:start w:val="1"/>
      <w:numFmt w:val="decimal"/>
      <w:lvlText w:val="%1."/>
      <w:lvlJc w:val="left"/>
      <w:pPr>
        <w:tabs>
          <w:tab w:val="num" w:pos="1080"/>
        </w:tabs>
        <w:ind w:left="1080" w:hanging="360"/>
      </w:pPr>
    </w:lvl>
  </w:abstractNum>
  <w:abstractNum w:abstractNumId="4">
    <w:nsid w:val="FFFFFF7F"/>
    <w:multiLevelType w:val="singleLevel"/>
    <w:tmpl w:val="7F3217DE"/>
    <w:lvl w:ilvl="0">
      <w:start w:val="1"/>
      <w:numFmt w:val="decimal"/>
      <w:lvlText w:val="%1."/>
      <w:lvlJc w:val="left"/>
      <w:pPr>
        <w:tabs>
          <w:tab w:val="num" w:pos="720"/>
        </w:tabs>
        <w:ind w:left="720" w:hanging="360"/>
      </w:pPr>
    </w:lvl>
  </w:abstractNum>
  <w:abstractNum w:abstractNumId="5">
    <w:nsid w:val="FFFFFF80"/>
    <w:multiLevelType w:val="singleLevel"/>
    <w:tmpl w:val="D0FE393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F46C6A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724BF7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53293B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982C6260"/>
    <w:lvl w:ilvl="0">
      <w:start w:val="1"/>
      <w:numFmt w:val="decimal"/>
      <w:lvlText w:val="%1."/>
      <w:lvlJc w:val="left"/>
      <w:pPr>
        <w:tabs>
          <w:tab w:val="num" w:pos="360"/>
        </w:tabs>
        <w:ind w:left="360" w:hanging="360"/>
      </w:pPr>
    </w:lvl>
  </w:abstractNum>
  <w:abstractNum w:abstractNumId="10">
    <w:nsid w:val="FFFFFF89"/>
    <w:multiLevelType w:val="singleLevel"/>
    <w:tmpl w:val="502E6462"/>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B0B1D66"/>
    <w:multiLevelType w:val="singleLevel"/>
    <w:tmpl w:val="0BEC9FB0"/>
    <w:lvl w:ilvl="0">
      <w:start w:val="1"/>
      <w:numFmt w:val="none"/>
      <w:lvlText w:val=""/>
      <w:legacy w:legacy="1" w:legacySpace="0" w:legacyIndent="0"/>
      <w:lvlJc w:val="left"/>
      <w:pPr>
        <w:ind w:left="288"/>
      </w:p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436449"/>
    <w:multiLevelType w:val="hybridMultilevel"/>
    <w:tmpl w:val="0B82D322"/>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25">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nsid w:val="55630736"/>
    <w:multiLevelType w:val="singleLevel"/>
    <w:tmpl w:val="0BEC9FB0"/>
    <w:lvl w:ilvl="0">
      <w:start w:val="1"/>
      <w:numFmt w:val="none"/>
      <w:lvlText w:val=""/>
      <w:legacy w:legacy="1" w:legacySpace="0" w:legacyIndent="0"/>
      <w:lvlJc w:val="left"/>
      <w:pPr>
        <w:ind w:left="288"/>
      </w:pPr>
    </w:lvl>
  </w:abstractNum>
  <w:abstractNum w:abstractNumId="27">
    <w:nsid w:val="65FF3CB8"/>
    <w:multiLevelType w:val="multilevel"/>
    <w:tmpl w:val="04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3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BA723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6"/>
  </w:num>
  <w:num w:numId="15">
    <w:abstractNumId w:val="25"/>
  </w:num>
  <w:num w:numId="16">
    <w:abstractNumId w:val="36"/>
  </w:num>
  <w:num w:numId="17">
    <w:abstractNumId w:val="16"/>
  </w:num>
  <w:num w:numId="18">
    <w:abstractNumId w:val="15"/>
  </w:num>
  <w:num w:numId="19">
    <w:abstractNumId w:val="30"/>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3"/>
  </w:num>
  <w:num w:numId="25">
    <w:abstractNumId w:val="32"/>
  </w:num>
  <w:num w:numId="26">
    <w:abstractNumId w:val="13"/>
  </w:num>
  <w:num w:numId="27">
    <w:abstractNumId w:val="31"/>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4"/>
  </w:num>
  <w:num w:numId="43">
    <w:abstractNumId w:val="28"/>
  </w:num>
  <w:num w:numId="44">
    <w:abstractNumId w:val="35"/>
  </w:num>
  <w:num w:numId="45">
    <w:abstractNumId w:val="28"/>
  </w:num>
  <w:num w:numId="46">
    <w:abstractNumId w:val="27"/>
  </w:num>
  <w:num w:numId="47">
    <w:abstractNumId w:val="28"/>
  </w:num>
  <w:num w:numId="48">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30A"/>
    <w:rsid w:val="000016B9"/>
    <w:rsid w:val="00001EDF"/>
    <w:rsid w:val="00004686"/>
    <w:rsid w:val="00014C08"/>
    <w:rsid w:val="00026E08"/>
    <w:rsid w:val="00033DC4"/>
    <w:rsid w:val="00042E13"/>
    <w:rsid w:val="00042EE8"/>
    <w:rsid w:val="000442C8"/>
    <w:rsid w:val="000577C6"/>
    <w:rsid w:val="00061435"/>
    <w:rsid w:val="000665FA"/>
    <w:rsid w:val="000773C6"/>
    <w:rsid w:val="00084582"/>
    <w:rsid w:val="00090BBB"/>
    <w:rsid w:val="00091E68"/>
    <w:rsid w:val="000929D3"/>
    <w:rsid w:val="000939B6"/>
    <w:rsid w:val="000957E2"/>
    <w:rsid w:val="000A168B"/>
    <w:rsid w:val="000A1E97"/>
    <w:rsid w:val="000A43F7"/>
    <w:rsid w:val="000A6536"/>
    <w:rsid w:val="000A7B4E"/>
    <w:rsid w:val="000B5A2B"/>
    <w:rsid w:val="000B5E59"/>
    <w:rsid w:val="000B79B1"/>
    <w:rsid w:val="000C456E"/>
    <w:rsid w:val="000D2BDE"/>
    <w:rsid w:val="000D333E"/>
    <w:rsid w:val="000D6266"/>
    <w:rsid w:val="000E2444"/>
    <w:rsid w:val="000E43CC"/>
    <w:rsid w:val="000F1477"/>
    <w:rsid w:val="000F5000"/>
    <w:rsid w:val="00104BB0"/>
    <w:rsid w:val="00105268"/>
    <w:rsid w:val="00106B66"/>
    <w:rsid w:val="001071F5"/>
    <w:rsid w:val="0010794E"/>
    <w:rsid w:val="0013059E"/>
    <w:rsid w:val="0013354F"/>
    <w:rsid w:val="00134A5D"/>
    <w:rsid w:val="00143F2E"/>
    <w:rsid w:val="00144E72"/>
    <w:rsid w:val="001515F5"/>
    <w:rsid w:val="001522D1"/>
    <w:rsid w:val="00152A07"/>
    <w:rsid w:val="00154453"/>
    <w:rsid w:val="0015718D"/>
    <w:rsid w:val="001576BA"/>
    <w:rsid w:val="00164534"/>
    <w:rsid w:val="0017223B"/>
    <w:rsid w:val="00174629"/>
    <w:rsid w:val="001768FF"/>
    <w:rsid w:val="00186081"/>
    <w:rsid w:val="00187FF9"/>
    <w:rsid w:val="00190D3D"/>
    <w:rsid w:val="0019330A"/>
    <w:rsid w:val="001A05CD"/>
    <w:rsid w:val="001A0A38"/>
    <w:rsid w:val="001A3336"/>
    <w:rsid w:val="001A60B1"/>
    <w:rsid w:val="001B119C"/>
    <w:rsid w:val="001B36B1"/>
    <w:rsid w:val="001B393A"/>
    <w:rsid w:val="001C3703"/>
    <w:rsid w:val="001D3FA7"/>
    <w:rsid w:val="001D73A5"/>
    <w:rsid w:val="001E7B7A"/>
    <w:rsid w:val="001F0F23"/>
    <w:rsid w:val="001F4C5C"/>
    <w:rsid w:val="00204478"/>
    <w:rsid w:val="00204E3C"/>
    <w:rsid w:val="002058E1"/>
    <w:rsid w:val="00214588"/>
    <w:rsid w:val="00214E2E"/>
    <w:rsid w:val="00216141"/>
    <w:rsid w:val="00217186"/>
    <w:rsid w:val="002238B9"/>
    <w:rsid w:val="002246F6"/>
    <w:rsid w:val="00231342"/>
    <w:rsid w:val="00232B27"/>
    <w:rsid w:val="002434A1"/>
    <w:rsid w:val="00243E7C"/>
    <w:rsid w:val="002511F9"/>
    <w:rsid w:val="00263943"/>
    <w:rsid w:val="00265954"/>
    <w:rsid w:val="00267B35"/>
    <w:rsid w:val="00271A32"/>
    <w:rsid w:val="00281AAE"/>
    <w:rsid w:val="0028756B"/>
    <w:rsid w:val="002A0978"/>
    <w:rsid w:val="002A3CBD"/>
    <w:rsid w:val="002B4E6B"/>
    <w:rsid w:val="002B542F"/>
    <w:rsid w:val="002C07F0"/>
    <w:rsid w:val="002C3EFC"/>
    <w:rsid w:val="002C6CEA"/>
    <w:rsid w:val="002D5F77"/>
    <w:rsid w:val="002E29F5"/>
    <w:rsid w:val="002E4CE6"/>
    <w:rsid w:val="002E6203"/>
    <w:rsid w:val="002F20FD"/>
    <w:rsid w:val="002F6CC9"/>
    <w:rsid w:val="002F7892"/>
    <w:rsid w:val="002F7910"/>
    <w:rsid w:val="00317874"/>
    <w:rsid w:val="0032111C"/>
    <w:rsid w:val="00326E4E"/>
    <w:rsid w:val="00327A92"/>
    <w:rsid w:val="00327C1F"/>
    <w:rsid w:val="00336E3C"/>
    <w:rsid w:val="00340598"/>
    <w:rsid w:val="0034085C"/>
    <w:rsid w:val="003427CE"/>
    <w:rsid w:val="00342FBC"/>
    <w:rsid w:val="00355DFE"/>
    <w:rsid w:val="00360269"/>
    <w:rsid w:val="0036758B"/>
    <w:rsid w:val="003731AB"/>
    <w:rsid w:val="00373847"/>
    <w:rsid w:val="0037551B"/>
    <w:rsid w:val="003870E8"/>
    <w:rsid w:val="00392DBA"/>
    <w:rsid w:val="003A0D75"/>
    <w:rsid w:val="003A1DD3"/>
    <w:rsid w:val="003A6B99"/>
    <w:rsid w:val="003B54DD"/>
    <w:rsid w:val="003C3322"/>
    <w:rsid w:val="003C68C2"/>
    <w:rsid w:val="003C6C25"/>
    <w:rsid w:val="003D2876"/>
    <w:rsid w:val="003D4406"/>
    <w:rsid w:val="003D4CAE"/>
    <w:rsid w:val="003E3768"/>
    <w:rsid w:val="003F087D"/>
    <w:rsid w:val="003F26BD"/>
    <w:rsid w:val="003F39BF"/>
    <w:rsid w:val="003F52AD"/>
    <w:rsid w:val="004059CB"/>
    <w:rsid w:val="00412ADF"/>
    <w:rsid w:val="0041498F"/>
    <w:rsid w:val="00416F46"/>
    <w:rsid w:val="0042291E"/>
    <w:rsid w:val="0043144F"/>
    <w:rsid w:val="00431BFA"/>
    <w:rsid w:val="004353CF"/>
    <w:rsid w:val="0043665D"/>
    <w:rsid w:val="00436E81"/>
    <w:rsid w:val="00442ED1"/>
    <w:rsid w:val="00446744"/>
    <w:rsid w:val="00460C9A"/>
    <w:rsid w:val="004631BC"/>
    <w:rsid w:val="0046680F"/>
    <w:rsid w:val="00483809"/>
    <w:rsid w:val="00484761"/>
    <w:rsid w:val="00484DD5"/>
    <w:rsid w:val="00487761"/>
    <w:rsid w:val="00487F53"/>
    <w:rsid w:val="00493019"/>
    <w:rsid w:val="004967F4"/>
    <w:rsid w:val="004979EA"/>
    <w:rsid w:val="004A0594"/>
    <w:rsid w:val="004C1305"/>
    <w:rsid w:val="004C1E16"/>
    <w:rsid w:val="004C2543"/>
    <w:rsid w:val="004C31CD"/>
    <w:rsid w:val="004C3EBA"/>
    <w:rsid w:val="004C7350"/>
    <w:rsid w:val="004D15CA"/>
    <w:rsid w:val="004D685C"/>
    <w:rsid w:val="004E3E4C"/>
    <w:rsid w:val="004E4EDC"/>
    <w:rsid w:val="004F1423"/>
    <w:rsid w:val="004F23A0"/>
    <w:rsid w:val="005003E3"/>
    <w:rsid w:val="005028CC"/>
    <w:rsid w:val="005043F5"/>
    <w:rsid w:val="005052CD"/>
    <w:rsid w:val="00515F1A"/>
    <w:rsid w:val="00533A20"/>
    <w:rsid w:val="00550A26"/>
    <w:rsid w:val="00550BF5"/>
    <w:rsid w:val="00551177"/>
    <w:rsid w:val="00552FAA"/>
    <w:rsid w:val="00554329"/>
    <w:rsid w:val="00565C1C"/>
    <w:rsid w:val="00565C76"/>
    <w:rsid w:val="00567A70"/>
    <w:rsid w:val="005711BD"/>
    <w:rsid w:val="00573663"/>
    <w:rsid w:val="00575D29"/>
    <w:rsid w:val="00582885"/>
    <w:rsid w:val="00583768"/>
    <w:rsid w:val="00583E93"/>
    <w:rsid w:val="0058575D"/>
    <w:rsid w:val="00586E73"/>
    <w:rsid w:val="00591503"/>
    <w:rsid w:val="00595619"/>
    <w:rsid w:val="00595C2F"/>
    <w:rsid w:val="005A2A15"/>
    <w:rsid w:val="005A783E"/>
    <w:rsid w:val="005B1268"/>
    <w:rsid w:val="005B3912"/>
    <w:rsid w:val="005C05E4"/>
    <w:rsid w:val="005C3A93"/>
    <w:rsid w:val="005C4A32"/>
    <w:rsid w:val="005D1B15"/>
    <w:rsid w:val="005D2824"/>
    <w:rsid w:val="005D3144"/>
    <w:rsid w:val="005D4F1A"/>
    <w:rsid w:val="005D639E"/>
    <w:rsid w:val="005D72BB"/>
    <w:rsid w:val="005E692F"/>
    <w:rsid w:val="005E775D"/>
    <w:rsid w:val="006076D9"/>
    <w:rsid w:val="0062114B"/>
    <w:rsid w:val="00623698"/>
    <w:rsid w:val="00625E96"/>
    <w:rsid w:val="0063204F"/>
    <w:rsid w:val="0064458B"/>
    <w:rsid w:val="00646B3B"/>
    <w:rsid w:val="00647C09"/>
    <w:rsid w:val="00651F2C"/>
    <w:rsid w:val="00656648"/>
    <w:rsid w:val="0065694A"/>
    <w:rsid w:val="00671521"/>
    <w:rsid w:val="006850C3"/>
    <w:rsid w:val="006923BF"/>
    <w:rsid w:val="00693D5D"/>
    <w:rsid w:val="006941C2"/>
    <w:rsid w:val="006958C4"/>
    <w:rsid w:val="00696575"/>
    <w:rsid w:val="006A4FCF"/>
    <w:rsid w:val="006B3758"/>
    <w:rsid w:val="006B6A89"/>
    <w:rsid w:val="006B7F03"/>
    <w:rsid w:val="006C0990"/>
    <w:rsid w:val="006D511B"/>
    <w:rsid w:val="006E17F3"/>
    <w:rsid w:val="006F0A02"/>
    <w:rsid w:val="006F2EEC"/>
    <w:rsid w:val="006F552E"/>
    <w:rsid w:val="00702AAC"/>
    <w:rsid w:val="0070339C"/>
    <w:rsid w:val="007071FA"/>
    <w:rsid w:val="00723467"/>
    <w:rsid w:val="00725B45"/>
    <w:rsid w:val="007270A3"/>
    <w:rsid w:val="00731A65"/>
    <w:rsid w:val="0075042E"/>
    <w:rsid w:val="00751ADD"/>
    <w:rsid w:val="00756B14"/>
    <w:rsid w:val="0076131B"/>
    <w:rsid w:val="00763E35"/>
    <w:rsid w:val="0076430B"/>
    <w:rsid w:val="00772F2A"/>
    <w:rsid w:val="00780CB7"/>
    <w:rsid w:val="007875E5"/>
    <w:rsid w:val="00787C81"/>
    <w:rsid w:val="00795841"/>
    <w:rsid w:val="007964AC"/>
    <w:rsid w:val="007A3978"/>
    <w:rsid w:val="007B0F59"/>
    <w:rsid w:val="007B5ABE"/>
    <w:rsid w:val="007B7638"/>
    <w:rsid w:val="007C1602"/>
    <w:rsid w:val="007C316F"/>
    <w:rsid w:val="007C4336"/>
    <w:rsid w:val="007C6EFC"/>
    <w:rsid w:val="007C7D20"/>
    <w:rsid w:val="007D0742"/>
    <w:rsid w:val="007D4B7D"/>
    <w:rsid w:val="007E0912"/>
    <w:rsid w:val="007F1B45"/>
    <w:rsid w:val="007F39EB"/>
    <w:rsid w:val="007F7AA6"/>
    <w:rsid w:val="008050FF"/>
    <w:rsid w:val="00811F2C"/>
    <w:rsid w:val="00823624"/>
    <w:rsid w:val="00837E47"/>
    <w:rsid w:val="00840BB0"/>
    <w:rsid w:val="00845318"/>
    <w:rsid w:val="008518FE"/>
    <w:rsid w:val="00852F25"/>
    <w:rsid w:val="00854A7F"/>
    <w:rsid w:val="0085659C"/>
    <w:rsid w:val="0086752E"/>
    <w:rsid w:val="00872026"/>
    <w:rsid w:val="0087350E"/>
    <w:rsid w:val="00873575"/>
    <w:rsid w:val="008742D1"/>
    <w:rsid w:val="0087792E"/>
    <w:rsid w:val="00883927"/>
    <w:rsid w:val="00883EAF"/>
    <w:rsid w:val="00885258"/>
    <w:rsid w:val="008855DE"/>
    <w:rsid w:val="008933F8"/>
    <w:rsid w:val="008946BB"/>
    <w:rsid w:val="0089567E"/>
    <w:rsid w:val="008968AA"/>
    <w:rsid w:val="0089790C"/>
    <w:rsid w:val="008A02D4"/>
    <w:rsid w:val="008A30C3"/>
    <w:rsid w:val="008A3C23"/>
    <w:rsid w:val="008C10DF"/>
    <w:rsid w:val="008C49CC"/>
    <w:rsid w:val="008C4D48"/>
    <w:rsid w:val="008D69E9"/>
    <w:rsid w:val="008E0645"/>
    <w:rsid w:val="008F44FC"/>
    <w:rsid w:val="008F594A"/>
    <w:rsid w:val="009000A0"/>
    <w:rsid w:val="009047C1"/>
    <w:rsid w:val="00904C7E"/>
    <w:rsid w:val="0091035B"/>
    <w:rsid w:val="009120F8"/>
    <w:rsid w:val="009144C7"/>
    <w:rsid w:val="00917245"/>
    <w:rsid w:val="0092079D"/>
    <w:rsid w:val="00932727"/>
    <w:rsid w:val="00937029"/>
    <w:rsid w:val="009376B7"/>
    <w:rsid w:val="0095726A"/>
    <w:rsid w:val="009605BA"/>
    <w:rsid w:val="009608BE"/>
    <w:rsid w:val="009648DE"/>
    <w:rsid w:val="0096768F"/>
    <w:rsid w:val="009730B2"/>
    <w:rsid w:val="0098551D"/>
    <w:rsid w:val="00993D22"/>
    <w:rsid w:val="009A1F6E"/>
    <w:rsid w:val="009B1D54"/>
    <w:rsid w:val="009B6F8D"/>
    <w:rsid w:val="009C1AD8"/>
    <w:rsid w:val="009C7D17"/>
    <w:rsid w:val="009D3A5E"/>
    <w:rsid w:val="009D551C"/>
    <w:rsid w:val="009E430E"/>
    <w:rsid w:val="009E484E"/>
    <w:rsid w:val="009E5575"/>
    <w:rsid w:val="009E737D"/>
    <w:rsid w:val="009F01D7"/>
    <w:rsid w:val="009F1027"/>
    <w:rsid w:val="009F40FB"/>
    <w:rsid w:val="009F4EE3"/>
    <w:rsid w:val="009F50D4"/>
    <w:rsid w:val="00A047D5"/>
    <w:rsid w:val="00A122FD"/>
    <w:rsid w:val="00A217C2"/>
    <w:rsid w:val="00A22FCB"/>
    <w:rsid w:val="00A232C4"/>
    <w:rsid w:val="00A24CED"/>
    <w:rsid w:val="00A311FC"/>
    <w:rsid w:val="00A3125C"/>
    <w:rsid w:val="00A3184F"/>
    <w:rsid w:val="00A4114E"/>
    <w:rsid w:val="00A42314"/>
    <w:rsid w:val="00A44E7B"/>
    <w:rsid w:val="00A472F1"/>
    <w:rsid w:val="00A505C1"/>
    <w:rsid w:val="00A5237D"/>
    <w:rsid w:val="00A554A3"/>
    <w:rsid w:val="00A5637E"/>
    <w:rsid w:val="00A610BB"/>
    <w:rsid w:val="00A61F8E"/>
    <w:rsid w:val="00A70F19"/>
    <w:rsid w:val="00A75464"/>
    <w:rsid w:val="00A758EA"/>
    <w:rsid w:val="00A764E9"/>
    <w:rsid w:val="00A813C7"/>
    <w:rsid w:val="00A87389"/>
    <w:rsid w:val="00A95C50"/>
    <w:rsid w:val="00AA0F19"/>
    <w:rsid w:val="00AA2CE6"/>
    <w:rsid w:val="00AA5547"/>
    <w:rsid w:val="00AB0025"/>
    <w:rsid w:val="00AB79A6"/>
    <w:rsid w:val="00AC0321"/>
    <w:rsid w:val="00AC205B"/>
    <w:rsid w:val="00AC4850"/>
    <w:rsid w:val="00AC537F"/>
    <w:rsid w:val="00AC55BD"/>
    <w:rsid w:val="00AD36BF"/>
    <w:rsid w:val="00AD3861"/>
    <w:rsid w:val="00AD4CCB"/>
    <w:rsid w:val="00AF059E"/>
    <w:rsid w:val="00AF399D"/>
    <w:rsid w:val="00B147F4"/>
    <w:rsid w:val="00B27A29"/>
    <w:rsid w:val="00B35A55"/>
    <w:rsid w:val="00B368CB"/>
    <w:rsid w:val="00B47B59"/>
    <w:rsid w:val="00B53F81"/>
    <w:rsid w:val="00B56C2B"/>
    <w:rsid w:val="00B65BD3"/>
    <w:rsid w:val="00B70469"/>
    <w:rsid w:val="00B72DD8"/>
    <w:rsid w:val="00B72E09"/>
    <w:rsid w:val="00B811FB"/>
    <w:rsid w:val="00B87BCA"/>
    <w:rsid w:val="00B87FC9"/>
    <w:rsid w:val="00B90EA1"/>
    <w:rsid w:val="00B9792D"/>
    <w:rsid w:val="00BA2BD4"/>
    <w:rsid w:val="00BC3CDC"/>
    <w:rsid w:val="00BD0BDF"/>
    <w:rsid w:val="00BD22A1"/>
    <w:rsid w:val="00BD30EB"/>
    <w:rsid w:val="00BD4A18"/>
    <w:rsid w:val="00BE197F"/>
    <w:rsid w:val="00BE7C32"/>
    <w:rsid w:val="00BF0C69"/>
    <w:rsid w:val="00BF24A3"/>
    <w:rsid w:val="00BF629B"/>
    <w:rsid w:val="00BF655C"/>
    <w:rsid w:val="00C027E5"/>
    <w:rsid w:val="00C0362C"/>
    <w:rsid w:val="00C06CD7"/>
    <w:rsid w:val="00C075EF"/>
    <w:rsid w:val="00C11E83"/>
    <w:rsid w:val="00C2378A"/>
    <w:rsid w:val="00C238E7"/>
    <w:rsid w:val="00C378A1"/>
    <w:rsid w:val="00C444D6"/>
    <w:rsid w:val="00C46406"/>
    <w:rsid w:val="00C56A5A"/>
    <w:rsid w:val="00C56F65"/>
    <w:rsid w:val="00C6091C"/>
    <w:rsid w:val="00C62006"/>
    <w:rsid w:val="00C621D6"/>
    <w:rsid w:val="00C62924"/>
    <w:rsid w:val="00C63594"/>
    <w:rsid w:val="00C63C10"/>
    <w:rsid w:val="00C6568A"/>
    <w:rsid w:val="00C7454F"/>
    <w:rsid w:val="00C82D86"/>
    <w:rsid w:val="00C87B25"/>
    <w:rsid w:val="00CB4B8D"/>
    <w:rsid w:val="00CC0DDA"/>
    <w:rsid w:val="00CD331A"/>
    <w:rsid w:val="00CD566F"/>
    <w:rsid w:val="00CD600B"/>
    <w:rsid w:val="00CD684F"/>
    <w:rsid w:val="00CF22D0"/>
    <w:rsid w:val="00CF4F17"/>
    <w:rsid w:val="00D00FED"/>
    <w:rsid w:val="00D03A0E"/>
    <w:rsid w:val="00D06623"/>
    <w:rsid w:val="00D06975"/>
    <w:rsid w:val="00D135E4"/>
    <w:rsid w:val="00D14C6B"/>
    <w:rsid w:val="00D1526D"/>
    <w:rsid w:val="00D16C3F"/>
    <w:rsid w:val="00D21828"/>
    <w:rsid w:val="00D256A4"/>
    <w:rsid w:val="00D356D4"/>
    <w:rsid w:val="00D35EFD"/>
    <w:rsid w:val="00D438B5"/>
    <w:rsid w:val="00D448CB"/>
    <w:rsid w:val="00D54396"/>
    <w:rsid w:val="00D5536F"/>
    <w:rsid w:val="00D56935"/>
    <w:rsid w:val="00D62BC2"/>
    <w:rsid w:val="00D66729"/>
    <w:rsid w:val="00D758C6"/>
    <w:rsid w:val="00D75D6A"/>
    <w:rsid w:val="00D81735"/>
    <w:rsid w:val="00D86A98"/>
    <w:rsid w:val="00D90C10"/>
    <w:rsid w:val="00D92E96"/>
    <w:rsid w:val="00DA258C"/>
    <w:rsid w:val="00DB13B4"/>
    <w:rsid w:val="00DB5192"/>
    <w:rsid w:val="00DB630F"/>
    <w:rsid w:val="00DD5F67"/>
    <w:rsid w:val="00DE07FA"/>
    <w:rsid w:val="00DF2DDE"/>
    <w:rsid w:val="00E00A87"/>
    <w:rsid w:val="00E01667"/>
    <w:rsid w:val="00E030B4"/>
    <w:rsid w:val="00E10806"/>
    <w:rsid w:val="00E14B34"/>
    <w:rsid w:val="00E33894"/>
    <w:rsid w:val="00E36209"/>
    <w:rsid w:val="00E3771A"/>
    <w:rsid w:val="00E420BB"/>
    <w:rsid w:val="00E45FDC"/>
    <w:rsid w:val="00E474F0"/>
    <w:rsid w:val="00E50DF6"/>
    <w:rsid w:val="00E74870"/>
    <w:rsid w:val="00E76F63"/>
    <w:rsid w:val="00E85A39"/>
    <w:rsid w:val="00E965C5"/>
    <w:rsid w:val="00E96A3A"/>
    <w:rsid w:val="00E97402"/>
    <w:rsid w:val="00E97B99"/>
    <w:rsid w:val="00EA6CD0"/>
    <w:rsid w:val="00EB16A7"/>
    <w:rsid w:val="00EB16D9"/>
    <w:rsid w:val="00EB2E9D"/>
    <w:rsid w:val="00EB3099"/>
    <w:rsid w:val="00EC005E"/>
    <w:rsid w:val="00EC3D96"/>
    <w:rsid w:val="00EC5712"/>
    <w:rsid w:val="00ED7687"/>
    <w:rsid w:val="00EE6FFC"/>
    <w:rsid w:val="00EF10AC"/>
    <w:rsid w:val="00EF4701"/>
    <w:rsid w:val="00EF51F4"/>
    <w:rsid w:val="00EF564E"/>
    <w:rsid w:val="00F068EE"/>
    <w:rsid w:val="00F1714B"/>
    <w:rsid w:val="00F22198"/>
    <w:rsid w:val="00F244F0"/>
    <w:rsid w:val="00F33D49"/>
    <w:rsid w:val="00F3481E"/>
    <w:rsid w:val="00F40382"/>
    <w:rsid w:val="00F41E44"/>
    <w:rsid w:val="00F50C49"/>
    <w:rsid w:val="00F54817"/>
    <w:rsid w:val="00F577F6"/>
    <w:rsid w:val="00F57E8C"/>
    <w:rsid w:val="00F60FD7"/>
    <w:rsid w:val="00F61BE2"/>
    <w:rsid w:val="00F63703"/>
    <w:rsid w:val="00F65266"/>
    <w:rsid w:val="00F70E35"/>
    <w:rsid w:val="00F751E1"/>
    <w:rsid w:val="00F76E56"/>
    <w:rsid w:val="00F82139"/>
    <w:rsid w:val="00F91455"/>
    <w:rsid w:val="00F91BCE"/>
    <w:rsid w:val="00F9281A"/>
    <w:rsid w:val="00F9406D"/>
    <w:rsid w:val="00F959AA"/>
    <w:rsid w:val="00FA03A6"/>
    <w:rsid w:val="00FA0641"/>
    <w:rsid w:val="00FA3230"/>
    <w:rsid w:val="00FA7B0A"/>
    <w:rsid w:val="00FB599B"/>
    <w:rsid w:val="00FB711E"/>
    <w:rsid w:val="00FC0F3E"/>
    <w:rsid w:val="00FD347F"/>
    <w:rsid w:val="00FD362E"/>
    <w:rsid w:val="00FE6625"/>
    <w:rsid w:val="00FF1548"/>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01267F2-80C0-4351-8038-D35B8BA8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144"/>
  </w:style>
  <w:style w:type="paragraph" w:styleId="Ttulo1">
    <w:name w:val="heading 1"/>
    <w:basedOn w:val="Normal"/>
    <w:next w:val="Text"/>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Text"/>
    <w:link w:val="Ttulo2Char"/>
    <w:uiPriority w:val="9"/>
    <w:qFormat/>
    <w:pPr>
      <w:keepNext/>
      <w:numPr>
        <w:ilvl w:val="1"/>
        <w:numId w:val="1"/>
      </w:numPr>
      <w:spacing w:before="120" w:after="60"/>
      <w:outlineLvl w:val="1"/>
    </w:pPr>
    <w:rPr>
      <w:i/>
      <w:iCs/>
    </w:rPr>
  </w:style>
  <w:style w:type="paragraph" w:styleId="Ttulo3">
    <w:name w:val="heading 3"/>
    <w:basedOn w:val="Normal"/>
    <w:next w:val="Text"/>
    <w:uiPriority w:val="9"/>
    <w:qFormat/>
    <w:pPr>
      <w:keepNext/>
      <w:numPr>
        <w:ilvl w:val="2"/>
        <w:numId w:val="1"/>
      </w:numPr>
      <w:outlineLvl w:val="2"/>
    </w:pPr>
    <w:rPr>
      <w:i/>
      <w:iCs/>
    </w:rPr>
  </w:style>
  <w:style w:type="paragraph" w:styleId="Ttulo4">
    <w:name w:val="heading 4"/>
    <w:basedOn w:val="Normal"/>
    <w:next w:val="Text"/>
    <w:uiPriority w:val="9"/>
    <w:qFormat/>
    <w:pPr>
      <w:keepNext/>
      <w:numPr>
        <w:ilvl w:val="3"/>
        <w:numId w:val="1"/>
      </w:numPr>
      <w:spacing w:before="240" w:after="60"/>
      <w:outlineLvl w:val="3"/>
    </w:pPr>
    <w:rPr>
      <w:i/>
      <w:iCs/>
      <w:sz w:val="18"/>
      <w:szCs w:val="18"/>
    </w:rPr>
  </w:style>
  <w:style w:type="paragraph" w:styleId="Ttulo5">
    <w:name w:val="heading 5"/>
    <w:basedOn w:val="Normal"/>
    <w:next w:val="Text"/>
    <w:uiPriority w:val="9"/>
    <w:qFormat/>
    <w:pPr>
      <w:numPr>
        <w:ilvl w:val="4"/>
        <w:numId w:val="1"/>
      </w:numPr>
      <w:spacing w:before="240" w:after="60"/>
      <w:outlineLvl w:val="4"/>
    </w:pPr>
    <w:rPr>
      <w:sz w:val="18"/>
      <w:szCs w:val="18"/>
    </w:rPr>
  </w:style>
  <w:style w:type="paragraph" w:styleId="Ttulo6">
    <w:name w:val="heading 6"/>
    <w:basedOn w:val="Normal"/>
    <w:next w:val="Text"/>
    <w:uiPriority w:val="9"/>
    <w:qFormat/>
    <w:pPr>
      <w:numPr>
        <w:ilvl w:val="5"/>
        <w:numId w:val="1"/>
      </w:numPr>
      <w:spacing w:before="240" w:after="60"/>
      <w:outlineLvl w:val="5"/>
    </w:pPr>
    <w:rPr>
      <w:i/>
      <w:iCs/>
      <w:sz w:val="16"/>
      <w:szCs w:val="16"/>
    </w:rPr>
  </w:style>
  <w:style w:type="paragraph" w:styleId="Ttulo7">
    <w:name w:val="heading 7"/>
    <w:basedOn w:val="Normal"/>
    <w:next w:val="Text"/>
    <w:uiPriority w:val="9"/>
    <w:qFormat/>
    <w:pPr>
      <w:numPr>
        <w:ilvl w:val="6"/>
        <w:numId w:val="1"/>
      </w:numPr>
      <w:spacing w:before="240" w:after="60"/>
      <w:outlineLvl w:val="6"/>
    </w:pPr>
    <w:rPr>
      <w:sz w:val="16"/>
      <w:szCs w:val="16"/>
    </w:rPr>
  </w:style>
  <w:style w:type="paragraph" w:styleId="Ttulo8">
    <w:name w:val="heading 8"/>
    <w:basedOn w:val="Normal"/>
    <w:next w:val="Text"/>
    <w:uiPriority w:val="9"/>
    <w:qFormat/>
    <w:pPr>
      <w:numPr>
        <w:ilvl w:val="7"/>
        <w:numId w:val="1"/>
      </w:numPr>
      <w:spacing w:before="240" w:after="60"/>
      <w:outlineLvl w:val="7"/>
    </w:pPr>
    <w:rPr>
      <w:i/>
      <w:iCs/>
      <w:sz w:val="16"/>
      <w:szCs w:val="16"/>
    </w:rPr>
  </w:style>
  <w:style w:type="paragraph" w:styleId="Ttulo9">
    <w:name w:val="heading 9"/>
    <w:basedOn w:val="Normal"/>
    <w:next w:val="Text"/>
    <w:uiPriority w:val="9"/>
    <w:qFormat/>
    <w:pPr>
      <w:numPr>
        <w:ilvl w:val="8"/>
        <w:numId w:val="1"/>
      </w:numPr>
      <w:spacing w:before="240" w:after="60"/>
      <w:outlineLvl w:val="8"/>
    </w:pPr>
    <w:rPr>
      <w:sz w:val="16"/>
      <w:szCs w:val="1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pPr>
      <w:ind w:firstLine="202"/>
      <w:jc w:val="both"/>
    </w:pPr>
    <w:rPr>
      <w:sz w:val="16"/>
      <w:szCs w:val="16"/>
    </w:rPr>
  </w:style>
  <w:style w:type="paragraph" w:customStyle="1" w:styleId="References">
    <w:name w:val="References"/>
    <w:basedOn w:val="Normal"/>
    <w:rsid w:val="00A42314"/>
    <w:pPr>
      <w:ind w:left="284" w:hanging="284"/>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paragraph" w:styleId="Legenda">
    <w:name w:val="caption"/>
    <w:basedOn w:val="Textodenotaderodap"/>
    <w:next w:val="Normal"/>
    <w:qFormat/>
    <w:rsid w:val="00883927"/>
    <w:pPr>
      <w:ind w:firstLine="0"/>
      <w:jc w:val="center"/>
    </w:pPr>
  </w:style>
  <w:style w:type="paragraph" w:customStyle="1" w:styleId="PrimeiroPargrafo">
    <w:name w:val="Primeiro Parágrafo"/>
    <w:basedOn w:val="Normal"/>
    <w:next w:val="Normal"/>
    <w:link w:val="PrimeiroPargrafoChar"/>
    <w:qFormat/>
    <w:rsid w:val="006923BF"/>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6923BF"/>
    <w:rPr>
      <w:rFonts w:ascii="Times" w:hAnsi="Times"/>
      <w:sz w:val="24"/>
      <w:lang w:val="pt-BR" w:eastAsia="pt-BR"/>
    </w:rPr>
  </w:style>
  <w:style w:type="paragraph" w:customStyle="1" w:styleId="TextodeTabela">
    <w:name w:val="Texto de Tabela"/>
    <w:basedOn w:val="PrimeiroPargrafo"/>
    <w:link w:val="TextodeTabelaChar"/>
    <w:qFormat/>
    <w:rsid w:val="00BC3CDC"/>
    <w:pPr>
      <w:spacing w:before="0"/>
    </w:pPr>
  </w:style>
  <w:style w:type="character" w:customStyle="1" w:styleId="TextodeTabelaChar">
    <w:name w:val="Texto de Tabela Char"/>
    <w:basedOn w:val="PrimeiroPargrafoChar"/>
    <w:link w:val="TextodeTabela"/>
    <w:rsid w:val="00BC3CDC"/>
    <w:rPr>
      <w:rFonts w:ascii="Times" w:hAnsi="Times"/>
      <w:sz w:val="24"/>
      <w:lang w:val="pt-BR" w:eastAsia="pt-BR"/>
    </w:rPr>
  </w:style>
  <w:style w:type="table" w:customStyle="1" w:styleId="IEEETable">
    <w:name w:val="IEEE Table"/>
    <w:basedOn w:val="Tabelanormal"/>
    <w:uiPriority w:val="99"/>
    <w:rsid w:val="00243E7C"/>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Bibliografia">
    <w:name w:val="Bibliography"/>
    <w:basedOn w:val="Normal"/>
    <w:next w:val="Normal"/>
    <w:uiPriority w:val="37"/>
    <w:unhideWhenUsed/>
    <w:rsid w:val="0032111C"/>
    <w:pPr>
      <w:tabs>
        <w:tab w:val="left" w:pos="504"/>
      </w:tabs>
      <w:ind w:left="504" w:hanging="504"/>
    </w:pPr>
  </w:style>
  <w:style w:type="paragraph" w:customStyle="1" w:styleId="bulletlist">
    <w:name w:val="bullet list"/>
    <w:basedOn w:val="Corpodetexto"/>
    <w:rsid w:val="000E2444"/>
    <w:pPr>
      <w:tabs>
        <w:tab w:val="left" w:pos="648"/>
      </w:tabs>
      <w:suppressAutoHyphens/>
      <w:spacing w:after="6"/>
      <w:ind w:left="648"/>
      <w:jc w:val="both"/>
    </w:pPr>
    <w:rPr>
      <w:rFonts w:eastAsia="SimSun"/>
      <w:spacing w:val="-1"/>
      <w:lang w:eastAsia="zh-CN"/>
    </w:rPr>
  </w:style>
  <w:style w:type="paragraph" w:styleId="Corpodetexto">
    <w:name w:val="Body Text"/>
    <w:basedOn w:val="Normal"/>
    <w:link w:val="CorpodetextoChar"/>
    <w:semiHidden/>
    <w:unhideWhenUsed/>
    <w:rsid w:val="000E2444"/>
    <w:pPr>
      <w:spacing w:after="120"/>
    </w:pPr>
  </w:style>
  <w:style w:type="character" w:customStyle="1" w:styleId="CorpodetextoChar">
    <w:name w:val="Corpo de texto Char"/>
    <w:basedOn w:val="Fontepargpadro"/>
    <w:link w:val="Corpodetexto"/>
    <w:semiHidden/>
    <w:rsid w:val="000E2444"/>
  </w:style>
  <w:style w:type="table" w:styleId="Tabelacomgrade">
    <w:name w:val="Table Grid"/>
    <w:basedOn w:val="Tabelanormal"/>
    <w:rsid w:val="00C464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semiHidden/>
    <w:unhideWhenUsed/>
    <w:rsid w:val="00772F2A"/>
    <w:rPr>
      <w:sz w:val="18"/>
      <w:szCs w:val="18"/>
    </w:rPr>
  </w:style>
  <w:style w:type="paragraph" w:styleId="Textodecomentrio">
    <w:name w:val="annotation text"/>
    <w:basedOn w:val="Normal"/>
    <w:link w:val="TextodecomentrioChar"/>
    <w:semiHidden/>
    <w:unhideWhenUsed/>
    <w:rsid w:val="00772F2A"/>
    <w:rPr>
      <w:sz w:val="24"/>
      <w:szCs w:val="24"/>
    </w:rPr>
  </w:style>
  <w:style w:type="character" w:customStyle="1" w:styleId="TextodecomentrioChar">
    <w:name w:val="Texto de comentário Char"/>
    <w:basedOn w:val="Fontepargpadro"/>
    <w:link w:val="Textodecomentrio"/>
    <w:semiHidden/>
    <w:rsid w:val="00772F2A"/>
    <w:rPr>
      <w:sz w:val="24"/>
      <w:szCs w:val="24"/>
    </w:rPr>
  </w:style>
  <w:style w:type="paragraph" w:styleId="Assuntodocomentrio">
    <w:name w:val="annotation subject"/>
    <w:basedOn w:val="Textodecomentrio"/>
    <w:next w:val="Textodecomentrio"/>
    <w:link w:val="AssuntodocomentrioChar"/>
    <w:semiHidden/>
    <w:unhideWhenUsed/>
    <w:rsid w:val="00772F2A"/>
    <w:rPr>
      <w:b/>
      <w:bCs/>
      <w:sz w:val="20"/>
      <w:szCs w:val="20"/>
    </w:rPr>
  </w:style>
  <w:style w:type="character" w:customStyle="1" w:styleId="AssuntodocomentrioChar">
    <w:name w:val="Assunto do comentário Char"/>
    <w:basedOn w:val="TextodecomentrioChar"/>
    <w:link w:val="Assuntodocomentrio"/>
    <w:semiHidden/>
    <w:rsid w:val="00772F2A"/>
    <w:rPr>
      <w:b/>
      <w:bCs/>
      <w:sz w:val="24"/>
      <w:szCs w:val="24"/>
    </w:rPr>
  </w:style>
  <w:style w:type="paragraph" w:customStyle="1" w:styleId="ListaNumerada">
    <w:name w:val="Lista Numerada"/>
    <w:basedOn w:val="Normal"/>
    <w:link w:val="ListaNumeradaChar"/>
    <w:qFormat/>
    <w:rsid w:val="005D3144"/>
    <w:pPr>
      <w:numPr>
        <w:numId w:val="43"/>
      </w:numPr>
      <w:tabs>
        <w:tab w:val="left" w:pos="993"/>
      </w:tabs>
      <w:spacing w:before="120"/>
      <w:jc w:val="both"/>
    </w:pPr>
    <w:rPr>
      <w:rFonts w:ascii="Times" w:hAnsi="Times"/>
      <w:sz w:val="24"/>
      <w:lang w:val="pt-BR" w:eastAsia="pt-BR"/>
    </w:rPr>
  </w:style>
  <w:style w:type="character" w:customStyle="1" w:styleId="ListaNumeradaChar">
    <w:name w:val="Lista Numerada Char"/>
    <w:basedOn w:val="Fontepargpadro"/>
    <w:link w:val="ListaNumerada"/>
    <w:rsid w:val="005D3144"/>
    <w:rPr>
      <w:rFonts w:ascii="Times" w:hAnsi="Times"/>
      <w:sz w:val="24"/>
      <w:lang w:val="pt-BR" w:eastAsia="pt-BR"/>
    </w:rPr>
  </w:style>
  <w:style w:type="paragraph" w:styleId="NormalWeb">
    <w:name w:val="Normal (Web)"/>
    <w:basedOn w:val="Normal"/>
    <w:uiPriority w:val="99"/>
    <w:semiHidden/>
    <w:unhideWhenUsed/>
    <w:rsid w:val="007A3978"/>
    <w:pPr>
      <w:spacing w:before="100" w:beforeAutospacing="1" w:after="100" w:afterAutospacing="1"/>
    </w:pPr>
    <w:rPr>
      <w:rFonts w:eastAsiaTheme="minorEastAsia"/>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412309">
      <w:bodyDiv w:val="1"/>
      <w:marLeft w:val="0"/>
      <w:marRight w:val="0"/>
      <w:marTop w:val="0"/>
      <w:marBottom w:val="0"/>
      <w:divBdr>
        <w:top w:val="none" w:sz="0" w:space="0" w:color="auto"/>
        <w:left w:val="none" w:sz="0" w:space="0" w:color="auto"/>
        <w:bottom w:val="none" w:sz="0" w:space="0" w:color="auto"/>
        <w:right w:val="none" w:sz="0" w:space="0" w:color="auto"/>
      </w:divBdr>
    </w:div>
    <w:div w:id="406459273">
      <w:bodyDiv w:val="1"/>
      <w:marLeft w:val="0"/>
      <w:marRight w:val="0"/>
      <w:marTop w:val="0"/>
      <w:marBottom w:val="0"/>
      <w:divBdr>
        <w:top w:val="none" w:sz="0" w:space="0" w:color="auto"/>
        <w:left w:val="none" w:sz="0" w:space="0" w:color="auto"/>
        <w:bottom w:val="none" w:sz="0" w:space="0" w:color="auto"/>
        <w:right w:val="none" w:sz="0" w:space="0" w:color="auto"/>
      </w:divBdr>
    </w:div>
    <w:div w:id="458187764">
      <w:bodyDiv w:val="1"/>
      <w:marLeft w:val="0"/>
      <w:marRight w:val="0"/>
      <w:marTop w:val="0"/>
      <w:marBottom w:val="0"/>
      <w:divBdr>
        <w:top w:val="none" w:sz="0" w:space="0" w:color="auto"/>
        <w:left w:val="none" w:sz="0" w:space="0" w:color="auto"/>
        <w:bottom w:val="none" w:sz="0" w:space="0" w:color="auto"/>
        <w:right w:val="none" w:sz="0" w:space="0" w:color="auto"/>
      </w:divBdr>
    </w:div>
    <w:div w:id="847839622">
      <w:bodyDiv w:val="1"/>
      <w:marLeft w:val="0"/>
      <w:marRight w:val="0"/>
      <w:marTop w:val="0"/>
      <w:marBottom w:val="0"/>
      <w:divBdr>
        <w:top w:val="none" w:sz="0" w:space="0" w:color="auto"/>
        <w:left w:val="none" w:sz="0" w:space="0" w:color="auto"/>
        <w:bottom w:val="none" w:sz="0" w:space="0" w:color="auto"/>
        <w:right w:val="none" w:sz="0" w:space="0" w:color="auto"/>
      </w:divBdr>
    </w:div>
    <w:div w:id="1131899659">
      <w:bodyDiv w:val="1"/>
      <w:marLeft w:val="0"/>
      <w:marRight w:val="0"/>
      <w:marTop w:val="0"/>
      <w:marBottom w:val="0"/>
      <w:divBdr>
        <w:top w:val="none" w:sz="0" w:space="0" w:color="auto"/>
        <w:left w:val="none" w:sz="0" w:space="0" w:color="auto"/>
        <w:bottom w:val="none" w:sz="0" w:space="0" w:color="auto"/>
        <w:right w:val="none" w:sz="0" w:space="0" w:color="auto"/>
      </w:divBdr>
    </w:div>
    <w:div w:id="1708986413">
      <w:bodyDiv w:val="1"/>
      <w:marLeft w:val="0"/>
      <w:marRight w:val="0"/>
      <w:marTop w:val="0"/>
      <w:marBottom w:val="0"/>
      <w:divBdr>
        <w:top w:val="none" w:sz="0" w:space="0" w:color="auto"/>
        <w:left w:val="none" w:sz="0" w:space="0" w:color="auto"/>
        <w:bottom w:val="none" w:sz="0" w:space="0" w:color="auto"/>
        <w:right w:val="none" w:sz="0" w:space="0" w:color="auto"/>
      </w:divBdr>
    </w:div>
    <w:div w:id="2018148148">
      <w:bodyDiv w:val="1"/>
      <w:marLeft w:val="0"/>
      <w:marRight w:val="0"/>
      <w:marTop w:val="0"/>
      <w:marBottom w:val="0"/>
      <w:divBdr>
        <w:top w:val="none" w:sz="0" w:space="0" w:color="auto"/>
        <w:left w:val="none" w:sz="0" w:space="0" w:color="auto"/>
        <w:bottom w:val="none" w:sz="0" w:space="0" w:color="auto"/>
        <w:right w:val="none" w:sz="0" w:space="0" w:color="auto"/>
      </w:divBdr>
    </w:div>
    <w:div w:id="21033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F2C19-1737-423E-B079-04F78F5BB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5786</TotalTime>
  <Pages>1</Pages>
  <Words>29267</Words>
  <Characters>158045</Characters>
  <Application>Microsoft Office Word</Application>
  <DocSecurity>0</DocSecurity>
  <Lines>1317</Lines>
  <Paragraphs>373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186939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Cristiano Cesario</cp:lastModifiedBy>
  <cp:revision>90</cp:revision>
  <cp:lastPrinted>2014-06-20T12:03:00Z</cp:lastPrinted>
  <dcterms:created xsi:type="dcterms:W3CDTF">2014-06-17T17:51:00Z</dcterms:created>
  <dcterms:modified xsi:type="dcterms:W3CDTF">2014-06-29T18:22:00Z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id="WUo7eIAP"/&gt;&lt;style id="http://www.zotero.org/styles/ieee-software" hasBibliography="1" bibliographyStyleHasBeenSet="1"/&gt;&lt;prefs&gt;&lt;pref name="fieldType" value="Field"/&gt;&lt;pref name="storeReferences" </vt:lpwstr>
  </property>
  <property fmtid="{D5CDD505-2E9C-101B-9397-08002B2CF9AE}" pid="3" name="ZOTERO_PREF_2">
    <vt:lpwstr>value="true"/&gt;&lt;pref name="automaticJournalAbbreviations" value="true"/&gt;&lt;pref name="noteType" value="0"/&gt;&lt;/prefs&gt;&lt;/data&gt;</vt:lpwstr>
  </property>
</Properties>
</file>